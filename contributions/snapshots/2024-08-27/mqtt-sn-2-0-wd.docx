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01 August 2024</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w:t>
      </w:r>
      <w:r w:rsidDel="00000000" w:rsidR="00000000" w:rsidRPr="00000000">
        <w:rPr>
          <w:rFonts w:ascii="Arial" w:cs="Arial" w:eastAsia="Arial" w:hAnsi="Arial"/>
          <w:color w:val="000000"/>
          <w:sz w:val="20"/>
          <w:szCs w:val="20"/>
          <w:shd w:fill="auto" w:val="clear"/>
          <w:rtl w:val="0"/>
        </w:rPr>
        <w:t xml:space="preserve">anks </w:t>
      </w:r>
      <w:r w:rsidDel="00000000" w:rsidR="00000000" w:rsidRPr="00000000">
        <w:rPr>
          <w:rFonts w:ascii="Arial" w:cs="Arial" w:eastAsia="Arial" w:hAnsi="Arial"/>
          <w:color w:val="000000"/>
          <w:sz w:val="20"/>
          <w:szCs w:val="20"/>
          <w:shd w:fill="auto" w:val="clear"/>
          <w:rtl w:val="0"/>
        </w:rPr>
        <w:t xml:space="preserve">(andrewdjbanks@gmail.com</w:t>
      </w:r>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Davide Lenzarini (</w:t>
      </w:r>
      <w:hyperlink r:id="rId11">
        <w:r w:rsidDel="00000000" w:rsidR="00000000" w:rsidRPr="00000000">
          <w:rPr>
            <w:rFonts w:ascii="Arial" w:cs="Arial" w:eastAsia="Arial" w:hAnsi="Arial"/>
            <w:color w:val="000000"/>
            <w:sz w:val="20"/>
            <w:szCs w:val="20"/>
            <w:shd w:fill="auto" w:val="clear"/>
            <w:rtl w:val="0"/>
          </w:rPr>
          <w:t xml:space="preserve">davide.lenzarini@u-blox.com</w:t>
        </w:r>
      </w:hyperlink>
      <w:r w:rsidDel="00000000" w:rsidR="00000000" w:rsidRPr="00000000">
        <w:rPr>
          <w:rFonts w:ascii="Arial" w:cs="Arial" w:eastAsia="Arial" w:hAnsi="Arial"/>
          <w:color w:val="000000"/>
          <w:sz w:val="20"/>
          <w:szCs w:val="20"/>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Ian Craggs (</w:t>
      </w:r>
      <w:hyperlink r:id="rId12">
        <w:r w:rsidDel="00000000" w:rsidR="00000000" w:rsidRPr="00000000">
          <w:rPr>
            <w:rFonts w:ascii="Arial" w:cs="Arial" w:eastAsia="Arial" w:hAnsi="Arial"/>
            <w:color w:val="000000"/>
            <w:sz w:val="20"/>
            <w:szCs w:val="20"/>
            <w:shd w:fill="auto" w:val="clear"/>
            <w:rtl w:val="0"/>
          </w:rPr>
          <w:t xml:space="preserve">icraggs@gmail.com</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Rahul Gupta (</w:t>
      </w:r>
      <w:hyperlink r:id="rId13">
        <w:r w:rsidDel="00000000" w:rsidR="00000000" w:rsidRPr="00000000">
          <w:rPr>
            <w:rFonts w:ascii="Arial" w:cs="Arial" w:eastAsia="Arial" w:hAnsi="Arial"/>
            <w:color w:val="000000"/>
            <w:sz w:val="20"/>
            <w:szCs w:val="20"/>
            <w:shd w:fill="auto" w:val="clear"/>
            <w:rtl w:val="0"/>
          </w:rPr>
          <w:t xml:space="preserve">rahul.gupta@us.ibm.com</w:t>
        </w:r>
      </w:hyperlink>
      <w:r w:rsidDel="00000000" w:rsidR="00000000" w:rsidRPr="00000000">
        <w:rPr>
          <w:rFonts w:ascii="Arial" w:cs="Arial" w:eastAsia="Arial" w:hAnsi="Arial"/>
          <w:color w:val="000000"/>
          <w:sz w:val="20"/>
          <w:szCs w:val="20"/>
          <w:shd w:fill="auto" w:val="clear"/>
          <w:rtl w:val="0"/>
        </w:rPr>
        <w:t xml:space="preserve">), </w:t>
      </w:r>
      <w:hyperlink r:id="rId14">
        <w:r w:rsidDel="00000000" w:rsidR="00000000" w:rsidRPr="00000000">
          <w:rPr>
            <w:rFonts w:ascii="Arial" w:cs="Arial" w:eastAsia="Arial" w:hAnsi="Arial"/>
            <w:color w:val="000000"/>
            <w:sz w:val="20"/>
            <w:szCs w:val="20"/>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Simon Johnson (</w:t>
      </w:r>
      <w:hyperlink r:id="rId15">
        <w:r w:rsidDel="00000000" w:rsidR="00000000" w:rsidRPr="00000000">
          <w:rPr>
            <w:rFonts w:ascii="Arial" w:cs="Arial" w:eastAsia="Arial" w:hAnsi="Arial"/>
            <w:color w:val="000000"/>
            <w:sz w:val="20"/>
            <w:szCs w:val="20"/>
            <w:shd w:fill="auto" w:val="clear"/>
            <w:rtl w:val="0"/>
          </w:rPr>
          <w:t xml:space="preserve">simon</w:t>
        </w:r>
      </w:hyperlink>
      <w:r w:rsidDel="00000000" w:rsidR="00000000" w:rsidRPr="00000000">
        <w:rPr>
          <w:rFonts w:ascii="Arial" w:cs="Arial" w:eastAsia="Arial" w:hAnsi="Arial"/>
          <w:color w:val="000000"/>
          <w:sz w:val="20"/>
          <w:szCs w:val="20"/>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Stefan Hagen (</w:t>
      </w:r>
      <w:hyperlink r:id="rId16">
        <w:r w:rsidDel="00000000" w:rsidR="00000000" w:rsidRPr="00000000">
          <w:rPr>
            <w:rFonts w:ascii="Arial" w:cs="Arial" w:eastAsia="Arial" w:hAnsi="Arial"/>
            <w:color w:val="000000"/>
            <w:sz w:val="20"/>
            <w:szCs w:val="20"/>
            <w:shd w:fill="auto" w:val="clear"/>
            <w:rtl w:val="0"/>
          </w:rPr>
          <w:t xml:space="preserve">stefan@hagen.link</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Tara E. Walker (</w:t>
      </w:r>
      <w:hyperlink r:id="rId17">
        <w:r w:rsidDel="00000000" w:rsidR="00000000" w:rsidRPr="00000000">
          <w:rPr>
            <w:rFonts w:ascii="Arial" w:cs="Arial" w:eastAsia="Arial" w:hAnsi="Arial"/>
            <w:color w:val="000000"/>
            <w:sz w:val="20"/>
            <w:szCs w:val="20"/>
            <w:shd w:fill="auto" w:val="clear"/>
            <w:rtl w:val="0"/>
          </w:rPr>
          <w:t xml:space="preserve">tara.walker@microsoft.com</w:t>
        </w:r>
      </w:hyperlink>
      <w:r w:rsidDel="00000000" w:rsidR="00000000" w:rsidRPr="00000000">
        <w:rPr>
          <w:rFonts w:ascii="Arial" w:cs="Arial" w:eastAsia="Arial" w:hAnsi="Arial"/>
          <w:color w:val="000000"/>
          <w:sz w:val="20"/>
          <w:szCs w:val="20"/>
          <w:shd w:fill="auto" w:val="clear"/>
          <w:rtl w:val="0"/>
        </w:rPr>
        <w:t xml:space="preserve">), </w:t>
      </w:r>
      <w:hyperlink r:id="rId18">
        <w:r w:rsidDel="00000000" w:rsidR="00000000" w:rsidRPr="00000000">
          <w:rPr>
            <w:rFonts w:ascii="Arial" w:cs="Arial" w:eastAsia="Arial" w:hAnsi="Arial"/>
            <w:color w:val="000000"/>
            <w:sz w:val="20"/>
            <w:szCs w:val="20"/>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4">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01 August 2024. OASIS Committee Specification Draft 01. </w:t>
      </w:r>
      <w:sdt>
        <w:sdtPr>
          <w:tag w:val="goog_rdk_1"/>
        </w:sdtPr>
        <w:sdtContent>
          <w:commentRangeStart w:id="1"/>
        </w:sdtContent>
      </w:sdt>
      <w:hyperlink r:id="rId29">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0">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3">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v1.2</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32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32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32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ADVERTISE - Gateway Advertisement</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Length &amp; Packet Type</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GwId</w:t>
              <w:tab/>
              <w:t xml:space="preserve">33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Duration</w:t>
              <w:tab/>
              <w:t xml:space="preserve">33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SEARCHGW - Search for A Gateway</w:t>
              <w:tab/>
              <w:t xml:space="preserve">34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Length &amp; Packet Type</w:t>
              <w:tab/>
              <w:t xml:space="preserve">34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Radius</w:t>
              <w:tab/>
              <w:t xml:space="preserve">34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GWINFO - Gateway Information</w:t>
              <w:tab/>
              <w:t xml:space="preserve">34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Length &amp; Packet Type</w:t>
              <w:tab/>
              <w:t xml:space="preserve">35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3.3.2 GwId</w:t>
              <w:tab/>
              <w:t xml:space="preserve">35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GwAdd</w:t>
              <w:tab/>
              <w:t xml:space="preserve">35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CONNECT - Connection Request</w:t>
              <w:tab/>
              <w:t xml:space="preserve">36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Length &amp; Packet Type</w:t>
              <w:tab/>
              <w:t xml:space="preserve">38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3.4.2 Connect Flags</w:t>
              <w:tab/>
              <w:t xml:space="preserve">38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 Packet Identifier</w:t>
              <w:tab/>
              <w:t xml:space="preserve">38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3.4.4 Protocol Version</w:t>
              <w:tab/>
              <w:t xml:space="preserve">38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3.4.5 Keep Alive Timer</w:t>
              <w:tab/>
              <w:t xml:space="preserve">39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3.4.6 Session Expiry Interval</w:t>
              <w:tab/>
              <w:t xml:space="preserve">39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3.4.7 Maximum Packet Size</w:t>
              <w:tab/>
              <w:t xml:space="preserve">40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3.4.8 Client Identifier (ClientID)</w:t>
              <w:tab/>
              <w:t xml:space="preserve">40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3.4.9 Connect Will Flags (optional, only with Will flag set)</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3.4.10 Will Topic Short or Will Topic Length (optional, only with Will flag set)</w:t>
              <w:tab/>
              <w:t xml:space="preserve">41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3.4.11 Will Payload Length (optional, only with Will flag set)</w:t>
              <w:tab/>
              <w:t xml:space="preserve">41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3.4.12 Will Payload (optional, only with Will flag set)</w:t>
              <w:tab/>
              <w:t xml:space="preserve">41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3.4.13 Authentication Method Length (optional, only with Auth flag set)</w:t>
              <w:tab/>
              <w:t xml:space="preserve">41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3.4.14 Authentication Method (optional, only with Auth flag set)</w:t>
              <w:tab/>
              <w:t xml:space="preserve">41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3.4.15 Authentication Data Length (optional, only with Auth flag set)</w:t>
              <w:tab/>
              <w:t xml:space="preserve">42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3.4.16 Authentication Data (optional, only with Auth flag set)</w:t>
              <w:tab/>
              <w:t xml:space="preserve">42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hlt7zbta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3.4.17 CONNECT Actions</w:t>
              <w:tab/>
              <w:t xml:space="preserve">42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CONNACK - Connect Acknowledgement</w:t>
              <w:tab/>
              <w:t xml:space="preserve">43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Length &amp; Packet Type</w:t>
              <w:tab/>
              <w:t xml:space="preserve">44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Connack Flags</w:t>
              <w:tab/>
              <w:t xml:space="preserve">44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3.5.3 Packet Identifier</w:t>
              <w:tab/>
              <w:t xml:space="preserve">45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Reason Code</w:t>
              <w:tab/>
              <w:t xml:space="preserve">45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Session Expiry Interval</w:t>
              <w:tab/>
              <w:t xml:space="preserve">45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3.5.6 Authentication Method Length (optional, only with Auth flag set)</w:t>
              <w:tab/>
              <w:t xml:space="preserve">45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3.5.7 Authentication Method (optional, only with Auth flag set)</w:t>
              <w:tab/>
              <w:t xml:space="preserve">45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3.5.8 Authentication Data Length (optional, only with Auth flag set)</w:t>
              <w:tab/>
              <w:t xml:space="preserve">45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3.5.9 Authentication Data (optional, only with Auth flag set)</w:t>
              <w:tab/>
              <w:t xml:space="preserve">45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3.5.10 Assigned Client Identifier</w:t>
              <w:tab/>
              <w:t xml:space="preserve">45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 AUTH - Authentication Exchange</w:t>
              <w:tab/>
              <w:t xml:space="preserve">46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Length &amp; Packet Type</w:t>
              <w:tab/>
              <w:t xml:space="preserve">46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 Packet Identifier</w:t>
              <w:tab/>
              <w:t xml:space="preserve">47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Reason Code</w:t>
              <w:tab/>
              <w:t xml:space="preserve">47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Auth Method Length</w:t>
              <w:tab/>
              <w:t xml:space="preserve">47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Auth Method</w:t>
              <w:tab/>
              <w:t xml:space="preserve">47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Auth Data</w:t>
              <w:tab/>
              <w:t xml:space="preserve">47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 Auth Actions</w:t>
              <w:tab/>
              <w:t xml:space="preserve">47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REGISTER - Register Topic Alias Request</w:t>
              <w:tab/>
              <w:t xml:space="preserve">47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Length &amp; Packet Type</w:t>
              <w:tab/>
              <w:t xml:space="preserve">48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3.7.2 Packet Identifier</w:t>
              <w:tab/>
              <w:t xml:space="preserve">48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Topic Alias</w:t>
              <w:tab/>
              <w:t xml:space="preserve">48</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Name</w:t>
              <w:tab/>
              <w:t xml:space="preserve">48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Register Actions</w:t>
              <w:tab/>
              <w:t xml:space="preserve">48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REGACK - Register Topic Alias Response</w:t>
              <w:tab/>
              <w:t xml:space="preserve">49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Length &amp; Packet Type</w:t>
              <w:tab/>
              <w:t xml:space="preserve">49</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REGACK Flags</w:t>
              <w:tab/>
              <w:t xml:space="preserve">49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50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50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50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3.9 Publish Variants</w:t>
              <w:tab/>
              <w:t xml:space="preserve">50</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PUBWOS - Publish Without Session</w:t>
              <w:tab/>
              <w:t xml:space="preserve">51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Length &amp; Packet Type</w:t>
              <w:tab/>
              <w:t xml:space="preserve">52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PUBWOS Flags</w:t>
              <w:tab/>
              <w:t xml:space="preserve">52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Topic Data</w:t>
              <w:tab/>
              <w:t xml:space="preserve">52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3.10.4 Data</w:t>
              <w:tab/>
              <w:t xml:space="preserve">52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3.12.7 PUBWOS Actions</w:t>
              <w:tab/>
              <w:t xml:space="preserve">52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PUBLISH - QoS 0</w:t>
              <w:tab/>
              <w:t xml:space="preserve">53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53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Flags</w:t>
              <w:tab/>
              <w:t xml:space="preserve">53</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Topic Data</w:t>
              <w:tab/>
              <w:t xml:space="preserve">54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Data</w:t>
              <w:tab/>
              <w:t xml:space="preserve">54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3.11.5 PUBLISH - QoS 0 Actions</w:t>
              <w:tab/>
              <w:t xml:space="preserve">54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PUBLISH - QoS 1 and 2</w:t>
              <w:tab/>
              <w:t xml:space="preserve">54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55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PUBLISH Flags</w:t>
              <w:tab/>
              <w:t xml:space="preserve">55</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Packet Identifier</w:t>
              <w:tab/>
              <w:t xml:space="preserve">56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Topic Data</w:t>
              <w:tab/>
              <w:t xml:space="preserve">56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3.12.6 Data</w:t>
              <w:tab/>
              <w:t xml:space="preserve">56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3.12.7 PUBLISH Actions</w:t>
              <w:tab/>
              <w:t xml:space="preserve">56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PUBACK – Publish Acknowledgement</w:t>
              <w:tab/>
              <w:t xml:space="preserve">57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58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Packet Identifier</w:t>
              <w:tab/>
              <w:t xml:space="preserve">58</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Reason Code</w:t>
              <w:tab/>
              <w:t xml:space="preserve">58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 PUBACK Actions</w:t>
              <w:tab/>
              <w:t xml:space="preserve">58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PUBREC (QoS 2 delivery part 1)</w:t>
              <w:tab/>
              <w:t xml:space="preserve">58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58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Packet Identifier</w:t>
              <w:tab/>
              <w:t xml:space="preserve">59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3.14.3 Reason Code</w:t>
              <w:tab/>
              <w:t xml:space="preserve">59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3.14.4 PUBREC Actions</w:t>
              <w:tab/>
              <w:t xml:space="preserve">59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PUBREL (QoS 2 delivery part 2)</w:t>
              <w:tab/>
              <w:t xml:space="preserve">59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59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Packet Identifier</w:t>
              <w:tab/>
              <w:t xml:space="preserve">59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3.15.3 Reason Code</w:t>
              <w:tab/>
              <w:t xml:space="preserve">60</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3.15.4 PUBREL Actions</w:t>
              <w:tab/>
              <w:t xml:space="preserve">60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PUBCOMP - Publish Complete (QoS 2 delivery part 3)</w:t>
              <w:tab/>
              <w:t xml:space="preserve">60</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60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Packet Identifier</w:t>
              <w:tab/>
              <w:t xml:space="preserve">60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Reason Code</w:t>
              <w:tab/>
              <w:t xml:space="preserve">60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3.16.4 PUBCOMP Actions</w:t>
              <w:tab/>
              <w:t xml:space="preserve">60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SUBSCRIBE - Subscribe Request</w:t>
              <w:tab/>
              <w:t xml:space="preserve">61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61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SUBSCRIBE Flags</w:t>
              <w:tab/>
              <w:t xml:space="preserve">61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Packet Identifier</w:t>
              <w:tab/>
              <w:t xml:space="preserve">62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Data or Topic Filter</w:t>
              <w:tab/>
              <w:t xml:space="preserve">62</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3.17.5 SUBSCRIBE Actions</w:t>
              <w:tab/>
              <w:t xml:space="preserve">62</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SUBACK - Subscribe Acknowledgement</w:t>
              <w:tab/>
              <w:t xml:space="preserve">63</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64</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Flags</w:t>
              <w:tab/>
              <w:t xml:space="preserve">64</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Topic Data</w:t>
              <w:tab/>
              <w:t xml:space="preserve">64</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Packet Identifier</w:t>
              <w:tab/>
              <w:t xml:space="preserve">64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64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UNSUBSCRIBE - Unsubscribe Request</w:t>
              <w:tab/>
              <w:t xml:space="preserve">65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 Length &amp; Packet Type</w:t>
              <w:tab/>
              <w:t xml:space="preserve">66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 UNSUBSCRIBE Flags</w:t>
              <w:tab/>
              <w:t xml:space="preserve">66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 Packet Identifier</w:t>
              <w:tab/>
              <w:t xml:space="preserve">66</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3.19.4 Topic Data or Topic Filter</w:t>
              <w:tab/>
              <w:t xml:space="preserve">66</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3.19.4 UNSUBSCRIBE Actions</w:t>
              <w:tab/>
              <w:t xml:space="preserve">66</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 UNSUBACK - Unsubscribe Acknowledgement</w:t>
              <w:tab/>
              <w:t xml:space="preserve">67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 Length &amp; Packet Type</w:t>
              <w:tab/>
              <w:t xml:space="preserve">67</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 Packet Identifier</w:t>
              <w:tab/>
              <w:t xml:space="preserve">67</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 Reason Code</w:t>
              <w:tab/>
              <w:t xml:space="preserve">67</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PINGREQ - Ping Request</w:t>
              <w:tab/>
              <w:t xml:space="preserve">68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Length &amp; Packet Type</w:t>
              <w:tab/>
              <w:t xml:space="preserve">68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 Packet Identifier</w:t>
              <w:tab/>
              <w:t xml:space="preserve">68</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3.21.3 Client Identifier (optional)</w:t>
              <w:tab/>
              <w:t xml:space="preserve">68</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3.21.4 PINGREQ Actions</w:t>
              <w:tab/>
              <w:t xml:space="preserve">68</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PINGRESP - Ping Response</w:t>
              <w:tab/>
              <w:t xml:space="preserve">69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3.22.1 Length &amp; Packet Type</w:t>
              <w:tab/>
              <w:t xml:space="preserve">69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3.22.2 Packet Identifier</w:t>
              <w:tab/>
              <w:t xml:space="preserve">69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3.22.3 Application Messages Remaining</w:t>
              <w:tab/>
              <w:t xml:space="preserve">69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3.23 DISCONNECT - Disconnect Notification</w:t>
              <w:tab/>
              <w:t xml:space="preserve">70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3.23.1 Length &amp; Packet Type</w:t>
              <w:tab/>
              <w:t xml:space="preserve">71</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3.23.2 Disconnect Flags</w:t>
              <w:tab/>
              <w:t xml:space="preserve">71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3.23.3 Reason Code</w:t>
              <w:tab/>
              <w:t xml:space="preserve">71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3.23.4 Session Expiry Interval</w:t>
              <w:tab/>
              <w:t xml:space="preserve">72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3.23.5 Reason String</w:t>
              <w:tab/>
              <w:t xml:space="preserve">72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3.23.6 DISCONNECT Actions</w:t>
              <w:tab/>
              <w:t xml:space="preserve">72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 WAKEUP - Wake up request</w:t>
              <w:tab/>
              <w:t xml:space="preserve">72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3.24.1 Length &amp; Packet Type</w:t>
              <w:tab/>
              <w:t xml:space="preserve">73</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3.24.2 WAKEUP Actions</w:t>
              <w:tab/>
              <w:t xml:space="preserve">73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 Forwarder Encapsulation</w:t>
              <w:tab/>
              <w:t xml:space="preserve">73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3.25.1 Length</w:t>
              <w:tab/>
              <w:t xml:space="preserve">74</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3.25.2 Packet Type</w:t>
              <w:tab/>
              <w:t xml:space="preserve">74</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3.25.3 Ctrl</w:t>
              <w:tab/>
              <w:t xml:space="preserve">74</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3.25.4 Radius</w:t>
              <w:tab/>
              <w:t xml:space="preserve">74</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3.25.5 Wireless Node Id</w:t>
              <w:tab/>
              <w:t xml:space="preserve">74</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3.25.6 MQTT SN Packet</w:t>
              <w:tab/>
              <w:t xml:space="preserve">74</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 Protection Encapsulation</w:t>
              <w:tab/>
              <w:t xml:space="preserve">75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3.26.1 Length</w:t>
              <w:tab/>
              <w:t xml:space="preserve">76</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3.26.2 Packet Type</w:t>
              <w:tab/>
              <w:t xml:space="preserve">76</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3.26.3 Protection Flags</w:t>
              <w:tab/>
              <w:t xml:space="preserve">77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3.26.4 Protection Scheme</w:t>
              <w:tab/>
              <w:t xml:space="preserve">77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3.26.5 Sender Identifier</w:t>
              <w:tab/>
              <w:t xml:space="preserve">79</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3.26.6 Random</w:t>
              <w:tab/>
              <w:t xml:space="preserve">79</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3.26.7 Crypto Material</w:t>
              <w:tab/>
              <w:t xml:space="preserve">80</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3.26.8 Monotonic Counter</w:t>
              <w:tab/>
              <w:t xml:space="preserve">80</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3.26.9 Protected MQTT-SN Packet</w:t>
              <w:tab/>
              <w:t xml:space="preserve">80</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3.26.10 Authentication Tag</w:t>
              <w:tab/>
              <w:t xml:space="preserve">80</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81</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81</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81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82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83</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84</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 Any number of deliveries</w:t>
              <w:tab/>
              <w:t xml:space="preserve">84</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85</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85</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86</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87</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87</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4.4.1 Unacknowledged Packets</w:t>
              <w:tab/>
              <w:t xml:space="preserve">88</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89</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89</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89</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89</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90</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90</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90</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91</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91</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92</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92</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93</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Enhanced authentication</w:t>
              <w:tab/>
              <w:t xml:space="preserve">93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Re-authentication</w:t>
              <w:tab/>
              <w:t xml:space="preserve">94</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95</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95</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96</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96</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97</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98</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101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101</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103</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Clean start</w:t>
              <w:tab/>
              <w:t xml:space="preserve">104</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Registration</w:t>
              <w:tab/>
              <w:t xml:space="preserve">104</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Topic Mapping and Aliasing</w:t>
              <w:tab/>
              <w:t xml:space="preserve">105</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Predefined topic aliases and short topic names</w:t>
              <w:tab/>
              <w:t xml:space="preserve">105</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Topic Subscribe/Unsubscribe Procedure</w:t>
              <w:tab/>
              <w:t xml:space="preserve">106</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Client Publish Procedure</w:t>
              <w:tab/>
              <w:t xml:space="preserve">106</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Gateway Publish Procedure</w:t>
              <w:tab/>
              <w:t xml:space="preserve">106</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Keep Alive and PING Procedure</w:t>
              <w:tab/>
              <w:t xml:space="preserve">107</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Client’s Disconnect Procedure</w:t>
              <w:tab/>
              <w:t xml:space="preserve">107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107</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Retained Messages</w:t>
              <w:tab/>
              <w:t xml:space="preserve">110</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Optional Features</w:t>
              <w:tab/>
              <w:t xml:space="preserve">110</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112</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3biudxg4em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113</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114</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115</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116</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116</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117</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117</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117</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117</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118</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118</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119</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120</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120</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120</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121</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126</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126</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126</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126</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126</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0">
      <w:pPr>
        <w:rPr>
          <w:rFonts w:ascii="Arial" w:cs="Arial" w:eastAsia="Arial" w:hAnsi="Arial"/>
        </w:rPr>
        <w:sectPr>
          <w:headerReference r:id="rId34" w:type="default"/>
          <w:headerReference r:id="rId35" w:type="first"/>
          <w:footerReference r:id="rId36" w:type="default"/>
          <w:footerReference r:id="rId37"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31">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33">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3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38">
        <w:r w:rsidDel="00000000" w:rsidR="00000000" w:rsidRPr="00000000">
          <w:rPr>
            <w:rFonts w:ascii="Arial" w:cs="Arial" w:eastAsia="Arial" w:hAnsi="Arial"/>
            <w:rtl w:val="0"/>
          </w:rPr>
          <w:t xml:space="preserve"> </w:t>
        </w:r>
      </w:hyperlink>
      <w:hyperlink r:id="rId39">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2">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35">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36">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7">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38">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39">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A">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3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4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41">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42">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4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44">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45">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46">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47">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r w:rsidDel="00000000" w:rsidR="00000000" w:rsidRPr="00000000">
        <w:rPr>
          <w:rFonts w:ascii="Arial" w:cs="Arial" w:eastAsia="Arial" w:hAnsi="Arial"/>
          <w:color w:val="000000"/>
          <w:sz w:val="22"/>
          <w:szCs w:val="22"/>
          <w:shd w:fill="auto" w:val="clear"/>
          <w:rtl w:val="0"/>
        </w:rPr>
        <w:t xml:space="preserve">Th</w:t>
      </w:r>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48">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4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4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4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4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4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4F">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50">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5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5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53">
      <w:pPr>
        <w:numPr>
          <w:ilvl w:val="0"/>
          <w:numId w:val="26"/>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54">
      <w:pPr>
        <w:numPr>
          <w:ilvl w:val="0"/>
          <w:numId w:val="26"/>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55">
      <w:pPr>
        <w:numPr>
          <w:ilvl w:val="0"/>
          <w:numId w:val="26"/>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sender ID</w:t>
      </w:r>
    </w:p>
    <w:p w:rsidR="00000000" w:rsidDel="00000000" w:rsidP="00000000" w:rsidRDefault="00000000" w:rsidRPr="00000000" w14:paraId="0000015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5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an MQTT-SN endpoint.</w:t>
      </w:r>
    </w:p>
    <w:p w:rsidR="00000000" w:rsidDel="00000000" w:rsidP="00000000" w:rsidRDefault="00000000" w:rsidRPr="00000000" w14:paraId="0000015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5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5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5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5C">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creates a Virtual Connection to a Server.</w:t>
      </w:r>
    </w:p>
    <w:p w:rsidR="00000000" w:rsidDel="00000000" w:rsidP="00000000" w:rsidRDefault="00000000" w:rsidRPr="00000000" w14:paraId="0000015D">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5E">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5F">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60">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deletes the Virtual Connection to the Server.</w:t>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2">
      <w:pPr>
        <w:numPr>
          <w:ilvl w:val="0"/>
          <w:numId w:val="49"/>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6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4">
      <w:pPr>
        <w:numPr>
          <w:ilvl w:val="0"/>
          <w:numId w:val="6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6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6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6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sdt>
        <w:sdtPr>
          <w:tag w:val="goog_rdk_5"/>
        </w:sdtPr>
        <w:sdtContent>
          <w:ins w:author="davide.lenzarini@u-blox.com" w:id="0" w:date="2024-08-06T14:17:02Z">
            <w:r w:rsidDel="00000000" w:rsidR="00000000" w:rsidRPr="00000000">
              <w:rPr>
                <w:rFonts w:ascii="Arial" w:cs="Arial" w:eastAsia="Arial" w:hAnsi="Arial"/>
                <w:b w:val="1"/>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or</w:t>
            </w:r>
            <w:r w:rsidDel="00000000" w:rsidR="00000000" w:rsidRPr="00000000">
              <w:rPr>
                <w:rFonts w:ascii="Arial" w:cs="Arial" w:eastAsia="Arial" w:hAnsi="Arial"/>
                <w:b w:val="1"/>
                <w:color w:val="000000"/>
                <w:sz w:val="22"/>
                <w:szCs w:val="22"/>
                <w:shd w:fill="auto" w:val="clear"/>
                <w:rtl w:val="0"/>
              </w:rPr>
              <w:t xml:space="preserve"> GW</w:t>
            </w:r>
          </w:ins>
        </w:sdtContent>
      </w:sdt>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69">
      <w:pPr>
        <w:numPr>
          <w:ilvl w:val="0"/>
          <w:numId w:val="5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6A">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6B">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6C">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6D">
      <w:pPr>
        <w:numPr>
          <w:ilvl w:val="0"/>
          <w:numId w:val="5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6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F">
      <w:pPr>
        <w:numPr>
          <w:ilvl w:val="0"/>
          <w:numId w:val="5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7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71">
      <w:pPr>
        <w:numPr>
          <w:ilvl w:val="0"/>
          <w:numId w:val="6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72">
      <w:pPr>
        <w:numPr>
          <w:ilvl w:val="0"/>
          <w:numId w:val="6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73">
      <w:pPr>
        <w:numPr>
          <w:ilvl w:val="0"/>
          <w:numId w:val="6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7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75">
      <w:pPr>
        <w:numPr>
          <w:ilvl w:val="0"/>
          <w:numId w:val="3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76">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77">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78">
      <w:pPr>
        <w:numPr>
          <w:ilvl w:val="0"/>
          <w:numId w:val="3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79">
      <w:pPr>
        <w:spacing w:after="240" w:before="0" w:line="276" w:lineRule="auto"/>
        <w:ind w:left="0" w:right="0" w:firstLine="0"/>
        <w:rPr>
          <w:rFonts w:ascii="Arial" w:cs="Arial" w:eastAsia="Arial" w:hAnsi="Arial"/>
          <w:b w:val="1"/>
          <w:color w:val="000000"/>
          <w:sz w:val="22"/>
          <w:szCs w:val="22"/>
          <w:shd w:fill="auto" w:val="clear"/>
        </w:rPr>
      </w:pPr>
      <w:sdt>
        <w:sdtPr>
          <w:tag w:val="goog_rdk_6"/>
        </w:sdtPr>
        <w:sdtContent>
          <w:commentRangeStart w:id="5"/>
        </w:sdtContent>
      </w:sdt>
      <w:r w:rsidDel="00000000" w:rsidR="00000000" w:rsidRPr="00000000">
        <w:rPr>
          <w:rFonts w:ascii="Arial" w:cs="Arial" w:eastAsia="Arial" w:hAnsi="Arial"/>
          <w:b w:val="1"/>
          <w:color w:val="000000"/>
          <w:sz w:val="22"/>
          <w:szCs w:val="22"/>
          <w:shd w:fill="auto" w:val="clear"/>
          <w:rtl w:val="0"/>
        </w:rPr>
        <w:t xml:space="preserve">MQTT Server:</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7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7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7D">
      <w:pPr>
        <w:numPr>
          <w:ilvl w:val="0"/>
          <w:numId w:val="28"/>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7E">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7F">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80">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81">
      <w:pPr>
        <w:numPr>
          <w:ilvl w:val="0"/>
          <w:numId w:val="2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8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8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8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8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8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8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88">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8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8A">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8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8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8D">
      <w:pPr>
        <w:spacing w:after="240" w:before="240" w:line="276" w:lineRule="auto"/>
        <w:ind w:left="0" w:right="0" w:firstLine="0"/>
        <w:rPr>
          <w:rFonts w:ascii="Arial" w:cs="Arial" w:eastAsia="Arial" w:hAnsi="Arial"/>
          <w:color w:val="000000"/>
          <w:sz w:val="22"/>
          <w:szCs w:val="22"/>
          <w:shd w:fill="auto" w:val="clear"/>
        </w:rPr>
      </w:pPr>
      <w:sdt>
        <w:sdtPr>
          <w:tag w:val="goog_rdk_7"/>
        </w:sdtPr>
        <w:sdtContent>
          <w:commentRangeStart w:id="6"/>
        </w:sdtContent>
      </w:sdt>
      <w:sdt>
        <w:sdtPr>
          <w:tag w:val="goog_rdk_8"/>
        </w:sdtPr>
        <w:sdtContent>
          <w:commentRangeStart w:id="7"/>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E">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8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9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91">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9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9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9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9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9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9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Publish Packet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rFonts w:ascii="Arial" w:cs="Arial" w:eastAsia="Arial" w:hAnsi="Arial"/>
            <w:color w:val="1155cc"/>
            <w:sz w:val="22"/>
            <w:szCs w:val="22"/>
            <w:u w:val="single"/>
            <w:shd w:fill="auto" w:val="clear"/>
            <w:rtl w:val="0"/>
          </w:rPr>
          <w:t xml:space="preserve">section 3.17.2</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rFonts w:ascii="Arial" w:cs="Arial" w:eastAsia="Arial" w:hAnsi="Arial"/>
            <w:color w:val="1155cc"/>
            <w:sz w:val="22"/>
            <w:szCs w:val="22"/>
            <w:u w:val="single"/>
            <w:shd w:fill="auto" w:val="clear"/>
            <w:rtl w:val="0"/>
          </w:rPr>
          <w:t xml:space="preserve">section 4.26</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9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9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9C">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9D">
      <w:pPr>
        <w:spacing w:after="352"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9E">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9F">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A0">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A1">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A2">
      <w:pPr>
        <w:spacing w:after="240" w:before="240" w:lineRule="auto"/>
        <w:ind w:left="0" w:right="0" w:firstLine="0"/>
        <w:rPr>
          <w:rFonts w:ascii="Arial" w:cs="Arial" w:eastAsia="Arial" w:hAnsi="Arial"/>
          <w:color w:val="202124"/>
        </w:rPr>
      </w:pPr>
      <w:hyperlink r:id="rId43">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A3">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A4">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A5">
      <w:pPr>
        <w:spacing w:after="240" w:before="240" w:lineRule="auto"/>
        <w:ind w:left="0" w:right="0" w:firstLine="0"/>
        <w:rPr>
          <w:rFonts w:ascii="Arial" w:cs="Arial" w:eastAsia="Arial" w:hAnsi="Arial"/>
          <w:color w:val="202124"/>
        </w:rPr>
      </w:pPr>
      <w:hyperlink r:id="rId44">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A6">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A7">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A8">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A9">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AA">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AB">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AC">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AD">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B1">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B2">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B4">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B5">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B7">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B8">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B9">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1BA">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1BB">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BC">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1BD">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BE">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C0">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C2">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C4">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C5">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7">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48">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sdt>
      <w:sdtPr>
        <w:tag w:val="goog_rdk_10"/>
      </w:sdtPr>
      <w:sdtContent>
        <w:p w:rsidR="00000000" w:rsidDel="00000000" w:rsidP="00000000" w:rsidRDefault="00000000" w:rsidRPr="00000000" w14:paraId="000001C6">
          <w:pPr>
            <w:rPr>
              <w:ins w:author="Stefan Hagen" w:id="1" w:date="2024-08-15T19:12:12Z"/>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sdt>
            <w:sdtPr>
              <w:tag w:val="goog_rdk_9"/>
            </w:sdtPr>
            <w:sdtContent>
              <w:ins w:author="Stefan Hagen" w:id="1" w:date="2024-08-15T19:12:12Z">
                <w:r w:rsidDel="00000000" w:rsidR="00000000" w:rsidRPr="00000000">
                  <w:rPr>
                    <w:rtl w:val="0"/>
                  </w:rPr>
                </w:r>
              </w:ins>
            </w:sdtContent>
          </w:sdt>
        </w:p>
      </w:sdtContent>
    </w:sdt>
    <w:p w:rsidR="00000000" w:rsidDel="00000000" w:rsidP="00000000" w:rsidRDefault="00000000" w:rsidRPr="00000000" w14:paraId="000001C7">
      <w:pPr>
        <w:rPr>
          <w:rFonts w:ascii="Arial" w:cs="Arial" w:eastAsia="Arial" w:hAnsi="Arial"/>
          <w:color w:val="000000"/>
        </w:rPr>
      </w:pPr>
      <w:sdt>
        <w:sdtPr>
          <w:tag w:val="goog_rdk_11"/>
        </w:sdtPr>
        <w:sdtContent>
          <w:ins w:author="Stefan Hagen" w:id="1" w:date="2024-08-15T19:12:12Z">
            <w:r w:rsidDel="00000000" w:rsidR="00000000" w:rsidRPr="00000000">
              <w:rPr>
                <w:rFonts w:ascii="Arial" w:cs="Arial" w:eastAsia="Arial" w:hAnsi="Arial"/>
                <w:color w:val="000000"/>
              </w:rPr>
              <w:drawing>
                <wp:inline distB="114300" distT="114300" distL="114300" distR="114300">
                  <wp:extent cx="5943600" cy="939800"/>
                  <wp:effectExtent b="0" l="0" r="0" t="0"/>
                  <wp:docPr id="35"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5943600" cy="939800"/>
                          </a:xfrm>
                          <a:prstGeom prst="rect"/>
                          <a:ln/>
                        </pic:spPr>
                      </pic:pic>
                    </a:graphicData>
                  </a:graphic>
                </wp:inline>
              </w:drawing>
            </w:r>
          </w:ins>
        </w:sdtContent>
      </w:sdt>
      <w:r w:rsidDel="00000000" w:rsidR="00000000" w:rsidRPr="00000000">
        <w:rPr>
          <w:rtl w:val="0"/>
        </w:rPr>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8">
            <w:pPr>
              <w:jc w:val="center"/>
              <w:rPr>
                <w:rFonts w:ascii="Arial" w:cs="Arial" w:eastAsia="Arial" w:hAnsi="Arial"/>
              </w:rPr>
            </w:pPr>
            <w:sdt>
              <w:sdtPr>
                <w:tag w:val="goog_rdk_13"/>
              </w:sdtPr>
              <w:sdtContent>
                <w:ins w:author="davide.lenzarini@u-blox.com" w:id="2" w:date="2024-08-12T12:27:30Z">
                  <w:r w:rsidDel="00000000" w:rsidR="00000000" w:rsidRPr="00000000">
                    <w:rPr>
                      <w:rFonts w:ascii="Arial" w:cs="Arial" w:eastAsia="Arial" w:hAnsi="Arial"/>
                      <w:color w:val="000000"/>
                      <w:rtl w:val="0"/>
                    </w:rPr>
                    <w:t xml:space="preserve">Byte \ </w:t>
                  </w:r>
                </w:ins>
              </w:sdtContent>
            </w:sdt>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9">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B">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C">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E">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F">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D0">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D1">
            <w:pPr>
              <w:rPr>
                <w:rFonts w:ascii="Arial" w:cs="Arial" w:eastAsia="Arial" w:hAnsi="Arial"/>
              </w:rPr>
            </w:pPr>
            <w:sdt>
              <w:sdtPr>
                <w:tag w:val="goog_rdk_15"/>
              </w:sdtPr>
              <w:sdtContent>
                <w:del w:author="davide.lenzarini@u-blox.com" w:id="3" w:date="2024-08-12T12:28:19Z">
                  <w:r w:rsidDel="00000000" w:rsidR="00000000" w:rsidRPr="00000000">
                    <w:rPr>
                      <w:rFonts w:ascii="Arial" w:cs="Arial" w:eastAsia="Arial" w:hAnsi="Arial"/>
                      <w:rtl w:val="0"/>
                    </w:rPr>
                    <w:delText xml:space="preserve">byte </w:delText>
                  </w:r>
                </w:del>
              </w:sdtContent>
            </w:sdt>
            <w:r w:rsidDel="00000000" w:rsidR="00000000" w:rsidRPr="00000000">
              <w:rPr>
                <w:rFonts w:ascii="Arial" w:cs="Arial" w:eastAsia="Arial" w:hAnsi="Arial"/>
                <w:rtl w:val="0"/>
              </w:rPr>
              <w:t xml:space="preserve">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D2">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DA">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D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0">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1">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C">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2">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D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DE">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3">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E2">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E3">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sdt>
      <w:sdtPr>
        <w:tag w:val="goog_rdk_19"/>
      </w:sdtPr>
      <w:sdtContent>
        <w:p w:rsidR="00000000" w:rsidDel="00000000" w:rsidP="00000000" w:rsidRDefault="00000000" w:rsidRPr="00000000" w14:paraId="000001E4">
          <w:pPr>
            <w:ind w:left="540" w:firstLine="0"/>
            <w:jc w:val="both"/>
            <w:rPr>
              <w:ins w:author="Stefan Hagen" w:id="4" w:date="2024-08-15T19:22:34Z"/>
              <w:rFonts w:ascii="Arial" w:cs="Arial" w:eastAsia="Arial" w:hAnsi="Arial"/>
            </w:rPr>
          </w:pPr>
          <w:r w:rsidDel="00000000" w:rsidR="00000000" w:rsidRPr="00000000">
            <w:rPr>
              <w:rFonts w:ascii="Arial" w:cs="Arial" w:eastAsia="Arial" w:hAnsi="Arial"/>
              <w:rtl w:val="0"/>
            </w:rPr>
            <w:t xml:space="preserve">For example, </w:t>
          </w:r>
          <w:sdt>
            <w:sdtPr>
              <w:tag w:val="goog_rdk_16"/>
            </w:sdtPr>
            <w:sdtContent>
              <w:commentRangeStart w:id="8"/>
            </w:sdtContent>
          </w:sdt>
          <w:sdt>
            <w:sdtPr>
              <w:tag w:val="goog_rdk_17"/>
            </w:sdtPr>
            <w:sdtContent>
              <w:commentRangeStart w:id="9"/>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sdt>
            <w:sdtPr>
              <w:tag w:val="goog_rdk_18"/>
            </w:sdtPr>
            <w:sdtContent>
              <w:ins w:author="Stefan Hagen" w:id="4" w:date="2024-08-15T19:22:34Z">
                <w:r w:rsidDel="00000000" w:rsidR="00000000" w:rsidRPr="00000000">
                  <w:rPr>
                    <w:rtl w:val="0"/>
                  </w:rPr>
                </w:r>
              </w:ins>
            </w:sdtContent>
          </w:sdt>
        </w:p>
      </w:sdtContent>
    </w:sdt>
    <w:p w:rsidR="00000000" w:rsidDel="00000000" w:rsidP="00000000" w:rsidRDefault="00000000" w:rsidRPr="00000000" w14:paraId="000001E5">
      <w:pPr>
        <w:ind w:left="540" w:firstLine="0"/>
        <w:jc w:val="both"/>
        <w:rPr>
          <w:rFonts w:ascii="Arial" w:cs="Arial" w:eastAsia="Arial" w:hAnsi="Arial"/>
        </w:rPr>
      </w:pPr>
      <w:sdt>
        <w:sdtPr>
          <w:tag w:val="goog_rdk_20"/>
        </w:sdtPr>
        <w:sdtContent>
          <w:ins w:author="Stefan Hagen" w:id="4" w:date="2024-08-15T19:22:34Z">
            <w:r w:rsidDel="00000000" w:rsidR="00000000" w:rsidRPr="00000000">
              <w:rPr>
                <w:rFonts w:ascii="Arial" w:cs="Arial" w:eastAsia="Arial" w:hAnsi="Arial"/>
              </w:rPr>
              <w:drawing>
                <wp:inline distB="114300" distT="114300" distL="114300" distR="114300">
                  <wp:extent cx="5943600" cy="2374900"/>
                  <wp:effectExtent b="0" l="0" r="0" t="0"/>
                  <wp:docPr id="50" name="image30.png"/>
                  <a:graphic>
                    <a:graphicData uri="http://schemas.openxmlformats.org/drawingml/2006/picture">
                      <pic:pic>
                        <pic:nvPicPr>
                          <pic:cNvPr id="0" name="image30.png"/>
                          <pic:cNvPicPr preferRelativeResize="0"/>
                        </pic:nvPicPr>
                        <pic:blipFill>
                          <a:blip r:embed="rId54"/>
                          <a:srcRect b="0" l="6" r="6" t="0"/>
                          <a:stretch>
                            <a:fillRect/>
                          </a:stretch>
                        </pic:blipFill>
                        <pic:spPr>
                          <a:xfrm>
                            <a:off x="0" y="0"/>
                            <a:ext cx="5943600" cy="2374900"/>
                          </a:xfrm>
                          <a:prstGeom prst="rect"/>
                          <a:ln/>
                        </pic:spPr>
                      </pic:pic>
                    </a:graphicData>
                  </a:graphic>
                </wp:inline>
              </w:drawing>
            </w:r>
          </w:ins>
        </w:sdtContent>
      </w:sdt>
      <w:r w:rsidDel="00000000" w:rsidR="00000000" w:rsidRPr="00000000">
        <w:rPr>
          <w:rtl w:val="0"/>
        </w:rPr>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Change w:author="davide.lenzarini@u-blox.com" w:id="5" w:date="2024-08-12T12:28:05Z">
            <w:trPr>
              <w:cantSplit w:val="0"/>
              <w:tblHeader w:val="0"/>
            </w:trPr>
          </w:trPrChange>
        </w:trPr>
        <w:sdt>
          <w:sdtPr>
            <w:tag w:val="goog_rdk_21"/>
          </w:sdtPr>
          <w:sdtContent>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Change w:author="davide.lenzarini@u-blox.com" w:id="5" w:date="2024-08-12T12:28:05Z">
                  <w:tcPr>
                    <w:shd w:fill="cfe2f3" w:val="clear"/>
                  </w:tcPr>
                </w:tcPrChange>
              </w:tcPr>
              <w:sdt>
                <w:sdtPr>
                  <w:tag w:val="goog_rdk_26"/>
                </w:sdtPr>
                <w:sdtContent>
                  <w:p w:rsidR="00000000" w:rsidDel="00000000" w:rsidP="00000000" w:rsidRDefault="00000000" w:rsidRPr="00000000" w14:paraId="000001E6">
                    <w:pPr>
                      <w:jc w:val="center"/>
                      <w:rPr>
                        <w:rFonts w:ascii="Arial" w:cs="Arial" w:eastAsia="Arial" w:hAnsi="Arial"/>
                        <w:rPrChange w:author="davide.lenzarini@u-blox.com" w:id="5" w:date="2024-08-12T12:28:05Z">
                          <w:rPr>
                            <w:rFonts w:ascii="Arial" w:cs="Arial" w:eastAsia="Arial" w:hAnsi="Arial"/>
                            <w:b w:val="1"/>
                          </w:rPr>
                        </w:rPrChange>
                      </w:rPr>
                    </w:pPr>
                    <w:sdt>
                      <w:sdtPr>
                        <w:tag w:val="goog_rdk_23"/>
                      </w:sdtPr>
                      <w:sdtContent>
                        <w:ins w:author="davide.lenzarini@u-blox.com" w:id="6" w:date="2024-08-12T12:28:05Z">
                          <w:r w:rsidDel="00000000" w:rsidR="00000000" w:rsidRPr="00000000">
                            <w:rPr>
                              <w:rFonts w:ascii="Arial" w:cs="Arial" w:eastAsia="Arial" w:hAnsi="Arial"/>
                              <w:rtl w:val="0"/>
                            </w:rPr>
                            <w:t xml:space="preserve">Byte \ Bit</w:t>
                          </w:r>
                        </w:ins>
                      </w:sdtContent>
                    </w:sdt>
                    <w:sdt>
                      <w:sdtPr>
                        <w:tag w:val="goog_rdk_24"/>
                      </w:sdtPr>
                      <w:sdtContent>
                        <w:del w:author="davide.lenzarini@u-blox.com" w:id="6" w:date="2024-08-12T12:28:05Z">
                          <w:r w:rsidDel="00000000" w:rsidR="00000000" w:rsidRPr="00000000">
                            <w:rPr>
                              <w:rFonts w:ascii="Arial" w:cs="Arial" w:eastAsia="Arial" w:hAnsi="Arial"/>
                              <w:b w:val="1"/>
                              <w:rtl w:val="0"/>
                            </w:rPr>
                            <w:delText xml:space="preserve">Bit</w:delText>
                          </w:r>
                        </w:del>
                      </w:sdtContent>
                    </w:sdt>
                    <w:sdt>
                      <w:sdtPr>
                        <w:tag w:val="goog_rdk_25"/>
                      </w:sdtPr>
                      <w:sdtContent>
                        <w:r w:rsidDel="00000000" w:rsidR="00000000" w:rsidRPr="00000000">
                          <w:rPr>
                            <w:rtl w:val="0"/>
                          </w:rPr>
                        </w:r>
                      </w:sdtContent>
                    </w:sdt>
                  </w:p>
                </w:sdtContent>
              </w:sdt>
            </w:tc>
          </w:sdtContent>
        </w:sdt>
        <w:tc>
          <w:tcPr>
            <w:shd w:fill="cfe2f3" w:val="clear"/>
            <w:tcPrChange w:author="davide.lenzarini@u-blox.com" w:id="5" w:date="2024-08-12T12:28:05Z">
              <w:tcPr>
                <w:shd w:fill="cfe2f3" w:val="clear"/>
              </w:tcPr>
            </w:tcPrChange>
          </w:tcPr>
          <w:p w:rsidR="00000000" w:rsidDel="00000000" w:rsidP="00000000" w:rsidRDefault="00000000" w:rsidRPr="00000000" w14:paraId="000001E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Change w:author="davide.lenzarini@u-blox.com" w:id="5" w:date="2024-08-12T12:28:05Z">
              <w:tcPr>
                <w:shd w:fill="cfe2f3" w:val="clear"/>
              </w:tcPr>
            </w:tcPrChange>
          </w:tcPr>
          <w:p w:rsidR="00000000" w:rsidDel="00000000" w:rsidP="00000000" w:rsidRDefault="00000000" w:rsidRPr="00000000" w14:paraId="000001E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Change w:author="davide.lenzarini@u-blox.com" w:id="5" w:date="2024-08-12T12:28:05Z">
              <w:tcPr>
                <w:shd w:fill="cfe2f3" w:val="clear"/>
              </w:tcPr>
            </w:tcPrChange>
          </w:tcPr>
          <w:p w:rsidR="00000000" w:rsidDel="00000000" w:rsidP="00000000" w:rsidRDefault="00000000" w:rsidRPr="00000000" w14:paraId="000001E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Change w:author="davide.lenzarini@u-blox.com" w:id="5" w:date="2024-08-12T12:28:05Z">
              <w:tcPr>
                <w:shd w:fill="cfe2f3" w:val="clear"/>
              </w:tcPr>
            </w:tcPrChange>
          </w:tcPr>
          <w:p w:rsidR="00000000" w:rsidDel="00000000" w:rsidP="00000000" w:rsidRDefault="00000000" w:rsidRPr="00000000" w14:paraId="000001E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Change w:author="davide.lenzarini@u-blox.com" w:id="5" w:date="2024-08-12T12:28:05Z">
              <w:tcPr>
                <w:shd w:fill="cfe2f3" w:val="clear"/>
              </w:tcPr>
            </w:tcPrChange>
          </w:tcPr>
          <w:p w:rsidR="00000000" w:rsidDel="00000000" w:rsidP="00000000" w:rsidRDefault="00000000" w:rsidRPr="00000000" w14:paraId="000001E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Change w:author="davide.lenzarini@u-blox.com" w:id="5" w:date="2024-08-12T12:28:05Z">
              <w:tcPr>
                <w:shd w:fill="cfe2f3" w:val="clear"/>
              </w:tcPr>
            </w:tcPrChange>
          </w:tcPr>
          <w:p w:rsidR="00000000" w:rsidDel="00000000" w:rsidP="00000000" w:rsidRDefault="00000000" w:rsidRPr="00000000" w14:paraId="000001E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Change w:author="davide.lenzarini@u-blox.com" w:id="5" w:date="2024-08-12T12:28:05Z">
              <w:tcPr>
                <w:shd w:fill="cfe2f3" w:val="clear"/>
              </w:tcPr>
            </w:tcPrChange>
          </w:tcPr>
          <w:p w:rsidR="00000000" w:rsidDel="00000000" w:rsidP="00000000" w:rsidRDefault="00000000" w:rsidRPr="00000000" w14:paraId="000001E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Change w:author="davide.lenzarini@u-blox.com" w:id="5" w:date="2024-08-12T12:28:05Z">
              <w:tcPr>
                <w:shd w:fill="cfe2f3" w:val="clear"/>
              </w:tcPr>
            </w:tcPrChange>
          </w:tcPr>
          <w:p w:rsidR="00000000" w:rsidDel="00000000" w:rsidP="00000000" w:rsidRDefault="00000000" w:rsidRPr="00000000" w14:paraId="000001E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F">
            <w:pPr>
              <w:rPr>
                <w:rFonts w:ascii="Arial" w:cs="Arial" w:eastAsia="Arial" w:hAnsi="Arial"/>
              </w:rPr>
            </w:pPr>
            <w:sdt>
              <w:sdtPr>
                <w:tag w:val="goog_rdk_28"/>
              </w:sdtPr>
              <w:sdtContent>
                <w:del w:author="davide.lenzarini@u-blox.com" w:id="7" w:date="2024-08-12T12:28:23Z">
                  <w:r w:rsidDel="00000000" w:rsidR="00000000" w:rsidRPr="00000000">
                    <w:rPr>
                      <w:rFonts w:ascii="Arial" w:cs="Arial" w:eastAsia="Arial" w:hAnsi="Arial"/>
                      <w:rtl w:val="0"/>
                    </w:rPr>
                    <w:delText xml:space="preserve">byte </w:delText>
                  </w:r>
                </w:del>
              </w:sdtContent>
            </w:sdt>
            <w:r w:rsidDel="00000000" w:rsidR="00000000" w:rsidRPr="00000000">
              <w:rPr>
                <w:rFonts w:ascii="Arial" w:cs="Arial" w:eastAsia="Arial" w:hAnsi="Arial"/>
                <w:rtl w:val="0"/>
              </w:rPr>
              <w:t xml:space="preserve">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F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1">
            <w:pPr>
              <w:rPr>
                <w:rFonts w:ascii="Arial" w:cs="Arial" w:eastAsia="Arial" w:hAnsi="Arial"/>
              </w:rPr>
            </w:pPr>
            <w:sdt>
              <w:sdtPr>
                <w:tag w:val="goog_rdk_30"/>
              </w:sdtPr>
              <w:sdtContent>
                <w:del w:author="davide.lenzarini@u-blox.com" w:id="8" w:date="2024-08-12T12:28:26Z">
                  <w:r w:rsidDel="00000000" w:rsidR="00000000" w:rsidRPr="00000000">
                    <w:rPr>
                      <w:rFonts w:ascii="Arial" w:cs="Arial" w:eastAsia="Arial" w:hAnsi="Arial"/>
                      <w:rtl w:val="0"/>
                    </w:rPr>
                    <w:delText xml:space="preserve">byte </w:delText>
                  </w:r>
                </w:del>
              </w:sdtContent>
            </w:sdt>
            <w:r w:rsidDel="00000000" w:rsidR="00000000" w:rsidRPr="00000000">
              <w:rPr>
                <w:rFonts w:ascii="Arial" w:cs="Arial" w:eastAsia="Arial" w:hAnsi="Arial"/>
                <w:rtl w:val="0"/>
              </w:rPr>
              <w:t xml:space="preserve">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20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C">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3">
            <w:pPr>
              <w:rPr>
                <w:rFonts w:ascii="Arial" w:cs="Arial" w:eastAsia="Arial" w:hAnsi="Arial"/>
              </w:rPr>
            </w:pPr>
            <w:sdt>
              <w:sdtPr>
                <w:tag w:val="goog_rdk_32"/>
              </w:sdtPr>
              <w:sdtContent>
                <w:del w:author="davide.lenzarini@u-blox.com" w:id="9" w:date="2024-08-12T12:28:27Z">
                  <w:r w:rsidDel="00000000" w:rsidR="00000000" w:rsidRPr="00000000">
                    <w:rPr>
                      <w:rFonts w:ascii="Arial" w:cs="Arial" w:eastAsia="Arial" w:hAnsi="Arial"/>
                      <w:rtl w:val="0"/>
                    </w:rPr>
                    <w:delText xml:space="preserve">byte </w:delText>
                  </w:r>
                </w:del>
              </w:sdtContent>
            </w:sdt>
            <w:r w:rsidDel="00000000" w:rsidR="00000000" w:rsidRPr="00000000">
              <w:rPr>
                <w:rFonts w:ascii="Arial" w:cs="Arial" w:eastAsia="Arial" w:hAnsi="Arial"/>
                <w:rtl w:val="0"/>
              </w:rPr>
              <w:t xml:space="preserve">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21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4">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5">
            <w:pPr>
              <w:rPr>
                <w:rFonts w:ascii="Arial" w:cs="Arial" w:eastAsia="Arial" w:hAnsi="Arial"/>
              </w:rPr>
            </w:pPr>
            <w:sdt>
              <w:sdtPr>
                <w:tag w:val="goog_rdk_34"/>
              </w:sdtPr>
              <w:sdtContent>
                <w:del w:author="davide.lenzarini@u-blox.com" w:id="10" w:date="2024-08-12T12:28:33Z">
                  <w:r w:rsidDel="00000000" w:rsidR="00000000" w:rsidRPr="00000000">
                    <w:rPr>
                      <w:rFonts w:ascii="Arial" w:cs="Arial" w:eastAsia="Arial" w:hAnsi="Arial"/>
                      <w:rtl w:val="0"/>
                    </w:rPr>
                    <w:delText xml:space="preserve">byte </w:delText>
                  </w:r>
                </w:del>
              </w:sdtContent>
            </w:sdt>
            <w:r w:rsidDel="00000000" w:rsidR="00000000" w:rsidRPr="00000000">
              <w:rPr>
                <w:rFonts w:ascii="Arial" w:cs="Arial" w:eastAsia="Arial" w:hAnsi="Arial"/>
                <w:rtl w:val="0"/>
              </w:rPr>
              <w:t xml:space="preserve">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6">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2E">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5">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6">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7">
            <w:pPr>
              <w:rPr>
                <w:rFonts w:ascii="Arial" w:cs="Arial" w:eastAsia="Arial" w:hAnsi="Arial"/>
              </w:rPr>
            </w:pPr>
            <w:sdt>
              <w:sdtPr>
                <w:tag w:val="goog_rdk_36"/>
              </w:sdtPr>
              <w:sdtContent>
                <w:del w:author="davide.lenzarini@u-blox.com" w:id="11" w:date="2024-08-12T12:28:36Z">
                  <w:r w:rsidDel="00000000" w:rsidR="00000000" w:rsidRPr="00000000">
                    <w:rPr>
                      <w:rFonts w:ascii="Arial" w:cs="Arial" w:eastAsia="Arial" w:hAnsi="Arial"/>
                      <w:rtl w:val="0"/>
                    </w:rPr>
                    <w:delText xml:space="preserve">byte </w:delText>
                  </w:r>
                </w:del>
              </w:sdtContent>
            </w:sdt>
            <w:r w:rsidDel="00000000" w:rsidR="00000000" w:rsidRPr="00000000">
              <w:rPr>
                <w:rFonts w:ascii="Arial" w:cs="Arial" w:eastAsia="Arial" w:hAnsi="Arial"/>
                <w:rtl w:val="0"/>
              </w:rPr>
              <w:t xml:space="preserve">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8">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4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4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8">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4A">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B">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C">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E">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F">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51">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sdt>
      <w:sdtPr>
        <w:tag w:val="goog_rdk_38"/>
      </w:sdtPr>
      <w:sdtContent>
        <w:p w:rsidR="00000000" w:rsidDel="00000000" w:rsidP="00000000" w:rsidRDefault="00000000" w:rsidRPr="00000000" w14:paraId="00000252">
          <w:pPr>
            <w:rPr>
              <w:ins w:author="Stefan Hagen" w:id="12" w:date="2024-08-15T18:49:16Z"/>
              <w:rFonts w:ascii="Arial" w:cs="Arial" w:eastAsia="Arial" w:hAnsi="Arial"/>
            </w:rPr>
          </w:pPr>
          <w:r w:rsidDel="00000000" w:rsidR="00000000" w:rsidRPr="00000000">
            <w:rPr>
              <w:rFonts w:ascii="Arial" w:cs="Arial" w:eastAsia="Arial" w:hAnsi="Arial"/>
              <w:rtl w:val="0"/>
            </w:rPr>
            <w:t xml:space="preserve">Each MQTT-SN Control Packet contains a Header of format 1 or format 2 as shown below.</w:t>
          </w:r>
          <w:sdt>
            <w:sdtPr>
              <w:tag w:val="goog_rdk_37"/>
            </w:sdtPr>
            <w:sdtContent>
              <w:ins w:author="Stefan Hagen" w:id="12" w:date="2024-08-15T18:49:16Z">
                <w:r w:rsidDel="00000000" w:rsidR="00000000" w:rsidRPr="00000000">
                  <w:rPr>
                    <w:rtl w:val="0"/>
                  </w:rPr>
                </w:r>
              </w:ins>
            </w:sdtContent>
          </w:sdt>
        </w:p>
      </w:sdtContent>
    </w:sdt>
    <w:sdt>
      <w:sdtPr>
        <w:tag w:val="goog_rdk_41"/>
      </w:sdtPr>
      <w:sdtContent>
        <w:p w:rsidR="00000000" w:rsidDel="00000000" w:rsidP="00000000" w:rsidRDefault="00000000" w:rsidRPr="00000000" w14:paraId="00000253">
          <w:pPr>
            <w:rPr>
              <w:rFonts w:ascii="Arial" w:cs="Arial" w:eastAsia="Arial" w:hAnsi="Arial"/>
              <w:rPrChange w:author="Stefan Hagen" w:id="13" w:date="2024-08-15T18:49:16Z">
                <w:rPr>
                  <w:rFonts w:ascii="Arial" w:cs="Arial" w:eastAsia="Arial" w:hAnsi="Arial"/>
                  <w:b w:val="0"/>
                  <w:i w:val="1"/>
                  <w:smallCaps w:val="0"/>
                  <w:strike w:val="0"/>
                  <w:color w:val="000000"/>
                  <w:sz w:val="18"/>
                  <w:szCs w:val="18"/>
                  <w:u w:val="none"/>
                  <w:shd w:fill="auto" w:val="clear"/>
                  <w:vertAlign w:val="baseline"/>
                </w:rPr>
              </w:rPrChange>
            </w:rPr>
          </w:pPr>
          <w:sdt>
            <w:sdtPr>
              <w:tag w:val="goog_rdk_39"/>
            </w:sdtPr>
            <w:sdtContent>
              <w:ins w:author="Stefan Hagen" w:id="12" w:date="2024-08-15T18:49:16Z">
                <w:r w:rsidDel="00000000" w:rsidR="00000000" w:rsidRPr="00000000">
                  <w:rPr>
                    <w:rFonts w:ascii="Arial" w:cs="Arial" w:eastAsia="Arial" w:hAnsi="Arial"/>
                  </w:rPr>
                  <w:drawing>
                    <wp:inline distB="114300" distT="114300" distL="114300" distR="114300">
                      <wp:extent cx="5943600" cy="660400"/>
                      <wp:effectExtent b="0" l="0" r="0" t="0"/>
                      <wp:docPr id="33"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5943600" cy="660400"/>
                              </a:xfrm>
                              <a:prstGeom prst="rect"/>
                              <a:ln/>
                            </pic:spPr>
                          </pic:pic>
                        </a:graphicData>
                      </a:graphic>
                    </wp:inline>
                  </w:drawing>
                </w:r>
              </w:ins>
            </w:sdtContent>
          </w:sdt>
          <w:sdt>
            <w:sdtPr>
              <w:tag w:val="goog_rdk_40"/>
            </w:sdtPr>
            <w:sdtContent>
              <w:r w:rsidDel="00000000" w:rsidR="00000000" w:rsidRPr="00000000">
                <w:rPr>
                  <w:rtl w:val="0"/>
                </w:rPr>
              </w:r>
            </w:sdtContent>
          </w:sdt>
        </w:p>
      </w:sdtContent>
    </w:sdt>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54">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5">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6">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8">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9">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sdt>
      <w:sdtPr>
        <w:tag w:val="goog_rdk_43"/>
      </w:sdtPr>
      <w:sdtContent>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ins w:author="Stefan Hagen" w:id="14" w:date="2024-08-15T18:49:41Z"/>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sdt>
            <w:sdtPr>
              <w:tag w:val="goog_rdk_42"/>
            </w:sdtPr>
            <w:sdtContent>
              <w:ins w:author="Stefan Hagen" w:id="14" w:date="2024-08-15T18:49:41Z">
                <w:r w:rsidDel="00000000" w:rsidR="00000000" w:rsidRPr="00000000">
                  <w:rPr>
                    <w:rtl w:val="0"/>
                  </w:rPr>
                </w:r>
              </w:ins>
            </w:sdtContent>
          </w:sdt>
        </w:p>
      </w:sdtContent>
    </w:sdt>
    <w:sdt>
      <w:sdtPr>
        <w:tag w:val="goog_rdk_46"/>
      </w:sdtPr>
      <w:sdtContent>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Change w:author="Stefan Hagen" w:id="15" w:date="2024-08-15T18:49:41Z">
                <w:rPr>
                  <w:rFonts w:ascii="Arial" w:cs="Arial" w:eastAsia="Arial" w:hAnsi="Arial"/>
                </w:rPr>
              </w:rPrChange>
            </w:rPr>
          </w:pPr>
          <w:sdt>
            <w:sdtPr>
              <w:tag w:val="goog_rdk_44"/>
            </w:sdtPr>
            <w:sdtContent>
              <w:ins w:author="Stefan Hagen" w:id="14" w:date="2024-08-15T18:49:41Z">
                <w:r w:rsidDel="00000000" w:rsidR="00000000" w:rsidRPr="00000000">
                  <w:rPr>
                    <w:color w:val="000000"/>
                    <w:sz w:val="20"/>
                    <w:szCs w:val="20"/>
                    <w:u w:val="single"/>
                    <w:shd w:fill="auto" w:val="clear"/>
                    <w:rPrChange w:author="Stefan Hagen" w:id="15" w:date="2024-08-15T18:49:41Z">
                      <w:rPr>
                        <w:rFonts w:ascii="Liberation Sans" w:cs="Liberation Sans" w:eastAsia="Liberation Sans" w:hAnsi="Liberation Sans"/>
                        <w:b w:val="0"/>
                        <w:i w:val="0"/>
                        <w:smallCaps w:val="0"/>
                        <w:strike w:val="0"/>
                        <w:color w:val="000000"/>
                        <w:sz w:val="20"/>
                        <w:szCs w:val="20"/>
                        <w:u w:val="single"/>
                        <w:shd w:fill="auto" w:val="clear"/>
                        <w:vertAlign w:val="baseline"/>
                      </w:rPr>
                    </w:rPrChange>
                  </w:rPr>
                  <w:drawing>
                    <wp:inline distB="114300" distT="114300" distL="114300" distR="114300">
                      <wp:extent cx="5943600" cy="1092200"/>
                      <wp:effectExtent b="0" l="0" r="0" t="0"/>
                      <wp:docPr id="40"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943600" cy="1092200"/>
                              </a:xfrm>
                              <a:prstGeom prst="rect"/>
                              <a:ln/>
                            </pic:spPr>
                          </pic:pic>
                        </a:graphicData>
                      </a:graphic>
                    </wp:inline>
                  </w:drawing>
                </w:r>
              </w:ins>
            </w:sdtContent>
          </w:sdt>
          <w:sdt>
            <w:sdtPr>
              <w:tag w:val="goog_rdk_45"/>
            </w:sdtPr>
            <w:sdtContent>
              <w:r w:rsidDel="00000000" w:rsidR="00000000" w:rsidRPr="00000000">
                <w:rPr>
                  <w:rtl w:val="0"/>
                </w:rPr>
              </w:r>
            </w:sdtContent>
          </w:sdt>
        </w:p>
      </w:sdtContent>
    </w:sdt>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5C">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D">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E">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F">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0">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1">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2">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3">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4">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5">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67">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68">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69">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6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6B">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6C">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6D">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E">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70">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71">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72">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73">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4">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8">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C">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0">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4">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8">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C">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0">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4">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8">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D">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2">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7">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C">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1">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w:t>
            </w:r>
            <w:sdt>
              <w:sdtPr>
                <w:tag w:val="goog_rdk_47"/>
              </w:sdtPr>
              <w:sdtContent>
                <w:commentRangeStart w:id="10"/>
              </w:sdtContent>
            </w:sdt>
            <w:r w:rsidDel="00000000" w:rsidR="00000000" w:rsidRPr="00000000">
              <w:rPr>
                <w:rFonts w:ascii="Arial" w:cs="Arial" w:eastAsia="Arial" w:hAnsi="Arial"/>
                <w:rtl w:val="0"/>
              </w:rPr>
              <w:t xml:space="preserve"> or broker</w:t>
            </w:r>
            <w:commentRangeEnd w:id="10"/>
            <w:r w:rsidDel="00000000" w:rsidR="00000000" w:rsidRPr="00000000">
              <w:commentReference w:id="10"/>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5">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9">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D">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1">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5">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9">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D">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color w:val="000000"/>
              </w:rPr>
            </w:pPr>
            <w:r w:rsidDel="00000000" w:rsidR="00000000" w:rsidRPr="00000000">
              <w:rPr>
                <w:rFonts w:ascii="Arial" w:cs="Arial" w:eastAsia="Arial" w:hAnsi="Arial"/>
                <w:color w:val="000000"/>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color w:val="000000"/>
              </w:rPr>
            </w:pPr>
            <w:r w:rsidDel="00000000" w:rsidR="00000000" w:rsidRPr="00000000">
              <w:rPr>
                <w:rFonts w:ascii="Arial" w:cs="Arial" w:eastAsia="Arial" w:hAnsi="Arial"/>
                <w:color w:val="000000"/>
                <w:rtl w:val="0"/>
              </w:rPr>
              <w:t xml:space="preserve">Client to Gateway or</w:t>
            </w:r>
          </w:p>
          <w:p w:rsidR="00000000" w:rsidDel="00000000" w:rsidP="00000000" w:rsidRDefault="00000000" w:rsidRPr="00000000" w14:paraId="000002D0">
            <w:pPr>
              <w:jc w:val="center"/>
              <w:rPr>
                <w:rFonts w:ascii="Arial" w:cs="Arial" w:eastAsia="Arial" w:hAnsi="Arial"/>
                <w:color w:val="000000"/>
              </w:rPr>
            </w:pPr>
            <w:r w:rsidDel="00000000" w:rsidR="00000000" w:rsidRPr="00000000">
              <w:rPr>
                <w:rFonts w:ascii="Arial" w:cs="Arial" w:eastAsia="Arial" w:hAnsi="Arial"/>
                <w:color w:val="000000"/>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rFonts w:ascii="Arial" w:cs="Arial" w:eastAsia="Arial" w:hAnsi="Arial"/>
                <w:color w:val="000000"/>
              </w:rPr>
            </w:pPr>
            <w:r w:rsidDel="00000000" w:rsidR="00000000" w:rsidRPr="00000000">
              <w:rPr>
                <w:rFonts w:ascii="Arial" w:cs="Arial" w:eastAsia="Arial" w:hAnsi="Arial"/>
                <w:color w:val="000000"/>
                <w:rtl w:val="0"/>
              </w:rPr>
              <w:t xml:space="preserve">Disconnect notification</w:t>
            </w:r>
          </w:p>
        </w:tc>
      </w:tr>
      <w:tr>
        <w:trPr>
          <w:cantSplit w:val="0"/>
          <w:tblHeader w:val="0"/>
          <w:trPrChange w:author="davide.lenzarini@u-blox.com" w:id="16" w:date="2024-07-30T18:04:29Z">
            <w:trPr>
              <w:cantSplit w:val="0"/>
              <w:tblHeader w:val="0"/>
            </w:trPr>
          </w:trPrChange>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2">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jc w:val="center"/>
              <w:rPr>
                <w:rFonts w:ascii="Arial" w:cs="Arial" w:eastAsia="Arial" w:hAnsi="Arial"/>
                <w:color w:val="000000"/>
              </w:rPr>
            </w:pPr>
            <w:r w:rsidDel="00000000" w:rsidR="00000000" w:rsidRPr="00000000">
              <w:rPr>
                <w:rFonts w:ascii="Arial" w:cs="Arial" w:eastAsia="Arial" w:hAnsi="Arial"/>
                <w:color w:val="000000"/>
                <w:rtl w:val="0"/>
              </w:rPr>
              <w:t xml:space="preserve">0x19</w:t>
            </w:r>
          </w:p>
        </w:tc>
        <w:sdt>
          <w:sdtPr>
            <w:tag w:val="goog_rdk_48"/>
          </w:sdtPr>
          <w:sdtContent>
            <w:tc>
              <w:tcPr>
                <w:tcBorders>
                  <w:top w:color="000000" w:space="0" w:sz="4" w:val="single"/>
                  <w:left w:color="000000" w:space="0" w:sz="4" w:val="single"/>
                  <w:bottom w:color="000000" w:space="0" w:sz="4" w:val="single"/>
                  <w:right w:color="000000" w:space="0" w:sz="4" w:val="single"/>
                </w:tcBorders>
                <w:tcPrChange w:author="davide.lenzarini@u-blox.com" w:id="16" w:date="2024-07-30T18:04:29Z">
                  <w:tcPr>
                    <w:tcBorders>
                      <w:top w:color="000000" w:space="0" w:sz="4" w:val="single"/>
                      <w:left w:color="000000" w:space="0" w:sz="4" w:val="single"/>
                      <w:bottom w:color="000000" w:space="0" w:sz="4" w:val="single"/>
                      <w:right w:color="000000" w:space="0" w:sz="4" w:val="single"/>
                    </w:tcBorders>
                  </w:tcPr>
                </w:tcPrChange>
              </w:tcPr>
              <w:sdt>
                <w:sdtPr>
                  <w:tag w:val="goog_rdk_52"/>
                </w:sdtPr>
                <w:sdtContent>
                  <w:p w:rsidR="00000000" w:rsidDel="00000000" w:rsidP="00000000" w:rsidRDefault="00000000" w:rsidRPr="00000000" w14:paraId="000002D4">
                    <w:pPr>
                      <w:jc w:val="center"/>
                      <w:rPr>
                        <w:rFonts w:ascii="Arial" w:cs="Arial" w:eastAsia="Arial" w:hAnsi="Arial"/>
                        <w:rPrChange w:author="davide.lenzarini@u-blox.com" w:id="16" w:date="2024-07-30T18:04:29Z">
                          <w:rPr>
                            <w:rFonts w:ascii="Arial" w:cs="Arial" w:eastAsia="Arial" w:hAnsi="Arial"/>
                            <w:color w:val="000000"/>
                          </w:rPr>
                        </w:rPrChange>
                      </w:rPr>
                    </w:pPr>
                    <w:sdt>
                      <w:sdtPr>
                        <w:tag w:val="goog_rdk_50"/>
                      </w:sdtPr>
                      <w:sdtContent>
                        <w:ins w:author="davide.lenzarini@u-blox.com" w:id="17" w:date="2024-07-30T18:04:29Z">
                          <w:r w:rsidDel="00000000" w:rsidR="00000000" w:rsidRPr="00000000">
                            <w:rPr>
                              <w:rFonts w:ascii="Arial" w:cs="Arial" w:eastAsia="Arial" w:hAnsi="Arial"/>
                              <w:color w:val="000000"/>
                              <w:rtl w:val="0"/>
                            </w:rPr>
                            <w:t xml:space="preserve">Gateway to Client</w:t>
                          </w:r>
                        </w:ins>
                      </w:sdtContent>
                    </w:sdt>
                    <w:sdt>
                      <w:sdtPr>
                        <w:tag w:val="goog_rdk_51"/>
                      </w:sdtPr>
                      <w:sdtContent>
                        <w:r w:rsidDel="00000000" w:rsidR="00000000" w:rsidRPr="00000000">
                          <w:rPr>
                            <w:rtl w:val="0"/>
                          </w:rPr>
                        </w:r>
                      </w:sdtContent>
                    </w:sdt>
                  </w:p>
                </w:sdtContent>
              </w:sdt>
            </w:tc>
          </w:sdtContent>
        </w:sdt>
        <w:tc>
          <w:tcPr>
            <w:tcBorders>
              <w:top w:color="000000" w:space="0" w:sz="4" w:val="single"/>
              <w:left w:color="000000" w:space="0" w:sz="4" w:val="single"/>
              <w:bottom w:color="000000" w:space="0" w:sz="4" w:val="single"/>
              <w:right w:color="000000" w:space="0" w:sz="4" w:val="single"/>
            </w:tcBorders>
            <w:tcPrChange w:author="davide.lenzarini@u-blox.com" w:id="16" w:date="2024-07-30T18:04:29Z">
              <w:tcPr>
                <w:tcBorders>
                  <w:top w:color="000000" w:space="0" w:sz="4" w:val="single"/>
                  <w:left w:color="000000" w:space="0" w:sz="4" w:val="single"/>
                  <w:bottom w:color="000000" w:space="0" w:sz="4" w:val="single"/>
                  <w:right w:color="000000" w:space="0" w:sz="4" w:val="single"/>
                </w:tcBorders>
              </w:tcPr>
            </w:tcPrChange>
          </w:tcPr>
          <w:p w:rsidR="00000000" w:rsidDel="00000000" w:rsidP="00000000" w:rsidRDefault="00000000" w:rsidRPr="00000000" w14:paraId="000002D5">
            <w:pPr>
              <w:rPr>
                <w:rFonts w:ascii="Arial" w:cs="Arial" w:eastAsia="Arial" w:hAnsi="Arial"/>
                <w:color w:val="000000"/>
              </w:rPr>
            </w:pPr>
            <w:r w:rsidDel="00000000" w:rsidR="00000000" w:rsidRPr="00000000">
              <w:rPr>
                <w:rFonts w:ascii="Arial" w:cs="Arial" w:eastAsia="Arial" w:hAnsi="Arial"/>
                <w:color w:val="000000"/>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6">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jc w:val="center"/>
              <w:rPr>
                <w:rFonts w:ascii="Arial" w:cs="Arial" w:eastAsia="Arial" w:hAnsi="Arial"/>
                <w:color w:val="666666"/>
              </w:rPr>
            </w:pPr>
            <w:sdt>
              <w:sdtPr>
                <w:tag w:val="goog_rdk_54"/>
              </w:sdtPr>
              <w:sdtContent>
                <w:ins w:author="davide.lenzarini@u-blox.com" w:id="18" w:date="2024-07-30T18:05:31Z">
                  <w:r w:rsidDel="00000000" w:rsidR="00000000" w:rsidRPr="00000000">
                    <w:rPr>
                      <w:rFonts w:ascii="Arial" w:cs="Arial" w:eastAsia="Arial" w:hAnsi="Arial"/>
                      <w:color w:val="666666"/>
                      <w:rtl w:val="0"/>
                    </w:rPr>
                    <w:t xml:space="preserve">Forbidden</w:t>
                  </w:r>
                </w:ins>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rFonts w:ascii="Arial" w:cs="Arial" w:eastAsia="Arial" w:hAnsi="Arial"/>
                <w:color w:val="666666"/>
              </w:rPr>
            </w:pPr>
            <w:sdt>
              <w:sdtPr>
                <w:tag w:val="goog_rdk_56"/>
              </w:sdtPr>
              <w:sdtContent>
                <w:ins w:author="davide.lenzarini@u-blox.com" w:id="19" w:date="2024-07-30T18:05:49Z">
                  <w:r w:rsidDel="00000000" w:rsidR="00000000" w:rsidRPr="00000000">
                    <w:rPr>
                      <w:rFonts w:ascii="Arial" w:cs="Arial" w:eastAsia="Arial" w:hAnsi="Arial"/>
                      <w:color w:val="666666"/>
                      <w:rtl w:val="0"/>
                    </w:rPr>
                    <w:t xml:space="preserve">Reserved</w:t>
                  </w:r>
                </w:ins>
              </w:sdtContent>
            </w:sdt>
            <w:sdt>
              <w:sdtPr>
                <w:tag w:val="goog_rdk_57"/>
              </w:sdtPr>
              <w:sdtContent>
                <w:del w:author="davide.lenzarini@u-blox.com" w:id="19" w:date="2024-07-30T18:05:49Z">
                  <w:r w:rsidDel="00000000" w:rsidR="00000000" w:rsidRPr="00000000">
                    <w:rPr>
                      <w:rFonts w:ascii="Arial" w:cs="Arial" w:eastAsia="Arial" w:hAnsi="Arial"/>
                      <w:color w:val="666666"/>
                      <w:rtl w:val="0"/>
                    </w:rPr>
                    <w:delText xml:space="preserve">Forbidden</w:delText>
                  </w:r>
                </w:del>
              </w:sdtContent>
            </w:sdt>
            <w:r w:rsidDel="00000000" w:rsidR="00000000" w:rsidRPr="00000000">
              <w:rPr>
                <w:rFonts w:ascii="Arial" w:cs="Arial" w:eastAsia="Arial" w:hAnsi="Arial"/>
                <w:color w:val="666666"/>
                <w:rtl w:val="0"/>
              </w:rPr>
              <w:t xml:space="preserve">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A">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jc w:val="center"/>
              <w:rPr>
                <w:rFonts w:ascii="Arial" w:cs="Arial" w:eastAsia="Arial" w:hAnsi="Arial"/>
                <w:color w:val="666666"/>
              </w:rPr>
            </w:pPr>
            <w:sdt>
              <w:sdtPr>
                <w:tag w:val="goog_rdk_59"/>
              </w:sdtPr>
              <w:sdtContent>
                <w:ins w:author="davide.lenzarini@u-blox.com" w:id="20" w:date="2024-07-30T18:05:34Z">
                  <w:r w:rsidDel="00000000" w:rsidR="00000000" w:rsidRPr="00000000">
                    <w:rPr>
                      <w:rFonts w:ascii="Arial" w:cs="Arial" w:eastAsia="Arial" w:hAnsi="Arial"/>
                      <w:color w:val="666666"/>
                      <w:rtl w:val="0"/>
                    </w:rPr>
                    <w:t xml:space="preserve">Forbidden</w:t>
                  </w:r>
                </w:ins>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rFonts w:ascii="Arial" w:cs="Arial" w:eastAsia="Arial" w:hAnsi="Arial"/>
                <w:color w:val="666666"/>
              </w:rPr>
            </w:pPr>
            <w:sdt>
              <w:sdtPr>
                <w:tag w:val="goog_rdk_61"/>
              </w:sdtPr>
              <w:sdtContent>
                <w:ins w:author="davide.lenzarini@u-blox.com" w:id="21" w:date="2024-07-30T18:05:56Z">
                  <w:r w:rsidDel="00000000" w:rsidR="00000000" w:rsidRPr="00000000">
                    <w:rPr>
                      <w:rFonts w:ascii="Arial" w:cs="Arial" w:eastAsia="Arial" w:hAnsi="Arial"/>
                      <w:color w:val="666666"/>
                      <w:rtl w:val="0"/>
                    </w:rPr>
                    <w:t xml:space="preserve">Reserved</w:t>
                  </w:r>
                </w:ins>
              </w:sdtContent>
            </w:sdt>
            <w:sdt>
              <w:sdtPr>
                <w:tag w:val="goog_rdk_62"/>
              </w:sdtPr>
              <w:sdtContent>
                <w:del w:author="davide.lenzarini@u-blox.com" w:id="21" w:date="2024-07-30T18:05:56Z">
                  <w:r w:rsidDel="00000000" w:rsidR="00000000" w:rsidRPr="00000000">
                    <w:rPr>
                      <w:rFonts w:ascii="Arial" w:cs="Arial" w:eastAsia="Arial" w:hAnsi="Arial"/>
                      <w:color w:val="666666"/>
                      <w:rtl w:val="0"/>
                    </w:rPr>
                    <w:delText xml:space="preserve">Forbidden</w:delText>
                  </w:r>
                </w:del>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E">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E1">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3">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E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sdt>
      <w:sdtPr>
        <w:tag w:val="goog_rdk_65"/>
      </w:sdtPr>
      <w:sdtContent>
        <w:p w:rsidR="00000000" w:rsidDel="00000000" w:rsidP="00000000" w:rsidRDefault="00000000" w:rsidRPr="00000000" w14:paraId="000002EA">
          <w:pPr>
            <w:rPr>
              <w:del w:author="davide.lenzarini@u-blox.com" w:id="22" w:date="2024-08-12T12:29:02Z"/>
              <w:rFonts w:ascii="Arial" w:cs="Arial" w:eastAsia="Arial" w:hAnsi="Arial"/>
            </w:rPr>
          </w:pPr>
          <w:sdt>
            <w:sdtPr>
              <w:tag w:val="goog_rdk_64"/>
            </w:sdtPr>
            <w:sdtContent>
              <w:del w:author="davide.lenzarini@u-blox.com" w:id="22" w:date="2024-08-12T12:29:02Z">
                <w:r w:rsidDel="00000000" w:rsidR="00000000" w:rsidRPr="00000000">
                  <w:rPr>
                    <w:rtl w:val="0"/>
                  </w:rPr>
                </w:r>
              </w:del>
            </w:sdtContent>
          </w:sdt>
        </w:p>
      </w:sdtContent>
    </w:sdt>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sdt>
        <w:sdtPr>
          <w:tag w:val="goog_rdk_66"/>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cfe2f3" w:val="clear"/>
              </w:tcPr>
              <w:sdt>
                <w:sdtPr>
                  <w:tag w:val="goog_rdk_69"/>
                </w:sdtPr>
                <w:sdtContent>
                  <w:p w:rsidR="00000000" w:rsidDel="00000000" w:rsidP="00000000" w:rsidRDefault="00000000" w:rsidRPr="00000000" w14:paraId="000002EB">
                    <w:pPr>
                      <w:jc w:val="center"/>
                      <w:rPr>
                        <w:del w:author="davide.lenzarini@u-blox.com" w:id="22" w:date="2024-08-12T12:29:02Z"/>
                        <w:rFonts w:ascii="Arial" w:cs="Arial" w:eastAsia="Arial" w:hAnsi="Arial"/>
                        <w:b w:val="1"/>
                      </w:rPr>
                    </w:pPr>
                    <w:sdt>
                      <w:sdtPr>
                        <w:tag w:val="goog_rdk_67"/>
                      </w:sdtPr>
                      <w:sdtContent>
                        <w:del w:author="davide.lenzarini@u-blox.com" w:id="22" w:date="2024-08-12T12:29:02Z"/>
                        <w:sdt>
                          <w:sdtPr>
                            <w:tag w:val="goog_rdk_68"/>
                          </w:sdtPr>
                          <w:sdtContent>
                            <w:commentRangeStart w:id="11"/>
                          </w:sdtContent>
                        </w:sdt>
                        <w:del w:author="davide.lenzarini@u-blox.com" w:id="22" w:date="2024-08-12T12:29:02Z">
                          <w:r w:rsidDel="00000000" w:rsidR="00000000" w:rsidRPr="00000000">
                            <w:rPr>
                              <w:rFonts w:ascii="Arial" w:cs="Arial" w:eastAsia="Arial" w:hAnsi="Arial"/>
                              <w:b w:val="1"/>
                              <w:rtl w:val="0"/>
                            </w:rPr>
                            <w:delText xml:space="preserve">Name</w:delText>
                          </w:r>
                        </w:del>
                      </w:sdtContent>
                    </w:sdt>
                  </w:p>
                </w:sdtContent>
              </w:sdt>
            </w:tc>
            <w:tc>
              <w:tcPr>
                <w:tcBorders>
                  <w:top w:color="000000" w:space="0" w:sz="4" w:val="single"/>
                  <w:left w:color="000000" w:space="0" w:sz="4" w:val="single"/>
                  <w:bottom w:color="000000" w:space="0" w:sz="4" w:val="single"/>
                  <w:right w:color="000000" w:space="0" w:sz="4" w:val="single"/>
                </w:tcBorders>
                <w:shd w:fill="cfe2f3" w:val="clear"/>
              </w:tcPr>
              <w:sdt>
                <w:sdtPr>
                  <w:tag w:val="goog_rdk_71"/>
                </w:sdtPr>
                <w:sdtContent>
                  <w:p w:rsidR="00000000" w:rsidDel="00000000" w:rsidP="00000000" w:rsidRDefault="00000000" w:rsidRPr="00000000" w14:paraId="000002EC">
                    <w:pPr>
                      <w:jc w:val="center"/>
                      <w:rPr>
                        <w:del w:author="davide.lenzarini@u-blox.com" w:id="22" w:date="2024-08-12T12:29:02Z"/>
                        <w:rFonts w:ascii="Arial" w:cs="Arial" w:eastAsia="Arial" w:hAnsi="Arial"/>
                        <w:b w:val="1"/>
                      </w:rPr>
                    </w:pPr>
                    <w:sdt>
                      <w:sdtPr>
                        <w:tag w:val="goog_rdk_70"/>
                      </w:sdtPr>
                      <w:sdtContent>
                        <w:del w:author="davide.lenzarini@u-blox.com" w:id="22" w:date="2024-08-12T12:29:02Z">
                          <w:r w:rsidDel="00000000" w:rsidR="00000000" w:rsidRPr="00000000">
                            <w:rPr>
                              <w:rFonts w:ascii="Arial" w:cs="Arial" w:eastAsia="Arial" w:hAnsi="Arial"/>
                              <w:b w:val="1"/>
                              <w:rtl w:val="0"/>
                            </w:rPr>
                            <w:delText xml:space="preserve">Value</w:delText>
                          </w:r>
                        </w:del>
                      </w:sdtContent>
                    </w:sdt>
                  </w:p>
                </w:sdtContent>
              </w:sdt>
            </w:tc>
            <w:tc>
              <w:tcPr>
                <w:tcBorders>
                  <w:top w:color="000000" w:space="0" w:sz="4" w:val="single"/>
                  <w:left w:color="000000" w:space="0" w:sz="4" w:val="single"/>
                  <w:bottom w:color="000000" w:space="0" w:sz="4" w:val="single"/>
                  <w:right w:color="000000" w:space="0" w:sz="4" w:val="single"/>
                </w:tcBorders>
                <w:shd w:fill="cfe2f3" w:val="clear"/>
              </w:tcPr>
              <w:sdt>
                <w:sdtPr>
                  <w:tag w:val="goog_rdk_73"/>
                </w:sdtPr>
                <w:sdtContent>
                  <w:p w:rsidR="00000000" w:rsidDel="00000000" w:rsidP="00000000" w:rsidRDefault="00000000" w:rsidRPr="00000000" w14:paraId="000002ED">
                    <w:pPr>
                      <w:jc w:val="center"/>
                      <w:rPr>
                        <w:del w:author="davide.lenzarini@u-blox.com" w:id="22" w:date="2024-08-12T12:29:02Z"/>
                        <w:rFonts w:ascii="Arial" w:cs="Arial" w:eastAsia="Arial" w:hAnsi="Arial"/>
                        <w:b w:val="1"/>
                      </w:rPr>
                    </w:pPr>
                    <w:sdt>
                      <w:sdtPr>
                        <w:tag w:val="goog_rdk_72"/>
                      </w:sdtPr>
                      <w:sdtContent>
                        <w:del w:author="davide.lenzarini@u-blox.com" w:id="22" w:date="2024-08-12T12:29:02Z">
                          <w:r w:rsidDel="00000000" w:rsidR="00000000" w:rsidRPr="00000000">
                            <w:rPr>
                              <w:rFonts w:ascii="Arial" w:cs="Arial" w:eastAsia="Arial" w:hAnsi="Arial"/>
                              <w:b w:val="1"/>
                              <w:rtl w:val="0"/>
                            </w:rPr>
                            <w:delText xml:space="preserve">Direction of flow</w:delText>
                          </w:r>
                        </w:del>
                      </w:sdtContent>
                    </w:sdt>
                  </w:p>
                </w:sdtContent>
              </w:sdt>
            </w:tc>
            <w:tc>
              <w:tcPr>
                <w:tcBorders>
                  <w:top w:color="000000" w:space="0" w:sz="4" w:val="single"/>
                  <w:left w:color="000000" w:space="0" w:sz="4" w:val="single"/>
                  <w:bottom w:color="000000" w:space="0" w:sz="4" w:val="single"/>
                  <w:right w:color="000000" w:space="0" w:sz="4" w:val="single"/>
                </w:tcBorders>
                <w:shd w:fill="cfe2f3" w:val="clear"/>
              </w:tcPr>
              <w:sdt>
                <w:sdtPr>
                  <w:tag w:val="goog_rdk_75"/>
                </w:sdtPr>
                <w:sdtContent>
                  <w:p w:rsidR="00000000" w:rsidDel="00000000" w:rsidP="00000000" w:rsidRDefault="00000000" w:rsidRPr="00000000" w14:paraId="000002EE">
                    <w:pPr>
                      <w:jc w:val="center"/>
                      <w:rPr>
                        <w:del w:author="davide.lenzarini@u-blox.com" w:id="22" w:date="2024-08-12T12:29:02Z"/>
                        <w:rFonts w:ascii="Arial" w:cs="Arial" w:eastAsia="Arial" w:hAnsi="Arial"/>
                        <w:b w:val="1"/>
                      </w:rPr>
                    </w:pPr>
                    <w:sdt>
                      <w:sdtPr>
                        <w:tag w:val="goog_rdk_74"/>
                      </w:sdtPr>
                      <w:sdtContent>
                        <w:del w:author="davide.lenzarini@u-blox.com" w:id="22" w:date="2024-08-12T12:29:02Z">
                          <w:r w:rsidDel="00000000" w:rsidR="00000000" w:rsidRPr="00000000">
                            <w:rPr>
                              <w:rFonts w:ascii="Arial" w:cs="Arial" w:eastAsia="Arial" w:hAnsi="Arial"/>
                              <w:b w:val="1"/>
                              <w:rtl w:val="0"/>
                            </w:rPr>
                            <w:delText xml:space="preserve">Description</w:delText>
                          </w:r>
                        </w:del>
                      </w:sdtContent>
                    </w:sdt>
                  </w:p>
                </w:sdtContent>
              </w:sdt>
            </w:tc>
          </w:tr>
        </w:sdtContent>
      </w:sdt>
      <w:sdt>
        <w:sdtPr>
          <w:tag w:val="goog_rdk_77"/>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78"/>
                </w:sdtPr>
                <w:sdtContent>
                  <w:p w:rsidR="00000000" w:rsidDel="00000000" w:rsidP="00000000" w:rsidRDefault="00000000" w:rsidRPr="00000000" w14:paraId="000002EF">
                    <w:pPr>
                      <w:jc w:val="center"/>
                      <w:rPr>
                        <w:del w:author="davide.lenzarini@u-blox.com" w:id="22" w:date="2024-08-12T12:29:02Z"/>
                        <w:rFonts w:ascii="Arial" w:cs="Arial" w:eastAsia="Arial" w:hAnsi="Arial"/>
                        <w:b w:val="1"/>
                      </w:rPr>
                    </w:pPr>
                    <w:sdt>
                      <w:sdtPr>
                        <w:tag w:val="goog_rdk_76"/>
                      </w:sdtPr>
                      <w:sdtContent>
                        <w:del w:author="davide.lenzarini@u-blox.com" w:id="22" w:date="2024-08-12T12:29:02Z">
                          <w:commentRangeEnd w:id="11"/>
                          <w:r w:rsidDel="00000000" w:rsidR="00000000" w:rsidRPr="00000000">
                            <w:commentReference w:id="11"/>
                          </w:r>
                          <w:r w:rsidDel="00000000" w:rsidR="00000000" w:rsidRPr="00000000">
                            <w:rPr>
                              <w:rFonts w:ascii="Arial" w:cs="Arial" w:eastAsia="Arial" w:hAnsi="Arial"/>
                              <w:rtl w:val="0"/>
                            </w:rPr>
                            <w:delText xml:space="preserve">Reserved</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80"/>
                </w:sdtPr>
                <w:sdtContent>
                  <w:p w:rsidR="00000000" w:rsidDel="00000000" w:rsidP="00000000" w:rsidRDefault="00000000" w:rsidRPr="00000000" w14:paraId="000002F0">
                    <w:pPr>
                      <w:jc w:val="center"/>
                      <w:rPr>
                        <w:del w:author="davide.lenzarini@u-blox.com" w:id="22" w:date="2024-08-12T12:29:02Z"/>
                        <w:rFonts w:ascii="Arial" w:cs="Arial" w:eastAsia="Arial" w:hAnsi="Arial"/>
                      </w:rPr>
                    </w:pPr>
                    <w:sdt>
                      <w:sdtPr>
                        <w:tag w:val="goog_rdk_79"/>
                      </w:sdtPr>
                      <w:sdtContent>
                        <w:del w:author="davide.lenzarini@u-blox.com" w:id="22" w:date="2024-08-12T12:29:02Z">
                          <w:r w:rsidDel="00000000" w:rsidR="00000000" w:rsidRPr="00000000">
                            <w:rPr>
                              <w:rFonts w:ascii="Arial" w:cs="Arial" w:eastAsia="Arial" w:hAnsi="Arial"/>
                              <w:rtl w:val="0"/>
                            </w:rPr>
                            <w:delText xml:space="preserve">0x00</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82"/>
                </w:sdtPr>
                <w:sdtContent>
                  <w:p w:rsidR="00000000" w:rsidDel="00000000" w:rsidP="00000000" w:rsidRDefault="00000000" w:rsidRPr="00000000" w14:paraId="000002F1">
                    <w:pPr>
                      <w:jc w:val="center"/>
                      <w:rPr>
                        <w:del w:author="davide.lenzarini@u-blox.com" w:id="22" w:date="2024-08-12T12:29:02Z"/>
                        <w:rFonts w:ascii="Arial" w:cs="Arial" w:eastAsia="Arial" w:hAnsi="Arial"/>
                      </w:rPr>
                    </w:pPr>
                    <w:sdt>
                      <w:sdtPr>
                        <w:tag w:val="goog_rdk_81"/>
                      </w:sdtPr>
                      <w:sdtContent>
                        <w:del w:author="davide.lenzarini@u-blox.com" w:id="22" w:date="2024-08-12T12:29:02Z">
                          <w:r w:rsidDel="00000000" w:rsidR="00000000" w:rsidRPr="00000000">
                            <w:rPr>
                              <w:rFonts w:ascii="Arial" w:cs="Arial" w:eastAsia="Arial" w:hAnsi="Arial"/>
                              <w:rtl w:val="0"/>
                            </w:rPr>
                            <w:delText xml:space="preserve">Forbidden</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84"/>
                </w:sdtPr>
                <w:sdtContent>
                  <w:p w:rsidR="00000000" w:rsidDel="00000000" w:rsidP="00000000" w:rsidRDefault="00000000" w:rsidRPr="00000000" w14:paraId="000002F2">
                    <w:pPr>
                      <w:rPr>
                        <w:del w:author="davide.lenzarini@u-blox.com" w:id="22" w:date="2024-08-12T12:29:02Z"/>
                        <w:rFonts w:ascii="Arial" w:cs="Arial" w:eastAsia="Arial" w:hAnsi="Arial"/>
                      </w:rPr>
                    </w:pPr>
                    <w:sdt>
                      <w:sdtPr>
                        <w:tag w:val="goog_rdk_83"/>
                      </w:sdtPr>
                      <w:sdtContent>
                        <w:del w:author="davide.lenzarini@u-blox.com" w:id="22" w:date="2024-08-12T12:29:02Z">
                          <w:r w:rsidDel="00000000" w:rsidR="00000000" w:rsidRPr="00000000">
                            <w:rPr>
                              <w:rFonts w:ascii="Arial" w:cs="Arial" w:eastAsia="Arial" w:hAnsi="Arial"/>
                              <w:rtl w:val="0"/>
                            </w:rPr>
                            <w:delText xml:space="preserve">Reserved</w:delText>
                          </w:r>
                        </w:del>
                      </w:sdtContent>
                    </w:sdt>
                  </w:p>
                </w:sdtContent>
              </w:sdt>
            </w:tc>
          </w:tr>
        </w:sdtContent>
      </w:sdt>
      <w:sdt>
        <w:sdtPr>
          <w:tag w:val="goog_rdk_85"/>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87"/>
                </w:sdtPr>
                <w:sdtContent>
                  <w:p w:rsidR="00000000" w:rsidDel="00000000" w:rsidP="00000000" w:rsidRDefault="00000000" w:rsidRPr="00000000" w14:paraId="000002F3">
                    <w:pPr>
                      <w:jc w:val="center"/>
                      <w:rPr>
                        <w:del w:author="davide.lenzarini@u-blox.com" w:id="22" w:date="2024-08-12T12:29:02Z"/>
                        <w:rFonts w:ascii="Arial" w:cs="Arial" w:eastAsia="Arial" w:hAnsi="Arial"/>
                        <w:b w:val="1"/>
                      </w:rPr>
                    </w:pPr>
                    <w:sdt>
                      <w:sdtPr>
                        <w:tag w:val="goog_rdk_86"/>
                      </w:sdtPr>
                      <w:sdtContent>
                        <w:del w:author="davide.lenzarini@u-blox.com" w:id="22" w:date="2024-08-12T12:29:02Z">
                          <w:r w:rsidDel="00000000" w:rsidR="00000000" w:rsidRPr="00000000">
                            <w:rPr>
                              <w:rFonts w:ascii="Arial" w:cs="Arial" w:eastAsia="Arial" w:hAnsi="Arial"/>
                              <w:b w:val="1"/>
                              <w:rtl w:val="0"/>
                            </w:rPr>
                            <w:delText xml:space="preserve">CONNECT</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89"/>
                </w:sdtPr>
                <w:sdtContent>
                  <w:p w:rsidR="00000000" w:rsidDel="00000000" w:rsidP="00000000" w:rsidRDefault="00000000" w:rsidRPr="00000000" w14:paraId="000002F4">
                    <w:pPr>
                      <w:jc w:val="center"/>
                      <w:rPr>
                        <w:del w:author="davide.lenzarini@u-blox.com" w:id="22" w:date="2024-08-12T12:29:02Z"/>
                        <w:rFonts w:ascii="Arial" w:cs="Arial" w:eastAsia="Arial" w:hAnsi="Arial"/>
                      </w:rPr>
                    </w:pPr>
                    <w:sdt>
                      <w:sdtPr>
                        <w:tag w:val="goog_rdk_88"/>
                      </w:sdtPr>
                      <w:sdtContent>
                        <w:del w:author="davide.lenzarini@u-blox.com" w:id="22" w:date="2024-08-12T12:29:02Z">
                          <w:r w:rsidDel="00000000" w:rsidR="00000000" w:rsidRPr="00000000">
                            <w:rPr>
                              <w:rFonts w:ascii="Arial" w:cs="Arial" w:eastAsia="Arial" w:hAnsi="Arial"/>
                              <w:rtl w:val="0"/>
                            </w:rPr>
                            <w:delText xml:space="preserve">0x01</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91"/>
                </w:sdtPr>
                <w:sdtContent>
                  <w:p w:rsidR="00000000" w:rsidDel="00000000" w:rsidP="00000000" w:rsidRDefault="00000000" w:rsidRPr="00000000" w14:paraId="000002F5">
                    <w:pPr>
                      <w:jc w:val="center"/>
                      <w:rPr>
                        <w:del w:author="davide.lenzarini@u-blox.com" w:id="22" w:date="2024-08-12T12:29:02Z"/>
                        <w:rFonts w:ascii="Arial" w:cs="Arial" w:eastAsia="Arial" w:hAnsi="Arial"/>
                      </w:rPr>
                    </w:pPr>
                    <w:sdt>
                      <w:sdtPr>
                        <w:tag w:val="goog_rdk_90"/>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93"/>
                </w:sdtPr>
                <w:sdtContent>
                  <w:p w:rsidR="00000000" w:rsidDel="00000000" w:rsidP="00000000" w:rsidRDefault="00000000" w:rsidRPr="00000000" w14:paraId="000002F6">
                    <w:pPr>
                      <w:rPr>
                        <w:del w:author="davide.lenzarini@u-blox.com" w:id="22" w:date="2024-08-12T12:29:02Z"/>
                        <w:rFonts w:ascii="Arial" w:cs="Arial" w:eastAsia="Arial" w:hAnsi="Arial"/>
                      </w:rPr>
                    </w:pPr>
                    <w:sdt>
                      <w:sdtPr>
                        <w:tag w:val="goog_rdk_92"/>
                      </w:sdtPr>
                      <w:sdtContent>
                        <w:del w:author="davide.lenzarini@u-blox.com" w:id="22" w:date="2024-08-12T12:29:02Z">
                          <w:r w:rsidDel="00000000" w:rsidR="00000000" w:rsidRPr="00000000">
                            <w:rPr>
                              <w:rtl w:val="0"/>
                            </w:rPr>
                          </w:r>
                        </w:del>
                      </w:sdtContent>
                    </w:sdt>
                  </w:p>
                </w:sdtContent>
              </w:sdt>
            </w:tc>
          </w:tr>
        </w:sdtContent>
      </w:sdt>
      <w:sdt>
        <w:sdtPr>
          <w:tag w:val="goog_rdk_94"/>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96"/>
                </w:sdtPr>
                <w:sdtContent>
                  <w:p w:rsidR="00000000" w:rsidDel="00000000" w:rsidP="00000000" w:rsidRDefault="00000000" w:rsidRPr="00000000" w14:paraId="000002F7">
                    <w:pPr>
                      <w:jc w:val="center"/>
                      <w:rPr>
                        <w:del w:author="davide.lenzarini@u-blox.com" w:id="22" w:date="2024-08-12T12:29:02Z"/>
                        <w:rFonts w:ascii="Arial" w:cs="Arial" w:eastAsia="Arial" w:hAnsi="Arial"/>
                        <w:b w:val="1"/>
                      </w:rPr>
                    </w:pPr>
                    <w:sdt>
                      <w:sdtPr>
                        <w:tag w:val="goog_rdk_95"/>
                      </w:sdtPr>
                      <w:sdtContent>
                        <w:del w:author="davide.lenzarini@u-blox.com" w:id="22" w:date="2024-08-12T12:29:02Z">
                          <w:r w:rsidDel="00000000" w:rsidR="00000000" w:rsidRPr="00000000">
                            <w:rPr>
                              <w:rFonts w:ascii="Arial" w:cs="Arial" w:eastAsia="Arial" w:hAnsi="Arial"/>
                              <w:b w:val="1"/>
                              <w:rtl w:val="0"/>
                            </w:rPr>
                            <w:delText xml:space="preserve">CONNACK</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98"/>
                </w:sdtPr>
                <w:sdtContent>
                  <w:p w:rsidR="00000000" w:rsidDel="00000000" w:rsidP="00000000" w:rsidRDefault="00000000" w:rsidRPr="00000000" w14:paraId="000002F8">
                    <w:pPr>
                      <w:jc w:val="center"/>
                      <w:rPr>
                        <w:del w:author="davide.lenzarini@u-blox.com" w:id="22" w:date="2024-08-12T12:29:02Z"/>
                        <w:rFonts w:ascii="Arial" w:cs="Arial" w:eastAsia="Arial" w:hAnsi="Arial"/>
                      </w:rPr>
                    </w:pPr>
                    <w:sdt>
                      <w:sdtPr>
                        <w:tag w:val="goog_rdk_97"/>
                      </w:sdtPr>
                      <w:sdtContent>
                        <w:del w:author="davide.lenzarini@u-blox.com" w:id="22" w:date="2024-08-12T12:29:02Z">
                          <w:r w:rsidDel="00000000" w:rsidR="00000000" w:rsidRPr="00000000">
                            <w:rPr>
                              <w:rFonts w:ascii="Arial" w:cs="Arial" w:eastAsia="Arial" w:hAnsi="Arial"/>
                              <w:rtl w:val="0"/>
                            </w:rPr>
                            <w:delText xml:space="preserve">0x02</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00"/>
                </w:sdtPr>
                <w:sdtContent>
                  <w:p w:rsidR="00000000" w:rsidDel="00000000" w:rsidP="00000000" w:rsidRDefault="00000000" w:rsidRPr="00000000" w14:paraId="000002F9">
                    <w:pPr>
                      <w:jc w:val="center"/>
                      <w:rPr>
                        <w:del w:author="davide.lenzarini@u-blox.com" w:id="22" w:date="2024-08-12T12:29:02Z"/>
                        <w:rFonts w:ascii="Arial" w:cs="Arial" w:eastAsia="Arial" w:hAnsi="Arial"/>
                      </w:rPr>
                    </w:pPr>
                    <w:sdt>
                      <w:sdtPr>
                        <w:tag w:val="goog_rdk_99"/>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02"/>
                </w:sdtPr>
                <w:sdtContent>
                  <w:p w:rsidR="00000000" w:rsidDel="00000000" w:rsidP="00000000" w:rsidRDefault="00000000" w:rsidRPr="00000000" w14:paraId="000002FA">
                    <w:pPr>
                      <w:rPr>
                        <w:del w:author="davide.lenzarini@u-blox.com" w:id="22" w:date="2024-08-12T12:29:02Z"/>
                        <w:rFonts w:ascii="Arial" w:cs="Arial" w:eastAsia="Arial" w:hAnsi="Arial"/>
                      </w:rPr>
                    </w:pPr>
                    <w:sdt>
                      <w:sdtPr>
                        <w:tag w:val="goog_rdk_101"/>
                      </w:sdtPr>
                      <w:sdtContent>
                        <w:del w:author="davide.lenzarini@u-blox.com" w:id="22" w:date="2024-08-12T12:29:02Z">
                          <w:r w:rsidDel="00000000" w:rsidR="00000000" w:rsidRPr="00000000">
                            <w:rPr>
                              <w:rtl w:val="0"/>
                            </w:rPr>
                          </w:r>
                        </w:del>
                      </w:sdtContent>
                    </w:sdt>
                  </w:p>
                </w:sdtContent>
              </w:sdt>
            </w:tc>
          </w:tr>
        </w:sdtContent>
      </w:sdt>
      <w:sdt>
        <w:sdtPr>
          <w:tag w:val="goog_rdk_103"/>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05"/>
                </w:sdtPr>
                <w:sdtContent>
                  <w:p w:rsidR="00000000" w:rsidDel="00000000" w:rsidP="00000000" w:rsidRDefault="00000000" w:rsidRPr="00000000" w14:paraId="000002FB">
                    <w:pPr>
                      <w:jc w:val="center"/>
                      <w:rPr>
                        <w:del w:author="davide.lenzarini@u-blox.com" w:id="22" w:date="2024-08-12T12:29:02Z"/>
                        <w:rFonts w:ascii="Arial" w:cs="Arial" w:eastAsia="Arial" w:hAnsi="Arial"/>
                        <w:b w:val="1"/>
                      </w:rPr>
                    </w:pPr>
                    <w:sdt>
                      <w:sdtPr>
                        <w:tag w:val="goog_rdk_104"/>
                      </w:sdtPr>
                      <w:sdtContent>
                        <w:del w:author="davide.lenzarini@u-blox.com" w:id="22" w:date="2024-08-12T12:29:02Z">
                          <w:r w:rsidDel="00000000" w:rsidR="00000000" w:rsidRPr="00000000">
                            <w:rPr>
                              <w:rFonts w:ascii="Arial" w:cs="Arial" w:eastAsia="Arial" w:hAnsi="Arial"/>
                              <w:b w:val="1"/>
                              <w:rtl w:val="0"/>
                            </w:rPr>
                            <w:delText xml:space="preserve">PUBLISH</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07"/>
                </w:sdtPr>
                <w:sdtContent>
                  <w:p w:rsidR="00000000" w:rsidDel="00000000" w:rsidP="00000000" w:rsidRDefault="00000000" w:rsidRPr="00000000" w14:paraId="000002FC">
                    <w:pPr>
                      <w:jc w:val="center"/>
                      <w:rPr>
                        <w:del w:author="davide.lenzarini@u-blox.com" w:id="22" w:date="2024-08-12T12:29:02Z"/>
                        <w:rFonts w:ascii="Arial" w:cs="Arial" w:eastAsia="Arial" w:hAnsi="Arial"/>
                      </w:rPr>
                    </w:pPr>
                    <w:sdt>
                      <w:sdtPr>
                        <w:tag w:val="goog_rdk_106"/>
                      </w:sdtPr>
                      <w:sdtContent>
                        <w:del w:author="davide.lenzarini@u-blox.com" w:id="22" w:date="2024-08-12T12:29:02Z">
                          <w:r w:rsidDel="00000000" w:rsidR="00000000" w:rsidRPr="00000000">
                            <w:rPr>
                              <w:rFonts w:ascii="Arial" w:cs="Arial" w:eastAsia="Arial" w:hAnsi="Arial"/>
                              <w:rtl w:val="0"/>
                            </w:rPr>
                            <w:delText xml:space="preserve">0x03</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09"/>
                </w:sdtPr>
                <w:sdtContent>
                  <w:p w:rsidR="00000000" w:rsidDel="00000000" w:rsidP="00000000" w:rsidRDefault="00000000" w:rsidRPr="00000000" w14:paraId="000002FD">
                    <w:pPr>
                      <w:jc w:val="center"/>
                      <w:rPr>
                        <w:del w:author="davide.lenzarini@u-blox.com" w:id="22" w:date="2024-08-12T12:29:02Z"/>
                        <w:rFonts w:ascii="Arial" w:cs="Arial" w:eastAsia="Arial" w:hAnsi="Arial"/>
                      </w:rPr>
                    </w:pPr>
                    <w:sdt>
                      <w:sdtPr>
                        <w:tag w:val="goog_rdk_108"/>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11"/>
                </w:sdtPr>
                <w:sdtContent>
                  <w:p w:rsidR="00000000" w:rsidDel="00000000" w:rsidP="00000000" w:rsidRDefault="00000000" w:rsidRPr="00000000" w14:paraId="000002FE">
                    <w:pPr>
                      <w:rPr>
                        <w:del w:author="davide.lenzarini@u-blox.com" w:id="22" w:date="2024-08-12T12:29:02Z"/>
                        <w:rFonts w:ascii="Arial" w:cs="Arial" w:eastAsia="Arial" w:hAnsi="Arial"/>
                      </w:rPr>
                    </w:pPr>
                    <w:sdt>
                      <w:sdtPr>
                        <w:tag w:val="goog_rdk_110"/>
                      </w:sdtPr>
                      <w:sdtContent>
                        <w:del w:author="davide.lenzarini@u-blox.com" w:id="22" w:date="2024-08-12T12:29:02Z">
                          <w:r w:rsidDel="00000000" w:rsidR="00000000" w:rsidRPr="00000000">
                            <w:rPr>
                              <w:rtl w:val="0"/>
                            </w:rPr>
                          </w:r>
                        </w:del>
                      </w:sdtContent>
                    </w:sdt>
                  </w:p>
                </w:sdtContent>
              </w:sdt>
            </w:tc>
          </w:tr>
        </w:sdtContent>
      </w:sdt>
      <w:sdt>
        <w:sdtPr>
          <w:tag w:val="goog_rdk_112"/>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14"/>
                </w:sdtPr>
                <w:sdtContent>
                  <w:p w:rsidR="00000000" w:rsidDel="00000000" w:rsidP="00000000" w:rsidRDefault="00000000" w:rsidRPr="00000000" w14:paraId="000002FF">
                    <w:pPr>
                      <w:jc w:val="center"/>
                      <w:rPr>
                        <w:del w:author="davide.lenzarini@u-blox.com" w:id="22" w:date="2024-08-12T12:29:02Z"/>
                        <w:rFonts w:ascii="Arial" w:cs="Arial" w:eastAsia="Arial" w:hAnsi="Arial"/>
                        <w:b w:val="1"/>
                      </w:rPr>
                    </w:pPr>
                    <w:sdt>
                      <w:sdtPr>
                        <w:tag w:val="goog_rdk_113"/>
                      </w:sdtPr>
                      <w:sdtContent>
                        <w:del w:author="davide.lenzarini@u-blox.com" w:id="22" w:date="2024-08-12T12:29:02Z">
                          <w:r w:rsidDel="00000000" w:rsidR="00000000" w:rsidRPr="00000000">
                            <w:rPr>
                              <w:rFonts w:ascii="Arial" w:cs="Arial" w:eastAsia="Arial" w:hAnsi="Arial"/>
                              <w:b w:val="1"/>
                              <w:rtl w:val="0"/>
                            </w:rPr>
                            <w:delText xml:space="preserve">PUBACK</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16"/>
                </w:sdtPr>
                <w:sdtContent>
                  <w:p w:rsidR="00000000" w:rsidDel="00000000" w:rsidP="00000000" w:rsidRDefault="00000000" w:rsidRPr="00000000" w14:paraId="00000300">
                    <w:pPr>
                      <w:jc w:val="center"/>
                      <w:rPr>
                        <w:del w:author="davide.lenzarini@u-blox.com" w:id="22" w:date="2024-08-12T12:29:02Z"/>
                        <w:rFonts w:ascii="Arial" w:cs="Arial" w:eastAsia="Arial" w:hAnsi="Arial"/>
                      </w:rPr>
                    </w:pPr>
                    <w:sdt>
                      <w:sdtPr>
                        <w:tag w:val="goog_rdk_115"/>
                      </w:sdtPr>
                      <w:sdtContent>
                        <w:del w:author="davide.lenzarini@u-blox.com" w:id="22" w:date="2024-08-12T12:29:02Z">
                          <w:r w:rsidDel="00000000" w:rsidR="00000000" w:rsidRPr="00000000">
                            <w:rPr>
                              <w:rFonts w:ascii="Arial" w:cs="Arial" w:eastAsia="Arial" w:hAnsi="Arial"/>
                              <w:rtl w:val="0"/>
                            </w:rPr>
                            <w:delText xml:space="preserve">0x04</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18"/>
                </w:sdtPr>
                <w:sdtContent>
                  <w:p w:rsidR="00000000" w:rsidDel="00000000" w:rsidP="00000000" w:rsidRDefault="00000000" w:rsidRPr="00000000" w14:paraId="00000301">
                    <w:pPr>
                      <w:jc w:val="center"/>
                      <w:rPr>
                        <w:del w:author="davide.lenzarini@u-blox.com" w:id="22" w:date="2024-08-12T12:29:02Z"/>
                        <w:rFonts w:ascii="Arial" w:cs="Arial" w:eastAsia="Arial" w:hAnsi="Arial"/>
                      </w:rPr>
                    </w:pPr>
                    <w:sdt>
                      <w:sdtPr>
                        <w:tag w:val="goog_rdk_117"/>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20"/>
                </w:sdtPr>
                <w:sdtContent>
                  <w:p w:rsidR="00000000" w:rsidDel="00000000" w:rsidP="00000000" w:rsidRDefault="00000000" w:rsidRPr="00000000" w14:paraId="00000302">
                    <w:pPr>
                      <w:rPr>
                        <w:del w:author="davide.lenzarini@u-blox.com" w:id="22" w:date="2024-08-12T12:29:02Z"/>
                        <w:rFonts w:ascii="Arial" w:cs="Arial" w:eastAsia="Arial" w:hAnsi="Arial"/>
                      </w:rPr>
                    </w:pPr>
                    <w:sdt>
                      <w:sdtPr>
                        <w:tag w:val="goog_rdk_119"/>
                      </w:sdtPr>
                      <w:sdtContent>
                        <w:del w:author="davide.lenzarini@u-blox.com" w:id="22" w:date="2024-08-12T12:29:02Z">
                          <w:r w:rsidDel="00000000" w:rsidR="00000000" w:rsidRPr="00000000">
                            <w:rPr>
                              <w:rtl w:val="0"/>
                            </w:rPr>
                          </w:r>
                        </w:del>
                      </w:sdtContent>
                    </w:sdt>
                  </w:p>
                </w:sdtContent>
              </w:sdt>
            </w:tc>
          </w:tr>
        </w:sdtContent>
      </w:sdt>
      <w:sdt>
        <w:sdtPr>
          <w:tag w:val="goog_rdk_121"/>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23"/>
                </w:sdtPr>
                <w:sdtContent>
                  <w:p w:rsidR="00000000" w:rsidDel="00000000" w:rsidP="00000000" w:rsidRDefault="00000000" w:rsidRPr="00000000" w14:paraId="00000303">
                    <w:pPr>
                      <w:jc w:val="center"/>
                      <w:rPr>
                        <w:del w:author="davide.lenzarini@u-blox.com" w:id="22" w:date="2024-08-12T12:29:02Z"/>
                        <w:rFonts w:ascii="Arial" w:cs="Arial" w:eastAsia="Arial" w:hAnsi="Arial"/>
                        <w:b w:val="1"/>
                      </w:rPr>
                    </w:pPr>
                    <w:sdt>
                      <w:sdtPr>
                        <w:tag w:val="goog_rdk_122"/>
                      </w:sdtPr>
                      <w:sdtContent>
                        <w:del w:author="davide.lenzarini@u-blox.com" w:id="22" w:date="2024-08-12T12:29:02Z">
                          <w:r w:rsidDel="00000000" w:rsidR="00000000" w:rsidRPr="00000000">
                            <w:rPr>
                              <w:rFonts w:ascii="Arial" w:cs="Arial" w:eastAsia="Arial" w:hAnsi="Arial"/>
                              <w:b w:val="1"/>
                              <w:rtl w:val="0"/>
                            </w:rPr>
                            <w:delText xml:space="preserve">PUBREC</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25"/>
                </w:sdtPr>
                <w:sdtContent>
                  <w:p w:rsidR="00000000" w:rsidDel="00000000" w:rsidP="00000000" w:rsidRDefault="00000000" w:rsidRPr="00000000" w14:paraId="00000304">
                    <w:pPr>
                      <w:jc w:val="center"/>
                      <w:rPr>
                        <w:del w:author="davide.lenzarini@u-blox.com" w:id="22" w:date="2024-08-12T12:29:02Z"/>
                        <w:rFonts w:ascii="Arial" w:cs="Arial" w:eastAsia="Arial" w:hAnsi="Arial"/>
                      </w:rPr>
                    </w:pPr>
                    <w:sdt>
                      <w:sdtPr>
                        <w:tag w:val="goog_rdk_124"/>
                      </w:sdtPr>
                      <w:sdtContent>
                        <w:del w:author="davide.lenzarini@u-blox.com" w:id="22" w:date="2024-08-12T12:29:02Z">
                          <w:r w:rsidDel="00000000" w:rsidR="00000000" w:rsidRPr="00000000">
                            <w:rPr>
                              <w:rFonts w:ascii="Arial" w:cs="Arial" w:eastAsia="Arial" w:hAnsi="Arial"/>
                              <w:rtl w:val="0"/>
                            </w:rPr>
                            <w:delText xml:space="preserve">0x05</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27"/>
                </w:sdtPr>
                <w:sdtContent>
                  <w:p w:rsidR="00000000" w:rsidDel="00000000" w:rsidP="00000000" w:rsidRDefault="00000000" w:rsidRPr="00000000" w14:paraId="00000305">
                    <w:pPr>
                      <w:jc w:val="center"/>
                      <w:rPr>
                        <w:del w:author="davide.lenzarini@u-blox.com" w:id="22" w:date="2024-08-12T12:29:02Z"/>
                        <w:rFonts w:ascii="Arial" w:cs="Arial" w:eastAsia="Arial" w:hAnsi="Arial"/>
                      </w:rPr>
                    </w:pPr>
                    <w:sdt>
                      <w:sdtPr>
                        <w:tag w:val="goog_rdk_126"/>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29"/>
                </w:sdtPr>
                <w:sdtContent>
                  <w:p w:rsidR="00000000" w:rsidDel="00000000" w:rsidP="00000000" w:rsidRDefault="00000000" w:rsidRPr="00000000" w14:paraId="00000306">
                    <w:pPr>
                      <w:rPr>
                        <w:del w:author="davide.lenzarini@u-blox.com" w:id="22" w:date="2024-08-12T12:29:02Z"/>
                        <w:rFonts w:ascii="Arial" w:cs="Arial" w:eastAsia="Arial" w:hAnsi="Arial"/>
                      </w:rPr>
                    </w:pPr>
                    <w:sdt>
                      <w:sdtPr>
                        <w:tag w:val="goog_rdk_128"/>
                      </w:sdtPr>
                      <w:sdtContent>
                        <w:del w:author="davide.lenzarini@u-blox.com" w:id="22" w:date="2024-08-12T12:29:02Z">
                          <w:r w:rsidDel="00000000" w:rsidR="00000000" w:rsidRPr="00000000">
                            <w:rPr>
                              <w:rtl w:val="0"/>
                            </w:rPr>
                          </w:r>
                        </w:del>
                      </w:sdtContent>
                    </w:sdt>
                  </w:p>
                </w:sdtContent>
              </w:sdt>
            </w:tc>
          </w:tr>
        </w:sdtContent>
      </w:sdt>
      <w:sdt>
        <w:sdtPr>
          <w:tag w:val="goog_rdk_130"/>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32"/>
                </w:sdtPr>
                <w:sdtContent>
                  <w:p w:rsidR="00000000" w:rsidDel="00000000" w:rsidP="00000000" w:rsidRDefault="00000000" w:rsidRPr="00000000" w14:paraId="00000307">
                    <w:pPr>
                      <w:jc w:val="center"/>
                      <w:rPr>
                        <w:del w:author="davide.lenzarini@u-blox.com" w:id="22" w:date="2024-08-12T12:29:02Z"/>
                        <w:rFonts w:ascii="Arial" w:cs="Arial" w:eastAsia="Arial" w:hAnsi="Arial"/>
                        <w:b w:val="1"/>
                      </w:rPr>
                    </w:pPr>
                    <w:sdt>
                      <w:sdtPr>
                        <w:tag w:val="goog_rdk_131"/>
                      </w:sdtPr>
                      <w:sdtContent>
                        <w:del w:author="davide.lenzarini@u-blox.com" w:id="22" w:date="2024-08-12T12:29:02Z">
                          <w:r w:rsidDel="00000000" w:rsidR="00000000" w:rsidRPr="00000000">
                            <w:rPr>
                              <w:rFonts w:ascii="Arial" w:cs="Arial" w:eastAsia="Arial" w:hAnsi="Arial"/>
                              <w:b w:val="1"/>
                              <w:rtl w:val="0"/>
                            </w:rPr>
                            <w:delText xml:space="preserve">PUBREL</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34"/>
                </w:sdtPr>
                <w:sdtContent>
                  <w:p w:rsidR="00000000" w:rsidDel="00000000" w:rsidP="00000000" w:rsidRDefault="00000000" w:rsidRPr="00000000" w14:paraId="00000308">
                    <w:pPr>
                      <w:jc w:val="center"/>
                      <w:rPr>
                        <w:del w:author="davide.lenzarini@u-blox.com" w:id="22" w:date="2024-08-12T12:29:02Z"/>
                        <w:rFonts w:ascii="Arial" w:cs="Arial" w:eastAsia="Arial" w:hAnsi="Arial"/>
                      </w:rPr>
                    </w:pPr>
                    <w:sdt>
                      <w:sdtPr>
                        <w:tag w:val="goog_rdk_133"/>
                      </w:sdtPr>
                      <w:sdtContent>
                        <w:del w:author="davide.lenzarini@u-blox.com" w:id="22" w:date="2024-08-12T12:29:02Z">
                          <w:r w:rsidDel="00000000" w:rsidR="00000000" w:rsidRPr="00000000">
                            <w:rPr>
                              <w:rFonts w:ascii="Arial" w:cs="Arial" w:eastAsia="Arial" w:hAnsi="Arial"/>
                              <w:rtl w:val="0"/>
                            </w:rPr>
                            <w:delText xml:space="preserve">0x06</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36"/>
                </w:sdtPr>
                <w:sdtContent>
                  <w:p w:rsidR="00000000" w:rsidDel="00000000" w:rsidP="00000000" w:rsidRDefault="00000000" w:rsidRPr="00000000" w14:paraId="00000309">
                    <w:pPr>
                      <w:jc w:val="center"/>
                      <w:rPr>
                        <w:del w:author="davide.lenzarini@u-blox.com" w:id="22" w:date="2024-08-12T12:29:02Z"/>
                        <w:rFonts w:ascii="Arial" w:cs="Arial" w:eastAsia="Arial" w:hAnsi="Arial"/>
                      </w:rPr>
                    </w:pPr>
                    <w:sdt>
                      <w:sdtPr>
                        <w:tag w:val="goog_rdk_135"/>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38"/>
                </w:sdtPr>
                <w:sdtContent>
                  <w:p w:rsidR="00000000" w:rsidDel="00000000" w:rsidP="00000000" w:rsidRDefault="00000000" w:rsidRPr="00000000" w14:paraId="0000030A">
                    <w:pPr>
                      <w:rPr>
                        <w:del w:author="davide.lenzarini@u-blox.com" w:id="22" w:date="2024-08-12T12:29:02Z"/>
                        <w:rFonts w:ascii="Arial" w:cs="Arial" w:eastAsia="Arial" w:hAnsi="Arial"/>
                      </w:rPr>
                    </w:pPr>
                    <w:sdt>
                      <w:sdtPr>
                        <w:tag w:val="goog_rdk_137"/>
                      </w:sdtPr>
                      <w:sdtContent>
                        <w:del w:author="davide.lenzarini@u-blox.com" w:id="22" w:date="2024-08-12T12:29:02Z">
                          <w:r w:rsidDel="00000000" w:rsidR="00000000" w:rsidRPr="00000000">
                            <w:rPr>
                              <w:rtl w:val="0"/>
                            </w:rPr>
                          </w:r>
                        </w:del>
                      </w:sdtContent>
                    </w:sdt>
                  </w:p>
                </w:sdtContent>
              </w:sdt>
            </w:tc>
          </w:tr>
        </w:sdtContent>
      </w:sdt>
      <w:sdt>
        <w:sdtPr>
          <w:tag w:val="goog_rdk_139"/>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41"/>
                </w:sdtPr>
                <w:sdtContent>
                  <w:p w:rsidR="00000000" w:rsidDel="00000000" w:rsidP="00000000" w:rsidRDefault="00000000" w:rsidRPr="00000000" w14:paraId="0000030B">
                    <w:pPr>
                      <w:jc w:val="center"/>
                      <w:rPr>
                        <w:del w:author="davide.lenzarini@u-blox.com" w:id="22" w:date="2024-08-12T12:29:02Z"/>
                        <w:rFonts w:ascii="Arial" w:cs="Arial" w:eastAsia="Arial" w:hAnsi="Arial"/>
                        <w:b w:val="1"/>
                      </w:rPr>
                    </w:pPr>
                    <w:sdt>
                      <w:sdtPr>
                        <w:tag w:val="goog_rdk_140"/>
                      </w:sdtPr>
                      <w:sdtContent>
                        <w:del w:author="davide.lenzarini@u-blox.com" w:id="22" w:date="2024-08-12T12:29:02Z">
                          <w:r w:rsidDel="00000000" w:rsidR="00000000" w:rsidRPr="00000000">
                            <w:rPr>
                              <w:rFonts w:ascii="Arial" w:cs="Arial" w:eastAsia="Arial" w:hAnsi="Arial"/>
                              <w:b w:val="1"/>
                              <w:rtl w:val="0"/>
                            </w:rPr>
                            <w:delText xml:space="preserve">PUBCOMP</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43"/>
                </w:sdtPr>
                <w:sdtContent>
                  <w:p w:rsidR="00000000" w:rsidDel="00000000" w:rsidP="00000000" w:rsidRDefault="00000000" w:rsidRPr="00000000" w14:paraId="0000030C">
                    <w:pPr>
                      <w:jc w:val="center"/>
                      <w:rPr>
                        <w:del w:author="davide.lenzarini@u-blox.com" w:id="22" w:date="2024-08-12T12:29:02Z"/>
                        <w:rFonts w:ascii="Arial" w:cs="Arial" w:eastAsia="Arial" w:hAnsi="Arial"/>
                      </w:rPr>
                    </w:pPr>
                    <w:sdt>
                      <w:sdtPr>
                        <w:tag w:val="goog_rdk_142"/>
                      </w:sdtPr>
                      <w:sdtContent>
                        <w:del w:author="davide.lenzarini@u-blox.com" w:id="22" w:date="2024-08-12T12:29:02Z">
                          <w:r w:rsidDel="00000000" w:rsidR="00000000" w:rsidRPr="00000000">
                            <w:rPr>
                              <w:rFonts w:ascii="Arial" w:cs="Arial" w:eastAsia="Arial" w:hAnsi="Arial"/>
                              <w:rtl w:val="0"/>
                            </w:rPr>
                            <w:delText xml:space="preserve">0x07</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45"/>
                </w:sdtPr>
                <w:sdtContent>
                  <w:p w:rsidR="00000000" w:rsidDel="00000000" w:rsidP="00000000" w:rsidRDefault="00000000" w:rsidRPr="00000000" w14:paraId="0000030D">
                    <w:pPr>
                      <w:jc w:val="center"/>
                      <w:rPr>
                        <w:del w:author="davide.lenzarini@u-blox.com" w:id="22" w:date="2024-08-12T12:29:02Z"/>
                        <w:rFonts w:ascii="Arial" w:cs="Arial" w:eastAsia="Arial" w:hAnsi="Arial"/>
                      </w:rPr>
                    </w:pPr>
                    <w:sdt>
                      <w:sdtPr>
                        <w:tag w:val="goog_rdk_144"/>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47"/>
                </w:sdtPr>
                <w:sdtContent>
                  <w:p w:rsidR="00000000" w:rsidDel="00000000" w:rsidP="00000000" w:rsidRDefault="00000000" w:rsidRPr="00000000" w14:paraId="0000030E">
                    <w:pPr>
                      <w:rPr>
                        <w:del w:author="davide.lenzarini@u-blox.com" w:id="22" w:date="2024-08-12T12:29:02Z"/>
                        <w:rFonts w:ascii="Arial" w:cs="Arial" w:eastAsia="Arial" w:hAnsi="Arial"/>
                      </w:rPr>
                    </w:pPr>
                    <w:sdt>
                      <w:sdtPr>
                        <w:tag w:val="goog_rdk_146"/>
                      </w:sdtPr>
                      <w:sdtContent>
                        <w:del w:author="davide.lenzarini@u-blox.com" w:id="22" w:date="2024-08-12T12:29:02Z">
                          <w:r w:rsidDel="00000000" w:rsidR="00000000" w:rsidRPr="00000000">
                            <w:rPr>
                              <w:rtl w:val="0"/>
                            </w:rPr>
                          </w:r>
                        </w:del>
                      </w:sdtContent>
                    </w:sdt>
                  </w:p>
                </w:sdtContent>
              </w:sdt>
            </w:tc>
          </w:tr>
        </w:sdtContent>
      </w:sdt>
      <w:sdt>
        <w:sdtPr>
          <w:tag w:val="goog_rdk_148"/>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50"/>
                </w:sdtPr>
                <w:sdtContent>
                  <w:p w:rsidR="00000000" w:rsidDel="00000000" w:rsidP="00000000" w:rsidRDefault="00000000" w:rsidRPr="00000000" w14:paraId="0000030F">
                    <w:pPr>
                      <w:jc w:val="center"/>
                      <w:rPr>
                        <w:del w:author="davide.lenzarini@u-blox.com" w:id="22" w:date="2024-08-12T12:29:02Z"/>
                        <w:rFonts w:ascii="Arial" w:cs="Arial" w:eastAsia="Arial" w:hAnsi="Arial"/>
                        <w:b w:val="1"/>
                      </w:rPr>
                    </w:pPr>
                    <w:sdt>
                      <w:sdtPr>
                        <w:tag w:val="goog_rdk_149"/>
                      </w:sdtPr>
                      <w:sdtContent>
                        <w:del w:author="davide.lenzarini@u-blox.com" w:id="22" w:date="2024-08-12T12:29:02Z">
                          <w:r w:rsidDel="00000000" w:rsidR="00000000" w:rsidRPr="00000000">
                            <w:rPr>
                              <w:rFonts w:ascii="Arial" w:cs="Arial" w:eastAsia="Arial" w:hAnsi="Arial"/>
                              <w:b w:val="1"/>
                              <w:rtl w:val="0"/>
                            </w:rPr>
                            <w:delText xml:space="preserve">SUBSCRIBE</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52"/>
                </w:sdtPr>
                <w:sdtContent>
                  <w:p w:rsidR="00000000" w:rsidDel="00000000" w:rsidP="00000000" w:rsidRDefault="00000000" w:rsidRPr="00000000" w14:paraId="00000310">
                    <w:pPr>
                      <w:jc w:val="center"/>
                      <w:rPr>
                        <w:del w:author="davide.lenzarini@u-blox.com" w:id="22" w:date="2024-08-12T12:29:02Z"/>
                        <w:rFonts w:ascii="Arial" w:cs="Arial" w:eastAsia="Arial" w:hAnsi="Arial"/>
                      </w:rPr>
                    </w:pPr>
                    <w:sdt>
                      <w:sdtPr>
                        <w:tag w:val="goog_rdk_151"/>
                      </w:sdtPr>
                      <w:sdtContent>
                        <w:del w:author="davide.lenzarini@u-blox.com" w:id="22" w:date="2024-08-12T12:29:02Z">
                          <w:r w:rsidDel="00000000" w:rsidR="00000000" w:rsidRPr="00000000">
                            <w:rPr>
                              <w:rFonts w:ascii="Arial" w:cs="Arial" w:eastAsia="Arial" w:hAnsi="Arial"/>
                              <w:rtl w:val="0"/>
                            </w:rPr>
                            <w:delText xml:space="preserve">0x08</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54"/>
                </w:sdtPr>
                <w:sdtContent>
                  <w:p w:rsidR="00000000" w:rsidDel="00000000" w:rsidP="00000000" w:rsidRDefault="00000000" w:rsidRPr="00000000" w14:paraId="00000311">
                    <w:pPr>
                      <w:jc w:val="center"/>
                      <w:rPr>
                        <w:del w:author="davide.lenzarini@u-blox.com" w:id="22" w:date="2024-08-12T12:29:02Z"/>
                        <w:rFonts w:ascii="Arial" w:cs="Arial" w:eastAsia="Arial" w:hAnsi="Arial"/>
                      </w:rPr>
                    </w:pPr>
                    <w:sdt>
                      <w:sdtPr>
                        <w:tag w:val="goog_rdk_153"/>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56"/>
                </w:sdtPr>
                <w:sdtContent>
                  <w:p w:rsidR="00000000" w:rsidDel="00000000" w:rsidP="00000000" w:rsidRDefault="00000000" w:rsidRPr="00000000" w14:paraId="00000312">
                    <w:pPr>
                      <w:rPr>
                        <w:del w:author="davide.lenzarini@u-blox.com" w:id="22" w:date="2024-08-12T12:29:02Z"/>
                        <w:rFonts w:ascii="Arial" w:cs="Arial" w:eastAsia="Arial" w:hAnsi="Arial"/>
                      </w:rPr>
                    </w:pPr>
                    <w:sdt>
                      <w:sdtPr>
                        <w:tag w:val="goog_rdk_155"/>
                      </w:sdtPr>
                      <w:sdtContent>
                        <w:del w:author="davide.lenzarini@u-blox.com" w:id="22" w:date="2024-08-12T12:29:02Z">
                          <w:r w:rsidDel="00000000" w:rsidR="00000000" w:rsidRPr="00000000">
                            <w:rPr>
                              <w:rtl w:val="0"/>
                            </w:rPr>
                          </w:r>
                        </w:del>
                      </w:sdtContent>
                    </w:sdt>
                  </w:p>
                </w:sdtContent>
              </w:sdt>
            </w:tc>
          </w:tr>
        </w:sdtContent>
      </w:sdt>
      <w:sdt>
        <w:sdtPr>
          <w:tag w:val="goog_rdk_157"/>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59"/>
                </w:sdtPr>
                <w:sdtContent>
                  <w:p w:rsidR="00000000" w:rsidDel="00000000" w:rsidP="00000000" w:rsidRDefault="00000000" w:rsidRPr="00000000" w14:paraId="00000313">
                    <w:pPr>
                      <w:jc w:val="center"/>
                      <w:rPr>
                        <w:del w:author="davide.lenzarini@u-blox.com" w:id="22" w:date="2024-08-12T12:29:02Z"/>
                        <w:rFonts w:ascii="Arial" w:cs="Arial" w:eastAsia="Arial" w:hAnsi="Arial"/>
                        <w:b w:val="1"/>
                      </w:rPr>
                    </w:pPr>
                    <w:sdt>
                      <w:sdtPr>
                        <w:tag w:val="goog_rdk_158"/>
                      </w:sdtPr>
                      <w:sdtContent>
                        <w:del w:author="davide.lenzarini@u-blox.com" w:id="22" w:date="2024-08-12T12:29:02Z">
                          <w:r w:rsidDel="00000000" w:rsidR="00000000" w:rsidRPr="00000000">
                            <w:rPr>
                              <w:rFonts w:ascii="Arial" w:cs="Arial" w:eastAsia="Arial" w:hAnsi="Arial"/>
                              <w:b w:val="1"/>
                              <w:rtl w:val="0"/>
                            </w:rPr>
                            <w:delText xml:space="preserve">SUBACK</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61"/>
                </w:sdtPr>
                <w:sdtContent>
                  <w:p w:rsidR="00000000" w:rsidDel="00000000" w:rsidP="00000000" w:rsidRDefault="00000000" w:rsidRPr="00000000" w14:paraId="00000314">
                    <w:pPr>
                      <w:jc w:val="center"/>
                      <w:rPr>
                        <w:del w:author="davide.lenzarini@u-blox.com" w:id="22" w:date="2024-08-12T12:29:02Z"/>
                        <w:rFonts w:ascii="Arial" w:cs="Arial" w:eastAsia="Arial" w:hAnsi="Arial"/>
                      </w:rPr>
                    </w:pPr>
                    <w:sdt>
                      <w:sdtPr>
                        <w:tag w:val="goog_rdk_160"/>
                      </w:sdtPr>
                      <w:sdtContent>
                        <w:del w:author="davide.lenzarini@u-blox.com" w:id="22" w:date="2024-08-12T12:29:02Z">
                          <w:r w:rsidDel="00000000" w:rsidR="00000000" w:rsidRPr="00000000">
                            <w:rPr>
                              <w:rFonts w:ascii="Arial" w:cs="Arial" w:eastAsia="Arial" w:hAnsi="Arial"/>
                              <w:rtl w:val="0"/>
                            </w:rPr>
                            <w:delText xml:space="preserve">0x09</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63"/>
                </w:sdtPr>
                <w:sdtContent>
                  <w:p w:rsidR="00000000" w:rsidDel="00000000" w:rsidP="00000000" w:rsidRDefault="00000000" w:rsidRPr="00000000" w14:paraId="00000315">
                    <w:pPr>
                      <w:jc w:val="center"/>
                      <w:rPr>
                        <w:del w:author="davide.lenzarini@u-blox.com" w:id="22" w:date="2024-08-12T12:29:02Z"/>
                        <w:rFonts w:ascii="Arial" w:cs="Arial" w:eastAsia="Arial" w:hAnsi="Arial"/>
                      </w:rPr>
                    </w:pPr>
                    <w:sdt>
                      <w:sdtPr>
                        <w:tag w:val="goog_rdk_162"/>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65"/>
                </w:sdtPr>
                <w:sdtContent>
                  <w:p w:rsidR="00000000" w:rsidDel="00000000" w:rsidP="00000000" w:rsidRDefault="00000000" w:rsidRPr="00000000" w14:paraId="00000316">
                    <w:pPr>
                      <w:rPr>
                        <w:del w:author="davide.lenzarini@u-blox.com" w:id="22" w:date="2024-08-12T12:29:02Z"/>
                        <w:rFonts w:ascii="Arial" w:cs="Arial" w:eastAsia="Arial" w:hAnsi="Arial"/>
                      </w:rPr>
                    </w:pPr>
                    <w:sdt>
                      <w:sdtPr>
                        <w:tag w:val="goog_rdk_164"/>
                      </w:sdtPr>
                      <w:sdtContent>
                        <w:del w:author="davide.lenzarini@u-blox.com" w:id="22" w:date="2024-08-12T12:29:02Z">
                          <w:r w:rsidDel="00000000" w:rsidR="00000000" w:rsidRPr="00000000">
                            <w:rPr>
                              <w:rtl w:val="0"/>
                            </w:rPr>
                          </w:r>
                        </w:del>
                      </w:sdtContent>
                    </w:sdt>
                  </w:p>
                </w:sdtContent>
              </w:sdt>
            </w:tc>
          </w:tr>
        </w:sdtContent>
      </w:sdt>
      <w:sdt>
        <w:sdtPr>
          <w:tag w:val="goog_rdk_166"/>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68"/>
                </w:sdtPr>
                <w:sdtContent>
                  <w:p w:rsidR="00000000" w:rsidDel="00000000" w:rsidP="00000000" w:rsidRDefault="00000000" w:rsidRPr="00000000" w14:paraId="00000317">
                    <w:pPr>
                      <w:jc w:val="center"/>
                      <w:rPr>
                        <w:del w:author="davide.lenzarini@u-blox.com" w:id="22" w:date="2024-08-12T12:29:02Z"/>
                        <w:rFonts w:ascii="Arial" w:cs="Arial" w:eastAsia="Arial" w:hAnsi="Arial"/>
                        <w:b w:val="1"/>
                      </w:rPr>
                    </w:pPr>
                    <w:sdt>
                      <w:sdtPr>
                        <w:tag w:val="goog_rdk_167"/>
                      </w:sdtPr>
                      <w:sdtContent>
                        <w:del w:author="davide.lenzarini@u-blox.com" w:id="22" w:date="2024-08-12T12:29:02Z">
                          <w:r w:rsidDel="00000000" w:rsidR="00000000" w:rsidRPr="00000000">
                            <w:rPr>
                              <w:rFonts w:ascii="Arial" w:cs="Arial" w:eastAsia="Arial" w:hAnsi="Arial"/>
                              <w:b w:val="1"/>
                              <w:rtl w:val="0"/>
                            </w:rPr>
                            <w:delText xml:space="preserve">UNSUBSCRIBE</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70"/>
                </w:sdtPr>
                <w:sdtContent>
                  <w:p w:rsidR="00000000" w:rsidDel="00000000" w:rsidP="00000000" w:rsidRDefault="00000000" w:rsidRPr="00000000" w14:paraId="00000318">
                    <w:pPr>
                      <w:jc w:val="center"/>
                      <w:rPr>
                        <w:del w:author="davide.lenzarini@u-blox.com" w:id="22" w:date="2024-08-12T12:29:02Z"/>
                        <w:rFonts w:ascii="Arial" w:cs="Arial" w:eastAsia="Arial" w:hAnsi="Arial"/>
                      </w:rPr>
                    </w:pPr>
                    <w:sdt>
                      <w:sdtPr>
                        <w:tag w:val="goog_rdk_169"/>
                      </w:sdtPr>
                      <w:sdtContent>
                        <w:del w:author="davide.lenzarini@u-blox.com" w:id="22" w:date="2024-08-12T12:29:02Z">
                          <w:r w:rsidDel="00000000" w:rsidR="00000000" w:rsidRPr="00000000">
                            <w:rPr>
                              <w:rFonts w:ascii="Arial" w:cs="Arial" w:eastAsia="Arial" w:hAnsi="Arial"/>
                              <w:rtl w:val="0"/>
                            </w:rPr>
                            <w:delText xml:space="preserve">0x0A</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72"/>
                </w:sdtPr>
                <w:sdtContent>
                  <w:p w:rsidR="00000000" w:rsidDel="00000000" w:rsidP="00000000" w:rsidRDefault="00000000" w:rsidRPr="00000000" w14:paraId="00000319">
                    <w:pPr>
                      <w:jc w:val="center"/>
                      <w:rPr>
                        <w:del w:author="davide.lenzarini@u-blox.com" w:id="22" w:date="2024-08-12T12:29:02Z"/>
                        <w:rFonts w:ascii="Arial" w:cs="Arial" w:eastAsia="Arial" w:hAnsi="Arial"/>
                      </w:rPr>
                    </w:pPr>
                    <w:sdt>
                      <w:sdtPr>
                        <w:tag w:val="goog_rdk_171"/>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74"/>
                </w:sdtPr>
                <w:sdtContent>
                  <w:p w:rsidR="00000000" w:rsidDel="00000000" w:rsidP="00000000" w:rsidRDefault="00000000" w:rsidRPr="00000000" w14:paraId="0000031A">
                    <w:pPr>
                      <w:rPr>
                        <w:del w:author="davide.lenzarini@u-blox.com" w:id="22" w:date="2024-08-12T12:29:02Z"/>
                        <w:rFonts w:ascii="Arial" w:cs="Arial" w:eastAsia="Arial" w:hAnsi="Arial"/>
                      </w:rPr>
                    </w:pPr>
                    <w:sdt>
                      <w:sdtPr>
                        <w:tag w:val="goog_rdk_173"/>
                      </w:sdtPr>
                      <w:sdtContent>
                        <w:del w:author="davide.lenzarini@u-blox.com" w:id="22" w:date="2024-08-12T12:29:02Z">
                          <w:r w:rsidDel="00000000" w:rsidR="00000000" w:rsidRPr="00000000">
                            <w:rPr>
                              <w:rtl w:val="0"/>
                            </w:rPr>
                          </w:r>
                        </w:del>
                      </w:sdtContent>
                    </w:sdt>
                  </w:p>
                </w:sdtContent>
              </w:sdt>
            </w:tc>
          </w:tr>
        </w:sdtContent>
      </w:sdt>
      <w:sdt>
        <w:sdtPr>
          <w:tag w:val="goog_rdk_175"/>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77"/>
                </w:sdtPr>
                <w:sdtContent>
                  <w:p w:rsidR="00000000" w:rsidDel="00000000" w:rsidP="00000000" w:rsidRDefault="00000000" w:rsidRPr="00000000" w14:paraId="0000031B">
                    <w:pPr>
                      <w:jc w:val="center"/>
                      <w:rPr>
                        <w:del w:author="davide.lenzarini@u-blox.com" w:id="22" w:date="2024-08-12T12:29:02Z"/>
                        <w:rFonts w:ascii="Arial" w:cs="Arial" w:eastAsia="Arial" w:hAnsi="Arial"/>
                        <w:b w:val="1"/>
                      </w:rPr>
                    </w:pPr>
                    <w:sdt>
                      <w:sdtPr>
                        <w:tag w:val="goog_rdk_176"/>
                      </w:sdtPr>
                      <w:sdtContent>
                        <w:del w:author="davide.lenzarini@u-blox.com" w:id="22" w:date="2024-08-12T12:29:02Z">
                          <w:r w:rsidDel="00000000" w:rsidR="00000000" w:rsidRPr="00000000">
                            <w:rPr>
                              <w:rFonts w:ascii="Arial" w:cs="Arial" w:eastAsia="Arial" w:hAnsi="Arial"/>
                              <w:b w:val="1"/>
                              <w:rtl w:val="0"/>
                            </w:rPr>
                            <w:delText xml:space="preserve">UNSUBACK</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79"/>
                </w:sdtPr>
                <w:sdtContent>
                  <w:p w:rsidR="00000000" w:rsidDel="00000000" w:rsidP="00000000" w:rsidRDefault="00000000" w:rsidRPr="00000000" w14:paraId="0000031C">
                    <w:pPr>
                      <w:jc w:val="center"/>
                      <w:rPr>
                        <w:del w:author="davide.lenzarini@u-blox.com" w:id="22" w:date="2024-08-12T12:29:02Z"/>
                        <w:rFonts w:ascii="Arial" w:cs="Arial" w:eastAsia="Arial" w:hAnsi="Arial"/>
                      </w:rPr>
                    </w:pPr>
                    <w:sdt>
                      <w:sdtPr>
                        <w:tag w:val="goog_rdk_178"/>
                      </w:sdtPr>
                      <w:sdtContent>
                        <w:del w:author="davide.lenzarini@u-blox.com" w:id="22" w:date="2024-08-12T12:29:02Z">
                          <w:r w:rsidDel="00000000" w:rsidR="00000000" w:rsidRPr="00000000">
                            <w:rPr>
                              <w:rFonts w:ascii="Arial" w:cs="Arial" w:eastAsia="Arial" w:hAnsi="Arial"/>
                              <w:rtl w:val="0"/>
                            </w:rPr>
                            <w:delText xml:space="preserve">0x0B</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81"/>
                </w:sdtPr>
                <w:sdtContent>
                  <w:p w:rsidR="00000000" w:rsidDel="00000000" w:rsidP="00000000" w:rsidRDefault="00000000" w:rsidRPr="00000000" w14:paraId="0000031D">
                    <w:pPr>
                      <w:jc w:val="center"/>
                      <w:rPr>
                        <w:del w:author="davide.lenzarini@u-blox.com" w:id="22" w:date="2024-08-12T12:29:02Z"/>
                        <w:rFonts w:ascii="Arial" w:cs="Arial" w:eastAsia="Arial" w:hAnsi="Arial"/>
                      </w:rPr>
                    </w:pPr>
                    <w:sdt>
                      <w:sdtPr>
                        <w:tag w:val="goog_rdk_180"/>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83"/>
                </w:sdtPr>
                <w:sdtContent>
                  <w:p w:rsidR="00000000" w:rsidDel="00000000" w:rsidP="00000000" w:rsidRDefault="00000000" w:rsidRPr="00000000" w14:paraId="0000031E">
                    <w:pPr>
                      <w:rPr>
                        <w:del w:author="davide.lenzarini@u-blox.com" w:id="22" w:date="2024-08-12T12:29:02Z"/>
                        <w:rFonts w:ascii="Arial" w:cs="Arial" w:eastAsia="Arial" w:hAnsi="Arial"/>
                      </w:rPr>
                    </w:pPr>
                    <w:sdt>
                      <w:sdtPr>
                        <w:tag w:val="goog_rdk_182"/>
                      </w:sdtPr>
                      <w:sdtContent>
                        <w:del w:author="davide.lenzarini@u-blox.com" w:id="22" w:date="2024-08-12T12:29:02Z">
                          <w:r w:rsidDel="00000000" w:rsidR="00000000" w:rsidRPr="00000000">
                            <w:rPr>
                              <w:rtl w:val="0"/>
                            </w:rPr>
                          </w:r>
                        </w:del>
                      </w:sdtContent>
                    </w:sdt>
                  </w:p>
                </w:sdtContent>
              </w:sdt>
            </w:tc>
          </w:tr>
        </w:sdtContent>
      </w:sdt>
      <w:sdt>
        <w:sdtPr>
          <w:tag w:val="goog_rdk_184"/>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86"/>
                </w:sdtPr>
                <w:sdtContent>
                  <w:p w:rsidR="00000000" w:rsidDel="00000000" w:rsidP="00000000" w:rsidRDefault="00000000" w:rsidRPr="00000000" w14:paraId="0000031F">
                    <w:pPr>
                      <w:jc w:val="center"/>
                      <w:rPr>
                        <w:del w:author="davide.lenzarini@u-blox.com" w:id="22" w:date="2024-08-12T12:29:02Z"/>
                        <w:rFonts w:ascii="Arial" w:cs="Arial" w:eastAsia="Arial" w:hAnsi="Arial"/>
                        <w:b w:val="1"/>
                      </w:rPr>
                    </w:pPr>
                    <w:sdt>
                      <w:sdtPr>
                        <w:tag w:val="goog_rdk_185"/>
                      </w:sdtPr>
                      <w:sdtContent>
                        <w:del w:author="davide.lenzarini@u-blox.com" w:id="22" w:date="2024-08-12T12:29:02Z">
                          <w:r w:rsidDel="00000000" w:rsidR="00000000" w:rsidRPr="00000000">
                            <w:rPr>
                              <w:rFonts w:ascii="Arial" w:cs="Arial" w:eastAsia="Arial" w:hAnsi="Arial"/>
                              <w:b w:val="1"/>
                              <w:rtl w:val="0"/>
                            </w:rPr>
                            <w:delText xml:space="preserve">PINGREQ</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88"/>
                </w:sdtPr>
                <w:sdtContent>
                  <w:p w:rsidR="00000000" w:rsidDel="00000000" w:rsidP="00000000" w:rsidRDefault="00000000" w:rsidRPr="00000000" w14:paraId="00000320">
                    <w:pPr>
                      <w:jc w:val="center"/>
                      <w:rPr>
                        <w:del w:author="davide.lenzarini@u-blox.com" w:id="22" w:date="2024-08-12T12:29:02Z"/>
                        <w:rFonts w:ascii="Arial" w:cs="Arial" w:eastAsia="Arial" w:hAnsi="Arial"/>
                      </w:rPr>
                    </w:pPr>
                    <w:sdt>
                      <w:sdtPr>
                        <w:tag w:val="goog_rdk_187"/>
                      </w:sdtPr>
                      <w:sdtContent>
                        <w:del w:author="davide.lenzarini@u-blox.com" w:id="22" w:date="2024-08-12T12:29:02Z">
                          <w:r w:rsidDel="00000000" w:rsidR="00000000" w:rsidRPr="00000000">
                            <w:rPr>
                              <w:rFonts w:ascii="Arial" w:cs="Arial" w:eastAsia="Arial" w:hAnsi="Arial"/>
                              <w:rtl w:val="0"/>
                            </w:rPr>
                            <w:delText xml:space="preserve">0x0C</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90"/>
                </w:sdtPr>
                <w:sdtContent>
                  <w:p w:rsidR="00000000" w:rsidDel="00000000" w:rsidP="00000000" w:rsidRDefault="00000000" w:rsidRPr="00000000" w14:paraId="00000321">
                    <w:pPr>
                      <w:jc w:val="center"/>
                      <w:rPr>
                        <w:del w:author="davide.lenzarini@u-blox.com" w:id="22" w:date="2024-08-12T12:29:02Z"/>
                        <w:rFonts w:ascii="Arial" w:cs="Arial" w:eastAsia="Arial" w:hAnsi="Arial"/>
                      </w:rPr>
                    </w:pPr>
                    <w:sdt>
                      <w:sdtPr>
                        <w:tag w:val="goog_rdk_189"/>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92"/>
                </w:sdtPr>
                <w:sdtContent>
                  <w:p w:rsidR="00000000" w:rsidDel="00000000" w:rsidP="00000000" w:rsidRDefault="00000000" w:rsidRPr="00000000" w14:paraId="00000322">
                    <w:pPr>
                      <w:rPr>
                        <w:del w:author="davide.lenzarini@u-blox.com" w:id="22" w:date="2024-08-12T12:29:02Z"/>
                        <w:rFonts w:ascii="Arial" w:cs="Arial" w:eastAsia="Arial" w:hAnsi="Arial"/>
                      </w:rPr>
                    </w:pPr>
                    <w:sdt>
                      <w:sdtPr>
                        <w:tag w:val="goog_rdk_191"/>
                      </w:sdtPr>
                      <w:sdtContent>
                        <w:del w:author="davide.lenzarini@u-blox.com" w:id="22" w:date="2024-08-12T12:29:02Z">
                          <w:r w:rsidDel="00000000" w:rsidR="00000000" w:rsidRPr="00000000">
                            <w:rPr>
                              <w:rtl w:val="0"/>
                            </w:rPr>
                          </w:r>
                        </w:del>
                      </w:sdtContent>
                    </w:sdt>
                  </w:p>
                </w:sdtContent>
              </w:sdt>
            </w:tc>
          </w:tr>
        </w:sdtContent>
      </w:sdt>
      <w:sdt>
        <w:sdtPr>
          <w:tag w:val="goog_rdk_193"/>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95"/>
                </w:sdtPr>
                <w:sdtContent>
                  <w:p w:rsidR="00000000" w:rsidDel="00000000" w:rsidP="00000000" w:rsidRDefault="00000000" w:rsidRPr="00000000" w14:paraId="00000323">
                    <w:pPr>
                      <w:jc w:val="center"/>
                      <w:rPr>
                        <w:del w:author="davide.lenzarini@u-blox.com" w:id="22" w:date="2024-08-12T12:29:02Z"/>
                        <w:rFonts w:ascii="Arial" w:cs="Arial" w:eastAsia="Arial" w:hAnsi="Arial"/>
                        <w:b w:val="1"/>
                      </w:rPr>
                    </w:pPr>
                    <w:sdt>
                      <w:sdtPr>
                        <w:tag w:val="goog_rdk_194"/>
                      </w:sdtPr>
                      <w:sdtContent>
                        <w:del w:author="davide.lenzarini@u-blox.com" w:id="22" w:date="2024-08-12T12:29:02Z">
                          <w:r w:rsidDel="00000000" w:rsidR="00000000" w:rsidRPr="00000000">
                            <w:rPr>
                              <w:rFonts w:ascii="Arial" w:cs="Arial" w:eastAsia="Arial" w:hAnsi="Arial"/>
                              <w:b w:val="1"/>
                              <w:rtl w:val="0"/>
                            </w:rPr>
                            <w:delText xml:space="preserve">PINGRESP</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97"/>
                </w:sdtPr>
                <w:sdtContent>
                  <w:p w:rsidR="00000000" w:rsidDel="00000000" w:rsidP="00000000" w:rsidRDefault="00000000" w:rsidRPr="00000000" w14:paraId="00000324">
                    <w:pPr>
                      <w:jc w:val="center"/>
                      <w:rPr>
                        <w:del w:author="davide.lenzarini@u-blox.com" w:id="22" w:date="2024-08-12T12:29:02Z"/>
                        <w:rFonts w:ascii="Arial" w:cs="Arial" w:eastAsia="Arial" w:hAnsi="Arial"/>
                      </w:rPr>
                    </w:pPr>
                    <w:sdt>
                      <w:sdtPr>
                        <w:tag w:val="goog_rdk_196"/>
                      </w:sdtPr>
                      <w:sdtContent>
                        <w:del w:author="davide.lenzarini@u-blox.com" w:id="22" w:date="2024-08-12T12:29:02Z">
                          <w:r w:rsidDel="00000000" w:rsidR="00000000" w:rsidRPr="00000000">
                            <w:rPr>
                              <w:rFonts w:ascii="Arial" w:cs="Arial" w:eastAsia="Arial" w:hAnsi="Arial"/>
                              <w:rtl w:val="0"/>
                            </w:rPr>
                            <w:delText xml:space="preserve">0x0D</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99"/>
                </w:sdtPr>
                <w:sdtContent>
                  <w:p w:rsidR="00000000" w:rsidDel="00000000" w:rsidP="00000000" w:rsidRDefault="00000000" w:rsidRPr="00000000" w14:paraId="00000325">
                    <w:pPr>
                      <w:jc w:val="center"/>
                      <w:rPr>
                        <w:del w:author="davide.lenzarini@u-blox.com" w:id="22" w:date="2024-08-12T12:29:02Z"/>
                        <w:rFonts w:ascii="Arial" w:cs="Arial" w:eastAsia="Arial" w:hAnsi="Arial"/>
                      </w:rPr>
                    </w:pPr>
                    <w:sdt>
                      <w:sdtPr>
                        <w:tag w:val="goog_rdk_198"/>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201"/>
                </w:sdtPr>
                <w:sdtContent>
                  <w:p w:rsidR="00000000" w:rsidDel="00000000" w:rsidP="00000000" w:rsidRDefault="00000000" w:rsidRPr="00000000" w14:paraId="00000326">
                    <w:pPr>
                      <w:rPr>
                        <w:del w:author="davide.lenzarini@u-blox.com" w:id="22" w:date="2024-08-12T12:29:02Z"/>
                        <w:rFonts w:ascii="Arial" w:cs="Arial" w:eastAsia="Arial" w:hAnsi="Arial"/>
                      </w:rPr>
                    </w:pPr>
                    <w:sdt>
                      <w:sdtPr>
                        <w:tag w:val="goog_rdk_200"/>
                      </w:sdtPr>
                      <w:sdtContent>
                        <w:del w:author="davide.lenzarini@u-blox.com" w:id="22" w:date="2024-08-12T12:29:02Z">
                          <w:r w:rsidDel="00000000" w:rsidR="00000000" w:rsidRPr="00000000">
                            <w:rPr>
                              <w:rtl w:val="0"/>
                            </w:rPr>
                          </w:r>
                        </w:del>
                      </w:sdtContent>
                    </w:sdt>
                  </w:p>
                </w:sdtContent>
              </w:sdt>
            </w:tc>
          </w:tr>
        </w:sdtContent>
      </w:sdt>
      <w:sdt>
        <w:sdtPr>
          <w:tag w:val="goog_rdk_202"/>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204"/>
                </w:sdtPr>
                <w:sdtContent>
                  <w:p w:rsidR="00000000" w:rsidDel="00000000" w:rsidP="00000000" w:rsidRDefault="00000000" w:rsidRPr="00000000" w14:paraId="00000327">
                    <w:pPr>
                      <w:jc w:val="center"/>
                      <w:rPr>
                        <w:del w:author="davide.lenzarini@u-blox.com" w:id="22" w:date="2024-08-12T12:29:02Z"/>
                        <w:rFonts w:ascii="Arial" w:cs="Arial" w:eastAsia="Arial" w:hAnsi="Arial"/>
                        <w:b w:val="1"/>
                      </w:rPr>
                    </w:pPr>
                    <w:sdt>
                      <w:sdtPr>
                        <w:tag w:val="goog_rdk_203"/>
                      </w:sdtPr>
                      <w:sdtContent>
                        <w:del w:author="davide.lenzarini@u-blox.com" w:id="22" w:date="2024-08-12T12:29:02Z">
                          <w:r w:rsidDel="00000000" w:rsidR="00000000" w:rsidRPr="00000000">
                            <w:rPr>
                              <w:rFonts w:ascii="Arial" w:cs="Arial" w:eastAsia="Arial" w:hAnsi="Arial"/>
                              <w:b w:val="1"/>
                              <w:rtl w:val="0"/>
                            </w:rPr>
                            <w:delText xml:space="preserve">DISCONNECT</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206"/>
                </w:sdtPr>
                <w:sdtContent>
                  <w:p w:rsidR="00000000" w:rsidDel="00000000" w:rsidP="00000000" w:rsidRDefault="00000000" w:rsidRPr="00000000" w14:paraId="00000328">
                    <w:pPr>
                      <w:jc w:val="center"/>
                      <w:rPr>
                        <w:del w:author="davide.lenzarini@u-blox.com" w:id="22" w:date="2024-08-12T12:29:02Z"/>
                        <w:rFonts w:ascii="Arial" w:cs="Arial" w:eastAsia="Arial" w:hAnsi="Arial"/>
                      </w:rPr>
                    </w:pPr>
                    <w:sdt>
                      <w:sdtPr>
                        <w:tag w:val="goog_rdk_205"/>
                      </w:sdtPr>
                      <w:sdtContent>
                        <w:del w:author="davide.lenzarini@u-blox.com" w:id="22" w:date="2024-08-12T12:29:02Z">
                          <w:r w:rsidDel="00000000" w:rsidR="00000000" w:rsidRPr="00000000">
                            <w:rPr>
                              <w:rFonts w:ascii="Arial" w:cs="Arial" w:eastAsia="Arial" w:hAnsi="Arial"/>
                              <w:rtl w:val="0"/>
                            </w:rPr>
                            <w:delText xml:space="preserve">0x0E</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208"/>
                </w:sdtPr>
                <w:sdtContent>
                  <w:p w:rsidR="00000000" w:rsidDel="00000000" w:rsidP="00000000" w:rsidRDefault="00000000" w:rsidRPr="00000000" w14:paraId="00000329">
                    <w:pPr>
                      <w:jc w:val="center"/>
                      <w:rPr>
                        <w:del w:author="davide.lenzarini@u-blox.com" w:id="22" w:date="2024-08-12T12:29:02Z"/>
                        <w:rFonts w:ascii="Arial" w:cs="Arial" w:eastAsia="Arial" w:hAnsi="Arial"/>
                      </w:rPr>
                    </w:pPr>
                    <w:sdt>
                      <w:sdtPr>
                        <w:tag w:val="goog_rdk_207"/>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210"/>
                </w:sdtPr>
                <w:sdtContent>
                  <w:p w:rsidR="00000000" w:rsidDel="00000000" w:rsidP="00000000" w:rsidRDefault="00000000" w:rsidRPr="00000000" w14:paraId="0000032A">
                    <w:pPr>
                      <w:rPr>
                        <w:del w:author="davide.lenzarini@u-blox.com" w:id="22" w:date="2024-08-12T12:29:02Z"/>
                        <w:rFonts w:ascii="Arial" w:cs="Arial" w:eastAsia="Arial" w:hAnsi="Arial"/>
                      </w:rPr>
                    </w:pPr>
                    <w:sdt>
                      <w:sdtPr>
                        <w:tag w:val="goog_rdk_209"/>
                      </w:sdtPr>
                      <w:sdtContent>
                        <w:del w:author="davide.lenzarini@u-blox.com" w:id="22" w:date="2024-08-12T12:29:02Z">
                          <w:r w:rsidDel="00000000" w:rsidR="00000000" w:rsidRPr="00000000">
                            <w:rPr>
                              <w:rtl w:val="0"/>
                            </w:rPr>
                          </w:r>
                        </w:del>
                      </w:sdtContent>
                    </w:sdt>
                  </w:p>
                </w:sdtContent>
              </w:sdt>
            </w:tc>
          </w:tr>
        </w:sdtContent>
      </w:sdt>
      <w:sdt>
        <w:sdtPr>
          <w:tag w:val="goog_rdk_211"/>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213"/>
                </w:sdtPr>
                <w:sdtContent>
                  <w:p w:rsidR="00000000" w:rsidDel="00000000" w:rsidP="00000000" w:rsidRDefault="00000000" w:rsidRPr="00000000" w14:paraId="0000032B">
                    <w:pPr>
                      <w:jc w:val="center"/>
                      <w:rPr>
                        <w:del w:author="davide.lenzarini@u-blox.com" w:id="22" w:date="2024-08-12T12:29:02Z"/>
                        <w:rFonts w:ascii="Arial" w:cs="Arial" w:eastAsia="Arial" w:hAnsi="Arial"/>
                        <w:b w:val="1"/>
                      </w:rPr>
                    </w:pPr>
                    <w:sdt>
                      <w:sdtPr>
                        <w:tag w:val="goog_rdk_212"/>
                      </w:sdtPr>
                      <w:sdtContent>
                        <w:del w:author="davide.lenzarini@u-blox.com" w:id="22" w:date="2024-08-12T12:29:02Z">
                          <w:r w:rsidDel="00000000" w:rsidR="00000000" w:rsidRPr="00000000">
                            <w:rPr>
                              <w:rFonts w:ascii="Arial" w:cs="Arial" w:eastAsia="Arial" w:hAnsi="Arial"/>
                              <w:b w:val="1"/>
                              <w:rtl w:val="0"/>
                            </w:rPr>
                            <w:delText xml:space="preserve">AUTH</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215"/>
                </w:sdtPr>
                <w:sdtContent>
                  <w:p w:rsidR="00000000" w:rsidDel="00000000" w:rsidP="00000000" w:rsidRDefault="00000000" w:rsidRPr="00000000" w14:paraId="0000032C">
                    <w:pPr>
                      <w:jc w:val="center"/>
                      <w:rPr>
                        <w:del w:author="davide.lenzarini@u-blox.com" w:id="22" w:date="2024-08-12T12:29:02Z"/>
                        <w:rFonts w:ascii="Arial" w:cs="Arial" w:eastAsia="Arial" w:hAnsi="Arial"/>
                      </w:rPr>
                    </w:pPr>
                    <w:sdt>
                      <w:sdtPr>
                        <w:tag w:val="goog_rdk_214"/>
                      </w:sdtPr>
                      <w:sdtContent>
                        <w:del w:author="davide.lenzarini@u-blox.com" w:id="22" w:date="2024-08-12T12:29:02Z">
                          <w:r w:rsidDel="00000000" w:rsidR="00000000" w:rsidRPr="00000000">
                            <w:rPr>
                              <w:rFonts w:ascii="Arial" w:cs="Arial" w:eastAsia="Arial" w:hAnsi="Arial"/>
                              <w:rtl w:val="0"/>
                            </w:rPr>
                            <w:delText xml:space="preserve">0x0F</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217"/>
                </w:sdtPr>
                <w:sdtContent>
                  <w:p w:rsidR="00000000" w:rsidDel="00000000" w:rsidP="00000000" w:rsidRDefault="00000000" w:rsidRPr="00000000" w14:paraId="0000032D">
                    <w:pPr>
                      <w:jc w:val="center"/>
                      <w:rPr>
                        <w:del w:author="davide.lenzarini@u-blox.com" w:id="22" w:date="2024-08-12T12:29:02Z"/>
                        <w:rFonts w:ascii="Arial" w:cs="Arial" w:eastAsia="Arial" w:hAnsi="Arial"/>
                      </w:rPr>
                    </w:pPr>
                    <w:sdt>
                      <w:sdtPr>
                        <w:tag w:val="goog_rdk_216"/>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219"/>
                </w:sdtPr>
                <w:sdtContent>
                  <w:p w:rsidR="00000000" w:rsidDel="00000000" w:rsidP="00000000" w:rsidRDefault="00000000" w:rsidRPr="00000000" w14:paraId="0000032E">
                    <w:pPr>
                      <w:rPr>
                        <w:del w:author="davide.lenzarini@u-blox.com" w:id="22" w:date="2024-08-12T12:29:02Z"/>
                        <w:rFonts w:ascii="Arial" w:cs="Arial" w:eastAsia="Arial" w:hAnsi="Arial"/>
                      </w:rPr>
                    </w:pPr>
                    <w:sdt>
                      <w:sdtPr>
                        <w:tag w:val="goog_rdk_218"/>
                      </w:sdtPr>
                      <w:sdtContent>
                        <w:del w:author="davide.lenzarini@u-blox.com" w:id="22" w:date="2024-08-12T12:29:02Z">
                          <w:r w:rsidDel="00000000" w:rsidR="00000000" w:rsidRPr="00000000">
                            <w:rPr>
                              <w:rtl w:val="0"/>
                            </w:rPr>
                          </w:r>
                        </w:del>
                      </w:sdtContent>
                    </w:sdt>
                  </w:p>
                </w:sdtContent>
              </w:sdt>
            </w:tc>
          </w:tr>
        </w:sdtContent>
      </w:sdt>
      <w:sdt>
        <w:sdtPr>
          <w:tag w:val="goog_rdk_220"/>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22"/>
                </w:sdtPr>
                <w:sdtContent>
                  <w:p w:rsidR="00000000" w:rsidDel="00000000" w:rsidP="00000000" w:rsidRDefault="00000000" w:rsidRPr="00000000" w14:paraId="0000032F">
                    <w:pPr>
                      <w:jc w:val="center"/>
                      <w:rPr>
                        <w:del w:author="davide.lenzarini@u-blox.com" w:id="22" w:date="2024-08-12T12:29:02Z"/>
                        <w:rFonts w:ascii="Arial" w:cs="Arial" w:eastAsia="Arial" w:hAnsi="Arial"/>
                        <w:b w:val="1"/>
                      </w:rPr>
                    </w:pPr>
                    <w:sdt>
                      <w:sdtPr>
                        <w:tag w:val="goog_rdk_221"/>
                      </w:sdtPr>
                      <w:sdtContent>
                        <w:del w:author="davide.lenzarini@u-blox.com" w:id="22" w:date="2024-08-12T12:29:02Z">
                          <w:r w:rsidDel="00000000" w:rsidR="00000000" w:rsidRPr="00000000">
                            <w:rPr>
                              <w:rFonts w:ascii="Arial" w:cs="Arial" w:eastAsia="Arial" w:hAnsi="Arial"/>
                              <w:b w:val="1"/>
                              <w:rtl w:val="0"/>
                            </w:rPr>
                            <w:delText xml:space="preserve">Reserved</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24"/>
                </w:sdtPr>
                <w:sdtContent>
                  <w:p w:rsidR="00000000" w:rsidDel="00000000" w:rsidP="00000000" w:rsidRDefault="00000000" w:rsidRPr="00000000" w14:paraId="00000330">
                    <w:pPr>
                      <w:jc w:val="center"/>
                      <w:rPr>
                        <w:del w:author="davide.lenzarini@u-blox.com" w:id="22" w:date="2024-08-12T12:29:02Z"/>
                        <w:rFonts w:ascii="Arial" w:cs="Arial" w:eastAsia="Arial" w:hAnsi="Arial"/>
                      </w:rPr>
                    </w:pPr>
                    <w:sdt>
                      <w:sdtPr>
                        <w:tag w:val="goog_rdk_223"/>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26"/>
                </w:sdtPr>
                <w:sdtContent>
                  <w:p w:rsidR="00000000" w:rsidDel="00000000" w:rsidP="00000000" w:rsidRDefault="00000000" w:rsidRPr="00000000" w14:paraId="00000331">
                    <w:pPr>
                      <w:jc w:val="center"/>
                      <w:rPr>
                        <w:del w:author="davide.lenzarini@u-blox.com" w:id="22" w:date="2024-08-12T12:29:02Z"/>
                        <w:rFonts w:ascii="Arial" w:cs="Arial" w:eastAsia="Arial" w:hAnsi="Arial"/>
                      </w:rPr>
                    </w:pPr>
                    <w:sdt>
                      <w:sdtPr>
                        <w:tag w:val="goog_rdk_225"/>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28"/>
                </w:sdtPr>
                <w:sdtContent>
                  <w:p w:rsidR="00000000" w:rsidDel="00000000" w:rsidP="00000000" w:rsidRDefault="00000000" w:rsidRPr="00000000" w14:paraId="00000332">
                    <w:pPr>
                      <w:rPr>
                        <w:del w:author="davide.lenzarini@u-blox.com" w:id="22" w:date="2024-08-12T12:29:02Z"/>
                        <w:rFonts w:ascii="Arial" w:cs="Arial" w:eastAsia="Arial" w:hAnsi="Arial"/>
                      </w:rPr>
                    </w:pPr>
                    <w:sdt>
                      <w:sdtPr>
                        <w:tag w:val="goog_rdk_227"/>
                      </w:sdtPr>
                      <w:sdtContent>
                        <w:del w:author="davide.lenzarini@u-blox.com" w:id="22" w:date="2024-08-12T12:29:02Z">
                          <w:r w:rsidDel="00000000" w:rsidR="00000000" w:rsidRPr="00000000">
                            <w:rPr>
                              <w:rtl w:val="0"/>
                            </w:rPr>
                          </w:r>
                        </w:del>
                      </w:sdtContent>
                    </w:sdt>
                  </w:p>
                </w:sdtContent>
              </w:sdt>
            </w:tc>
          </w:tr>
        </w:sdtContent>
      </w:sdt>
      <w:sdt>
        <w:sdtPr>
          <w:tag w:val="goog_rdk_229"/>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31"/>
                </w:sdtPr>
                <w:sdtContent>
                  <w:p w:rsidR="00000000" w:rsidDel="00000000" w:rsidP="00000000" w:rsidRDefault="00000000" w:rsidRPr="00000000" w14:paraId="00000333">
                    <w:pPr>
                      <w:jc w:val="center"/>
                      <w:rPr>
                        <w:del w:author="davide.lenzarini@u-blox.com" w:id="22" w:date="2024-08-12T12:29:02Z"/>
                        <w:rFonts w:ascii="Arial" w:cs="Arial" w:eastAsia="Arial" w:hAnsi="Arial"/>
                        <w:b w:val="1"/>
                      </w:rPr>
                    </w:pPr>
                    <w:sdt>
                      <w:sdtPr>
                        <w:tag w:val="goog_rdk_230"/>
                      </w:sdtPr>
                      <w:sdtContent>
                        <w:del w:author="davide.lenzarini@u-blox.com" w:id="22" w:date="2024-08-12T12:29:02Z">
                          <w:r w:rsidDel="00000000" w:rsidR="00000000" w:rsidRPr="00000000">
                            <w:rPr>
                              <w:rFonts w:ascii="Arial" w:cs="Arial" w:eastAsia="Arial" w:hAnsi="Arial"/>
                              <w:b w:val="1"/>
                              <w:rtl w:val="0"/>
                            </w:rPr>
                            <w:delText xml:space="preserve">REGISTER</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33"/>
                </w:sdtPr>
                <w:sdtContent>
                  <w:p w:rsidR="00000000" w:rsidDel="00000000" w:rsidP="00000000" w:rsidRDefault="00000000" w:rsidRPr="00000000" w14:paraId="00000334">
                    <w:pPr>
                      <w:jc w:val="center"/>
                      <w:rPr>
                        <w:del w:author="davide.lenzarini@u-blox.com" w:id="22" w:date="2024-08-12T12:29:02Z"/>
                        <w:rFonts w:ascii="Arial" w:cs="Arial" w:eastAsia="Arial" w:hAnsi="Arial"/>
                      </w:rPr>
                    </w:pPr>
                    <w:sdt>
                      <w:sdtPr>
                        <w:tag w:val="goog_rdk_232"/>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35"/>
                </w:sdtPr>
                <w:sdtContent>
                  <w:p w:rsidR="00000000" w:rsidDel="00000000" w:rsidP="00000000" w:rsidRDefault="00000000" w:rsidRPr="00000000" w14:paraId="00000335">
                    <w:pPr>
                      <w:jc w:val="center"/>
                      <w:rPr>
                        <w:del w:author="davide.lenzarini@u-blox.com" w:id="22" w:date="2024-08-12T12:29:02Z"/>
                        <w:rFonts w:ascii="Arial" w:cs="Arial" w:eastAsia="Arial" w:hAnsi="Arial"/>
                      </w:rPr>
                    </w:pPr>
                    <w:sdt>
                      <w:sdtPr>
                        <w:tag w:val="goog_rdk_234"/>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37"/>
                </w:sdtPr>
                <w:sdtContent>
                  <w:p w:rsidR="00000000" w:rsidDel="00000000" w:rsidP="00000000" w:rsidRDefault="00000000" w:rsidRPr="00000000" w14:paraId="00000336">
                    <w:pPr>
                      <w:rPr>
                        <w:del w:author="davide.lenzarini@u-blox.com" w:id="22" w:date="2024-08-12T12:29:02Z"/>
                        <w:rFonts w:ascii="Arial" w:cs="Arial" w:eastAsia="Arial" w:hAnsi="Arial"/>
                      </w:rPr>
                    </w:pPr>
                    <w:sdt>
                      <w:sdtPr>
                        <w:tag w:val="goog_rdk_236"/>
                      </w:sdtPr>
                      <w:sdtContent>
                        <w:del w:author="davide.lenzarini@u-blox.com" w:id="22" w:date="2024-08-12T12:29:02Z">
                          <w:r w:rsidDel="00000000" w:rsidR="00000000" w:rsidRPr="00000000">
                            <w:rPr>
                              <w:rtl w:val="0"/>
                            </w:rPr>
                          </w:r>
                        </w:del>
                      </w:sdtContent>
                    </w:sdt>
                  </w:p>
                </w:sdtContent>
              </w:sdt>
            </w:tc>
          </w:tr>
        </w:sdtContent>
      </w:sdt>
      <w:sdt>
        <w:sdtPr>
          <w:tag w:val="goog_rdk_238"/>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40"/>
                </w:sdtPr>
                <w:sdtContent>
                  <w:p w:rsidR="00000000" w:rsidDel="00000000" w:rsidP="00000000" w:rsidRDefault="00000000" w:rsidRPr="00000000" w14:paraId="00000337">
                    <w:pPr>
                      <w:jc w:val="center"/>
                      <w:rPr>
                        <w:del w:author="davide.lenzarini@u-blox.com" w:id="22" w:date="2024-08-12T12:29:02Z"/>
                        <w:rFonts w:ascii="Arial" w:cs="Arial" w:eastAsia="Arial" w:hAnsi="Arial"/>
                        <w:b w:val="1"/>
                      </w:rPr>
                    </w:pPr>
                    <w:sdt>
                      <w:sdtPr>
                        <w:tag w:val="goog_rdk_239"/>
                      </w:sdtPr>
                      <w:sdtContent>
                        <w:del w:author="davide.lenzarini@u-blox.com" w:id="22" w:date="2024-08-12T12:29:02Z">
                          <w:r w:rsidDel="00000000" w:rsidR="00000000" w:rsidRPr="00000000">
                            <w:rPr>
                              <w:rFonts w:ascii="Arial" w:cs="Arial" w:eastAsia="Arial" w:hAnsi="Arial"/>
                              <w:b w:val="1"/>
                              <w:rtl w:val="0"/>
                            </w:rPr>
                            <w:delText xml:space="preserve">REGACK</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42"/>
                </w:sdtPr>
                <w:sdtContent>
                  <w:p w:rsidR="00000000" w:rsidDel="00000000" w:rsidP="00000000" w:rsidRDefault="00000000" w:rsidRPr="00000000" w14:paraId="00000338">
                    <w:pPr>
                      <w:jc w:val="center"/>
                      <w:rPr>
                        <w:del w:author="davide.lenzarini@u-blox.com" w:id="22" w:date="2024-08-12T12:29:02Z"/>
                        <w:rFonts w:ascii="Arial" w:cs="Arial" w:eastAsia="Arial" w:hAnsi="Arial"/>
                      </w:rPr>
                    </w:pPr>
                    <w:sdt>
                      <w:sdtPr>
                        <w:tag w:val="goog_rdk_241"/>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44"/>
                </w:sdtPr>
                <w:sdtContent>
                  <w:p w:rsidR="00000000" w:rsidDel="00000000" w:rsidP="00000000" w:rsidRDefault="00000000" w:rsidRPr="00000000" w14:paraId="00000339">
                    <w:pPr>
                      <w:jc w:val="center"/>
                      <w:rPr>
                        <w:del w:author="davide.lenzarini@u-blox.com" w:id="22" w:date="2024-08-12T12:29:02Z"/>
                        <w:rFonts w:ascii="Arial" w:cs="Arial" w:eastAsia="Arial" w:hAnsi="Arial"/>
                      </w:rPr>
                    </w:pPr>
                    <w:sdt>
                      <w:sdtPr>
                        <w:tag w:val="goog_rdk_243"/>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46"/>
                </w:sdtPr>
                <w:sdtContent>
                  <w:p w:rsidR="00000000" w:rsidDel="00000000" w:rsidP="00000000" w:rsidRDefault="00000000" w:rsidRPr="00000000" w14:paraId="0000033A">
                    <w:pPr>
                      <w:rPr>
                        <w:del w:author="davide.lenzarini@u-blox.com" w:id="22" w:date="2024-08-12T12:29:02Z"/>
                        <w:rFonts w:ascii="Arial" w:cs="Arial" w:eastAsia="Arial" w:hAnsi="Arial"/>
                      </w:rPr>
                    </w:pPr>
                    <w:sdt>
                      <w:sdtPr>
                        <w:tag w:val="goog_rdk_245"/>
                      </w:sdtPr>
                      <w:sdtContent>
                        <w:del w:author="davide.lenzarini@u-blox.com" w:id="22" w:date="2024-08-12T12:29:02Z">
                          <w:r w:rsidDel="00000000" w:rsidR="00000000" w:rsidRPr="00000000">
                            <w:rPr>
                              <w:rtl w:val="0"/>
                            </w:rPr>
                          </w:r>
                        </w:del>
                      </w:sdtContent>
                    </w:sdt>
                  </w:p>
                </w:sdtContent>
              </w:sdt>
            </w:tc>
          </w:tr>
        </w:sdtContent>
      </w:sdt>
      <w:sdt>
        <w:sdtPr>
          <w:tag w:val="goog_rdk_247"/>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49"/>
                </w:sdtPr>
                <w:sdtContent>
                  <w:p w:rsidR="00000000" w:rsidDel="00000000" w:rsidP="00000000" w:rsidRDefault="00000000" w:rsidRPr="00000000" w14:paraId="0000033B">
                    <w:pPr>
                      <w:jc w:val="center"/>
                      <w:rPr>
                        <w:del w:author="davide.lenzarini@u-blox.com" w:id="22" w:date="2024-08-12T12:29:02Z"/>
                        <w:rFonts w:ascii="Arial" w:cs="Arial" w:eastAsia="Arial" w:hAnsi="Arial"/>
                        <w:b w:val="1"/>
                      </w:rPr>
                    </w:pPr>
                    <w:sdt>
                      <w:sdtPr>
                        <w:tag w:val="goog_rdk_248"/>
                      </w:sdtPr>
                      <w:sdtContent>
                        <w:del w:author="davide.lenzarini@u-blox.com" w:id="22" w:date="2024-08-12T12:29:02Z">
                          <w:r w:rsidDel="00000000" w:rsidR="00000000" w:rsidRPr="00000000">
                            <w:rPr>
                              <w:rFonts w:ascii="Arial" w:cs="Arial" w:eastAsia="Arial" w:hAnsi="Arial"/>
                              <w:b w:val="1"/>
                              <w:rtl w:val="0"/>
                            </w:rPr>
                            <w:delText xml:space="preserve">PUBLISHWOS</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51"/>
                </w:sdtPr>
                <w:sdtContent>
                  <w:p w:rsidR="00000000" w:rsidDel="00000000" w:rsidP="00000000" w:rsidRDefault="00000000" w:rsidRPr="00000000" w14:paraId="0000033C">
                    <w:pPr>
                      <w:jc w:val="center"/>
                      <w:rPr>
                        <w:del w:author="davide.lenzarini@u-blox.com" w:id="22" w:date="2024-08-12T12:29:02Z"/>
                        <w:rFonts w:ascii="Arial" w:cs="Arial" w:eastAsia="Arial" w:hAnsi="Arial"/>
                      </w:rPr>
                    </w:pPr>
                    <w:sdt>
                      <w:sdtPr>
                        <w:tag w:val="goog_rdk_250"/>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53"/>
                </w:sdtPr>
                <w:sdtContent>
                  <w:p w:rsidR="00000000" w:rsidDel="00000000" w:rsidP="00000000" w:rsidRDefault="00000000" w:rsidRPr="00000000" w14:paraId="0000033D">
                    <w:pPr>
                      <w:jc w:val="center"/>
                      <w:rPr>
                        <w:del w:author="davide.lenzarini@u-blox.com" w:id="22" w:date="2024-08-12T12:29:02Z"/>
                        <w:rFonts w:ascii="Arial" w:cs="Arial" w:eastAsia="Arial" w:hAnsi="Arial"/>
                      </w:rPr>
                    </w:pPr>
                    <w:sdt>
                      <w:sdtPr>
                        <w:tag w:val="goog_rdk_252"/>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55"/>
                </w:sdtPr>
                <w:sdtContent>
                  <w:p w:rsidR="00000000" w:rsidDel="00000000" w:rsidP="00000000" w:rsidRDefault="00000000" w:rsidRPr="00000000" w14:paraId="0000033E">
                    <w:pPr>
                      <w:rPr>
                        <w:del w:author="davide.lenzarini@u-blox.com" w:id="22" w:date="2024-08-12T12:29:02Z"/>
                        <w:rFonts w:ascii="Arial" w:cs="Arial" w:eastAsia="Arial" w:hAnsi="Arial"/>
                      </w:rPr>
                    </w:pPr>
                    <w:sdt>
                      <w:sdtPr>
                        <w:tag w:val="goog_rdk_254"/>
                      </w:sdtPr>
                      <w:sdtContent>
                        <w:del w:author="davide.lenzarini@u-blox.com" w:id="22" w:date="2024-08-12T12:29:02Z">
                          <w:r w:rsidDel="00000000" w:rsidR="00000000" w:rsidRPr="00000000">
                            <w:rPr>
                              <w:rtl w:val="0"/>
                            </w:rPr>
                          </w:r>
                        </w:del>
                      </w:sdtContent>
                    </w:sdt>
                  </w:p>
                </w:sdtContent>
              </w:sdt>
            </w:tc>
          </w:tr>
        </w:sdtContent>
      </w:sdt>
      <w:sdt>
        <w:sdtPr>
          <w:tag w:val="goog_rdk_256"/>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58"/>
                </w:sdtPr>
                <w:sdtContent>
                  <w:p w:rsidR="00000000" w:rsidDel="00000000" w:rsidP="00000000" w:rsidRDefault="00000000" w:rsidRPr="00000000" w14:paraId="0000033F">
                    <w:pPr>
                      <w:jc w:val="center"/>
                      <w:rPr>
                        <w:del w:author="davide.lenzarini@u-blox.com" w:id="22" w:date="2024-08-12T12:29:02Z"/>
                        <w:rFonts w:ascii="Arial" w:cs="Arial" w:eastAsia="Arial" w:hAnsi="Arial"/>
                        <w:b w:val="1"/>
                      </w:rPr>
                    </w:pPr>
                    <w:sdt>
                      <w:sdtPr>
                        <w:tag w:val="goog_rdk_257"/>
                      </w:sdtPr>
                      <w:sdtContent>
                        <w:del w:author="davide.lenzarini@u-blox.com" w:id="22" w:date="2024-08-12T12:29:02Z">
                          <w:r w:rsidDel="00000000" w:rsidR="00000000" w:rsidRPr="00000000">
                            <w:rPr>
                              <w:rFonts w:ascii="Arial" w:cs="Arial" w:eastAsia="Arial" w:hAnsi="Arial"/>
                              <w:b w:val="1"/>
                              <w:rtl w:val="0"/>
                            </w:rPr>
                            <w:delText xml:space="preserve">ADVERTISE</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60"/>
                </w:sdtPr>
                <w:sdtContent>
                  <w:p w:rsidR="00000000" w:rsidDel="00000000" w:rsidP="00000000" w:rsidRDefault="00000000" w:rsidRPr="00000000" w14:paraId="00000340">
                    <w:pPr>
                      <w:jc w:val="center"/>
                      <w:rPr>
                        <w:del w:author="davide.lenzarini@u-blox.com" w:id="22" w:date="2024-08-12T12:29:02Z"/>
                        <w:rFonts w:ascii="Arial" w:cs="Arial" w:eastAsia="Arial" w:hAnsi="Arial"/>
                      </w:rPr>
                    </w:pPr>
                    <w:sdt>
                      <w:sdtPr>
                        <w:tag w:val="goog_rdk_259"/>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62"/>
                </w:sdtPr>
                <w:sdtContent>
                  <w:p w:rsidR="00000000" w:rsidDel="00000000" w:rsidP="00000000" w:rsidRDefault="00000000" w:rsidRPr="00000000" w14:paraId="00000341">
                    <w:pPr>
                      <w:jc w:val="center"/>
                      <w:rPr>
                        <w:del w:author="davide.lenzarini@u-blox.com" w:id="22" w:date="2024-08-12T12:29:02Z"/>
                        <w:rFonts w:ascii="Arial" w:cs="Arial" w:eastAsia="Arial" w:hAnsi="Arial"/>
                      </w:rPr>
                    </w:pPr>
                    <w:sdt>
                      <w:sdtPr>
                        <w:tag w:val="goog_rdk_261"/>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64"/>
                </w:sdtPr>
                <w:sdtContent>
                  <w:p w:rsidR="00000000" w:rsidDel="00000000" w:rsidP="00000000" w:rsidRDefault="00000000" w:rsidRPr="00000000" w14:paraId="00000342">
                    <w:pPr>
                      <w:rPr>
                        <w:del w:author="davide.lenzarini@u-blox.com" w:id="22" w:date="2024-08-12T12:29:02Z"/>
                        <w:rFonts w:ascii="Arial" w:cs="Arial" w:eastAsia="Arial" w:hAnsi="Arial"/>
                      </w:rPr>
                    </w:pPr>
                    <w:sdt>
                      <w:sdtPr>
                        <w:tag w:val="goog_rdk_263"/>
                      </w:sdtPr>
                      <w:sdtContent>
                        <w:del w:author="davide.lenzarini@u-blox.com" w:id="22" w:date="2024-08-12T12:29:02Z">
                          <w:r w:rsidDel="00000000" w:rsidR="00000000" w:rsidRPr="00000000">
                            <w:rPr>
                              <w:rtl w:val="0"/>
                            </w:rPr>
                          </w:r>
                        </w:del>
                      </w:sdtContent>
                    </w:sdt>
                  </w:p>
                </w:sdtContent>
              </w:sdt>
            </w:tc>
          </w:tr>
        </w:sdtContent>
      </w:sdt>
      <w:sdt>
        <w:sdtPr>
          <w:tag w:val="goog_rdk_265"/>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67"/>
                </w:sdtPr>
                <w:sdtContent>
                  <w:p w:rsidR="00000000" w:rsidDel="00000000" w:rsidP="00000000" w:rsidRDefault="00000000" w:rsidRPr="00000000" w14:paraId="00000343">
                    <w:pPr>
                      <w:jc w:val="center"/>
                      <w:rPr>
                        <w:del w:author="davide.lenzarini@u-blox.com" w:id="22" w:date="2024-08-12T12:29:02Z"/>
                        <w:rFonts w:ascii="Arial" w:cs="Arial" w:eastAsia="Arial" w:hAnsi="Arial"/>
                        <w:b w:val="1"/>
                      </w:rPr>
                    </w:pPr>
                    <w:sdt>
                      <w:sdtPr>
                        <w:tag w:val="goog_rdk_266"/>
                      </w:sdtPr>
                      <w:sdtContent>
                        <w:del w:author="davide.lenzarini@u-blox.com" w:id="22" w:date="2024-08-12T12:29:02Z">
                          <w:r w:rsidDel="00000000" w:rsidR="00000000" w:rsidRPr="00000000">
                            <w:rPr>
                              <w:rFonts w:ascii="Arial" w:cs="Arial" w:eastAsia="Arial" w:hAnsi="Arial"/>
                              <w:b w:val="1"/>
                              <w:rtl w:val="0"/>
                            </w:rPr>
                            <w:delText xml:space="preserve">SEARCHGW</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69"/>
                </w:sdtPr>
                <w:sdtContent>
                  <w:p w:rsidR="00000000" w:rsidDel="00000000" w:rsidP="00000000" w:rsidRDefault="00000000" w:rsidRPr="00000000" w14:paraId="00000344">
                    <w:pPr>
                      <w:jc w:val="center"/>
                      <w:rPr>
                        <w:del w:author="davide.lenzarini@u-blox.com" w:id="22" w:date="2024-08-12T12:29:02Z"/>
                        <w:rFonts w:ascii="Arial" w:cs="Arial" w:eastAsia="Arial" w:hAnsi="Arial"/>
                      </w:rPr>
                    </w:pPr>
                    <w:sdt>
                      <w:sdtPr>
                        <w:tag w:val="goog_rdk_268"/>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71"/>
                </w:sdtPr>
                <w:sdtContent>
                  <w:p w:rsidR="00000000" w:rsidDel="00000000" w:rsidP="00000000" w:rsidRDefault="00000000" w:rsidRPr="00000000" w14:paraId="00000345">
                    <w:pPr>
                      <w:jc w:val="center"/>
                      <w:rPr>
                        <w:del w:author="davide.lenzarini@u-blox.com" w:id="22" w:date="2024-08-12T12:29:02Z"/>
                        <w:rFonts w:ascii="Arial" w:cs="Arial" w:eastAsia="Arial" w:hAnsi="Arial"/>
                      </w:rPr>
                    </w:pPr>
                    <w:sdt>
                      <w:sdtPr>
                        <w:tag w:val="goog_rdk_270"/>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73"/>
                </w:sdtPr>
                <w:sdtContent>
                  <w:p w:rsidR="00000000" w:rsidDel="00000000" w:rsidP="00000000" w:rsidRDefault="00000000" w:rsidRPr="00000000" w14:paraId="00000346">
                    <w:pPr>
                      <w:rPr>
                        <w:del w:author="davide.lenzarini@u-blox.com" w:id="22" w:date="2024-08-12T12:29:02Z"/>
                        <w:rFonts w:ascii="Arial" w:cs="Arial" w:eastAsia="Arial" w:hAnsi="Arial"/>
                      </w:rPr>
                    </w:pPr>
                    <w:sdt>
                      <w:sdtPr>
                        <w:tag w:val="goog_rdk_272"/>
                      </w:sdtPr>
                      <w:sdtContent>
                        <w:del w:author="davide.lenzarini@u-blox.com" w:id="22" w:date="2024-08-12T12:29:02Z">
                          <w:r w:rsidDel="00000000" w:rsidR="00000000" w:rsidRPr="00000000">
                            <w:rPr>
                              <w:rtl w:val="0"/>
                            </w:rPr>
                          </w:r>
                        </w:del>
                      </w:sdtContent>
                    </w:sdt>
                  </w:p>
                </w:sdtContent>
              </w:sdt>
            </w:tc>
          </w:tr>
        </w:sdtContent>
      </w:sdt>
      <w:sdt>
        <w:sdtPr>
          <w:tag w:val="goog_rdk_274"/>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76"/>
                </w:sdtPr>
                <w:sdtContent>
                  <w:p w:rsidR="00000000" w:rsidDel="00000000" w:rsidP="00000000" w:rsidRDefault="00000000" w:rsidRPr="00000000" w14:paraId="00000347">
                    <w:pPr>
                      <w:jc w:val="center"/>
                      <w:rPr>
                        <w:del w:author="davide.lenzarini@u-blox.com" w:id="22" w:date="2024-08-12T12:29:02Z"/>
                        <w:rFonts w:ascii="Arial" w:cs="Arial" w:eastAsia="Arial" w:hAnsi="Arial"/>
                        <w:b w:val="1"/>
                      </w:rPr>
                    </w:pPr>
                    <w:sdt>
                      <w:sdtPr>
                        <w:tag w:val="goog_rdk_275"/>
                      </w:sdtPr>
                      <w:sdtContent>
                        <w:del w:author="davide.lenzarini@u-blox.com" w:id="22" w:date="2024-08-12T12:29:02Z">
                          <w:r w:rsidDel="00000000" w:rsidR="00000000" w:rsidRPr="00000000">
                            <w:rPr>
                              <w:rFonts w:ascii="Arial" w:cs="Arial" w:eastAsia="Arial" w:hAnsi="Arial"/>
                              <w:b w:val="1"/>
                              <w:rtl w:val="0"/>
                            </w:rPr>
                            <w:delText xml:space="preserve">GWINFO</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78"/>
                </w:sdtPr>
                <w:sdtContent>
                  <w:p w:rsidR="00000000" w:rsidDel="00000000" w:rsidP="00000000" w:rsidRDefault="00000000" w:rsidRPr="00000000" w14:paraId="00000348">
                    <w:pPr>
                      <w:jc w:val="center"/>
                      <w:rPr>
                        <w:del w:author="davide.lenzarini@u-blox.com" w:id="22" w:date="2024-08-12T12:29:02Z"/>
                        <w:rFonts w:ascii="Arial" w:cs="Arial" w:eastAsia="Arial" w:hAnsi="Arial"/>
                      </w:rPr>
                    </w:pPr>
                    <w:sdt>
                      <w:sdtPr>
                        <w:tag w:val="goog_rdk_277"/>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80"/>
                </w:sdtPr>
                <w:sdtContent>
                  <w:p w:rsidR="00000000" w:rsidDel="00000000" w:rsidP="00000000" w:rsidRDefault="00000000" w:rsidRPr="00000000" w14:paraId="00000349">
                    <w:pPr>
                      <w:jc w:val="center"/>
                      <w:rPr>
                        <w:del w:author="davide.lenzarini@u-blox.com" w:id="22" w:date="2024-08-12T12:29:02Z"/>
                        <w:rFonts w:ascii="Arial" w:cs="Arial" w:eastAsia="Arial" w:hAnsi="Arial"/>
                      </w:rPr>
                    </w:pPr>
                    <w:sdt>
                      <w:sdtPr>
                        <w:tag w:val="goog_rdk_279"/>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82"/>
                </w:sdtPr>
                <w:sdtContent>
                  <w:p w:rsidR="00000000" w:rsidDel="00000000" w:rsidP="00000000" w:rsidRDefault="00000000" w:rsidRPr="00000000" w14:paraId="0000034A">
                    <w:pPr>
                      <w:rPr>
                        <w:del w:author="davide.lenzarini@u-blox.com" w:id="22" w:date="2024-08-12T12:29:02Z"/>
                        <w:rFonts w:ascii="Arial" w:cs="Arial" w:eastAsia="Arial" w:hAnsi="Arial"/>
                      </w:rPr>
                    </w:pPr>
                    <w:sdt>
                      <w:sdtPr>
                        <w:tag w:val="goog_rdk_281"/>
                      </w:sdtPr>
                      <w:sdtContent>
                        <w:del w:author="davide.lenzarini@u-blox.com" w:id="22" w:date="2024-08-12T12:29:02Z">
                          <w:r w:rsidDel="00000000" w:rsidR="00000000" w:rsidRPr="00000000">
                            <w:rPr>
                              <w:rtl w:val="0"/>
                            </w:rPr>
                          </w:r>
                        </w:del>
                      </w:sdtContent>
                    </w:sdt>
                  </w:p>
                </w:sdtContent>
              </w:sdt>
            </w:tc>
          </w:tr>
        </w:sdtContent>
      </w:sdt>
      <w:sdt>
        <w:sdtPr>
          <w:tag w:val="goog_rdk_283"/>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85"/>
                </w:sdtPr>
                <w:sdtContent>
                  <w:p w:rsidR="00000000" w:rsidDel="00000000" w:rsidP="00000000" w:rsidRDefault="00000000" w:rsidRPr="00000000" w14:paraId="0000034B">
                    <w:pPr>
                      <w:jc w:val="center"/>
                      <w:rPr>
                        <w:del w:author="davide.lenzarini@u-blox.com" w:id="22" w:date="2024-08-12T12:29:02Z"/>
                        <w:rFonts w:ascii="Arial" w:cs="Arial" w:eastAsia="Arial" w:hAnsi="Arial"/>
                        <w:b w:val="1"/>
                      </w:rPr>
                    </w:pPr>
                    <w:sdt>
                      <w:sdtPr>
                        <w:tag w:val="goog_rdk_284"/>
                      </w:sdtPr>
                      <w:sdtContent>
                        <w:del w:author="davide.lenzarini@u-blox.com" w:id="22" w:date="2024-08-12T12:29:02Z">
                          <w:r w:rsidDel="00000000" w:rsidR="00000000" w:rsidRPr="00000000">
                            <w:rPr>
                              <w:rFonts w:ascii="Arial" w:cs="Arial" w:eastAsia="Arial" w:hAnsi="Arial"/>
                              <w:b w:val="1"/>
                              <w:rtl w:val="0"/>
                            </w:rPr>
                            <w:delText xml:space="preserve">FORWARDER ENCAPSULATION</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87"/>
                </w:sdtPr>
                <w:sdtContent>
                  <w:p w:rsidR="00000000" w:rsidDel="00000000" w:rsidP="00000000" w:rsidRDefault="00000000" w:rsidRPr="00000000" w14:paraId="0000034C">
                    <w:pPr>
                      <w:jc w:val="center"/>
                      <w:rPr>
                        <w:del w:author="davide.lenzarini@u-blox.com" w:id="22" w:date="2024-08-12T12:29:02Z"/>
                        <w:rFonts w:ascii="Arial" w:cs="Arial" w:eastAsia="Arial" w:hAnsi="Arial"/>
                      </w:rPr>
                    </w:pPr>
                    <w:sdt>
                      <w:sdtPr>
                        <w:tag w:val="goog_rdk_286"/>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89"/>
                </w:sdtPr>
                <w:sdtContent>
                  <w:p w:rsidR="00000000" w:rsidDel="00000000" w:rsidP="00000000" w:rsidRDefault="00000000" w:rsidRPr="00000000" w14:paraId="0000034D">
                    <w:pPr>
                      <w:jc w:val="center"/>
                      <w:rPr>
                        <w:del w:author="davide.lenzarini@u-blox.com" w:id="22" w:date="2024-08-12T12:29:02Z"/>
                        <w:rFonts w:ascii="Arial" w:cs="Arial" w:eastAsia="Arial" w:hAnsi="Arial"/>
                      </w:rPr>
                    </w:pPr>
                    <w:sdt>
                      <w:sdtPr>
                        <w:tag w:val="goog_rdk_288"/>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91"/>
                </w:sdtPr>
                <w:sdtContent>
                  <w:p w:rsidR="00000000" w:rsidDel="00000000" w:rsidP="00000000" w:rsidRDefault="00000000" w:rsidRPr="00000000" w14:paraId="0000034E">
                    <w:pPr>
                      <w:rPr>
                        <w:del w:author="davide.lenzarini@u-blox.com" w:id="22" w:date="2024-08-12T12:29:02Z"/>
                        <w:rFonts w:ascii="Arial" w:cs="Arial" w:eastAsia="Arial" w:hAnsi="Arial"/>
                      </w:rPr>
                    </w:pPr>
                    <w:sdt>
                      <w:sdtPr>
                        <w:tag w:val="goog_rdk_290"/>
                      </w:sdtPr>
                      <w:sdtContent>
                        <w:del w:author="davide.lenzarini@u-blox.com" w:id="22" w:date="2024-08-12T12:29:02Z">
                          <w:r w:rsidDel="00000000" w:rsidR="00000000" w:rsidRPr="00000000">
                            <w:rPr>
                              <w:rtl w:val="0"/>
                            </w:rPr>
                          </w:r>
                        </w:del>
                      </w:sdtContent>
                    </w:sdt>
                  </w:p>
                </w:sdtContent>
              </w:sdt>
            </w:tc>
          </w:tr>
        </w:sdtContent>
      </w:sdt>
      <w:sdt>
        <w:sdtPr>
          <w:tag w:val="goog_rdk_292"/>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94"/>
                </w:sdtPr>
                <w:sdtContent>
                  <w:p w:rsidR="00000000" w:rsidDel="00000000" w:rsidP="00000000" w:rsidRDefault="00000000" w:rsidRPr="00000000" w14:paraId="0000034F">
                    <w:pPr>
                      <w:jc w:val="center"/>
                      <w:rPr>
                        <w:del w:author="davide.lenzarini@u-blox.com" w:id="22" w:date="2024-08-12T12:29:02Z"/>
                        <w:rFonts w:ascii="Arial" w:cs="Arial" w:eastAsia="Arial" w:hAnsi="Arial"/>
                        <w:b w:val="1"/>
                      </w:rPr>
                    </w:pPr>
                    <w:sdt>
                      <w:sdtPr>
                        <w:tag w:val="goog_rdk_293"/>
                      </w:sdtPr>
                      <w:sdtContent>
                        <w:del w:author="davide.lenzarini@u-blox.com" w:id="22" w:date="2024-08-12T12:29:02Z">
                          <w:r w:rsidDel="00000000" w:rsidR="00000000" w:rsidRPr="00000000">
                            <w:rPr>
                              <w:rFonts w:ascii="Arial" w:cs="Arial" w:eastAsia="Arial" w:hAnsi="Arial"/>
                              <w:b w:val="1"/>
                              <w:rtl w:val="0"/>
                            </w:rPr>
                            <w:delText xml:space="preserve">PROTECTION ENCAPSULATION</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96"/>
                </w:sdtPr>
                <w:sdtContent>
                  <w:p w:rsidR="00000000" w:rsidDel="00000000" w:rsidP="00000000" w:rsidRDefault="00000000" w:rsidRPr="00000000" w14:paraId="00000350">
                    <w:pPr>
                      <w:jc w:val="center"/>
                      <w:rPr>
                        <w:del w:author="davide.lenzarini@u-blox.com" w:id="22" w:date="2024-08-12T12:29:02Z"/>
                        <w:rFonts w:ascii="Arial" w:cs="Arial" w:eastAsia="Arial" w:hAnsi="Arial"/>
                      </w:rPr>
                    </w:pPr>
                    <w:sdt>
                      <w:sdtPr>
                        <w:tag w:val="goog_rdk_295"/>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98"/>
                </w:sdtPr>
                <w:sdtContent>
                  <w:p w:rsidR="00000000" w:rsidDel="00000000" w:rsidP="00000000" w:rsidRDefault="00000000" w:rsidRPr="00000000" w14:paraId="00000351">
                    <w:pPr>
                      <w:jc w:val="center"/>
                      <w:rPr>
                        <w:del w:author="davide.lenzarini@u-blox.com" w:id="22" w:date="2024-08-12T12:29:02Z"/>
                        <w:rFonts w:ascii="Arial" w:cs="Arial" w:eastAsia="Arial" w:hAnsi="Arial"/>
                      </w:rPr>
                    </w:pPr>
                    <w:sdt>
                      <w:sdtPr>
                        <w:tag w:val="goog_rdk_297"/>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00"/>
                </w:sdtPr>
                <w:sdtContent>
                  <w:p w:rsidR="00000000" w:rsidDel="00000000" w:rsidP="00000000" w:rsidRDefault="00000000" w:rsidRPr="00000000" w14:paraId="00000352">
                    <w:pPr>
                      <w:rPr>
                        <w:del w:author="davide.lenzarini@u-blox.com" w:id="22" w:date="2024-08-12T12:29:02Z"/>
                        <w:rFonts w:ascii="Arial" w:cs="Arial" w:eastAsia="Arial" w:hAnsi="Arial"/>
                      </w:rPr>
                    </w:pPr>
                    <w:sdt>
                      <w:sdtPr>
                        <w:tag w:val="goog_rdk_299"/>
                      </w:sdtPr>
                      <w:sdtContent>
                        <w:del w:author="davide.lenzarini@u-blox.com" w:id="22" w:date="2024-08-12T12:29:02Z">
                          <w:r w:rsidDel="00000000" w:rsidR="00000000" w:rsidRPr="00000000">
                            <w:rPr>
                              <w:rtl w:val="0"/>
                            </w:rPr>
                          </w:r>
                        </w:del>
                      </w:sdtContent>
                    </w:sdt>
                  </w:p>
                </w:sdtContent>
              </w:sdt>
            </w:tc>
          </w:tr>
        </w:sdtContent>
      </w:sdt>
      <w:sdt>
        <w:sdtPr>
          <w:tag w:val="goog_rdk_301"/>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303"/>
                </w:sdtPr>
                <w:sdtContent>
                  <w:p w:rsidR="00000000" w:rsidDel="00000000" w:rsidP="00000000" w:rsidRDefault="00000000" w:rsidRPr="00000000" w14:paraId="00000353">
                    <w:pPr>
                      <w:jc w:val="center"/>
                      <w:rPr>
                        <w:del w:author="davide.lenzarini@u-blox.com" w:id="22" w:date="2024-08-12T12:29:02Z"/>
                        <w:rFonts w:ascii="Arial" w:cs="Arial" w:eastAsia="Arial" w:hAnsi="Arial"/>
                        <w:b w:val="1"/>
                        <w:color w:val="666666"/>
                      </w:rPr>
                    </w:pPr>
                    <w:sdt>
                      <w:sdtPr>
                        <w:tag w:val="goog_rdk_302"/>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05"/>
                </w:sdtPr>
                <w:sdtContent>
                  <w:p w:rsidR="00000000" w:rsidDel="00000000" w:rsidP="00000000" w:rsidRDefault="00000000" w:rsidRPr="00000000" w14:paraId="00000354">
                    <w:pPr>
                      <w:jc w:val="center"/>
                      <w:rPr>
                        <w:del w:author="davide.lenzarini@u-blox.com" w:id="22" w:date="2024-08-12T12:29:02Z"/>
                        <w:rFonts w:ascii="Arial" w:cs="Arial" w:eastAsia="Arial" w:hAnsi="Arial"/>
                        <w:color w:val="666666"/>
                      </w:rPr>
                    </w:pPr>
                    <w:sdt>
                      <w:sdtPr>
                        <w:tag w:val="goog_rdk_304"/>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07"/>
                </w:sdtPr>
                <w:sdtContent>
                  <w:p w:rsidR="00000000" w:rsidDel="00000000" w:rsidP="00000000" w:rsidRDefault="00000000" w:rsidRPr="00000000" w14:paraId="00000355">
                    <w:pPr>
                      <w:jc w:val="center"/>
                      <w:rPr>
                        <w:del w:author="davide.lenzarini@u-blox.com" w:id="22" w:date="2024-08-12T12:29:02Z"/>
                        <w:rFonts w:ascii="Arial" w:cs="Arial" w:eastAsia="Arial" w:hAnsi="Arial"/>
                        <w:color w:val="666666"/>
                      </w:rPr>
                    </w:pPr>
                    <w:sdt>
                      <w:sdtPr>
                        <w:tag w:val="goog_rdk_306"/>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09"/>
                </w:sdtPr>
                <w:sdtContent>
                  <w:p w:rsidR="00000000" w:rsidDel="00000000" w:rsidP="00000000" w:rsidRDefault="00000000" w:rsidRPr="00000000" w14:paraId="00000356">
                    <w:pPr>
                      <w:rPr>
                        <w:del w:author="davide.lenzarini@u-blox.com" w:id="22" w:date="2024-08-12T12:29:02Z"/>
                        <w:rFonts w:ascii="Arial" w:cs="Arial" w:eastAsia="Arial" w:hAnsi="Arial"/>
                        <w:color w:val="666666"/>
                      </w:rPr>
                    </w:pPr>
                    <w:sdt>
                      <w:sdtPr>
                        <w:tag w:val="goog_rdk_308"/>
                      </w:sdtPr>
                      <w:sdtContent>
                        <w:del w:author="davide.lenzarini@u-blox.com" w:id="22" w:date="2024-08-12T12:29:02Z">
                          <w:r w:rsidDel="00000000" w:rsidR="00000000" w:rsidRPr="00000000">
                            <w:rPr>
                              <w:rtl w:val="0"/>
                            </w:rPr>
                          </w:r>
                        </w:del>
                      </w:sdtContent>
                    </w:sdt>
                  </w:p>
                </w:sdtContent>
              </w:sdt>
            </w:tc>
          </w:tr>
        </w:sdtContent>
      </w:sdt>
      <w:sdt>
        <w:sdtPr>
          <w:tag w:val="goog_rdk_310"/>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312"/>
                </w:sdtPr>
                <w:sdtContent>
                  <w:p w:rsidR="00000000" w:rsidDel="00000000" w:rsidP="00000000" w:rsidRDefault="00000000" w:rsidRPr="00000000" w14:paraId="00000357">
                    <w:pPr>
                      <w:jc w:val="center"/>
                      <w:rPr>
                        <w:del w:author="davide.lenzarini@u-blox.com" w:id="22" w:date="2024-08-12T12:29:02Z"/>
                        <w:rFonts w:ascii="Arial" w:cs="Arial" w:eastAsia="Arial" w:hAnsi="Arial"/>
                        <w:b w:val="1"/>
                        <w:color w:val="666666"/>
                      </w:rPr>
                    </w:pPr>
                    <w:sdt>
                      <w:sdtPr>
                        <w:tag w:val="goog_rdk_311"/>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14"/>
                </w:sdtPr>
                <w:sdtContent>
                  <w:p w:rsidR="00000000" w:rsidDel="00000000" w:rsidP="00000000" w:rsidRDefault="00000000" w:rsidRPr="00000000" w14:paraId="00000358">
                    <w:pPr>
                      <w:jc w:val="center"/>
                      <w:rPr>
                        <w:del w:author="davide.lenzarini@u-blox.com" w:id="22" w:date="2024-08-12T12:29:02Z"/>
                        <w:rFonts w:ascii="Arial" w:cs="Arial" w:eastAsia="Arial" w:hAnsi="Arial"/>
                        <w:color w:val="666666"/>
                      </w:rPr>
                    </w:pPr>
                    <w:sdt>
                      <w:sdtPr>
                        <w:tag w:val="goog_rdk_313"/>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16"/>
                </w:sdtPr>
                <w:sdtContent>
                  <w:p w:rsidR="00000000" w:rsidDel="00000000" w:rsidP="00000000" w:rsidRDefault="00000000" w:rsidRPr="00000000" w14:paraId="00000359">
                    <w:pPr>
                      <w:jc w:val="center"/>
                      <w:rPr>
                        <w:del w:author="davide.lenzarini@u-blox.com" w:id="22" w:date="2024-08-12T12:29:02Z"/>
                        <w:rFonts w:ascii="Arial" w:cs="Arial" w:eastAsia="Arial" w:hAnsi="Arial"/>
                        <w:color w:val="666666"/>
                      </w:rPr>
                    </w:pPr>
                    <w:sdt>
                      <w:sdtPr>
                        <w:tag w:val="goog_rdk_315"/>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18"/>
                </w:sdtPr>
                <w:sdtContent>
                  <w:p w:rsidR="00000000" w:rsidDel="00000000" w:rsidP="00000000" w:rsidRDefault="00000000" w:rsidRPr="00000000" w14:paraId="0000035A">
                    <w:pPr>
                      <w:rPr>
                        <w:del w:author="davide.lenzarini@u-blox.com" w:id="22" w:date="2024-08-12T12:29:02Z"/>
                        <w:rFonts w:ascii="Arial" w:cs="Arial" w:eastAsia="Arial" w:hAnsi="Arial"/>
                        <w:color w:val="666666"/>
                      </w:rPr>
                    </w:pPr>
                    <w:sdt>
                      <w:sdtPr>
                        <w:tag w:val="goog_rdk_317"/>
                      </w:sdtPr>
                      <w:sdtContent>
                        <w:del w:author="davide.lenzarini@u-blox.com" w:id="22" w:date="2024-08-12T12:29:02Z">
                          <w:r w:rsidDel="00000000" w:rsidR="00000000" w:rsidRPr="00000000">
                            <w:rPr>
                              <w:rtl w:val="0"/>
                            </w:rPr>
                          </w:r>
                        </w:del>
                      </w:sdtContent>
                    </w:sdt>
                  </w:p>
                </w:sdtContent>
              </w:sdt>
            </w:tc>
          </w:tr>
        </w:sdtContent>
      </w:sdt>
      <w:sdt>
        <w:sdtPr>
          <w:tag w:val="goog_rdk_319"/>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321"/>
                </w:sdtPr>
                <w:sdtContent>
                  <w:p w:rsidR="00000000" w:rsidDel="00000000" w:rsidP="00000000" w:rsidRDefault="00000000" w:rsidRPr="00000000" w14:paraId="0000035B">
                    <w:pPr>
                      <w:jc w:val="center"/>
                      <w:rPr>
                        <w:del w:author="davide.lenzarini@u-blox.com" w:id="22" w:date="2024-08-12T12:29:02Z"/>
                        <w:rFonts w:ascii="Arial" w:cs="Arial" w:eastAsia="Arial" w:hAnsi="Arial"/>
                        <w:b w:val="1"/>
                        <w:color w:val="666666"/>
                      </w:rPr>
                    </w:pPr>
                    <w:sdt>
                      <w:sdtPr>
                        <w:tag w:val="goog_rdk_320"/>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23"/>
                </w:sdtPr>
                <w:sdtContent>
                  <w:p w:rsidR="00000000" w:rsidDel="00000000" w:rsidP="00000000" w:rsidRDefault="00000000" w:rsidRPr="00000000" w14:paraId="0000035C">
                    <w:pPr>
                      <w:jc w:val="center"/>
                      <w:rPr>
                        <w:del w:author="davide.lenzarini@u-blox.com" w:id="22" w:date="2024-08-12T12:29:02Z"/>
                        <w:rFonts w:ascii="Arial" w:cs="Arial" w:eastAsia="Arial" w:hAnsi="Arial"/>
                        <w:color w:val="666666"/>
                      </w:rPr>
                    </w:pPr>
                    <w:sdt>
                      <w:sdtPr>
                        <w:tag w:val="goog_rdk_322"/>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25"/>
                </w:sdtPr>
                <w:sdtContent>
                  <w:p w:rsidR="00000000" w:rsidDel="00000000" w:rsidP="00000000" w:rsidRDefault="00000000" w:rsidRPr="00000000" w14:paraId="0000035D">
                    <w:pPr>
                      <w:jc w:val="center"/>
                      <w:rPr>
                        <w:del w:author="davide.lenzarini@u-blox.com" w:id="22" w:date="2024-08-12T12:29:02Z"/>
                        <w:rFonts w:ascii="Arial" w:cs="Arial" w:eastAsia="Arial" w:hAnsi="Arial"/>
                        <w:color w:val="666666"/>
                      </w:rPr>
                    </w:pPr>
                    <w:sdt>
                      <w:sdtPr>
                        <w:tag w:val="goog_rdk_324"/>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27"/>
                </w:sdtPr>
                <w:sdtContent>
                  <w:p w:rsidR="00000000" w:rsidDel="00000000" w:rsidP="00000000" w:rsidRDefault="00000000" w:rsidRPr="00000000" w14:paraId="0000035E">
                    <w:pPr>
                      <w:rPr>
                        <w:del w:author="davide.lenzarini@u-blox.com" w:id="22" w:date="2024-08-12T12:29:02Z"/>
                        <w:rFonts w:ascii="Arial" w:cs="Arial" w:eastAsia="Arial" w:hAnsi="Arial"/>
                        <w:color w:val="666666"/>
                      </w:rPr>
                    </w:pPr>
                    <w:sdt>
                      <w:sdtPr>
                        <w:tag w:val="goog_rdk_326"/>
                      </w:sdtPr>
                      <w:sdtContent>
                        <w:del w:author="davide.lenzarini@u-blox.com" w:id="22" w:date="2024-08-12T12:29:02Z">
                          <w:r w:rsidDel="00000000" w:rsidR="00000000" w:rsidRPr="00000000">
                            <w:rPr>
                              <w:rtl w:val="0"/>
                            </w:rPr>
                          </w:r>
                        </w:del>
                      </w:sdtContent>
                    </w:sdt>
                  </w:p>
                </w:sdtContent>
              </w:sdt>
            </w:tc>
          </w:tr>
        </w:sdtContent>
      </w:sdt>
      <w:sdt>
        <w:sdtPr>
          <w:tag w:val="goog_rdk_328"/>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330"/>
                </w:sdtPr>
                <w:sdtContent>
                  <w:p w:rsidR="00000000" w:rsidDel="00000000" w:rsidP="00000000" w:rsidRDefault="00000000" w:rsidRPr="00000000" w14:paraId="0000035F">
                    <w:pPr>
                      <w:jc w:val="center"/>
                      <w:rPr>
                        <w:del w:author="davide.lenzarini@u-blox.com" w:id="22" w:date="2024-08-12T12:29:02Z"/>
                        <w:rFonts w:ascii="Arial" w:cs="Arial" w:eastAsia="Arial" w:hAnsi="Arial"/>
                        <w:b w:val="1"/>
                      </w:rPr>
                    </w:pPr>
                    <w:sdt>
                      <w:sdtPr>
                        <w:tag w:val="goog_rdk_329"/>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32"/>
                </w:sdtPr>
                <w:sdtContent>
                  <w:p w:rsidR="00000000" w:rsidDel="00000000" w:rsidP="00000000" w:rsidRDefault="00000000" w:rsidRPr="00000000" w14:paraId="00000360">
                    <w:pPr>
                      <w:jc w:val="center"/>
                      <w:rPr>
                        <w:del w:author="davide.lenzarini@u-blox.com" w:id="22" w:date="2024-08-12T12:29:02Z"/>
                        <w:rFonts w:ascii="Arial" w:cs="Arial" w:eastAsia="Arial" w:hAnsi="Arial"/>
                      </w:rPr>
                    </w:pPr>
                    <w:sdt>
                      <w:sdtPr>
                        <w:tag w:val="goog_rdk_331"/>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34"/>
                </w:sdtPr>
                <w:sdtContent>
                  <w:p w:rsidR="00000000" w:rsidDel="00000000" w:rsidP="00000000" w:rsidRDefault="00000000" w:rsidRPr="00000000" w14:paraId="00000361">
                    <w:pPr>
                      <w:jc w:val="center"/>
                      <w:rPr>
                        <w:del w:author="davide.lenzarini@u-blox.com" w:id="22" w:date="2024-08-12T12:29:02Z"/>
                        <w:rFonts w:ascii="Arial" w:cs="Arial" w:eastAsia="Arial" w:hAnsi="Arial"/>
                      </w:rPr>
                    </w:pPr>
                    <w:sdt>
                      <w:sdtPr>
                        <w:tag w:val="goog_rdk_333"/>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36"/>
                </w:sdtPr>
                <w:sdtContent>
                  <w:p w:rsidR="00000000" w:rsidDel="00000000" w:rsidP="00000000" w:rsidRDefault="00000000" w:rsidRPr="00000000" w14:paraId="00000362">
                    <w:pPr>
                      <w:rPr>
                        <w:del w:author="davide.lenzarini@u-blox.com" w:id="22" w:date="2024-08-12T12:29:02Z"/>
                        <w:rFonts w:ascii="Arial" w:cs="Arial" w:eastAsia="Arial" w:hAnsi="Arial"/>
                      </w:rPr>
                    </w:pPr>
                    <w:sdt>
                      <w:sdtPr>
                        <w:tag w:val="goog_rdk_335"/>
                      </w:sdtPr>
                      <w:sdtContent>
                        <w:del w:author="davide.lenzarini@u-blox.com" w:id="22" w:date="2024-08-12T12:29:02Z">
                          <w:r w:rsidDel="00000000" w:rsidR="00000000" w:rsidRPr="00000000">
                            <w:rPr>
                              <w:rtl w:val="0"/>
                            </w:rPr>
                          </w:r>
                        </w:del>
                      </w:sdtContent>
                    </w:sdt>
                  </w:p>
                </w:sdtContent>
              </w:sdt>
            </w:tc>
          </w:tr>
        </w:sdtContent>
      </w:sdt>
      <w:sdt>
        <w:sdtPr>
          <w:tag w:val="goog_rdk_337"/>
        </w:sdtPr>
        <w:sdtContent>
          <w:tr>
            <w:trPr>
              <w:cantSplit w:val="0"/>
              <w:tblHeader w:val="0"/>
              <w:del w:author="davide.lenzarini@u-blox.com" w:id="22"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339"/>
                </w:sdtPr>
                <w:sdtContent>
                  <w:p w:rsidR="00000000" w:rsidDel="00000000" w:rsidP="00000000" w:rsidRDefault="00000000" w:rsidRPr="00000000" w14:paraId="00000363">
                    <w:pPr>
                      <w:jc w:val="center"/>
                      <w:rPr>
                        <w:del w:author="davide.lenzarini@u-blox.com" w:id="22" w:date="2024-08-12T12:29:02Z"/>
                        <w:rFonts w:ascii="Arial" w:cs="Arial" w:eastAsia="Arial" w:hAnsi="Arial"/>
                        <w:b w:val="1"/>
                      </w:rPr>
                    </w:pPr>
                    <w:sdt>
                      <w:sdtPr>
                        <w:tag w:val="goog_rdk_338"/>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41"/>
                </w:sdtPr>
                <w:sdtContent>
                  <w:p w:rsidR="00000000" w:rsidDel="00000000" w:rsidP="00000000" w:rsidRDefault="00000000" w:rsidRPr="00000000" w14:paraId="00000364">
                    <w:pPr>
                      <w:jc w:val="center"/>
                      <w:rPr>
                        <w:del w:author="davide.lenzarini@u-blox.com" w:id="22" w:date="2024-08-12T12:29:02Z"/>
                        <w:rFonts w:ascii="Arial" w:cs="Arial" w:eastAsia="Arial" w:hAnsi="Arial"/>
                      </w:rPr>
                    </w:pPr>
                    <w:sdt>
                      <w:sdtPr>
                        <w:tag w:val="goog_rdk_340"/>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43"/>
                </w:sdtPr>
                <w:sdtContent>
                  <w:p w:rsidR="00000000" w:rsidDel="00000000" w:rsidP="00000000" w:rsidRDefault="00000000" w:rsidRPr="00000000" w14:paraId="00000365">
                    <w:pPr>
                      <w:jc w:val="center"/>
                      <w:rPr>
                        <w:del w:author="davide.lenzarini@u-blox.com" w:id="22" w:date="2024-08-12T12:29:02Z"/>
                        <w:rFonts w:ascii="Arial" w:cs="Arial" w:eastAsia="Arial" w:hAnsi="Arial"/>
                      </w:rPr>
                    </w:pPr>
                    <w:sdt>
                      <w:sdtPr>
                        <w:tag w:val="goog_rdk_342"/>
                      </w:sdtPr>
                      <w:sdtContent>
                        <w:del w:author="davide.lenzarini@u-blox.com" w:id="22"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45"/>
                </w:sdtPr>
                <w:sdtContent>
                  <w:p w:rsidR="00000000" w:rsidDel="00000000" w:rsidP="00000000" w:rsidRDefault="00000000" w:rsidRPr="00000000" w14:paraId="00000366">
                    <w:pPr>
                      <w:keepNext w:val="1"/>
                      <w:rPr>
                        <w:del w:author="davide.lenzarini@u-blox.com" w:id="22" w:date="2024-08-12T12:29:02Z"/>
                        <w:rFonts w:ascii="Arial" w:cs="Arial" w:eastAsia="Arial" w:hAnsi="Arial"/>
                      </w:rPr>
                    </w:pPr>
                    <w:sdt>
                      <w:sdtPr>
                        <w:tag w:val="goog_rdk_344"/>
                      </w:sdtPr>
                      <w:sdtContent>
                        <w:del w:author="davide.lenzarini@u-blox.com" w:id="22" w:date="2024-08-12T12:29:02Z">
                          <w:r w:rsidDel="00000000" w:rsidR="00000000" w:rsidRPr="00000000">
                            <w:rPr>
                              <w:rtl w:val="0"/>
                            </w:rPr>
                          </w:r>
                        </w:del>
                      </w:sdtContent>
                    </w:sdt>
                  </w:p>
                </w:sdtContent>
              </w:sdt>
            </w:tc>
          </w:tr>
        </w:sdtContent>
      </w:sdt>
    </w:tbl>
    <w:sdt>
      <w:sdtPr>
        <w:tag w:val="goog_rdk_347"/>
      </w:sdtPr>
      <w:sdtContent>
        <w:p w:rsidR="00000000" w:rsidDel="00000000" w:rsidP="00000000" w:rsidRDefault="00000000" w:rsidRPr="00000000" w14:paraId="00000367">
          <w:pPr>
            <w:spacing w:after="120" w:before="120" w:line="360" w:lineRule="auto"/>
            <w:ind w:left="0" w:right="0" w:firstLine="0"/>
            <w:jc w:val="center"/>
            <w:rPr>
              <w:del w:author="davide.lenzarini@u-blox.com" w:id="22" w:date="2024-08-12T12:29:02Z"/>
              <w:color w:val="000000"/>
              <w:sz w:val="20"/>
              <w:szCs w:val="20"/>
              <w:u w:val="single"/>
              <w:shd w:fill="auto" w:val="clear"/>
            </w:rPr>
          </w:pPr>
          <w:sdt>
            <w:sdtPr>
              <w:tag w:val="goog_rdk_346"/>
            </w:sdtPr>
            <w:sdtContent>
              <w:del w:author="davide.lenzarini@u-blox.com" w:id="22" w:date="2024-08-12T12:29:02Z">
                <w:r w:rsidDel="00000000" w:rsidR="00000000" w:rsidRPr="00000000">
                  <w:rPr>
                    <w:rtl w:val="0"/>
                  </w:rPr>
                </w:r>
              </w:del>
            </w:sdtContent>
          </w:sdt>
        </w:p>
      </w:sdtContent>
    </w:sdt>
    <w:sdt>
      <w:sdtPr>
        <w:tag w:val="goog_rdk_349"/>
      </w:sdtPr>
      <w:sdtContent>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del w:author="davide.lenzarini@u-blox.com" w:id="22" w:date="2024-08-12T12:29:02Z"/>
              <w:color w:val="000000"/>
              <w:sz w:val="20"/>
              <w:szCs w:val="20"/>
              <w:u w:val="single"/>
              <w:shd w:fill="auto" w:val="clear"/>
            </w:rPr>
          </w:pPr>
          <w:sdt>
            <w:sdtPr>
              <w:tag w:val="goog_rdk_348"/>
            </w:sdtPr>
            <w:sdtContent>
              <w:del w:author="davide.lenzarini@u-blox.com" w:id="22" w:date="2024-08-12T12:29:02Z">
                <w:r w:rsidDel="00000000" w:rsidR="00000000" w:rsidRPr="00000000">
                  <w:rPr>
                    <w:rtl w:val="0"/>
                  </w:rPr>
                </w:r>
              </w:del>
            </w:sdtContent>
          </w:sdt>
        </w:p>
      </w:sdtContent>
    </w:sdt>
    <w:p w:rsidR="00000000" w:rsidDel="00000000" w:rsidP="00000000" w:rsidRDefault="00000000" w:rsidRPr="00000000" w14:paraId="00000369">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6A">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350"/>
        </w:sdtPr>
        <w:sdtContent>
          <w:commentRangeStart w:id="12"/>
        </w:sdtContent>
      </w:sdt>
      <w:sdt>
        <w:sdtPr>
          <w:tag w:val="goog_rdk_351"/>
        </w:sdtPr>
        <w:sdtContent>
          <w:commentRangeStart w:id="13"/>
        </w:sdtContent>
      </w:sdt>
      <w:r w:rsidDel="00000000" w:rsidR="00000000" w:rsidRPr="00000000">
        <w:rPr>
          <w:rFonts w:ascii="Arial" w:cs="Arial" w:eastAsia="Arial" w:hAnsi="Arial"/>
          <w:rtl w:val="0"/>
        </w:rPr>
        <w:t xml:space="preserve">MQTT-SN Control Packets that require a Packet Identifier are shown below</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Arial" w:cs="Arial" w:eastAsia="Arial" w:hAnsi="Arial"/>
          <w:rtl w:val="0"/>
        </w:rPr>
        <w:t xml:space="preserve">:</w:t>
      </w:r>
    </w:p>
    <w:p w:rsidR="00000000" w:rsidDel="00000000" w:rsidP="00000000" w:rsidRDefault="00000000" w:rsidRPr="00000000" w14:paraId="0000036B">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6C">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6D">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8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C">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8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90">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93">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9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96">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9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98">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99">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9A">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9B">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352"/>
        </w:sdtPr>
        <w:sdtContent>
          <w:commentRangeStart w:id="14"/>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w:t>
      </w:r>
      <w:commentRangeEnd w:id="14"/>
      <w:r w:rsidDel="00000000" w:rsidR="00000000" w:rsidRPr="00000000">
        <w:commentReference w:id="14"/>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Packets with Packet Identifier</w:t>
      </w:r>
    </w:p>
    <w:p w:rsidR="00000000" w:rsidDel="00000000" w:rsidP="00000000" w:rsidRDefault="00000000" w:rsidRPr="00000000" w14:paraId="0000039D">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9E">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353"/>
        </w:sdtPr>
        <w:sdtContent>
          <w:commentRangeStart w:id="15"/>
        </w:sdtContent>
      </w:sdt>
      <w:sdt>
        <w:sdtPr>
          <w:tag w:val="goog_rdk_354"/>
        </w:sdtPr>
        <w:sdtContent>
          <w:commentRangeStart w:id="16"/>
        </w:sdtContent>
      </w:sdt>
      <w:r w:rsidDel="00000000" w:rsidR="00000000" w:rsidRPr="00000000">
        <w:rPr>
          <w:rFonts w:ascii="Arial" w:cs="Arial" w:eastAsia="Arial" w:hAnsi="Arial"/>
          <w:highlight w:val="yellow"/>
          <w:rtl w:val="0"/>
        </w:rPr>
        <w:t xml:space="preserve">SUBSCRIBE, UNSUBSCRIBE, or PUBLISH</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9F">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A0">
      <w:pPr>
        <w:rPr>
          <w:rFonts w:ascii="Arial" w:cs="Arial" w:eastAsia="Arial" w:hAnsi="Arial"/>
        </w:rPr>
      </w:pPr>
      <w:sdt>
        <w:sdtPr>
          <w:tag w:val="goog_rdk_355"/>
        </w:sdtPr>
        <w:sdtContent>
          <w:commentRangeStart w:id="17"/>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A1">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w:t>
      </w:r>
      <w:sdt>
        <w:sdtPr>
          <w:tag w:val="goog_rdk_356"/>
        </w:sdtPr>
        <w:sdtContent>
          <w:commentRangeStart w:id="18"/>
        </w:sdtContent>
      </w:sdt>
      <w:r w:rsidDel="00000000" w:rsidR="00000000" w:rsidRPr="00000000">
        <w:rPr>
          <w:rFonts w:ascii="Arial" w:cs="Arial" w:eastAsia="Arial" w:hAnsi="Arial"/>
          <w:rtl w:val="0"/>
        </w:rPr>
        <w:t xml:space="preserve">command </w:t>
      </w:r>
      <w:commentRangeEnd w:id="18"/>
      <w:r w:rsidDel="00000000" w:rsidR="00000000" w:rsidRPr="00000000">
        <w:commentReference w:id="18"/>
      </w:r>
      <w:r w:rsidDel="00000000" w:rsidR="00000000" w:rsidRPr="00000000">
        <w:rPr>
          <w:rFonts w:ascii="Arial" w:cs="Arial" w:eastAsia="Arial" w:hAnsi="Arial"/>
          <w:rtl w:val="0"/>
        </w:rPr>
        <w:t xml:space="preserve">at any time.</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A2">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A3">
      <w:pPr>
        <w:rPr>
          <w:rFonts w:ascii="Arial" w:cs="Arial" w:eastAsia="Arial" w:hAnsi="Arial"/>
        </w:rPr>
      </w:pPr>
      <w:sdt>
        <w:sdtPr>
          <w:tag w:val="goog_rdk_357"/>
        </w:sdtPr>
        <w:sdtContent>
          <w:commentRangeStart w:id="19"/>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3A4">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A5">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A6">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55" name="image23.png"/>
            <a:graphic>
              <a:graphicData uri="http://schemas.openxmlformats.org/drawingml/2006/picture">
                <pic:pic>
                  <pic:nvPicPr>
                    <pic:cNvPr id="0" name="image23.png"/>
                    <pic:cNvPicPr preferRelativeResize="0"/>
                  </pic:nvPicPr>
                  <pic:blipFill>
                    <a:blip r:embed="rId57"/>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361"/>
      </w:sdtPr>
      <w:sdtContent>
        <w:p w:rsidR="00000000" w:rsidDel="00000000" w:rsidP="00000000" w:rsidRDefault="00000000" w:rsidRPr="00000000" w14:paraId="000003A7">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23"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358"/>
            </w:sdtPr>
            <w:sdtContent>
              <w:commentRangeStart w:id="20"/>
            </w:sdtContent>
          </w:sdt>
          <w:commentRangeEnd w:id="20"/>
          <w:r w:rsidDel="00000000" w:rsidR="00000000" w:rsidRPr="00000000">
            <w:commentReference w:id="20"/>
          </w:r>
          <w:sdt>
            <w:sdtPr>
              <w:tag w:val="goog_rdk_359"/>
            </w:sdtPr>
            <w:sdtContent>
              <w:commentRangeStart w:id="21"/>
            </w:sdtContent>
          </w:sdt>
          <w:commentRangeEnd w:id="21"/>
          <w:r w:rsidDel="00000000" w:rsidR="00000000" w:rsidRPr="00000000">
            <w:commentReference w:id="21"/>
          </w:r>
          <w:sdt>
            <w:sdtPr>
              <w:tag w:val="goog_rdk_360"/>
            </w:sdtPr>
            <w:sdtContent>
              <w:r w:rsidDel="00000000" w:rsidR="00000000" w:rsidRPr="00000000">
                <w:rPr>
                  <w:rtl w:val="0"/>
                </w:rPr>
              </w:r>
            </w:sdtContent>
          </w:sdt>
        </w:p>
      </w:sdtContent>
    </w:sdt>
    <w:p w:rsidR="00000000" w:rsidDel="00000000" w:rsidP="00000000" w:rsidRDefault="00000000" w:rsidRPr="00000000" w14:paraId="000003A8">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sdt>
        <w:sdtPr>
          <w:tag w:val="goog_rdk_362"/>
        </w:sdtPr>
        <w:sdtContent>
          <w:commentRangeStart w:id="22"/>
        </w:sdtContent>
      </w:sdt>
      <w:r w:rsidDel="00000000" w:rsidR="00000000" w:rsidRPr="00000000">
        <w:rPr>
          <w:rFonts w:ascii="Arial" w:cs="Arial" w:eastAsia="Arial" w:hAnsi="Arial"/>
          <w:rtl w:val="0"/>
        </w:rPr>
        <w:t xml:space="preserve">Protocol </w:t>
      </w:r>
      <w:sdt>
        <w:sdtPr>
          <w:tag w:val="goog_rdk_363"/>
        </w:sdtPr>
        <w:sdtContent>
          <w:ins w:author="davide.lenzarini@u-blox.com" w:id="24" w:date="2024-07-30T18:33:07Z">
            <w:r w:rsidDel="00000000" w:rsidR="00000000" w:rsidRPr="00000000">
              <w:rPr>
                <w:rFonts w:ascii="Arial" w:cs="Arial" w:eastAsia="Arial" w:hAnsi="Arial"/>
                <w:rtl w:val="0"/>
              </w:rPr>
              <w:t xml:space="preserve">Version</w:t>
            </w:r>
          </w:ins>
        </w:sdtContent>
      </w:sdt>
      <w:sdt>
        <w:sdtPr>
          <w:tag w:val="goog_rdk_364"/>
        </w:sdtPr>
        <w:sdtContent>
          <w:del w:author="davide.lenzarini@u-blox.com" w:id="24" w:date="2024-07-30T18:33:07Z">
            <w:r w:rsidDel="00000000" w:rsidR="00000000" w:rsidRPr="00000000">
              <w:rPr>
                <w:rFonts w:ascii="Arial" w:cs="Arial" w:eastAsia="Arial" w:hAnsi="Arial"/>
                <w:rtl w:val="0"/>
              </w:rPr>
              <w:delText xml:space="preserve">Id</w:delText>
            </w:r>
          </w:del>
        </w:sdtContent>
      </w:sdt>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3A9">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w:t>
      </w:r>
      <w:sdt>
        <w:sdtPr>
          <w:tag w:val="goog_rdk_365"/>
        </w:sdtPr>
        <w:sdtContent>
          <w:ins w:author="davide.lenzarini@u-blox.com" w:id="25" w:date="2024-07-30T18:33:12Z">
            <w:r w:rsidDel="00000000" w:rsidR="00000000" w:rsidRPr="00000000">
              <w:rPr>
                <w:rFonts w:ascii="Arial" w:cs="Arial" w:eastAsia="Arial" w:hAnsi="Arial"/>
                <w:i w:val="1"/>
                <w:rtl w:val="0"/>
              </w:rPr>
              <w:t xml:space="preserve">Version</w:t>
            </w:r>
          </w:ins>
        </w:sdtContent>
      </w:sdt>
      <w:sdt>
        <w:sdtPr>
          <w:tag w:val="goog_rdk_366"/>
        </w:sdtPr>
        <w:sdtContent>
          <w:del w:author="davide.lenzarini@u-blox.com" w:id="25" w:date="2024-07-30T18:33:12Z">
            <w:r w:rsidDel="00000000" w:rsidR="00000000" w:rsidRPr="00000000">
              <w:rPr>
                <w:rFonts w:ascii="Arial" w:cs="Arial" w:eastAsia="Arial" w:hAnsi="Arial"/>
                <w:i w:val="1"/>
                <w:rtl w:val="0"/>
              </w:rPr>
              <w:delText xml:space="preserve">Id</w:delText>
            </w:r>
          </w:del>
        </w:sdtContent>
      </w:sdt>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AA">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AB">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sdt>
        <w:sdtPr>
          <w:tag w:val="goog_rdk_367"/>
        </w:sdtPr>
        <w:sdtContent>
          <w:commentRangeStart w:id="23"/>
        </w:sdtContent>
      </w:sdt>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AC">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3AD">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AE">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AF">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B0">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B2">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B3">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B4">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B5">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B6">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BD">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BE">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sdt>
              <w:sdtPr>
                <w:tag w:val="goog_rdk_368"/>
              </w:sdtPr>
              <w:sdtContent>
                <w:commentRangeStart w:id="24"/>
              </w:sdtContent>
            </w:sdt>
            <w:sdt>
              <w:sdtPr>
                <w:tag w:val="goog_rdk_369"/>
              </w:sdtPr>
              <w:sdtContent>
                <w:commentRangeStart w:id="25"/>
              </w:sdtContent>
            </w:sdt>
            <w:sdt>
              <w:sdtPr>
                <w:tag w:val="goog_rdk_370"/>
              </w:sdtPr>
              <w:sdtContent>
                <w:commentRangeStart w:id="26"/>
              </w:sdtContent>
            </w:sdt>
            <w:r w:rsidDel="00000000" w:rsidR="00000000" w:rsidRPr="00000000">
              <w:rPr>
                <w:rFonts w:ascii="Arial" w:cs="Arial" w:eastAsia="Arial" w:hAnsi="Arial"/>
                <w:rtl w:val="0"/>
              </w:rPr>
              <w:t xml:space="preserve">MQTT or MQTT-SN  protocol requested by the Client.</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sdt>
              <w:sdtPr>
                <w:tag w:val="goog_rdk_371"/>
              </w:sdtPr>
              <w:sdtContent>
                <w:commentRangeStart w:id="27"/>
              </w:sdtContent>
            </w:sdt>
            <w:sdt>
              <w:sdtPr>
                <w:tag w:val="goog_rdk_372"/>
              </w:sdtPr>
              <w:sdtContent>
                <w:commentRangeStart w:id="28"/>
              </w:sdtContent>
            </w:sdt>
            <w:sdt>
              <w:sdtPr>
                <w:tag w:val="goog_rdk_373"/>
              </w:sdtPr>
              <w:sdtContent>
                <w:commentRangeStart w:id="29"/>
              </w:sdtContent>
            </w:sdt>
            <w:r w:rsidDel="00000000" w:rsidR="00000000" w:rsidRPr="00000000">
              <w:rPr>
                <w:rFonts w:ascii="Arial" w:cs="Arial" w:eastAsia="Arial" w:hAnsi="Arial"/>
                <w:rtl w:val="0"/>
              </w:rPr>
              <w:t xml:space="preserve">MQTT</w:t>
            </w:r>
            <w:sdt>
              <w:sdtPr>
                <w:tag w:val="goog_rdk_374"/>
              </w:sdtPr>
              <w:sdtContent>
                <w:ins w:author="davide.lenzarini@u-blox.com" w:id="26" w:date="2024-08-06T08:16:05Z">
                  <w:r w:rsidDel="00000000" w:rsidR="00000000" w:rsidRPr="00000000">
                    <w:rPr>
                      <w:rFonts w:ascii="Arial" w:cs="Arial" w:eastAsia="Arial" w:hAnsi="Arial"/>
                      <w:rtl w:val="0"/>
                    </w:rPr>
                    <w:t xml:space="preserve">-SN</w:t>
                  </w:r>
                </w:ins>
              </w:sdtContent>
            </w:sdt>
            <w:r w:rsidDel="00000000" w:rsidR="00000000" w:rsidRPr="00000000">
              <w:rPr>
                <w:rFonts w:ascii="Arial" w:cs="Arial" w:eastAsia="Arial" w:hAnsi="Arial"/>
                <w:rtl w:val="0"/>
              </w:rPr>
              <w:t xml:space="preserve"> Server</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Fonts w:ascii="Arial" w:cs="Arial" w:eastAsia="Arial" w:hAnsi="Arial"/>
                <w:rtl w:val="0"/>
              </w:rPr>
              <w:t xml:space="preserve"> is not available</w:t>
            </w:r>
            <w:sdt>
              <w:sdtPr>
                <w:tag w:val="goog_rdk_375"/>
              </w:sdtPr>
              <w:sdtContent>
                <w:ins w:author="davide.lenzarini@u-blox.com" w:id="27" w:date="2024-08-06T08:16:08Z">
                  <w:r w:rsidDel="00000000" w:rsidR="00000000" w:rsidRPr="00000000">
                    <w:rPr>
                      <w:rFonts w:ascii="Arial" w:cs="Arial" w:eastAsia="Arial" w:hAnsi="Arial"/>
                      <w:rtl w:val="0"/>
                    </w:rPr>
                    <w:t xml:space="preserve"> or, in case of Transparent gateway, the MQTT server is not available</w:t>
                  </w:r>
                </w:ins>
              </w:sdtContent>
            </w:sdt>
            <w:r w:rsidDel="00000000" w:rsidR="00000000" w:rsidRPr="00000000">
              <w:rPr>
                <w:rFonts w:ascii="Arial" w:cs="Arial" w:eastAsia="Arial" w:hAnsi="Arial"/>
                <w:rtl w:val="0"/>
              </w:rPr>
              <w:t xml:space="preserve">.</w:t>
            </w:r>
          </w:p>
        </w:tc>
      </w:tr>
      <w:tr>
        <w:trPr>
          <w:cantSplit w:val="0"/>
          <w:trHeight w:val="778.9414062499999" w:hRule="atLeast"/>
          <w:tblHeader w:val="0"/>
        </w:trPr>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3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36">
            <w:pPr>
              <w:spacing w:after="9" w:lineRule="auto"/>
              <w:ind w:right="4"/>
              <w:rPr>
                <w:rFonts w:ascii="Arial" w:cs="Arial" w:eastAsia="Arial" w:hAnsi="Arial"/>
              </w:rPr>
            </w:pPr>
            <w:sdt>
              <w:sdtPr>
                <w:tag w:val="goog_rdk_376"/>
              </w:sdtPr>
              <w:sdtContent>
                <w:commentRangeStart w:id="30"/>
              </w:sdtContent>
            </w:sdt>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37">
            <w:pPr>
              <w:spacing w:after="9" w:lineRule="auto"/>
              <w:ind w:right="4"/>
              <w:rPr>
                <w:rFonts w:ascii="Arial" w:cs="Arial" w:eastAsia="Arial" w:hAnsi="Arial"/>
              </w:rPr>
            </w:pPr>
            <w:commentRangeEnd w:id="30"/>
            <w:r w:rsidDel="00000000" w:rsidR="00000000" w:rsidRPr="00000000">
              <w:commentReference w:id="30"/>
            </w: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3C">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41">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sdt>
              <w:sdtPr>
                <w:tag w:val="goog_rdk_377"/>
              </w:sdtPr>
              <w:sdtContent>
                <w:ins w:author="davide.lenzarini@u-blox.com" w:id="28" w:date="2024-08-06T08:17:16Z">
                  <w:r w:rsidDel="00000000" w:rsidR="00000000" w:rsidRPr="00000000">
                    <w:rPr>
                      <w:rFonts w:ascii="Arial" w:cs="Arial" w:eastAsia="Arial" w:hAnsi="Arial"/>
                      <w:rtl w:val="0"/>
                    </w:rPr>
                    <w:t xml:space="preserve">, PINGRESP</w:t>
                  </w:r>
                </w:ins>
              </w:sdtContent>
            </w:sdt>
            <w:r w:rsidDel="00000000" w:rsidR="00000000" w:rsidRPr="00000000">
              <w:rPr>
                <w:rtl w:val="0"/>
              </w:rPr>
            </w:r>
          </w:p>
        </w:tc>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46">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44A">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4B">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4D">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4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F">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50">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51">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5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54">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55">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57">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59">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5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B">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5C">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5D">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45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60">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61">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62">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63">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64">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65">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66">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67">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68">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6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6A">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6B">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6C">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6D">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6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7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72">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73">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7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78">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79">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7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7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D">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7E">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7F">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8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82">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83">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84">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8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88">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89">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8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8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D">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8E">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8F">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9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9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93">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94">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9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98">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99">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9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D">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9E">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9F">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A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A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A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A3">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A4">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A5">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A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A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8">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A9">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AA">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A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D">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AE">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AF">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B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2">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B3">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B4">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B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sdt>
              <w:sdtPr>
                <w:tag w:val="goog_rdk_378"/>
              </w:sdtPr>
              <w:sdtContent>
                <w:ins w:author="davide.lenzarini@u-blox.com" w:id="29" w:date="2024-08-06T08:19:52Z">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UNSUBACK, REGACK</w:t>
                  </w:r>
                </w:ins>
              </w:sdtContent>
            </w:sdt>
            <w:r w:rsidDel="00000000" w:rsidR="00000000" w:rsidRPr="00000000">
              <w:rPr>
                <w:rtl w:val="0"/>
              </w:rPr>
            </w:r>
          </w:p>
        </w:tc>
        <w:tc>
          <w:tcPr/>
          <w:p w:rsidR="00000000" w:rsidDel="00000000" w:rsidP="00000000" w:rsidRDefault="00000000" w:rsidRPr="00000000" w14:paraId="000004B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7">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B8">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B9">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B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B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C">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BD">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BE">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B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C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C1">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C2">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C3">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C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C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C6">
            <w:pPr>
              <w:spacing w:after="9" w:lineRule="auto"/>
              <w:ind w:right="4"/>
              <w:rPr>
                <w:rFonts w:ascii="Arial" w:cs="Arial" w:eastAsia="Arial" w:hAnsi="Arial"/>
              </w:rPr>
            </w:pPr>
            <w:sdt>
              <w:sdtPr>
                <w:tag w:val="goog_rdk_380"/>
              </w:sdtPr>
              <w:sdtContent>
                <w:del w:author="davide.lenzarini@u-blox.com" w:id="30" w:date="2024-08-06T08:20:16Z">
                  <w:r w:rsidDel="00000000" w:rsidR="00000000" w:rsidRPr="00000000">
                    <w:rPr>
                      <w:rFonts w:ascii="Arial" w:cs="Arial" w:eastAsia="Arial" w:hAnsi="Arial"/>
                      <w:rtl w:val="0"/>
                    </w:rPr>
                    <w:delText xml:space="preserve">244</w:delText>
                  </w:r>
                </w:del>
              </w:sdtContent>
            </w:sdt>
            <w:r w:rsidDel="00000000" w:rsidR="00000000" w:rsidRPr="00000000">
              <w:rPr>
                <w:rtl w:val="0"/>
              </w:rPr>
            </w:r>
          </w:p>
        </w:tc>
        <w:tc>
          <w:tcPr/>
          <w:p w:rsidR="00000000" w:rsidDel="00000000" w:rsidP="00000000" w:rsidRDefault="00000000" w:rsidRPr="00000000" w14:paraId="000004C7">
            <w:pPr>
              <w:spacing w:after="9" w:lineRule="auto"/>
              <w:ind w:right="4"/>
              <w:rPr>
                <w:rFonts w:ascii="Arial" w:cs="Arial" w:eastAsia="Arial" w:hAnsi="Arial"/>
              </w:rPr>
            </w:pPr>
            <w:sdt>
              <w:sdtPr>
                <w:tag w:val="goog_rdk_382"/>
              </w:sdtPr>
              <w:sdtContent>
                <w:del w:author="davide.lenzarini@u-blox.com" w:id="30" w:date="2024-08-06T08:20:16Z">
                  <w:r w:rsidDel="00000000" w:rsidR="00000000" w:rsidRPr="00000000">
                    <w:rPr>
                      <w:rFonts w:ascii="Arial" w:cs="Arial" w:eastAsia="Arial" w:hAnsi="Arial"/>
                      <w:rtl w:val="0"/>
                    </w:rPr>
                    <w:delText xml:space="preserve">0xF4</w:delText>
                  </w:r>
                </w:del>
              </w:sdtContent>
            </w:sdt>
            <w:r w:rsidDel="00000000" w:rsidR="00000000" w:rsidRPr="00000000">
              <w:rPr>
                <w:rtl w:val="0"/>
              </w:rPr>
            </w:r>
          </w:p>
        </w:tc>
        <w:tc>
          <w:tcPr/>
          <w:p w:rsidR="00000000" w:rsidDel="00000000" w:rsidP="00000000" w:rsidRDefault="00000000" w:rsidRPr="00000000" w14:paraId="000004C8">
            <w:pPr>
              <w:spacing w:after="9" w:lineRule="auto"/>
              <w:ind w:right="4"/>
              <w:rPr>
                <w:rFonts w:ascii="Arial" w:cs="Arial" w:eastAsia="Arial" w:hAnsi="Arial"/>
              </w:rPr>
            </w:pPr>
            <w:sdt>
              <w:sdtPr>
                <w:tag w:val="goog_rdk_384"/>
              </w:sdtPr>
              <w:sdtContent>
                <w:del w:author="davide.lenzarini@u-blox.com" w:id="30" w:date="2024-08-06T08:20:16Z">
                  <w:r w:rsidDel="00000000" w:rsidR="00000000" w:rsidRPr="00000000">
                    <w:rPr>
                      <w:rFonts w:ascii="Arial" w:cs="Arial" w:eastAsia="Arial" w:hAnsi="Arial"/>
                      <w:rtl w:val="0"/>
                    </w:rPr>
                    <w:delText xml:space="preserve">Unknown topic alias</w:delText>
                  </w:r>
                </w:del>
              </w:sdtContent>
            </w:sdt>
            <w:r w:rsidDel="00000000" w:rsidR="00000000" w:rsidRPr="00000000">
              <w:rPr>
                <w:rtl w:val="0"/>
              </w:rPr>
            </w:r>
          </w:p>
        </w:tc>
        <w:tc>
          <w:tcPr/>
          <w:p w:rsidR="00000000" w:rsidDel="00000000" w:rsidP="00000000" w:rsidRDefault="00000000" w:rsidRPr="00000000" w14:paraId="000004C9">
            <w:pPr>
              <w:keepNext w:val="1"/>
              <w:spacing w:after="9" w:lineRule="auto"/>
              <w:ind w:right="4"/>
              <w:rPr>
                <w:rFonts w:ascii="Arial" w:cs="Arial" w:eastAsia="Arial" w:hAnsi="Arial"/>
              </w:rPr>
            </w:pPr>
            <w:sdt>
              <w:sdtPr>
                <w:tag w:val="goog_rdk_386"/>
              </w:sdtPr>
              <w:sdtContent>
                <w:del w:author="davide.lenzarini@u-blox.com" w:id="30" w:date="2024-08-06T08:20:16Z">
                  <w:r w:rsidDel="00000000" w:rsidR="00000000" w:rsidRPr="00000000">
                    <w:rPr>
                      <w:rFonts w:ascii="Arial" w:cs="Arial" w:eastAsia="Arial" w:hAnsi="Arial"/>
                      <w:rtl w:val="0"/>
                    </w:rPr>
                    <w:delText xml:space="preserve">SUBACK, UNSUBACK, PUBACK, REGACK</w:delText>
                  </w:r>
                </w:del>
              </w:sdtContent>
            </w:sdt>
            <w:r w:rsidDel="00000000" w:rsidR="00000000" w:rsidRPr="00000000">
              <w:rPr>
                <w:rtl w:val="0"/>
              </w:rPr>
            </w:r>
          </w:p>
        </w:tc>
        <w:tc>
          <w:tcPr/>
          <w:p w:rsidR="00000000" w:rsidDel="00000000" w:rsidP="00000000" w:rsidRDefault="00000000" w:rsidRPr="00000000" w14:paraId="000004CA">
            <w:pPr>
              <w:keepNext w:val="1"/>
              <w:spacing w:after="9" w:lineRule="auto"/>
              <w:ind w:right="4"/>
              <w:rPr>
                <w:rFonts w:ascii="Arial" w:cs="Arial" w:eastAsia="Arial" w:hAnsi="Arial"/>
              </w:rPr>
            </w:pPr>
            <w:sdt>
              <w:sdtPr>
                <w:tag w:val="goog_rdk_388"/>
              </w:sdtPr>
              <w:sdtContent>
                <w:del w:author="davide.lenzarini@u-blox.com" w:id="30" w:date="2024-08-06T08:20:16Z">
                  <w:r w:rsidDel="00000000" w:rsidR="00000000" w:rsidRPr="00000000">
                    <w:rPr>
                      <w:rFonts w:ascii="Arial" w:cs="Arial" w:eastAsia="Arial" w:hAnsi="Arial"/>
                      <w:rtl w:val="0"/>
                    </w:rPr>
                    <w:delText xml:space="preserve">Specific to MQTT-SN</w:delText>
                  </w:r>
                </w:del>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CB">
            <w:pPr>
              <w:spacing w:after="9" w:lineRule="auto"/>
              <w:ind w:right="4"/>
              <w:rPr>
                <w:rFonts w:ascii="Arial" w:cs="Arial" w:eastAsia="Arial" w:hAnsi="Arial"/>
              </w:rPr>
            </w:pPr>
            <w:r w:rsidDel="00000000" w:rsidR="00000000" w:rsidRPr="00000000">
              <w:rPr>
                <w:rFonts w:ascii="Arial" w:cs="Arial" w:eastAsia="Arial" w:hAnsi="Arial"/>
                <w:rtl w:val="0"/>
              </w:rPr>
              <w:t xml:space="preserve">24</w:t>
            </w:r>
            <w:sdt>
              <w:sdtPr>
                <w:tag w:val="goog_rdk_389"/>
              </w:sdtPr>
              <w:sdtContent>
                <w:ins w:author="davide.lenzarini@u-blox.com" w:id="31" w:date="2024-08-06T08:20:20Z">
                  <w:r w:rsidDel="00000000" w:rsidR="00000000" w:rsidRPr="00000000">
                    <w:rPr>
                      <w:rFonts w:ascii="Arial" w:cs="Arial" w:eastAsia="Arial" w:hAnsi="Arial"/>
                      <w:rtl w:val="0"/>
                    </w:rPr>
                    <w:t xml:space="preserve">4</w:t>
                  </w:r>
                </w:ins>
              </w:sdtContent>
            </w:sdt>
            <w:sdt>
              <w:sdtPr>
                <w:tag w:val="goog_rdk_390"/>
              </w:sdtPr>
              <w:sdtContent>
                <w:del w:author="davide.lenzarini@u-blox.com" w:id="31" w:date="2024-08-06T08:20:20Z">
                  <w:r w:rsidDel="00000000" w:rsidR="00000000" w:rsidRPr="00000000">
                    <w:rPr>
                      <w:rFonts w:ascii="Arial" w:cs="Arial" w:eastAsia="Arial" w:hAnsi="Arial"/>
                      <w:rtl w:val="0"/>
                    </w:rPr>
                    <w:delText xml:space="preserve">5</w:delText>
                  </w:r>
                </w:del>
              </w:sdtContent>
            </w:sdt>
            <w:r w:rsidDel="00000000" w:rsidR="00000000" w:rsidRPr="00000000">
              <w:rPr>
                <w:rFonts w:ascii="Arial" w:cs="Arial" w:eastAsia="Arial" w:hAnsi="Arial"/>
                <w:rtl w:val="0"/>
              </w:rPr>
              <w:t xml:space="preserve">-255</w:t>
            </w:r>
          </w:p>
        </w:tc>
        <w:tc>
          <w:tcPr/>
          <w:p w:rsidR="00000000" w:rsidDel="00000000" w:rsidP="00000000" w:rsidRDefault="00000000" w:rsidRPr="00000000" w14:paraId="000004CC">
            <w:pPr>
              <w:spacing w:after="9" w:lineRule="auto"/>
              <w:ind w:right="4"/>
              <w:rPr>
                <w:rFonts w:ascii="Arial" w:cs="Arial" w:eastAsia="Arial" w:hAnsi="Arial"/>
              </w:rPr>
            </w:pPr>
            <w:r w:rsidDel="00000000" w:rsidR="00000000" w:rsidRPr="00000000">
              <w:rPr>
                <w:rFonts w:ascii="Arial" w:cs="Arial" w:eastAsia="Arial" w:hAnsi="Arial"/>
                <w:rtl w:val="0"/>
              </w:rPr>
              <w:t xml:space="preserve">0xF5-0xFF</w:t>
            </w:r>
          </w:p>
        </w:tc>
        <w:tc>
          <w:tcPr/>
          <w:p w:rsidR="00000000" w:rsidDel="00000000" w:rsidP="00000000" w:rsidRDefault="00000000" w:rsidRPr="00000000" w14:paraId="000004CD">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CE">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C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D1">
      <w:pPr>
        <w:rPr/>
      </w:pPr>
      <w:r w:rsidDel="00000000" w:rsidR="00000000" w:rsidRPr="00000000">
        <w:rPr>
          <w:rtl w:val="0"/>
        </w:rPr>
        <w:t xml:space="preserve">Note(s):</w:t>
      </w:r>
    </w:p>
    <w:sdt>
      <w:sdtPr>
        <w:tag w:val="goog_rdk_392"/>
      </w:sdtPr>
      <w:sdtContent>
        <w:p w:rsidR="00000000" w:rsidDel="00000000" w:rsidP="00000000" w:rsidRDefault="00000000" w:rsidRPr="00000000" w14:paraId="000004D2">
          <w:pPr>
            <w:numPr>
              <w:ilvl w:val="0"/>
              <w:numId w:val="65"/>
            </w:numPr>
            <w:spacing w:after="0" w:before="0" w:lineRule="auto"/>
            <w:ind w:left="720" w:hanging="360"/>
            <w:rPr>
              <w:ins w:author="davide.lenzarini@u-blox.com" w:id="32"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391"/>
            </w:sdtPr>
            <w:sdtContent>
              <w:ins w:author="davide.lenzarini@u-blox.com" w:id="32" w:date="2024-02-07T16:36:36Z">
                <w:r w:rsidDel="00000000" w:rsidR="00000000" w:rsidRPr="00000000">
                  <w:rPr>
                    <w:rtl w:val="0"/>
                  </w:rPr>
                </w:r>
              </w:ins>
            </w:sdtContent>
          </w:sdt>
        </w:p>
      </w:sdtContent>
    </w:sdt>
    <w:p w:rsidR="00000000" w:rsidDel="00000000" w:rsidP="00000000" w:rsidRDefault="00000000" w:rsidRPr="00000000" w14:paraId="000004D3">
      <w:pPr>
        <w:numPr>
          <w:ilvl w:val="0"/>
          <w:numId w:val="65"/>
        </w:numPr>
        <w:spacing w:after="0" w:before="0" w:lineRule="auto"/>
        <w:ind w:left="720" w:hanging="360"/>
        <w:rPr>
          <w:rFonts w:ascii="Arial" w:cs="Arial" w:eastAsia="Arial" w:hAnsi="Arial"/>
          <w:u w:val="none"/>
        </w:rPr>
      </w:pPr>
      <w:sdt>
        <w:sdtPr>
          <w:tag w:val="goog_rdk_393"/>
        </w:sdtPr>
        <w:sdtContent>
          <w:ins w:author="davide.lenzarini@u-blox.com" w:id="32" w:date="2024-02-07T16:36:36Z"/>
          <w:sdt>
            <w:sdtPr>
              <w:tag w:val="goog_rdk_394"/>
            </w:sdtPr>
            <w:sdtContent>
              <w:commentRangeStart w:id="31"/>
            </w:sdtContent>
          </w:sdt>
          <w:ins w:author="davide.lenzarini@u-blox.com" w:id="32" w:date="2024-02-07T16:36:36Z">
            <w:sdt>
              <w:sdtPr>
                <w:tag w:val="goog_rdk_395"/>
              </w:sdtPr>
              <w:sdtContent>
                <w:commentRangeStart w:id="32"/>
              </w:sdtContent>
            </w:sdt>
            <w:r w:rsidDel="00000000" w:rsidR="00000000" w:rsidRPr="00000000">
              <w:rPr>
                <w:rFonts w:ascii="Arial" w:cs="Arial" w:eastAsia="Arial" w:hAnsi="Arial"/>
                <w:rtl w:val="0"/>
              </w:rPr>
              <w:t xml:space="preserve">The MQTT-SN dedicated range of reason codes is from 0xE6 (230) to 0xFF(255).</w:t>
            </w:r>
          </w:ins>
        </w:sdtContent>
      </w:sdt>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4D4">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D5">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D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D7">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D8">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D9">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DA">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DB">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DC">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DD">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DE">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DF">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E0">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E1">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E2">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E3">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w:t>
            </w:r>
            <w:sdt>
              <w:sdtPr>
                <w:tag w:val="goog_rdk_396"/>
              </w:sdtPr>
              <w:sdtContent>
                <w:del w:author="davide.lenzarini@u-blox.com" w:id="33" w:date="2024-07-30T18:59:31Z">
                  <w:r w:rsidDel="00000000" w:rsidR="00000000" w:rsidRPr="00000000">
                    <w:rPr>
                      <w:rFonts w:ascii="Arial" w:cs="Arial" w:eastAsia="Arial" w:hAnsi="Arial"/>
                      <w:rtl w:val="0"/>
                    </w:rPr>
                    <w:delText xml:space="preserve">gateway </w:delText>
                  </w:r>
                </w:del>
              </w:sdtContent>
            </w:sdt>
            <w:r w:rsidDel="00000000" w:rsidR="00000000" w:rsidRPr="00000000">
              <w:rPr>
                <w:rFonts w:ascii="Arial" w:cs="Arial" w:eastAsia="Arial" w:hAnsi="Arial"/>
                <w:rtl w:val="0"/>
              </w:rPr>
              <w:t xml:space="preserve">session.</w:t>
            </w:r>
          </w:p>
        </w:tc>
      </w:tr>
      <w:tr>
        <w:trPr>
          <w:cantSplit w:val="0"/>
          <w:tblHeader w:val="0"/>
        </w:trPr>
        <w:tc>
          <w:tcPr>
            <w:vAlign w:val="center"/>
          </w:tcPr>
          <w:p w:rsidR="00000000" w:rsidDel="00000000" w:rsidP="00000000" w:rsidRDefault="00000000" w:rsidRPr="00000000" w14:paraId="000004E4">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E5">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E6">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E7">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w:t>
            </w:r>
            <w:sdt>
              <w:sdtPr>
                <w:tag w:val="goog_rdk_397"/>
              </w:sdtPr>
              <w:sdtContent>
                <w:del w:author="davide.lenzarini@u-blox.com" w:id="34" w:date="2024-07-30T18:59:38Z">
                  <w:r w:rsidDel="00000000" w:rsidR="00000000" w:rsidRPr="00000000">
                    <w:rPr>
                      <w:rFonts w:ascii="Arial" w:cs="Arial" w:eastAsia="Arial" w:hAnsi="Arial"/>
                      <w:rtl w:val="0"/>
                    </w:rPr>
                    <w:delText xml:space="preserve">gateway </w:delText>
                  </w:r>
                </w:del>
              </w:sdtContent>
            </w:sdt>
            <w:r w:rsidDel="00000000" w:rsidR="00000000" w:rsidRPr="00000000">
              <w:rPr>
                <w:rFonts w:ascii="Arial" w:cs="Arial" w:eastAsia="Arial" w:hAnsi="Arial"/>
                <w:rtl w:val="0"/>
              </w:rPr>
              <w:t xml:space="preserve">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E8">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E9">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EA">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EB">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398"/>
              </w:sdtPr>
              <w:sdtContent>
                <w:commentRangeStart w:id="33"/>
              </w:sdtContent>
            </w:sdt>
            <w:r w:rsidDel="00000000" w:rsidR="00000000" w:rsidRPr="00000000">
              <w:rPr>
                <w:rFonts w:ascii="Arial" w:cs="Arial" w:eastAsia="Arial" w:hAnsi="Arial"/>
                <w:rtl w:val="0"/>
              </w:rPr>
              <w:t xml:space="preserve">no negotiation.</w:t>
            </w:r>
            <w:commentRangeEnd w:id="33"/>
            <w:r w:rsidDel="00000000" w:rsidR="00000000" w:rsidRPr="00000000">
              <w:commentReference w:id="33"/>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C">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ED">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EE">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EF">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F1">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399"/>
        </w:sdtPr>
        <w:sdtContent>
          <w:commentRangeStart w:id="34"/>
        </w:sdtContent>
      </w:sdt>
      <w:r w:rsidDel="00000000" w:rsidR="00000000" w:rsidRPr="00000000">
        <w:rPr>
          <w:rFonts w:ascii="Arial" w:cs="Arial" w:eastAsia="Arial" w:hAnsi="Arial"/>
          <w:rtl w:val="0"/>
        </w:rPr>
        <w:t xml:space="preserve"> topic names and aliases.</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4F2">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F3">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sdt>
      <w:sdtPr>
        <w:tag w:val="goog_rdk_401"/>
      </w:sdtPr>
      <w:sdtContent>
        <w:p w:rsidR="00000000" w:rsidDel="00000000" w:rsidP="00000000" w:rsidRDefault="00000000" w:rsidRPr="00000000" w14:paraId="000004F4">
          <w:pPr>
            <w:pStyle w:val="Heading3"/>
            <w:keepLines w:val="1"/>
            <w:spacing w:after="77" w:before="0" w:line="259" w:lineRule="auto"/>
            <w:ind w:left="0" w:right="4" w:firstLine="0"/>
            <w:rPr>
              <w:ins w:author="Stefan Hagen" w:id="35" w:date="2024-08-11T18:51:00Z"/>
              <w:rFonts w:ascii="Arial" w:cs="Arial" w:eastAsia="Arial" w:hAnsi="Arial"/>
            </w:rPr>
          </w:pPr>
          <w:r w:rsidDel="00000000" w:rsidR="00000000" w:rsidRPr="00000000">
            <w:rPr>
              <w:rtl w:val="0"/>
            </w:rPr>
            <w:t xml:space="preserve">3.1 </w:t>
          </w:r>
          <w:r w:rsidDel="00000000" w:rsidR="00000000" w:rsidRPr="00000000">
            <w:rPr>
              <w:rFonts w:ascii="Arial" w:cs="Arial" w:eastAsia="Arial" w:hAnsi="Arial"/>
              <w:rtl w:val="0"/>
            </w:rPr>
            <w:t xml:space="preserve">ADVERTISE - Gateway Advertisement</w:t>
          </w:r>
          <w:sdt>
            <w:sdtPr>
              <w:tag w:val="goog_rdk_400"/>
            </w:sdtPr>
            <w:sdtContent>
              <w:ins w:author="Stefan Hagen" w:id="35" w:date="2024-08-11T18:51:00Z">
                <w:bookmarkStart w:colFirst="0" w:colLast="0" w:name="_heading=h.2dlolyb" w:id="42"/>
                <w:bookmarkEnd w:id="42"/>
                <w:r w:rsidDel="00000000" w:rsidR="00000000" w:rsidRPr="00000000">
                  <w:rPr>
                    <w:rtl w:val="0"/>
                  </w:rPr>
                </w:r>
              </w:ins>
            </w:sdtContent>
          </w:sdt>
        </w:p>
      </w:sdtContent>
    </w:sdt>
    <w:sdt>
      <w:sdtPr>
        <w:tag w:val="goog_rdk_404"/>
      </w:sdtPr>
      <w:sdtContent>
        <w:p w:rsidR="00000000" w:rsidDel="00000000" w:rsidP="00000000" w:rsidRDefault="00000000" w:rsidRPr="00000000" w14:paraId="000004F5">
          <w:pPr>
            <w:rPr>
              <w:rPrChange w:author="Stefan Hagen" w:id="36" w:date="2024-08-11T18:51:00Z">
                <w:rPr>
                  <w:rFonts w:ascii="Arial" w:cs="Arial" w:eastAsia="Arial" w:hAnsi="Arial"/>
                </w:rPr>
              </w:rPrChange>
            </w:rPr>
            <w:pPrChange w:author="Stefan Hagen" w:id="0" w:date="2024-08-11T18:51:00Z">
              <w:pPr>
                <w:pStyle w:val="Heading3"/>
                <w:keepLines w:val="1"/>
                <w:spacing w:after="77" w:before="0" w:line="259" w:lineRule="auto"/>
                <w:ind w:left="0" w:right="4" w:firstLine="0"/>
              </w:pPr>
            </w:pPrChange>
          </w:pPr>
          <w:bookmarkStart w:colFirst="0" w:colLast="0" w:name="_heading=h.2dlolyb" w:id="42"/>
          <w:bookmarkEnd w:id="42"/>
          <w:sdt>
            <w:sdtPr>
              <w:tag w:val="goog_rdk_402"/>
            </w:sdtPr>
            <w:sdtContent>
              <w:ins w:author="Stefan Hagen" w:id="35" w:date="2024-08-11T18:51:00Z">
                <w:r w:rsidDel="00000000" w:rsidR="00000000" w:rsidRPr="00000000">
                  <w:rPr>
                    <w:rPrChange w:author="Stefan Hagen" w:id="36" w:date="2024-08-11T18:51:00Z">
                      <w:rPr>
                        <w:rFonts w:ascii="Arial" w:cs="Arial" w:eastAsia="Arial" w:hAnsi="Arial"/>
                      </w:rPr>
                    </w:rPrChange>
                  </w:rPr>
                  <w:drawing>
                    <wp:inline distB="114300" distT="114300" distL="114300" distR="114300">
                      <wp:extent cx="5943600" cy="1295400"/>
                      <wp:effectExtent b="0" l="0" r="0" t="0"/>
                      <wp:docPr id="29" name="image12.png"/>
                      <a:graphic>
                        <a:graphicData uri="http://schemas.openxmlformats.org/drawingml/2006/picture">
                          <pic:pic>
                            <pic:nvPicPr>
                              <pic:cNvPr id="0" name="image12.png"/>
                              <pic:cNvPicPr preferRelativeResize="0"/>
                            </pic:nvPicPr>
                            <pic:blipFill>
                              <a:blip r:embed="rId58"/>
                              <a:srcRect b="0" l="0" r="0" t="0"/>
                              <a:stretch>
                                <a:fillRect/>
                              </a:stretch>
                            </pic:blipFill>
                            <pic:spPr>
                              <a:xfrm>
                                <a:off x="0" y="0"/>
                                <a:ext cx="5943600" cy="1295400"/>
                              </a:xfrm>
                              <a:prstGeom prst="rect"/>
                              <a:ln/>
                            </pic:spPr>
                          </pic:pic>
                        </a:graphicData>
                      </a:graphic>
                    </wp:inline>
                  </w:drawing>
                </w:r>
              </w:ins>
            </w:sdtContent>
          </w:sdt>
          <w:sdt>
            <w:sdtPr>
              <w:tag w:val="goog_rdk_403"/>
            </w:sdtPr>
            <w:sdtContent>
              <w:r w:rsidDel="00000000" w:rsidR="00000000" w:rsidRPr="00000000">
                <w:rPr>
                  <w:rtl w:val="0"/>
                </w:rPr>
              </w:r>
            </w:sdtContent>
          </w:sdt>
        </w:p>
      </w:sdtContent>
    </w:sdt>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F6">
            <w:pPr>
              <w:ind w:right="4"/>
              <w:jc w:val="center"/>
              <w:rPr>
                <w:rFonts w:ascii="Arial" w:cs="Arial" w:eastAsia="Arial" w:hAnsi="Arial"/>
                <w:b w:val="1"/>
              </w:rPr>
            </w:pPr>
            <w:sdt>
              <w:sdtPr>
                <w:tag w:val="goog_rdk_406"/>
              </w:sdtPr>
              <w:sdtContent>
                <w:del w:author="davide.lenzarini@u-blox.com" w:id="37" w:date="2024-08-12T12:29:24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4F7">
            <w:pPr>
              <w:ind w:right="4"/>
              <w:jc w:val="center"/>
              <w:rPr>
                <w:rFonts w:ascii="Arial" w:cs="Arial" w:eastAsia="Arial" w:hAnsi="Arial"/>
                <w:b w:val="1"/>
              </w:rPr>
            </w:pPr>
            <w:sdt>
              <w:sdtPr>
                <w:tag w:val="goog_rdk_408"/>
              </w:sdtPr>
              <w:sdtContent>
                <w:del w:author="davide.lenzarini@u-blox.com" w:id="37" w:date="2024-08-12T12:29:24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4F8">
            <w:pPr>
              <w:ind w:right="4"/>
              <w:jc w:val="center"/>
              <w:rPr>
                <w:rFonts w:ascii="Arial" w:cs="Arial" w:eastAsia="Arial" w:hAnsi="Arial"/>
                <w:b w:val="1"/>
              </w:rPr>
            </w:pPr>
            <w:sdt>
              <w:sdtPr>
                <w:tag w:val="goog_rdk_410"/>
              </w:sdtPr>
              <w:sdtContent>
                <w:del w:author="davide.lenzarini@u-blox.com" w:id="37" w:date="2024-08-12T12:29:24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4F9">
            <w:pPr>
              <w:ind w:right="4"/>
              <w:jc w:val="center"/>
              <w:rPr>
                <w:rFonts w:ascii="Arial" w:cs="Arial" w:eastAsia="Arial" w:hAnsi="Arial"/>
                <w:b w:val="1"/>
              </w:rPr>
            </w:pPr>
            <w:sdt>
              <w:sdtPr>
                <w:tag w:val="goog_rdk_412"/>
              </w:sdtPr>
              <w:sdtContent>
                <w:del w:author="davide.lenzarini@u-blox.com" w:id="37" w:date="2024-08-12T12:29:24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4FA">
            <w:pPr>
              <w:ind w:right="4"/>
              <w:jc w:val="center"/>
              <w:rPr>
                <w:rFonts w:ascii="Arial" w:cs="Arial" w:eastAsia="Arial" w:hAnsi="Arial"/>
                <w:b w:val="1"/>
              </w:rPr>
            </w:pPr>
            <w:sdt>
              <w:sdtPr>
                <w:tag w:val="goog_rdk_414"/>
              </w:sdtPr>
              <w:sdtContent>
                <w:del w:author="davide.lenzarini@u-blox.com" w:id="37" w:date="2024-08-12T12:29:24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4FB">
            <w:pPr>
              <w:ind w:right="4"/>
              <w:jc w:val="center"/>
              <w:rPr>
                <w:rFonts w:ascii="Arial" w:cs="Arial" w:eastAsia="Arial" w:hAnsi="Arial"/>
                <w:b w:val="1"/>
              </w:rPr>
            </w:pPr>
            <w:sdt>
              <w:sdtPr>
                <w:tag w:val="goog_rdk_416"/>
              </w:sdtPr>
              <w:sdtContent>
                <w:del w:author="davide.lenzarini@u-blox.com" w:id="37" w:date="2024-08-12T12:29:24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4FC">
            <w:pPr>
              <w:ind w:right="4"/>
              <w:jc w:val="center"/>
              <w:rPr>
                <w:rFonts w:ascii="Arial" w:cs="Arial" w:eastAsia="Arial" w:hAnsi="Arial"/>
                <w:b w:val="1"/>
              </w:rPr>
            </w:pPr>
            <w:sdt>
              <w:sdtPr>
                <w:tag w:val="goog_rdk_418"/>
              </w:sdtPr>
              <w:sdtContent>
                <w:del w:author="davide.lenzarini@u-blox.com" w:id="37" w:date="2024-08-12T12:29:24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4FD">
            <w:pPr>
              <w:ind w:right="4"/>
              <w:jc w:val="center"/>
              <w:rPr>
                <w:rFonts w:ascii="Arial" w:cs="Arial" w:eastAsia="Arial" w:hAnsi="Arial"/>
                <w:b w:val="1"/>
              </w:rPr>
            </w:pPr>
            <w:sdt>
              <w:sdtPr>
                <w:tag w:val="goog_rdk_420"/>
              </w:sdtPr>
              <w:sdtContent>
                <w:del w:author="davide.lenzarini@u-blox.com" w:id="37" w:date="2024-08-12T12:29:24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4FE">
            <w:pPr>
              <w:ind w:right="4"/>
              <w:jc w:val="center"/>
              <w:rPr>
                <w:rFonts w:ascii="Arial" w:cs="Arial" w:eastAsia="Arial" w:hAnsi="Arial"/>
                <w:b w:val="1"/>
              </w:rPr>
            </w:pPr>
            <w:sdt>
              <w:sdtPr>
                <w:tag w:val="goog_rdk_422"/>
              </w:sdtPr>
              <w:sdtContent>
                <w:del w:author="davide.lenzarini@u-blox.com" w:id="37" w:date="2024-08-12T12:29:24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4FF">
            <w:pPr>
              <w:ind w:right="4"/>
              <w:rPr>
                <w:rFonts w:ascii="Arial" w:cs="Arial" w:eastAsia="Arial" w:hAnsi="Arial"/>
              </w:rPr>
            </w:pPr>
            <w:sdt>
              <w:sdtPr>
                <w:tag w:val="goog_rdk_424"/>
              </w:sdtPr>
              <w:sdtContent>
                <w:del w:author="davide.lenzarini@u-blox.com" w:id="37" w:date="2024-08-12T12:29:24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500">
            <w:pPr>
              <w:ind w:right="4"/>
              <w:jc w:val="center"/>
              <w:rPr>
                <w:rFonts w:ascii="Arial" w:cs="Arial" w:eastAsia="Arial" w:hAnsi="Arial"/>
              </w:rPr>
            </w:pPr>
            <w:sdt>
              <w:sdtPr>
                <w:tag w:val="goog_rdk_426"/>
              </w:sdtPr>
              <w:sdtContent>
                <w:del w:author="davide.lenzarini@u-blox.com" w:id="37" w:date="2024-08-12T12:29:24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08">
            <w:pPr>
              <w:ind w:right="4"/>
              <w:rPr>
                <w:rFonts w:ascii="Arial" w:cs="Arial" w:eastAsia="Arial" w:hAnsi="Arial"/>
              </w:rPr>
            </w:pPr>
            <w:sdt>
              <w:sdtPr>
                <w:tag w:val="goog_rdk_428"/>
              </w:sdtPr>
              <w:sdtContent>
                <w:del w:author="davide.lenzarini@u-blox.com" w:id="37" w:date="2024-08-12T12:29:24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509">
            <w:pPr>
              <w:ind w:right="4"/>
              <w:jc w:val="center"/>
              <w:rPr>
                <w:rFonts w:ascii="Arial" w:cs="Arial" w:eastAsia="Arial" w:hAnsi="Arial"/>
              </w:rPr>
            </w:pPr>
            <w:sdt>
              <w:sdtPr>
                <w:tag w:val="goog_rdk_430"/>
              </w:sdtPr>
              <w:sdtContent>
                <w:del w:author="davide.lenzarini@u-blox.com" w:id="37" w:date="2024-08-12T12:29:24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11">
            <w:pPr>
              <w:ind w:right="4"/>
              <w:rPr>
                <w:rFonts w:ascii="Arial" w:cs="Arial" w:eastAsia="Arial" w:hAnsi="Arial"/>
              </w:rPr>
            </w:pPr>
            <w:sdt>
              <w:sdtPr>
                <w:tag w:val="goog_rdk_432"/>
              </w:sdtPr>
              <w:sdtContent>
                <w:del w:author="davide.lenzarini@u-blox.com" w:id="37" w:date="2024-08-12T12:29:24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512">
            <w:pPr>
              <w:ind w:right="4"/>
              <w:jc w:val="center"/>
              <w:rPr>
                <w:rFonts w:ascii="Arial" w:cs="Arial" w:eastAsia="Arial" w:hAnsi="Arial"/>
              </w:rPr>
            </w:pPr>
            <w:sdt>
              <w:sdtPr>
                <w:tag w:val="goog_rdk_434"/>
              </w:sdtPr>
              <w:sdtContent>
                <w:del w:author="davide.lenzarini@u-blox.com" w:id="37" w:date="2024-08-12T12:29:24Z">
                  <w:r w:rsidDel="00000000" w:rsidR="00000000" w:rsidRPr="00000000">
                    <w:rPr>
                      <w:rFonts w:ascii="Arial" w:cs="Arial" w:eastAsia="Arial" w:hAnsi="Arial"/>
                      <w:rtl w:val="0"/>
                    </w:rPr>
                    <w:delText xml:space="preserve">GwId</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1A">
            <w:pPr>
              <w:ind w:right="4"/>
              <w:rPr>
                <w:rFonts w:ascii="Arial" w:cs="Arial" w:eastAsia="Arial" w:hAnsi="Arial"/>
              </w:rPr>
            </w:pPr>
            <w:sdt>
              <w:sdtPr>
                <w:tag w:val="goog_rdk_436"/>
              </w:sdtPr>
              <w:sdtContent>
                <w:del w:author="davide.lenzarini@u-blox.com" w:id="37" w:date="2024-08-12T12:29:24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51B">
            <w:pPr>
              <w:ind w:right="4"/>
              <w:jc w:val="center"/>
              <w:rPr>
                <w:rFonts w:ascii="Arial" w:cs="Arial" w:eastAsia="Arial" w:hAnsi="Arial"/>
              </w:rPr>
            </w:pPr>
            <w:sdt>
              <w:sdtPr>
                <w:tag w:val="goog_rdk_438"/>
              </w:sdtPr>
              <w:sdtContent>
                <w:del w:author="davide.lenzarini@u-blox.com" w:id="37" w:date="2024-08-12T12:29:24Z">
                  <w:r w:rsidDel="00000000" w:rsidR="00000000" w:rsidRPr="00000000">
                    <w:rPr>
                      <w:rFonts w:ascii="Arial" w:cs="Arial" w:eastAsia="Arial" w:hAnsi="Arial"/>
                      <w:rtl w:val="0"/>
                    </w:rPr>
                    <w:delText xml:space="preserve">Duration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23">
            <w:pPr>
              <w:ind w:right="4"/>
              <w:rPr>
                <w:rFonts w:ascii="Arial" w:cs="Arial" w:eastAsia="Arial" w:hAnsi="Arial"/>
              </w:rPr>
            </w:pPr>
            <w:sdt>
              <w:sdtPr>
                <w:tag w:val="goog_rdk_440"/>
              </w:sdtPr>
              <w:sdtContent>
                <w:del w:author="davide.lenzarini@u-blox.com" w:id="37" w:date="2024-08-12T12:29:24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524">
            <w:pPr>
              <w:keepNext w:val="1"/>
              <w:ind w:right="4"/>
              <w:jc w:val="center"/>
              <w:rPr>
                <w:rFonts w:ascii="Arial" w:cs="Arial" w:eastAsia="Arial" w:hAnsi="Arial"/>
              </w:rPr>
            </w:pPr>
            <w:sdt>
              <w:sdtPr>
                <w:tag w:val="goog_rdk_442"/>
              </w:sdtPr>
              <w:sdtContent>
                <w:del w:author="davide.lenzarini@u-blox.com" w:id="37" w:date="2024-08-12T12:29:24Z">
                  <w:r w:rsidDel="00000000" w:rsidR="00000000" w:rsidRPr="00000000">
                    <w:rPr>
                      <w:rFonts w:ascii="Arial" w:cs="Arial" w:eastAsia="Arial" w:hAnsi="Arial"/>
                      <w:rtl w:val="0"/>
                    </w:rPr>
                    <w:delText xml:space="preserve">Duration LSB</w:delText>
                  </w:r>
                </w:del>
              </w:sdtContent>
            </w:sdt>
            <w:r w:rsidDel="00000000" w:rsidR="00000000" w:rsidRPr="00000000">
              <w:rPr>
                <w:rtl w:val="0"/>
              </w:rPr>
            </w:r>
          </w:p>
        </w:tc>
      </w:tr>
    </w:tbl>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2D">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2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F">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30">
      <w:pPr>
        <w:pStyle w:val="Heading4"/>
        <w:ind w:left="0" w:right="4" w:firstLine="0"/>
        <w:rPr>
          <w:rFonts w:ascii="Arial" w:cs="Arial" w:eastAsia="Arial" w:hAnsi="Arial"/>
        </w:rPr>
      </w:pPr>
      <w:bookmarkStart w:colFirst="0" w:colLast="0" w:name="_heading=h.sqyw64" w:id="43"/>
      <w:bookmarkEnd w:id="43"/>
      <w:r w:rsidDel="00000000" w:rsidR="00000000" w:rsidRPr="00000000">
        <w:rPr>
          <w:rFonts w:ascii="Arial" w:cs="Arial" w:eastAsia="Arial" w:hAnsi="Arial"/>
          <w:rtl w:val="0"/>
        </w:rPr>
        <w:t xml:space="preserve">3.1.1 Length &amp; Packet Type</w:t>
      </w:r>
    </w:p>
    <w:p w:rsidR="00000000" w:rsidDel="00000000" w:rsidP="00000000" w:rsidRDefault="00000000" w:rsidRPr="00000000" w14:paraId="0000053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32">
      <w:pPr>
        <w:pStyle w:val="Heading4"/>
        <w:ind w:left="0" w:right="4" w:firstLine="0"/>
        <w:rPr>
          <w:rFonts w:ascii="Arial" w:cs="Arial" w:eastAsia="Arial" w:hAnsi="Arial"/>
        </w:rPr>
      </w:pPr>
      <w:bookmarkStart w:colFirst="0" w:colLast="0" w:name="_heading=h.3cqmetx" w:id="44"/>
      <w:bookmarkEnd w:id="44"/>
      <w:r w:rsidDel="00000000" w:rsidR="00000000" w:rsidRPr="00000000">
        <w:rPr>
          <w:rFonts w:ascii="Arial" w:cs="Arial" w:eastAsia="Arial" w:hAnsi="Arial"/>
          <w:rtl w:val="0"/>
        </w:rPr>
        <w:t xml:space="preserve">3.1.2 GwId</w:t>
      </w:r>
    </w:p>
    <w:p w:rsidR="00000000" w:rsidDel="00000000" w:rsidP="00000000" w:rsidRDefault="00000000" w:rsidRPr="00000000" w14:paraId="0000053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3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3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36">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37">
      <w:pPr>
        <w:pStyle w:val="Heading4"/>
        <w:ind w:left="0" w:right="4" w:firstLine="0"/>
        <w:rPr>
          <w:rFonts w:ascii="Arial" w:cs="Arial" w:eastAsia="Arial" w:hAnsi="Arial"/>
        </w:rPr>
      </w:pPr>
      <w:bookmarkStart w:colFirst="0" w:colLast="0" w:name="_heading=h.1rvwp1q" w:id="45"/>
      <w:bookmarkEnd w:id="45"/>
      <w:r w:rsidDel="00000000" w:rsidR="00000000" w:rsidRPr="00000000">
        <w:rPr>
          <w:rFonts w:ascii="Arial" w:cs="Arial" w:eastAsia="Arial" w:hAnsi="Arial"/>
          <w:rtl w:val="0"/>
        </w:rPr>
        <w:t xml:space="preserve">3.1.3 Duration</w:t>
      </w:r>
    </w:p>
    <w:p w:rsidR="00000000" w:rsidDel="00000000" w:rsidP="00000000" w:rsidRDefault="00000000" w:rsidRPr="00000000" w14:paraId="00000538">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39">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sdt>
      <w:sdtPr>
        <w:tag w:val="goog_rdk_444"/>
      </w:sdtPr>
      <w:sdtContent>
        <w:p w:rsidR="00000000" w:rsidDel="00000000" w:rsidP="00000000" w:rsidRDefault="00000000" w:rsidRPr="00000000" w14:paraId="0000053A">
          <w:pPr>
            <w:pStyle w:val="Heading3"/>
            <w:keepLines w:val="1"/>
            <w:spacing w:after="77" w:before="0" w:line="259" w:lineRule="auto"/>
            <w:ind w:left="0" w:right="4" w:firstLine="0"/>
            <w:rPr>
              <w:ins w:author="Stefan Hagen" w:id="38" w:date="2024-08-11T18:53:47Z"/>
              <w:rFonts w:ascii="Arial" w:cs="Arial" w:eastAsia="Arial" w:hAnsi="Arial"/>
            </w:rPr>
          </w:pPr>
          <w:r w:rsidDel="00000000" w:rsidR="00000000" w:rsidRPr="00000000">
            <w:rPr>
              <w:rtl w:val="0"/>
            </w:rPr>
            <w:t xml:space="preserve">3.2 </w:t>
          </w:r>
          <w:r w:rsidDel="00000000" w:rsidR="00000000" w:rsidRPr="00000000">
            <w:rPr>
              <w:rFonts w:ascii="Arial" w:cs="Arial" w:eastAsia="Arial" w:hAnsi="Arial"/>
              <w:rtl w:val="0"/>
            </w:rPr>
            <w:t xml:space="preserve">SEARCHGW - Search for A Gateway</w:t>
          </w:r>
          <w:sdt>
            <w:sdtPr>
              <w:tag w:val="goog_rdk_443"/>
            </w:sdtPr>
            <w:sdtContent>
              <w:ins w:author="Stefan Hagen" w:id="38" w:date="2024-08-11T18:53:47Z">
                <w:bookmarkStart w:colFirst="0" w:colLast="0" w:name="_heading=h.4bvk7pj" w:id="46"/>
                <w:bookmarkEnd w:id="46"/>
                <w:r w:rsidDel="00000000" w:rsidR="00000000" w:rsidRPr="00000000">
                  <w:rPr>
                    <w:rtl w:val="0"/>
                  </w:rPr>
                </w:r>
              </w:ins>
            </w:sdtContent>
          </w:sdt>
        </w:p>
      </w:sdtContent>
    </w:sdt>
    <w:sdt>
      <w:sdtPr>
        <w:tag w:val="goog_rdk_447"/>
      </w:sdtPr>
      <w:sdtContent>
        <w:p w:rsidR="00000000" w:rsidDel="00000000" w:rsidP="00000000" w:rsidRDefault="00000000" w:rsidRPr="00000000" w14:paraId="0000053B">
          <w:pPr>
            <w:rPr>
              <w:rPrChange w:author="Stefan Hagen" w:id="39" w:date="2024-08-11T18:53:47Z">
                <w:rPr>
                  <w:rFonts w:ascii="Arial" w:cs="Arial" w:eastAsia="Arial" w:hAnsi="Arial"/>
                </w:rPr>
              </w:rPrChange>
            </w:rPr>
            <w:pPrChange w:author="Stefan Hagen" w:id="0" w:date="2024-08-11T18:53:47Z">
              <w:pPr>
                <w:pStyle w:val="Heading3"/>
                <w:keepLines w:val="1"/>
                <w:spacing w:after="77" w:before="0" w:line="259" w:lineRule="auto"/>
                <w:ind w:left="0" w:right="4" w:firstLine="0"/>
              </w:pPr>
            </w:pPrChange>
          </w:pPr>
          <w:bookmarkStart w:colFirst="0" w:colLast="0" w:name="_heading=h.4bvk7pj" w:id="46"/>
          <w:bookmarkEnd w:id="46"/>
          <w:sdt>
            <w:sdtPr>
              <w:tag w:val="goog_rdk_445"/>
            </w:sdtPr>
            <w:sdtContent>
              <w:ins w:author="Stefan Hagen" w:id="38" w:date="2024-08-11T18:53:47Z">
                <w:r w:rsidDel="00000000" w:rsidR="00000000" w:rsidRPr="00000000">
                  <w:rPr>
                    <w:rPrChange w:author="Stefan Hagen" w:id="39" w:date="2024-08-11T18:53:47Z">
                      <w:rPr>
                        <w:rFonts w:ascii="Arial" w:cs="Arial" w:eastAsia="Arial" w:hAnsi="Arial"/>
                      </w:rPr>
                    </w:rPrChange>
                  </w:rPr>
                  <w:drawing>
                    <wp:inline distB="114300" distT="114300" distL="114300" distR="114300">
                      <wp:extent cx="5943600" cy="876300"/>
                      <wp:effectExtent b="0" l="0" r="0" t="0"/>
                      <wp:docPr id="54" name="image34.png"/>
                      <a:graphic>
                        <a:graphicData uri="http://schemas.openxmlformats.org/drawingml/2006/picture">
                          <pic:pic>
                            <pic:nvPicPr>
                              <pic:cNvPr id="0" name="image34.png"/>
                              <pic:cNvPicPr preferRelativeResize="0"/>
                            </pic:nvPicPr>
                            <pic:blipFill>
                              <a:blip r:embed="rId59"/>
                              <a:srcRect b="0" l="0" r="0" t="0"/>
                              <a:stretch>
                                <a:fillRect/>
                              </a:stretch>
                            </pic:blipFill>
                            <pic:spPr>
                              <a:xfrm>
                                <a:off x="0" y="0"/>
                                <a:ext cx="5943600" cy="876300"/>
                              </a:xfrm>
                              <a:prstGeom prst="rect"/>
                              <a:ln/>
                            </pic:spPr>
                          </pic:pic>
                        </a:graphicData>
                      </a:graphic>
                    </wp:inline>
                  </w:drawing>
                </w:r>
              </w:ins>
            </w:sdtContent>
          </w:sdt>
          <w:sdt>
            <w:sdtPr>
              <w:tag w:val="goog_rdk_446"/>
            </w:sdtPr>
            <w:sdtContent>
              <w:r w:rsidDel="00000000" w:rsidR="00000000" w:rsidRPr="00000000">
                <w:rPr>
                  <w:rtl w:val="0"/>
                </w:rPr>
              </w:r>
            </w:sdtContent>
          </w:sdt>
        </w:p>
      </w:sdtContent>
    </w:sdt>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3C">
            <w:pPr>
              <w:ind w:right="4"/>
              <w:jc w:val="center"/>
              <w:rPr>
                <w:rFonts w:ascii="Arial" w:cs="Arial" w:eastAsia="Arial" w:hAnsi="Arial"/>
                <w:b w:val="1"/>
              </w:rPr>
            </w:pPr>
            <w:sdt>
              <w:sdtPr>
                <w:tag w:val="goog_rdk_449"/>
              </w:sdtPr>
              <w:sdtContent>
                <w:del w:author="davide.lenzarini@u-blox.com" w:id="40" w:date="2024-08-12T12:29:40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53D">
            <w:pPr>
              <w:ind w:right="4"/>
              <w:jc w:val="center"/>
              <w:rPr>
                <w:rFonts w:ascii="Arial" w:cs="Arial" w:eastAsia="Arial" w:hAnsi="Arial"/>
                <w:b w:val="1"/>
              </w:rPr>
            </w:pPr>
            <w:sdt>
              <w:sdtPr>
                <w:tag w:val="goog_rdk_451"/>
              </w:sdtPr>
              <w:sdtContent>
                <w:del w:author="davide.lenzarini@u-blox.com" w:id="40" w:date="2024-08-12T12:29:40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53E">
            <w:pPr>
              <w:ind w:right="4"/>
              <w:jc w:val="center"/>
              <w:rPr>
                <w:rFonts w:ascii="Arial" w:cs="Arial" w:eastAsia="Arial" w:hAnsi="Arial"/>
                <w:b w:val="1"/>
              </w:rPr>
            </w:pPr>
            <w:sdt>
              <w:sdtPr>
                <w:tag w:val="goog_rdk_453"/>
              </w:sdtPr>
              <w:sdtContent>
                <w:del w:author="davide.lenzarini@u-blox.com" w:id="40" w:date="2024-08-12T12:29:40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53F">
            <w:pPr>
              <w:ind w:right="4"/>
              <w:jc w:val="center"/>
              <w:rPr>
                <w:rFonts w:ascii="Arial" w:cs="Arial" w:eastAsia="Arial" w:hAnsi="Arial"/>
                <w:b w:val="1"/>
              </w:rPr>
            </w:pPr>
            <w:sdt>
              <w:sdtPr>
                <w:tag w:val="goog_rdk_455"/>
              </w:sdtPr>
              <w:sdtContent>
                <w:del w:author="davide.lenzarini@u-blox.com" w:id="40" w:date="2024-08-12T12:29:40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540">
            <w:pPr>
              <w:ind w:right="4"/>
              <w:jc w:val="center"/>
              <w:rPr>
                <w:rFonts w:ascii="Arial" w:cs="Arial" w:eastAsia="Arial" w:hAnsi="Arial"/>
                <w:b w:val="1"/>
              </w:rPr>
            </w:pPr>
            <w:sdt>
              <w:sdtPr>
                <w:tag w:val="goog_rdk_457"/>
              </w:sdtPr>
              <w:sdtContent>
                <w:del w:author="davide.lenzarini@u-blox.com" w:id="40" w:date="2024-08-12T12:29:40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541">
            <w:pPr>
              <w:ind w:right="4"/>
              <w:jc w:val="center"/>
              <w:rPr>
                <w:rFonts w:ascii="Arial" w:cs="Arial" w:eastAsia="Arial" w:hAnsi="Arial"/>
                <w:b w:val="1"/>
              </w:rPr>
            </w:pPr>
            <w:sdt>
              <w:sdtPr>
                <w:tag w:val="goog_rdk_459"/>
              </w:sdtPr>
              <w:sdtContent>
                <w:del w:author="davide.lenzarini@u-blox.com" w:id="40" w:date="2024-08-12T12:29:40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542">
            <w:pPr>
              <w:ind w:right="4"/>
              <w:jc w:val="center"/>
              <w:rPr>
                <w:rFonts w:ascii="Arial" w:cs="Arial" w:eastAsia="Arial" w:hAnsi="Arial"/>
                <w:b w:val="1"/>
              </w:rPr>
            </w:pPr>
            <w:sdt>
              <w:sdtPr>
                <w:tag w:val="goog_rdk_461"/>
              </w:sdtPr>
              <w:sdtContent>
                <w:del w:author="davide.lenzarini@u-blox.com" w:id="40" w:date="2024-08-12T12:29:40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543">
            <w:pPr>
              <w:ind w:right="4"/>
              <w:jc w:val="center"/>
              <w:rPr>
                <w:rFonts w:ascii="Arial" w:cs="Arial" w:eastAsia="Arial" w:hAnsi="Arial"/>
                <w:b w:val="1"/>
              </w:rPr>
            </w:pPr>
            <w:sdt>
              <w:sdtPr>
                <w:tag w:val="goog_rdk_463"/>
              </w:sdtPr>
              <w:sdtContent>
                <w:del w:author="davide.lenzarini@u-blox.com" w:id="40" w:date="2024-08-12T12:29:40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544">
            <w:pPr>
              <w:ind w:right="4"/>
              <w:jc w:val="center"/>
              <w:rPr>
                <w:rFonts w:ascii="Arial" w:cs="Arial" w:eastAsia="Arial" w:hAnsi="Arial"/>
                <w:b w:val="1"/>
              </w:rPr>
            </w:pPr>
            <w:sdt>
              <w:sdtPr>
                <w:tag w:val="goog_rdk_465"/>
              </w:sdtPr>
              <w:sdtContent>
                <w:del w:author="davide.lenzarini@u-blox.com" w:id="40" w:date="2024-08-12T12:29:40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45">
            <w:pPr>
              <w:ind w:right="4"/>
              <w:rPr>
                <w:rFonts w:ascii="Arial" w:cs="Arial" w:eastAsia="Arial" w:hAnsi="Arial"/>
              </w:rPr>
            </w:pPr>
            <w:sdt>
              <w:sdtPr>
                <w:tag w:val="goog_rdk_467"/>
              </w:sdtPr>
              <w:sdtContent>
                <w:del w:author="davide.lenzarini@u-blox.com" w:id="40" w:date="2024-08-12T12:29:40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546">
            <w:pPr>
              <w:ind w:right="4"/>
              <w:jc w:val="center"/>
              <w:rPr>
                <w:rFonts w:ascii="Arial" w:cs="Arial" w:eastAsia="Arial" w:hAnsi="Arial"/>
              </w:rPr>
            </w:pPr>
            <w:sdt>
              <w:sdtPr>
                <w:tag w:val="goog_rdk_469"/>
              </w:sdtPr>
              <w:sdtContent>
                <w:del w:author="davide.lenzarini@u-blox.com" w:id="40" w:date="2024-08-12T12:29:40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4E">
            <w:pPr>
              <w:ind w:right="4"/>
              <w:rPr>
                <w:rFonts w:ascii="Arial" w:cs="Arial" w:eastAsia="Arial" w:hAnsi="Arial"/>
              </w:rPr>
            </w:pPr>
            <w:sdt>
              <w:sdtPr>
                <w:tag w:val="goog_rdk_471"/>
              </w:sdtPr>
              <w:sdtContent>
                <w:del w:author="davide.lenzarini@u-blox.com" w:id="40" w:date="2024-08-12T12:29:40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54F">
            <w:pPr>
              <w:ind w:right="4"/>
              <w:jc w:val="center"/>
              <w:rPr>
                <w:rFonts w:ascii="Arial" w:cs="Arial" w:eastAsia="Arial" w:hAnsi="Arial"/>
              </w:rPr>
            </w:pPr>
            <w:sdt>
              <w:sdtPr>
                <w:tag w:val="goog_rdk_473"/>
              </w:sdtPr>
              <w:sdtContent>
                <w:del w:author="davide.lenzarini@u-blox.com" w:id="40" w:date="2024-08-12T12:29:40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57">
            <w:pPr>
              <w:ind w:right="4"/>
              <w:rPr>
                <w:rFonts w:ascii="Arial" w:cs="Arial" w:eastAsia="Arial" w:hAnsi="Arial"/>
              </w:rPr>
            </w:pPr>
            <w:sdt>
              <w:sdtPr>
                <w:tag w:val="goog_rdk_475"/>
              </w:sdtPr>
              <w:sdtContent>
                <w:del w:author="davide.lenzarini@u-blox.com" w:id="40" w:date="2024-08-12T12:29:40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558">
            <w:pPr>
              <w:keepNext w:val="1"/>
              <w:ind w:right="4"/>
              <w:jc w:val="center"/>
              <w:rPr>
                <w:rFonts w:ascii="Arial" w:cs="Arial" w:eastAsia="Arial" w:hAnsi="Arial"/>
              </w:rPr>
            </w:pPr>
            <w:sdt>
              <w:sdtPr>
                <w:tag w:val="goog_rdk_477"/>
              </w:sdtPr>
              <w:sdtContent>
                <w:del w:author="davide.lenzarini@u-blox.com" w:id="40" w:date="2024-08-12T12:29:40Z">
                  <w:r w:rsidDel="00000000" w:rsidR="00000000" w:rsidRPr="00000000">
                    <w:rPr>
                      <w:rFonts w:ascii="Arial" w:cs="Arial" w:eastAsia="Arial" w:hAnsi="Arial"/>
                      <w:rtl w:val="0"/>
                    </w:rPr>
                    <w:delText xml:space="preserve">Radius</w:delText>
                  </w:r>
                </w:del>
              </w:sdtContent>
            </w:sdt>
            <w:r w:rsidDel="00000000" w:rsidR="00000000" w:rsidRPr="00000000">
              <w:rPr>
                <w:rtl w:val="0"/>
              </w:rPr>
            </w:r>
          </w:p>
        </w:tc>
      </w:tr>
    </w:tbl>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61">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478"/>
        </w:sdtPr>
        <w:sdtContent>
          <w:commentRangeStart w:id="35"/>
        </w:sdtContent>
      </w:sdt>
      <w:r w:rsidDel="00000000" w:rsidR="00000000" w:rsidRPr="00000000">
        <w:rPr>
          <w:rFonts w:ascii="Arial" w:cs="Arial" w:eastAsia="Arial" w:hAnsi="Arial"/>
          <w:rtl w:val="0"/>
        </w:rPr>
        <w:t xml:space="preserve">1-hop </w:t>
      </w:r>
      <w:commentRangeEnd w:id="35"/>
      <w:r w:rsidDel="00000000" w:rsidR="00000000" w:rsidRPr="00000000">
        <w:commentReference w:id="35"/>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62">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63">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sdt>
        <w:sdtPr>
          <w:tag w:val="goog_rdk_479"/>
        </w:sdtPr>
        <w:sdtContent>
          <w:del w:author="davide.lenzarini@u-blox.com" w:id="41" w:date="2024-07-30T19:04:29Z">
            <w:r w:rsidDel="00000000" w:rsidR="00000000" w:rsidRPr="00000000">
              <w:rPr>
                <w:rFonts w:ascii="Arial" w:cs="Arial" w:eastAsia="Arial" w:hAnsi="Arial"/>
                <w:shd w:fill="fff2cc" w:val="clear"/>
                <w:rtl w:val="0"/>
              </w:rPr>
              <w:delText xml:space="preserve">.</w:delText>
            </w:r>
          </w:del>
        </w:sdtContent>
      </w:sdt>
      <w:r w:rsidDel="00000000" w:rsidR="00000000" w:rsidRPr="00000000">
        <w:rPr>
          <w:rFonts w:ascii="Arial" w:cs="Arial" w:eastAsia="Arial" w:hAnsi="Arial"/>
          <w:shd w:fill="fff2cc" w:val="clear"/>
          <w:rtl w:val="0"/>
        </w:rPr>
        <w:t xml:space="preserve">.</w:t>
      </w:r>
      <w:r w:rsidDel="00000000" w:rsidR="00000000" w:rsidRPr="00000000">
        <w:rPr>
          <w:rtl w:val="0"/>
        </w:rPr>
      </w:r>
    </w:p>
    <w:p w:rsidR="00000000" w:rsidDel="00000000" w:rsidP="00000000" w:rsidRDefault="00000000" w:rsidRPr="00000000" w14:paraId="00000564">
      <w:pPr>
        <w:pStyle w:val="Heading4"/>
        <w:ind w:left="0" w:right="4" w:firstLine="0"/>
        <w:rPr>
          <w:rFonts w:ascii="Arial" w:cs="Arial" w:eastAsia="Arial" w:hAnsi="Arial"/>
        </w:rPr>
      </w:pPr>
      <w:bookmarkStart w:colFirst="0" w:colLast="0" w:name="_heading=h.2r0uhxc" w:id="47"/>
      <w:bookmarkEnd w:id="47"/>
      <w:r w:rsidDel="00000000" w:rsidR="00000000" w:rsidRPr="00000000">
        <w:rPr>
          <w:rFonts w:ascii="Arial" w:cs="Arial" w:eastAsia="Arial" w:hAnsi="Arial"/>
          <w:rtl w:val="0"/>
        </w:rPr>
        <w:t xml:space="preserve">3.2.1 Length &amp; Packet Type</w:t>
      </w:r>
    </w:p>
    <w:p w:rsidR="00000000" w:rsidDel="00000000" w:rsidP="00000000" w:rsidRDefault="00000000" w:rsidRPr="00000000" w14:paraId="0000056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66">
      <w:pPr>
        <w:pStyle w:val="Heading4"/>
        <w:ind w:left="0" w:right="4" w:firstLine="0"/>
        <w:rPr>
          <w:rFonts w:ascii="Arial" w:cs="Arial" w:eastAsia="Arial" w:hAnsi="Arial"/>
        </w:rPr>
      </w:pPr>
      <w:bookmarkStart w:colFirst="0" w:colLast="0" w:name="_heading=h.1664s55" w:id="48"/>
      <w:bookmarkEnd w:id="48"/>
      <w:r w:rsidDel="00000000" w:rsidR="00000000" w:rsidRPr="00000000">
        <w:rPr>
          <w:rFonts w:ascii="Arial" w:cs="Arial" w:eastAsia="Arial" w:hAnsi="Arial"/>
          <w:rtl w:val="0"/>
        </w:rPr>
        <w:t xml:space="preserve">3.2.2 Radius</w:t>
      </w:r>
    </w:p>
    <w:p w:rsidR="00000000" w:rsidDel="00000000" w:rsidP="00000000" w:rsidRDefault="00000000" w:rsidRPr="00000000" w14:paraId="00000567">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68">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69">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sdt>
      <w:sdtPr>
        <w:tag w:val="goog_rdk_481"/>
      </w:sdtPr>
      <w:sdtContent>
        <w:p w:rsidR="00000000" w:rsidDel="00000000" w:rsidP="00000000" w:rsidRDefault="00000000" w:rsidRPr="00000000" w14:paraId="0000056A">
          <w:pPr>
            <w:pStyle w:val="Heading3"/>
            <w:keepLines w:val="1"/>
            <w:spacing w:after="77" w:before="0" w:line="259" w:lineRule="auto"/>
            <w:ind w:left="0" w:right="4" w:firstLine="0"/>
            <w:rPr>
              <w:ins w:author="Stefan Hagen" w:id="42" w:date="2024-08-11T18:54:10Z"/>
              <w:rFonts w:ascii="Arial" w:cs="Arial" w:eastAsia="Arial" w:hAnsi="Arial"/>
            </w:rPr>
          </w:pPr>
          <w:r w:rsidDel="00000000" w:rsidR="00000000" w:rsidRPr="00000000">
            <w:rPr>
              <w:rtl w:val="0"/>
            </w:rPr>
            <w:t xml:space="preserve">3.3 </w:t>
          </w:r>
          <w:r w:rsidDel="00000000" w:rsidR="00000000" w:rsidRPr="00000000">
            <w:rPr>
              <w:rFonts w:ascii="Arial" w:cs="Arial" w:eastAsia="Arial" w:hAnsi="Arial"/>
              <w:rtl w:val="0"/>
            </w:rPr>
            <w:t xml:space="preserve">GWINFO - Gateway Information</w:t>
          </w:r>
          <w:sdt>
            <w:sdtPr>
              <w:tag w:val="goog_rdk_480"/>
            </w:sdtPr>
            <w:sdtContent>
              <w:ins w:author="Stefan Hagen" w:id="42" w:date="2024-08-11T18:54:10Z">
                <w:bookmarkStart w:colFirst="0" w:colLast="0" w:name="_heading=h.3q5sasy" w:id="49"/>
                <w:bookmarkEnd w:id="49"/>
                <w:r w:rsidDel="00000000" w:rsidR="00000000" w:rsidRPr="00000000">
                  <w:rPr>
                    <w:rtl w:val="0"/>
                  </w:rPr>
                </w:r>
              </w:ins>
            </w:sdtContent>
          </w:sdt>
        </w:p>
      </w:sdtContent>
    </w:sdt>
    <w:sdt>
      <w:sdtPr>
        <w:tag w:val="goog_rdk_484"/>
      </w:sdtPr>
      <w:sdtContent>
        <w:p w:rsidR="00000000" w:rsidDel="00000000" w:rsidP="00000000" w:rsidRDefault="00000000" w:rsidRPr="00000000" w14:paraId="0000056B">
          <w:pPr>
            <w:rPr>
              <w:rPrChange w:author="Stefan Hagen" w:id="43" w:date="2024-08-11T18:54:10Z">
                <w:rPr>
                  <w:rFonts w:ascii="Arial" w:cs="Arial" w:eastAsia="Arial" w:hAnsi="Arial"/>
                </w:rPr>
              </w:rPrChange>
            </w:rPr>
            <w:pPrChange w:author="Stefan Hagen" w:id="0" w:date="2024-08-11T18:54:10Z">
              <w:pPr>
                <w:pStyle w:val="Heading3"/>
                <w:keepLines w:val="1"/>
                <w:spacing w:after="77" w:before="0" w:line="259" w:lineRule="auto"/>
                <w:ind w:left="0" w:right="4" w:firstLine="0"/>
              </w:pPr>
            </w:pPrChange>
          </w:pPr>
          <w:bookmarkStart w:colFirst="0" w:colLast="0" w:name="_heading=h.3q5sasy" w:id="49"/>
          <w:bookmarkEnd w:id="49"/>
          <w:sdt>
            <w:sdtPr>
              <w:tag w:val="goog_rdk_482"/>
            </w:sdtPr>
            <w:sdtContent>
              <w:ins w:author="Stefan Hagen" w:id="42" w:date="2024-08-11T18:54:10Z">
                <w:r w:rsidDel="00000000" w:rsidR="00000000" w:rsidRPr="00000000">
                  <w:rPr>
                    <w:rPrChange w:author="Stefan Hagen" w:id="43" w:date="2024-08-11T18:54:10Z">
                      <w:rPr>
                        <w:rFonts w:ascii="Arial" w:cs="Arial" w:eastAsia="Arial" w:hAnsi="Arial"/>
                      </w:rPr>
                    </w:rPrChange>
                  </w:rPr>
                  <w:drawing>
                    <wp:inline distB="114300" distT="114300" distL="114300" distR="114300">
                      <wp:extent cx="5943600" cy="1587500"/>
                      <wp:effectExtent b="0" l="0" r="0" t="0"/>
                      <wp:docPr id="36" name="image4.png"/>
                      <a:graphic>
                        <a:graphicData uri="http://schemas.openxmlformats.org/drawingml/2006/picture">
                          <pic:pic>
                            <pic:nvPicPr>
                              <pic:cNvPr id="0" name="image4.png"/>
                              <pic:cNvPicPr preferRelativeResize="0"/>
                            </pic:nvPicPr>
                            <pic:blipFill>
                              <a:blip r:embed="rId60"/>
                              <a:srcRect b="0" l="0" r="0" t="0"/>
                              <a:stretch>
                                <a:fillRect/>
                              </a:stretch>
                            </pic:blipFill>
                            <pic:spPr>
                              <a:xfrm>
                                <a:off x="0" y="0"/>
                                <a:ext cx="5943600" cy="1587500"/>
                              </a:xfrm>
                              <a:prstGeom prst="rect"/>
                              <a:ln/>
                            </pic:spPr>
                          </pic:pic>
                        </a:graphicData>
                      </a:graphic>
                    </wp:inline>
                  </w:drawing>
                </w:r>
              </w:ins>
            </w:sdtContent>
          </w:sdt>
          <w:sdt>
            <w:sdtPr>
              <w:tag w:val="goog_rdk_483"/>
            </w:sdtPr>
            <w:sdtContent>
              <w:r w:rsidDel="00000000" w:rsidR="00000000" w:rsidRPr="00000000">
                <w:rPr>
                  <w:rtl w:val="0"/>
                </w:rPr>
              </w:r>
            </w:sdtContent>
          </w:sdt>
        </w:p>
      </w:sdtContent>
    </w:sdt>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6C">
            <w:pPr>
              <w:ind w:right="4"/>
              <w:jc w:val="center"/>
              <w:rPr>
                <w:rFonts w:ascii="Arial" w:cs="Arial" w:eastAsia="Arial" w:hAnsi="Arial"/>
                <w:b w:val="1"/>
              </w:rPr>
            </w:pPr>
            <w:sdt>
              <w:sdtPr>
                <w:tag w:val="goog_rdk_486"/>
              </w:sdtPr>
              <w:sdtContent>
                <w:del w:author="davide.lenzarini@u-blox.com" w:id="44" w:date="2024-08-12T12:29:53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56D">
            <w:pPr>
              <w:ind w:right="4"/>
              <w:jc w:val="center"/>
              <w:rPr>
                <w:rFonts w:ascii="Arial" w:cs="Arial" w:eastAsia="Arial" w:hAnsi="Arial"/>
                <w:b w:val="1"/>
              </w:rPr>
            </w:pPr>
            <w:sdt>
              <w:sdtPr>
                <w:tag w:val="goog_rdk_488"/>
              </w:sdtPr>
              <w:sdtContent>
                <w:del w:author="davide.lenzarini@u-blox.com" w:id="44" w:date="2024-08-12T12:29:53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56E">
            <w:pPr>
              <w:ind w:right="4"/>
              <w:jc w:val="center"/>
              <w:rPr>
                <w:rFonts w:ascii="Arial" w:cs="Arial" w:eastAsia="Arial" w:hAnsi="Arial"/>
                <w:b w:val="1"/>
              </w:rPr>
            </w:pPr>
            <w:sdt>
              <w:sdtPr>
                <w:tag w:val="goog_rdk_490"/>
              </w:sdtPr>
              <w:sdtContent>
                <w:del w:author="davide.lenzarini@u-blox.com" w:id="44" w:date="2024-08-12T12:29:53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56F">
            <w:pPr>
              <w:ind w:right="4"/>
              <w:jc w:val="center"/>
              <w:rPr>
                <w:rFonts w:ascii="Arial" w:cs="Arial" w:eastAsia="Arial" w:hAnsi="Arial"/>
                <w:b w:val="1"/>
              </w:rPr>
            </w:pPr>
            <w:sdt>
              <w:sdtPr>
                <w:tag w:val="goog_rdk_492"/>
              </w:sdtPr>
              <w:sdtContent>
                <w:del w:author="davide.lenzarini@u-blox.com" w:id="44" w:date="2024-08-12T12:29:53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570">
            <w:pPr>
              <w:ind w:right="4"/>
              <w:jc w:val="center"/>
              <w:rPr>
                <w:rFonts w:ascii="Arial" w:cs="Arial" w:eastAsia="Arial" w:hAnsi="Arial"/>
                <w:b w:val="1"/>
              </w:rPr>
            </w:pPr>
            <w:sdt>
              <w:sdtPr>
                <w:tag w:val="goog_rdk_494"/>
              </w:sdtPr>
              <w:sdtContent>
                <w:del w:author="davide.lenzarini@u-blox.com" w:id="44" w:date="2024-08-12T12:29:53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571">
            <w:pPr>
              <w:ind w:right="4"/>
              <w:jc w:val="center"/>
              <w:rPr>
                <w:rFonts w:ascii="Arial" w:cs="Arial" w:eastAsia="Arial" w:hAnsi="Arial"/>
                <w:b w:val="1"/>
              </w:rPr>
            </w:pPr>
            <w:sdt>
              <w:sdtPr>
                <w:tag w:val="goog_rdk_496"/>
              </w:sdtPr>
              <w:sdtContent>
                <w:del w:author="davide.lenzarini@u-blox.com" w:id="44" w:date="2024-08-12T12:29:53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572">
            <w:pPr>
              <w:ind w:right="4"/>
              <w:jc w:val="center"/>
              <w:rPr>
                <w:rFonts w:ascii="Arial" w:cs="Arial" w:eastAsia="Arial" w:hAnsi="Arial"/>
                <w:b w:val="1"/>
              </w:rPr>
            </w:pPr>
            <w:sdt>
              <w:sdtPr>
                <w:tag w:val="goog_rdk_498"/>
              </w:sdtPr>
              <w:sdtContent>
                <w:del w:author="davide.lenzarini@u-blox.com" w:id="44" w:date="2024-08-12T12:29:53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573">
            <w:pPr>
              <w:ind w:right="4"/>
              <w:jc w:val="center"/>
              <w:rPr>
                <w:rFonts w:ascii="Arial" w:cs="Arial" w:eastAsia="Arial" w:hAnsi="Arial"/>
                <w:b w:val="1"/>
              </w:rPr>
            </w:pPr>
            <w:sdt>
              <w:sdtPr>
                <w:tag w:val="goog_rdk_500"/>
              </w:sdtPr>
              <w:sdtContent>
                <w:del w:author="davide.lenzarini@u-blox.com" w:id="44" w:date="2024-08-12T12:29:53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574">
            <w:pPr>
              <w:ind w:right="4"/>
              <w:jc w:val="center"/>
              <w:rPr>
                <w:rFonts w:ascii="Arial" w:cs="Arial" w:eastAsia="Arial" w:hAnsi="Arial"/>
                <w:b w:val="1"/>
              </w:rPr>
            </w:pPr>
            <w:sdt>
              <w:sdtPr>
                <w:tag w:val="goog_rdk_502"/>
              </w:sdtPr>
              <w:sdtContent>
                <w:del w:author="davide.lenzarini@u-blox.com" w:id="44" w:date="2024-08-12T12:29:53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75">
            <w:pPr>
              <w:ind w:right="4"/>
              <w:rPr>
                <w:rFonts w:ascii="Arial" w:cs="Arial" w:eastAsia="Arial" w:hAnsi="Arial"/>
              </w:rPr>
            </w:pPr>
            <w:sdt>
              <w:sdtPr>
                <w:tag w:val="goog_rdk_504"/>
              </w:sdtPr>
              <w:sdtContent>
                <w:del w:author="davide.lenzarini@u-blox.com" w:id="44" w:date="2024-08-12T12:29:53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576">
            <w:pPr>
              <w:ind w:right="4"/>
              <w:jc w:val="center"/>
              <w:rPr>
                <w:rFonts w:ascii="Arial" w:cs="Arial" w:eastAsia="Arial" w:hAnsi="Arial"/>
              </w:rPr>
            </w:pPr>
            <w:sdt>
              <w:sdtPr>
                <w:tag w:val="goog_rdk_506"/>
              </w:sdtPr>
              <w:sdtContent>
                <w:del w:author="davide.lenzarini@u-blox.com" w:id="44" w:date="2024-08-12T12:29:53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7E">
            <w:pPr>
              <w:ind w:right="4"/>
              <w:rPr>
                <w:rFonts w:ascii="Arial" w:cs="Arial" w:eastAsia="Arial" w:hAnsi="Arial"/>
              </w:rPr>
            </w:pPr>
            <w:sdt>
              <w:sdtPr>
                <w:tag w:val="goog_rdk_508"/>
              </w:sdtPr>
              <w:sdtContent>
                <w:del w:author="davide.lenzarini@u-blox.com" w:id="44" w:date="2024-08-12T12:29:53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57F">
            <w:pPr>
              <w:ind w:right="4"/>
              <w:jc w:val="center"/>
              <w:rPr>
                <w:rFonts w:ascii="Arial" w:cs="Arial" w:eastAsia="Arial" w:hAnsi="Arial"/>
              </w:rPr>
            </w:pPr>
            <w:sdt>
              <w:sdtPr>
                <w:tag w:val="goog_rdk_510"/>
              </w:sdtPr>
              <w:sdtContent>
                <w:del w:author="davide.lenzarini@u-blox.com" w:id="44" w:date="2024-08-12T12:29:53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87">
            <w:pPr>
              <w:ind w:right="4"/>
              <w:rPr>
                <w:rFonts w:ascii="Arial" w:cs="Arial" w:eastAsia="Arial" w:hAnsi="Arial"/>
              </w:rPr>
            </w:pPr>
            <w:sdt>
              <w:sdtPr>
                <w:tag w:val="goog_rdk_512"/>
              </w:sdtPr>
              <w:sdtContent>
                <w:del w:author="davide.lenzarini@u-blox.com" w:id="44" w:date="2024-08-12T12:29:53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588">
            <w:pPr>
              <w:ind w:right="4"/>
              <w:jc w:val="center"/>
              <w:rPr>
                <w:rFonts w:ascii="Arial" w:cs="Arial" w:eastAsia="Arial" w:hAnsi="Arial"/>
              </w:rPr>
            </w:pPr>
            <w:sdt>
              <w:sdtPr>
                <w:tag w:val="goog_rdk_514"/>
              </w:sdtPr>
              <w:sdtContent>
                <w:del w:author="davide.lenzarini@u-blox.com" w:id="44" w:date="2024-08-12T12:29:53Z">
                  <w:r w:rsidDel="00000000" w:rsidR="00000000" w:rsidRPr="00000000">
                    <w:rPr>
                      <w:rFonts w:ascii="Arial" w:cs="Arial" w:eastAsia="Arial" w:hAnsi="Arial"/>
                      <w:rtl w:val="0"/>
                    </w:rPr>
                    <w:delText xml:space="preserve">GwId</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90">
            <w:pPr>
              <w:ind w:right="4"/>
              <w:rPr>
                <w:rFonts w:ascii="Arial" w:cs="Arial" w:eastAsia="Arial" w:hAnsi="Arial"/>
              </w:rPr>
            </w:pPr>
            <w:sdt>
              <w:sdtPr>
                <w:tag w:val="goog_rdk_516"/>
              </w:sdtPr>
              <w:sdtContent>
                <w:del w:author="davide.lenzarini@u-blox.com" w:id="44" w:date="2024-08-12T12:29:53Z">
                  <w:r w:rsidDel="00000000" w:rsidR="00000000" w:rsidRPr="00000000">
                    <w:rPr>
                      <w:rFonts w:ascii="Arial" w:cs="Arial" w:eastAsia="Arial" w:hAnsi="Arial"/>
                      <w:rtl w:val="0"/>
                    </w:rPr>
                    <w:delText xml:space="preserve">Byte 4 … N</w:delText>
                  </w:r>
                </w:del>
              </w:sdtContent>
            </w:sdt>
            <w:r w:rsidDel="00000000" w:rsidR="00000000" w:rsidRPr="00000000">
              <w:rPr>
                <w:rtl w:val="0"/>
              </w:rPr>
            </w:r>
          </w:p>
        </w:tc>
        <w:tc>
          <w:tcPr>
            <w:gridSpan w:val="8"/>
          </w:tcPr>
          <w:p w:rsidR="00000000" w:rsidDel="00000000" w:rsidP="00000000" w:rsidRDefault="00000000" w:rsidRPr="00000000" w14:paraId="00000591">
            <w:pPr>
              <w:keepNext w:val="1"/>
              <w:ind w:right="4"/>
              <w:jc w:val="center"/>
              <w:rPr>
                <w:rFonts w:ascii="Arial" w:cs="Arial" w:eastAsia="Arial" w:hAnsi="Arial"/>
              </w:rPr>
            </w:pPr>
            <w:sdt>
              <w:sdtPr>
                <w:tag w:val="goog_rdk_518"/>
              </w:sdtPr>
              <w:sdtContent>
                <w:del w:author="davide.lenzarini@u-blox.com" w:id="44" w:date="2024-08-12T12:29:53Z">
                  <w:r w:rsidDel="00000000" w:rsidR="00000000" w:rsidRPr="00000000">
                    <w:rPr>
                      <w:rFonts w:ascii="Arial" w:cs="Arial" w:eastAsia="Arial" w:hAnsi="Arial"/>
                      <w:rtl w:val="0"/>
                    </w:rPr>
                    <w:delText xml:space="preserve">GwAddress </w:delText>
                  </w:r>
                  <w:r w:rsidDel="00000000" w:rsidR="00000000" w:rsidRPr="00000000">
                    <w:rPr>
                      <w:rFonts w:ascii="Arial" w:cs="Arial" w:eastAsia="Arial" w:hAnsi="Arial"/>
                      <w:i w:val="1"/>
                      <w:rtl w:val="0"/>
                    </w:rPr>
                    <w:delText xml:space="preserve">(optional)</w:delText>
                  </w:r>
                </w:del>
              </w:sdtContent>
            </w:sdt>
            <w:r w:rsidDel="00000000" w:rsidR="00000000" w:rsidRPr="00000000">
              <w:rPr>
                <w:rtl w:val="0"/>
              </w:rPr>
            </w:r>
          </w:p>
        </w:tc>
      </w:tr>
    </w:tbl>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9A">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9B">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9C">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9D">
      <w:pPr>
        <w:pStyle w:val="Heading4"/>
        <w:ind w:left="0" w:right="4" w:firstLine="0"/>
        <w:rPr>
          <w:rFonts w:ascii="Arial" w:cs="Arial" w:eastAsia="Arial" w:hAnsi="Arial"/>
        </w:rPr>
      </w:pPr>
      <w:bookmarkStart w:colFirst="0" w:colLast="0" w:name="_heading=h.25b2l0r" w:id="50"/>
      <w:bookmarkEnd w:id="50"/>
      <w:r w:rsidDel="00000000" w:rsidR="00000000" w:rsidRPr="00000000">
        <w:rPr>
          <w:rFonts w:ascii="Arial" w:cs="Arial" w:eastAsia="Arial" w:hAnsi="Arial"/>
          <w:rtl w:val="0"/>
        </w:rPr>
        <w:t xml:space="preserve">3.3.1 Length &amp; Packet Type</w:t>
      </w:r>
    </w:p>
    <w:p w:rsidR="00000000" w:rsidDel="00000000" w:rsidP="00000000" w:rsidRDefault="00000000" w:rsidRPr="00000000" w14:paraId="0000059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F">
      <w:pPr>
        <w:pStyle w:val="Heading4"/>
        <w:ind w:left="0" w:right="4" w:firstLine="0"/>
        <w:rPr>
          <w:rFonts w:ascii="Arial" w:cs="Arial" w:eastAsia="Arial" w:hAnsi="Arial"/>
        </w:rPr>
      </w:pPr>
      <w:bookmarkStart w:colFirst="0" w:colLast="0" w:name="_heading=h.kgcv8k" w:id="51"/>
      <w:bookmarkEnd w:id="51"/>
      <w:r w:rsidDel="00000000" w:rsidR="00000000" w:rsidRPr="00000000">
        <w:rPr>
          <w:rFonts w:ascii="Arial" w:cs="Arial" w:eastAsia="Arial" w:hAnsi="Arial"/>
          <w:rtl w:val="0"/>
        </w:rPr>
        <w:t xml:space="preserve">3.3.2 GwId</w:t>
      </w:r>
    </w:p>
    <w:p w:rsidR="00000000" w:rsidDel="00000000" w:rsidP="00000000" w:rsidRDefault="00000000" w:rsidRPr="00000000" w14:paraId="000005A0">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w:t>
      </w:r>
      <w:sdt>
        <w:sdtPr>
          <w:tag w:val="goog_rdk_519"/>
        </w:sdtPr>
        <w:sdtContent>
          <w:commentRangeStart w:id="36"/>
        </w:sdtContent>
      </w:sdt>
      <w:r w:rsidDel="00000000" w:rsidR="00000000" w:rsidRPr="00000000">
        <w:rPr>
          <w:rFonts w:ascii="Arial" w:cs="Arial" w:eastAsia="Arial" w:hAnsi="Arial"/>
          <w:rtl w:val="0"/>
        </w:rPr>
        <w:t xml:space="preserve">1-byte long</w:t>
      </w:r>
      <w:commentRangeEnd w:id="36"/>
      <w:r w:rsidDel="00000000" w:rsidR="00000000" w:rsidRPr="00000000">
        <w:commentReference w:id="36"/>
      </w:r>
      <w:r w:rsidDel="00000000" w:rsidR="00000000" w:rsidRPr="00000000">
        <w:rPr>
          <w:rFonts w:ascii="Arial" w:cs="Arial" w:eastAsia="Arial" w:hAnsi="Arial"/>
          <w:rtl w:val="0"/>
        </w:rPr>
        <w:t xml:space="preserve">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A1">
      <w:pPr>
        <w:pStyle w:val="Heading4"/>
        <w:ind w:left="0" w:right="4" w:firstLine="0"/>
        <w:rPr>
          <w:rFonts w:ascii="Arial" w:cs="Arial" w:eastAsia="Arial" w:hAnsi="Arial"/>
        </w:rPr>
      </w:pPr>
      <w:bookmarkStart w:colFirst="0" w:colLast="0" w:name="_heading=h.34g0dwd" w:id="52"/>
      <w:bookmarkEnd w:id="52"/>
      <w:r w:rsidDel="00000000" w:rsidR="00000000" w:rsidRPr="00000000">
        <w:rPr>
          <w:rFonts w:ascii="Arial" w:cs="Arial" w:eastAsia="Arial" w:hAnsi="Arial"/>
          <w:rtl w:val="0"/>
        </w:rPr>
        <w:t xml:space="preserve">3.3.3 GwAdd</w:t>
      </w:r>
    </w:p>
    <w:p w:rsidR="00000000" w:rsidDel="00000000" w:rsidP="00000000" w:rsidRDefault="00000000" w:rsidRPr="00000000" w14:paraId="000005A2">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w:t>
      </w:r>
      <w:sdt>
        <w:sdtPr>
          <w:tag w:val="goog_rdk_520"/>
        </w:sdtPr>
        <w:sdtContent>
          <w:del w:author="davide.lenzarini@u-blox.com" w:id="45" w:date="2024-07-30T19:09:11Z">
            <w:r w:rsidDel="00000000" w:rsidR="00000000" w:rsidRPr="00000000">
              <w:rPr>
                <w:rFonts w:ascii="Arial" w:cs="Arial" w:eastAsia="Arial" w:hAnsi="Arial"/>
                <w:rtl w:val="0"/>
              </w:rPr>
              <w:delText xml:space="preserve"> </w:delText>
            </w:r>
          </w:del>
        </w:sdtContent>
      </w:sdt>
      <w:r w:rsidDel="00000000" w:rsidR="00000000" w:rsidRPr="00000000">
        <w:rPr>
          <w:rFonts w:ascii="Arial" w:cs="Arial" w:eastAsia="Arial" w:hAnsi="Arial"/>
          <w:rtl w:val="0"/>
        </w:rPr>
        <w:t xml:space="preserve">Optional, only included if the packet is sent by a client.</w:t>
      </w:r>
    </w:p>
    <w:sdt>
      <w:sdtPr>
        <w:tag w:val="goog_rdk_523"/>
      </w:sdtPr>
      <w:sdtContent>
        <w:p w:rsidR="00000000" w:rsidDel="00000000" w:rsidP="00000000" w:rsidRDefault="00000000" w:rsidRPr="00000000" w14:paraId="000005A3">
          <w:pPr>
            <w:pStyle w:val="Heading3"/>
            <w:keepLines w:val="1"/>
            <w:spacing w:after="52" w:before="0" w:line="259" w:lineRule="auto"/>
            <w:ind w:left="0" w:firstLine="0"/>
            <w:rPr>
              <w:ins w:author="Stefan Hagen" w:id="46" w:date="2024-08-11T18:54:28Z"/>
              <w:rFonts w:ascii="Arial" w:cs="Arial" w:eastAsia="Arial" w:hAnsi="Arial"/>
            </w:rPr>
          </w:pPr>
          <w:r w:rsidDel="00000000" w:rsidR="00000000" w:rsidRPr="00000000">
            <w:rPr>
              <w:rtl w:val="0"/>
            </w:rPr>
            <w:t xml:space="preserve">3.4 </w:t>
          </w:r>
          <w:r w:rsidDel="00000000" w:rsidR="00000000" w:rsidRPr="00000000">
            <w:rPr>
              <w:rFonts w:ascii="Arial" w:cs="Arial" w:eastAsia="Arial" w:hAnsi="Arial"/>
              <w:rtl w:val="0"/>
            </w:rPr>
            <w:t xml:space="preserve">CONNECT - Connection Request</w:t>
          </w:r>
          <w:sdt>
            <w:sdtPr>
              <w:tag w:val="goog_rdk_521"/>
            </w:sdtPr>
            <w:sdtContent>
              <w:ins w:author="Stefan Hagen" w:id="46" w:date="2024-08-11T18:54:28Z"/>
              <w:sdt>
                <w:sdtPr>
                  <w:tag w:val="goog_rdk_522"/>
                </w:sdtPr>
                <w:sdtContent>
                  <w:commentRangeStart w:id="37"/>
                </w:sdtContent>
              </w:sdt>
              <w:ins w:author="Stefan Hagen" w:id="46" w:date="2024-08-11T18:54:28Z">
                <w:bookmarkStart w:colFirst="0" w:colLast="0" w:name="_heading=h.1jlao46" w:id="53"/>
                <w:bookmarkEnd w:id="53"/>
                <w:r w:rsidDel="00000000" w:rsidR="00000000" w:rsidRPr="00000000">
                  <w:rPr>
                    <w:rtl w:val="0"/>
                  </w:rPr>
                </w:r>
              </w:ins>
            </w:sdtContent>
          </w:sdt>
        </w:p>
      </w:sdtContent>
    </w:sdt>
    <w:sdt>
      <w:sdtPr>
        <w:tag w:val="goog_rdk_527"/>
      </w:sdtPr>
      <w:sdtContent>
        <w:p w:rsidR="00000000" w:rsidDel="00000000" w:rsidP="00000000" w:rsidRDefault="00000000" w:rsidRPr="00000000" w14:paraId="000005A4">
          <w:pPr>
            <w:rPr>
              <w:rPrChange w:author="Stefan Hagen" w:id="47" w:date="2024-08-11T18:54:28Z">
                <w:rPr>
                  <w:rFonts w:ascii="Arial" w:cs="Arial" w:eastAsia="Arial" w:hAnsi="Arial"/>
                  <w:i w:val="1"/>
                  <w:color w:val="000000"/>
                  <w:sz w:val="18"/>
                  <w:szCs w:val="18"/>
                </w:rPr>
              </w:rPrChange>
            </w:rPr>
            <w:pPrChange w:author="Stefan Hagen" w:id="0" w:date="2024-08-11T18:54:28Z">
              <w:pPr>
                <w:pStyle w:val="Heading3"/>
                <w:keepLines w:val="1"/>
                <w:spacing w:after="52" w:before="0" w:line="259" w:lineRule="auto"/>
                <w:ind w:left="0" w:firstLine="0"/>
              </w:pPr>
            </w:pPrChange>
          </w:pPr>
          <w:bookmarkStart w:colFirst="0" w:colLast="0" w:name="_heading=h.1jlao46" w:id="53"/>
          <w:bookmarkEnd w:id="53"/>
          <w:sdt>
            <w:sdtPr>
              <w:tag w:val="goog_rdk_524"/>
            </w:sdtPr>
            <w:sdtContent>
              <w:ins w:author="Stefan Hagen" w:id="46" w:date="2024-08-11T18:54:28Z"/>
              <w:sdt>
                <w:sdtPr>
                  <w:tag w:val="goog_rdk_525"/>
                </w:sdtPr>
                <w:sdtContent>
                  <w:commentRangeStart w:id="37"/>
                </w:sdtContent>
              </w:sdt>
              <w:ins w:author="Stefan Hagen" w:id="46" w:date="2024-08-11T18:54:28Z">
                <w:commentRangeEnd w:id="37"/>
                <w:r w:rsidDel="00000000" w:rsidR="00000000" w:rsidRPr="00000000">
                  <w:commentReference w:id="37"/>
                </w:r>
                <w:r w:rsidDel="00000000" w:rsidR="00000000" w:rsidRPr="00000000">
                  <w:rPr>
                    <w:rPrChange w:author="Stefan Hagen" w:id="47" w:date="2024-08-11T18:54:28Z">
                      <w:rPr>
                        <w:rFonts w:ascii="Arial" w:cs="Arial" w:eastAsia="Arial" w:hAnsi="Arial"/>
                      </w:rPr>
                    </w:rPrChange>
                  </w:rPr>
                  <w:drawing>
                    <wp:inline distB="114300" distT="114300" distL="114300" distR="114300">
                      <wp:extent cx="5943600" cy="7759700"/>
                      <wp:effectExtent b="0" l="0" r="0" t="0"/>
                      <wp:docPr id="39" name="image19.png"/>
                      <a:graphic>
                        <a:graphicData uri="http://schemas.openxmlformats.org/drawingml/2006/picture">
                          <pic:pic>
                            <pic:nvPicPr>
                              <pic:cNvPr id="0" name="image19.png"/>
                              <pic:cNvPicPr preferRelativeResize="0"/>
                            </pic:nvPicPr>
                            <pic:blipFill>
                              <a:blip r:embed="rId61"/>
                              <a:srcRect b="0" l="17" r="17" t="0"/>
                              <a:stretch>
                                <a:fillRect/>
                              </a:stretch>
                            </pic:blipFill>
                            <pic:spPr>
                              <a:xfrm>
                                <a:off x="0" y="0"/>
                                <a:ext cx="5943600" cy="7759700"/>
                              </a:xfrm>
                              <a:prstGeom prst="rect"/>
                              <a:ln/>
                            </pic:spPr>
                          </pic:pic>
                        </a:graphicData>
                      </a:graphic>
                    </wp:inline>
                  </w:drawing>
                </w:r>
              </w:ins>
            </w:sdtContent>
          </w:sdt>
          <w:sdt>
            <w:sdtPr>
              <w:tag w:val="goog_rdk_526"/>
            </w:sdtPr>
            <w:sdtContent>
              <w:r w:rsidDel="00000000" w:rsidR="00000000" w:rsidRPr="00000000">
                <w:rPr>
                  <w:rtl w:val="0"/>
                </w:rPr>
              </w:r>
            </w:sdtContent>
          </w:sdt>
        </w:p>
      </w:sdtContent>
    </w:sdt>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A5">
            <w:pPr>
              <w:jc w:val="center"/>
              <w:rPr>
                <w:rFonts w:ascii="Arial" w:cs="Arial" w:eastAsia="Arial" w:hAnsi="Arial"/>
                <w:b w:val="1"/>
              </w:rPr>
            </w:pPr>
            <w:sdt>
              <w:sdtPr>
                <w:tag w:val="goog_rdk_529"/>
              </w:sdtPr>
              <w:sdtContent>
                <w:del w:author="davide.lenzarini@u-blox.com" w:id="48" w:date="2024-08-12T12:33:34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5A6">
            <w:pPr>
              <w:jc w:val="center"/>
              <w:rPr>
                <w:rFonts w:ascii="Arial" w:cs="Arial" w:eastAsia="Arial" w:hAnsi="Arial"/>
                <w:b w:val="1"/>
              </w:rPr>
            </w:pPr>
            <w:sdt>
              <w:sdtPr>
                <w:tag w:val="goog_rdk_531"/>
              </w:sdtPr>
              <w:sdtContent>
                <w:del w:author="davide.lenzarini@u-blox.com" w:id="48" w:date="2024-08-12T12:33:34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5A7">
            <w:pPr>
              <w:jc w:val="center"/>
              <w:rPr>
                <w:rFonts w:ascii="Arial" w:cs="Arial" w:eastAsia="Arial" w:hAnsi="Arial"/>
                <w:b w:val="1"/>
              </w:rPr>
            </w:pPr>
            <w:sdt>
              <w:sdtPr>
                <w:tag w:val="goog_rdk_533"/>
              </w:sdtPr>
              <w:sdtContent>
                <w:del w:author="davide.lenzarini@u-blox.com" w:id="48" w:date="2024-08-12T12:33:34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5A9">
            <w:pPr>
              <w:jc w:val="center"/>
              <w:rPr>
                <w:rFonts w:ascii="Arial" w:cs="Arial" w:eastAsia="Arial" w:hAnsi="Arial"/>
                <w:b w:val="1"/>
              </w:rPr>
            </w:pPr>
            <w:sdt>
              <w:sdtPr>
                <w:tag w:val="goog_rdk_535"/>
              </w:sdtPr>
              <w:sdtContent>
                <w:del w:author="davide.lenzarini@u-blox.com" w:id="48" w:date="2024-08-12T12:33:34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5AB">
            <w:pPr>
              <w:jc w:val="center"/>
              <w:rPr>
                <w:rFonts w:ascii="Arial" w:cs="Arial" w:eastAsia="Arial" w:hAnsi="Arial"/>
                <w:b w:val="1"/>
              </w:rPr>
            </w:pPr>
            <w:sdt>
              <w:sdtPr>
                <w:tag w:val="goog_rdk_537"/>
              </w:sdtPr>
              <w:sdtContent>
                <w:del w:author="davide.lenzarini@u-blox.com" w:id="48" w:date="2024-08-12T12:33:34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2"/>
            <w:shd w:fill="cfe2f3" w:val="clear"/>
          </w:tcPr>
          <w:p w:rsidR="00000000" w:rsidDel="00000000" w:rsidP="00000000" w:rsidRDefault="00000000" w:rsidRPr="00000000" w14:paraId="000005AC">
            <w:pPr>
              <w:jc w:val="center"/>
              <w:rPr>
                <w:rFonts w:ascii="Arial" w:cs="Arial" w:eastAsia="Arial" w:hAnsi="Arial"/>
                <w:b w:val="1"/>
              </w:rPr>
            </w:pPr>
            <w:sdt>
              <w:sdtPr>
                <w:tag w:val="goog_rdk_539"/>
              </w:sdtPr>
              <w:sdtContent>
                <w:del w:author="davide.lenzarini@u-blox.com" w:id="48" w:date="2024-08-12T12:33:34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5AE">
            <w:pPr>
              <w:jc w:val="center"/>
              <w:rPr>
                <w:rFonts w:ascii="Arial" w:cs="Arial" w:eastAsia="Arial" w:hAnsi="Arial"/>
                <w:b w:val="1"/>
              </w:rPr>
            </w:pPr>
            <w:sdt>
              <w:sdtPr>
                <w:tag w:val="goog_rdk_541"/>
              </w:sdtPr>
              <w:sdtContent>
                <w:del w:author="davide.lenzarini@u-blox.com" w:id="48" w:date="2024-08-12T12:33:34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gridSpan w:val="2"/>
            <w:shd w:fill="cfe2f3" w:val="clear"/>
          </w:tcPr>
          <w:p w:rsidR="00000000" w:rsidDel="00000000" w:rsidP="00000000" w:rsidRDefault="00000000" w:rsidRPr="00000000" w14:paraId="000005AF">
            <w:pPr>
              <w:jc w:val="center"/>
              <w:rPr>
                <w:rFonts w:ascii="Arial" w:cs="Arial" w:eastAsia="Arial" w:hAnsi="Arial"/>
                <w:b w:val="1"/>
              </w:rPr>
            </w:pPr>
            <w:sdt>
              <w:sdtPr>
                <w:tag w:val="goog_rdk_543"/>
              </w:sdtPr>
              <w:sdtContent>
                <w:del w:author="davide.lenzarini@u-blox.com" w:id="48" w:date="2024-08-12T12:33:34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5B1">
            <w:pPr>
              <w:jc w:val="center"/>
              <w:rPr>
                <w:rFonts w:ascii="Arial" w:cs="Arial" w:eastAsia="Arial" w:hAnsi="Arial"/>
                <w:b w:val="1"/>
              </w:rPr>
            </w:pPr>
            <w:sdt>
              <w:sdtPr>
                <w:tag w:val="goog_rdk_545"/>
              </w:sdtPr>
              <w:sdtContent>
                <w:del w:author="davide.lenzarini@u-blox.com" w:id="48" w:date="2024-08-12T12:33:34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B3">
            <w:pPr>
              <w:rPr>
                <w:rFonts w:ascii="Arial" w:cs="Arial" w:eastAsia="Arial" w:hAnsi="Arial"/>
              </w:rPr>
            </w:pPr>
            <w:sdt>
              <w:sdtPr>
                <w:tag w:val="goog_rdk_547"/>
              </w:sdtPr>
              <w:sdtContent>
                <w:del w:author="davide.lenzarini@u-blox.com" w:id="48" w:date="2024-08-12T12:33:34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3"/>
          </w:tcPr>
          <w:p w:rsidR="00000000" w:rsidDel="00000000" w:rsidP="00000000" w:rsidRDefault="00000000" w:rsidRPr="00000000" w14:paraId="000005B4">
            <w:pPr>
              <w:jc w:val="center"/>
              <w:rPr>
                <w:rFonts w:ascii="Arial" w:cs="Arial" w:eastAsia="Arial" w:hAnsi="Arial"/>
              </w:rPr>
            </w:pPr>
            <w:sdt>
              <w:sdtPr>
                <w:tag w:val="goog_rdk_549"/>
              </w:sdtPr>
              <w:sdtContent>
                <w:del w:author="davide.lenzarini@u-blox.com" w:id="48" w:date="2024-08-12T12:33:34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5C1">
            <w:pPr>
              <w:rPr>
                <w:rFonts w:ascii="Arial" w:cs="Arial" w:eastAsia="Arial" w:hAnsi="Arial"/>
              </w:rPr>
            </w:pPr>
            <w:sdt>
              <w:sdtPr>
                <w:tag w:val="goog_rdk_551"/>
              </w:sdtPr>
              <w:sdtContent>
                <w:del w:author="davide.lenzarini@u-blox.com" w:id="48" w:date="2024-08-12T12:33:34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3"/>
          </w:tcPr>
          <w:p w:rsidR="00000000" w:rsidDel="00000000" w:rsidP="00000000" w:rsidRDefault="00000000" w:rsidRPr="00000000" w14:paraId="000005C2">
            <w:pPr>
              <w:jc w:val="center"/>
              <w:rPr>
                <w:rFonts w:ascii="Arial" w:cs="Arial" w:eastAsia="Arial" w:hAnsi="Arial"/>
              </w:rPr>
            </w:pPr>
            <w:sdt>
              <w:sdtPr>
                <w:tag w:val="goog_rdk_553"/>
              </w:sdtPr>
              <w:sdtContent>
                <w:del w:author="davide.lenzarini@u-blox.com" w:id="48" w:date="2024-08-12T12:33:34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5CF">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D0">
            <w:pPr>
              <w:jc w:val="center"/>
              <w:rPr>
                <w:rFonts w:ascii="Arial" w:cs="Arial" w:eastAsia="Arial" w:hAnsi="Arial"/>
                <w:b w:val="1"/>
                <w:i w:val="1"/>
              </w:rPr>
            </w:pPr>
            <w:sdt>
              <w:sdtPr>
                <w:tag w:val="goog_rdk_555"/>
              </w:sdtPr>
              <w:sdtContent>
                <w:del w:author="davide.lenzarini@u-blox.com" w:id="48" w:date="2024-08-12T12:33:34Z">
                  <w:r w:rsidDel="00000000" w:rsidR="00000000" w:rsidRPr="00000000">
                    <w:rPr>
                      <w:rFonts w:ascii="Arial" w:cs="Arial" w:eastAsia="Arial" w:hAnsi="Arial"/>
                      <w:b w:val="1"/>
                      <w:i w:val="1"/>
                      <w:rtl w:val="0"/>
                    </w:rPr>
                    <w:delText xml:space="preserve">CONNECT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E">
            <w:pPr>
              <w:jc w:val="center"/>
              <w:rPr>
                <w:rFonts w:ascii="Arial" w:cs="Arial" w:eastAsia="Arial" w:hAnsi="Arial"/>
                <w:i w:val="1"/>
              </w:rPr>
            </w:pPr>
            <w:sdt>
              <w:sdtPr>
                <w:tag w:val="goog_rdk_557"/>
              </w:sdtPr>
              <w:sdtContent>
                <w:del w:author="davide.lenzarini@u-blox.com" w:id="48" w:date="2024-08-12T12:33:34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6"/>
          </w:tcPr>
          <w:p w:rsidR="00000000" w:rsidDel="00000000" w:rsidP="00000000" w:rsidRDefault="00000000" w:rsidRPr="00000000" w14:paraId="000005E0">
            <w:pPr>
              <w:jc w:val="center"/>
              <w:rPr>
                <w:rFonts w:ascii="Arial" w:cs="Arial" w:eastAsia="Arial" w:hAnsi="Arial"/>
              </w:rPr>
            </w:pPr>
            <w:sdt>
              <w:sdtPr>
                <w:tag w:val="goog_rdk_559"/>
              </w:sdtPr>
              <w:sdtContent>
                <w:del w:author="davide.lenzarini@u-blox.com" w:id="48" w:date="2024-08-12T12:33:34Z">
                  <w:r w:rsidDel="00000000" w:rsidR="00000000" w:rsidRPr="00000000">
                    <w:rPr>
                      <w:rFonts w:ascii="Arial" w:cs="Arial" w:eastAsia="Arial" w:hAnsi="Arial"/>
                      <w:rtl w:val="0"/>
                    </w:rPr>
                    <w:delText xml:space="preserve">Default Awake Messages</w:delText>
                  </w:r>
                </w:del>
              </w:sdtContent>
            </w:sdt>
            <w:r w:rsidDel="00000000" w:rsidR="00000000" w:rsidRPr="00000000">
              <w:rPr>
                <w:rtl w:val="0"/>
              </w:rPr>
            </w:r>
          </w:p>
        </w:tc>
        <w:tc>
          <w:tcPr>
            <w:gridSpan w:val="2"/>
          </w:tcPr>
          <w:p w:rsidR="00000000" w:rsidDel="00000000" w:rsidP="00000000" w:rsidRDefault="00000000" w:rsidRPr="00000000" w14:paraId="000005E6">
            <w:pPr>
              <w:jc w:val="center"/>
              <w:rPr>
                <w:rFonts w:ascii="Arial" w:cs="Arial" w:eastAsia="Arial" w:hAnsi="Arial"/>
                <w:i w:val="1"/>
              </w:rPr>
            </w:pPr>
            <w:sdt>
              <w:sdtPr>
                <w:tag w:val="goog_rdk_561"/>
              </w:sdtPr>
              <w:sdtContent>
                <w:del w:author="davide.lenzarini@u-blox.com" w:id="48" w:date="2024-08-12T12:33:34Z">
                  <w:r w:rsidDel="00000000" w:rsidR="00000000" w:rsidRPr="00000000">
                    <w:rPr>
                      <w:rFonts w:ascii="Arial" w:cs="Arial" w:eastAsia="Arial" w:hAnsi="Arial"/>
                      <w:rtl w:val="0"/>
                    </w:rPr>
                    <w:delText xml:space="preserve">Auth</w:delText>
                  </w:r>
                </w:del>
              </w:sdtContent>
            </w:sdt>
            <w:r w:rsidDel="00000000" w:rsidR="00000000" w:rsidRPr="00000000">
              <w:rPr>
                <w:rtl w:val="0"/>
              </w:rPr>
            </w:r>
          </w:p>
        </w:tc>
        <w:tc>
          <w:tcPr>
            <w:gridSpan w:val="2"/>
          </w:tcPr>
          <w:p w:rsidR="00000000" w:rsidDel="00000000" w:rsidP="00000000" w:rsidRDefault="00000000" w:rsidRPr="00000000" w14:paraId="000005E8">
            <w:pPr>
              <w:jc w:val="center"/>
              <w:rPr>
                <w:rFonts w:ascii="Arial" w:cs="Arial" w:eastAsia="Arial" w:hAnsi="Arial"/>
                <w:i w:val="1"/>
              </w:rPr>
            </w:pPr>
            <w:sdt>
              <w:sdtPr>
                <w:tag w:val="goog_rdk_563"/>
              </w:sdtPr>
              <w:sdtContent>
                <w:del w:author="davide.lenzarini@u-blox.com" w:id="48" w:date="2024-08-12T12:33:34Z">
                  <w:r w:rsidDel="00000000" w:rsidR="00000000" w:rsidRPr="00000000">
                    <w:rPr>
                      <w:rFonts w:ascii="Arial" w:cs="Arial" w:eastAsia="Arial" w:hAnsi="Arial"/>
                      <w:rtl w:val="0"/>
                    </w:rPr>
                    <w:delText xml:space="preserve">Will</w:delText>
                  </w:r>
                </w:del>
              </w:sdtContent>
            </w:sdt>
            <w:r w:rsidDel="00000000" w:rsidR="00000000" w:rsidRPr="00000000">
              <w:rPr>
                <w:rtl w:val="0"/>
              </w:rPr>
            </w:r>
          </w:p>
        </w:tc>
        <w:tc>
          <w:tcPr/>
          <w:p w:rsidR="00000000" w:rsidDel="00000000" w:rsidP="00000000" w:rsidRDefault="00000000" w:rsidRPr="00000000" w14:paraId="000005EA">
            <w:pPr>
              <w:jc w:val="center"/>
              <w:rPr>
                <w:rFonts w:ascii="Arial" w:cs="Arial" w:eastAsia="Arial" w:hAnsi="Arial"/>
                <w:i w:val="1"/>
              </w:rPr>
            </w:pPr>
            <w:sdt>
              <w:sdtPr>
                <w:tag w:val="goog_rdk_565"/>
              </w:sdtPr>
              <w:sdtContent>
                <w:del w:author="davide.lenzarini@u-blox.com" w:id="48" w:date="2024-08-12T12:33:34Z">
                  <w:r w:rsidDel="00000000" w:rsidR="00000000" w:rsidRPr="00000000">
                    <w:rPr>
                      <w:rFonts w:ascii="Arial" w:cs="Arial" w:eastAsia="Arial" w:hAnsi="Arial"/>
                      <w:rtl w:val="0"/>
                    </w:rPr>
                    <w:delText xml:space="preserve">Clean Start</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EB">
            <w:pPr>
              <w:rPr>
                <w:rFonts w:ascii="Arial" w:cs="Arial" w:eastAsia="Arial" w:hAnsi="Arial"/>
              </w:rPr>
            </w:pPr>
            <w:sdt>
              <w:sdtPr>
                <w:tag w:val="goog_rdk_567"/>
              </w:sdtPr>
              <w:sdtContent>
                <w:del w:author="davide.lenzarini@u-blox.com" w:id="48" w:date="2024-08-12T12:33:34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5EC">
            <w:pPr>
              <w:jc w:val="center"/>
              <w:rPr>
                <w:rFonts w:ascii="Arial" w:cs="Arial" w:eastAsia="Arial" w:hAnsi="Arial"/>
                <w:i w:val="1"/>
              </w:rPr>
            </w:pPr>
            <w:sdt>
              <w:sdtPr>
                <w:tag w:val="goog_rdk_569"/>
              </w:sdtPr>
              <w:sdtContent>
                <w:del w:author="davide.lenzarini@u-blox.com" w:id="48" w:date="2024-08-12T12:33:34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5EE">
            <w:pPr>
              <w:jc w:val="center"/>
              <w:rPr>
                <w:rFonts w:ascii="Arial" w:cs="Arial" w:eastAsia="Arial" w:hAnsi="Arial"/>
                <w:i w:val="1"/>
              </w:rPr>
            </w:pPr>
            <w:sdt>
              <w:sdtPr>
                <w:tag w:val="goog_rdk_571"/>
              </w:sdtPr>
              <w:sdtContent>
                <w:del w:author="davide.lenzarini@u-blox.com" w:id="48"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5EF">
            <w:pPr>
              <w:jc w:val="center"/>
              <w:rPr>
                <w:rFonts w:ascii="Arial" w:cs="Arial" w:eastAsia="Arial" w:hAnsi="Arial"/>
                <w:i w:val="1"/>
              </w:rPr>
            </w:pPr>
            <w:sdt>
              <w:sdtPr>
                <w:tag w:val="goog_rdk_573"/>
              </w:sdtPr>
              <w:sdtContent>
                <w:del w:author="davide.lenzarini@u-blox.com" w:id="48"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3"/>
          </w:tcPr>
          <w:p w:rsidR="00000000" w:rsidDel="00000000" w:rsidP="00000000" w:rsidRDefault="00000000" w:rsidRPr="00000000" w14:paraId="000005F0">
            <w:pPr>
              <w:jc w:val="center"/>
              <w:rPr>
                <w:rFonts w:ascii="Arial" w:cs="Arial" w:eastAsia="Arial" w:hAnsi="Arial"/>
                <w:i w:val="1"/>
              </w:rPr>
            </w:pPr>
            <w:sdt>
              <w:sdtPr>
                <w:tag w:val="goog_rdk_575"/>
              </w:sdtPr>
              <w:sdtContent>
                <w:del w:author="davide.lenzarini@u-blox.com" w:id="48"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5F3">
            <w:pPr>
              <w:jc w:val="center"/>
              <w:rPr>
                <w:rFonts w:ascii="Arial" w:cs="Arial" w:eastAsia="Arial" w:hAnsi="Arial"/>
                <w:i w:val="1"/>
              </w:rPr>
            </w:pPr>
            <w:sdt>
              <w:sdtPr>
                <w:tag w:val="goog_rdk_577"/>
              </w:sdtPr>
              <w:sdtContent>
                <w:del w:author="davide.lenzarini@u-blox.com" w:id="48"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5F4">
            <w:pPr>
              <w:jc w:val="center"/>
              <w:rPr>
                <w:rFonts w:ascii="Arial" w:cs="Arial" w:eastAsia="Arial" w:hAnsi="Arial"/>
                <w:i w:val="1"/>
              </w:rPr>
            </w:pPr>
            <w:sdt>
              <w:sdtPr>
                <w:tag w:val="goog_rdk_579"/>
              </w:sdtPr>
              <w:sdtContent>
                <w:del w:author="davide.lenzarini@u-blox.com" w:id="48"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5F6">
            <w:pPr>
              <w:jc w:val="center"/>
              <w:rPr>
                <w:rFonts w:ascii="Arial" w:cs="Arial" w:eastAsia="Arial" w:hAnsi="Arial"/>
                <w:i w:val="1"/>
              </w:rPr>
            </w:pPr>
            <w:sdt>
              <w:sdtPr>
                <w:tag w:val="goog_rdk_581"/>
              </w:sdtPr>
              <w:sdtContent>
                <w:del w:author="davide.lenzarini@u-blox.com" w:id="48"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5F8">
            <w:pPr>
              <w:jc w:val="center"/>
              <w:rPr>
                <w:rFonts w:ascii="Arial" w:cs="Arial" w:eastAsia="Arial" w:hAnsi="Arial"/>
                <w:i w:val="1"/>
              </w:rPr>
            </w:pPr>
            <w:sdt>
              <w:sdtPr>
                <w:tag w:val="goog_rdk_583"/>
              </w:sdtPr>
              <w:sdtContent>
                <w:del w:author="davide.lenzarini@u-blox.com" w:id="48"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F9">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FA">
            <w:pPr>
              <w:jc w:val="center"/>
              <w:rPr>
                <w:rFonts w:ascii="Arial" w:cs="Arial" w:eastAsia="Arial" w:hAnsi="Arial"/>
                <w:b w:val="1"/>
                <w:i w:val="1"/>
              </w:rPr>
            </w:pPr>
            <w:sdt>
              <w:sdtPr>
                <w:tag w:val="goog_rdk_585"/>
              </w:sdtPr>
              <w:sdtContent>
                <w:del w:author="davide.lenzarini@u-blox.com" w:id="48" w:date="2024-08-12T12:33:34Z">
                  <w:r w:rsidDel="00000000" w:rsidR="00000000" w:rsidRPr="00000000">
                    <w:rPr>
                      <w:rFonts w:ascii="Arial" w:cs="Arial" w:eastAsia="Arial" w:hAnsi="Arial"/>
                      <w:b w:val="1"/>
                      <w:i w:val="1"/>
                      <w:rtl w:val="0"/>
                    </w:rPr>
                    <w:delText xml:space="preserve">WILL FLAGS (OPTIONAL - ONLY WHEN WILL FLAG SET)</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7">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608">
            <w:pPr>
              <w:jc w:val="center"/>
              <w:rPr>
                <w:rFonts w:ascii="Arial" w:cs="Arial" w:eastAsia="Arial" w:hAnsi="Arial"/>
                <w:i w:val="1"/>
              </w:rPr>
            </w:pPr>
            <w:sdt>
              <w:sdtPr>
                <w:tag w:val="goog_rdk_587"/>
              </w:sdtPr>
              <w:sdtContent>
                <w:del w:author="davide.lenzarini@u-blox.com" w:id="48" w:date="2024-08-12T12:33:34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shd w:fill="efefef" w:val="clear"/>
          </w:tcPr>
          <w:p w:rsidR="00000000" w:rsidDel="00000000" w:rsidP="00000000" w:rsidRDefault="00000000" w:rsidRPr="00000000" w14:paraId="0000060D">
            <w:pPr>
              <w:jc w:val="center"/>
              <w:rPr>
                <w:rFonts w:ascii="Arial" w:cs="Arial" w:eastAsia="Arial" w:hAnsi="Arial"/>
              </w:rPr>
            </w:pPr>
            <w:sdt>
              <w:sdtPr>
                <w:tag w:val="goog_rdk_589"/>
              </w:sdtPr>
              <w:sdtContent>
                <w:del w:author="davide.lenzarini@u-blox.com" w:id="48" w:date="2024-08-12T12:33:34Z">
                  <w:r w:rsidDel="00000000" w:rsidR="00000000" w:rsidRPr="00000000">
                    <w:rPr>
                      <w:rFonts w:ascii="Arial" w:cs="Arial" w:eastAsia="Arial" w:hAnsi="Arial"/>
                      <w:rtl w:val="0"/>
                    </w:rPr>
                    <w:delText xml:space="preserve">Will Retain</w:delText>
                  </w:r>
                </w:del>
              </w:sdtContent>
            </w:sdt>
            <w:r w:rsidDel="00000000" w:rsidR="00000000" w:rsidRPr="00000000">
              <w:rPr>
                <w:rtl w:val="0"/>
              </w:rPr>
            </w:r>
          </w:p>
        </w:tc>
        <w:tc>
          <w:tcPr>
            <w:gridSpan w:val="4"/>
            <w:shd w:fill="efefef" w:val="clear"/>
          </w:tcPr>
          <w:p w:rsidR="00000000" w:rsidDel="00000000" w:rsidP="00000000" w:rsidRDefault="00000000" w:rsidRPr="00000000" w14:paraId="0000060E">
            <w:pPr>
              <w:jc w:val="center"/>
              <w:rPr>
                <w:rFonts w:ascii="Arial" w:cs="Arial" w:eastAsia="Arial" w:hAnsi="Arial"/>
                <w:i w:val="1"/>
              </w:rPr>
            </w:pPr>
            <w:sdt>
              <w:sdtPr>
                <w:tag w:val="goog_rdk_591"/>
              </w:sdtPr>
              <w:sdtContent>
                <w:del w:author="davide.lenzarini@u-blox.com" w:id="48" w:date="2024-08-12T12:33:34Z">
                  <w:r w:rsidDel="00000000" w:rsidR="00000000" w:rsidRPr="00000000">
                    <w:rPr>
                      <w:rFonts w:ascii="Arial" w:cs="Arial" w:eastAsia="Arial" w:hAnsi="Arial"/>
                      <w:rtl w:val="0"/>
                    </w:rPr>
                    <w:delText xml:space="preserve">Will QoS</w:delText>
                  </w:r>
                </w:del>
              </w:sdtContent>
            </w:sdt>
            <w:r w:rsidDel="00000000" w:rsidR="00000000" w:rsidRPr="00000000">
              <w:rPr>
                <w:rtl w:val="0"/>
              </w:rPr>
            </w:r>
          </w:p>
        </w:tc>
        <w:tc>
          <w:tcPr>
            <w:gridSpan w:val="3"/>
            <w:shd w:fill="efefef" w:val="clear"/>
          </w:tcPr>
          <w:p w:rsidR="00000000" w:rsidDel="00000000" w:rsidP="00000000" w:rsidRDefault="00000000" w:rsidRPr="00000000" w14:paraId="00000612">
            <w:pPr>
              <w:jc w:val="center"/>
              <w:rPr>
                <w:rFonts w:ascii="Arial" w:cs="Arial" w:eastAsia="Arial" w:hAnsi="Arial"/>
                <w:i w:val="1"/>
              </w:rPr>
            </w:pPr>
            <w:sdt>
              <w:sdtPr>
                <w:tag w:val="goog_rdk_593"/>
              </w:sdtPr>
              <w:sdtContent>
                <w:del w:author="davide.lenzarini@u-blox.com" w:id="48" w:date="2024-08-12T12:33:34Z">
                  <w:r w:rsidDel="00000000" w:rsidR="00000000" w:rsidRPr="00000000">
                    <w:rPr>
                      <w:rFonts w:ascii="Arial" w:cs="Arial" w:eastAsia="Arial" w:hAnsi="Arial"/>
                      <w:rtl w:val="0"/>
                    </w:rPr>
                    <w:delText xml:space="preserve">Will Topic Type</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15">
            <w:pPr>
              <w:rPr>
                <w:rFonts w:ascii="Arial" w:cs="Arial" w:eastAsia="Arial" w:hAnsi="Arial"/>
              </w:rPr>
            </w:pPr>
            <w:sdt>
              <w:sdtPr>
                <w:tag w:val="goog_rdk_595"/>
              </w:sdtPr>
              <w:sdtContent>
                <w:del w:author="davide.lenzarini@u-blox.com" w:id="48" w:date="2024-08-12T12:33:34Z">
                  <w:r w:rsidDel="00000000" w:rsidR="00000000" w:rsidRPr="00000000">
                    <w:rPr>
                      <w:rFonts w:ascii="Arial" w:cs="Arial" w:eastAsia="Arial" w:hAnsi="Arial"/>
                      <w:rtl w:val="0"/>
                    </w:rPr>
                    <w:delText xml:space="preserve">Byte (3 + 1)</w:delText>
                  </w:r>
                </w:del>
              </w:sdtContent>
            </w:sdt>
            <w:r w:rsidDel="00000000" w:rsidR="00000000" w:rsidRPr="00000000">
              <w:rPr>
                <w:rtl w:val="0"/>
              </w:rPr>
            </w:r>
          </w:p>
        </w:tc>
        <w:tc>
          <w:tcPr>
            <w:shd w:fill="efefef" w:val="clear"/>
          </w:tcPr>
          <w:p w:rsidR="00000000" w:rsidDel="00000000" w:rsidP="00000000" w:rsidRDefault="00000000" w:rsidRPr="00000000" w14:paraId="00000616">
            <w:pPr>
              <w:jc w:val="center"/>
              <w:rPr>
                <w:rFonts w:ascii="Arial" w:cs="Arial" w:eastAsia="Arial" w:hAnsi="Arial"/>
                <w:i w:val="1"/>
              </w:rPr>
            </w:pPr>
            <w:sdt>
              <w:sdtPr>
                <w:tag w:val="goog_rdk_597"/>
              </w:sdtPr>
              <w:sdtContent>
                <w:del w:author="davide.lenzarini@u-blox.com" w:id="48" w:date="2024-08-12T12:33:34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shd w:fill="efefef" w:val="clear"/>
          </w:tcPr>
          <w:p w:rsidR="00000000" w:rsidDel="00000000" w:rsidP="00000000" w:rsidRDefault="00000000" w:rsidRPr="00000000" w14:paraId="00000617">
            <w:pPr>
              <w:jc w:val="center"/>
              <w:rPr>
                <w:rFonts w:ascii="Arial" w:cs="Arial" w:eastAsia="Arial" w:hAnsi="Arial"/>
                <w:i w:val="1"/>
              </w:rPr>
            </w:pPr>
            <w:sdt>
              <w:sdtPr>
                <w:tag w:val="goog_rdk_599"/>
              </w:sdtPr>
              <w:sdtContent>
                <w:del w:author="davide.lenzarini@u-blox.com" w:id="48" w:date="2024-08-12T12:33:34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2"/>
            <w:shd w:fill="efefef" w:val="clear"/>
          </w:tcPr>
          <w:p w:rsidR="00000000" w:rsidDel="00000000" w:rsidP="00000000" w:rsidRDefault="00000000" w:rsidRPr="00000000" w14:paraId="00000618">
            <w:pPr>
              <w:jc w:val="center"/>
              <w:rPr>
                <w:rFonts w:ascii="Arial" w:cs="Arial" w:eastAsia="Arial" w:hAnsi="Arial"/>
                <w:i w:val="1"/>
              </w:rPr>
            </w:pPr>
            <w:sdt>
              <w:sdtPr>
                <w:tag w:val="goog_rdk_601"/>
              </w:sdtPr>
              <w:sdtContent>
                <w:del w:author="davide.lenzarini@u-blox.com" w:id="48" w:date="2024-08-12T12:33:34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2"/>
            <w:shd w:fill="efefef" w:val="clear"/>
          </w:tcPr>
          <w:p w:rsidR="00000000" w:rsidDel="00000000" w:rsidP="00000000" w:rsidRDefault="00000000" w:rsidRPr="00000000" w14:paraId="0000061A">
            <w:pPr>
              <w:jc w:val="center"/>
              <w:rPr>
                <w:rFonts w:ascii="Arial" w:cs="Arial" w:eastAsia="Arial" w:hAnsi="Arial"/>
                <w:i w:val="1"/>
              </w:rPr>
            </w:pPr>
            <w:sdt>
              <w:sdtPr>
                <w:tag w:val="goog_rdk_603"/>
              </w:sdtPr>
              <w:sdtContent>
                <w:del w:author="davide.lenzarini@u-blox.com" w:id="48"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shd w:fill="efefef" w:val="clear"/>
          </w:tcPr>
          <w:p w:rsidR="00000000" w:rsidDel="00000000" w:rsidP="00000000" w:rsidRDefault="00000000" w:rsidRPr="00000000" w14:paraId="0000061C">
            <w:pPr>
              <w:jc w:val="center"/>
              <w:rPr>
                <w:rFonts w:ascii="Arial" w:cs="Arial" w:eastAsia="Arial" w:hAnsi="Arial"/>
                <w:i w:val="1"/>
              </w:rPr>
            </w:pPr>
            <w:sdt>
              <w:sdtPr>
                <w:tag w:val="goog_rdk_605"/>
              </w:sdtPr>
              <w:sdtContent>
                <w:del w:author="davide.lenzarini@u-blox.com" w:id="48"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shd w:fill="efefef" w:val="clear"/>
          </w:tcPr>
          <w:p w:rsidR="00000000" w:rsidDel="00000000" w:rsidP="00000000" w:rsidRDefault="00000000" w:rsidRPr="00000000" w14:paraId="0000061E">
            <w:pPr>
              <w:jc w:val="center"/>
              <w:rPr>
                <w:rFonts w:ascii="Arial" w:cs="Arial" w:eastAsia="Arial" w:hAnsi="Arial"/>
                <w:i w:val="1"/>
              </w:rPr>
            </w:pPr>
            <w:sdt>
              <w:sdtPr>
                <w:tag w:val="goog_rdk_607"/>
              </w:sdtPr>
              <w:sdtContent>
                <w:del w:author="davide.lenzarini@u-blox.com" w:id="48"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shd w:fill="efefef" w:val="clear"/>
          </w:tcPr>
          <w:p w:rsidR="00000000" w:rsidDel="00000000" w:rsidP="00000000" w:rsidRDefault="00000000" w:rsidRPr="00000000" w14:paraId="00000620">
            <w:pPr>
              <w:jc w:val="center"/>
              <w:rPr>
                <w:rFonts w:ascii="Arial" w:cs="Arial" w:eastAsia="Arial" w:hAnsi="Arial"/>
                <w:i w:val="1"/>
              </w:rPr>
            </w:pPr>
            <w:sdt>
              <w:sdtPr>
                <w:tag w:val="goog_rdk_609"/>
              </w:sdtPr>
              <w:sdtContent>
                <w:del w:author="davide.lenzarini@u-blox.com" w:id="48"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shd w:fill="efefef" w:val="clear"/>
          </w:tcPr>
          <w:p w:rsidR="00000000" w:rsidDel="00000000" w:rsidP="00000000" w:rsidRDefault="00000000" w:rsidRPr="00000000" w14:paraId="00000622">
            <w:pPr>
              <w:jc w:val="center"/>
              <w:rPr>
                <w:rFonts w:ascii="Arial" w:cs="Arial" w:eastAsia="Arial" w:hAnsi="Arial"/>
                <w:i w:val="1"/>
              </w:rPr>
            </w:pPr>
            <w:sdt>
              <w:sdtPr>
                <w:tag w:val="goog_rdk_611"/>
              </w:sdtPr>
              <w:sdtContent>
                <w:del w:author="davide.lenzarini@u-blox.com" w:id="48"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23">
            <w:pPr>
              <w:rPr>
                <w:rFonts w:ascii="Arial" w:cs="Arial" w:eastAsia="Arial" w:hAnsi="Arial"/>
              </w:rPr>
            </w:pPr>
            <w:sdt>
              <w:sdtPr>
                <w:tag w:val="goog_rdk_613"/>
              </w:sdtPr>
              <w:sdtContent>
                <w:del w:author="davide.lenzarini@u-blox.com" w:id="49" w:date="2024-08-12T12:33:39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3"/>
          </w:tcPr>
          <w:p w:rsidR="00000000" w:rsidDel="00000000" w:rsidP="00000000" w:rsidRDefault="00000000" w:rsidRPr="00000000" w14:paraId="00000624">
            <w:pPr>
              <w:jc w:val="center"/>
              <w:rPr>
                <w:rFonts w:ascii="Arial" w:cs="Arial" w:eastAsia="Arial" w:hAnsi="Arial"/>
              </w:rPr>
            </w:pPr>
            <w:sdt>
              <w:sdtPr>
                <w:tag w:val="goog_rdk_615"/>
              </w:sdtPr>
              <w:sdtContent>
                <w:del w:author="davide.lenzarini@u-blox.com" w:id="49" w:date="2024-08-12T12:33:39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31">
            <w:pPr>
              <w:rPr>
                <w:rFonts w:ascii="Arial" w:cs="Arial" w:eastAsia="Arial" w:hAnsi="Arial"/>
              </w:rPr>
            </w:pPr>
            <w:sdt>
              <w:sdtPr>
                <w:tag w:val="goog_rdk_617"/>
              </w:sdtPr>
              <w:sdtContent>
                <w:del w:author="davide.lenzarini@u-blox.com" w:id="49" w:date="2024-08-12T12:33:39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3"/>
          </w:tcPr>
          <w:p w:rsidR="00000000" w:rsidDel="00000000" w:rsidP="00000000" w:rsidRDefault="00000000" w:rsidRPr="00000000" w14:paraId="00000632">
            <w:pPr>
              <w:jc w:val="center"/>
              <w:rPr>
                <w:rFonts w:ascii="Arial" w:cs="Arial" w:eastAsia="Arial" w:hAnsi="Arial"/>
              </w:rPr>
            </w:pPr>
            <w:sdt>
              <w:sdtPr>
                <w:tag w:val="goog_rdk_619"/>
              </w:sdtPr>
              <w:sdtContent>
                <w:del w:author="davide.lenzarini@u-blox.com" w:id="49" w:date="2024-08-12T12:33:39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3F">
            <w:pPr>
              <w:rPr>
                <w:rFonts w:ascii="Arial" w:cs="Arial" w:eastAsia="Arial" w:hAnsi="Arial"/>
              </w:rPr>
            </w:pPr>
            <w:sdt>
              <w:sdtPr>
                <w:tag w:val="goog_rdk_621"/>
              </w:sdtPr>
              <w:sdtContent>
                <w:del w:author="davide.lenzarini@u-blox.com" w:id="49" w:date="2024-08-12T12:33:39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13"/>
          </w:tcPr>
          <w:p w:rsidR="00000000" w:rsidDel="00000000" w:rsidP="00000000" w:rsidRDefault="00000000" w:rsidRPr="00000000" w14:paraId="00000640">
            <w:pPr>
              <w:jc w:val="center"/>
              <w:rPr>
                <w:rFonts w:ascii="Arial" w:cs="Arial" w:eastAsia="Arial" w:hAnsi="Arial"/>
              </w:rPr>
            </w:pPr>
            <w:sdt>
              <w:sdtPr>
                <w:tag w:val="goog_rdk_623"/>
              </w:sdtPr>
              <w:sdtContent>
                <w:del w:author="davide.lenzarini@u-blox.com" w:id="49" w:date="2024-08-12T12:33:39Z"/>
                <w:sdt>
                  <w:sdtPr>
                    <w:tag w:val="goog_rdk_624"/>
                  </w:sdtPr>
                  <w:sdtContent>
                    <w:commentRangeStart w:id="38"/>
                  </w:sdtContent>
                </w:sdt>
                <w:del w:author="davide.lenzarini@u-blox.com" w:id="49" w:date="2024-08-12T12:33:39Z">
                  <w:sdt>
                    <w:sdtPr>
                      <w:tag w:val="goog_rdk_625"/>
                    </w:sdtPr>
                    <w:sdtContent>
                      <w:commentRangeStart w:id="39"/>
                    </w:sdtContent>
                  </w:sdt>
                  <w:r w:rsidDel="00000000" w:rsidR="00000000" w:rsidRPr="00000000">
                    <w:rPr>
                      <w:rFonts w:ascii="Arial" w:cs="Arial" w:eastAsia="Arial" w:hAnsi="Arial"/>
                      <w:rtl w:val="0"/>
                    </w:rPr>
                    <w:delText xml:space="preserve">Protocol Version</w:delText>
                  </w:r>
                </w:del>
              </w:sdtContent>
            </w:sdt>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tc>
      </w:tr>
      <w:tr>
        <w:trPr>
          <w:cantSplit w:val="0"/>
          <w:tblHeader w:val="0"/>
        </w:trPr>
        <w:tc>
          <w:tcPr/>
          <w:p w:rsidR="00000000" w:rsidDel="00000000" w:rsidP="00000000" w:rsidRDefault="00000000" w:rsidRPr="00000000" w14:paraId="0000064D">
            <w:pPr>
              <w:rPr>
                <w:rFonts w:ascii="Arial" w:cs="Arial" w:eastAsia="Arial" w:hAnsi="Arial"/>
              </w:rPr>
            </w:pPr>
            <w:sdt>
              <w:sdtPr>
                <w:tag w:val="goog_rdk_627"/>
              </w:sdtPr>
              <w:sdtContent>
                <w:del w:author="davide.lenzarini@u-blox.com" w:id="49" w:date="2024-08-12T12:33:39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13"/>
          </w:tcPr>
          <w:p w:rsidR="00000000" w:rsidDel="00000000" w:rsidP="00000000" w:rsidRDefault="00000000" w:rsidRPr="00000000" w14:paraId="0000064E">
            <w:pPr>
              <w:jc w:val="center"/>
              <w:rPr>
                <w:rFonts w:ascii="Arial" w:cs="Arial" w:eastAsia="Arial" w:hAnsi="Arial"/>
              </w:rPr>
            </w:pPr>
            <w:sdt>
              <w:sdtPr>
                <w:tag w:val="goog_rdk_629"/>
              </w:sdtPr>
              <w:sdtContent>
                <w:del w:author="davide.lenzarini@u-blox.com" w:id="49" w:date="2024-08-12T12:33:39Z">
                  <w:r w:rsidDel="00000000" w:rsidR="00000000" w:rsidRPr="00000000">
                    <w:rPr>
                      <w:rFonts w:ascii="Arial" w:cs="Arial" w:eastAsia="Arial" w:hAnsi="Arial"/>
                      <w:rtl w:val="0"/>
                    </w:rPr>
                    <w:delText xml:space="preserve">Keep Alive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5B">
            <w:pPr>
              <w:rPr>
                <w:rFonts w:ascii="Arial" w:cs="Arial" w:eastAsia="Arial" w:hAnsi="Arial"/>
              </w:rPr>
            </w:pPr>
            <w:sdt>
              <w:sdtPr>
                <w:tag w:val="goog_rdk_631"/>
              </w:sdtPr>
              <w:sdtContent>
                <w:del w:author="davide.lenzarini@u-blox.com" w:id="49" w:date="2024-08-12T12:33:39Z">
                  <w:r w:rsidDel="00000000" w:rsidR="00000000" w:rsidRPr="00000000">
                    <w:rPr>
                      <w:rFonts w:ascii="Arial" w:cs="Arial" w:eastAsia="Arial" w:hAnsi="Arial"/>
                      <w:rtl w:val="0"/>
                    </w:rPr>
                    <w:delText xml:space="preserve">Byte 8</w:delText>
                  </w:r>
                </w:del>
              </w:sdtContent>
            </w:sdt>
            <w:r w:rsidDel="00000000" w:rsidR="00000000" w:rsidRPr="00000000">
              <w:rPr>
                <w:rtl w:val="0"/>
              </w:rPr>
            </w:r>
          </w:p>
        </w:tc>
        <w:tc>
          <w:tcPr>
            <w:gridSpan w:val="13"/>
          </w:tcPr>
          <w:p w:rsidR="00000000" w:rsidDel="00000000" w:rsidP="00000000" w:rsidRDefault="00000000" w:rsidRPr="00000000" w14:paraId="0000065C">
            <w:pPr>
              <w:jc w:val="center"/>
              <w:rPr>
                <w:rFonts w:ascii="Arial" w:cs="Arial" w:eastAsia="Arial" w:hAnsi="Arial"/>
              </w:rPr>
            </w:pPr>
            <w:sdt>
              <w:sdtPr>
                <w:tag w:val="goog_rdk_633"/>
              </w:sdtPr>
              <w:sdtContent>
                <w:del w:author="davide.lenzarini@u-blox.com" w:id="49" w:date="2024-08-12T12:33:39Z">
                  <w:r w:rsidDel="00000000" w:rsidR="00000000" w:rsidRPr="00000000">
                    <w:rPr>
                      <w:rFonts w:ascii="Arial" w:cs="Arial" w:eastAsia="Arial" w:hAnsi="Arial"/>
                      <w:rtl w:val="0"/>
                    </w:rPr>
                    <w:delText xml:space="preserve">Keep Alive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69">
            <w:pPr>
              <w:rPr>
                <w:rFonts w:ascii="Arial" w:cs="Arial" w:eastAsia="Arial" w:hAnsi="Arial"/>
              </w:rPr>
            </w:pPr>
            <w:sdt>
              <w:sdtPr>
                <w:tag w:val="goog_rdk_635"/>
              </w:sdtPr>
              <w:sdtContent>
                <w:del w:author="davide.lenzarini@u-blox.com" w:id="49" w:date="2024-08-12T12:33:39Z">
                  <w:r w:rsidDel="00000000" w:rsidR="00000000" w:rsidRPr="00000000">
                    <w:rPr>
                      <w:rFonts w:ascii="Arial" w:cs="Arial" w:eastAsia="Arial" w:hAnsi="Arial"/>
                      <w:rtl w:val="0"/>
                    </w:rPr>
                    <w:delText xml:space="preserve">Byte 9</w:delText>
                  </w:r>
                </w:del>
              </w:sdtContent>
            </w:sdt>
            <w:r w:rsidDel="00000000" w:rsidR="00000000" w:rsidRPr="00000000">
              <w:rPr>
                <w:rtl w:val="0"/>
              </w:rPr>
            </w:r>
          </w:p>
        </w:tc>
        <w:tc>
          <w:tcPr>
            <w:gridSpan w:val="13"/>
          </w:tcPr>
          <w:p w:rsidR="00000000" w:rsidDel="00000000" w:rsidP="00000000" w:rsidRDefault="00000000" w:rsidRPr="00000000" w14:paraId="0000066A">
            <w:pPr>
              <w:jc w:val="center"/>
              <w:rPr>
                <w:rFonts w:ascii="Arial" w:cs="Arial" w:eastAsia="Arial" w:hAnsi="Arial"/>
              </w:rPr>
            </w:pPr>
            <w:sdt>
              <w:sdtPr>
                <w:tag w:val="goog_rdk_637"/>
              </w:sdtPr>
              <w:sdtContent>
                <w:del w:author="davide.lenzarini@u-blox.com" w:id="49" w:date="2024-08-12T12:33:39Z">
                  <w:r w:rsidDel="00000000" w:rsidR="00000000" w:rsidRPr="00000000">
                    <w:rPr>
                      <w:rFonts w:ascii="Arial" w:cs="Arial" w:eastAsia="Arial" w:hAnsi="Arial"/>
                      <w:rtl w:val="0"/>
                    </w:rPr>
                    <w:delText xml:space="preserve">Session Expiry Interval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77">
            <w:pPr>
              <w:rPr>
                <w:rFonts w:ascii="Arial" w:cs="Arial" w:eastAsia="Arial" w:hAnsi="Arial"/>
              </w:rPr>
            </w:pPr>
            <w:sdt>
              <w:sdtPr>
                <w:tag w:val="goog_rdk_639"/>
              </w:sdtPr>
              <w:sdtContent>
                <w:del w:author="davide.lenzarini@u-blox.com" w:id="49" w:date="2024-08-12T12:33:39Z">
                  <w:r w:rsidDel="00000000" w:rsidR="00000000" w:rsidRPr="00000000">
                    <w:rPr>
                      <w:rFonts w:ascii="Arial" w:cs="Arial" w:eastAsia="Arial" w:hAnsi="Arial"/>
                      <w:rtl w:val="0"/>
                    </w:rPr>
                    <w:delText xml:space="preserve">Byte 10</w:delText>
                  </w:r>
                </w:del>
              </w:sdtContent>
            </w:sdt>
            <w:r w:rsidDel="00000000" w:rsidR="00000000" w:rsidRPr="00000000">
              <w:rPr>
                <w:rtl w:val="0"/>
              </w:rPr>
            </w:r>
          </w:p>
        </w:tc>
        <w:tc>
          <w:tcPr>
            <w:gridSpan w:val="13"/>
          </w:tcPr>
          <w:p w:rsidR="00000000" w:rsidDel="00000000" w:rsidP="00000000" w:rsidRDefault="00000000" w:rsidRPr="00000000" w14:paraId="00000678">
            <w:pPr>
              <w:jc w:val="center"/>
              <w:rPr>
                <w:rFonts w:ascii="Arial" w:cs="Arial" w:eastAsia="Arial" w:hAnsi="Arial"/>
              </w:rPr>
            </w:pPr>
            <w:sdt>
              <w:sdtPr>
                <w:tag w:val="goog_rdk_641"/>
              </w:sdtPr>
              <w:sdtContent>
                <w:del w:author="davide.lenzarini@u-blox.com" w:id="49" w:date="2024-08-12T12:33:39Z">
                  <w:r w:rsidDel="00000000" w:rsidR="00000000" w:rsidRPr="00000000">
                    <w:rPr>
                      <w:rFonts w:ascii="Arial" w:cs="Arial" w:eastAsia="Arial" w:hAnsi="Arial"/>
                      <w:rtl w:val="0"/>
                    </w:rPr>
                    <w:delText xml:space="preserve">Session Expiry Interval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85">
            <w:pPr>
              <w:rPr>
                <w:rFonts w:ascii="Arial" w:cs="Arial" w:eastAsia="Arial" w:hAnsi="Arial"/>
              </w:rPr>
            </w:pPr>
            <w:sdt>
              <w:sdtPr>
                <w:tag w:val="goog_rdk_643"/>
              </w:sdtPr>
              <w:sdtContent>
                <w:del w:author="davide.lenzarini@u-blox.com" w:id="49" w:date="2024-08-12T12:33:39Z">
                  <w:r w:rsidDel="00000000" w:rsidR="00000000" w:rsidRPr="00000000">
                    <w:rPr>
                      <w:rFonts w:ascii="Arial" w:cs="Arial" w:eastAsia="Arial" w:hAnsi="Arial"/>
                      <w:rtl w:val="0"/>
                    </w:rPr>
                    <w:delText xml:space="preserve">Byte 11</w:delText>
                  </w:r>
                </w:del>
              </w:sdtContent>
            </w:sdt>
            <w:r w:rsidDel="00000000" w:rsidR="00000000" w:rsidRPr="00000000">
              <w:rPr>
                <w:rtl w:val="0"/>
              </w:rPr>
            </w:r>
          </w:p>
        </w:tc>
        <w:tc>
          <w:tcPr>
            <w:gridSpan w:val="13"/>
          </w:tcPr>
          <w:p w:rsidR="00000000" w:rsidDel="00000000" w:rsidP="00000000" w:rsidRDefault="00000000" w:rsidRPr="00000000" w14:paraId="00000686">
            <w:pPr>
              <w:jc w:val="center"/>
              <w:rPr>
                <w:rFonts w:ascii="Arial" w:cs="Arial" w:eastAsia="Arial" w:hAnsi="Arial"/>
              </w:rPr>
            </w:pPr>
            <w:sdt>
              <w:sdtPr>
                <w:tag w:val="goog_rdk_645"/>
              </w:sdtPr>
              <w:sdtContent>
                <w:del w:author="davide.lenzarini@u-blox.com" w:id="49" w:date="2024-08-12T12:33:39Z">
                  <w:r w:rsidDel="00000000" w:rsidR="00000000" w:rsidRPr="00000000">
                    <w:rPr>
                      <w:rFonts w:ascii="Arial" w:cs="Arial" w:eastAsia="Arial" w:hAnsi="Arial"/>
                      <w:rtl w:val="0"/>
                    </w:rPr>
                    <w:delText xml:space="preserve">Session Expiry Interval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93">
            <w:pPr>
              <w:rPr>
                <w:rFonts w:ascii="Arial" w:cs="Arial" w:eastAsia="Arial" w:hAnsi="Arial"/>
              </w:rPr>
            </w:pPr>
            <w:sdt>
              <w:sdtPr>
                <w:tag w:val="goog_rdk_647"/>
              </w:sdtPr>
              <w:sdtContent>
                <w:del w:author="davide.lenzarini@u-blox.com" w:id="49" w:date="2024-08-12T12:33:39Z">
                  <w:r w:rsidDel="00000000" w:rsidR="00000000" w:rsidRPr="00000000">
                    <w:rPr>
                      <w:rFonts w:ascii="Arial" w:cs="Arial" w:eastAsia="Arial" w:hAnsi="Arial"/>
                      <w:rtl w:val="0"/>
                    </w:rPr>
                    <w:delText xml:space="preserve">Byte 12</w:delText>
                  </w:r>
                </w:del>
              </w:sdtContent>
            </w:sdt>
            <w:r w:rsidDel="00000000" w:rsidR="00000000" w:rsidRPr="00000000">
              <w:rPr>
                <w:rtl w:val="0"/>
              </w:rPr>
            </w:r>
          </w:p>
        </w:tc>
        <w:tc>
          <w:tcPr>
            <w:gridSpan w:val="13"/>
          </w:tcPr>
          <w:p w:rsidR="00000000" w:rsidDel="00000000" w:rsidP="00000000" w:rsidRDefault="00000000" w:rsidRPr="00000000" w14:paraId="00000694">
            <w:pPr>
              <w:jc w:val="center"/>
              <w:rPr>
                <w:rFonts w:ascii="Arial" w:cs="Arial" w:eastAsia="Arial" w:hAnsi="Arial"/>
              </w:rPr>
            </w:pPr>
            <w:sdt>
              <w:sdtPr>
                <w:tag w:val="goog_rdk_649"/>
              </w:sdtPr>
              <w:sdtContent>
                <w:del w:author="davide.lenzarini@u-blox.com" w:id="49" w:date="2024-08-12T12:33:39Z">
                  <w:r w:rsidDel="00000000" w:rsidR="00000000" w:rsidRPr="00000000">
                    <w:rPr>
                      <w:rFonts w:ascii="Arial" w:cs="Arial" w:eastAsia="Arial" w:hAnsi="Arial"/>
                      <w:rtl w:val="0"/>
                    </w:rPr>
                    <w:delText xml:space="preserve">Session Expiry Interval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A1">
            <w:pPr>
              <w:rPr>
                <w:rFonts w:ascii="Arial" w:cs="Arial" w:eastAsia="Arial" w:hAnsi="Arial"/>
              </w:rPr>
            </w:pPr>
            <w:sdt>
              <w:sdtPr>
                <w:tag w:val="goog_rdk_651"/>
              </w:sdtPr>
              <w:sdtContent>
                <w:del w:author="davide.lenzarini@u-blox.com" w:id="49" w:date="2024-08-12T12:33:39Z">
                  <w:r w:rsidDel="00000000" w:rsidR="00000000" w:rsidRPr="00000000">
                    <w:rPr>
                      <w:rFonts w:ascii="Arial" w:cs="Arial" w:eastAsia="Arial" w:hAnsi="Arial"/>
                      <w:rtl w:val="0"/>
                    </w:rPr>
                    <w:delText xml:space="preserve">Byte 13</w:delText>
                  </w:r>
                </w:del>
              </w:sdtContent>
            </w:sdt>
            <w:r w:rsidDel="00000000" w:rsidR="00000000" w:rsidRPr="00000000">
              <w:rPr>
                <w:rtl w:val="0"/>
              </w:rPr>
            </w:r>
          </w:p>
        </w:tc>
        <w:tc>
          <w:tcPr>
            <w:gridSpan w:val="13"/>
          </w:tcPr>
          <w:p w:rsidR="00000000" w:rsidDel="00000000" w:rsidP="00000000" w:rsidRDefault="00000000" w:rsidRPr="00000000" w14:paraId="000006A2">
            <w:pPr>
              <w:jc w:val="center"/>
              <w:rPr>
                <w:rFonts w:ascii="Arial" w:cs="Arial" w:eastAsia="Arial" w:hAnsi="Arial"/>
              </w:rPr>
            </w:pPr>
            <w:sdt>
              <w:sdtPr>
                <w:tag w:val="goog_rdk_653"/>
              </w:sdtPr>
              <w:sdtContent>
                <w:del w:author="davide.lenzarini@u-blox.com" w:id="49" w:date="2024-08-12T12:33:39Z">
                  <w:r w:rsidDel="00000000" w:rsidR="00000000" w:rsidRPr="00000000">
                    <w:rPr>
                      <w:rFonts w:ascii="Arial" w:cs="Arial" w:eastAsia="Arial" w:hAnsi="Arial"/>
                      <w:rtl w:val="0"/>
                    </w:rPr>
                    <w:delText xml:space="preserve">Max Packet Size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AF">
            <w:pPr>
              <w:rPr>
                <w:rFonts w:ascii="Arial" w:cs="Arial" w:eastAsia="Arial" w:hAnsi="Arial"/>
              </w:rPr>
            </w:pPr>
            <w:sdt>
              <w:sdtPr>
                <w:tag w:val="goog_rdk_655"/>
              </w:sdtPr>
              <w:sdtContent>
                <w:del w:author="davide.lenzarini@u-blox.com" w:id="49" w:date="2024-08-12T12:33:39Z">
                  <w:r w:rsidDel="00000000" w:rsidR="00000000" w:rsidRPr="00000000">
                    <w:rPr>
                      <w:rFonts w:ascii="Arial" w:cs="Arial" w:eastAsia="Arial" w:hAnsi="Arial"/>
                      <w:rtl w:val="0"/>
                    </w:rPr>
                    <w:delText xml:space="preserve">Byte 14</w:delText>
                  </w:r>
                </w:del>
              </w:sdtContent>
            </w:sdt>
            <w:r w:rsidDel="00000000" w:rsidR="00000000" w:rsidRPr="00000000">
              <w:rPr>
                <w:rtl w:val="0"/>
              </w:rPr>
            </w:r>
          </w:p>
        </w:tc>
        <w:tc>
          <w:tcPr>
            <w:gridSpan w:val="13"/>
          </w:tcPr>
          <w:p w:rsidR="00000000" w:rsidDel="00000000" w:rsidP="00000000" w:rsidRDefault="00000000" w:rsidRPr="00000000" w14:paraId="000006B0">
            <w:pPr>
              <w:jc w:val="center"/>
              <w:rPr>
                <w:rFonts w:ascii="Arial" w:cs="Arial" w:eastAsia="Arial" w:hAnsi="Arial"/>
              </w:rPr>
            </w:pPr>
            <w:sdt>
              <w:sdtPr>
                <w:tag w:val="goog_rdk_657"/>
              </w:sdtPr>
              <w:sdtContent>
                <w:del w:author="davide.lenzarini@u-blox.com" w:id="49" w:date="2024-08-12T12:33:39Z">
                  <w:r w:rsidDel="00000000" w:rsidR="00000000" w:rsidRPr="00000000">
                    <w:rPr>
                      <w:rFonts w:ascii="Arial" w:cs="Arial" w:eastAsia="Arial" w:hAnsi="Arial"/>
                      <w:rtl w:val="0"/>
                    </w:rPr>
                    <w:delText xml:space="preserve">Max Packet Size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BD">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BE">
            <w:pPr>
              <w:jc w:val="center"/>
              <w:rPr>
                <w:rFonts w:ascii="Arial" w:cs="Arial" w:eastAsia="Arial" w:hAnsi="Arial"/>
                <w:b w:val="1"/>
                <w:i w:val="1"/>
              </w:rPr>
            </w:pPr>
            <w:sdt>
              <w:sdtPr>
                <w:tag w:val="goog_rdk_659"/>
              </w:sdtPr>
              <w:sdtContent>
                <w:del w:author="davide.lenzarini@u-blox.com" w:id="50" w:date="2024-08-12T12:34:19Z">
                  <w:r w:rsidDel="00000000" w:rsidR="00000000" w:rsidRPr="00000000">
                    <w:rPr>
                      <w:rFonts w:ascii="Arial" w:cs="Arial" w:eastAsia="Arial" w:hAnsi="Arial"/>
                      <w:b w:val="1"/>
                      <w:i w:val="1"/>
                      <w:rtl w:val="0"/>
                    </w:rPr>
                    <w:delText xml:space="preserve">WILL DATA (OPTIONAL - ONLY WHEN WILL FLAG SET)</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CB">
            <w:pPr>
              <w:rPr>
                <w:rFonts w:ascii="Arial" w:cs="Arial" w:eastAsia="Arial" w:hAnsi="Arial"/>
              </w:rPr>
            </w:pPr>
            <w:sdt>
              <w:sdtPr>
                <w:tag w:val="goog_rdk_661"/>
              </w:sdtPr>
              <w:sdtContent>
                <w:del w:author="davide.lenzarini@u-blox.com" w:id="50" w:date="2024-08-12T12:34:19Z">
                  <w:r w:rsidDel="00000000" w:rsidR="00000000" w:rsidRPr="00000000">
                    <w:rPr>
                      <w:rFonts w:ascii="Arial" w:cs="Arial" w:eastAsia="Arial" w:hAnsi="Arial"/>
                      <w:rtl w:val="0"/>
                    </w:rPr>
                    <w:delText xml:space="preserve">Byte (14 + 1)</w:delText>
                  </w:r>
                </w:del>
              </w:sdtContent>
            </w:sdt>
            <w:r w:rsidDel="00000000" w:rsidR="00000000" w:rsidRPr="00000000">
              <w:rPr>
                <w:rtl w:val="0"/>
              </w:rPr>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C">
            <w:pPr>
              <w:jc w:val="center"/>
              <w:rPr>
                <w:rFonts w:ascii="Arial" w:cs="Arial" w:eastAsia="Arial" w:hAnsi="Arial"/>
              </w:rPr>
            </w:pPr>
            <w:sdt>
              <w:sdtPr>
                <w:tag w:val="goog_rdk_663"/>
              </w:sdtPr>
              <w:sdtContent>
                <w:del w:author="davide.lenzarini@u-blox.com" w:id="50" w:date="2024-08-12T12:34:19Z">
                  <w:r w:rsidDel="00000000" w:rsidR="00000000" w:rsidRPr="00000000">
                    <w:rPr>
                      <w:rFonts w:ascii="Arial" w:cs="Arial" w:eastAsia="Arial" w:hAnsi="Arial"/>
                      <w:rtl w:val="0"/>
                    </w:rPr>
                    <w:delText xml:space="preserve">Will Topic Data MSB</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D9">
            <w:pPr>
              <w:rPr>
                <w:rFonts w:ascii="Arial" w:cs="Arial" w:eastAsia="Arial" w:hAnsi="Arial"/>
              </w:rPr>
            </w:pPr>
            <w:sdt>
              <w:sdtPr>
                <w:tag w:val="goog_rdk_665"/>
              </w:sdtPr>
              <w:sdtContent>
                <w:del w:author="davide.lenzarini@u-blox.com" w:id="50" w:date="2024-08-12T12:34:19Z">
                  <w:r w:rsidDel="00000000" w:rsidR="00000000" w:rsidRPr="00000000">
                    <w:rPr>
                      <w:rFonts w:ascii="Arial" w:cs="Arial" w:eastAsia="Arial" w:hAnsi="Arial"/>
                      <w:rtl w:val="0"/>
                    </w:rPr>
                    <w:delText xml:space="preserve">Byte (14 + 2)</w:delText>
                  </w:r>
                </w:del>
              </w:sdtContent>
            </w:sdt>
            <w:r w:rsidDel="00000000" w:rsidR="00000000" w:rsidRPr="00000000">
              <w:rPr>
                <w:rtl w:val="0"/>
              </w:rPr>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DA">
            <w:pPr>
              <w:jc w:val="center"/>
              <w:rPr>
                <w:rFonts w:ascii="Arial" w:cs="Arial" w:eastAsia="Arial" w:hAnsi="Arial"/>
              </w:rPr>
            </w:pPr>
            <w:sdt>
              <w:sdtPr>
                <w:tag w:val="goog_rdk_667"/>
              </w:sdtPr>
              <w:sdtContent>
                <w:del w:author="davide.lenzarini@u-blox.com" w:id="50" w:date="2024-08-12T12:34:19Z">
                  <w:r w:rsidDel="00000000" w:rsidR="00000000" w:rsidRPr="00000000">
                    <w:rPr>
                      <w:rFonts w:ascii="Arial" w:cs="Arial" w:eastAsia="Arial" w:hAnsi="Arial"/>
                      <w:rtl w:val="0"/>
                    </w:rPr>
                    <w:delText xml:space="preserve">Will Topic Data LSB</w:delText>
                  </w:r>
                </w:del>
              </w:sdtContent>
            </w:sdt>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6E7">
            <w:pPr>
              <w:rPr>
                <w:rFonts w:ascii="Arial" w:cs="Arial" w:eastAsia="Arial" w:hAnsi="Arial"/>
              </w:rPr>
            </w:pPr>
            <w:sdt>
              <w:sdtPr>
                <w:tag w:val="goog_rdk_669"/>
              </w:sdtPr>
              <w:sdtContent>
                <w:del w:author="davide.lenzarini@u-blox.com" w:id="50" w:date="2024-08-12T12:34:19Z">
                  <w:r w:rsidDel="00000000" w:rsidR="00000000" w:rsidRPr="00000000">
                    <w:rPr>
                      <w:rFonts w:ascii="Arial" w:cs="Arial" w:eastAsia="Arial" w:hAnsi="Arial"/>
                      <w:rtl w:val="0"/>
                    </w:rPr>
                    <w:delText xml:space="preserve">Byte (14 + 3)</w:delText>
                  </w:r>
                </w:del>
              </w:sdtContent>
            </w:sdt>
            <w:r w:rsidDel="00000000" w:rsidR="00000000" w:rsidRPr="00000000">
              <w:rPr>
                <w:rtl w:val="0"/>
              </w:rPr>
            </w:r>
          </w:p>
        </w:tc>
        <w:tc>
          <w:tcPr>
            <w:gridSpan w:val="13"/>
            <w:shd w:fill="efefef" w:val="clear"/>
          </w:tcPr>
          <w:p w:rsidR="00000000" w:rsidDel="00000000" w:rsidP="00000000" w:rsidRDefault="00000000" w:rsidRPr="00000000" w14:paraId="000006E8">
            <w:pPr>
              <w:jc w:val="center"/>
              <w:rPr>
                <w:rFonts w:ascii="Arial" w:cs="Arial" w:eastAsia="Arial" w:hAnsi="Arial"/>
              </w:rPr>
            </w:pPr>
            <w:sdt>
              <w:sdtPr>
                <w:tag w:val="goog_rdk_671"/>
              </w:sdtPr>
              <w:sdtContent>
                <w:del w:author="davide.lenzarini@u-blox.com" w:id="50" w:date="2024-08-12T12:34:19Z">
                  <w:r w:rsidDel="00000000" w:rsidR="00000000" w:rsidRPr="00000000">
                    <w:rPr>
                      <w:rFonts w:ascii="Arial" w:cs="Arial" w:eastAsia="Arial" w:hAnsi="Arial"/>
                      <w:rtl w:val="0"/>
                    </w:rPr>
                    <w:delText xml:space="preserve">Will Payload Length MSB</w:delText>
                  </w:r>
                </w:del>
              </w:sdtContent>
            </w:sdt>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6F5">
            <w:pPr>
              <w:rPr>
                <w:rFonts w:ascii="Arial" w:cs="Arial" w:eastAsia="Arial" w:hAnsi="Arial"/>
              </w:rPr>
            </w:pPr>
            <w:sdt>
              <w:sdtPr>
                <w:tag w:val="goog_rdk_673"/>
              </w:sdtPr>
              <w:sdtContent>
                <w:del w:author="davide.lenzarini@u-blox.com" w:id="50" w:date="2024-08-12T12:34:19Z">
                  <w:r w:rsidDel="00000000" w:rsidR="00000000" w:rsidRPr="00000000">
                    <w:rPr>
                      <w:rFonts w:ascii="Arial" w:cs="Arial" w:eastAsia="Arial" w:hAnsi="Arial"/>
                      <w:rtl w:val="0"/>
                    </w:rPr>
                    <w:delText xml:space="preserve">Byte (14 + 4)</w:delText>
                  </w:r>
                </w:del>
              </w:sdtContent>
            </w:sdt>
            <w:r w:rsidDel="00000000" w:rsidR="00000000" w:rsidRPr="00000000">
              <w:rPr>
                <w:rtl w:val="0"/>
              </w:rPr>
            </w:r>
          </w:p>
        </w:tc>
        <w:tc>
          <w:tcPr>
            <w:gridSpan w:val="13"/>
            <w:shd w:fill="efefef" w:val="clear"/>
          </w:tcPr>
          <w:p w:rsidR="00000000" w:rsidDel="00000000" w:rsidP="00000000" w:rsidRDefault="00000000" w:rsidRPr="00000000" w14:paraId="000006F6">
            <w:pPr>
              <w:jc w:val="center"/>
              <w:rPr>
                <w:rFonts w:ascii="Arial" w:cs="Arial" w:eastAsia="Arial" w:hAnsi="Arial"/>
              </w:rPr>
            </w:pPr>
            <w:sdt>
              <w:sdtPr>
                <w:tag w:val="goog_rdk_675"/>
              </w:sdtPr>
              <w:sdtContent>
                <w:del w:author="davide.lenzarini@u-blox.com" w:id="50" w:date="2024-08-12T12:34:19Z">
                  <w:r w:rsidDel="00000000" w:rsidR="00000000" w:rsidRPr="00000000">
                    <w:rPr>
                      <w:rFonts w:ascii="Arial" w:cs="Arial" w:eastAsia="Arial" w:hAnsi="Arial"/>
                      <w:rtl w:val="0"/>
                    </w:rPr>
                    <w:delText xml:space="preserve">Will Payload Length LSB</w:delText>
                  </w:r>
                </w:del>
              </w:sdtContent>
            </w:sdt>
            <w:r w:rsidDel="00000000" w:rsidR="00000000" w:rsidRPr="00000000">
              <w:rPr>
                <w:rtl w:val="0"/>
              </w:rPr>
            </w:r>
          </w:p>
        </w:tc>
      </w:tr>
      <w:tr>
        <w:trPr>
          <w:cantSplit w:val="0"/>
          <w:trHeight w:val="404.98046875" w:hRule="atLeast"/>
          <w:tblHeader w:val="0"/>
        </w:trPr>
        <w:tc>
          <w:tcPr>
            <w:shd w:fill="efefef" w:val="clear"/>
          </w:tcPr>
          <w:p w:rsidR="00000000" w:rsidDel="00000000" w:rsidP="00000000" w:rsidRDefault="00000000" w:rsidRPr="00000000" w14:paraId="00000703">
            <w:pPr>
              <w:rPr>
                <w:rFonts w:ascii="Arial" w:cs="Arial" w:eastAsia="Arial" w:hAnsi="Arial"/>
              </w:rPr>
            </w:pPr>
            <w:sdt>
              <w:sdtPr>
                <w:tag w:val="goog_rdk_677"/>
              </w:sdtPr>
              <w:sdtContent>
                <w:del w:author="davide.lenzarini@u-blox.com" w:id="50" w:date="2024-08-12T12:34:19Z">
                  <w:r w:rsidDel="00000000" w:rsidR="00000000" w:rsidRPr="00000000">
                    <w:rPr>
                      <w:rFonts w:ascii="Arial" w:cs="Arial" w:eastAsia="Arial" w:hAnsi="Arial"/>
                      <w:rtl w:val="0"/>
                    </w:rPr>
                    <w:delText xml:space="preserve">Byte (14 + N)</w:delText>
                  </w:r>
                </w:del>
              </w:sdtContent>
            </w:sdt>
            <w:r w:rsidDel="00000000" w:rsidR="00000000" w:rsidRPr="00000000">
              <w:rPr>
                <w:rtl w:val="0"/>
              </w:rPr>
            </w:r>
          </w:p>
        </w:tc>
        <w:tc>
          <w:tcPr>
            <w:gridSpan w:val="13"/>
            <w:shd w:fill="efefef" w:val="clear"/>
          </w:tcPr>
          <w:p w:rsidR="00000000" w:rsidDel="00000000" w:rsidP="00000000" w:rsidRDefault="00000000" w:rsidRPr="00000000" w14:paraId="00000704">
            <w:pPr>
              <w:jc w:val="center"/>
              <w:rPr>
                <w:rFonts w:ascii="Arial" w:cs="Arial" w:eastAsia="Arial" w:hAnsi="Arial"/>
              </w:rPr>
            </w:pPr>
            <w:sdt>
              <w:sdtPr>
                <w:tag w:val="goog_rdk_679"/>
              </w:sdtPr>
              <w:sdtContent>
                <w:del w:author="davide.lenzarini@u-blox.com" w:id="50" w:date="2024-08-12T12:34:19Z">
                  <w:r w:rsidDel="00000000" w:rsidR="00000000" w:rsidRPr="00000000">
                    <w:rPr>
                      <w:rFonts w:ascii="Arial" w:cs="Arial" w:eastAsia="Arial" w:hAnsi="Arial"/>
                      <w:rtl w:val="0"/>
                    </w:rPr>
                    <w:delText xml:space="preserve">Will Payload Or (Will Topic Name + Will Payload)</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711">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12">
            <w:pPr>
              <w:jc w:val="center"/>
              <w:rPr>
                <w:rFonts w:ascii="Arial" w:cs="Arial" w:eastAsia="Arial" w:hAnsi="Arial"/>
                <w:b w:val="1"/>
                <w:i w:val="1"/>
              </w:rPr>
            </w:pPr>
            <w:sdt>
              <w:sdtPr>
                <w:tag w:val="goog_rdk_681"/>
              </w:sdtPr>
              <w:sdtContent>
                <w:del w:author="davide.lenzarini@u-blox.com" w:id="50" w:date="2024-08-12T12:34:19Z">
                  <w:r w:rsidDel="00000000" w:rsidR="00000000" w:rsidRPr="00000000">
                    <w:rPr>
                      <w:rFonts w:ascii="Arial" w:cs="Arial" w:eastAsia="Arial" w:hAnsi="Arial"/>
                      <w:b w:val="1"/>
                      <w:i w:val="1"/>
                      <w:rtl w:val="0"/>
                    </w:rPr>
                    <w:delText xml:space="preserve">AUTH DATA (OPTIONAL - ONLY WHEN AUTH FLAG SET)</w:delText>
                  </w:r>
                </w:del>
              </w:sdtContent>
            </w:sdt>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71F">
            <w:pPr>
              <w:rPr>
                <w:rFonts w:ascii="Arial" w:cs="Arial" w:eastAsia="Arial" w:hAnsi="Arial"/>
              </w:rPr>
            </w:pPr>
            <w:sdt>
              <w:sdtPr>
                <w:tag w:val="goog_rdk_683"/>
              </w:sdtPr>
              <w:sdtContent>
                <w:del w:author="davide.lenzarini@u-blox.com" w:id="50" w:date="2024-08-12T12:34:19Z">
                  <w:r w:rsidDel="00000000" w:rsidR="00000000" w:rsidRPr="00000000">
                    <w:rPr>
                      <w:rFonts w:ascii="Arial" w:cs="Arial" w:eastAsia="Arial" w:hAnsi="Arial"/>
                      <w:rtl w:val="0"/>
                    </w:rPr>
                    <w:delText xml:space="preserve">Byte (14 + 1)</w:delText>
                  </w:r>
                </w:del>
              </w:sdtContent>
            </w:sdt>
            <w:r w:rsidDel="00000000" w:rsidR="00000000" w:rsidRPr="00000000">
              <w:rPr>
                <w:rtl w:val="0"/>
              </w:rPr>
            </w:r>
          </w:p>
        </w:tc>
        <w:tc>
          <w:tcPr>
            <w:gridSpan w:val="13"/>
            <w:shd w:fill="efefef" w:val="clear"/>
          </w:tcPr>
          <w:p w:rsidR="00000000" w:rsidDel="00000000" w:rsidP="00000000" w:rsidRDefault="00000000" w:rsidRPr="00000000" w14:paraId="00000720">
            <w:pPr>
              <w:jc w:val="center"/>
              <w:rPr>
                <w:rFonts w:ascii="Arial" w:cs="Arial" w:eastAsia="Arial" w:hAnsi="Arial"/>
              </w:rPr>
            </w:pPr>
            <w:sdt>
              <w:sdtPr>
                <w:tag w:val="goog_rdk_685"/>
              </w:sdtPr>
              <w:sdtContent>
                <w:del w:author="davide.lenzarini@u-blox.com" w:id="50" w:date="2024-08-12T12:34:19Z">
                  <w:r w:rsidDel="00000000" w:rsidR="00000000" w:rsidRPr="00000000">
                    <w:rPr>
                      <w:rFonts w:ascii="Arial" w:cs="Arial" w:eastAsia="Arial" w:hAnsi="Arial"/>
                      <w:rtl w:val="0"/>
                    </w:rPr>
                    <w:delText xml:space="preserve">Auth Method Length</w:delText>
                  </w:r>
                </w:del>
              </w:sdtContent>
            </w:sdt>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72D">
            <w:pPr>
              <w:rPr>
                <w:rFonts w:ascii="Arial" w:cs="Arial" w:eastAsia="Arial" w:hAnsi="Arial"/>
              </w:rPr>
            </w:pPr>
            <w:sdt>
              <w:sdtPr>
                <w:tag w:val="goog_rdk_687"/>
              </w:sdtPr>
              <w:sdtContent>
                <w:del w:author="davide.lenzarini@u-blox.com" w:id="51" w:date="2024-08-12T12:34:26Z">
                  <w:r w:rsidDel="00000000" w:rsidR="00000000" w:rsidRPr="00000000">
                    <w:rPr>
                      <w:rFonts w:ascii="Arial" w:cs="Arial" w:eastAsia="Arial" w:hAnsi="Arial"/>
                      <w:rtl w:val="0"/>
                    </w:rPr>
                    <w:delText xml:space="preserve">Byte (14 + 2)</w:delText>
                  </w:r>
                </w:del>
              </w:sdtContent>
            </w:sdt>
            <w:r w:rsidDel="00000000" w:rsidR="00000000" w:rsidRPr="00000000">
              <w:rPr>
                <w:rtl w:val="0"/>
              </w:rPr>
            </w:r>
          </w:p>
        </w:tc>
        <w:tc>
          <w:tcPr>
            <w:gridSpan w:val="13"/>
            <w:shd w:fill="efefef" w:val="clear"/>
          </w:tcPr>
          <w:p w:rsidR="00000000" w:rsidDel="00000000" w:rsidP="00000000" w:rsidRDefault="00000000" w:rsidRPr="00000000" w14:paraId="0000072E">
            <w:pPr>
              <w:jc w:val="center"/>
              <w:rPr>
                <w:rFonts w:ascii="Arial" w:cs="Arial" w:eastAsia="Arial" w:hAnsi="Arial"/>
              </w:rPr>
            </w:pPr>
            <w:sdt>
              <w:sdtPr>
                <w:tag w:val="goog_rdk_689"/>
              </w:sdtPr>
              <w:sdtContent>
                <w:del w:author="davide.lenzarini@u-blox.com" w:id="51" w:date="2024-08-12T12:34:26Z">
                  <w:r w:rsidDel="00000000" w:rsidR="00000000" w:rsidRPr="00000000">
                    <w:rPr>
                      <w:rFonts w:ascii="Arial" w:cs="Arial" w:eastAsia="Arial" w:hAnsi="Arial"/>
                      <w:rtl w:val="0"/>
                    </w:rPr>
                    <w:delText xml:space="preserve">Auth Method</w:delText>
                  </w:r>
                </w:del>
              </w:sdtContent>
            </w:sdt>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73B">
            <w:pPr>
              <w:rPr>
                <w:rFonts w:ascii="Arial" w:cs="Arial" w:eastAsia="Arial" w:hAnsi="Arial"/>
              </w:rPr>
            </w:pPr>
            <w:sdt>
              <w:sdtPr>
                <w:tag w:val="goog_rdk_691"/>
              </w:sdtPr>
              <w:sdtContent>
                <w:del w:author="davide.lenzarini@u-blox.com" w:id="51" w:date="2024-08-12T12:34:26Z">
                  <w:r w:rsidDel="00000000" w:rsidR="00000000" w:rsidRPr="00000000">
                    <w:rPr>
                      <w:rFonts w:ascii="Arial" w:cs="Arial" w:eastAsia="Arial" w:hAnsi="Arial"/>
                      <w:rtl w:val="0"/>
                    </w:rPr>
                    <w:delText xml:space="preserve">Byte (14 + 3)</w:delText>
                  </w:r>
                </w:del>
              </w:sdtContent>
            </w:sdt>
            <w:r w:rsidDel="00000000" w:rsidR="00000000" w:rsidRPr="00000000">
              <w:rPr>
                <w:rtl w:val="0"/>
              </w:rPr>
            </w:r>
          </w:p>
        </w:tc>
        <w:tc>
          <w:tcPr>
            <w:gridSpan w:val="13"/>
            <w:shd w:fill="efefef" w:val="clear"/>
          </w:tcPr>
          <w:p w:rsidR="00000000" w:rsidDel="00000000" w:rsidP="00000000" w:rsidRDefault="00000000" w:rsidRPr="00000000" w14:paraId="0000073C">
            <w:pPr>
              <w:jc w:val="center"/>
              <w:rPr>
                <w:rFonts w:ascii="Arial" w:cs="Arial" w:eastAsia="Arial" w:hAnsi="Arial"/>
              </w:rPr>
            </w:pPr>
            <w:sdt>
              <w:sdtPr>
                <w:tag w:val="goog_rdk_693"/>
              </w:sdtPr>
              <w:sdtContent>
                <w:del w:author="davide.lenzarini@u-blox.com" w:id="51" w:date="2024-08-12T12:34:26Z">
                  <w:r w:rsidDel="00000000" w:rsidR="00000000" w:rsidRPr="00000000">
                    <w:rPr>
                      <w:rFonts w:ascii="Arial" w:cs="Arial" w:eastAsia="Arial" w:hAnsi="Arial"/>
                      <w:rtl w:val="0"/>
                    </w:rPr>
                    <w:delText xml:space="preserve">Auth Data Length MSB</w:delText>
                  </w:r>
                </w:del>
              </w:sdtContent>
            </w:sdt>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749">
            <w:pPr>
              <w:rPr>
                <w:rFonts w:ascii="Arial" w:cs="Arial" w:eastAsia="Arial" w:hAnsi="Arial"/>
              </w:rPr>
            </w:pPr>
            <w:sdt>
              <w:sdtPr>
                <w:tag w:val="goog_rdk_695"/>
              </w:sdtPr>
              <w:sdtContent>
                <w:del w:author="davide.lenzarini@u-blox.com" w:id="51" w:date="2024-08-12T12:34:26Z">
                  <w:r w:rsidDel="00000000" w:rsidR="00000000" w:rsidRPr="00000000">
                    <w:rPr>
                      <w:rFonts w:ascii="Arial" w:cs="Arial" w:eastAsia="Arial" w:hAnsi="Arial"/>
                      <w:rtl w:val="0"/>
                    </w:rPr>
                    <w:delText xml:space="preserve">Byte (14 + 4)</w:delText>
                  </w:r>
                </w:del>
              </w:sdtContent>
            </w:sdt>
            <w:r w:rsidDel="00000000" w:rsidR="00000000" w:rsidRPr="00000000">
              <w:rPr>
                <w:rtl w:val="0"/>
              </w:rPr>
            </w:r>
          </w:p>
        </w:tc>
        <w:tc>
          <w:tcPr>
            <w:gridSpan w:val="13"/>
            <w:shd w:fill="efefef" w:val="clear"/>
          </w:tcPr>
          <w:p w:rsidR="00000000" w:rsidDel="00000000" w:rsidP="00000000" w:rsidRDefault="00000000" w:rsidRPr="00000000" w14:paraId="0000074A">
            <w:pPr>
              <w:jc w:val="center"/>
              <w:rPr>
                <w:rFonts w:ascii="Arial" w:cs="Arial" w:eastAsia="Arial" w:hAnsi="Arial"/>
              </w:rPr>
            </w:pPr>
            <w:sdt>
              <w:sdtPr>
                <w:tag w:val="goog_rdk_697"/>
              </w:sdtPr>
              <w:sdtContent>
                <w:del w:author="davide.lenzarini@u-blox.com" w:id="51" w:date="2024-08-12T12:34:26Z">
                  <w:r w:rsidDel="00000000" w:rsidR="00000000" w:rsidRPr="00000000">
                    <w:rPr>
                      <w:rFonts w:ascii="Arial" w:cs="Arial" w:eastAsia="Arial" w:hAnsi="Arial"/>
                      <w:rtl w:val="0"/>
                    </w:rPr>
                    <w:delText xml:space="preserve">Auth Data Length LSB</w:delText>
                  </w:r>
                </w:del>
              </w:sdtContent>
            </w:sdt>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757">
            <w:pPr>
              <w:rPr>
                <w:rFonts w:ascii="Arial" w:cs="Arial" w:eastAsia="Arial" w:hAnsi="Arial"/>
              </w:rPr>
            </w:pPr>
            <w:sdt>
              <w:sdtPr>
                <w:tag w:val="goog_rdk_699"/>
              </w:sdtPr>
              <w:sdtContent>
                <w:del w:author="davide.lenzarini@u-blox.com" w:id="51" w:date="2024-08-12T12:34:26Z">
                  <w:r w:rsidDel="00000000" w:rsidR="00000000" w:rsidRPr="00000000">
                    <w:rPr>
                      <w:rFonts w:ascii="Arial" w:cs="Arial" w:eastAsia="Arial" w:hAnsi="Arial"/>
                      <w:rtl w:val="0"/>
                    </w:rPr>
                    <w:delText xml:space="preserve">Byte (14 + 5)</w:delText>
                  </w:r>
                </w:del>
              </w:sdtContent>
            </w:sdt>
            <w:r w:rsidDel="00000000" w:rsidR="00000000" w:rsidRPr="00000000">
              <w:rPr>
                <w:rtl w:val="0"/>
              </w:rPr>
            </w:r>
          </w:p>
        </w:tc>
        <w:tc>
          <w:tcPr>
            <w:gridSpan w:val="13"/>
            <w:shd w:fill="efefef" w:val="clear"/>
          </w:tcPr>
          <w:p w:rsidR="00000000" w:rsidDel="00000000" w:rsidP="00000000" w:rsidRDefault="00000000" w:rsidRPr="00000000" w14:paraId="00000758">
            <w:pPr>
              <w:jc w:val="center"/>
              <w:rPr>
                <w:rFonts w:ascii="Arial" w:cs="Arial" w:eastAsia="Arial" w:hAnsi="Arial"/>
              </w:rPr>
            </w:pPr>
            <w:sdt>
              <w:sdtPr>
                <w:tag w:val="goog_rdk_701"/>
              </w:sdtPr>
              <w:sdtContent>
                <w:del w:author="davide.lenzarini@u-blox.com" w:id="51" w:date="2024-08-12T12:34:26Z">
                  <w:r w:rsidDel="00000000" w:rsidR="00000000" w:rsidRPr="00000000">
                    <w:rPr>
                      <w:rFonts w:ascii="Arial" w:cs="Arial" w:eastAsia="Arial" w:hAnsi="Arial"/>
                      <w:rtl w:val="0"/>
                    </w:rPr>
                    <w:delText xml:space="preserve">Auth Data</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765">
            <w:pPr>
              <w:rPr>
                <w:rFonts w:ascii="Arial" w:cs="Arial" w:eastAsia="Arial" w:hAnsi="Arial"/>
              </w:rPr>
            </w:pPr>
            <w:sdt>
              <w:sdtPr>
                <w:tag w:val="goog_rdk_703"/>
              </w:sdtPr>
              <w:sdtContent>
                <w:del w:author="davide.lenzarini@u-blox.com" w:id="51" w:date="2024-08-12T12:34:26Z">
                  <w:r w:rsidDel="00000000" w:rsidR="00000000" w:rsidRPr="00000000">
                    <w:rPr>
                      <w:rFonts w:ascii="Arial" w:cs="Arial" w:eastAsia="Arial" w:hAnsi="Arial"/>
                      <w:rtl w:val="0"/>
                    </w:rPr>
                    <w:delText xml:space="preserve">Byte 15 … N</w:delText>
                  </w:r>
                </w:del>
              </w:sdtContent>
            </w:sdt>
            <w:r w:rsidDel="00000000" w:rsidR="00000000" w:rsidRPr="00000000">
              <w:rPr>
                <w:rtl w:val="0"/>
              </w:rPr>
            </w:r>
          </w:p>
        </w:tc>
        <w:tc>
          <w:tcPr>
            <w:gridSpan w:val="13"/>
          </w:tcPr>
          <w:p w:rsidR="00000000" w:rsidDel="00000000" w:rsidP="00000000" w:rsidRDefault="00000000" w:rsidRPr="00000000" w14:paraId="00000766">
            <w:pPr>
              <w:keepNext w:val="1"/>
              <w:jc w:val="center"/>
              <w:rPr>
                <w:rFonts w:ascii="Arial" w:cs="Arial" w:eastAsia="Arial" w:hAnsi="Arial"/>
              </w:rPr>
            </w:pPr>
            <w:sdt>
              <w:sdtPr>
                <w:tag w:val="goog_rdk_705"/>
              </w:sdtPr>
              <w:sdtContent>
                <w:del w:author="davide.lenzarini@u-blox.com" w:id="51" w:date="2024-08-12T12:34:26Z">
                  <w:r w:rsidDel="00000000" w:rsidR="00000000" w:rsidRPr="00000000">
                    <w:rPr>
                      <w:rFonts w:ascii="Arial" w:cs="Arial" w:eastAsia="Arial" w:hAnsi="Arial"/>
                      <w:rtl w:val="0"/>
                    </w:rPr>
                    <w:delText xml:space="preserve">Client Identifier</w:delText>
                  </w:r>
                </w:del>
              </w:sdtContent>
            </w:sdt>
            <w:r w:rsidDel="00000000" w:rsidR="00000000" w:rsidRPr="00000000">
              <w:rPr>
                <w:rtl w:val="0"/>
              </w:rPr>
            </w:r>
          </w:p>
        </w:tc>
      </w:tr>
    </w:tbl>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74">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w:t>
      </w:r>
      <w:sdt>
        <w:sdtPr>
          <w:tag w:val="goog_rdk_706"/>
        </w:sdtPr>
        <w:sdtContent>
          <w:ins w:author="davide.lenzarini@u-blox.com" w:id="52" w:date="2024-07-30T19:14:35Z">
            <w:r w:rsidDel="00000000" w:rsidR="00000000" w:rsidRPr="00000000">
              <w:rPr>
                <w:rFonts w:ascii="Arial" w:cs="Arial" w:eastAsia="Arial" w:hAnsi="Arial"/>
                <w:rtl w:val="0"/>
              </w:rPr>
              <w:t xml:space="preserve">a Virtual Connection able to create </w:t>
            </w:r>
          </w:ins>
        </w:sdtContent>
      </w:sdt>
      <w:r w:rsidDel="00000000" w:rsidR="00000000" w:rsidRPr="00000000">
        <w:rPr>
          <w:rFonts w:ascii="Arial" w:cs="Arial" w:eastAsia="Arial" w:hAnsi="Arial"/>
          <w:rtl w:val="0"/>
        </w:rPr>
        <w:t xml:space="preserve">or continue a Session. </w:t>
      </w:r>
      <w:r w:rsidDel="00000000" w:rsidR="00000000" w:rsidRPr="00000000">
        <w:rPr>
          <w:rtl w:val="0"/>
        </w:rPr>
      </w:r>
    </w:p>
    <w:p w:rsidR="00000000" w:rsidDel="00000000" w:rsidP="00000000" w:rsidRDefault="00000000" w:rsidRPr="00000000" w14:paraId="00000775">
      <w:pPr>
        <w:pStyle w:val="Heading4"/>
        <w:ind w:left="0" w:firstLine="0"/>
        <w:rPr>
          <w:rFonts w:ascii="Arial" w:cs="Arial" w:eastAsia="Arial" w:hAnsi="Arial"/>
        </w:rPr>
      </w:pPr>
      <w:bookmarkStart w:colFirst="0" w:colLast="0" w:name="_heading=h.43ky6rz" w:id="54"/>
      <w:bookmarkEnd w:id="54"/>
      <w:r w:rsidDel="00000000" w:rsidR="00000000" w:rsidRPr="00000000">
        <w:rPr>
          <w:rFonts w:ascii="Arial" w:cs="Arial" w:eastAsia="Arial" w:hAnsi="Arial"/>
          <w:rtl w:val="0"/>
        </w:rPr>
        <w:t xml:space="preserve">3.4.1 Length &amp; Packet Type</w:t>
      </w:r>
    </w:p>
    <w:p w:rsidR="00000000" w:rsidDel="00000000" w:rsidP="00000000" w:rsidRDefault="00000000" w:rsidRPr="00000000" w14:paraId="0000077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77">
      <w:pPr>
        <w:pStyle w:val="Heading4"/>
        <w:ind w:left="0" w:firstLine="0"/>
        <w:rPr>
          <w:rFonts w:ascii="Arial" w:cs="Arial" w:eastAsia="Arial" w:hAnsi="Arial"/>
        </w:rPr>
      </w:pPr>
      <w:bookmarkStart w:colFirst="0" w:colLast="0" w:name="_heading=h.2iq8gzs" w:id="55"/>
      <w:bookmarkEnd w:id="55"/>
      <w:r w:rsidDel="00000000" w:rsidR="00000000" w:rsidRPr="00000000">
        <w:rPr>
          <w:rFonts w:ascii="Arial" w:cs="Arial" w:eastAsia="Arial" w:hAnsi="Arial"/>
          <w:rtl w:val="0"/>
        </w:rPr>
        <w:t xml:space="preserve">3.4.2 Connect Flags</w:t>
      </w:r>
    </w:p>
    <w:p w:rsidR="00000000" w:rsidDel="00000000" w:rsidP="00000000" w:rsidRDefault="00000000" w:rsidRPr="00000000" w14:paraId="00000778">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79">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7E">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7F">
      <w:pPr>
        <w:pStyle w:val="Heading4"/>
        <w:ind w:left="0" w:firstLine="0"/>
        <w:rPr>
          <w:rFonts w:ascii="Arial" w:cs="Arial" w:eastAsia="Arial" w:hAnsi="Arial"/>
        </w:rPr>
      </w:pPr>
      <w:bookmarkStart w:colFirst="0" w:colLast="0" w:name="_heading=h.kxsqte300p6i" w:id="56"/>
      <w:bookmarkEnd w:id="56"/>
      <w:r w:rsidDel="00000000" w:rsidR="00000000" w:rsidRPr="00000000">
        <w:rPr>
          <w:rFonts w:ascii="Arial" w:cs="Arial" w:eastAsia="Arial" w:hAnsi="Arial"/>
          <w:rtl w:val="0"/>
        </w:rPr>
        <w:t xml:space="preserve">3.4.3 Packet Identifier</w:t>
      </w:r>
    </w:p>
    <w:p w:rsidR="00000000" w:rsidDel="00000000" w:rsidP="00000000" w:rsidRDefault="00000000" w:rsidRPr="00000000" w14:paraId="00000780">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w:t>
      </w:r>
      <w:sdt>
        <w:sdtPr>
          <w:tag w:val="goog_rdk_707"/>
        </w:sdtPr>
        <w:sdtContent>
          <w:commentRangeStart w:id="40"/>
        </w:sdtContent>
      </w:sdt>
      <w:r w:rsidDel="00000000" w:rsidR="00000000" w:rsidRPr="00000000">
        <w:rPr>
          <w:rFonts w:ascii="Arial" w:cs="Arial" w:eastAsia="Arial" w:hAnsi="Arial"/>
          <w:rtl w:val="0"/>
        </w:rPr>
        <w:t xml:space="preserve">CONNACK </w:t>
      </w:r>
      <w:commentRangeEnd w:id="40"/>
      <w:r w:rsidDel="00000000" w:rsidR="00000000" w:rsidRPr="00000000">
        <w:commentReference w:id="40"/>
      </w:r>
      <w:r w:rsidDel="00000000" w:rsidR="00000000" w:rsidRPr="00000000">
        <w:rPr>
          <w:rFonts w:ascii="Arial" w:cs="Arial" w:eastAsia="Arial" w:hAnsi="Arial"/>
          <w:rtl w:val="0"/>
        </w:rPr>
        <w:t xml:space="preserve">packet. It should ideally be populated with a random integer value.</w:t>
      </w:r>
    </w:p>
    <w:p w:rsidR="00000000" w:rsidDel="00000000" w:rsidP="00000000" w:rsidRDefault="00000000" w:rsidRPr="00000000" w14:paraId="00000781">
      <w:pPr>
        <w:pStyle w:val="Heading4"/>
        <w:ind w:left="0" w:firstLine="0"/>
        <w:rPr>
          <w:rFonts w:ascii="Arial" w:cs="Arial" w:eastAsia="Arial" w:hAnsi="Arial"/>
        </w:rPr>
      </w:pPr>
      <w:bookmarkStart w:colFirst="0" w:colLast="0" w:name="_heading=h.xvir7l" w:id="57"/>
      <w:bookmarkEnd w:id="57"/>
      <w:r w:rsidDel="00000000" w:rsidR="00000000" w:rsidRPr="00000000">
        <w:rPr>
          <w:rFonts w:ascii="Arial" w:cs="Arial" w:eastAsia="Arial" w:hAnsi="Arial"/>
          <w:rtl w:val="0"/>
        </w:rPr>
        <w:t xml:space="preserve">3.4.4 Protocol Version</w:t>
      </w:r>
    </w:p>
    <w:p w:rsidR="00000000" w:rsidDel="00000000" w:rsidP="00000000" w:rsidRDefault="00000000" w:rsidRPr="00000000" w14:paraId="00000782">
      <w:pPr>
        <w:rPr>
          <w:rFonts w:ascii="Arial" w:cs="Arial" w:eastAsia="Arial" w:hAnsi="Arial"/>
          <w:color w:val="000000"/>
        </w:rPr>
      </w:pPr>
      <w:bookmarkStart w:colFirst="0" w:colLast="0" w:name="_heading=h.3hv69ve" w:id="58"/>
      <w:bookmarkEnd w:id="58"/>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83">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84">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85">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86">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87">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88">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89">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8A">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8C">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8D">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8E">
      <w:pPr>
        <w:pStyle w:val="Heading4"/>
        <w:ind w:left="0" w:firstLine="0"/>
        <w:rPr>
          <w:rFonts w:ascii="Arial" w:cs="Arial" w:eastAsia="Arial" w:hAnsi="Arial"/>
        </w:rPr>
      </w:pPr>
      <w:bookmarkStart w:colFirst="0" w:colLast="0" w:name="_heading=h.4h042r0" w:id="59"/>
      <w:bookmarkEnd w:id="59"/>
      <w:r w:rsidDel="00000000" w:rsidR="00000000" w:rsidRPr="00000000">
        <w:rPr>
          <w:rFonts w:ascii="Arial" w:cs="Arial" w:eastAsia="Arial" w:hAnsi="Arial"/>
          <w:rtl w:val="0"/>
        </w:rPr>
        <w:t xml:space="preserve">3.4.5 Keep Alive Timer</w:t>
      </w:r>
    </w:p>
    <w:p w:rsidR="00000000" w:rsidDel="00000000" w:rsidP="00000000" w:rsidRDefault="00000000" w:rsidRPr="00000000" w14:paraId="0000078F">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90">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91">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92">
      <w:pPr>
        <w:rPr>
          <w:rFonts w:ascii="Arial" w:cs="Arial" w:eastAsia="Arial" w:hAnsi="Arial"/>
          <w:color w:val="000000"/>
        </w:rPr>
      </w:pPr>
      <w:sdt>
        <w:sdtPr>
          <w:tag w:val="goog_rdk_708"/>
        </w:sdtPr>
        <w:sdtContent>
          <w:commentRangeStart w:id="41"/>
        </w:sdtContent>
      </w:sdt>
      <w:sdt>
        <w:sdtPr>
          <w:tag w:val="goog_rdk_709"/>
        </w:sdtPr>
        <w:sdtContent>
          <w:commentRangeStart w:id="42"/>
        </w:sdtContent>
      </w:sdt>
      <w:sdt>
        <w:sdtPr>
          <w:tag w:val="goog_rdk_710"/>
        </w:sdtPr>
        <w:sdtContent>
          <w:commentRangeStart w:id="43"/>
        </w:sdtContent>
      </w:sdt>
      <w:sdt>
        <w:sdtPr>
          <w:tag w:val="goog_rdk_711"/>
        </w:sdtPr>
        <w:sdtContent>
          <w:commentRangeStart w:id="44"/>
        </w:sdtContent>
      </w:sdt>
      <w:sdt>
        <w:sdtPr>
          <w:tag w:val="goog_rdk_712"/>
        </w:sdtPr>
        <w:sdtContent>
          <w:commentRangeStart w:id="45"/>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w:t>
      </w:r>
      <w:sdt>
        <w:sdtPr>
          <w:tag w:val="goog_rdk_713"/>
        </w:sdtPr>
        <w:sdtContent>
          <w:ins w:author="davide.lenzarini@u-blox.com" w:id="53" w:date="2024-08-08T10:45:14Z">
            <w:r w:rsidDel="00000000" w:rsidR="00000000" w:rsidRPr="00000000">
              <w:rPr>
                <w:rFonts w:ascii="Arial" w:cs="Arial" w:eastAsia="Arial" w:hAnsi="Arial"/>
                <w:highlight w:val="yellow"/>
                <w:rtl w:val="0"/>
              </w:rPr>
              <w:t xml:space="preserve">Client </w:t>
            </w:r>
          </w:ins>
        </w:sdtContent>
      </w:sdt>
      <w:sdt>
        <w:sdtPr>
          <w:tag w:val="goog_rdk_714"/>
        </w:sdtPr>
        <w:sdtContent>
          <w:del w:author="davide.lenzarini@u-blox.com" w:id="53" w:date="2024-08-08T10:45:14Z">
            <w:r w:rsidDel="00000000" w:rsidR="00000000" w:rsidRPr="00000000">
              <w:rPr>
                <w:rFonts w:ascii="Arial" w:cs="Arial" w:eastAsia="Arial" w:hAnsi="Arial"/>
                <w:highlight w:val="yellow"/>
                <w:rtl w:val="0"/>
              </w:rPr>
              <w:delText xml:space="preserve">session </w:delText>
            </w:r>
          </w:del>
        </w:sdtContent>
      </w:sdt>
      <w:r w:rsidDel="00000000" w:rsidR="00000000" w:rsidRPr="00000000">
        <w:rPr>
          <w:rFonts w:ascii="Arial" w:cs="Arial" w:eastAsia="Arial" w:hAnsi="Arial"/>
          <w:highlight w:val="yellow"/>
          <w:rtl w:val="0"/>
        </w:rPr>
        <w:t xml:space="preserve">‘LOST’ (</w:t>
      </w:r>
      <w:sdt>
        <w:sdtPr>
          <w:tag w:val="goog_rdk_715"/>
        </w:sdtPr>
        <w:sdtContent>
          <w:commentRangeStart w:id="46"/>
        </w:sdtContent>
      </w:sdt>
      <w:r w:rsidDel="00000000" w:rsidR="00000000" w:rsidRPr="00000000">
        <w:rPr>
          <w:rFonts w:ascii="Arial" w:cs="Arial" w:eastAsia="Arial" w:hAnsi="Arial"/>
          <w:highlight w:val="yellow"/>
          <w:rtl w:val="0"/>
        </w:rPr>
        <w:t xml:space="preserve">see state description in table 3.6</w:t>
      </w:r>
      <w:commentRangeEnd w:id="46"/>
      <w:r w:rsidDel="00000000" w:rsidR="00000000" w:rsidRPr="00000000">
        <w:commentReference w:id="46"/>
      </w:r>
      <w:r w:rsidDel="00000000" w:rsidR="00000000" w:rsidRPr="00000000">
        <w:rPr>
          <w:rFonts w:ascii="Arial" w:cs="Arial" w:eastAsia="Arial" w:hAnsi="Arial"/>
          <w:highlight w:val="yellow"/>
          <w:rtl w:val="0"/>
        </w:rPr>
        <w:t xml:space="preserve">).</w:t>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79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sdt>
        <w:sdtPr>
          <w:tag w:val="goog_rdk_716"/>
        </w:sdtPr>
        <w:sdtContent>
          <w:commentRangeStart w:id="47"/>
        </w:sdtContent>
      </w:sdt>
      <w:hyperlink w:anchor="_heading=h.17nz8yj">
        <w:r w:rsidDel="00000000" w:rsidR="00000000" w:rsidRPr="00000000">
          <w:rPr>
            <w:rFonts w:ascii="Arial" w:cs="Arial" w:eastAsia="Arial" w:hAnsi="Arial"/>
            <w:color w:val="1155cc"/>
            <w:highlight w:val="yellow"/>
            <w:u w:val="single"/>
            <w:rtl w:val="0"/>
          </w:rPr>
          <w:t xml:space="preserve">section 4.24</w:t>
        </w:r>
      </w:hyperlink>
      <w:commentRangeEnd w:id="47"/>
      <w:r w:rsidDel="00000000" w:rsidR="00000000" w:rsidRPr="00000000">
        <w:commentReference w:id="47"/>
      </w:r>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9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w:t>
      </w:r>
      <w:sdt>
        <w:sdtPr>
          <w:tag w:val="goog_rdk_717"/>
        </w:sdtPr>
        <w:sdtContent>
          <w:ins w:author="davide.lenzarini@u-blox.com" w:id="54" w:date="2024-08-06T08:32:19Z">
            <w:r w:rsidDel="00000000" w:rsidR="00000000" w:rsidRPr="00000000">
              <w:rPr>
                <w:rFonts w:ascii="Arial" w:cs="Arial" w:eastAsia="Arial" w:hAnsi="Arial"/>
                <w:color w:val="000000"/>
                <w:highlight w:val="yellow"/>
                <w:rtl w:val="0"/>
              </w:rPr>
              <w:t xml:space="preserve">i</w:t>
            </w:r>
          </w:ins>
        </w:sdtContent>
      </w:sdt>
      <w:sdt>
        <w:sdtPr>
          <w:tag w:val="goog_rdk_718"/>
        </w:sdtPr>
        <w:sdtContent>
          <w:del w:author="davide.lenzarini@u-blox.com" w:id="54" w:date="2024-08-06T08:32:19Z">
            <w:r w:rsidDel="00000000" w:rsidR="00000000" w:rsidRPr="00000000">
              <w:rPr>
                <w:rFonts w:ascii="Arial" w:cs="Arial" w:eastAsia="Arial" w:hAnsi="Arial"/>
                <w:color w:val="000000"/>
                <w:highlight w:val="yellow"/>
                <w:rtl w:val="0"/>
              </w:rPr>
              <w:delText xml:space="preserve">I</w:delText>
            </w:r>
          </w:del>
        </w:sdtContent>
      </w:sdt>
      <w:r w:rsidDel="00000000" w:rsidR="00000000" w:rsidRPr="00000000">
        <w:rPr>
          <w:rFonts w:ascii="Arial" w:cs="Arial" w:eastAsia="Arial" w:hAnsi="Arial"/>
          <w:color w:val="000000"/>
          <w:highlight w:val="yellow"/>
          <w:rtl w:val="0"/>
        </w:rPr>
        <w:t xml:space="preserve">f a Keep Alive value of 0 </w:t>
      </w:r>
      <w:sdt>
        <w:sdtPr>
          <w:tag w:val="goog_rdk_719"/>
        </w:sdtPr>
        <w:sdtContent>
          <w:ins w:author="davide.lenzarini@u-blox.com" w:id="55" w:date="2024-08-06T08:32:23Z">
            <w:r w:rsidDel="00000000" w:rsidR="00000000" w:rsidRPr="00000000">
              <w:rPr>
                <w:rFonts w:ascii="Arial" w:cs="Arial" w:eastAsia="Arial" w:hAnsi="Arial"/>
                <w:color w:val="000000"/>
                <w:highlight w:val="yellow"/>
                <w:rtl w:val="0"/>
              </w:rPr>
              <w:t xml:space="preserve">or below </w:t>
            </w:r>
          </w:ins>
        </w:sdtContent>
      </w:sdt>
      <w:r w:rsidDel="00000000" w:rsidR="00000000" w:rsidRPr="00000000">
        <w:rPr>
          <w:rFonts w:ascii="Arial" w:cs="Arial" w:eastAsia="Arial" w:hAnsi="Arial"/>
          <w:color w:val="000000"/>
          <w:highlight w:val="yellow"/>
          <w:rtl w:val="0"/>
        </w:rPr>
        <w:t xml:space="preserve">is set.</w:t>
      </w:r>
      <w:r w:rsidDel="00000000" w:rsidR="00000000" w:rsidRPr="00000000">
        <w:rPr>
          <w:rtl w:val="0"/>
        </w:rPr>
      </w:r>
    </w:p>
    <w:p w:rsidR="00000000" w:rsidDel="00000000" w:rsidP="00000000" w:rsidRDefault="00000000" w:rsidRPr="00000000" w14:paraId="00000795">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96">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97">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98">
      <w:pPr>
        <w:pStyle w:val="Heading4"/>
        <w:ind w:left="0" w:firstLine="0"/>
        <w:rPr>
          <w:rFonts w:ascii="Arial" w:cs="Arial" w:eastAsia="Arial" w:hAnsi="Arial"/>
        </w:rPr>
      </w:pPr>
      <w:bookmarkStart w:colFirst="0" w:colLast="0" w:name="_heading=h.1baon6m" w:id="60"/>
      <w:bookmarkEnd w:id="60"/>
      <w:r w:rsidDel="00000000" w:rsidR="00000000" w:rsidRPr="00000000">
        <w:rPr>
          <w:rFonts w:ascii="Arial" w:cs="Arial" w:eastAsia="Arial" w:hAnsi="Arial"/>
          <w:rtl w:val="0"/>
        </w:rPr>
        <w:t xml:space="preserve">3.4.6 Session Expiry Interval</w:t>
      </w:r>
    </w:p>
    <w:p w:rsidR="00000000" w:rsidDel="00000000" w:rsidP="00000000" w:rsidRDefault="00000000" w:rsidRPr="00000000" w14:paraId="00000799">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9A">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9B">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9C">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D">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9E">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F">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expiry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A0">
      <w:pPr>
        <w:pStyle w:val="Heading4"/>
        <w:ind w:left="0" w:firstLine="0"/>
        <w:rPr>
          <w:rFonts w:ascii="Arial" w:cs="Arial" w:eastAsia="Arial" w:hAnsi="Arial"/>
        </w:rPr>
      </w:pPr>
      <w:bookmarkStart w:colFirst="0" w:colLast="0" w:name="_heading=h.3vac5uf" w:id="61"/>
      <w:bookmarkEnd w:id="61"/>
      <w:r w:rsidDel="00000000" w:rsidR="00000000" w:rsidRPr="00000000">
        <w:rPr>
          <w:rFonts w:ascii="Arial" w:cs="Arial" w:eastAsia="Arial" w:hAnsi="Arial"/>
          <w:rtl w:val="0"/>
        </w:rPr>
        <w:t xml:space="preserve">3.4.7 Maximum Packet Size</w:t>
      </w:r>
    </w:p>
    <w:p w:rsidR="00000000" w:rsidDel="00000000" w:rsidP="00000000" w:rsidRDefault="00000000" w:rsidRPr="00000000" w14:paraId="000007A1">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A2">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3">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A4">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A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A6">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A7">
      <w:pPr>
        <w:ind w:left="720" w:firstLine="0"/>
        <w:rPr>
          <w:rFonts w:ascii="Arial" w:cs="Arial" w:eastAsia="Arial" w:hAnsi="Arial"/>
          <w:color w:val="000000"/>
        </w:rPr>
      </w:pPr>
      <w:bookmarkStart w:colFirst="0" w:colLast="0" w:name="_heading=h.2afmg28" w:id="62"/>
      <w:bookmarkEnd w:id="62"/>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8">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A9">
      <w:pPr>
        <w:pStyle w:val="Heading4"/>
        <w:ind w:left="0" w:firstLine="0"/>
        <w:rPr>
          <w:rFonts w:ascii="Arial" w:cs="Arial" w:eastAsia="Arial" w:hAnsi="Arial"/>
        </w:rPr>
      </w:pPr>
      <w:bookmarkStart w:colFirst="0" w:colLast="0" w:name="_heading=h.pkwqa1" w:id="63"/>
      <w:bookmarkEnd w:id="63"/>
      <w:r w:rsidDel="00000000" w:rsidR="00000000" w:rsidRPr="00000000">
        <w:rPr>
          <w:rFonts w:ascii="Arial" w:cs="Arial" w:eastAsia="Arial" w:hAnsi="Arial"/>
          <w:rtl w:val="0"/>
        </w:rPr>
        <w:t xml:space="preserve">3.4.8 Client Identifier (ClientID)</w:t>
      </w:r>
    </w:p>
    <w:p w:rsidR="00000000" w:rsidDel="00000000" w:rsidP="00000000" w:rsidRDefault="00000000" w:rsidRPr="00000000" w14:paraId="000007AA">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AB">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C">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AD">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AE">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AF">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B0">
      <w:pPr>
        <w:pStyle w:val="Heading4"/>
        <w:ind w:left="0" w:right="4" w:firstLine="0"/>
        <w:rPr/>
      </w:pPr>
      <w:bookmarkStart w:colFirst="0" w:colLast="0" w:name="_heading=h.u38i2mpp332q" w:id="64"/>
      <w:bookmarkEnd w:id="64"/>
      <w:r w:rsidDel="00000000" w:rsidR="00000000" w:rsidRPr="00000000">
        <w:rPr>
          <w:rFonts w:ascii="Arial" w:cs="Arial" w:eastAsia="Arial" w:hAnsi="Arial"/>
          <w:rtl w:val="0"/>
        </w:rPr>
        <w:t xml:space="preserve">3.4.9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B1">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B2">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B3">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B4">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B5">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w:t>
      </w:r>
      <w:sdt>
        <w:sdtPr>
          <w:tag w:val="goog_rdk_720"/>
        </w:sdtPr>
        <w:sdtContent>
          <w:commentRangeStart w:id="48"/>
        </w:sdtContent>
      </w:sdt>
      <w:sdt>
        <w:sdtPr>
          <w:tag w:val="goog_rdk_721"/>
        </w:sdtPr>
        <w:sdtContent>
          <w:commentRangeStart w:id="49"/>
        </w:sdtContent>
      </w:sdt>
      <w:sdt>
        <w:sdtPr>
          <w:tag w:val="goog_rdk_722"/>
        </w:sdtPr>
        <w:sdtContent>
          <w:commentRangeStart w:id="50"/>
        </w:sdtContent>
      </w:sdt>
      <w:r w:rsidDel="00000000" w:rsidR="00000000" w:rsidRPr="00000000">
        <w:rPr>
          <w:rFonts w:ascii="Arial" w:cs="Arial" w:eastAsia="Arial" w:hAnsi="Arial"/>
          <w:b w:val="0"/>
          <w:color w:val="000000"/>
          <w:sz w:val="20"/>
          <w:szCs w:val="20"/>
          <w:rtl w:val="0"/>
        </w:rPr>
        <w:t xml:space="preserve">retained when it is published</w:t>
      </w: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r w:rsidDel="00000000" w:rsidR="00000000" w:rsidRPr="00000000">
        <w:rPr>
          <w:rFonts w:ascii="Arial" w:cs="Arial" w:eastAsia="Arial" w:hAnsi="Arial"/>
          <w:b w:val="0"/>
          <w:color w:val="000000"/>
          <w:sz w:val="20"/>
          <w:szCs w:val="20"/>
          <w:rtl w:val="0"/>
        </w:rPr>
        <w:t xml:space="preserve">.</w:t>
      </w:r>
      <w:sdt>
        <w:sdtPr>
          <w:tag w:val="goog_rdk_723"/>
        </w:sdtPr>
        <w:sdtContent>
          <w:ins w:author="davide.lenzarini@u-blox.com" w:id="56" w:date="2024-08-07T12:01:00Z">
            <w:r w:rsidDel="00000000" w:rsidR="00000000" w:rsidRPr="00000000">
              <w:rPr>
                <w:rFonts w:ascii="Arial" w:cs="Arial" w:eastAsia="Arial" w:hAnsi="Arial"/>
                <w:b w:val="0"/>
                <w:color w:val="000000"/>
                <w:sz w:val="20"/>
                <w:szCs w:val="20"/>
                <w:rtl w:val="0"/>
              </w:rPr>
              <w:t xml:space="preserve"> The </w:t>
            </w:r>
            <w:r w:rsidDel="00000000" w:rsidR="00000000" w:rsidRPr="00000000">
              <w:rPr>
                <w:rFonts w:ascii="Arial" w:cs="Arial" w:eastAsia="Arial" w:hAnsi="Arial"/>
                <w:b w:val="0"/>
                <w:color w:val="000000"/>
                <w:sz w:val="20"/>
                <w:szCs w:val="20"/>
                <w:rtl w:val="0"/>
              </w:rPr>
              <w:t xml:space="preserve">Will Message will be retained for a time defined by the server.</w:t>
            </w:r>
          </w:ins>
        </w:sdtContent>
      </w:sdt>
      <w:r w:rsidDel="00000000" w:rsidR="00000000" w:rsidRPr="00000000">
        <w:rPr>
          <w:rtl w:val="0"/>
        </w:rPr>
      </w:r>
    </w:p>
    <w:p w:rsidR="00000000" w:rsidDel="00000000" w:rsidP="00000000" w:rsidRDefault="00000000" w:rsidRPr="00000000" w14:paraId="000007B6">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7">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B8">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deletes the Virtual Connection as a result of a</w:t>
      </w:r>
      <w:r w:rsidDel="00000000" w:rsidR="00000000" w:rsidRPr="00000000">
        <w:rPr>
          <w:rFonts w:ascii="Arial" w:cs="Arial" w:eastAsia="Arial" w:hAnsi="Arial"/>
          <w:color w:val="000000"/>
          <w:sz w:val="20"/>
          <w:szCs w:val="20"/>
          <w:rtl w:val="0"/>
        </w:rPr>
        <w:t xml:space="preserve">n I/O error or network failure</w:t>
      </w:r>
      <w:r w:rsidDel="00000000" w:rsidR="00000000" w:rsidRPr="00000000">
        <w:rPr>
          <w:rFonts w:ascii="Arial" w:cs="Arial" w:eastAsia="Arial" w:hAnsi="Arial"/>
          <w:color w:val="000000"/>
          <w:sz w:val="20"/>
          <w:szCs w:val="20"/>
          <w:rtl w:val="0"/>
        </w:rPr>
        <w:t xml:space="preserve"> it has detected.</w:t>
      </w:r>
    </w:p>
    <w:p w:rsidR="00000000" w:rsidDel="00000000" w:rsidP="00000000" w:rsidRDefault="00000000" w:rsidRPr="00000000" w14:paraId="000007B9">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BA">
      <w:pPr>
        <w:numPr>
          <w:ilvl w:val="0"/>
          <w:numId w:val="31"/>
        </w:numPr>
        <w:spacing w:after="240" w:before="0" w:lineRule="auto"/>
        <w:ind w:left="720" w:right="0" w:hanging="360"/>
        <w:rPr>
          <w:rFonts w:ascii="Arial" w:cs="Arial" w:eastAsia="Arial" w:hAnsi="Arial"/>
          <w:color w:val="000000"/>
          <w:sz w:val="22"/>
          <w:szCs w:val="22"/>
          <w:shd w:fill="auto" w:val="clear"/>
        </w:rPr>
      </w:pPr>
      <w:sdt>
        <w:sdtPr>
          <w:tag w:val="goog_rdk_724"/>
        </w:sdtPr>
        <w:sdtContent>
          <w:commentRangeStart w:id="51"/>
        </w:sdtContent>
      </w:sdt>
      <w:r w:rsidDel="00000000" w:rsidR="00000000" w:rsidRPr="00000000">
        <w:rPr>
          <w:rFonts w:ascii="Arial" w:cs="Arial" w:eastAsia="Arial" w:hAnsi="Arial"/>
          <w:color w:val="000000"/>
          <w:sz w:val="20"/>
          <w:szCs w:val="20"/>
          <w:rtl w:val="0"/>
        </w:rPr>
        <w:t xml:space="preserve">The Server deletes the Virtual Connection because of a protocol error.</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7BB">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w:t>
      </w:r>
      <w:sdt>
        <w:sdtPr>
          <w:tag w:val="goog_rdk_725"/>
        </w:sdtPr>
        <w:sdtContent>
          <w:commentRangeStart w:id="52"/>
        </w:sdtContent>
      </w:sdt>
      <w:r w:rsidDel="00000000" w:rsidR="00000000" w:rsidRPr="00000000">
        <w:rPr>
          <w:rFonts w:ascii="Arial" w:cs="Arial" w:eastAsia="Arial" w:hAnsi="Arial"/>
          <w:color w:val="000000"/>
          <w:sz w:val="20"/>
          <w:szCs w:val="20"/>
          <w:highlight w:val="yellow"/>
          <w:rtl w:val="0"/>
        </w:rPr>
        <w:t xml:space="preserve"> been published</w:t>
      </w:r>
      <w:commentRangeEnd w:id="52"/>
      <w:r w:rsidDel="00000000" w:rsidR="00000000" w:rsidRPr="00000000">
        <w:commentReference w:id="52"/>
      </w:r>
      <w:r w:rsidDel="00000000" w:rsidR="00000000" w:rsidRPr="00000000">
        <w:rPr>
          <w:rFonts w:ascii="Arial" w:cs="Arial" w:eastAsia="Arial" w:hAnsi="Arial"/>
          <w:color w:val="000000"/>
          <w:sz w:val="20"/>
          <w:szCs w:val="20"/>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C">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Virtual Connection is deleted or the </w:t>
      </w:r>
      <w:r w:rsidDel="00000000" w:rsidR="00000000" w:rsidRPr="00000000">
        <w:rPr>
          <w:rFonts w:ascii="Arial" w:cs="Arial" w:eastAsia="Arial" w:hAnsi="Arial"/>
          <w:color w:val="000000"/>
          <w:sz w:val="20"/>
          <w:szCs w:val="20"/>
          <w:rtl w:val="0"/>
        </w:rPr>
        <w:t xml:space="preserve">Session</w:t>
      </w:r>
      <w:r w:rsidDel="00000000" w:rsidR="00000000" w:rsidRPr="00000000">
        <w:rPr>
          <w:rFonts w:ascii="Arial" w:cs="Arial" w:eastAsia="Arial" w:hAnsi="Arial"/>
          <w:color w:val="000000"/>
          <w:sz w:val="20"/>
          <w:szCs w:val="20"/>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BD">
      <w:pPr>
        <w:pStyle w:val="Heading4"/>
        <w:ind w:left="0" w:firstLine="0"/>
        <w:rPr>
          <w:rFonts w:ascii="Arial" w:cs="Arial" w:eastAsia="Arial" w:hAnsi="Arial"/>
        </w:rPr>
      </w:pPr>
      <w:bookmarkStart w:colFirst="0" w:colLast="0" w:name="_heading=h.6mntinqaom6n" w:id="65"/>
      <w:bookmarkEnd w:id="65"/>
      <w:r w:rsidDel="00000000" w:rsidR="00000000" w:rsidRPr="00000000">
        <w:rPr>
          <w:rFonts w:ascii="Arial" w:cs="Arial" w:eastAsia="Arial" w:hAnsi="Arial"/>
          <w:rtl w:val="0"/>
        </w:rPr>
        <w:t xml:space="preserve">3.4.10 Will Topic </w:t>
      </w:r>
      <w:sdt>
        <w:sdtPr>
          <w:tag w:val="goog_rdk_726"/>
        </w:sdtPr>
        <w:sdtContent>
          <w:ins w:author="davide.lenzarini@u-blox.com" w:id="57" w:date="2024-08-06T10:31:19Z">
            <w:r w:rsidDel="00000000" w:rsidR="00000000" w:rsidRPr="00000000">
              <w:rPr>
                <w:rFonts w:ascii="Arial" w:cs="Arial" w:eastAsia="Arial" w:hAnsi="Arial"/>
                <w:rtl w:val="0"/>
              </w:rPr>
              <w:t xml:space="preserve">Data</w:t>
            </w:r>
          </w:ins>
        </w:sdtContent>
      </w:sdt>
      <w:sdt>
        <w:sdtPr>
          <w:tag w:val="goog_rdk_727"/>
        </w:sdtPr>
        <w:sdtContent>
          <w:del w:author="davide.lenzarini@u-blox.com" w:id="57" w:date="2024-08-06T10:31:19Z">
            <w:r w:rsidDel="00000000" w:rsidR="00000000" w:rsidRPr="00000000">
              <w:rPr>
                <w:rFonts w:ascii="Arial" w:cs="Arial" w:eastAsia="Arial" w:hAnsi="Arial"/>
                <w:rtl w:val="0"/>
              </w:rPr>
              <w:delText xml:space="preserve">Short or Will Topic Length</w:delText>
            </w:r>
          </w:del>
        </w:sdtContent>
      </w:sdt>
      <w:r w:rsidDel="00000000" w:rsidR="00000000" w:rsidRPr="00000000">
        <w:rPr>
          <w:rFonts w:ascii="Arial" w:cs="Arial" w:eastAsia="Arial" w:hAnsi="Arial"/>
          <w:rtl w:val="0"/>
        </w:rPr>
        <w:t xml:space="preserve">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E">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BF">
      <w:pPr>
        <w:pStyle w:val="Heading4"/>
        <w:ind w:left="0" w:right="4" w:firstLine="0"/>
        <w:rPr>
          <w:rFonts w:ascii="Arial" w:cs="Arial" w:eastAsia="Arial" w:hAnsi="Arial"/>
        </w:rPr>
      </w:pPr>
      <w:bookmarkStart w:colFirst="0" w:colLast="0" w:name="_heading=h.g5w1zpmaiace" w:id="66"/>
      <w:bookmarkEnd w:id="66"/>
      <w:r w:rsidDel="00000000" w:rsidR="00000000" w:rsidRPr="00000000">
        <w:rPr>
          <w:rFonts w:ascii="Arial" w:cs="Arial" w:eastAsia="Arial" w:hAnsi="Arial"/>
          <w:rtl w:val="0"/>
        </w:rPr>
        <w:t xml:space="preserve">3.4.11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C1">
      <w:pPr>
        <w:pStyle w:val="Heading4"/>
        <w:ind w:left="0" w:right="4" w:firstLine="0"/>
        <w:rPr>
          <w:rFonts w:ascii="Arial" w:cs="Arial" w:eastAsia="Arial" w:hAnsi="Arial"/>
        </w:rPr>
      </w:pPr>
      <w:bookmarkStart w:colFirst="0" w:colLast="0" w:name="_heading=h.o88zms19c5d1" w:id="67"/>
      <w:bookmarkEnd w:id="67"/>
      <w:r w:rsidDel="00000000" w:rsidR="00000000" w:rsidRPr="00000000">
        <w:rPr>
          <w:rFonts w:ascii="Arial" w:cs="Arial" w:eastAsia="Arial" w:hAnsi="Arial"/>
          <w:rtl w:val="0"/>
        </w:rPr>
        <w:t xml:space="preserve">3.4.12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2">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C3">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C4">
      <w:pPr>
        <w:pStyle w:val="Heading4"/>
        <w:ind w:left="0" w:right="4" w:firstLine="0"/>
        <w:rPr>
          <w:rFonts w:ascii="Arial" w:cs="Arial" w:eastAsia="Arial" w:hAnsi="Arial"/>
        </w:rPr>
      </w:pPr>
      <w:bookmarkStart w:colFirst="0" w:colLast="0" w:name="_heading=h.mw1gvx9qi5t0" w:id="68"/>
      <w:bookmarkEnd w:id="68"/>
      <w:r w:rsidDel="00000000" w:rsidR="00000000" w:rsidRPr="00000000">
        <w:rPr>
          <w:rFonts w:ascii="Arial" w:cs="Arial" w:eastAsia="Arial" w:hAnsi="Arial"/>
          <w:rtl w:val="0"/>
        </w:rPr>
        <w:t xml:space="preserve">3.4.13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5">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6">
      <w:pPr>
        <w:pStyle w:val="Heading4"/>
        <w:ind w:left="0" w:right="4" w:firstLine="0"/>
        <w:rPr>
          <w:rFonts w:ascii="Arial" w:cs="Arial" w:eastAsia="Arial" w:hAnsi="Arial"/>
        </w:rPr>
      </w:pPr>
      <w:bookmarkStart w:colFirst="0" w:colLast="0" w:name="_heading=h.4ydjyi9y5y20" w:id="69"/>
      <w:bookmarkEnd w:id="69"/>
      <w:r w:rsidDel="00000000" w:rsidR="00000000" w:rsidRPr="00000000">
        <w:rPr>
          <w:rFonts w:ascii="Arial" w:cs="Arial" w:eastAsia="Arial" w:hAnsi="Arial"/>
          <w:rtl w:val="0"/>
        </w:rPr>
        <w:t xml:space="preserve">3.4.14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7">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8">
      <w:pPr>
        <w:pStyle w:val="Heading4"/>
        <w:ind w:left="0" w:right="4" w:firstLine="0"/>
        <w:rPr>
          <w:rFonts w:ascii="Arial" w:cs="Arial" w:eastAsia="Arial" w:hAnsi="Arial"/>
        </w:rPr>
      </w:pPr>
      <w:bookmarkStart w:colFirst="0" w:colLast="0" w:name="_heading=h.5hocu94eubqg" w:id="70"/>
      <w:bookmarkEnd w:id="70"/>
      <w:r w:rsidDel="00000000" w:rsidR="00000000" w:rsidRPr="00000000">
        <w:rPr>
          <w:rFonts w:ascii="Arial" w:cs="Arial" w:eastAsia="Arial" w:hAnsi="Arial"/>
          <w:rtl w:val="0"/>
        </w:rPr>
        <w:t xml:space="preserve">3.4.15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9">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A">
      <w:pPr>
        <w:pStyle w:val="Heading4"/>
        <w:ind w:left="0" w:right="4" w:firstLine="0"/>
        <w:rPr>
          <w:rFonts w:ascii="Arial" w:cs="Arial" w:eastAsia="Arial" w:hAnsi="Arial"/>
        </w:rPr>
      </w:pPr>
      <w:bookmarkStart w:colFirst="0" w:colLast="0" w:name="_heading=h.g9mib2nvvlzy" w:id="71"/>
      <w:bookmarkEnd w:id="71"/>
      <w:r w:rsidDel="00000000" w:rsidR="00000000" w:rsidRPr="00000000">
        <w:rPr>
          <w:rFonts w:ascii="Arial" w:cs="Arial" w:eastAsia="Arial" w:hAnsi="Arial"/>
          <w:rtl w:val="0"/>
        </w:rPr>
        <w:t xml:space="preserve">3.4.16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B">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C">
      <w:pPr>
        <w:pStyle w:val="Heading4"/>
        <w:keepNext w:val="0"/>
        <w:pBdr>
          <w:top w:color="auto" w:space="0" w:sz="0" w:val="none"/>
        </w:pBdr>
        <w:spacing w:after="80" w:before="280" w:lineRule="auto"/>
        <w:ind w:left="-15" w:firstLine="0"/>
        <w:rPr/>
      </w:pPr>
      <w:bookmarkStart w:colFirst="0" w:colLast="0" w:name="_heading=h.6hlt7zbtaja" w:id="72"/>
      <w:bookmarkEnd w:id="72"/>
      <w:r w:rsidDel="00000000" w:rsidR="00000000" w:rsidRPr="00000000">
        <w:rPr>
          <w:rtl w:val="0"/>
        </w:rPr>
        <w:t xml:space="preserve">3.4.17 CONNECT Actions</w:t>
      </w:r>
    </w:p>
    <w:p w:rsidR="00000000" w:rsidDel="00000000" w:rsidP="00000000" w:rsidRDefault="00000000" w:rsidRPr="00000000" w14:paraId="000007C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CE">
      <w:pPr>
        <w:numPr>
          <w:ilvl w:val="0"/>
          <w:numId w:val="38"/>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w:anchor="_heading=h.1jlao46">
        <w:r w:rsidDel="00000000" w:rsidR="00000000" w:rsidRPr="00000000">
          <w:rPr>
            <w:rFonts w:ascii="Arial" w:cs="Arial" w:eastAsia="Arial" w:hAnsi="Arial"/>
            <w:color w:val="1155cc"/>
            <w:highlight w:val="yellow"/>
            <w:u w:val="single"/>
            <w:rtl w:val="0"/>
          </w:rPr>
          <w:t xml:space="preserve"> section 3.4</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[MQTT-SN-3.4.17-1]</w:t>
      </w:r>
      <w:r w:rsidDel="00000000" w:rsidR="00000000" w:rsidRPr="00000000">
        <w:rPr>
          <w:rFonts w:ascii="Arial" w:cs="Arial" w:eastAsia="Arial" w:hAnsi="Arial"/>
          <w:color w:val="000000"/>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F">
      <w:pPr>
        <w:numPr>
          <w:ilvl w:val="0"/>
          <w:numId w:val="38"/>
        </w:numPr>
        <w:spacing w:after="240" w:before="0" w:lineRule="auto"/>
        <w:ind w:left="720" w:right="0" w:hanging="360"/>
        <w:rPr>
          <w:rFonts w:ascii="Arial" w:cs="Arial" w:eastAsia="Arial" w:hAnsi="Arial"/>
          <w:u w:val="none"/>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[MQTT-SN-3.4.17-2]</w:t>
      </w:r>
      <w:r w:rsidDel="00000000" w:rsidR="00000000" w:rsidRPr="00000000">
        <w:rPr>
          <w:rFonts w:ascii="Arial" w:cs="Arial" w:eastAsia="Arial" w:hAnsi="Arial"/>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u w:val="single"/>
            <w:rtl w:val="0"/>
          </w:rPr>
          <w:t xml:space="preserve">section 3.5</w:t>
        </w:r>
      </w:hyperlink>
      <w:r w:rsidDel="00000000" w:rsidR="00000000" w:rsidRPr="00000000">
        <w:rPr>
          <w:rFonts w:ascii="Arial" w:cs="Arial" w:eastAsia="Arial" w:hAnsi="Arial"/>
          <w:rtl w:val="0"/>
        </w:rPr>
        <w:t xml:space="preserve"> and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7D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D1">
      <w:pPr>
        <w:numPr>
          <w:ilvl w:val="0"/>
          <w:numId w:val="22"/>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highlight w:val="yellow"/>
            <w:u w:val="single"/>
            <w:rtl w:val="0"/>
          </w:rPr>
          <w:t xml:space="preserve">section 4.12</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[MQTT-SN-3.4.17-3]</w:t>
      </w:r>
      <w:r w:rsidDel="00000000" w:rsidR="00000000" w:rsidRPr="00000000">
        <w:rPr>
          <w:rFonts w:ascii="Arial" w:cs="Arial" w:eastAsia="Arial" w:hAnsi="Arial"/>
          <w:rtl w:val="0"/>
        </w:rPr>
        <w:t xml:space="preserve">. If the existing Client has a Will Message, that Will Message is published as described in</w:t>
      </w:r>
      <w:r w:rsidDel="00000000" w:rsidR="00000000" w:rsidRPr="00000000">
        <w:rPr>
          <w:rFonts w:ascii="Arial" w:cs="Arial" w:eastAsia="Arial" w:hAnsi="Arial"/>
          <w:rtl w:val="0"/>
        </w:rPr>
        <w:t xml:space="preserve"> </w:t>
      </w:r>
      <w:hyperlink w:anchor="_heading=h.u38i2mpp332q">
        <w:r w:rsidDel="00000000" w:rsidR="00000000" w:rsidRPr="00000000">
          <w:rPr>
            <w:rFonts w:ascii="Arial" w:cs="Arial" w:eastAsia="Arial" w:hAnsi="Arial"/>
            <w:color w:val="1155cc"/>
            <w:u w:val="single"/>
            <w:rtl w:val="0"/>
          </w:rPr>
          <w:t xml:space="preserve">section 3.4.9</w:t>
        </w:r>
      </w:hyperlink>
      <w:r w:rsidDel="00000000" w:rsidR="00000000" w:rsidRPr="00000000">
        <w:rPr>
          <w:rFonts w:ascii="Arial" w:cs="Arial" w:eastAsia="Arial" w:hAnsi="Arial"/>
          <w:rtl w:val="0"/>
        </w:rPr>
        <w:t xml:space="preserve">. </w:t>
      </w:r>
    </w:p>
    <w:p w:rsidR="00000000" w:rsidDel="00000000" w:rsidP="00000000" w:rsidRDefault="00000000" w:rsidRPr="00000000" w14:paraId="000007D2">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[MQTT-SN-3.4.17-4]</w:t>
      </w:r>
      <w:r w:rsidDel="00000000" w:rsidR="00000000" w:rsidRPr="00000000">
        <w:rPr>
          <w:rFonts w:ascii="Arial" w:cs="Arial" w:eastAsia="Arial" w:hAnsi="Arial"/>
          <w:rtl w:val="0"/>
        </w:rPr>
        <w:t xml:space="preserve">.</w:t>
      </w:r>
    </w:p>
    <w:p w:rsidR="00000000" w:rsidDel="00000000" w:rsidP="00000000" w:rsidRDefault="00000000" w:rsidRPr="00000000" w14:paraId="000007D3">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[MQTT-SN-3.4.17-5]</w:t>
      </w:r>
      <w:r w:rsidDel="00000000" w:rsidR="00000000" w:rsidRPr="00000000">
        <w:rPr>
          <w:rFonts w:ascii="Arial" w:cs="Arial" w:eastAsia="Arial" w:hAnsi="Arial"/>
          <w:rtl w:val="0"/>
        </w:rPr>
        <w:t xml:space="preserve">.</w:t>
      </w:r>
    </w:p>
    <w:p w:rsidR="00000000" w:rsidDel="00000000" w:rsidP="00000000" w:rsidRDefault="00000000" w:rsidRPr="00000000" w14:paraId="000007D4">
      <w:pPr>
        <w:numPr>
          <w:ilvl w:val="0"/>
          <w:numId w:val="22"/>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7D5">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D6">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D7">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Clients must wait for a CONNACK packet with a 0x00 (Success) Reason Code to arrive from the Server before sending any packet that needs a Virtual Connection. T</w:t>
      </w:r>
      <w:r w:rsidDel="00000000" w:rsidR="00000000" w:rsidRPr="00000000">
        <w:rPr>
          <w:rFonts w:ascii="Arial" w:cs="Arial" w:eastAsia="Arial" w:hAnsi="Arial"/>
          <w:highlight w:val="yellow"/>
          <w:rtl w:val="0"/>
        </w:rPr>
        <w:t xml:space="preserve">he Server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[MQTT-SN-3.4.17-6]</w:t>
      </w:r>
      <w:r w:rsidDel="00000000" w:rsidR="00000000" w:rsidRPr="00000000">
        <w:rPr>
          <w:rFonts w:ascii="Arial" w:cs="Arial" w:eastAsia="Arial" w:hAnsi="Arial"/>
          <w:rtl w:val="0"/>
        </w:rPr>
        <w:t xml:space="preserve">.</w:t>
      </w:r>
    </w:p>
    <w:sdt>
      <w:sdtPr>
        <w:tag w:val="goog_rdk_729"/>
      </w:sdtPr>
      <w:sdtContent>
        <w:p w:rsidR="00000000" w:rsidDel="00000000" w:rsidP="00000000" w:rsidRDefault="00000000" w:rsidRPr="00000000" w14:paraId="000007D8">
          <w:pPr>
            <w:pStyle w:val="Heading3"/>
            <w:keepLines w:val="1"/>
            <w:spacing w:after="52" w:before="0" w:line="259" w:lineRule="auto"/>
            <w:ind w:left="0" w:firstLine="0"/>
            <w:rPr>
              <w:ins w:author="Stefan Hagen" w:id="58" w:date="2024-08-11T18:54:58Z"/>
              <w:rFonts w:ascii="Arial" w:cs="Arial" w:eastAsia="Arial" w:hAnsi="Arial"/>
            </w:rPr>
          </w:pPr>
          <w:r w:rsidDel="00000000" w:rsidR="00000000" w:rsidRPr="00000000">
            <w:rPr>
              <w:rtl w:val="0"/>
            </w:rPr>
            <w:t xml:space="preserve">3.5 </w:t>
          </w:r>
          <w:r w:rsidDel="00000000" w:rsidR="00000000" w:rsidRPr="00000000">
            <w:rPr>
              <w:rFonts w:ascii="Arial" w:cs="Arial" w:eastAsia="Arial" w:hAnsi="Arial"/>
              <w:rtl w:val="0"/>
            </w:rPr>
            <w:t xml:space="preserve">CONNACK - Connect Acknowledgement</w:t>
          </w:r>
          <w:sdt>
            <w:sdtPr>
              <w:tag w:val="goog_rdk_728"/>
            </w:sdtPr>
            <w:sdtContent>
              <w:ins w:author="Stefan Hagen" w:id="58" w:date="2024-08-11T18:54:58Z">
                <w:bookmarkStart w:colFirst="0" w:colLast="0" w:name="_heading=h.39kk8xu" w:id="73"/>
                <w:bookmarkEnd w:id="73"/>
                <w:r w:rsidDel="00000000" w:rsidR="00000000" w:rsidRPr="00000000">
                  <w:rPr>
                    <w:rtl w:val="0"/>
                  </w:rPr>
                </w:r>
              </w:ins>
            </w:sdtContent>
          </w:sdt>
        </w:p>
      </w:sdtContent>
    </w:sdt>
    <w:sdt>
      <w:sdtPr>
        <w:tag w:val="goog_rdk_732"/>
      </w:sdtPr>
      <w:sdtContent>
        <w:p w:rsidR="00000000" w:rsidDel="00000000" w:rsidP="00000000" w:rsidRDefault="00000000" w:rsidRPr="00000000" w14:paraId="000007D9">
          <w:pPr>
            <w:rPr>
              <w:rPrChange w:author="Stefan Hagen" w:id="59" w:date="2024-08-11T18:54:58Z">
                <w:rPr>
                  <w:rFonts w:ascii="Arial" w:cs="Arial" w:eastAsia="Arial" w:hAnsi="Arial"/>
                </w:rPr>
              </w:rPrChange>
            </w:rPr>
            <w:pPrChange w:author="Stefan Hagen" w:id="0" w:date="2024-08-11T18:54:58Z">
              <w:pPr>
                <w:pStyle w:val="Heading3"/>
                <w:keepLines w:val="1"/>
                <w:spacing w:after="52" w:before="0" w:line="259" w:lineRule="auto"/>
                <w:ind w:left="0" w:firstLine="0"/>
              </w:pPr>
            </w:pPrChange>
          </w:pPr>
          <w:bookmarkStart w:colFirst="0" w:colLast="0" w:name="_heading=h.39kk8xu" w:id="73"/>
          <w:bookmarkEnd w:id="73"/>
          <w:sdt>
            <w:sdtPr>
              <w:tag w:val="goog_rdk_730"/>
            </w:sdtPr>
            <w:sdtContent>
              <w:ins w:author="Stefan Hagen" w:id="58" w:date="2024-08-11T18:54:58Z">
                <w:r w:rsidDel="00000000" w:rsidR="00000000" w:rsidRPr="00000000">
                  <w:rPr>
                    <w:rPrChange w:author="Stefan Hagen" w:id="59" w:date="2024-08-11T18:54:58Z">
                      <w:rPr>
                        <w:rFonts w:ascii="Arial" w:cs="Arial" w:eastAsia="Arial" w:hAnsi="Arial"/>
                      </w:rPr>
                    </w:rPrChange>
                  </w:rPr>
                  <w:drawing>
                    <wp:inline distB="114300" distT="114300" distL="114300" distR="114300">
                      <wp:extent cx="5943600" cy="3327400"/>
                      <wp:effectExtent b="0" l="0" r="0" t="0"/>
                      <wp:docPr id="48"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5943600" cy="3327400"/>
                              </a:xfrm>
                              <a:prstGeom prst="rect"/>
                              <a:ln/>
                            </pic:spPr>
                          </pic:pic>
                        </a:graphicData>
                      </a:graphic>
                    </wp:inline>
                  </w:drawing>
                </w:r>
              </w:ins>
            </w:sdtContent>
          </w:sdt>
          <w:sdt>
            <w:sdtPr>
              <w:tag w:val="goog_rdk_731"/>
            </w:sdtPr>
            <w:sdtContent>
              <w:r w:rsidDel="00000000" w:rsidR="00000000" w:rsidRPr="00000000">
                <w:rPr>
                  <w:rtl w:val="0"/>
                </w:rPr>
              </w:r>
            </w:sdtContent>
          </w:sdt>
        </w:p>
      </w:sdtContent>
    </w:sdt>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A">
            <w:pPr>
              <w:jc w:val="center"/>
              <w:rPr>
                <w:rFonts w:ascii="Arial" w:cs="Arial" w:eastAsia="Arial" w:hAnsi="Arial"/>
                <w:b w:val="1"/>
              </w:rPr>
            </w:pPr>
            <w:bookmarkStart w:colFirst="0" w:colLast="0" w:name="_heading=h.1opuj5n" w:id="74"/>
            <w:bookmarkEnd w:id="74"/>
            <w:sdt>
              <w:sdtPr>
                <w:tag w:val="goog_rdk_734"/>
              </w:sdtPr>
              <w:sdtContent>
                <w:del w:author="davide.lenzarini@u-blox.com" w:id="60" w:date="2024-08-12T12:54:14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7DB">
            <w:pPr>
              <w:jc w:val="center"/>
              <w:rPr>
                <w:rFonts w:ascii="Arial" w:cs="Arial" w:eastAsia="Arial" w:hAnsi="Arial"/>
                <w:b w:val="1"/>
              </w:rPr>
            </w:pPr>
            <w:sdt>
              <w:sdtPr>
                <w:tag w:val="goog_rdk_736"/>
              </w:sdtPr>
              <w:sdtContent>
                <w:del w:author="davide.lenzarini@u-blox.com" w:id="60" w:date="2024-08-12T12:54:14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7DC">
            <w:pPr>
              <w:jc w:val="center"/>
              <w:rPr>
                <w:rFonts w:ascii="Arial" w:cs="Arial" w:eastAsia="Arial" w:hAnsi="Arial"/>
                <w:b w:val="1"/>
              </w:rPr>
            </w:pPr>
            <w:sdt>
              <w:sdtPr>
                <w:tag w:val="goog_rdk_738"/>
              </w:sdtPr>
              <w:sdtContent>
                <w:del w:author="davide.lenzarini@u-blox.com" w:id="60" w:date="2024-08-12T12:54:14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7DE">
            <w:pPr>
              <w:jc w:val="center"/>
              <w:rPr>
                <w:rFonts w:ascii="Arial" w:cs="Arial" w:eastAsia="Arial" w:hAnsi="Arial"/>
                <w:b w:val="1"/>
              </w:rPr>
            </w:pPr>
            <w:sdt>
              <w:sdtPr>
                <w:tag w:val="goog_rdk_740"/>
              </w:sdtPr>
              <w:sdtContent>
                <w:del w:author="davide.lenzarini@u-blox.com" w:id="60" w:date="2024-08-12T12:54:14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gridSpan w:val="2"/>
            <w:shd w:fill="cfe2f3" w:val="clear"/>
          </w:tcPr>
          <w:p w:rsidR="00000000" w:rsidDel="00000000" w:rsidP="00000000" w:rsidRDefault="00000000" w:rsidRPr="00000000" w14:paraId="000007E0">
            <w:pPr>
              <w:jc w:val="center"/>
              <w:rPr>
                <w:rFonts w:ascii="Arial" w:cs="Arial" w:eastAsia="Arial" w:hAnsi="Arial"/>
                <w:b w:val="1"/>
              </w:rPr>
            </w:pPr>
            <w:sdt>
              <w:sdtPr>
                <w:tag w:val="goog_rdk_742"/>
              </w:sdtPr>
              <w:sdtContent>
                <w:del w:author="davide.lenzarini@u-blox.com" w:id="60" w:date="2024-08-12T12:54:14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2"/>
            <w:shd w:fill="cfe2f3" w:val="clear"/>
          </w:tcPr>
          <w:p w:rsidR="00000000" w:rsidDel="00000000" w:rsidP="00000000" w:rsidRDefault="00000000" w:rsidRPr="00000000" w14:paraId="000007E2">
            <w:pPr>
              <w:jc w:val="center"/>
              <w:rPr>
                <w:rFonts w:ascii="Arial" w:cs="Arial" w:eastAsia="Arial" w:hAnsi="Arial"/>
                <w:b w:val="1"/>
              </w:rPr>
            </w:pPr>
            <w:sdt>
              <w:sdtPr>
                <w:tag w:val="goog_rdk_744"/>
              </w:sdtPr>
              <w:sdtContent>
                <w:del w:author="davide.lenzarini@u-blox.com" w:id="60" w:date="2024-08-12T12:54:14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gridSpan w:val="2"/>
            <w:shd w:fill="cfe2f3" w:val="clear"/>
          </w:tcPr>
          <w:p w:rsidR="00000000" w:rsidDel="00000000" w:rsidP="00000000" w:rsidRDefault="00000000" w:rsidRPr="00000000" w14:paraId="000007E4">
            <w:pPr>
              <w:jc w:val="center"/>
              <w:rPr>
                <w:rFonts w:ascii="Arial" w:cs="Arial" w:eastAsia="Arial" w:hAnsi="Arial"/>
                <w:b w:val="1"/>
              </w:rPr>
            </w:pPr>
            <w:sdt>
              <w:sdtPr>
                <w:tag w:val="goog_rdk_746"/>
              </w:sdtPr>
              <w:sdtContent>
                <w:del w:author="davide.lenzarini@u-blox.com" w:id="60" w:date="2024-08-12T12:54:14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gridSpan w:val="2"/>
            <w:shd w:fill="cfe2f3" w:val="clear"/>
          </w:tcPr>
          <w:p w:rsidR="00000000" w:rsidDel="00000000" w:rsidP="00000000" w:rsidRDefault="00000000" w:rsidRPr="00000000" w14:paraId="000007E6">
            <w:pPr>
              <w:jc w:val="center"/>
              <w:rPr>
                <w:rFonts w:ascii="Arial" w:cs="Arial" w:eastAsia="Arial" w:hAnsi="Arial"/>
                <w:b w:val="1"/>
              </w:rPr>
            </w:pPr>
            <w:sdt>
              <w:sdtPr>
                <w:tag w:val="goog_rdk_748"/>
              </w:sdtPr>
              <w:sdtContent>
                <w:del w:author="davide.lenzarini@u-blox.com" w:id="60" w:date="2024-08-12T12:54:14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7E8">
            <w:pPr>
              <w:jc w:val="center"/>
              <w:rPr>
                <w:rFonts w:ascii="Arial" w:cs="Arial" w:eastAsia="Arial" w:hAnsi="Arial"/>
                <w:b w:val="1"/>
              </w:rPr>
            </w:pPr>
            <w:sdt>
              <w:sdtPr>
                <w:tag w:val="goog_rdk_750"/>
              </w:sdtPr>
              <w:sdtContent>
                <w:del w:author="davide.lenzarini@u-blox.com" w:id="60" w:date="2024-08-12T12:54:14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7E9">
            <w:pPr>
              <w:rPr>
                <w:rFonts w:ascii="Arial" w:cs="Arial" w:eastAsia="Arial" w:hAnsi="Arial"/>
              </w:rPr>
            </w:pPr>
            <w:sdt>
              <w:sdtPr>
                <w:tag w:val="goog_rdk_752"/>
              </w:sdtPr>
              <w:sdtContent>
                <w:del w:author="davide.lenzarini@u-blox.com" w:id="60" w:date="2024-08-12T12:54:14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4"/>
          </w:tcPr>
          <w:p w:rsidR="00000000" w:rsidDel="00000000" w:rsidP="00000000" w:rsidRDefault="00000000" w:rsidRPr="00000000" w14:paraId="000007EA">
            <w:pPr>
              <w:jc w:val="center"/>
              <w:rPr>
                <w:rFonts w:ascii="Arial" w:cs="Arial" w:eastAsia="Arial" w:hAnsi="Arial"/>
              </w:rPr>
            </w:pPr>
            <w:sdt>
              <w:sdtPr>
                <w:tag w:val="goog_rdk_754"/>
              </w:sdtPr>
              <w:sdtContent>
                <w:del w:author="davide.lenzarini@u-blox.com" w:id="60" w:date="2024-08-12T12:54:14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7F8">
            <w:pPr>
              <w:rPr>
                <w:rFonts w:ascii="Arial" w:cs="Arial" w:eastAsia="Arial" w:hAnsi="Arial"/>
              </w:rPr>
            </w:pPr>
            <w:sdt>
              <w:sdtPr>
                <w:tag w:val="goog_rdk_756"/>
              </w:sdtPr>
              <w:sdtContent>
                <w:del w:author="davide.lenzarini@u-blox.com" w:id="60" w:date="2024-08-12T12:54:14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4"/>
          </w:tcPr>
          <w:p w:rsidR="00000000" w:rsidDel="00000000" w:rsidP="00000000" w:rsidRDefault="00000000" w:rsidRPr="00000000" w14:paraId="000007F9">
            <w:pPr>
              <w:jc w:val="center"/>
              <w:rPr>
                <w:rFonts w:ascii="Arial" w:cs="Arial" w:eastAsia="Arial" w:hAnsi="Arial"/>
              </w:rPr>
            </w:pPr>
            <w:sdt>
              <w:sdtPr>
                <w:tag w:val="goog_rdk_758"/>
              </w:sdtPr>
              <w:sdtContent>
                <w:del w:author="davide.lenzarini@u-blox.com" w:id="60" w:date="2024-08-12T12:54:14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807">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08">
            <w:pPr>
              <w:jc w:val="center"/>
              <w:rPr>
                <w:rFonts w:ascii="Arial" w:cs="Arial" w:eastAsia="Arial" w:hAnsi="Arial"/>
                <w:b w:val="1"/>
                <w:i w:val="1"/>
              </w:rPr>
            </w:pPr>
            <w:sdt>
              <w:sdtPr>
                <w:tag w:val="goog_rdk_760"/>
              </w:sdtPr>
              <w:sdtContent>
                <w:del w:author="davide.lenzarini@u-blox.com" w:id="61" w:date="2024-08-12T12:54:23Z">
                  <w:r w:rsidDel="00000000" w:rsidR="00000000" w:rsidRPr="00000000">
                    <w:rPr>
                      <w:rFonts w:ascii="Arial" w:cs="Arial" w:eastAsia="Arial" w:hAnsi="Arial"/>
                      <w:b w:val="1"/>
                      <w:i w:val="1"/>
                      <w:rtl w:val="0"/>
                    </w:rPr>
                    <w:delText xml:space="preserve">CONNACK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17">
            <w:pPr>
              <w:jc w:val="center"/>
              <w:rPr>
                <w:rFonts w:ascii="Arial" w:cs="Arial" w:eastAsia="Arial" w:hAnsi="Arial"/>
              </w:rPr>
            </w:pPr>
            <w:sdt>
              <w:sdtPr>
                <w:tag w:val="goog_rdk_762"/>
              </w:sdtPr>
              <w:sdtContent>
                <w:del w:author="davide.lenzarini@u-blox.com" w:id="61" w:date="2024-08-12T12:54:23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823">
            <w:pPr>
              <w:jc w:val="center"/>
              <w:rPr>
                <w:rFonts w:ascii="Arial" w:cs="Arial" w:eastAsia="Arial" w:hAnsi="Arial"/>
              </w:rPr>
            </w:pPr>
            <w:sdt>
              <w:sdtPr>
                <w:tag w:val="goog_rdk_764"/>
              </w:sdtPr>
              <w:sdtContent>
                <w:del w:author="davide.lenzarini@u-blox.com" w:id="61" w:date="2024-08-12T12:54:23Z">
                  <w:r w:rsidDel="00000000" w:rsidR="00000000" w:rsidRPr="00000000">
                    <w:rPr>
                      <w:rFonts w:ascii="Arial" w:cs="Arial" w:eastAsia="Arial" w:hAnsi="Arial"/>
                      <w:rtl w:val="0"/>
                    </w:rPr>
                    <w:delText xml:space="preserve">Auth</w:delText>
                  </w:r>
                </w:del>
              </w:sdtContent>
            </w:sdt>
            <w:r w:rsidDel="00000000" w:rsidR="00000000" w:rsidRPr="00000000">
              <w:rPr>
                <w:rtl w:val="0"/>
              </w:rPr>
            </w:r>
          </w:p>
        </w:tc>
        <w:tc>
          <w:tcPr/>
          <w:sdt>
            <w:sdtPr>
              <w:tag w:val="goog_rdk_767"/>
            </w:sdtPr>
            <w:sdtContent>
              <w:p w:rsidR="00000000" w:rsidDel="00000000" w:rsidP="00000000" w:rsidRDefault="00000000" w:rsidRPr="00000000" w14:paraId="00000824">
                <w:pPr>
                  <w:jc w:val="center"/>
                  <w:rPr>
                    <w:del w:author="davide.lenzarini@u-blox.com" w:id="61" w:date="2024-08-12T12:54:23Z"/>
                    <w:rFonts w:ascii="Arial" w:cs="Arial" w:eastAsia="Arial" w:hAnsi="Arial"/>
                  </w:rPr>
                </w:pPr>
                <w:sdt>
                  <w:sdtPr>
                    <w:tag w:val="goog_rdk_766"/>
                  </w:sdtPr>
                  <w:sdtContent>
                    <w:del w:author="davide.lenzarini@u-blox.com" w:id="61" w:date="2024-08-12T12:54:23Z">
                      <w:r w:rsidDel="00000000" w:rsidR="00000000" w:rsidRPr="00000000">
                        <w:rPr>
                          <w:rFonts w:ascii="Arial" w:cs="Arial" w:eastAsia="Arial" w:hAnsi="Arial"/>
                          <w:rtl w:val="0"/>
                        </w:rPr>
                        <w:delText xml:space="preserve">Session</w:delText>
                      </w:r>
                    </w:del>
                  </w:sdtContent>
                </w:sdt>
              </w:p>
            </w:sdtContent>
          </w:sdt>
          <w:p w:rsidR="00000000" w:rsidDel="00000000" w:rsidP="00000000" w:rsidRDefault="00000000" w:rsidRPr="00000000" w14:paraId="00000825">
            <w:pPr>
              <w:jc w:val="center"/>
              <w:rPr>
                <w:rFonts w:ascii="Arial" w:cs="Arial" w:eastAsia="Arial" w:hAnsi="Arial"/>
              </w:rPr>
            </w:pPr>
            <w:sdt>
              <w:sdtPr>
                <w:tag w:val="goog_rdk_768"/>
              </w:sdtPr>
              <w:sdtContent>
                <w:del w:author="davide.lenzarini@u-blox.com" w:id="61" w:date="2024-08-12T12:54:23Z">
                  <w:r w:rsidDel="00000000" w:rsidR="00000000" w:rsidRPr="00000000">
                    <w:rPr>
                      <w:rFonts w:ascii="Arial" w:cs="Arial" w:eastAsia="Arial" w:hAnsi="Arial"/>
                      <w:rtl w:val="0"/>
                    </w:rPr>
                    <w:delText xml:space="preserve">Present</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26">
            <w:pPr>
              <w:rPr>
                <w:rFonts w:ascii="Arial" w:cs="Arial" w:eastAsia="Arial" w:hAnsi="Arial"/>
              </w:rPr>
            </w:pPr>
            <w:sdt>
              <w:sdtPr>
                <w:tag w:val="goog_rdk_770"/>
              </w:sdtPr>
              <w:sdtContent>
                <w:del w:author="davide.lenzarini@u-blox.com" w:id="62" w:date="2024-08-12T12:54:37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827">
            <w:pPr>
              <w:jc w:val="center"/>
              <w:rPr>
                <w:rFonts w:ascii="Arial" w:cs="Arial" w:eastAsia="Arial" w:hAnsi="Arial"/>
              </w:rPr>
            </w:pPr>
            <w:sdt>
              <w:sdtPr>
                <w:tag w:val="goog_rdk_772"/>
              </w:sdtPr>
              <w:sdtContent>
                <w:del w:author="davide.lenzarini@u-blox.com" w:id="61" w:date="2024-08-12T12:54:23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829">
            <w:pPr>
              <w:jc w:val="center"/>
              <w:rPr>
                <w:rFonts w:ascii="Arial" w:cs="Arial" w:eastAsia="Arial" w:hAnsi="Arial"/>
              </w:rPr>
            </w:pPr>
            <w:sdt>
              <w:sdtPr>
                <w:tag w:val="goog_rdk_774"/>
              </w:sdtPr>
              <w:sdtContent>
                <w:del w:author="davide.lenzarini@u-blox.com" w:id="61" w:date="2024-08-12T12:54:23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82B">
            <w:pPr>
              <w:jc w:val="center"/>
              <w:rPr>
                <w:rFonts w:ascii="Arial" w:cs="Arial" w:eastAsia="Arial" w:hAnsi="Arial"/>
              </w:rPr>
            </w:pPr>
            <w:sdt>
              <w:sdtPr>
                <w:tag w:val="goog_rdk_776"/>
              </w:sdtPr>
              <w:sdtContent>
                <w:del w:author="davide.lenzarini@u-blox.com" w:id="61" w:date="2024-08-12T12:54:23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82D">
            <w:pPr>
              <w:jc w:val="center"/>
              <w:rPr>
                <w:rFonts w:ascii="Arial" w:cs="Arial" w:eastAsia="Arial" w:hAnsi="Arial"/>
              </w:rPr>
            </w:pPr>
            <w:sdt>
              <w:sdtPr>
                <w:tag w:val="goog_rdk_778"/>
              </w:sdtPr>
              <w:sdtContent>
                <w:del w:author="davide.lenzarini@u-blox.com" w:id="61" w:date="2024-08-12T12:54:23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82F">
            <w:pPr>
              <w:jc w:val="center"/>
              <w:rPr>
                <w:rFonts w:ascii="Arial" w:cs="Arial" w:eastAsia="Arial" w:hAnsi="Arial"/>
              </w:rPr>
            </w:pPr>
            <w:sdt>
              <w:sdtPr>
                <w:tag w:val="goog_rdk_780"/>
              </w:sdtPr>
              <w:sdtContent>
                <w:del w:author="davide.lenzarini@u-blox.com" w:id="61" w:date="2024-08-12T12:54:23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831">
            <w:pPr>
              <w:jc w:val="center"/>
              <w:rPr>
                <w:rFonts w:ascii="Arial" w:cs="Arial" w:eastAsia="Arial" w:hAnsi="Arial"/>
              </w:rPr>
            </w:pPr>
            <w:sdt>
              <w:sdtPr>
                <w:tag w:val="goog_rdk_782"/>
              </w:sdtPr>
              <w:sdtContent>
                <w:del w:author="davide.lenzarini@u-blox.com" w:id="61" w:date="2024-08-12T12:54:23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p w:rsidR="00000000" w:rsidDel="00000000" w:rsidP="00000000" w:rsidRDefault="00000000" w:rsidRPr="00000000" w14:paraId="00000833">
            <w:pPr>
              <w:jc w:val="center"/>
              <w:rPr>
                <w:rFonts w:ascii="Arial" w:cs="Arial" w:eastAsia="Arial" w:hAnsi="Arial"/>
              </w:rPr>
            </w:pPr>
            <w:sdt>
              <w:sdtPr>
                <w:tag w:val="goog_rdk_784"/>
              </w:sdtPr>
              <w:sdtContent>
                <w:del w:author="davide.lenzarini@u-blox.com" w:id="61" w:date="2024-08-12T12:54:23Z">
                  <w:r w:rsidDel="00000000" w:rsidR="00000000" w:rsidRPr="00000000">
                    <w:rPr>
                      <w:rFonts w:ascii="Arial" w:cs="Arial" w:eastAsia="Arial" w:hAnsi="Arial"/>
                      <w:rtl w:val="0"/>
                    </w:rPr>
                    <w:delText xml:space="preserve">X</w:delText>
                  </w:r>
                </w:del>
              </w:sdtContent>
            </w:sdt>
            <w:r w:rsidDel="00000000" w:rsidR="00000000" w:rsidRPr="00000000">
              <w:rPr>
                <w:rtl w:val="0"/>
              </w:rPr>
            </w:r>
          </w:p>
        </w:tc>
        <w:tc>
          <w:tcPr/>
          <w:p w:rsidR="00000000" w:rsidDel="00000000" w:rsidP="00000000" w:rsidRDefault="00000000" w:rsidRPr="00000000" w14:paraId="00000834">
            <w:pPr>
              <w:jc w:val="center"/>
              <w:rPr>
                <w:rFonts w:ascii="Arial" w:cs="Arial" w:eastAsia="Arial" w:hAnsi="Arial"/>
              </w:rPr>
            </w:pPr>
            <w:sdt>
              <w:sdtPr>
                <w:tag w:val="goog_rdk_786"/>
              </w:sdtPr>
              <w:sdtContent>
                <w:del w:author="davide.lenzarini@u-blox.com" w:id="61" w:date="2024-08-12T12:54:23Z">
                  <w:r w:rsidDel="00000000" w:rsidR="00000000" w:rsidRPr="00000000">
                    <w:rPr>
                      <w:rFonts w:ascii="Arial" w:cs="Arial" w:eastAsia="Arial" w:hAnsi="Arial"/>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35">
            <w:pPr>
              <w:rPr>
                <w:rFonts w:ascii="Arial" w:cs="Arial" w:eastAsia="Arial" w:hAnsi="Arial"/>
              </w:rPr>
            </w:pPr>
            <w:sdt>
              <w:sdtPr>
                <w:tag w:val="goog_rdk_788"/>
              </w:sdtPr>
              <w:sdtContent>
                <w:del w:author="davide.lenzarini@u-blox.com" w:id="62" w:date="2024-08-12T12:54:37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4"/>
          </w:tcPr>
          <w:p w:rsidR="00000000" w:rsidDel="00000000" w:rsidP="00000000" w:rsidRDefault="00000000" w:rsidRPr="00000000" w14:paraId="00000836">
            <w:pPr>
              <w:jc w:val="center"/>
              <w:rPr>
                <w:rFonts w:ascii="Arial" w:cs="Arial" w:eastAsia="Arial" w:hAnsi="Arial"/>
              </w:rPr>
            </w:pPr>
            <w:sdt>
              <w:sdtPr>
                <w:tag w:val="goog_rdk_790"/>
              </w:sdtPr>
              <w:sdtContent>
                <w:del w:author="davide.lenzarini@u-blox.com" w:id="62" w:date="2024-08-12T12:54:37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44">
            <w:pPr>
              <w:rPr>
                <w:rFonts w:ascii="Arial" w:cs="Arial" w:eastAsia="Arial" w:hAnsi="Arial"/>
              </w:rPr>
            </w:pPr>
            <w:sdt>
              <w:sdtPr>
                <w:tag w:val="goog_rdk_792"/>
              </w:sdtPr>
              <w:sdtContent>
                <w:del w:author="davide.lenzarini@u-blox.com" w:id="62" w:date="2024-08-12T12:54:37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4"/>
          </w:tcPr>
          <w:p w:rsidR="00000000" w:rsidDel="00000000" w:rsidP="00000000" w:rsidRDefault="00000000" w:rsidRPr="00000000" w14:paraId="00000845">
            <w:pPr>
              <w:jc w:val="center"/>
              <w:rPr>
                <w:rFonts w:ascii="Arial" w:cs="Arial" w:eastAsia="Arial" w:hAnsi="Arial"/>
              </w:rPr>
            </w:pPr>
            <w:sdt>
              <w:sdtPr>
                <w:tag w:val="goog_rdk_794"/>
              </w:sdtPr>
              <w:sdtContent>
                <w:del w:author="davide.lenzarini@u-blox.com" w:id="62" w:date="2024-08-12T12:54:37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53">
            <w:pPr>
              <w:rPr>
                <w:rFonts w:ascii="Arial" w:cs="Arial" w:eastAsia="Arial" w:hAnsi="Arial"/>
              </w:rPr>
            </w:pPr>
            <w:sdt>
              <w:sdtPr>
                <w:tag w:val="goog_rdk_796"/>
              </w:sdtPr>
              <w:sdtContent>
                <w:del w:author="davide.lenzarini@u-blox.com" w:id="62" w:date="2024-08-12T12:54:37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14"/>
          </w:tcPr>
          <w:p w:rsidR="00000000" w:rsidDel="00000000" w:rsidP="00000000" w:rsidRDefault="00000000" w:rsidRPr="00000000" w14:paraId="00000854">
            <w:pPr>
              <w:jc w:val="center"/>
              <w:rPr>
                <w:rFonts w:ascii="Arial" w:cs="Arial" w:eastAsia="Arial" w:hAnsi="Arial"/>
              </w:rPr>
            </w:pPr>
            <w:sdt>
              <w:sdtPr>
                <w:tag w:val="goog_rdk_798"/>
              </w:sdtPr>
              <w:sdtContent>
                <w:del w:author="davide.lenzarini@u-blox.com" w:id="62" w:date="2024-08-12T12:54:37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62">
            <w:pPr>
              <w:rPr>
                <w:rFonts w:ascii="Arial" w:cs="Arial" w:eastAsia="Arial" w:hAnsi="Arial"/>
              </w:rPr>
            </w:pPr>
            <w:sdt>
              <w:sdtPr>
                <w:tag w:val="goog_rdk_800"/>
              </w:sdtPr>
              <w:sdtContent>
                <w:del w:author="davide.lenzarini@u-blox.com" w:id="62" w:date="2024-08-12T12:54:37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14"/>
          </w:tcPr>
          <w:p w:rsidR="00000000" w:rsidDel="00000000" w:rsidP="00000000" w:rsidRDefault="00000000" w:rsidRPr="00000000" w14:paraId="00000863">
            <w:pPr>
              <w:jc w:val="center"/>
              <w:rPr>
                <w:rFonts w:ascii="Arial" w:cs="Arial" w:eastAsia="Arial" w:hAnsi="Arial"/>
              </w:rPr>
            </w:pPr>
            <w:sdt>
              <w:sdtPr>
                <w:tag w:val="goog_rdk_802"/>
              </w:sdtPr>
              <w:sdtContent>
                <w:del w:author="davide.lenzarini@u-blox.com" w:id="62" w:date="2024-08-12T12:54:37Z">
                  <w:r w:rsidDel="00000000" w:rsidR="00000000" w:rsidRPr="00000000">
                    <w:rPr>
                      <w:rFonts w:ascii="Arial" w:cs="Arial" w:eastAsia="Arial" w:hAnsi="Arial"/>
                      <w:rtl w:val="0"/>
                    </w:rPr>
                    <w:delText xml:space="preserve">Session Expiry Interval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71">
            <w:pPr>
              <w:rPr>
                <w:rFonts w:ascii="Arial" w:cs="Arial" w:eastAsia="Arial" w:hAnsi="Arial"/>
              </w:rPr>
            </w:pPr>
            <w:sdt>
              <w:sdtPr>
                <w:tag w:val="goog_rdk_804"/>
              </w:sdtPr>
              <w:sdtContent>
                <w:del w:author="davide.lenzarini@u-blox.com" w:id="62" w:date="2024-08-12T12:54:37Z">
                  <w:r w:rsidDel="00000000" w:rsidR="00000000" w:rsidRPr="00000000">
                    <w:rPr>
                      <w:rFonts w:ascii="Arial" w:cs="Arial" w:eastAsia="Arial" w:hAnsi="Arial"/>
                      <w:rtl w:val="0"/>
                    </w:rPr>
                    <w:delText xml:space="preserve">Byte 8</w:delText>
                  </w:r>
                </w:del>
              </w:sdtContent>
            </w:sdt>
            <w:r w:rsidDel="00000000" w:rsidR="00000000" w:rsidRPr="00000000">
              <w:rPr>
                <w:rtl w:val="0"/>
              </w:rPr>
            </w:r>
          </w:p>
        </w:tc>
        <w:tc>
          <w:tcPr>
            <w:gridSpan w:val="14"/>
          </w:tcPr>
          <w:p w:rsidR="00000000" w:rsidDel="00000000" w:rsidP="00000000" w:rsidRDefault="00000000" w:rsidRPr="00000000" w14:paraId="00000872">
            <w:pPr>
              <w:jc w:val="center"/>
              <w:rPr>
                <w:rFonts w:ascii="Arial" w:cs="Arial" w:eastAsia="Arial" w:hAnsi="Arial"/>
              </w:rPr>
            </w:pPr>
            <w:sdt>
              <w:sdtPr>
                <w:tag w:val="goog_rdk_806"/>
              </w:sdtPr>
              <w:sdtContent>
                <w:del w:author="davide.lenzarini@u-blox.com" w:id="62" w:date="2024-08-12T12:54:37Z">
                  <w:r w:rsidDel="00000000" w:rsidR="00000000" w:rsidRPr="00000000">
                    <w:rPr>
                      <w:rFonts w:ascii="Arial" w:cs="Arial" w:eastAsia="Arial" w:hAnsi="Arial"/>
                      <w:rtl w:val="0"/>
                    </w:rPr>
                    <w:delText xml:space="preserve">Session Expiry Interval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80">
            <w:pPr>
              <w:rPr>
                <w:rFonts w:ascii="Arial" w:cs="Arial" w:eastAsia="Arial" w:hAnsi="Arial"/>
              </w:rPr>
            </w:pPr>
            <w:sdt>
              <w:sdtPr>
                <w:tag w:val="goog_rdk_808"/>
              </w:sdtPr>
              <w:sdtContent>
                <w:del w:author="davide.lenzarini@u-blox.com" w:id="62" w:date="2024-08-12T12:54:37Z">
                  <w:r w:rsidDel="00000000" w:rsidR="00000000" w:rsidRPr="00000000">
                    <w:rPr>
                      <w:rFonts w:ascii="Arial" w:cs="Arial" w:eastAsia="Arial" w:hAnsi="Arial"/>
                      <w:rtl w:val="0"/>
                    </w:rPr>
                    <w:delText xml:space="preserve">Byte 9</w:delText>
                  </w:r>
                </w:del>
              </w:sdtContent>
            </w:sdt>
            <w:r w:rsidDel="00000000" w:rsidR="00000000" w:rsidRPr="00000000">
              <w:rPr>
                <w:rtl w:val="0"/>
              </w:rPr>
            </w:r>
          </w:p>
        </w:tc>
        <w:tc>
          <w:tcPr>
            <w:gridSpan w:val="14"/>
          </w:tcPr>
          <w:p w:rsidR="00000000" w:rsidDel="00000000" w:rsidP="00000000" w:rsidRDefault="00000000" w:rsidRPr="00000000" w14:paraId="00000881">
            <w:pPr>
              <w:jc w:val="center"/>
              <w:rPr>
                <w:rFonts w:ascii="Arial" w:cs="Arial" w:eastAsia="Arial" w:hAnsi="Arial"/>
              </w:rPr>
            </w:pPr>
            <w:sdt>
              <w:sdtPr>
                <w:tag w:val="goog_rdk_810"/>
              </w:sdtPr>
              <w:sdtContent>
                <w:del w:author="davide.lenzarini@u-blox.com" w:id="62" w:date="2024-08-12T12:54:37Z">
                  <w:r w:rsidDel="00000000" w:rsidR="00000000" w:rsidRPr="00000000">
                    <w:rPr>
                      <w:rFonts w:ascii="Arial" w:cs="Arial" w:eastAsia="Arial" w:hAnsi="Arial"/>
                      <w:rtl w:val="0"/>
                    </w:rPr>
                    <w:delText xml:space="preserve">Session Expiry Interval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8F">
            <w:pPr>
              <w:rPr>
                <w:rFonts w:ascii="Arial" w:cs="Arial" w:eastAsia="Arial" w:hAnsi="Arial"/>
              </w:rPr>
            </w:pPr>
            <w:sdt>
              <w:sdtPr>
                <w:tag w:val="goog_rdk_812"/>
              </w:sdtPr>
              <w:sdtContent>
                <w:del w:author="davide.lenzarini@u-blox.com" w:id="62" w:date="2024-08-12T12:54:37Z">
                  <w:r w:rsidDel="00000000" w:rsidR="00000000" w:rsidRPr="00000000">
                    <w:rPr>
                      <w:rFonts w:ascii="Arial" w:cs="Arial" w:eastAsia="Arial" w:hAnsi="Arial"/>
                      <w:rtl w:val="0"/>
                    </w:rPr>
                    <w:delText xml:space="preserve">Byte 10</w:delText>
                  </w:r>
                </w:del>
              </w:sdtContent>
            </w:sdt>
            <w:r w:rsidDel="00000000" w:rsidR="00000000" w:rsidRPr="00000000">
              <w:rPr>
                <w:rtl w:val="0"/>
              </w:rPr>
            </w:r>
          </w:p>
        </w:tc>
        <w:tc>
          <w:tcPr>
            <w:gridSpan w:val="14"/>
          </w:tcPr>
          <w:p w:rsidR="00000000" w:rsidDel="00000000" w:rsidP="00000000" w:rsidRDefault="00000000" w:rsidRPr="00000000" w14:paraId="00000890">
            <w:pPr>
              <w:jc w:val="center"/>
              <w:rPr>
                <w:rFonts w:ascii="Arial" w:cs="Arial" w:eastAsia="Arial" w:hAnsi="Arial"/>
              </w:rPr>
            </w:pPr>
            <w:sdt>
              <w:sdtPr>
                <w:tag w:val="goog_rdk_814"/>
              </w:sdtPr>
              <w:sdtContent>
                <w:del w:author="davide.lenzarini@u-blox.com" w:id="62" w:date="2024-08-12T12:54:37Z">
                  <w:r w:rsidDel="00000000" w:rsidR="00000000" w:rsidRPr="00000000">
                    <w:rPr>
                      <w:rFonts w:ascii="Arial" w:cs="Arial" w:eastAsia="Arial" w:hAnsi="Arial"/>
                      <w:rtl w:val="0"/>
                    </w:rPr>
                    <w:delText xml:space="preserve">Session Expiry Interval LSB</w:delText>
                  </w:r>
                </w:del>
              </w:sdtContent>
            </w:sdt>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89E">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9F">
            <w:pPr>
              <w:jc w:val="center"/>
              <w:rPr>
                <w:rFonts w:ascii="Arial" w:cs="Arial" w:eastAsia="Arial" w:hAnsi="Arial"/>
                <w:b w:val="1"/>
                <w:i w:val="1"/>
              </w:rPr>
            </w:pPr>
            <w:sdt>
              <w:sdtPr>
                <w:tag w:val="goog_rdk_816"/>
              </w:sdtPr>
              <w:sdtContent>
                <w:del w:author="davide.lenzarini@u-blox.com" w:id="63" w:date="2024-08-12T12:55:22Z">
                  <w:r w:rsidDel="00000000" w:rsidR="00000000" w:rsidRPr="00000000">
                    <w:rPr>
                      <w:rFonts w:ascii="Arial" w:cs="Arial" w:eastAsia="Arial" w:hAnsi="Arial"/>
                      <w:b w:val="1"/>
                      <w:i w:val="1"/>
                      <w:rtl w:val="0"/>
                    </w:rPr>
                    <w:delText xml:space="preserve">AUTH DATA (OPTIONAL - ONLY WHEN AUTH FLAG SET)</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8AD">
            <w:pPr>
              <w:rPr>
                <w:rFonts w:ascii="Arial" w:cs="Arial" w:eastAsia="Arial" w:hAnsi="Arial"/>
              </w:rPr>
            </w:pPr>
            <w:sdt>
              <w:sdtPr>
                <w:tag w:val="goog_rdk_818"/>
              </w:sdtPr>
              <w:sdtContent>
                <w:del w:author="davide.lenzarini@u-blox.com" w:id="63" w:date="2024-08-12T12:55:22Z">
                  <w:r w:rsidDel="00000000" w:rsidR="00000000" w:rsidRPr="00000000">
                    <w:rPr>
                      <w:rFonts w:ascii="Arial" w:cs="Arial" w:eastAsia="Arial" w:hAnsi="Arial"/>
                      <w:rtl w:val="0"/>
                    </w:rPr>
                    <w:delText xml:space="preserve">Byte (10+1)</w:delText>
                  </w:r>
                </w:del>
              </w:sdtContent>
            </w:sdt>
            <w:r w:rsidDel="00000000" w:rsidR="00000000" w:rsidRPr="00000000">
              <w:rPr>
                <w:rtl w:val="0"/>
              </w:rPr>
            </w:r>
          </w:p>
        </w:tc>
        <w:tc>
          <w:tcPr>
            <w:gridSpan w:val="14"/>
            <w:shd w:fill="efefef" w:val="clear"/>
          </w:tcPr>
          <w:p w:rsidR="00000000" w:rsidDel="00000000" w:rsidP="00000000" w:rsidRDefault="00000000" w:rsidRPr="00000000" w14:paraId="000008AE">
            <w:pPr>
              <w:jc w:val="center"/>
              <w:rPr>
                <w:rFonts w:ascii="Arial" w:cs="Arial" w:eastAsia="Arial" w:hAnsi="Arial"/>
              </w:rPr>
            </w:pPr>
            <w:sdt>
              <w:sdtPr>
                <w:tag w:val="goog_rdk_820"/>
              </w:sdtPr>
              <w:sdtContent>
                <w:del w:author="davide.lenzarini@u-blox.com" w:id="63" w:date="2024-08-12T12:55:22Z">
                  <w:r w:rsidDel="00000000" w:rsidR="00000000" w:rsidRPr="00000000">
                    <w:rPr>
                      <w:rFonts w:ascii="Arial" w:cs="Arial" w:eastAsia="Arial" w:hAnsi="Arial"/>
                      <w:rtl w:val="0"/>
                    </w:rPr>
                    <w:delText xml:space="preserve">Auth Method Length</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8BC">
            <w:pPr>
              <w:rPr>
                <w:rFonts w:ascii="Arial" w:cs="Arial" w:eastAsia="Arial" w:hAnsi="Arial"/>
              </w:rPr>
            </w:pPr>
            <w:sdt>
              <w:sdtPr>
                <w:tag w:val="goog_rdk_822"/>
              </w:sdtPr>
              <w:sdtContent>
                <w:del w:author="davide.lenzarini@u-blox.com" w:id="63" w:date="2024-08-12T12:55:22Z">
                  <w:r w:rsidDel="00000000" w:rsidR="00000000" w:rsidRPr="00000000">
                    <w:rPr>
                      <w:rFonts w:ascii="Arial" w:cs="Arial" w:eastAsia="Arial" w:hAnsi="Arial"/>
                      <w:rtl w:val="0"/>
                    </w:rPr>
                    <w:delText xml:space="preserve">Byte (10+2)</w:delText>
                  </w:r>
                </w:del>
              </w:sdtContent>
            </w:sdt>
            <w:r w:rsidDel="00000000" w:rsidR="00000000" w:rsidRPr="00000000">
              <w:rPr>
                <w:rtl w:val="0"/>
              </w:rPr>
            </w:r>
          </w:p>
        </w:tc>
        <w:tc>
          <w:tcPr>
            <w:gridSpan w:val="14"/>
            <w:shd w:fill="efefef" w:val="clear"/>
          </w:tcPr>
          <w:p w:rsidR="00000000" w:rsidDel="00000000" w:rsidP="00000000" w:rsidRDefault="00000000" w:rsidRPr="00000000" w14:paraId="000008BD">
            <w:pPr>
              <w:jc w:val="center"/>
              <w:rPr>
                <w:rFonts w:ascii="Arial" w:cs="Arial" w:eastAsia="Arial" w:hAnsi="Arial"/>
              </w:rPr>
            </w:pPr>
            <w:sdt>
              <w:sdtPr>
                <w:tag w:val="goog_rdk_824"/>
              </w:sdtPr>
              <w:sdtContent>
                <w:del w:author="davide.lenzarini@u-blox.com" w:id="63" w:date="2024-08-12T12:55:22Z">
                  <w:r w:rsidDel="00000000" w:rsidR="00000000" w:rsidRPr="00000000">
                    <w:rPr>
                      <w:rFonts w:ascii="Arial" w:cs="Arial" w:eastAsia="Arial" w:hAnsi="Arial"/>
                      <w:rtl w:val="0"/>
                    </w:rPr>
                    <w:delText xml:space="preserve">Auth Method</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8CB">
            <w:pPr>
              <w:rPr>
                <w:rFonts w:ascii="Arial" w:cs="Arial" w:eastAsia="Arial" w:hAnsi="Arial"/>
              </w:rPr>
            </w:pPr>
            <w:sdt>
              <w:sdtPr>
                <w:tag w:val="goog_rdk_826"/>
              </w:sdtPr>
              <w:sdtContent>
                <w:del w:author="davide.lenzarini@u-blox.com" w:id="63" w:date="2024-08-12T12:55:22Z">
                  <w:r w:rsidDel="00000000" w:rsidR="00000000" w:rsidRPr="00000000">
                    <w:rPr>
                      <w:rFonts w:ascii="Arial" w:cs="Arial" w:eastAsia="Arial" w:hAnsi="Arial"/>
                      <w:rtl w:val="0"/>
                    </w:rPr>
                    <w:delText xml:space="preserve">Byte (10+3)</w:delText>
                  </w:r>
                </w:del>
              </w:sdtContent>
            </w:sdt>
            <w:r w:rsidDel="00000000" w:rsidR="00000000" w:rsidRPr="00000000">
              <w:rPr>
                <w:rtl w:val="0"/>
              </w:rPr>
            </w:r>
          </w:p>
        </w:tc>
        <w:tc>
          <w:tcPr>
            <w:gridSpan w:val="14"/>
            <w:shd w:fill="efefef" w:val="clear"/>
          </w:tcPr>
          <w:p w:rsidR="00000000" w:rsidDel="00000000" w:rsidP="00000000" w:rsidRDefault="00000000" w:rsidRPr="00000000" w14:paraId="000008CC">
            <w:pPr>
              <w:jc w:val="center"/>
              <w:rPr>
                <w:rFonts w:ascii="Arial" w:cs="Arial" w:eastAsia="Arial" w:hAnsi="Arial"/>
              </w:rPr>
            </w:pPr>
            <w:sdt>
              <w:sdtPr>
                <w:tag w:val="goog_rdk_828"/>
              </w:sdtPr>
              <w:sdtContent>
                <w:del w:author="davide.lenzarini@u-blox.com" w:id="63" w:date="2024-08-12T12:55:22Z">
                  <w:r w:rsidDel="00000000" w:rsidR="00000000" w:rsidRPr="00000000">
                    <w:rPr>
                      <w:rFonts w:ascii="Arial" w:cs="Arial" w:eastAsia="Arial" w:hAnsi="Arial"/>
                      <w:rtl w:val="0"/>
                    </w:rPr>
                    <w:delText xml:space="preserve">Auth Data Length MSB</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8DA">
            <w:pPr>
              <w:rPr>
                <w:rFonts w:ascii="Arial" w:cs="Arial" w:eastAsia="Arial" w:hAnsi="Arial"/>
              </w:rPr>
            </w:pPr>
            <w:sdt>
              <w:sdtPr>
                <w:tag w:val="goog_rdk_830"/>
              </w:sdtPr>
              <w:sdtContent>
                <w:del w:author="davide.lenzarini@u-blox.com" w:id="63" w:date="2024-08-12T12:55:22Z">
                  <w:r w:rsidDel="00000000" w:rsidR="00000000" w:rsidRPr="00000000">
                    <w:rPr>
                      <w:rFonts w:ascii="Arial" w:cs="Arial" w:eastAsia="Arial" w:hAnsi="Arial"/>
                      <w:rtl w:val="0"/>
                    </w:rPr>
                    <w:delText xml:space="preserve">Byte (10+4)</w:delText>
                  </w:r>
                </w:del>
              </w:sdtContent>
            </w:sdt>
            <w:r w:rsidDel="00000000" w:rsidR="00000000" w:rsidRPr="00000000">
              <w:rPr>
                <w:rtl w:val="0"/>
              </w:rPr>
            </w:r>
          </w:p>
        </w:tc>
        <w:tc>
          <w:tcPr>
            <w:gridSpan w:val="14"/>
            <w:shd w:fill="efefef" w:val="clear"/>
          </w:tcPr>
          <w:p w:rsidR="00000000" w:rsidDel="00000000" w:rsidP="00000000" w:rsidRDefault="00000000" w:rsidRPr="00000000" w14:paraId="000008DB">
            <w:pPr>
              <w:jc w:val="center"/>
              <w:rPr>
                <w:rFonts w:ascii="Arial" w:cs="Arial" w:eastAsia="Arial" w:hAnsi="Arial"/>
              </w:rPr>
            </w:pPr>
            <w:sdt>
              <w:sdtPr>
                <w:tag w:val="goog_rdk_832"/>
              </w:sdtPr>
              <w:sdtContent>
                <w:del w:author="davide.lenzarini@u-blox.com" w:id="63" w:date="2024-08-12T12:55:22Z">
                  <w:r w:rsidDel="00000000" w:rsidR="00000000" w:rsidRPr="00000000">
                    <w:rPr>
                      <w:rFonts w:ascii="Arial" w:cs="Arial" w:eastAsia="Arial" w:hAnsi="Arial"/>
                      <w:rtl w:val="0"/>
                    </w:rPr>
                    <w:delText xml:space="preserve">Auth Data Length LSB</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8E9">
            <w:pPr>
              <w:rPr>
                <w:rFonts w:ascii="Arial" w:cs="Arial" w:eastAsia="Arial" w:hAnsi="Arial"/>
              </w:rPr>
            </w:pPr>
            <w:sdt>
              <w:sdtPr>
                <w:tag w:val="goog_rdk_834"/>
              </w:sdtPr>
              <w:sdtContent>
                <w:del w:author="davide.lenzarini@u-blox.com" w:id="63" w:date="2024-08-12T12:55:22Z">
                  <w:r w:rsidDel="00000000" w:rsidR="00000000" w:rsidRPr="00000000">
                    <w:rPr>
                      <w:rFonts w:ascii="Arial" w:cs="Arial" w:eastAsia="Arial" w:hAnsi="Arial"/>
                      <w:rtl w:val="0"/>
                    </w:rPr>
                    <w:delText xml:space="preserve">Byte (10+5)</w:delText>
                  </w:r>
                </w:del>
              </w:sdtContent>
            </w:sdt>
            <w:r w:rsidDel="00000000" w:rsidR="00000000" w:rsidRPr="00000000">
              <w:rPr>
                <w:rtl w:val="0"/>
              </w:rPr>
            </w:r>
          </w:p>
        </w:tc>
        <w:tc>
          <w:tcPr>
            <w:gridSpan w:val="14"/>
            <w:shd w:fill="efefef" w:val="clear"/>
          </w:tcPr>
          <w:p w:rsidR="00000000" w:rsidDel="00000000" w:rsidP="00000000" w:rsidRDefault="00000000" w:rsidRPr="00000000" w14:paraId="000008EA">
            <w:pPr>
              <w:jc w:val="center"/>
              <w:rPr>
                <w:rFonts w:ascii="Arial" w:cs="Arial" w:eastAsia="Arial" w:hAnsi="Arial"/>
              </w:rPr>
            </w:pPr>
            <w:sdt>
              <w:sdtPr>
                <w:tag w:val="goog_rdk_836"/>
              </w:sdtPr>
              <w:sdtContent>
                <w:del w:author="davide.lenzarini@u-blox.com" w:id="63" w:date="2024-08-12T12:55:22Z">
                  <w:r w:rsidDel="00000000" w:rsidR="00000000" w:rsidRPr="00000000">
                    <w:rPr>
                      <w:rFonts w:ascii="Arial" w:cs="Arial" w:eastAsia="Arial" w:hAnsi="Arial"/>
                      <w:rtl w:val="0"/>
                    </w:rPr>
                    <w:delText xml:space="preserve">Auth Data</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F8">
            <w:pPr>
              <w:rPr>
                <w:rFonts w:ascii="Arial" w:cs="Arial" w:eastAsia="Arial" w:hAnsi="Arial"/>
              </w:rPr>
            </w:pPr>
            <w:sdt>
              <w:sdtPr>
                <w:tag w:val="goog_rdk_838"/>
              </w:sdtPr>
              <w:sdtContent>
                <w:del w:author="davide.lenzarini@u-blox.com" w:id="63" w:date="2024-08-12T12:55:22Z"/>
                <w:sdt>
                  <w:sdtPr>
                    <w:tag w:val="goog_rdk_839"/>
                  </w:sdtPr>
                  <w:sdtContent>
                    <w:commentRangeStart w:id="53"/>
                  </w:sdtContent>
                </w:sdt>
                <w:del w:author="davide.lenzarini@u-blox.com" w:id="63" w:date="2024-08-12T12:55:22Z">
                  <w:r w:rsidDel="00000000" w:rsidR="00000000" w:rsidRPr="00000000">
                    <w:rPr>
                      <w:rFonts w:ascii="Arial" w:cs="Arial" w:eastAsia="Arial" w:hAnsi="Arial"/>
                      <w:rtl w:val="0"/>
                    </w:rPr>
                    <w:delText xml:space="preserve">Byte 11</w:delText>
                  </w:r>
                  <w:commentRangeEnd w:id="53"/>
                  <w:r w:rsidDel="00000000" w:rsidR="00000000" w:rsidRPr="00000000">
                    <w:commentReference w:id="53"/>
                  </w:r>
                  <w:r w:rsidDel="00000000" w:rsidR="00000000" w:rsidRPr="00000000">
                    <w:rPr>
                      <w:rFonts w:ascii="Arial" w:cs="Arial" w:eastAsia="Arial" w:hAnsi="Arial"/>
                      <w:rtl w:val="0"/>
                    </w:rPr>
                    <w:delText xml:space="preserve">…N</w:delText>
                  </w:r>
                </w:del>
              </w:sdtContent>
            </w:sdt>
            <w:r w:rsidDel="00000000" w:rsidR="00000000" w:rsidRPr="00000000">
              <w:rPr>
                <w:rtl w:val="0"/>
              </w:rPr>
            </w:r>
          </w:p>
        </w:tc>
        <w:tc>
          <w:tcPr>
            <w:gridSpan w:val="14"/>
          </w:tcPr>
          <w:p w:rsidR="00000000" w:rsidDel="00000000" w:rsidP="00000000" w:rsidRDefault="00000000" w:rsidRPr="00000000" w14:paraId="000008F9">
            <w:pPr>
              <w:keepNext w:val="1"/>
              <w:jc w:val="center"/>
              <w:rPr>
                <w:rFonts w:ascii="Arial" w:cs="Arial" w:eastAsia="Arial" w:hAnsi="Arial"/>
              </w:rPr>
            </w:pPr>
            <w:sdt>
              <w:sdtPr>
                <w:tag w:val="goog_rdk_841"/>
              </w:sdtPr>
              <w:sdtContent>
                <w:del w:author="davide.lenzarini@u-blox.com" w:id="63" w:date="2024-08-12T12:55:22Z">
                  <w:r w:rsidDel="00000000" w:rsidR="00000000" w:rsidRPr="00000000">
                    <w:rPr>
                      <w:rFonts w:ascii="Arial" w:cs="Arial" w:eastAsia="Arial" w:hAnsi="Arial"/>
                      <w:rtl w:val="0"/>
                    </w:rPr>
                    <w:delText xml:space="preserve">Assigned Client Identifier (optional)</w:delText>
                  </w:r>
                </w:del>
              </w:sdtContent>
            </w:sdt>
            <w:r w:rsidDel="00000000" w:rsidR="00000000" w:rsidRPr="00000000">
              <w:rPr>
                <w:rtl w:val="0"/>
              </w:rPr>
            </w:r>
          </w:p>
        </w:tc>
      </w:tr>
    </w:tbl>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5"/>
      <w:bookmarkEnd w:id="75"/>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908">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909">
      <w:pPr>
        <w:pStyle w:val="Heading4"/>
        <w:ind w:left="0" w:right="4" w:firstLine="0"/>
        <w:rPr>
          <w:rFonts w:ascii="Arial" w:cs="Arial" w:eastAsia="Arial" w:hAnsi="Arial"/>
        </w:rPr>
      </w:pPr>
      <w:bookmarkStart w:colFirst="0" w:colLast="0" w:name="_heading=h.2nusc19" w:id="76"/>
      <w:bookmarkEnd w:id="76"/>
      <w:r w:rsidDel="00000000" w:rsidR="00000000" w:rsidRPr="00000000">
        <w:rPr>
          <w:rFonts w:ascii="Arial" w:cs="Arial" w:eastAsia="Arial" w:hAnsi="Arial"/>
          <w:rtl w:val="0"/>
        </w:rPr>
        <w:t xml:space="preserve">3.5.1 Length &amp; Packet Type</w:t>
      </w:r>
    </w:p>
    <w:p w:rsidR="00000000" w:rsidDel="00000000" w:rsidP="00000000" w:rsidRDefault="00000000" w:rsidRPr="00000000" w14:paraId="0000090A">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B">
      <w:pPr>
        <w:pStyle w:val="Heading4"/>
        <w:ind w:left="0" w:firstLine="0"/>
        <w:rPr>
          <w:rFonts w:ascii="Arial" w:cs="Arial" w:eastAsia="Arial" w:hAnsi="Arial"/>
        </w:rPr>
      </w:pPr>
      <w:bookmarkStart w:colFirst="0" w:colLast="0" w:name="_heading=h.3mzq4wv" w:id="77"/>
      <w:bookmarkEnd w:id="77"/>
      <w:r w:rsidDel="00000000" w:rsidR="00000000" w:rsidRPr="00000000">
        <w:rPr>
          <w:rFonts w:ascii="Arial" w:cs="Arial" w:eastAsia="Arial" w:hAnsi="Arial"/>
          <w:rtl w:val="0"/>
        </w:rPr>
        <w:t xml:space="preserve">3.5.2 Connack Flags</w:t>
      </w:r>
    </w:p>
    <w:p w:rsidR="00000000" w:rsidDel="00000000" w:rsidP="00000000" w:rsidRDefault="00000000" w:rsidRPr="00000000" w14:paraId="0000090C">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t>
      </w:r>
      <w:sdt>
        <w:sdtPr>
          <w:tag w:val="goog_rdk_842"/>
        </w:sdtPr>
        <w:sdtContent>
          <w:del w:author="davide.lenzarini@u-blox.com" w:id="64" w:date="2024-08-06T10:43:41Z">
            <w:r w:rsidDel="00000000" w:rsidR="00000000" w:rsidRPr="00000000">
              <w:rPr>
                <w:rFonts w:ascii="Arial" w:cs="Arial" w:eastAsia="Arial" w:hAnsi="Arial"/>
                <w:color w:val="000000"/>
                <w:rtl w:val="0"/>
              </w:rPr>
              <w:delText xml:space="preserve">located at byte 4 </w:delText>
            </w:r>
          </w:del>
        </w:sdtContent>
      </w:sdt>
      <w:r w:rsidDel="00000000" w:rsidR="00000000" w:rsidRPr="00000000">
        <w:rPr>
          <w:rFonts w:ascii="Arial" w:cs="Arial" w:eastAsia="Arial" w:hAnsi="Arial"/>
          <w:color w:val="000000"/>
          <w:rtl w:val="0"/>
        </w:rPr>
        <w:t xml:space="preserve">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D">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E">
      <w:pPr>
        <w:numPr>
          <w:ilvl w:val="0"/>
          <w:numId w:val="59"/>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0F">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w:t>
      </w:r>
      <w:sdt>
        <w:sdtPr>
          <w:tag w:val="goog_rdk_843"/>
        </w:sdtPr>
        <w:sdtContent>
          <w:del w:author="davide.lenzarini@u-blox.com" w:id="65" w:date="2024-08-06T10:45:10Z">
            <w:r w:rsidDel="00000000" w:rsidR="00000000" w:rsidRPr="00000000">
              <w:rPr>
                <w:rtl w:val="0"/>
              </w:rPr>
              <w:delText xml:space="preserve"> </w:delText>
            </w:r>
          </w:del>
        </w:sdtContent>
      </w:sdt>
      <w:r w:rsidDel="00000000" w:rsidR="00000000" w:rsidRPr="00000000">
        <w:rPr>
          <w:rtl w:val="0"/>
        </w:rPr>
        <w:t xml:space="preserve">is not as expected, the Client proceeds as follows:</w:t>
      </w:r>
    </w:p>
    <w:p w:rsidR="00000000" w:rsidDel="00000000" w:rsidP="00000000" w:rsidRDefault="00000000" w:rsidRPr="00000000" w14:paraId="00000910">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11">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1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13">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844"/>
        </w:sdtPr>
        <w:sdtContent>
          <w:commentRangeStart w:id="54"/>
        </w:sdtContent>
      </w:sdt>
      <w:r w:rsidDel="00000000" w:rsidR="00000000" w:rsidRPr="00000000">
        <w:rPr>
          <w:rFonts w:ascii="Arial" w:cs="Arial" w:eastAsia="Arial" w:hAnsi="Arial"/>
          <w:rtl w:val="0"/>
        </w:rPr>
        <w:t xml:space="preserve">should</w:t>
      </w:r>
      <w:commentRangeEnd w:id="54"/>
      <w:r w:rsidDel="00000000" w:rsidR="00000000" w:rsidRPr="00000000">
        <w:commentReference w:id="54"/>
      </w:r>
      <w:r w:rsidDel="00000000" w:rsidR="00000000" w:rsidRPr="00000000">
        <w:rPr>
          <w:rFonts w:ascii="Arial" w:cs="Arial" w:eastAsia="Arial" w:hAnsi="Arial"/>
          <w:rtl w:val="0"/>
        </w:rPr>
        <w:t xml:space="preserve"> be considered.</w:t>
      </w:r>
    </w:p>
    <w:p w:rsidR="00000000" w:rsidDel="00000000" w:rsidP="00000000" w:rsidRDefault="00000000" w:rsidRPr="00000000" w14:paraId="00000914">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15">
      <w:pPr>
        <w:pStyle w:val="Heading4"/>
        <w:ind w:left="0" w:firstLine="0"/>
        <w:rPr>
          <w:rFonts w:ascii="Arial" w:cs="Arial" w:eastAsia="Arial" w:hAnsi="Arial"/>
        </w:rPr>
      </w:pPr>
      <w:bookmarkStart w:colFirst="0" w:colLast="0" w:name="_heading=h.lnmexuhpjkl8" w:id="78"/>
      <w:bookmarkEnd w:id="78"/>
      <w:r w:rsidDel="00000000" w:rsidR="00000000" w:rsidRPr="00000000">
        <w:rPr>
          <w:rFonts w:ascii="Arial" w:cs="Arial" w:eastAsia="Arial" w:hAnsi="Arial"/>
          <w:rtl w:val="0"/>
        </w:rPr>
        <w:t xml:space="preserve">3.5.3 Packet Identifier</w:t>
      </w:r>
    </w:p>
    <w:p w:rsidR="00000000" w:rsidDel="00000000" w:rsidP="00000000" w:rsidRDefault="00000000" w:rsidRPr="00000000" w14:paraId="00000916">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sdt>
        <w:sdtPr>
          <w:tag w:val="goog_rdk_845"/>
        </w:sdtPr>
        <w:sdtContent>
          <w:commentRangeStart w:id="55"/>
        </w:sdtContent>
      </w:sdt>
      <w:r w:rsidDel="00000000" w:rsidR="00000000" w:rsidRPr="00000000">
        <w:rPr>
          <w:rFonts w:ascii="Arial" w:cs="Arial" w:eastAsia="Arial" w:hAnsi="Arial"/>
          <w:rtl w:val="0"/>
        </w:rPr>
        <w:t xml:space="preserve">CONNECT </w:t>
      </w:r>
      <w:commentRangeEnd w:id="55"/>
      <w:r w:rsidDel="00000000" w:rsidR="00000000" w:rsidRPr="00000000">
        <w:commentReference w:id="55"/>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917">
      <w:pPr>
        <w:pStyle w:val="Heading4"/>
        <w:ind w:left="0" w:firstLine="0"/>
        <w:rPr>
          <w:rFonts w:ascii="Arial" w:cs="Arial" w:eastAsia="Arial" w:hAnsi="Arial"/>
        </w:rPr>
      </w:pPr>
      <w:bookmarkStart w:colFirst="0" w:colLast="0" w:name="_heading=h.1302m92" w:id="79"/>
      <w:bookmarkEnd w:id="79"/>
      <w:r w:rsidDel="00000000" w:rsidR="00000000" w:rsidRPr="00000000">
        <w:rPr>
          <w:rFonts w:ascii="Arial" w:cs="Arial" w:eastAsia="Arial" w:hAnsi="Arial"/>
          <w:rtl w:val="0"/>
        </w:rPr>
        <w:t xml:space="preserve">3.5.4 Reason Code</w:t>
      </w:r>
    </w:p>
    <w:p w:rsidR="00000000" w:rsidDel="00000000" w:rsidP="00000000" w:rsidRDefault="00000000" w:rsidRPr="00000000" w14:paraId="00000918">
      <w:pPr>
        <w:rPr>
          <w:rFonts w:ascii="Arial" w:cs="Arial" w:eastAsia="Arial" w:hAnsi="Arial"/>
        </w:rPr>
      </w:pPr>
      <w:sdt>
        <w:sdtPr>
          <w:tag w:val="goog_rdk_847"/>
        </w:sdtPr>
        <w:sdtContent>
          <w:del w:author="davide.lenzarini@u-blox.com" w:id="66" w:date="2024-08-06T10:47:16Z">
            <w:r w:rsidDel="00000000" w:rsidR="00000000" w:rsidRPr="00000000">
              <w:rPr>
                <w:rFonts w:ascii="Arial" w:cs="Arial" w:eastAsia="Arial" w:hAnsi="Arial"/>
                <w:rtl w:val="0"/>
              </w:rPr>
              <w:delText xml:space="preserve">Byte 5 in the CONNACK header contains the Connect Reason Code. </w:delText>
            </w:r>
          </w:del>
        </w:sdtContent>
      </w:sdt>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w:t>
      </w:r>
      <w:sdt>
        <w:sdtPr>
          <w:tag w:val="goog_rdk_848"/>
        </w:sdtPr>
        <w:sdtContent>
          <w:commentRangeStart w:id="56"/>
        </w:sdtContent>
      </w:sdt>
      <w:r w:rsidDel="00000000" w:rsidR="00000000" w:rsidRPr="00000000">
        <w:rPr>
          <w:highlight w:val="yellow"/>
          <w:rtl w:val="0"/>
        </w:rPr>
        <w:t xml:space="preserve">Connect Reason Code values</w:t>
      </w:r>
      <w:commentRangeEnd w:id="56"/>
      <w:r w:rsidDel="00000000" w:rsidR="00000000" w:rsidRPr="00000000">
        <w:commentReference w:id="56"/>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919">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849"/>
        </w:sdtPr>
        <w:sdtContent>
          <w:commentRangeStart w:id="57"/>
        </w:sdtContent>
      </w:sdt>
      <w:sdt>
        <w:sdtPr>
          <w:tag w:val="goog_rdk_850"/>
        </w:sdtPr>
        <w:sdtContent>
          <w:commentRangeStart w:id="58"/>
        </w:sdtContent>
      </w:sdt>
      <w:r w:rsidDel="00000000" w:rsidR="00000000" w:rsidRPr="00000000">
        <w:rPr>
          <w:highlight w:val="yellow"/>
          <w:rtl w:val="0"/>
        </w:rPr>
        <w:t xml:space="preserve">128</w:t>
      </w:r>
      <w:commentRangeEnd w:id="57"/>
      <w:r w:rsidDel="00000000" w:rsidR="00000000" w:rsidRPr="00000000">
        <w:commentReference w:id="57"/>
      </w:r>
      <w:commentRangeEnd w:id="58"/>
      <w:r w:rsidDel="00000000" w:rsidR="00000000" w:rsidRPr="00000000">
        <w:commentReference w:id="58"/>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A">
      <w:pPr>
        <w:pStyle w:val="Heading4"/>
        <w:ind w:left="0" w:right="4" w:firstLine="0"/>
        <w:rPr>
          <w:rFonts w:ascii="Arial" w:cs="Arial" w:eastAsia="Arial" w:hAnsi="Arial"/>
        </w:rPr>
      </w:pPr>
      <w:bookmarkStart w:colFirst="0" w:colLast="0" w:name="_heading=h.2250f4o" w:id="80"/>
      <w:bookmarkEnd w:id="80"/>
      <w:r w:rsidDel="00000000" w:rsidR="00000000" w:rsidRPr="00000000">
        <w:rPr>
          <w:rFonts w:ascii="Arial" w:cs="Arial" w:eastAsia="Arial" w:hAnsi="Arial"/>
          <w:rtl w:val="0"/>
        </w:rPr>
        <w:t xml:space="preserve">3.5.5 Session Expiry Interval</w:t>
      </w:r>
    </w:p>
    <w:p w:rsidR="00000000" w:rsidDel="00000000" w:rsidP="00000000" w:rsidRDefault="00000000" w:rsidRPr="00000000" w14:paraId="0000091B">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C">
      <w:pPr>
        <w:pStyle w:val="Heading4"/>
        <w:ind w:left="0" w:right="4" w:firstLine="0"/>
        <w:rPr>
          <w:rFonts w:ascii="Arial" w:cs="Arial" w:eastAsia="Arial" w:hAnsi="Arial"/>
        </w:rPr>
      </w:pPr>
      <w:bookmarkStart w:colFirst="0" w:colLast="0" w:name="_heading=h.3wmneavoet74" w:id="81"/>
      <w:bookmarkEnd w:id="81"/>
      <w:r w:rsidDel="00000000" w:rsidR="00000000" w:rsidRPr="00000000">
        <w:rPr>
          <w:rFonts w:ascii="Arial" w:cs="Arial" w:eastAsia="Arial" w:hAnsi="Arial"/>
          <w:rtl w:val="0"/>
        </w:rPr>
        <w:t xml:space="preserve">3.5.6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D">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E">
      <w:pPr>
        <w:pStyle w:val="Heading4"/>
        <w:ind w:left="0" w:right="4" w:firstLine="0"/>
        <w:rPr>
          <w:rFonts w:ascii="Arial" w:cs="Arial" w:eastAsia="Arial" w:hAnsi="Arial"/>
        </w:rPr>
      </w:pPr>
      <w:bookmarkStart w:colFirst="0" w:colLast="0" w:name="_heading=h.ydayklwjstjk" w:id="82"/>
      <w:bookmarkEnd w:id="82"/>
      <w:r w:rsidDel="00000000" w:rsidR="00000000" w:rsidRPr="00000000">
        <w:rPr>
          <w:rFonts w:ascii="Arial" w:cs="Arial" w:eastAsia="Arial" w:hAnsi="Arial"/>
          <w:rtl w:val="0"/>
        </w:rPr>
        <w:t xml:space="preserve">3.5.7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F">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rtl w:val="0"/>
        </w:rPr>
        <w:t xml:space="preserve"> for more information about extended authentication.</w:t>
      </w:r>
    </w:p>
    <w:p w:rsidR="00000000" w:rsidDel="00000000" w:rsidP="00000000" w:rsidRDefault="00000000" w:rsidRPr="00000000" w14:paraId="00000920">
      <w:pPr>
        <w:pStyle w:val="Heading4"/>
        <w:ind w:left="0" w:right="4" w:firstLine="0"/>
        <w:rPr>
          <w:rFonts w:ascii="Arial" w:cs="Arial" w:eastAsia="Arial" w:hAnsi="Arial"/>
        </w:rPr>
      </w:pPr>
      <w:bookmarkStart w:colFirst="0" w:colLast="0" w:name="_heading=h.kvppk7yh36lv" w:id="83"/>
      <w:bookmarkEnd w:id="83"/>
      <w:r w:rsidDel="00000000" w:rsidR="00000000" w:rsidRPr="00000000">
        <w:rPr>
          <w:rFonts w:ascii="Arial" w:cs="Arial" w:eastAsia="Arial" w:hAnsi="Arial"/>
          <w:rtl w:val="0"/>
        </w:rPr>
        <w:t xml:space="preserve">3.5.8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21">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2">
      <w:pPr>
        <w:pStyle w:val="Heading4"/>
        <w:ind w:left="0" w:right="4" w:firstLine="0"/>
        <w:rPr>
          <w:rFonts w:ascii="Arial" w:cs="Arial" w:eastAsia="Arial" w:hAnsi="Arial"/>
        </w:rPr>
      </w:pPr>
      <w:bookmarkStart w:colFirst="0" w:colLast="0" w:name="_heading=h.600ktmi3vm5o" w:id="84"/>
      <w:bookmarkEnd w:id="84"/>
      <w:r w:rsidDel="00000000" w:rsidR="00000000" w:rsidRPr="00000000">
        <w:rPr>
          <w:rFonts w:ascii="Arial" w:cs="Arial" w:eastAsia="Arial" w:hAnsi="Arial"/>
          <w:rtl w:val="0"/>
        </w:rPr>
        <w:t xml:space="preserve">3.5.9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23">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4">
      <w:pPr>
        <w:pStyle w:val="Heading4"/>
        <w:ind w:left="0" w:right="4" w:firstLine="0"/>
        <w:rPr>
          <w:rFonts w:ascii="Arial" w:cs="Arial" w:eastAsia="Arial" w:hAnsi="Arial"/>
        </w:rPr>
      </w:pPr>
      <w:bookmarkStart w:colFirst="0" w:colLast="0" w:name="_heading=h.haapch" w:id="85"/>
      <w:bookmarkEnd w:id="85"/>
      <w:r w:rsidDel="00000000" w:rsidR="00000000" w:rsidRPr="00000000">
        <w:rPr>
          <w:rFonts w:ascii="Arial" w:cs="Arial" w:eastAsia="Arial" w:hAnsi="Arial"/>
          <w:rtl w:val="0"/>
        </w:rPr>
        <w:t xml:space="preserve">3.5.10 Assigned Client Identifier</w:t>
      </w:r>
    </w:p>
    <w:p w:rsidR="00000000" w:rsidDel="00000000" w:rsidP="00000000" w:rsidRDefault="00000000" w:rsidRPr="00000000" w14:paraId="00000925">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26">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27">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8">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w:t>
      </w:r>
      <w:sdt>
        <w:sdtPr>
          <w:tag w:val="goog_rdk_851"/>
        </w:sdtPr>
        <w:sdtContent>
          <w:commentRangeStart w:id="59"/>
        </w:sdtContent>
      </w:sdt>
      <w:r w:rsidDel="00000000" w:rsidR="00000000" w:rsidRPr="00000000">
        <w:rPr>
          <w:rFonts w:ascii="Arial" w:cs="Arial" w:eastAsia="Arial" w:hAnsi="Arial"/>
          <w:color w:val="000000"/>
          <w:rtl w:val="0"/>
        </w:rPr>
        <w:t xml:space="preserve">247 </w:t>
      </w:r>
      <w:commentRangeEnd w:id="59"/>
      <w:r w:rsidDel="00000000" w:rsidR="00000000" w:rsidRPr="00000000">
        <w:commentReference w:id="59"/>
      </w:r>
      <w:r w:rsidDel="00000000" w:rsidR="00000000" w:rsidRPr="00000000">
        <w:rPr>
          <w:rFonts w:ascii="Arial" w:cs="Arial" w:eastAsia="Arial" w:hAnsi="Arial"/>
          <w:color w:val="000000"/>
          <w:rtl w:val="0"/>
        </w:rPr>
        <w:t xml:space="preserve">bytes so they can be accommodated in a small packet version. This is also to cater for devices which may not support larger Client Identifiers.</w:t>
      </w:r>
    </w:p>
    <w:p w:rsidR="00000000" w:rsidDel="00000000" w:rsidP="00000000" w:rsidRDefault="00000000" w:rsidRPr="00000000" w14:paraId="00000929">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A">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sdt>
      <w:sdtPr>
        <w:tag w:val="goog_rdk_853"/>
      </w:sdtPr>
      <w:sdtContent>
        <w:p w:rsidR="00000000" w:rsidDel="00000000" w:rsidP="00000000" w:rsidRDefault="00000000" w:rsidRPr="00000000" w14:paraId="0000092B">
          <w:pPr>
            <w:pStyle w:val="Heading3"/>
            <w:keepLines w:val="1"/>
            <w:spacing w:after="118" w:before="0" w:line="259" w:lineRule="auto"/>
            <w:ind w:left="0" w:firstLine="0"/>
            <w:rPr>
              <w:ins w:author="Stefan Hagen" w:id="67" w:date="2024-08-11T18:55:23Z"/>
              <w:rFonts w:ascii="Arial" w:cs="Arial" w:eastAsia="Arial" w:hAnsi="Arial"/>
            </w:rPr>
          </w:pPr>
          <w:r w:rsidDel="00000000" w:rsidR="00000000" w:rsidRPr="00000000">
            <w:rPr>
              <w:rtl w:val="0"/>
            </w:rPr>
            <w:t xml:space="preserve">3.6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sdt>
            <w:sdtPr>
              <w:tag w:val="goog_rdk_852"/>
            </w:sdtPr>
            <w:sdtContent>
              <w:ins w:author="Stefan Hagen" w:id="67" w:date="2024-08-11T18:55:23Z">
                <w:bookmarkStart w:colFirst="0" w:colLast="0" w:name="_heading=h.184mhaj" w:id="86"/>
                <w:bookmarkEnd w:id="86"/>
                <w:r w:rsidDel="00000000" w:rsidR="00000000" w:rsidRPr="00000000">
                  <w:rPr>
                    <w:rtl w:val="0"/>
                  </w:rPr>
                </w:r>
              </w:ins>
            </w:sdtContent>
          </w:sdt>
        </w:p>
      </w:sdtContent>
    </w:sdt>
    <w:sdt>
      <w:sdtPr>
        <w:tag w:val="goog_rdk_857"/>
      </w:sdtPr>
      <w:sdtContent>
        <w:p w:rsidR="00000000" w:rsidDel="00000000" w:rsidP="00000000" w:rsidRDefault="00000000" w:rsidRPr="00000000" w14:paraId="0000092C">
          <w:pPr>
            <w:rPr>
              <w:rPrChange w:author="Stefan Hagen" w:id="68" w:date="2024-08-11T18:55:23Z">
                <w:rPr>
                  <w:rFonts w:ascii="Arial" w:cs="Arial" w:eastAsia="Arial" w:hAnsi="Arial"/>
                </w:rPr>
              </w:rPrChange>
            </w:rPr>
            <w:pPrChange w:author="Stefan Hagen" w:id="0" w:date="2024-08-11T18:55:23Z">
              <w:pPr>
                <w:pStyle w:val="Heading3"/>
                <w:keepLines w:val="1"/>
                <w:spacing w:after="118" w:before="0" w:line="259" w:lineRule="auto"/>
                <w:ind w:left="0" w:firstLine="0"/>
              </w:pPr>
            </w:pPrChange>
          </w:pPr>
          <w:bookmarkStart w:colFirst="0" w:colLast="0" w:name="_heading=h.184mhaj" w:id="86"/>
          <w:bookmarkEnd w:id="86"/>
          <w:sdt>
            <w:sdtPr>
              <w:tag w:val="goog_rdk_854"/>
            </w:sdtPr>
            <w:sdtContent>
              <w:ins w:author="Stefan Hagen" w:id="67" w:date="2024-08-11T18:55:23Z"/>
              <w:sdt>
                <w:sdtPr>
                  <w:tag w:val="goog_rdk_855"/>
                </w:sdtPr>
                <w:sdtContent>
                  <w:commentRangeStart w:id="60"/>
                </w:sdtContent>
              </w:sdt>
              <w:ins w:author="Stefan Hagen" w:id="67" w:date="2024-08-11T18:55:23Z">
                <w:r w:rsidDel="00000000" w:rsidR="00000000" w:rsidRPr="00000000">
                  <w:rPr>
                    <w:rPrChange w:author="Stefan Hagen" w:id="68" w:date="2024-08-11T18:55:23Z">
                      <w:rPr>
                        <w:rFonts w:ascii="Arial" w:cs="Arial" w:eastAsia="Arial" w:hAnsi="Arial"/>
                      </w:rPr>
                    </w:rPrChange>
                  </w:rPr>
                  <w:drawing>
                    <wp:inline distB="114300" distT="114300" distL="114300" distR="114300">
                      <wp:extent cx="5943600" cy="2946400"/>
                      <wp:effectExtent b="0" l="0" r="0" t="0"/>
                      <wp:docPr id="49" name="image38.png"/>
                      <a:graphic>
                        <a:graphicData uri="http://schemas.openxmlformats.org/drawingml/2006/picture">
                          <pic:pic>
                            <pic:nvPicPr>
                              <pic:cNvPr id="0" name="image38.png"/>
                              <pic:cNvPicPr preferRelativeResize="0"/>
                            </pic:nvPicPr>
                            <pic:blipFill>
                              <a:blip r:embed="rId63"/>
                              <a:srcRect b="6" l="0" r="0" t="6"/>
                              <a:stretch>
                                <a:fillRect/>
                              </a:stretch>
                            </pic:blipFill>
                            <pic:spPr>
                              <a:xfrm>
                                <a:off x="0" y="0"/>
                                <a:ext cx="5943600" cy="2946400"/>
                              </a:xfrm>
                              <a:prstGeom prst="rect"/>
                              <a:ln/>
                            </pic:spPr>
                          </pic:pic>
                        </a:graphicData>
                      </a:graphic>
                    </wp:inline>
                  </w:drawing>
                </w:r>
              </w:ins>
            </w:sdtContent>
          </w:sdt>
          <w:commentRangeEnd w:id="60"/>
          <w:r w:rsidDel="00000000" w:rsidR="00000000" w:rsidRPr="00000000">
            <w:commentReference w:id="60"/>
          </w:r>
          <w:sdt>
            <w:sdtPr>
              <w:tag w:val="goog_rdk_856"/>
            </w:sdtPr>
            <w:sdtContent>
              <w:r w:rsidDel="00000000" w:rsidR="00000000" w:rsidRPr="00000000">
                <w:rPr>
                  <w:rtl w:val="0"/>
                </w:rPr>
              </w:r>
            </w:sdtContent>
          </w:sdt>
        </w:p>
      </w:sdtContent>
    </w:sdt>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D">
            <w:pPr>
              <w:jc w:val="center"/>
              <w:rPr>
                <w:rFonts w:ascii="Arial" w:cs="Arial" w:eastAsia="Arial" w:hAnsi="Arial"/>
                <w:b w:val="1"/>
              </w:rPr>
            </w:pPr>
            <w:sdt>
              <w:sdtPr>
                <w:tag w:val="goog_rdk_859"/>
              </w:sdtPr>
              <w:sdtContent>
                <w:del w:author="davide.lenzarini@u-blox.com" w:id="69" w:date="2024-08-12T14:19:35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92E">
            <w:pPr>
              <w:jc w:val="center"/>
              <w:rPr>
                <w:rFonts w:ascii="Arial" w:cs="Arial" w:eastAsia="Arial" w:hAnsi="Arial"/>
                <w:b w:val="1"/>
              </w:rPr>
            </w:pPr>
            <w:sdt>
              <w:sdtPr>
                <w:tag w:val="goog_rdk_861"/>
              </w:sdtPr>
              <w:sdtContent>
                <w:del w:author="davide.lenzarini@u-blox.com" w:id="69" w:date="2024-08-12T14:19:35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92F">
            <w:pPr>
              <w:jc w:val="center"/>
              <w:rPr>
                <w:rFonts w:ascii="Arial" w:cs="Arial" w:eastAsia="Arial" w:hAnsi="Arial"/>
                <w:b w:val="1"/>
              </w:rPr>
            </w:pPr>
            <w:sdt>
              <w:sdtPr>
                <w:tag w:val="goog_rdk_863"/>
              </w:sdtPr>
              <w:sdtContent>
                <w:del w:author="davide.lenzarini@u-blox.com" w:id="69" w:date="2024-08-12T14:19:35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930">
            <w:pPr>
              <w:jc w:val="center"/>
              <w:rPr>
                <w:rFonts w:ascii="Arial" w:cs="Arial" w:eastAsia="Arial" w:hAnsi="Arial"/>
                <w:b w:val="1"/>
              </w:rPr>
            </w:pPr>
            <w:sdt>
              <w:sdtPr>
                <w:tag w:val="goog_rdk_865"/>
              </w:sdtPr>
              <w:sdtContent>
                <w:del w:author="davide.lenzarini@u-blox.com" w:id="69" w:date="2024-08-12T14:19:35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931">
            <w:pPr>
              <w:jc w:val="center"/>
              <w:rPr>
                <w:rFonts w:ascii="Arial" w:cs="Arial" w:eastAsia="Arial" w:hAnsi="Arial"/>
                <w:b w:val="1"/>
              </w:rPr>
            </w:pPr>
            <w:sdt>
              <w:sdtPr>
                <w:tag w:val="goog_rdk_867"/>
              </w:sdtPr>
              <w:sdtContent>
                <w:del w:author="davide.lenzarini@u-blox.com" w:id="69" w:date="2024-08-12T14:19:35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932">
            <w:pPr>
              <w:jc w:val="center"/>
              <w:rPr>
                <w:rFonts w:ascii="Arial" w:cs="Arial" w:eastAsia="Arial" w:hAnsi="Arial"/>
                <w:b w:val="1"/>
              </w:rPr>
            </w:pPr>
            <w:sdt>
              <w:sdtPr>
                <w:tag w:val="goog_rdk_869"/>
              </w:sdtPr>
              <w:sdtContent>
                <w:del w:author="davide.lenzarini@u-blox.com" w:id="69" w:date="2024-08-12T14:19:35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933">
            <w:pPr>
              <w:jc w:val="center"/>
              <w:rPr>
                <w:rFonts w:ascii="Arial" w:cs="Arial" w:eastAsia="Arial" w:hAnsi="Arial"/>
                <w:b w:val="1"/>
              </w:rPr>
            </w:pPr>
            <w:sdt>
              <w:sdtPr>
                <w:tag w:val="goog_rdk_871"/>
              </w:sdtPr>
              <w:sdtContent>
                <w:del w:author="davide.lenzarini@u-blox.com" w:id="69" w:date="2024-08-12T14:19:35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934">
            <w:pPr>
              <w:jc w:val="center"/>
              <w:rPr>
                <w:rFonts w:ascii="Arial" w:cs="Arial" w:eastAsia="Arial" w:hAnsi="Arial"/>
                <w:b w:val="1"/>
              </w:rPr>
            </w:pPr>
            <w:sdt>
              <w:sdtPr>
                <w:tag w:val="goog_rdk_873"/>
              </w:sdtPr>
              <w:sdtContent>
                <w:del w:author="davide.lenzarini@u-blox.com" w:id="69" w:date="2024-08-12T14:19:35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935">
            <w:pPr>
              <w:jc w:val="center"/>
              <w:rPr>
                <w:rFonts w:ascii="Arial" w:cs="Arial" w:eastAsia="Arial" w:hAnsi="Arial"/>
                <w:b w:val="1"/>
              </w:rPr>
            </w:pPr>
            <w:sdt>
              <w:sdtPr>
                <w:tag w:val="goog_rdk_875"/>
              </w:sdtPr>
              <w:sdtContent>
                <w:del w:author="davide.lenzarini@u-blox.com" w:id="69" w:date="2024-08-12T14:19:35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36">
            <w:pPr>
              <w:rPr>
                <w:rFonts w:ascii="Arial" w:cs="Arial" w:eastAsia="Arial" w:hAnsi="Arial"/>
              </w:rPr>
            </w:pPr>
            <w:sdt>
              <w:sdtPr>
                <w:tag w:val="goog_rdk_877"/>
              </w:sdtPr>
              <w:sdtContent>
                <w:del w:author="davide.lenzarini@u-blox.com" w:id="69" w:date="2024-08-12T14:19:35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937">
            <w:pPr>
              <w:jc w:val="center"/>
              <w:rPr>
                <w:rFonts w:ascii="Arial" w:cs="Arial" w:eastAsia="Arial" w:hAnsi="Arial"/>
              </w:rPr>
            </w:pPr>
            <w:sdt>
              <w:sdtPr>
                <w:tag w:val="goog_rdk_879"/>
              </w:sdtPr>
              <w:sdtContent>
                <w:del w:author="davide.lenzarini@u-blox.com" w:id="69" w:date="2024-08-12T14:19:35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3F">
            <w:pPr>
              <w:rPr>
                <w:rFonts w:ascii="Arial" w:cs="Arial" w:eastAsia="Arial" w:hAnsi="Arial"/>
              </w:rPr>
            </w:pPr>
            <w:sdt>
              <w:sdtPr>
                <w:tag w:val="goog_rdk_881"/>
              </w:sdtPr>
              <w:sdtContent>
                <w:del w:author="davide.lenzarini@u-blox.com" w:id="69" w:date="2024-08-12T14:19:35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940">
            <w:pPr>
              <w:jc w:val="center"/>
              <w:rPr>
                <w:rFonts w:ascii="Arial" w:cs="Arial" w:eastAsia="Arial" w:hAnsi="Arial"/>
              </w:rPr>
            </w:pPr>
            <w:sdt>
              <w:sdtPr>
                <w:tag w:val="goog_rdk_883"/>
              </w:sdtPr>
              <w:sdtContent>
                <w:del w:author="davide.lenzarini@u-blox.com" w:id="69" w:date="2024-08-12T14:19:35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48">
            <w:pPr>
              <w:rPr>
                <w:rFonts w:ascii="Arial" w:cs="Arial" w:eastAsia="Arial" w:hAnsi="Arial"/>
              </w:rPr>
            </w:pPr>
            <w:sdt>
              <w:sdtPr>
                <w:tag w:val="goog_rdk_885"/>
              </w:sdtPr>
              <w:sdtContent>
                <w:del w:author="davide.lenzarini@u-blox.com" w:id="69" w:date="2024-08-12T14:19:35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949">
            <w:pPr>
              <w:jc w:val="center"/>
              <w:rPr>
                <w:rFonts w:ascii="Arial" w:cs="Arial" w:eastAsia="Arial" w:hAnsi="Arial"/>
              </w:rPr>
            </w:pPr>
            <w:sdt>
              <w:sdtPr>
                <w:tag w:val="goog_rdk_887"/>
              </w:sdtPr>
              <w:sdtContent>
                <w:del w:author="davide.lenzarini@u-blox.com" w:id="69" w:date="2024-08-12T14:19:35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51">
            <w:pPr>
              <w:rPr>
                <w:rFonts w:ascii="Arial" w:cs="Arial" w:eastAsia="Arial" w:hAnsi="Arial"/>
              </w:rPr>
            </w:pPr>
            <w:sdt>
              <w:sdtPr>
                <w:tag w:val="goog_rdk_889"/>
              </w:sdtPr>
              <w:sdtContent>
                <w:del w:author="davide.lenzarini@u-blox.com" w:id="69" w:date="2024-08-12T14:19:35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952">
            <w:pPr>
              <w:jc w:val="center"/>
              <w:rPr>
                <w:rFonts w:ascii="Arial" w:cs="Arial" w:eastAsia="Arial" w:hAnsi="Arial"/>
              </w:rPr>
            </w:pPr>
            <w:sdt>
              <w:sdtPr>
                <w:tag w:val="goog_rdk_891"/>
              </w:sdtPr>
              <w:sdtContent>
                <w:del w:author="davide.lenzarini@u-blox.com" w:id="69" w:date="2024-08-12T14:19:35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5A">
            <w:pPr>
              <w:rPr>
                <w:rFonts w:ascii="Arial" w:cs="Arial" w:eastAsia="Arial" w:hAnsi="Arial"/>
              </w:rPr>
            </w:pPr>
            <w:sdt>
              <w:sdtPr>
                <w:tag w:val="goog_rdk_893"/>
              </w:sdtPr>
              <w:sdtContent>
                <w:del w:author="davide.lenzarini@u-blox.com" w:id="70" w:date="2024-08-12T14:19:44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95B">
            <w:pPr>
              <w:jc w:val="center"/>
              <w:rPr>
                <w:rFonts w:ascii="Arial" w:cs="Arial" w:eastAsia="Arial" w:hAnsi="Arial"/>
              </w:rPr>
            </w:pPr>
            <w:sdt>
              <w:sdtPr>
                <w:tag w:val="goog_rdk_895"/>
              </w:sdtPr>
              <w:sdtContent>
                <w:del w:author="davide.lenzarini@u-blox.com" w:id="70" w:date="2024-08-12T14:19:44Z">
                  <w:r w:rsidDel="00000000" w:rsidR="00000000" w:rsidRPr="00000000">
                    <w:rPr>
                      <w:rFonts w:ascii="Arial" w:cs="Arial" w:eastAsia="Arial" w:hAnsi="Arial"/>
                      <w:rtl w:val="0"/>
                    </w:rPr>
                    <w:delText xml:space="preserve">Auth Reason Code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63">
            <w:pPr>
              <w:rPr>
                <w:rFonts w:ascii="Arial" w:cs="Arial" w:eastAsia="Arial" w:hAnsi="Arial"/>
              </w:rPr>
            </w:pPr>
            <w:sdt>
              <w:sdtPr>
                <w:tag w:val="goog_rdk_897"/>
              </w:sdtPr>
              <w:sdtContent>
                <w:del w:author="davide.lenzarini@u-blox.com" w:id="70" w:date="2024-08-12T14:19:44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8"/>
          </w:tcPr>
          <w:p w:rsidR="00000000" w:rsidDel="00000000" w:rsidP="00000000" w:rsidRDefault="00000000" w:rsidRPr="00000000" w14:paraId="00000964">
            <w:pPr>
              <w:jc w:val="center"/>
              <w:rPr>
                <w:rFonts w:ascii="Arial" w:cs="Arial" w:eastAsia="Arial" w:hAnsi="Arial"/>
              </w:rPr>
            </w:pPr>
            <w:sdt>
              <w:sdtPr>
                <w:tag w:val="goog_rdk_899"/>
              </w:sdtPr>
              <w:sdtContent>
                <w:del w:author="davide.lenzarini@u-blox.com" w:id="70" w:date="2024-08-12T14:19:44Z">
                  <w:r w:rsidDel="00000000" w:rsidR="00000000" w:rsidRPr="00000000">
                    <w:rPr>
                      <w:rFonts w:ascii="Arial" w:cs="Arial" w:eastAsia="Arial" w:hAnsi="Arial"/>
                      <w:rtl w:val="0"/>
                    </w:rPr>
                    <w:delText xml:space="preserve">Auth Method Length (K)</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6C">
            <w:pPr>
              <w:rPr>
                <w:rFonts w:ascii="Arial" w:cs="Arial" w:eastAsia="Arial" w:hAnsi="Arial"/>
              </w:rPr>
            </w:pPr>
            <w:sdt>
              <w:sdtPr>
                <w:tag w:val="goog_rdk_901"/>
              </w:sdtPr>
              <w:sdtContent>
                <w:del w:author="davide.lenzarini@u-blox.com" w:id="70" w:date="2024-08-12T14:19:44Z">
                  <w:r w:rsidDel="00000000" w:rsidR="00000000" w:rsidRPr="00000000">
                    <w:rPr>
                      <w:rFonts w:ascii="Arial" w:cs="Arial" w:eastAsia="Arial" w:hAnsi="Arial"/>
                      <w:rtl w:val="0"/>
                    </w:rPr>
                    <w:delText xml:space="preserve">byte 7:7+K</w:delText>
                  </w:r>
                </w:del>
              </w:sdtContent>
            </w:sdt>
            <w:r w:rsidDel="00000000" w:rsidR="00000000" w:rsidRPr="00000000">
              <w:rPr>
                <w:rtl w:val="0"/>
              </w:rPr>
            </w:r>
          </w:p>
        </w:tc>
        <w:tc>
          <w:tcPr>
            <w:gridSpan w:val="8"/>
          </w:tcPr>
          <w:p w:rsidR="00000000" w:rsidDel="00000000" w:rsidP="00000000" w:rsidRDefault="00000000" w:rsidRPr="00000000" w14:paraId="0000096D">
            <w:pPr>
              <w:jc w:val="center"/>
              <w:rPr>
                <w:rFonts w:ascii="Arial" w:cs="Arial" w:eastAsia="Arial" w:hAnsi="Arial"/>
              </w:rPr>
            </w:pPr>
            <w:sdt>
              <w:sdtPr>
                <w:tag w:val="goog_rdk_903"/>
              </w:sdtPr>
              <w:sdtContent>
                <w:del w:author="davide.lenzarini@u-blox.com" w:id="70" w:date="2024-08-12T14:19:44Z">
                  <w:r w:rsidDel="00000000" w:rsidR="00000000" w:rsidRPr="00000000">
                    <w:rPr>
                      <w:rFonts w:ascii="Arial" w:cs="Arial" w:eastAsia="Arial" w:hAnsi="Arial"/>
                      <w:rtl w:val="0"/>
                    </w:rPr>
                    <w:delText xml:space="preserve">Auth Method</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75">
            <w:pPr>
              <w:rPr>
                <w:rFonts w:ascii="Arial" w:cs="Arial" w:eastAsia="Arial" w:hAnsi="Arial"/>
              </w:rPr>
            </w:pPr>
            <w:sdt>
              <w:sdtPr>
                <w:tag w:val="goog_rdk_905"/>
              </w:sdtPr>
              <w:sdtContent>
                <w:del w:author="davide.lenzarini@u-blox.com" w:id="70" w:date="2024-08-12T14:19:44Z">
                  <w:r w:rsidDel="00000000" w:rsidR="00000000" w:rsidRPr="00000000">
                    <w:rPr>
                      <w:rFonts w:ascii="Arial" w:cs="Arial" w:eastAsia="Arial" w:hAnsi="Arial"/>
                      <w:rtl w:val="0"/>
                    </w:rPr>
                    <w:delText xml:space="preserve">byte 8+K:N</w:delText>
                  </w:r>
                </w:del>
              </w:sdtContent>
            </w:sdt>
            <w:r w:rsidDel="00000000" w:rsidR="00000000" w:rsidRPr="00000000">
              <w:rPr>
                <w:rtl w:val="0"/>
              </w:rPr>
            </w:r>
          </w:p>
        </w:tc>
        <w:tc>
          <w:tcPr>
            <w:gridSpan w:val="8"/>
          </w:tcPr>
          <w:p w:rsidR="00000000" w:rsidDel="00000000" w:rsidP="00000000" w:rsidRDefault="00000000" w:rsidRPr="00000000" w14:paraId="00000976">
            <w:pPr>
              <w:keepNext w:val="1"/>
              <w:jc w:val="center"/>
              <w:rPr>
                <w:rFonts w:ascii="Arial" w:cs="Arial" w:eastAsia="Arial" w:hAnsi="Arial"/>
              </w:rPr>
            </w:pPr>
            <w:sdt>
              <w:sdtPr>
                <w:tag w:val="goog_rdk_907"/>
              </w:sdtPr>
              <w:sdtContent>
                <w:del w:author="davide.lenzarini@u-blox.com" w:id="70" w:date="2024-08-12T14:19:44Z">
                  <w:r w:rsidDel="00000000" w:rsidR="00000000" w:rsidRPr="00000000">
                    <w:rPr>
                      <w:rFonts w:ascii="Arial" w:cs="Arial" w:eastAsia="Arial" w:hAnsi="Arial"/>
                      <w:rtl w:val="0"/>
                    </w:rPr>
                    <w:delText xml:space="preserve">Auth Data (N)</w:delText>
                  </w:r>
                </w:del>
              </w:sdtContent>
            </w:sdt>
            <w:r w:rsidDel="00000000" w:rsidR="00000000" w:rsidRPr="00000000">
              <w:rPr>
                <w:rtl w:val="0"/>
              </w:rPr>
            </w:r>
          </w:p>
        </w:tc>
      </w:tr>
    </w:tbl>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908"/>
        </w:sdtPr>
        <w:sdtContent>
          <w:commentRangeStart w:id="61"/>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w:t>
      </w:r>
      <w:commentRangeEnd w:id="61"/>
      <w:r w:rsidDel="00000000" w:rsidR="00000000" w:rsidRPr="00000000">
        <w:commentReference w:id="61"/>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AUTH packet</w:t>
      </w:r>
    </w:p>
    <w:p w:rsidR="00000000" w:rsidDel="00000000" w:rsidP="00000000" w:rsidRDefault="00000000" w:rsidRPr="00000000" w14:paraId="0000097F">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80">
      <w:pPr>
        <w:pStyle w:val="Heading4"/>
        <w:ind w:left="0" w:firstLine="0"/>
        <w:rPr>
          <w:rFonts w:ascii="Arial" w:cs="Arial" w:eastAsia="Arial" w:hAnsi="Arial"/>
        </w:rPr>
      </w:pPr>
      <w:bookmarkStart w:colFirst="0" w:colLast="0" w:name="_heading=h.3s49zyc" w:id="87"/>
      <w:bookmarkEnd w:id="87"/>
      <w:r w:rsidDel="00000000" w:rsidR="00000000" w:rsidRPr="00000000">
        <w:rPr>
          <w:rFonts w:ascii="Arial" w:cs="Arial" w:eastAsia="Arial" w:hAnsi="Arial"/>
          <w:rtl w:val="0"/>
        </w:rPr>
        <w:t xml:space="preserve">3.6.1 Length &amp; Packet Type</w:t>
      </w:r>
    </w:p>
    <w:p w:rsidR="00000000" w:rsidDel="00000000" w:rsidP="00000000" w:rsidRDefault="00000000" w:rsidRPr="00000000" w14:paraId="0000098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82">
      <w:pPr>
        <w:pStyle w:val="Heading4"/>
        <w:ind w:left="0" w:firstLine="0"/>
        <w:rPr>
          <w:rFonts w:ascii="Arial" w:cs="Arial" w:eastAsia="Arial" w:hAnsi="Arial"/>
        </w:rPr>
      </w:pPr>
      <w:bookmarkStart w:colFirst="0" w:colLast="0" w:name="_heading=h.6cbjggtsyz0j" w:id="88"/>
      <w:bookmarkEnd w:id="88"/>
      <w:r w:rsidDel="00000000" w:rsidR="00000000" w:rsidRPr="00000000">
        <w:rPr>
          <w:rFonts w:ascii="Arial" w:cs="Arial" w:eastAsia="Arial" w:hAnsi="Arial"/>
          <w:rtl w:val="0"/>
        </w:rPr>
        <w:t xml:space="preserve">3.7.2 Packet Identifier</w:t>
      </w:r>
    </w:p>
    <w:p w:rsidR="00000000" w:rsidDel="00000000" w:rsidP="00000000" w:rsidRDefault="00000000" w:rsidRPr="00000000" w14:paraId="00000983">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sdt>
        <w:sdtPr>
          <w:tag w:val="goog_rdk_909"/>
        </w:sdtPr>
        <w:sdtContent>
          <w:commentRangeStart w:id="62"/>
        </w:sdtContent>
      </w:sdt>
      <w:r w:rsidDel="00000000" w:rsidR="00000000" w:rsidRPr="00000000">
        <w:rPr>
          <w:rFonts w:ascii="Arial" w:cs="Arial" w:eastAsia="Arial" w:hAnsi="Arial"/>
          <w:rtl w:val="0"/>
        </w:rPr>
        <w:t xml:space="preserve">CONNECT</w:t>
      </w:r>
      <w:sdt>
        <w:sdtPr>
          <w:tag w:val="goog_rdk_910"/>
        </w:sdtPr>
        <w:sdtContent>
          <w:ins w:author="davide.lenzarini@u-blox.com" w:id="71" w:date="2024-08-06T10:56:37Z">
            <w:r w:rsidDel="00000000" w:rsidR="00000000" w:rsidRPr="00000000">
              <w:rPr>
                <w:rFonts w:ascii="Arial" w:cs="Arial" w:eastAsia="Arial" w:hAnsi="Arial"/>
                <w:rtl w:val="0"/>
              </w:rPr>
              <w:t xml:space="preserve"> or</w:t>
            </w:r>
          </w:ins>
        </w:sdtContent>
      </w:sdt>
      <w:sdt>
        <w:sdtPr>
          <w:tag w:val="goog_rdk_911"/>
        </w:sdtPr>
        <w:sdtContent>
          <w:del w:author="davide.lenzarini@u-blox.com" w:id="71" w:date="2024-08-06T10:56:37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w:t>
      </w:r>
      <w:commentRangeEnd w:id="62"/>
      <w:r w:rsidDel="00000000" w:rsidR="00000000" w:rsidRPr="00000000">
        <w:commentReference w:id="62"/>
      </w:r>
      <w:r w:rsidDel="00000000" w:rsidR="00000000" w:rsidRPr="00000000">
        <w:rPr>
          <w:rFonts w:ascii="Arial" w:cs="Arial" w:eastAsia="Arial" w:hAnsi="Arial"/>
          <w:rtl w:val="0"/>
        </w:rPr>
        <w:t xml:space="preserve">AUTH </w:t>
      </w:r>
      <w:sdt>
        <w:sdtPr>
          <w:tag w:val="goog_rdk_912"/>
        </w:sdtPr>
        <w:sdtContent>
          <w:del w:author="davide.lenzarini@u-blox.com" w:id="72" w:date="2024-08-06T10:56:34Z">
            <w:r w:rsidDel="00000000" w:rsidR="00000000" w:rsidRPr="00000000">
              <w:rPr>
                <w:rFonts w:ascii="Arial" w:cs="Arial" w:eastAsia="Arial" w:hAnsi="Arial"/>
                <w:rtl w:val="0"/>
              </w:rPr>
              <w:delText xml:space="preserve">or CONNACK </w:delText>
            </w:r>
          </w:del>
        </w:sdtContent>
      </w:sdt>
      <w:r w:rsidDel="00000000" w:rsidR="00000000" w:rsidRPr="00000000">
        <w:rPr>
          <w:rFonts w:ascii="Arial" w:cs="Arial" w:eastAsia="Arial" w:hAnsi="Arial"/>
          <w:rtl w:val="0"/>
        </w:rPr>
        <w:t xml:space="preserve">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84">
      <w:pPr>
        <w:pStyle w:val="Heading4"/>
        <w:ind w:left="0" w:firstLine="0"/>
        <w:rPr>
          <w:rFonts w:ascii="Arial" w:cs="Arial" w:eastAsia="Arial" w:hAnsi="Arial"/>
        </w:rPr>
      </w:pPr>
      <w:bookmarkStart w:colFirst="0" w:colLast="0" w:name="_heading=h.279ka65" w:id="89"/>
      <w:bookmarkEnd w:id="89"/>
      <w:r w:rsidDel="00000000" w:rsidR="00000000" w:rsidRPr="00000000">
        <w:rPr>
          <w:rFonts w:ascii="Arial" w:cs="Arial" w:eastAsia="Arial" w:hAnsi="Arial"/>
          <w:rtl w:val="0"/>
        </w:rPr>
        <w:t xml:space="preserve">3.6.2 Reason Code</w:t>
      </w:r>
    </w:p>
    <w:p w:rsidR="00000000" w:rsidDel="00000000" w:rsidP="00000000" w:rsidRDefault="00000000" w:rsidRPr="00000000" w14:paraId="00000985">
      <w:pPr>
        <w:rPr>
          <w:rFonts w:ascii="Arial" w:cs="Arial" w:eastAsia="Arial" w:hAnsi="Arial"/>
          <w:sz w:val="24"/>
          <w:szCs w:val="24"/>
        </w:rPr>
      </w:pPr>
      <w:sdt>
        <w:sdtPr>
          <w:tag w:val="goog_rdk_914"/>
        </w:sdtPr>
        <w:sdtContent>
          <w:del w:author="davide.lenzarini@u-blox.com" w:id="73" w:date="2024-08-06T10:59:09Z">
            <w:r w:rsidDel="00000000" w:rsidR="00000000" w:rsidRPr="00000000">
              <w:rPr>
                <w:rFonts w:ascii="Arial" w:cs="Arial" w:eastAsia="Arial" w:hAnsi="Arial"/>
                <w:highlight w:val="white"/>
                <w:rtl w:val="0"/>
              </w:rPr>
              <w:delText xml:space="preserve">Byte 3 in the Auth packet holds the Authentication Reason Code. </w:delText>
            </w:r>
          </w:del>
        </w:sdtContent>
      </w:sdt>
      <w:r w:rsidDel="00000000" w:rsidR="00000000" w:rsidRPr="00000000">
        <w:rPr>
          <w:rFonts w:ascii="Arial" w:cs="Arial" w:eastAsia="Arial" w:hAnsi="Arial"/>
          <w:highlight w:val="white"/>
          <w:rtl w:val="0"/>
        </w:rPr>
        <w:t xml:space="preserve">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w:t>
      </w:r>
      <w:sdt>
        <w:sdtPr>
          <w:tag w:val="goog_rdk_915"/>
        </w:sdtPr>
        <w:sdtContent>
          <w:commentRangeStart w:id="63"/>
        </w:sdtContent>
      </w:sdt>
      <w:r w:rsidDel="00000000" w:rsidR="00000000" w:rsidRPr="00000000">
        <w:rPr>
          <w:rFonts w:ascii="Arial" w:cs="Arial" w:eastAsia="Arial" w:hAnsi="Arial"/>
          <w:highlight w:val="white"/>
          <w:rtl w:val="0"/>
        </w:rPr>
        <w:t xml:space="preserve"> Authenticate Reason Codes</w:t>
      </w:r>
      <w:commentRangeEnd w:id="63"/>
      <w:r w:rsidDel="00000000" w:rsidR="00000000" w:rsidRPr="00000000">
        <w:commentReference w:id="63"/>
      </w:r>
      <w:r w:rsidDel="00000000" w:rsidR="00000000" w:rsidRPr="00000000">
        <w:rPr>
          <w:rFonts w:ascii="Arial" w:cs="Arial" w:eastAsia="Arial" w:hAnsi="Arial"/>
          <w:highlight w:val="white"/>
          <w:rtl w:val="0"/>
        </w:rPr>
        <w:t xml:space="preserve">.</w:t>
      </w:r>
      <w:r w:rsidDel="00000000" w:rsidR="00000000" w:rsidRPr="00000000">
        <w:rPr>
          <w:rtl w:val="0"/>
        </w:rPr>
      </w:r>
    </w:p>
    <w:p w:rsidR="00000000" w:rsidDel="00000000" w:rsidP="00000000" w:rsidRDefault="00000000" w:rsidRPr="00000000" w14:paraId="00000986">
      <w:pPr>
        <w:pStyle w:val="Heading4"/>
        <w:ind w:left="0" w:firstLine="0"/>
        <w:rPr>
          <w:rFonts w:ascii="Arial" w:cs="Arial" w:eastAsia="Arial" w:hAnsi="Arial"/>
        </w:rPr>
      </w:pPr>
      <w:bookmarkStart w:colFirst="0" w:colLast="0" w:name="_heading=h.meukdy" w:id="90"/>
      <w:bookmarkEnd w:id="90"/>
      <w:r w:rsidDel="00000000" w:rsidR="00000000" w:rsidRPr="00000000">
        <w:rPr>
          <w:rFonts w:ascii="Arial" w:cs="Arial" w:eastAsia="Arial" w:hAnsi="Arial"/>
          <w:rtl w:val="0"/>
        </w:rPr>
        <w:t xml:space="preserve">3.6.3 Auth Method Length</w:t>
      </w:r>
    </w:p>
    <w:p w:rsidR="00000000" w:rsidDel="00000000" w:rsidP="00000000" w:rsidRDefault="00000000" w:rsidRPr="00000000" w14:paraId="00000987">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88">
      <w:pPr>
        <w:pStyle w:val="Heading4"/>
        <w:ind w:left="0" w:firstLine="0"/>
        <w:rPr>
          <w:rFonts w:ascii="Arial" w:cs="Arial" w:eastAsia="Arial" w:hAnsi="Arial"/>
        </w:rPr>
      </w:pPr>
      <w:bookmarkStart w:colFirst="0" w:colLast="0" w:name="_heading=h.36ei31r" w:id="91"/>
      <w:bookmarkEnd w:id="91"/>
      <w:r w:rsidDel="00000000" w:rsidR="00000000" w:rsidRPr="00000000">
        <w:rPr>
          <w:rFonts w:ascii="Arial" w:cs="Arial" w:eastAsia="Arial" w:hAnsi="Arial"/>
          <w:rtl w:val="0"/>
        </w:rPr>
        <w:t xml:space="preserve">3.6.4 Auth Method</w:t>
      </w:r>
    </w:p>
    <w:p w:rsidR="00000000" w:rsidDel="00000000" w:rsidP="00000000" w:rsidRDefault="00000000" w:rsidRPr="00000000" w14:paraId="00000989">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8A">
      <w:pPr>
        <w:pStyle w:val="Heading4"/>
        <w:ind w:left="0" w:firstLine="0"/>
        <w:rPr>
          <w:rFonts w:ascii="Arial" w:cs="Arial" w:eastAsia="Arial" w:hAnsi="Arial"/>
        </w:rPr>
      </w:pPr>
      <w:bookmarkStart w:colFirst="0" w:colLast="0" w:name="_heading=h.1ljsd9k" w:id="92"/>
      <w:bookmarkEnd w:id="92"/>
      <w:r w:rsidDel="00000000" w:rsidR="00000000" w:rsidRPr="00000000">
        <w:rPr>
          <w:rFonts w:ascii="Arial" w:cs="Arial" w:eastAsia="Arial" w:hAnsi="Arial"/>
          <w:rtl w:val="0"/>
        </w:rPr>
        <w:t xml:space="preserve">3.6.5 Auth Data</w:t>
      </w:r>
    </w:p>
    <w:p w:rsidR="00000000" w:rsidDel="00000000" w:rsidP="00000000" w:rsidRDefault="00000000" w:rsidRPr="00000000" w14:paraId="0000098B">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8C">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8D">
      <w:pPr>
        <w:ind w:left="720" w:firstLine="0"/>
        <w:rPr>
          <w:rFonts w:ascii="Arial" w:cs="Arial" w:eastAsia="Arial" w:hAnsi="Arial"/>
          <w:highlight w:val="white"/>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p>
    <w:p w:rsidR="00000000" w:rsidDel="00000000" w:rsidP="00000000" w:rsidRDefault="00000000" w:rsidRPr="00000000" w14:paraId="0000098E">
      <w:pPr>
        <w:pStyle w:val="Heading4"/>
        <w:ind w:left="0" w:firstLine="0"/>
        <w:rPr/>
      </w:pPr>
      <w:bookmarkStart w:colFirst="0" w:colLast="0" w:name="_heading=h.psc1lxe4uzxw" w:id="93"/>
      <w:bookmarkEnd w:id="93"/>
      <w:r w:rsidDel="00000000" w:rsidR="00000000" w:rsidRPr="00000000">
        <w:rPr>
          <w:rtl w:val="0"/>
        </w:rPr>
        <w:t xml:space="preserve">3.6.6 Auth Actions</w:t>
      </w:r>
    </w:p>
    <w:p w:rsidR="00000000" w:rsidDel="00000000" w:rsidP="00000000" w:rsidRDefault="00000000" w:rsidRPr="00000000" w14:paraId="0000098F">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extended authentication.</w:t>
      </w:r>
    </w:p>
    <w:sdt>
      <w:sdtPr>
        <w:tag w:val="goog_rdk_917"/>
      </w:sdtPr>
      <w:sdtContent>
        <w:p w:rsidR="00000000" w:rsidDel="00000000" w:rsidP="00000000" w:rsidRDefault="00000000" w:rsidRPr="00000000" w14:paraId="00000990">
          <w:pPr>
            <w:pStyle w:val="Heading3"/>
            <w:keepLines w:val="1"/>
            <w:spacing w:after="118" w:before="0" w:line="259" w:lineRule="auto"/>
            <w:ind w:left="0" w:firstLine="0"/>
            <w:rPr>
              <w:ins w:author="Stefan Hagen" w:id="74" w:date="2024-08-11T18:55:37Z"/>
              <w:rFonts w:ascii="Arial" w:cs="Arial" w:eastAsia="Arial" w:hAnsi="Arial"/>
            </w:rPr>
          </w:pPr>
          <w:r w:rsidDel="00000000" w:rsidR="00000000" w:rsidRPr="00000000">
            <w:rPr>
              <w:rtl w:val="0"/>
            </w:rPr>
            <w:t xml:space="preserve">3.7 </w:t>
          </w:r>
          <w:r w:rsidDel="00000000" w:rsidR="00000000" w:rsidRPr="00000000">
            <w:rPr>
              <w:rFonts w:ascii="Arial" w:cs="Arial" w:eastAsia="Arial" w:hAnsi="Arial"/>
              <w:rtl w:val="0"/>
            </w:rPr>
            <w:t xml:space="preserve">REGISTER - Register Topic Alias Request</w:t>
          </w:r>
          <w:sdt>
            <w:sdtPr>
              <w:tag w:val="goog_rdk_916"/>
            </w:sdtPr>
            <w:sdtContent>
              <w:ins w:author="Stefan Hagen" w:id="74" w:date="2024-08-11T18:55:37Z">
                <w:bookmarkStart w:colFirst="0" w:colLast="0" w:name="_heading=h.45jfvxd" w:id="94"/>
                <w:bookmarkEnd w:id="94"/>
                <w:r w:rsidDel="00000000" w:rsidR="00000000" w:rsidRPr="00000000">
                  <w:rPr>
                    <w:rtl w:val="0"/>
                  </w:rPr>
                </w:r>
              </w:ins>
            </w:sdtContent>
          </w:sdt>
        </w:p>
      </w:sdtContent>
    </w:sdt>
    <w:sdt>
      <w:sdtPr>
        <w:tag w:val="goog_rdk_921"/>
      </w:sdtPr>
      <w:sdtContent>
        <w:p w:rsidR="00000000" w:rsidDel="00000000" w:rsidP="00000000" w:rsidRDefault="00000000" w:rsidRPr="00000000" w14:paraId="00000991">
          <w:pPr>
            <w:rPr>
              <w:rPrChange w:author="Stefan Hagen" w:id="75" w:date="2024-08-11T18:55:37Z">
                <w:rPr>
                  <w:rFonts w:ascii="Arial" w:cs="Arial" w:eastAsia="Arial" w:hAnsi="Arial"/>
                </w:rPr>
              </w:rPrChange>
            </w:rPr>
            <w:pPrChange w:author="Stefan Hagen" w:id="0" w:date="2024-08-11T18:55:37Z">
              <w:pPr>
                <w:pStyle w:val="Heading3"/>
                <w:keepLines w:val="1"/>
                <w:spacing w:after="118" w:before="0" w:line="259" w:lineRule="auto"/>
                <w:ind w:left="0" w:firstLine="0"/>
              </w:pPr>
            </w:pPrChange>
          </w:pPr>
          <w:bookmarkStart w:colFirst="0" w:colLast="0" w:name="_heading=h.45jfvxd" w:id="94"/>
          <w:bookmarkEnd w:id="94"/>
          <w:sdt>
            <w:sdtPr>
              <w:tag w:val="goog_rdk_918"/>
            </w:sdtPr>
            <w:sdtContent>
              <w:ins w:author="Stefan Hagen" w:id="74" w:date="2024-08-11T18:55:37Z"/>
              <w:sdt>
                <w:sdtPr>
                  <w:tag w:val="goog_rdk_919"/>
                </w:sdtPr>
                <w:sdtContent>
                  <w:commentRangeStart w:id="64"/>
                </w:sdtContent>
              </w:sdt>
              <w:ins w:author="Stefan Hagen" w:id="74" w:date="2024-08-11T18:55:37Z">
                <w:r w:rsidDel="00000000" w:rsidR="00000000" w:rsidRPr="00000000">
                  <w:rPr>
                    <w:rPrChange w:author="Stefan Hagen" w:id="75" w:date="2024-08-11T18:55:37Z">
                      <w:rPr>
                        <w:rFonts w:ascii="Arial" w:cs="Arial" w:eastAsia="Arial" w:hAnsi="Arial"/>
                      </w:rPr>
                    </w:rPrChange>
                  </w:rPr>
                  <w:drawing>
                    <wp:inline distB="114300" distT="114300" distL="114300" distR="114300">
                      <wp:extent cx="5943600" cy="2235200"/>
                      <wp:effectExtent b="0" l="0" r="0" t="0"/>
                      <wp:docPr id="59" name="image36.png"/>
                      <a:graphic>
                        <a:graphicData uri="http://schemas.openxmlformats.org/drawingml/2006/picture">
                          <pic:pic>
                            <pic:nvPicPr>
                              <pic:cNvPr id="0" name="image36.png"/>
                              <pic:cNvPicPr preferRelativeResize="0"/>
                            </pic:nvPicPr>
                            <pic:blipFill>
                              <a:blip r:embed="rId64"/>
                              <a:srcRect b="0" l="82" r="82" t="0"/>
                              <a:stretch>
                                <a:fillRect/>
                              </a:stretch>
                            </pic:blipFill>
                            <pic:spPr>
                              <a:xfrm>
                                <a:off x="0" y="0"/>
                                <a:ext cx="5943600" cy="2235200"/>
                              </a:xfrm>
                              <a:prstGeom prst="rect"/>
                              <a:ln/>
                            </pic:spPr>
                          </pic:pic>
                        </a:graphicData>
                      </a:graphic>
                    </wp:inline>
                  </w:drawing>
                </w:r>
              </w:ins>
            </w:sdtContent>
          </w:sdt>
          <w:commentRangeEnd w:id="64"/>
          <w:r w:rsidDel="00000000" w:rsidR="00000000" w:rsidRPr="00000000">
            <w:commentReference w:id="64"/>
          </w:r>
          <w:sdt>
            <w:sdtPr>
              <w:tag w:val="goog_rdk_920"/>
            </w:sdtPr>
            <w:sdtContent>
              <w:r w:rsidDel="00000000" w:rsidR="00000000" w:rsidRPr="00000000">
                <w:rPr>
                  <w:rtl w:val="0"/>
                </w:rPr>
              </w:r>
            </w:sdtContent>
          </w:sdt>
        </w:p>
      </w:sdtContent>
    </w:sdt>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92">
            <w:pPr>
              <w:jc w:val="center"/>
              <w:rPr>
                <w:rFonts w:ascii="Arial" w:cs="Arial" w:eastAsia="Arial" w:hAnsi="Arial"/>
                <w:b w:val="1"/>
              </w:rPr>
            </w:pPr>
            <w:sdt>
              <w:sdtPr>
                <w:tag w:val="goog_rdk_923"/>
              </w:sdtPr>
              <w:sdtContent>
                <w:del w:author="davide.lenzarini@u-blox.com" w:id="76" w:date="2024-08-12T14:20:46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993">
            <w:pPr>
              <w:jc w:val="center"/>
              <w:rPr>
                <w:rFonts w:ascii="Arial" w:cs="Arial" w:eastAsia="Arial" w:hAnsi="Arial"/>
                <w:b w:val="1"/>
              </w:rPr>
            </w:pPr>
            <w:sdt>
              <w:sdtPr>
                <w:tag w:val="goog_rdk_925"/>
              </w:sdtPr>
              <w:sdtContent>
                <w:del w:author="davide.lenzarini@u-blox.com" w:id="76" w:date="2024-08-12T14:20:46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994">
            <w:pPr>
              <w:jc w:val="center"/>
              <w:rPr>
                <w:rFonts w:ascii="Arial" w:cs="Arial" w:eastAsia="Arial" w:hAnsi="Arial"/>
                <w:b w:val="1"/>
              </w:rPr>
            </w:pPr>
            <w:sdt>
              <w:sdtPr>
                <w:tag w:val="goog_rdk_927"/>
              </w:sdtPr>
              <w:sdtContent>
                <w:del w:author="davide.lenzarini@u-blox.com" w:id="76" w:date="2024-08-12T14:20:46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995">
            <w:pPr>
              <w:jc w:val="center"/>
              <w:rPr>
                <w:rFonts w:ascii="Arial" w:cs="Arial" w:eastAsia="Arial" w:hAnsi="Arial"/>
                <w:b w:val="1"/>
              </w:rPr>
            </w:pPr>
            <w:sdt>
              <w:sdtPr>
                <w:tag w:val="goog_rdk_929"/>
              </w:sdtPr>
              <w:sdtContent>
                <w:del w:author="davide.lenzarini@u-blox.com" w:id="76" w:date="2024-08-12T14:20:46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996">
            <w:pPr>
              <w:jc w:val="center"/>
              <w:rPr>
                <w:rFonts w:ascii="Arial" w:cs="Arial" w:eastAsia="Arial" w:hAnsi="Arial"/>
                <w:b w:val="1"/>
              </w:rPr>
            </w:pPr>
            <w:sdt>
              <w:sdtPr>
                <w:tag w:val="goog_rdk_931"/>
              </w:sdtPr>
              <w:sdtContent>
                <w:del w:author="davide.lenzarini@u-blox.com" w:id="76" w:date="2024-08-12T14:20:46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997">
            <w:pPr>
              <w:jc w:val="center"/>
              <w:rPr>
                <w:rFonts w:ascii="Arial" w:cs="Arial" w:eastAsia="Arial" w:hAnsi="Arial"/>
                <w:b w:val="1"/>
              </w:rPr>
            </w:pPr>
            <w:sdt>
              <w:sdtPr>
                <w:tag w:val="goog_rdk_933"/>
              </w:sdtPr>
              <w:sdtContent>
                <w:del w:author="davide.lenzarini@u-blox.com" w:id="76" w:date="2024-08-12T14:20:46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998">
            <w:pPr>
              <w:jc w:val="center"/>
              <w:rPr>
                <w:rFonts w:ascii="Arial" w:cs="Arial" w:eastAsia="Arial" w:hAnsi="Arial"/>
                <w:b w:val="1"/>
              </w:rPr>
            </w:pPr>
            <w:sdt>
              <w:sdtPr>
                <w:tag w:val="goog_rdk_935"/>
              </w:sdtPr>
              <w:sdtContent>
                <w:del w:author="davide.lenzarini@u-blox.com" w:id="76" w:date="2024-08-12T14:20:46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999">
            <w:pPr>
              <w:jc w:val="center"/>
              <w:rPr>
                <w:rFonts w:ascii="Arial" w:cs="Arial" w:eastAsia="Arial" w:hAnsi="Arial"/>
                <w:b w:val="1"/>
              </w:rPr>
            </w:pPr>
            <w:sdt>
              <w:sdtPr>
                <w:tag w:val="goog_rdk_937"/>
              </w:sdtPr>
              <w:sdtContent>
                <w:del w:author="davide.lenzarini@u-blox.com" w:id="76" w:date="2024-08-12T14:20:46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99A">
            <w:pPr>
              <w:jc w:val="center"/>
              <w:rPr>
                <w:rFonts w:ascii="Arial" w:cs="Arial" w:eastAsia="Arial" w:hAnsi="Arial"/>
                <w:b w:val="1"/>
              </w:rPr>
            </w:pPr>
            <w:sdt>
              <w:sdtPr>
                <w:tag w:val="goog_rdk_939"/>
              </w:sdtPr>
              <w:sdtContent>
                <w:del w:author="davide.lenzarini@u-blox.com" w:id="76" w:date="2024-08-12T14:20:46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9B">
            <w:pPr>
              <w:rPr>
                <w:rFonts w:ascii="Arial" w:cs="Arial" w:eastAsia="Arial" w:hAnsi="Arial"/>
              </w:rPr>
            </w:pPr>
            <w:sdt>
              <w:sdtPr>
                <w:tag w:val="goog_rdk_941"/>
              </w:sdtPr>
              <w:sdtContent>
                <w:del w:author="davide.lenzarini@u-blox.com" w:id="76" w:date="2024-08-12T14:20:46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99C">
            <w:pPr>
              <w:jc w:val="center"/>
              <w:rPr>
                <w:rFonts w:ascii="Arial" w:cs="Arial" w:eastAsia="Arial" w:hAnsi="Arial"/>
              </w:rPr>
            </w:pPr>
            <w:sdt>
              <w:sdtPr>
                <w:tag w:val="goog_rdk_943"/>
              </w:sdtPr>
              <w:sdtContent>
                <w:del w:author="davide.lenzarini@u-blox.com" w:id="76" w:date="2024-08-12T14:20:46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A4">
            <w:pPr>
              <w:rPr>
                <w:rFonts w:ascii="Arial" w:cs="Arial" w:eastAsia="Arial" w:hAnsi="Arial"/>
              </w:rPr>
            </w:pPr>
            <w:sdt>
              <w:sdtPr>
                <w:tag w:val="goog_rdk_945"/>
              </w:sdtPr>
              <w:sdtContent>
                <w:del w:author="davide.lenzarini@u-blox.com" w:id="76" w:date="2024-08-12T14:20:46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9A5">
            <w:pPr>
              <w:jc w:val="center"/>
              <w:rPr>
                <w:rFonts w:ascii="Arial" w:cs="Arial" w:eastAsia="Arial" w:hAnsi="Arial"/>
              </w:rPr>
            </w:pPr>
            <w:sdt>
              <w:sdtPr>
                <w:tag w:val="goog_rdk_947"/>
              </w:sdtPr>
              <w:sdtContent>
                <w:del w:author="davide.lenzarini@u-blox.com" w:id="76" w:date="2024-08-12T14:20:46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AD">
            <w:pPr>
              <w:rPr>
                <w:rFonts w:ascii="Arial" w:cs="Arial" w:eastAsia="Arial" w:hAnsi="Arial"/>
              </w:rPr>
            </w:pPr>
            <w:sdt>
              <w:sdtPr>
                <w:tag w:val="goog_rdk_949"/>
              </w:sdtPr>
              <w:sdtContent>
                <w:del w:author="davide.lenzarini@u-blox.com" w:id="76" w:date="2024-08-12T14:20:46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9AE">
            <w:pPr>
              <w:jc w:val="center"/>
              <w:rPr>
                <w:rFonts w:ascii="Arial" w:cs="Arial" w:eastAsia="Arial" w:hAnsi="Arial"/>
              </w:rPr>
            </w:pPr>
            <w:sdt>
              <w:sdtPr>
                <w:tag w:val="goog_rdk_951"/>
              </w:sdtPr>
              <w:sdtContent>
                <w:del w:author="davide.lenzarini@u-blox.com" w:id="76" w:date="2024-08-12T14:20:46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B6">
            <w:pPr>
              <w:rPr>
                <w:rFonts w:ascii="Arial" w:cs="Arial" w:eastAsia="Arial" w:hAnsi="Arial"/>
              </w:rPr>
            </w:pPr>
            <w:sdt>
              <w:sdtPr>
                <w:tag w:val="goog_rdk_953"/>
              </w:sdtPr>
              <w:sdtContent>
                <w:del w:author="davide.lenzarini@u-blox.com" w:id="76" w:date="2024-08-12T14:20:46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9B7">
            <w:pPr>
              <w:jc w:val="center"/>
              <w:rPr>
                <w:rFonts w:ascii="Arial" w:cs="Arial" w:eastAsia="Arial" w:hAnsi="Arial"/>
              </w:rPr>
            </w:pPr>
            <w:sdt>
              <w:sdtPr>
                <w:tag w:val="goog_rdk_955"/>
              </w:sdtPr>
              <w:sdtContent>
                <w:del w:author="davide.lenzarini@u-blox.com" w:id="76" w:date="2024-08-12T14:20:46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BF">
            <w:pPr>
              <w:rPr>
                <w:rFonts w:ascii="Arial" w:cs="Arial" w:eastAsia="Arial" w:hAnsi="Arial"/>
              </w:rPr>
            </w:pPr>
            <w:sdt>
              <w:sdtPr>
                <w:tag w:val="goog_rdk_957"/>
              </w:sdtPr>
              <w:sdtContent>
                <w:del w:author="davide.lenzarini@u-blox.com" w:id="76" w:date="2024-08-12T14:20:46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9C0">
            <w:pPr>
              <w:jc w:val="center"/>
              <w:rPr>
                <w:rFonts w:ascii="Arial" w:cs="Arial" w:eastAsia="Arial" w:hAnsi="Arial"/>
              </w:rPr>
            </w:pPr>
            <w:sdt>
              <w:sdtPr>
                <w:tag w:val="goog_rdk_959"/>
              </w:sdtPr>
              <w:sdtContent>
                <w:del w:author="davide.lenzarini@u-blox.com" w:id="76" w:date="2024-08-12T14:20:46Z">
                  <w:r w:rsidDel="00000000" w:rsidR="00000000" w:rsidRPr="00000000">
                    <w:rPr>
                      <w:rFonts w:ascii="Arial" w:cs="Arial" w:eastAsia="Arial" w:hAnsi="Arial"/>
                      <w:rtl w:val="0"/>
                    </w:rPr>
                    <w:delText xml:space="preserve">Topic Alias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C8">
            <w:pPr>
              <w:rPr>
                <w:rFonts w:ascii="Arial" w:cs="Arial" w:eastAsia="Arial" w:hAnsi="Arial"/>
              </w:rPr>
            </w:pPr>
            <w:sdt>
              <w:sdtPr>
                <w:tag w:val="goog_rdk_961"/>
              </w:sdtPr>
              <w:sdtContent>
                <w:del w:author="davide.lenzarini@u-blox.com" w:id="76" w:date="2024-08-12T14:20:46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8"/>
          </w:tcPr>
          <w:p w:rsidR="00000000" w:rsidDel="00000000" w:rsidP="00000000" w:rsidRDefault="00000000" w:rsidRPr="00000000" w14:paraId="000009C9">
            <w:pPr>
              <w:jc w:val="center"/>
              <w:rPr>
                <w:rFonts w:ascii="Arial" w:cs="Arial" w:eastAsia="Arial" w:hAnsi="Arial"/>
              </w:rPr>
            </w:pPr>
            <w:sdt>
              <w:sdtPr>
                <w:tag w:val="goog_rdk_963"/>
              </w:sdtPr>
              <w:sdtContent>
                <w:del w:author="davide.lenzarini@u-blox.com" w:id="76" w:date="2024-08-12T14:20:46Z">
                  <w:r w:rsidDel="00000000" w:rsidR="00000000" w:rsidRPr="00000000">
                    <w:rPr>
                      <w:rFonts w:ascii="Arial" w:cs="Arial" w:eastAsia="Arial" w:hAnsi="Arial"/>
                      <w:rtl w:val="0"/>
                    </w:rPr>
                    <w:delText xml:space="preserve">Topic Alias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D1">
            <w:pPr>
              <w:rPr>
                <w:rFonts w:ascii="Arial" w:cs="Arial" w:eastAsia="Arial" w:hAnsi="Arial"/>
              </w:rPr>
            </w:pPr>
            <w:sdt>
              <w:sdtPr>
                <w:tag w:val="goog_rdk_965"/>
              </w:sdtPr>
              <w:sdtContent>
                <w:del w:author="davide.lenzarini@u-blox.com" w:id="76" w:date="2024-08-12T14:20:46Z">
                  <w:r w:rsidDel="00000000" w:rsidR="00000000" w:rsidRPr="00000000">
                    <w:rPr>
                      <w:rFonts w:ascii="Arial" w:cs="Arial" w:eastAsia="Arial" w:hAnsi="Arial"/>
                      <w:rtl w:val="0"/>
                    </w:rPr>
                    <w:delText xml:space="preserve">Byte 7…N</w:delText>
                  </w:r>
                </w:del>
              </w:sdtContent>
            </w:sdt>
            <w:r w:rsidDel="00000000" w:rsidR="00000000" w:rsidRPr="00000000">
              <w:rPr>
                <w:rtl w:val="0"/>
              </w:rPr>
            </w:r>
          </w:p>
        </w:tc>
        <w:tc>
          <w:tcPr>
            <w:gridSpan w:val="8"/>
          </w:tcPr>
          <w:p w:rsidR="00000000" w:rsidDel="00000000" w:rsidP="00000000" w:rsidRDefault="00000000" w:rsidRPr="00000000" w14:paraId="000009D2">
            <w:pPr>
              <w:keepNext w:val="1"/>
              <w:jc w:val="center"/>
              <w:rPr>
                <w:rFonts w:ascii="Arial" w:cs="Arial" w:eastAsia="Arial" w:hAnsi="Arial"/>
              </w:rPr>
            </w:pPr>
            <w:sdt>
              <w:sdtPr>
                <w:tag w:val="goog_rdk_967"/>
              </w:sdtPr>
              <w:sdtContent>
                <w:del w:author="davide.lenzarini@u-blox.com" w:id="76" w:date="2024-08-12T14:20:46Z">
                  <w:r w:rsidDel="00000000" w:rsidR="00000000" w:rsidRPr="00000000">
                    <w:rPr>
                      <w:rFonts w:ascii="Arial" w:cs="Arial" w:eastAsia="Arial" w:hAnsi="Arial"/>
                      <w:rtl w:val="0"/>
                    </w:rPr>
                    <w:delText xml:space="preserve">Topic Name</w:delText>
                  </w:r>
                </w:del>
              </w:sdtContent>
            </w:sdt>
            <w:r w:rsidDel="00000000" w:rsidR="00000000" w:rsidRPr="00000000">
              <w:rPr>
                <w:rtl w:val="0"/>
              </w:rPr>
            </w:r>
          </w:p>
        </w:tc>
      </w:tr>
    </w:tbl>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w:t>
      </w:r>
      <w:sdt>
        <w:sdtPr>
          <w:tag w:val="goog_rdk_968"/>
        </w:sdtPr>
        <w:sdtContent>
          <w:commentRangeStart w:id="65"/>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24</w:t>
      </w:r>
      <w:commentRangeEnd w:id="65"/>
      <w:r w:rsidDel="00000000" w:rsidR="00000000" w:rsidRPr="00000000">
        <w:commentReference w:id="65"/>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REGISTER packet</w:t>
      </w:r>
    </w:p>
    <w:p w:rsidR="00000000" w:rsidDel="00000000" w:rsidP="00000000" w:rsidRDefault="00000000" w:rsidRPr="00000000" w14:paraId="000009DB">
      <w:pPr>
        <w:ind w:left="-5" w:right="990" w:firstLine="0"/>
        <w:rPr>
          <w:rFonts w:ascii="Arial" w:cs="Arial" w:eastAsia="Arial" w:hAnsi="Arial"/>
        </w:rPr>
      </w:pPr>
      <w:sdt>
        <w:sdtPr>
          <w:tag w:val="goog_rdk_969"/>
        </w:sdtPr>
        <w:sdtContent>
          <w:commentRangeStart w:id="66"/>
        </w:sdtContent>
      </w:sdt>
      <w:r w:rsidDel="00000000" w:rsidR="00000000" w:rsidRPr="00000000">
        <w:rPr>
          <w:rFonts w:ascii="Arial" w:cs="Arial" w:eastAsia="Arial" w:hAnsi="Arial"/>
          <w:rtl w:val="0"/>
        </w:rPr>
        <w:t xml:space="preserve">The REGISTER packet </w:t>
      </w:r>
      <w:commentRangeEnd w:id="66"/>
      <w:r w:rsidDel="00000000" w:rsidR="00000000" w:rsidRPr="00000000">
        <w:commentReference w:id="66"/>
      </w:r>
      <w:r w:rsidDel="00000000" w:rsidR="00000000" w:rsidRPr="00000000">
        <w:rPr>
          <w:rFonts w:ascii="Arial" w:cs="Arial" w:eastAsia="Arial" w:hAnsi="Arial"/>
          <w:rtl w:val="0"/>
        </w:rPr>
        <w:t xml:space="preserve">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DC">
      <w:pPr>
        <w:pStyle w:val="Heading4"/>
        <w:ind w:left="0" w:firstLine="0"/>
        <w:rPr>
          <w:rFonts w:ascii="Arial" w:cs="Arial" w:eastAsia="Arial" w:hAnsi="Arial"/>
        </w:rPr>
      </w:pPr>
      <w:bookmarkStart w:colFirst="0" w:colLast="0" w:name="_heading=h.2koq656" w:id="95"/>
      <w:bookmarkEnd w:id="95"/>
      <w:r w:rsidDel="00000000" w:rsidR="00000000" w:rsidRPr="00000000">
        <w:rPr>
          <w:rFonts w:ascii="Arial" w:cs="Arial" w:eastAsia="Arial" w:hAnsi="Arial"/>
          <w:rtl w:val="0"/>
        </w:rPr>
        <w:t xml:space="preserve">3.7.1 Length &amp; Packet Type</w:t>
      </w:r>
    </w:p>
    <w:p w:rsidR="00000000" w:rsidDel="00000000" w:rsidP="00000000" w:rsidRDefault="00000000" w:rsidRPr="00000000" w14:paraId="000009D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DE">
      <w:pPr>
        <w:pStyle w:val="Heading4"/>
        <w:ind w:left="0" w:firstLine="0"/>
        <w:rPr>
          <w:rFonts w:ascii="Arial" w:cs="Arial" w:eastAsia="Arial" w:hAnsi="Arial"/>
        </w:rPr>
      </w:pPr>
      <w:bookmarkStart w:colFirst="0" w:colLast="0" w:name="_heading=h.3jtnz0s" w:id="96"/>
      <w:bookmarkEnd w:id="96"/>
      <w:r w:rsidDel="00000000" w:rsidR="00000000" w:rsidRPr="00000000">
        <w:rPr>
          <w:rFonts w:ascii="Arial" w:cs="Arial" w:eastAsia="Arial" w:hAnsi="Arial"/>
          <w:rtl w:val="0"/>
        </w:rPr>
        <w:t xml:space="preserve">3.7.2 Packet Identifier</w:t>
      </w:r>
    </w:p>
    <w:p w:rsidR="00000000" w:rsidDel="00000000" w:rsidP="00000000" w:rsidRDefault="00000000" w:rsidRPr="00000000" w14:paraId="000009DF">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E0">
      <w:pPr>
        <w:pStyle w:val="Heading4"/>
        <w:ind w:left="0" w:firstLine="0"/>
        <w:rPr>
          <w:rFonts w:ascii="Arial" w:cs="Arial" w:eastAsia="Arial" w:hAnsi="Arial"/>
        </w:rPr>
      </w:pPr>
      <w:bookmarkStart w:colFirst="0" w:colLast="0" w:name="_heading=h.zu0gcz" w:id="97"/>
      <w:bookmarkEnd w:id="97"/>
      <w:r w:rsidDel="00000000" w:rsidR="00000000" w:rsidRPr="00000000">
        <w:rPr>
          <w:rFonts w:ascii="Arial" w:cs="Arial" w:eastAsia="Arial" w:hAnsi="Arial"/>
          <w:rtl w:val="0"/>
        </w:rPr>
        <w:t xml:space="preserve">3.7.3 Topic Alias</w:t>
      </w:r>
    </w:p>
    <w:p w:rsidR="00000000" w:rsidDel="00000000" w:rsidP="00000000" w:rsidRDefault="00000000" w:rsidRPr="00000000" w14:paraId="000009E1">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E2">
      <w:pPr>
        <w:pStyle w:val="Heading4"/>
        <w:ind w:left="0" w:firstLine="0"/>
        <w:rPr>
          <w:rFonts w:ascii="Arial" w:cs="Arial" w:eastAsia="Arial" w:hAnsi="Arial"/>
        </w:rPr>
      </w:pPr>
      <w:bookmarkStart w:colFirst="0" w:colLast="0" w:name="_heading=h.1yyy98l" w:id="98"/>
      <w:bookmarkEnd w:id="98"/>
      <w:r w:rsidDel="00000000" w:rsidR="00000000" w:rsidRPr="00000000">
        <w:rPr>
          <w:rFonts w:ascii="Arial" w:cs="Arial" w:eastAsia="Arial" w:hAnsi="Arial"/>
          <w:rtl w:val="0"/>
        </w:rPr>
        <w:t xml:space="preserve">3.7.4 Topic Name</w:t>
      </w:r>
    </w:p>
    <w:p w:rsidR="00000000" w:rsidDel="00000000" w:rsidP="00000000" w:rsidRDefault="00000000" w:rsidRPr="00000000" w14:paraId="000009E3">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E4">
      <w:pPr>
        <w:pStyle w:val="Heading4"/>
        <w:spacing w:after="306" w:before="0" w:line="248.00000000000006" w:lineRule="auto"/>
        <w:ind w:left="0" w:right="990" w:firstLine="0"/>
        <w:jc w:val="both"/>
        <w:rPr/>
      </w:pPr>
      <w:bookmarkStart w:colFirst="0" w:colLast="0" w:name="_heading=h.2jnkuws4c71i" w:id="99"/>
      <w:bookmarkEnd w:id="99"/>
      <w:r w:rsidDel="00000000" w:rsidR="00000000" w:rsidRPr="00000000">
        <w:rPr>
          <w:rtl w:val="0"/>
        </w:rPr>
        <w:t xml:space="preserve">3.7.5 Register Actions</w:t>
      </w:r>
    </w:p>
    <w:p w:rsidR="00000000" w:rsidDel="00000000" w:rsidP="00000000" w:rsidRDefault="00000000" w:rsidRPr="00000000" w14:paraId="000009E5">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sdt>
      <w:sdtPr>
        <w:tag w:val="goog_rdk_971"/>
      </w:sdtPr>
      <w:sdtContent>
        <w:p w:rsidR="00000000" w:rsidDel="00000000" w:rsidP="00000000" w:rsidRDefault="00000000" w:rsidRPr="00000000" w14:paraId="000009E6">
          <w:pPr>
            <w:pStyle w:val="Heading3"/>
            <w:keepLines w:val="1"/>
            <w:spacing w:after="77" w:before="0" w:line="259" w:lineRule="auto"/>
            <w:ind w:left="0" w:firstLine="0"/>
            <w:rPr>
              <w:ins w:author="Stefan Hagen" w:id="77" w:date="2024-08-11T18:55:53Z"/>
              <w:rFonts w:ascii="Arial" w:cs="Arial" w:eastAsia="Arial" w:hAnsi="Arial"/>
            </w:rPr>
          </w:pPr>
          <w:r w:rsidDel="00000000" w:rsidR="00000000" w:rsidRPr="00000000">
            <w:rPr>
              <w:rtl w:val="0"/>
            </w:rPr>
            <w:t xml:space="preserve">3.8 </w:t>
          </w:r>
          <w:r w:rsidDel="00000000" w:rsidR="00000000" w:rsidRPr="00000000">
            <w:rPr>
              <w:rFonts w:ascii="Arial" w:cs="Arial" w:eastAsia="Arial" w:hAnsi="Arial"/>
              <w:rtl w:val="0"/>
            </w:rPr>
            <w:t xml:space="preserve">REGACK - Register Topic Alias Response</w:t>
          </w:r>
          <w:sdt>
            <w:sdtPr>
              <w:tag w:val="goog_rdk_970"/>
            </w:sdtPr>
            <w:sdtContent>
              <w:ins w:author="Stefan Hagen" w:id="77" w:date="2024-08-11T18:55:53Z">
                <w:bookmarkStart w:colFirst="0" w:colLast="0" w:name="_heading=h.4iylrwe" w:id="100"/>
                <w:bookmarkEnd w:id="100"/>
                <w:r w:rsidDel="00000000" w:rsidR="00000000" w:rsidRPr="00000000">
                  <w:rPr>
                    <w:rtl w:val="0"/>
                  </w:rPr>
                </w:r>
              </w:ins>
            </w:sdtContent>
          </w:sdt>
        </w:p>
      </w:sdtContent>
    </w:sdt>
    <w:sdt>
      <w:sdtPr>
        <w:tag w:val="goog_rdk_974"/>
      </w:sdtPr>
      <w:sdtContent>
        <w:p w:rsidR="00000000" w:rsidDel="00000000" w:rsidP="00000000" w:rsidRDefault="00000000" w:rsidRPr="00000000" w14:paraId="000009E7">
          <w:pPr>
            <w:rPr>
              <w:rPrChange w:author="Stefan Hagen" w:id="78" w:date="2024-08-11T18:55:53Z">
                <w:rPr>
                  <w:rFonts w:ascii="Arial" w:cs="Arial" w:eastAsia="Arial" w:hAnsi="Arial"/>
                </w:rPr>
              </w:rPrChange>
            </w:rPr>
            <w:pPrChange w:author="Stefan Hagen" w:id="0" w:date="2024-08-11T18:55:53Z">
              <w:pPr>
                <w:pStyle w:val="Heading3"/>
                <w:keepLines w:val="1"/>
                <w:spacing w:after="77" w:before="0" w:line="259" w:lineRule="auto"/>
                <w:ind w:left="0" w:firstLine="0"/>
              </w:pPr>
            </w:pPrChange>
          </w:pPr>
          <w:bookmarkStart w:colFirst="0" w:colLast="0" w:name="_heading=h.4iylrwe" w:id="100"/>
          <w:bookmarkEnd w:id="100"/>
          <w:sdt>
            <w:sdtPr>
              <w:tag w:val="goog_rdk_972"/>
            </w:sdtPr>
            <w:sdtContent>
              <w:ins w:author="Stefan Hagen" w:id="77" w:date="2024-08-11T18:55:53Z">
                <w:r w:rsidDel="00000000" w:rsidR="00000000" w:rsidRPr="00000000">
                  <w:rPr>
                    <w:rPrChange w:author="Stefan Hagen" w:id="78" w:date="2024-08-11T18:55:53Z">
                      <w:rPr>
                        <w:rFonts w:ascii="Arial" w:cs="Arial" w:eastAsia="Arial" w:hAnsi="Arial"/>
                      </w:rPr>
                    </w:rPrChange>
                  </w:rPr>
                  <w:drawing>
                    <wp:inline distB="114300" distT="114300" distL="114300" distR="114300">
                      <wp:extent cx="5943600" cy="2374900"/>
                      <wp:effectExtent b="0" l="0" r="0" t="0"/>
                      <wp:docPr id="34" name="image14.png"/>
                      <a:graphic>
                        <a:graphicData uri="http://schemas.openxmlformats.org/drawingml/2006/picture">
                          <pic:pic>
                            <pic:nvPicPr>
                              <pic:cNvPr id="0" name="image14.png"/>
                              <pic:cNvPicPr preferRelativeResize="0"/>
                            </pic:nvPicPr>
                            <pic:blipFill>
                              <a:blip r:embed="rId65"/>
                              <a:srcRect b="0" l="0" r="0" t="0"/>
                              <a:stretch>
                                <a:fillRect/>
                              </a:stretch>
                            </pic:blipFill>
                            <pic:spPr>
                              <a:xfrm>
                                <a:off x="0" y="0"/>
                                <a:ext cx="5943600" cy="2374900"/>
                              </a:xfrm>
                              <a:prstGeom prst="rect"/>
                              <a:ln/>
                            </pic:spPr>
                          </pic:pic>
                        </a:graphicData>
                      </a:graphic>
                    </wp:inline>
                  </w:drawing>
                </w:r>
              </w:ins>
            </w:sdtContent>
          </w:sdt>
          <w:sdt>
            <w:sdtPr>
              <w:tag w:val="goog_rdk_973"/>
            </w:sdtPr>
            <w:sdtContent>
              <w:r w:rsidDel="00000000" w:rsidR="00000000" w:rsidRPr="00000000">
                <w:rPr>
                  <w:rtl w:val="0"/>
                </w:rPr>
              </w:r>
            </w:sdtContent>
          </w:sdt>
        </w:p>
      </w:sdtContent>
    </w:sdt>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E8">
            <w:pPr>
              <w:jc w:val="center"/>
              <w:rPr>
                <w:rFonts w:ascii="Arial" w:cs="Arial" w:eastAsia="Arial" w:hAnsi="Arial"/>
                <w:b w:val="1"/>
              </w:rPr>
            </w:pPr>
            <w:sdt>
              <w:sdtPr>
                <w:tag w:val="goog_rdk_976"/>
              </w:sdtPr>
              <w:sdtContent>
                <w:del w:author="davide.lenzarini@u-blox.com" w:id="79" w:date="2024-08-12T14:23:34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9E9">
            <w:pPr>
              <w:jc w:val="center"/>
              <w:rPr>
                <w:rFonts w:ascii="Arial" w:cs="Arial" w:eastAsia="Arial" w:hAnsi="Arial"/>
                <w:b w:val="1"/>
              </w:rPr>
            </w:pPr>
            <w:sdt>
              <w:sdtPr>
                <w:tag w:val="goog_rdk_978"/>
              </w:sdtPr>
              <w:sdtContent>
                <w:del w:author="davide.lenzarini@u-blox.com" w:id="79" w:date="2024-08-12T14:23:34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9EA">
            <w:pPr>
              <w:jc w:val="center"/>
              <w:rPr>
                <w:rFonts w:ascii="Arial" w:cs="Arial" w:eastAsia="Arial" w:hAnsi="Arial"/>
                <w:b w:val="1"/>
              </w:rPr>
            </w:pPr>
            <w:sdt>
              <w:sdtPr>
                <w:tag w:val="goog_rdk_980"/>
              </w:sdtPr>
              <w:sdtContent>
                <w:del w:author="davide.lenzarini@u-blox.com" w:id="79" w:date="2024-08-12T14:23:34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9EB">
            <w:pPr>
              <w:jc w:val="center"/>
              <w:rPr>
                <w:rFonts w:ascii="Arial" w:cs="Arial" w:eastAsia="Arial" w:hAnsi="Arial"/>
                <w:b w:val="1"/>
              </w:rPr>
            </w:pPr>
            <w:sdt>
              <w:sdtPr>
                <w:tag w:val="goog_rdk_982"/>
              </w:sdtPr>
              <w:sdtContent>
                <w:del w:author="davide.lenzarini@u-blox.com" w:id="79" w:date="2024-08-12T14:23:34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9EC">
            <w:pPr>
              <w:jc w:val="center"/>
              <w:rPr>
                <w:rFonts w:ascii="Arial" w:cs="Arial" w:eastAsia="Arial" w:hAnsi="Arial"/>
                <w:b w:val="1"/>
              </w:rPr>
            </w:pPr>
            <w:sdt>
              <w:sdtPr>
                <w:tag w:val="goog_rdk_984"/>
              </w:sdtPr>
              <w:sdtContent>
                <w:del w:author="davide.lenzarini@u-blox.com" w:id="79" w:date="2024-08-12T14:23:34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9ED">
            <w:pPr>
              <w:jc w:val="center"/>
              <w:rPr>
                <w:rFonts w:ascii="Arial" w:cs="Arial" w:eastAsia="Arial" w:hAnsi="Arial"/>
                <w:b w:val="1"/>
              </w:rPr>
            </w:pPr>
            <w:sdt>
              <w:sdtPr>
                <w:tag w:val="goog_rdk_986"/>
              </w:sdtPr>
              <w:sdtContent>
                <w:del w:author="davide.lenzarini@u-blox.com" w:id="79" w:date="2024-08-12T14:23:34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gridSpan w:val="2"/>
            <w:shd w:fill="cfe2f3" w:val="clear"/>
          </w:tcPr>
          <w:p w:rsidR="00000000" w:rsidDel="00000000" w:rsidP="00000000" w:rsidRDefault="00000000" w:rsidRPr="00000000" w14:paraId="000009EE">
            <w:pPr>
              <w:jc w:val="center"/>
              <w:rPr>
                <w:rFonts w:ascii="Arial" w:cs="Arial" w:eastAsia="Arial" w:hAnsi="Arial"/>
                <w:b w:val="1"/>
              </w:rPr>
            </w:pPr>
            <w:sdt>
              <w:sdtPr>
                <w:tag w:val="goog_rdk_988"/>
              </w:sdtPr>
              <w:sdtContent>
                <w:del w:author="davide.lenzarini@u-blox.com" w:id="79" w:date="2024-08-12T14:23:34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gridSpan w:val="2"/>
            <w:shd w:fill="cfe2f3" w:val="clear"/>
          </w:tcPr>
          <w:p w:rsidR="00000000" w:rsidDel="00000000" w:rsidP="00000000" w:rsidRDefault="00000000" w:rsidRPr="00000000" w14:paraId="000009F0">
            <w:pPr>
              <w:jc w:val="center"/>
              <w:rPr>
                <w:rFonts w:ascii="Arial" w:cs="Arial" w:eastAsia="Arial" w:hAnsi="Arial"/>
                <w:b w:val="1"/>
              </w:rPr>
            </w:pPr>
            <w:sdt>
              <w:sdtPr>
                <w:tag w:val="goog_rdk_990"/>
              </w:sdtPr>
              <w:sdtContent>
                <w:del w:author="davide.lenzarini@u-blox.com" w:id="79" w:date="2024-08-12T14:23:34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9F2">
            <w:pPr>
              <w:jc w:val="center"/>
              <w:rPr>
                <w:rFonts w:ascii="Arial" w:cs="Arial" w:eastAsia="Arial" w:hAnsi="Arial"/>
                <w:b w:val="1"/>
              </w:rPr>
            </w:pPr>
            <w:sdt>
              <w:sdtPr>
                <w:tag w:val="goog_rdk_992"/>
              </w:sdtPr>
              <w:sdtContent>
                <w:del w:author="davide.lenzarini@u-blox.com" w:id="79" w:date="2024-08-12T14:23:34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F3">
            <w:pPr>
              <w:rPr>
                <w:rFonts w:ascii="Arial" w:cs="Arial" w:eastAsia="Arial" w:hAnsi="Arial"/>
              </w:rPr>
            </w:pPr>
            <w:sdt>
              <w:sdtPr>
                <w:tag w:val="goog_rdk_994"/>
              </w:sdtPr>
              <w:sdtContent>
                <w:del w:author="davide.lenzarini@u-blox.com" w:id="79" w:date="2024-08-12T14:23:34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0"/>
          </w:tcPr>
          <w:p w:rsidR="00000000" w:rsidDel="00000000" w:rsidP="00000000" w:rsidRDefault="00000000" w:rsidRPr="00000000" w14:paraId="000009F4">
            <w:pPr>
              <w:jc w:val="center"/>
              <w:rPr>
                <w:rFonts w:ascii="Arial" w:cs="Arial" w:eastAsia="Arial" w:hAnsi="Arial"/>
              </w:rPr>
            </w:pPr>
            <w:sdt>
              <w:sdtPr>
                <w:tag w:val="goog_rdk_996"/>
              </w:sdtPr>
              <w:sdtContent>
                <w:del w:author="davide.lenzarini@u-blox.com" w:id="79" w:date="2024-08-12T14:23:34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FE">
            <w:pPr>
              <w:rPr>
                <w:rFonts w:ascii="Arial" w:cs="Arial" w:eastAsia="Arial" w:hAnsi="Arial"/>
              </w:rPr>
            </w:pPr>
            <w:sdt>
              <w:sdtPr>
                <w:tag w:val="goog_rdk_998"/>
              </w:sdtPr>
              <w:sdtContent>
                <w:del w:author="davide.lenzarini@u-blox.com" w:id="79" w:date="2024-08-12T14:23:34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0"/>
          </w:tcPr>
          <w:p w:rsidR="00000000" w:rsidDel="00000000" w:rsidP="00000000" w:rsidRDefault="00000000" w:rsidRPr="00000000" w14:paraId="000009FF">
            <w:pPr>
              <w:jc w:val="center"/>
              <w:rPr>
                <w:rFonts w:ascii="Arial" w:cs="Arial" w:eastAsia="Arial" w:hAnsi="Arial"/>
              </w:rPr>
            </w:pPr>
            <w:sdt>
              <w:sdtPr>
                <w:tag w:val="goog_rdk_1000"/>
              </w:sdtPr>
              <w:sdtContent>
                <w:del w:author="davide.lenzarini@u-blox.com" w:id="79" w:date="2024-08-12T14:23:34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A09">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A0A">
            <w:pPr>
              <w:jc w:val="center"/>
              <w:rPr>
                <w:rFonts w:ascii="Arial" w:cs="Arial" w:eastAsia="Arial" w:hAnsi="Arial"/>
                <w:b w:val="1"/>
                <w:i w:val="1"/>
              </w:rPr>
            </w:pPr>
            <w:sdt>
              <w:sdtPr>
                <w:tag w:val="goog_rdk_1002"/>
              </w:sdtPr>
              <w:sdtContent>
                <w:del w:author="davide.lenzarini@u-blox.com" w:id="79" w:date="2024-08-12T14:23:34Z">
                  <w:r w:rsidDel="00000000" w:rsidR="00000000" w:rsidRPr="00000000">
                    <w:rPr>
                      <w:rFonts w:ascii="Arial" w:cs="Arial" w:eastAsia="Arial" w:hAnsi="Arial"/>
                      <w:b w:val="1"/>
                      <w:i w:val="1"/>
                      <w:rtl w:val="0"/>
                    </w:rPr>
                    <w:delText xml:space="preserve">REGACK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A15">
            <w:pPr>
              <w:jc w:val="center"/>
              <w:rPr>
                <w:rFonts w:ascii="Arial" w:cs="Arial" w:eastAsia="Arial" w:hAnsi="Arial"/>
                <w:strike w:val="1"/>
              </w:rPr>
            </w:pPr>
            <w:sdt>
              <w:sdtPr>
                <w:tag w:val="goog_rdk_1004"/>
              </w:sdtPr>
              <w:sdtContent>
                <w:del w:author="davide.lenzarini@u-blox.com" w:id="79" w:date="2024-08-12T14:23:34Z">
                  <w:r w:rsidDel="00000000" w:rsidR="00000000" w:rsidRPr="00000000">
                    <w:rPr>
                      <w:rFonts w:ascii="Arial" w:cs="Arial" w:eastAsia="Arial" w:hAnsi="Arial"/>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A16">
            <w:pPr>
              <w:jc w:val="center"/>
              <w:rPr>
                <w:rFonts w:ascii="Arial" w:cs="Arial" w:eastAsia="Arial" w:hAnsi="Arial"/>
              </w:rPr>
            </w:pPr>
            <w:sdt>
              <w:sdtPr>
                <w:tag w:val="goog_rdk_1006"/>
              </w:sdtPr>
              <w:sdtContent>
                <w:del w:author="davide.lenzarini@u-blox.com" w:id="79" w:date="2024-08-12T14:23:34Z">
                  <w:r w:rsidDel="00000000" w:rsidR="00000000" w:rsidRPr="00000000">
                    <w:rPr>
                      <w:rFonts w:ascii="Arial" w:cs="Arial" w:eastAsia="Arial" w:hAnsi="Arial"/>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A17">
            <w:pPr>
              <w:jc w:val="center"/>
              <w:rPr>
                <w:rFonts w:ascii="Arial" w:cs="Arial" w:eastAsia="Arial" w:hAnsi="Arial"/>
              </w:rPr>
            </w:pPr>
            <w:sdt>
              <w:sdtPr>
                <w:tag w:val="goog_rdk_1008"/>
              </w:sdtPr>
              <w:sdtContent>
                <w:del w:author="davide.lenzarini@u-blox.com" w:id="79" w:date="2024-08-12T14:23:34Z">
                  <w:r w:rsidDel="00000000" w:rsidR="00000000" w:rsidRPr="00000000">
                    <w:rPr>
                      <w:rFonts w:ascii="Arial" w:cs="Arial" w:eastAsia="Arial" w:hAnsi="Arial"/>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A18">
            <w:pPr>
              <w:jc w:val="center"/>
              <w:rPr>
                <w:rFonts w:ascii="Arial" w:cs="Arial" w:eastAsia="Arial" w:hAnsi="Arial"/>
              </w:rPr>
            </w:pPr>
            <w:sdt>
              <w:sdtPr>
                <w:tag w:val="goog_rdk_1010"/>
              </w:sdtPr>
              <w:sdtContent>
                <w:del w:author="davide.lenzarini@u-blox.com" w:id="79" w:date="2024-08-12T14:23:34Z">
                  <w:r w:rsidDel="00000000" w:rsidR="00000000" w:rsidRPr="00000000">
                    <w:rPr>
                      <w:rFonts w:ascii="Arial" w:cs="Arial" w:eastAsia="Arial" w:hAnsi="Arial"/>
                      <w:rtl w:val="0"/>
                    </w:rPr>
                    <w:delText xml:space="preserve">Reserved</w:delText>
                  </w:r>
                </w:del>
              </w:sdtContent>
            </w:sdt>
            <w:r w:rsidDel="00000000" w:rsidR="00000000" w:rsidRPr="00000000">
              <w:rPr>
                <w:rtl w:val="0"/>
              </w:rPr>
            </w:r>
          </w:p>
        </w:tc>
        <w:tc>
          <w:tcPr>
            <w:gridSpan w:val="2"/>
          </w:tcPr>
          <w:p w:rsidR="00000000" w:rsidDel="00000000" w:rsidP="00000000" w:rsidRDefault="00000000" w:rsidRPr="00000000" w14:paraId="00000A19">
            <w:pPr>
              <w:jc w:val="center"/>
              <w:rPr>
                <w:rFonts w:ascii="Arial" w:cs="Arial" w:eastAsia="Arial" w:hAnsi="Arial"/>
              </w:rPr>
            </w:pPr>
            <w:sdt>
              <w:sdtPr>
                <w:tag w:val="goog_rdk_1012"/>
              </w:sdtPr>
              <w:sdtContent>
                <w:del w:author="davide.lenzarini@u-blox.com" w:id="79" w:date="2024-08-12T14:23:34Z">
                  <w:r w:rsidDel="00000000" w:rsidR="00000000" w:rsidRPr="00000000">
                    <w:rPr>
                      <w:rFonts w:ascii="Arial" w:cs="Arial" w:eastAsia="Arial" w:hAnsi="Arial"/>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A1B">
            <w:pPr>
              <w:jc w:val="center"/>
              <w:rPr>
                <w:rFonts w:ascii="Arial" w:cs="Arial" w:eastAsia="Arial" w:hAnsi="Arial"/>
              </w:rPr>
            </w:pPr>
            <w:sdt>
              <w:sdtPr>
                <w:tag w:val="goog_rdk_1014"/>
              </w:sdtPr>
              <w:sdtContent>
                <w:del w:author="davide.lenzarini@u-blox.com" w:id="79" w:date="2024-08-12T14:23:34Z">
                  <w:r w:rsidDel="00000000" w:rsidR="00000000" w:rsidRPr="00000000">
                    <w:rPr>
                      <w:rFonts w:ascii="Arial" w:cs="Arial" w:eastAsia="Arial" w:hAnsi="Arial"/>
                      <w:rtl w:val="0"/>
                    </w:rPr>
                    <w:delText xml:space="preserve">Reserved</w:delText>
                  </w:r>
                </w:del>
              </w:sdtContent>
            </w:sdt>
            <w:r w:rsidDel="00000000" w:rsidR="00000000" w:rsidRPr="00000000">
              <w:rPr>
                <w:rtl w:val="0"/>
              </w:rPr>
            </w:r>
          </w:p>
        </w:tc>
        <w:tc>
          <w:tcPr>
            <w:gridSpan w:val="3"/>
          </w:tcPr>
          <w:p w:rsidR="00000000" w:rsidDel="00000000" w:rsidP="00000000" w:rsidRDefault="00000000" w:rsidRPr="00000000" w14:paraId="00000A1C">
            <w:pPr>
              <w:jc w:val="center"/>
              <w:rPr>
                <w:rFonts w:ascii="Arial" w:cs="Arial" w:eastAsia="Arial" w:hAnsi="Arial"/>
              </w:rPr>
            </w:pPr>
            <w:sdt>
              <w:sdtPr>
                <w:tag w:val="goog_rdk_1016"/>
              </w:sdtPr>
              <w:sdtContent>
                <w:del w:author="davide.lenzarini@u-blox.com" w:id="79" w:date="2024-08-12T14:23:34Z">
                  <w:r w:rsidDel="00000000" w:rsidR="00000000" w:rsidRPr="00000000">
                    <w:rPr>
                      <w:rFonts w:ascii="Arial" w:cs="Arial" w:eastAsia="Arial" w:hAnsi="Arial"/>
                      <w:rtl w:val="0"/>
                    </w:rPr>
                    <w:delText xml:space="preserve">Topic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1F">
            <w:pPr>
              <w:rPr>
                <w:rFonts w:ascii="Arial" w:cs="Arial" w:eastAsia="Arial" w:hAnsi="Arial"/>
              </w:rPr>
            </w:pPr>
            <w:sdt>
              <w:sdtPr>
                <w:tag w:val="goog_rdk_1018"/>
              </w:sdtPr>
              <w:sdtContent>
                <w:del w:author="davide.lenzarini@u-blox.com" w:id="79" w:date="2024-08-12T14:23:34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p w:rsidR="00000000" w:rsidDel="00000000" w:rsidP="00000000" w:rsidRDefault="00000000" w:rsidRPr="00000000" w14:paraId="00000A20">
            <w:pPr>
              <w:jc w:val="center"/>
              <w:rPr>
                <w:rFonts w:ascii="Arial" w:cs="Arial" w:eastAsia="Arial" w:hAnsi="Arial"/>
              </w:rPr>
            </w:pPr>
            <w:sdt>
              <w:sdtPr>
                <w:tag w:val="goog_rdk_1020"/>
              </w:sdtPr>
              <w:sdtContent>
                <w:del w:author="davide.lenzarini@u-blox.com" w:id="79" w:date="2024-08-12T14:23:34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p w:rsidR="00000000" w:rsidDel="00000000" w:rsidP="00000000" w:rsidRDefault="00000000" w:rsidRPr="00000000" w14:paraId="00000A21">
            <w:pPr>
              <w:jc w:val="center"/>
              <w:rPr>
                <w:rFonts w:ascii="Arial" w:cs="Arial" w:eastAsia="Arial" w:hAnsi="Arial"/>
              </w:rPr>
            </w:pPr>
            <w:sdt>
              <w:sdtPr>
                <w:tag w:val="goog_rdk_1022"/>
              </w:sdtPr>
              <w:sdtContent>
                <w:del w:author="davide.lenzarini@u-blox.com" w:id="79" w:date="2024-08-12T14:23:34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p w:rsidR="00000000" w:rsidDel="00000000" w:rsidP="00000000" w:rsidRDefault="00000000" w:rsidRPr="00000000" w14:paraId="00000A22">
            <w:pPr>
              <w:jc w:val="center"/>
              <w:rPr>
                <w:rFonts w:ascii="Arial" w:cs="Arial" w:eastAsia="Arial" w:hAnsi="Arial"/>
              </w:rPr>
            </w:pPr>
            <w:sdt>
              <w:sdtPr>
                <w:tag w:val="goog_rdk_1024"/>
              </w:sdtPr>
              <w:sdtContent>
                <w:del w:author="davide.lenzarini@u-blox.com" w:id="79" w:date="2024-08-12T14:23:34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p w:rsidR="00000000" w:rsidDel="00000000" w:rsidP="00000000" w:rsidRDefault="00000000" w:rsidRPr="00000000" w14:paraId="00000A23">
            <w:pPr>
              <w:jc w:val="center"/>
              <w:rPr>
                <w:rFonts w:ascii="Arial" w:cs="Arial" w:eastAsia="Arial" w:hAnsi="Arial"/>
              </w:rPr>
            </w:pPr>
            <w:sdt>
              <w:sdtPr>
                <w:tag w:val="goog_rdk_1026"/>
              </w:sdtPr>
              <w:sdtContent>
                <w:del w:author="davide.lenzarini@u-blox.com" w:id="79" w:date="2024-08-12T14:23:34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A24">
            <w:pPr>
              <w:jc w:val="center"/>
              <w:rPr>
                <w:rFonts w:ascii="Arial" w:cs="Arial" w:eastAsia="Arial" w:hAnsi="Arial"/>
              </w:rPr>
            </w:pPr>
            <w:sdt>
              <w:sdtPr>
                <w:tag w:val="goog_rdk_1028"/>
              </w:sdtPr>
              <w:sdtContent>
                <w:del w:author="davide.lenzarini@u-blox.com" w:id="79" w:date="2024-08-12T14:23:34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p w:rsidR="00000000" w:rsidDel="00000000" w:rsidP="00000000" w:rsidRDefault="00000000" w:rsidRPr="00000000" w14:paraId="00000A26">
            <w:pPr>
              <w:jc w:val="center"/>
              <w:rPr>
                <w:rFonts w:ascii="Arial" w:cs="Arial" w:eastAsia="Arial" w:hAnsi="Arial"/>
              </w:rPr>
            </w:pPr>
            <w:sdt>
              <w:sdtPr>
                <w:tag w:val="goog_rdk_1030"/>
              </w:sdtPr>
              <w:sdtContent>
                <w:del w:author="davide.lenzarini@u-blox.com" w:id="79" w:date="2024-08-12T14:23:34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p w:rsidR="00000000" w:rsidDel="00000000" w:rsidP="00000000" w:rsidRDefault="00000000" w:rsidRPr="00000000" w14:paraId="00000A27">
            <w:pPr>
              <w:jc w:val="center"/>
              <w:rPr>
                <w:rFonts w:ascii="Arial" w:cs="Arial" w:eastAsia="Arial" w:hAnsi="Arial"/>
              </w:rPr>
            </w:pPr>
            <w:sdt>
              <w:sdtPr>
                <w:tag w:val="goog_rdk_1032"/>
              </w:sdtPr>
              <w:sdtContent>
                <w:del w:author="davide.lenzarini@u-blox.com" w:id="79" w:date="2024-08-12T14:23:34Z">
                  <w:r w:rsidDel="00000000" w:rsidR="00000000" w:rsidRPr="00000000">
                    <w:rPr>
                      <w:rFonts w:ascii="Arial" w:cs="Arial" w:eastAsia="Arial" w:hAnsi="Arial"/>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A28">
            <w:pPr>
              <w:jc w:val="center"/>
              <w:rPr>
                <w:rFonts w:ascii="Arial" w:cs="Arial" w:eastAsia="Arial" w:hAnsi="Arial"/>
              </w:rPr>
            </w:pPr>
            <w:sdt>
              <w:sdtPr>
                <w:tag w:val="goog_rdk_1034"/>
              </w:sdtPr>
              <w:sdtContent>
                <w:del w:author="davide.lenzarini@u-blox.com" w:id="79" w:date="2024-08-12T14:23:34Z">
                  <w:r w:rsidDel="00000000" w:rsidR="00000000" w:rsidRPr="00000000">
                    <w:rPr>
                      <w:rFonts w:ascii="Arial" w:cs="Arial" w:eastAsia="Arial" w:hAnsi="Arial"/>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2A">
            <w:pPr>
              <w:rPr>
                <w:rFonts w:ascii="Arial" w:cs="Arial" w:eastAsia="Arial" w:hAnsi="Arial"/>
              </w:rPr>
            </w:pPr>
            <w:sdt>
              <w:sdtPr>
                <w:tag w:val="goog_rdk_1036"/>
              </w:sdtPr>
              <w:sdtContent>
                <w:del w:author="davide.lenzarini@u-blox.com" w:id="79" w:date="2024-08-12T14:23:34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0"/>
          </w:tcPr>
          <w:p w:rsidR="00000000" w:rsidDel="00000000" w:rsidP="00000000" w:rsidRDefault="00000000" w:rsidRPr="00000000" w14:paraId="00000A2B">
            <w:pPr>
              <w:jc w:val="center"/>
              <w:rPr>
                <w:rFonts w:ascii="Arial" w:cs="Arial" w:eastAsia="Arial" w:hAnsi="Arial"/>
              </w:rPr>
            </w:pPr>
            <w:sdt>
              <w:sdtPr>
                <w:tag w:val="goog_rdk_1038"/>
              </w:sdtPr>
              <w:sdtContent>
                <w:del w:author="davide.lenzarini@u-blox.com" w:id="79" w:date="2024-08-12T14:23:34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35">
            <w:pPr>
              <w:rPr>
                <w:rFonts w:ascii="Arial" w:cs="Arial" w:eastAsia="Arial" w:hAnsi="Arial"/>
              </w:rPr>
            </w:pPr>
            <w:sdt>
              <w:sdtPr>
                <w:tag w:val="goog_rdk_1040"/>
              </w:sdtPr>
              <w:sdtContent>
                <w:del w:author="davide.lenzarini@u-blox.com" w:id="79" w:date="2024-08-12T14:23:34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0"/>
          </w:tcPr>
          <w:p w:rsidR="00000000" w:rsidDel="00000000" w:rsidP="00000000" w:rsidRDefault="00000000" w:rsidRPr="00000000" w14:paraId="00000A36">
            <w:pPr>
              <w:jc w:val="center"/>
              <w:rPr>
                <w:rFonts w:ascii="Arial" w:cs="Arial" w:eastAsia="Arial" w:hAnsi="Arial"/>
              </w:rPr>
            </w:pPr>
            <w:sdt>
              <w:sdtPr>
                <w:tag w:val="goog_rdk_1042"/>
              </w:sdtPr>
              <w:sdtContent>
                <w:del w:author="davide.lenzarini@u-blox.com" w:id="79" w:date="2024-08-12T14:23:34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40">
            <w:pPr>
              <w:rPr>
                <w:rFonts w:ascii="Arial" w:cs="Arial" w:eastAsia="Arial" w:hAnsi="Arial"/>
              </w:rPr>
            </w:pPr>
            <w:sdt>
              <w:sdtPr>
                <w:tag w:val="goog_rdk_1044"/>
              </w:sdtPr>
              <w:sdtContent>
                <w:del w:author="davide.lenzarini@u-blox.com" w:id="79" w:date="2024-08-12T14:23:34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10"/>
          </w:tcPr>
          <w:p w:rsidR="00000000" w:rsidDel="00000000" w:rsidP="00000000" w:rsidRDefault="00000000" w:rsidRPr="00000000" w14:paraId="00000A41">
            <w:pPr>
              <w:jc w:val="center"/>
              <w:rPr>
                <w:rFonts w:ascii="Arial" w:cs="Arial" w:eastAsia="Arial" w:hAnsi="Arial"/>
              </w:rPr>
            </w:pPr>
            <w:sdt>
              <w:sdtPr>
                <w:tag w:val="goog_rdk_1046"/>
              </w:sdtPr>
              <w:sdtContent>
                <w:del w:author="davide.lenzarini@u-blox.com" w:id="79" w:date="2024-08-12T14:23:34Z">
                  <w:r w:rsidDel="00000000" w:rsidR="00000000" w:rsidRPr="00000000">
                    <w:rPr>
                      <w:rFonts w:ascii="Arial" w:cs="Arial" w:eastAsia="Arial" w:hAnsi="Arial"/>
                      <w:rtl w:val="0"/>
                    </w:rPr>
                    <w:delText xml:space="preserve">Topic Alias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4B">
            <w:pPr>
              <w:rPr>
                <w:rFonts w:ascii="Arial" w:cs="Arial" w:eastAsia="Arial" w:hAnsi="Arial"/>
              </w:rPr>
            </w:pPr>
            <w:sdt>
              <w:sdtPr>
                <w:tag w:val="goog_rdk_1048"/>
              </w:sdtPr>
              <w:sdtContent>
                <w:del w:author="davide.lenzarini@u-blox.com" w:id="79" w:date="2024-08-12T14:23:34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10"/>
          </w:tcPr>
          <w:p w:rsidR="00000000" w:rsidDel="00000000" w:rsidP="00000000" w:rsidRDefault="00000000" w:rsidRPr="00000000" w14:paraId="00000A4C">
            <w:pPr>
              <w:jc w:val="center"/>
              <w:rPr>
                <w:rFonts w:ascii="Arial" w:cs="Arial" w:eastAsia="Arial" w:hAnsi="Arial"/>
              </w:rPr>
            </w:pPr>
            <w:sdt>
              <w:sdtPr>
                <w:tag w:val="goog_rdk_1050"/>
              </w:sdtPr>
              <w:sdtContent>
                <w:del w:author="davide.lenzarini@u-blox.com" w:id="79" w:date="2024-08-12T14:23:34Z">
                  <w:r w:rsidDel="00000000" w:rsidR="00000000" w:rsidRPr="00000000">
                    <w:rPr>
                      <w:rFonts w:ascii="Arial" w:cs="Arial" w:eastAsia="Arial" w:hAnsi="Arial"/>
                      <w:rtl w:val="0"/>
                    </w:rPr>
                    <w:delText xml:space="preserve">Topic Alias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56">
            <w:pPr>
              <w:rPr>
                <w:rFonts w:ascii="Arial" w:cs="Arial" w:eastAsia="Arial" w:hAnsi="Arial"/>
              </w:rPr>
            </w:pPr>
            <w:sdt>
              <w:sdtPr>
                <w:tag w:val="goog_rdk_1052"/>
              </w:sdtPr>
              <w:sdtContent>
                <w:del w:author="davide.lenzarini@u-blox.com" w:id="79" w:date="2024-08-12T14:23:34Z">
                  <w:r w:rsidDel="00000000" w:rsidR="00000000" w:rsidRPr="00000000">
                    <w:rPr>
                      <w:rFonts w:ascii="Arial" w:cs="Arial" w:eastAsia="Arial" w:hAnsi="Arial"/>
                      <w:rtl w:val="0"/>
                    </w:rPr>
                    <w:delText xml:space="preserve">Byte 8</w:delText>
                  </w:r>
                </w:del>
              </w:sdtContent>
            </w:sdt>
            <w:r w:rsidDel="00000000" w:rsidR="00000000" w:rsidRPr="00000000">
              <w:rPr>
                <w:rtl w:val="0"/>
              </w:rPr>
            </w:r>
          </w:p>
        </w:tc>
        <w:tc>
          <w:tcPr>
            <w:gridSpan w:val="10"/>
          </w:tcPr>
          <w:p w:rsidR="00000000" w:rsidDel="00000000" w:rsidP="00000000" w:rsidRDefault="00000000" w:rsidRPr="00000000" w14:paraId="00000A57">
            <w:pPr>
              <w:keepNext w:val="1"/>
              <w:jc w:val="center"/>
              <w:rPr>
                <w:rFonts w:ascii="Arial" w:cs="Arial" w:eastAsia="Arial" w:hAnsi="Arial"/>
              </w:rPr>
            </w:pPr>
            <w:sdt>
              <w:sdtPr>
                <w:tag w:val="goog_rdk_1054"/>
              </w:sdtPr>
              <w:sdtContent>
                <w:del w:author="davide.lenzarini@u-blox.com" w:id="79" w:date="2024-08-12T14:23:34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62">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63">
      <w:pPr>
        <w:pStyle w:val="Heading4"/>
        <w:ind w:left="0" w:right="4" w:firstLine="0"/>
        <w:rPr>
          <w:rFonts w:ascii="Arial" w:cs="Arial" w:eastAsia="Arial" w:hAnsi="Arial"/>
        </w:rPr>
      </w:pPr>
      <w:bookmarkStart w:colFirst="0" w:colLast="0" w:name="_heading=h.2y3w247" w:id="101"/>
      <w:bookmarkEnd w:id="101"/>
      <w:r w:rsidDel="00000000" w:rsidR="00000000" w:rsidRPr="00000000">
        <w:rPr>
          <w:rFonts w:ascii="Arial" w:cs="Arial" w:eastAsia="Arial" w:hAnsi="Arial"/>
          <w:rtl w:val="0"/>
        </w:rPr>
        <w:t xml:space="preserve">3.8.1 Length &amp; Packet Type</w:t>
      </w:r>
    </w:p>
    <w:p w:rsidR="00000000" w:rsidDel="00000000" w:rsidP="00000000" w:rsidRDefault="00000000" w:rsidRPr="00000000" w14:paraId="00000A6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65">
      <w:pPr>
        <w:pStyle w:val="Heading4"/>
        <w:ind w:left="0" w:right="4" w:firstLine="0"/>
        <w:rPr>
          <w:rFonts w:ascii="Arial" w:cs="Arial" w:eastAsia="Arial" w:hAnsi="Arial"/>
        </w:rPr>
      </w:pPr>
      <w:bookmarkStart w:colFirst="0" w:colLast="0" w:name="_heading=h.1d96cc0" w:id="102"/>
      <w:bookmarkEnd w:id="102"/>
      <w:r w:rsidDel="00000000" w:rsidR="00000000" w:rsidRPr="00000000">
        <w:rPr>
          <w:rFonts w:ascii="Arial" w:cs="Arial" w:eastAsia="Arial" w:hAnsi="Arial"/>
          <w:rtl w:val="0"/>
        </w:rPr>
        <w:t xml:space="preserve">3.8.2 REGACK Flags</w:t>
      </w:r>
    </w:p>
    <w:p w:rsidR="00000000" w:rsidDel="00000000" w:rsidP="00000000" w:rsidRDefault="00000000" w:rsidRPr="00000000" w14:paraId="00000A66">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w:t>
      </w:r>
      <w:sdt>
        <w:sdtPr>
          <w:tag w:val="goog_rdk_1055"/>
        </w:sdtPr>
        <w:sdtContent>
          <w:del w:author="davide.lenzarini@u-blox.com" w:id="80" w:date="2024-08-06T14:18:48Z">
            <w:r w:rsidDel="00000000" w:rsidR="00000000" w:rsidRPr="00000000">
              <w:rPr>
                <w:rFonts w:ascii="Arial" w:cs="Arial" w:eastAsia="Arial" w:hAnsi="Arial"/>
                <w:color w:val="000000"/>
                <w:rtl w:val="0"/>
              </w:rPr>
              <w:delText xml:space="preserve">in Byte position 3 </w:delText>
            </w:r>
          </w:del>
        </w:sdtContent>
      </w:sdt>
      <w:r w:rsidDel="00000000" w:rsidR="00000000" w:rsidRPr="00000000">
        <w:rPr>
          <w:rFonts w:ascii="Arial" w:cs="Arial" w:eastAsia="Arial" w:hAnsi="Arial"/>
          <w:color w:val="000000"/>
          <w:rtl w:val="0"/>
        </w:rPr>
        <w:t xml:space="preserve">of the REGACK packet.  </w:t>
      </w:r>
      <w:r w:rsidDel="00000000" w:rsidR="00000000" w:rsidRPr="00000000">
        <w:rPr>
          <w:rtl w:val="0"/>
        </w:rPr>
      </w:r>
    </w:p>
    <w:p w:rsidR="00000000" w:rsidDel="00000000" w:rsidP="00000000" w:rsidRDefault="00000000" w:rsidRPr="00000000" w14:paraId="00000A67">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6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69">
      <w:pPr>
        <w:pStyle w:val="Heading4"/>
        <w:ind w:left="0" w:firstLine="0"/>
        <w:rPr>
          <w:rFonts w:ascii="Arial" w:cs="Arial" w:eastAsia="Arial" w:hAnsi="Arial"/>
        </w:rPr>
      </w:pPr>
      <w:bookmarkStart w:colFirst="0" w:colLast="0" w:name="_heading=h.2ce457m" w:id="103"/>
      <w:bookmarkEnd w:id="103"/>
      <w:r w:rsidDel="00000000" w:rsidR="00000000" w:rsidRPr="00000000">
        <w:rPr>
          <w:rFonts w:ascii="Arial" w:cs="Arial" w:eastAsia="Arial" w:hAnsi="Arial"/>
          <w:rtl w:val="0"/>
        </w:rPr>
        <w:t xml:space="preserve">3.8.3 Packet Identifier</w:t>
      </w:r>
    </w:p>
    <w:p w:rsidR="00000000" w:rsidDel="00000000" w:rsidP="00000000" w:rsidRDefault="00000000" w:rsidRPr="00000000" w14:paraId="00000A6A">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6B">
      <w:pPr>
        <w:pStyle w:val="Heading4"/>
        <w:ind w:left="0" w:right="4" w:firstLine="0"/>
        <w:rPr>
          <w:rFonts w:ascii="Arial" w:cs="Arial" w:eastAsia="Arial" w:hAnsi="Arial"/>
        </w:rPr>
      </w:pPr>
      <w:bookmarkStart w:colFirst="0" w:colLast="0" w:name="_heading=h.3x8tuzt" w:id="104"/>
      <w:bookmarkEnd w:id="104"/>
      <w:r w:rsidDel="00000000" w:rsidR="00000000" w:rsidRPr="00000000">
        <w:rPr>
          <w:rFonts w:ascii="Arial" w:cs="Arial" w:eastAsia="Arial" w:hAnsi="Arial"/>
          <w:rtl w:val="0"/>
        </w:rPr>
        <w:t xml:space="preserve">3.8.4</w:t>
      </w:r>
      <w:sdt>
        <w:sdtPr>
          <w:tag w:val="goog_rdk_1056"/>
        </w:sdtPr>
        <w:sdtContent>
          <w:commentRangeStart w:id="67"/>
        </w:sdtContent>
      </w:sdt>
      <w:r w:rsidDel="00000000" w:rsidR="00000000" w:rsidRPr="00000000">
        <w:rPr>
          <w:rFonts w:ascii="Arial" w:cs="Arial" w:eastAsia="Arial" w:hAnsi="Arial"/>
          <w:rtl w:val="0"/>
        </w:rPr>
        <w:t xml:space="preserve"> Topic Alias</w:t>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0A6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6D">
      <w:pPr>
        <w:pStyle w:val="Heading4"/>
        <w:ind w:left="0" w:right="4" w:firstLine="0"/>
        <w:rPr>
          <w:rFonts w:ascii="Arial" w:cs="Arial" w:eastAsia="Arial" w:hAnsi="Arial"/>
        </w:rPr>
      </w:pPr>
      <w:bookmarkStart w:colFirst="0" w:colLast="0" w:name="_heading=h.rjefff" w:id="105"/>
      <w:bookmarkEnd w:id="105"/>
      <w:r w:rsidDel="00000000" w:rsidR="00000000" w:rsidRPr="00000000">
        <w:rPr>
          <w:rFonts w:ascii="Arial" w:cs="Arial" w:eastAsia="Arial" w:hAnsi="Arial"/>
          <w:rtl w:val="0"/>
        </w:rPr>
        <w:t xml:space="preserve">3.8.5 Reason Code</w:t>
      </w:r>
    </w:p>
    <w:p w:rsidR="00000000" w:rsidDel="00000000" w:rsidP="00000000" w:rsidRDefault="00000000" w:rsidRPr="00000000" w14:paraId="00000A6E">
      <w:pPr>
        <w:rPr/>
      </w:pPr>
      <w:sdt>
        <w:sdtPr>
          <w:tag w:val="goog_rdk_1058"/>
        </w:sdtPr>
        <w:sdtContent>
          <w:del w:author="davide.lenzarini@u-blox.com" w:id="81" w:date="2024-08-06T14:19:28Z">
            <w:r w:rsidDel="00000000" w:rsidR="00000000" w:rsidRPr="00000000">
              <w:rPr>
                <w:rFonts w:ascii="Arial" w:cs="Arial" w:eastAsia="Arial" w:hAnsi="Arial"/>
                <w:highlight w:val="white"/>
                <w:rtl w:val="0"/>
              </w:rPr>
              <w:delText xml:space="preserve">Byte 8 in the REGACK packet holds the Register Reason Code. </w:delText>
            </w:r>
          </w:del>
        </w:sdtContent>
      </w:sdt>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w:t>
      </w:r>
      <w:sdt>
        <w:sdtPr>
          <w:tag w:val="goog_rdk_1059"/>
        </w:sdtPr>
        <w:sdtContent>
          <w:commentRangeStart w:id="68"/>
        </w:sdtContent>
      </w:sdt>
      <w:r w:rsidDel="00000000" w:rsidR="00000000" w:rsidRPr="00000000">
        <w:rPr>
          <w:highlight w:val="yellow"/>
          <w:rtl w:val="0"/>
        </w:rPr>
        <w:t xml:space="preserve">Register Reason Codes</w:t>
      </w:r>
      <w:commentRangeEnd w:id="68"/>
      <w:r w:rsidDel="00000000" w:rsidR="00000000" w:rsidRPr="00000000">
        <w:commentReference w:id="68"/>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A6F">
      <w:pPr>
        <w:pStyle w:val="Heading3"/>
        <w:ind w:left="0" w:firstLine="0"/>
        <w:rPr/>
      </w:pPr>
      <w:bookmarkStart w:colFirst="0" w:colLast="0" w:name="_heading=h.3bj1y38" w:id="106"/>
      <w:bookmarkEnd w:id="106"/>
      <w:r w:rsidDel="00000000" w:rsidR="00000000" w:rsidRPr="00000000">
        <w:rPr>
          <w:rtl w:val="0"/>
        </w:rPr>
        <w:t xml:space="preserve">3.9 Publish Variants</w:t>
      </w:r>
    </w:p>
    <w:p w:rsidR="00000000" w:rsidDel="00000000" w:rsidP="00000000" w:rsidRDefault="00000000" w:rsidRPr="00000000" w14:paraId="00000A70">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w:t>
      </w:r>
      <w:sdt>
        <w:sdtPr>
          <w:tag w:val="goog_rdk_1060"/>
        </w:sdtPr>
        <w:sdtContent>
          <w:del w:author="davide.lenzarini@u-blox.com" w:id="82" w:date="2024-08-06T14:22:37Z">
            <w:r w:rsidDel="00000000" w:rsidR="00000000" w:rsidRPr="00000000">
              <w:rPr>
                <w:rtl w:val="0"/>
              </w:rPr>
              <w:delText xml:space="preserve">GW </w:delText>
            </w:r>
          </w:del>
        </w:sdtContent>
      </w:sdt>
      <w:r w:rsidDel="00000000" w:rsidR="00000000" w:rsidRPr="00000000">
        <w:rPr>
          <w:rtl w:val="0"/>
        </w:rPr>
        <w:t xml:space="preserve">session is required, Variant 2 catering for Quality of Service 0 where no response ACK is required and thus no packet identifier is required and Quality of Service 1 and 2 where a response is expected. The </w:t>
      </w:r>
      <w:sdt>
        <w:sdtPr>
          <w:tag w:val="goog_rdk_1061"/>
        </w:sdtPr>
        <w:sdtContent>
          <w:commentRangeStart w:id="69"/>
        </w:sdtContent>
      </w:sdt>
      <w:r w:rsidDel="00000000" w:rsidR="00000000" w:rsidRPr="00000000">
        <w:rPr>
          <w:rtl w:val="0"/>
        </w:rPr>
        <w:t xml:space="preserve">table below</w:t>
      </w:r>
      <w:commentRangeEnd w:id="69"/>
      <w:r w:rsidDel="00000000" w:rsidR="00000000" w:rsidRPr="00000000">
        <w:commentReference w:id="69"/>
      </w:r>
      <w:r w:rsidDel="00000000" w:rsidR="00000000" w:rsidRPr="00000000">
        <w:rPr>
          <w:rtl w:val="0"/>
        </w:rPr>
        <w:t xml:space="preserve"> breaks down the different versions of the PUBLISH packet and their respective type identifiers.</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71">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Packet Type</w:t>
            </w:r>
          </w:p>
        </w:tc>
        <w:tc>
          <w:tcPr>
            <w:shd w:fill="cfe2f3" w:val="clear"/>
          </w:tcPr>
          <w:p w:rsidR="00000000" w:rsidDel="00000000" w:rsidP="00000000" w:rsidRDefault="00000000" w:rsidRPr="00000000" w14:paraId="00000A72">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Type</w:t>
            </w:r>
          </w:p>
        </w:tc>
        <w:tc>
          <w:tcPr>
            <w:shd w:fill="cfe2f3" w:val="clear"/>
          </w:tcPr>
          <w:p w:rsidR="00000000" w:rsidDel="00000000" w:rsidP="00000000" w:rsidRDefault="00000000" w:rsidRPr="00000000" w14:paraId="00000A73">
            <w:pPr>
              <w:spacing w:after="9" w:lineRule="auto"/>
              <w:ind w:right="99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Description</w:t>
            </w:r>
          </w:p>
        </w:tc>
      </w:tr>
      <w:tr>
        <w:trPr>
          <w:cantSplit w:val="0"/>
          <w:trHeight w:val="1008.9218749999999" w:hRule="atLeast"/>
          <w:tblHeader w:val="0"/>
        </w:trPr>
        <w:tc>
          <w:tcPr/>
          <w:p w:rsidR="00000000" w:rsidDel="00000000" w:rsidP="00000000" w:rsidRDefault="00000000" w:rsidRPr="00000000" w14:paraId="00000A74">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A75">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A76">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w:t>
            </w:r>
            <w:sdt>
              <w:sdtPr>
                <w:tag w:val="goog_rdk_1062"/>
              </w:sdtPr>
              <w:sdtContent>
                <w:del w:author="davide.lenzarini@u-blox.com" w:id="83" w:date="2024-08-06T14:23:23Z">
                  <w:r w:rsidDel="00000000" w:rsidR="00000000" w:rsidRPr="00000000">
                    <w:rPr>
                      <w:rFonts w:ascii="Arial" w:cs="Arial" w:eastAsia="Arial" w:hAnsi="Arial"/>
                      <w:sz w:val="21"/>
                      <w:szCs w:val="21"/>
                      <w:rtl w:val="0"/>
                    </w:rPr>
                    <w:delText xml:space="preserve"> </w:delText>
                  </w:r>
                </w:del>
              </w:sdtContent>
            </w:sdt>
            <w:r w:rsidDel="00000000" w:rsidR="00000000" w:rsidRPr="00000000">
              <w:rPr>
                <w:rFonts w:ascii="Arial" w:cs="Arial" w:eastAsia="Arial" w:hAnsi="Arial"/>
                <w:sz w:val="21"/>
                <w:szCs w:val="21"/>
                <w:rtl w:val="0"/>
              </w:rPr>
              <w:t xml:space="preserve">0, 1 or 2</w:t>
            </w:r>
          </w:p>
        </w:tc>
      </w:tr>
      <w:tr>
        <w:trPr>
          <w:cantSplit w:val="0"/>
          <w:trHeight w:val="1008.9218749999999" w:hRule="atLeast"/>
          <w:tblHeader w:val="0"/>
        </w:trPr>
        <w:tc>
          <w:tcPr/>
          <w:p w:rsidR="00000000" w:rsidDel="00000000" w:rsidP="00000000" w:rsidRDefault="00000000" w:rsidRPr="00000000" w14:paraId="00000A77">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A78">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A79">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sdt>
      <w:sdtPr>
        <w:tag w:val="goog_rdk_1064"/>
      </w:sdtPr>
      <w:sdtContent>
        <w:p w:rsidR="00000000" w:rsidDel="00000000" w:rsidP="00000000" w:rsidRDefault="00000000" w:rsidRPr="00000000" w14:paraId="00000A7A">
          <w:pPr>
            <w:pStyle w:val="Heading3"/>
            <w:keepLines w:val="1"/>
            <w:spacing w:after="77" w:before="0" w:line="259" w:lineRule="auto"/>
            <w:ind w:left="0" w:firstLine="0"/>
            <w:rPr>
              <w:ins w:author="Stefan Hagen" w:id="84" w:date="2024-08-11T18:56:13Z"/>
            </w:rPr>
          </w:pPr>
          <w:r w:rsidDel="00000000" w:rsidR="00000000" w:rsidRPr="00000000">
            <w:rPr>
              <w:rtl w:val="0"/>
            </w:rPr>
            <w:t xml:space="preserve">3.10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sdt>
            <w:sdtPr>
              <w:tag w:val="goog_rdk_1063"/>
            </w:sdtPr>
            <w:sdtContent>
              <w:ins w:author="Stefan Hagen" w:id="84" w:date="2024-08-11T18:56:13Z">
                <w:bookmarkStart w:colFirst="0" w:colLast="0" w:name="_heading=h.j8sehv" w:id="107"/>
                <w:bookmarkEnd w:id="107"/>
                <w:r w:rsidDel="00000000" w:rsidR="00000000" w:rsidRPr="00000000">
                  <w:rPr>
                    <w:rtl w:val="0"/>
                  </w:rPr>
                </w:r>
              </w:ins>
            </w:sdtContent>
          </w:sdt>
        </w:p>
      </w:sdtContent>
    </w:sdt>
    <w:sdt>
      <w:sdtPr>
        <w:tag w:val="goog_rdk_1068"/>
      </w:sdtPr>
      <w:sdtContent>
        <w:p w:rsidR="00000000" w:rsidDel="00000000" w:rsidP="00000000" w:rsidRDefault="00000000" w:rsidRPr="00000000" w14:paraId="00000A7B">
          <w:pPr>
            <w:rPr>
              <w:rPrChange w:author="Stefan Hagen" w:id="85" w:date="2024-08-11T18:56:13Z">
                <w:rPr/>
              </w:rPrChange>
            </w:rPr>
            <w:pPrChange w:author="Stefan Hagen" w:id="0" w:date="2024-08-11T18:56:13Z">
              <w:pPr>
                <w:pStyle w:val="Heading3"/>
                <w:keepLines w:val="1"/>
                <w:spacing w:after="77" w:before="0" w:line="259" w:lineRule="auto"/>
                <w:ind w:left="0" w:firstLine="0"/>
              </w:pPr>
            </w:pPrChange>
          </w:pPr>
          <w:bookmarkStart w:colFirst="0" w:colLast="0" w:name="_heading=h.j8sehv" w:id="107"/>
          <w:bookmarkEnd w:id="107"/>
          <w:sdt>
            <w:sdtPr>
              <w:tag w:val="goog_rdk_1065"/>
            </w:sdtPr>
            <w:sdtContent>
              <w:ins w:author="Stefan Hagen" w:id="84" w:date="2024-08-11T18:56:13Z"/>
              <w:sdt>
                <w:sdtPr>
                  <w:tag w:val="goog_rdk_1066"/>
                </w:sdtPr>
                <w:sdtContent>
                  <w:commentRangeStart w:id="70"/>
                </w:sdtContent>
              </w:sdt>
              <w:ins w:author="Stefan Hagen" w:id="84" w:date="2024-08-11T18:56:13Z">
                <w:r w:rsidDel="00000000" w:rsidR="00000000" w:rsidRPr="00000000">
                  <w:rPr/>
                  <w:drawing>
                    <wp:inline distB="114300" distT="114300" distL="114300" distR="114300">
                      <wp:extent cx="5943600" cy="2451100"/>
                      <wp:effectExtent b="0" l="0" r="0" t="0"/>
                      <wp:docPr id="42" name="image15.png"/>
                      <a:graphic>
                        <a:graphicData uri="http://schemas.openxmlformats.org/drawingml/2006/picture">
                          <pic:pic>
                            <pic:nvPicPr>
                              <pic:cNvPr id="0" name="image15.png"/>
                              <pic:cNvPicPr preferRelativeResize="0"/>
                            </pic:nvPicPr>
                            <pic:blipFill>
                              <a:blip r:embed="rId66"/>
                              <a:srcRect b="0" l="101" r="101" t="0"/>
                              <a:stretch>
                                <a:fillRect/>
                              </a:stretch>
                            </pic:blipFill>
                            <pic:spPr>
                              <a:xfrm>
                                <a:off x="0" y="0"/>
                                <a:ext cx="5943600" cy="2451100"/>
                              </a:xfrm>
                              <a:prstGeom prst="rect"/>
                              <a:ln/>
                            </pic:spPr>
                          </pic:pic>
                        </a:graphicData>
                      </a:graphic>
                    </wp:inline>
                  </w:drawing>
                </w:r>
              </w:ins>
            </w:sdtContent>
          </w:sdt>
          <w:commentRangeEnd w:id="70"/>
          <w:r w:rsidDel="00000000" w:rsidR="00000000" w:rsidRPr="00000000">
            <w:commentReference w:id="70"/>
          </w:r>
          <w:sdt>
            <w:sdtPr>
              <w:tag w:val="goog_rdk_1067"/>
            </w:sdtPr>
            <w:sdtContent>
              <w:r w:rsidDel="00000000" w:rsidR="00000000" w:rsidRPr="00000000">
                <w:rPr>
                  <w:rtl w:val="0"/>
                </w:rPr>
              </w:r>
            </w:sdtContent>
          </w:sdt>
        </w:p>
      </w:sdtContent>
    </w:sdt>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7C">
            <w:pPr>
              <w:jc w:val="center"/>
              <w:rPr>
                <w:rFonts w:ascii="Arial" w:cs="Arial" w:eastAsia="Arial" w:hAnsi="Arial"/>
                <w:b w:val="1"/>
              </w:rPr>
            </w:pPr>
            <w:sdt>
              <w:sdtPr>
                <w:tag w:val="goog_rdk_1070"/>
              </w:sdtPr>
              <w:sdtContent>
                <w:del w:author="davide.lenzarini@u-blox.com" w:id="86" w:date="2024-08-12T14:24:42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A7D">
            <w:pPr>
              <w:jc w:val="center"/>
              <w:rPr>
                <w:rFonts w:ascii="Arial" w:cs="Arial" w:eastAsia="Arial" w:hAnsi="Arial"/>
                <w:b w:val="1"/>
              </w:rPr>
            </w:pPr>
            <w:sdt>
              <w:sdtPr>
                <w:tag w:val="goog_rdk_1072"/>
              </w:sdtPr>
              <w:sdtContent>
                <w:del w:author="davide.lenzarini@u-blox.com" w:id="86" w:date="2024-08-12T14:24:42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A7E">
            <w:pPr>
              <w:jc w:val="center"/>
              <w:rPr>
                <w:rFonts w:ascii="Arial" w:cs="Arial" w:eastAsia="Arial" w:hAnsi="Arial"/>
                <w:b w:val="1"/>
              </w:rPr>
            </w:pPr>
            <w:sdt>
              <w:sdtPr>
                <w:tag w:val="goog_rdk_1074"/>
              </w:sdtPr>
              <w:sdtContent>
                <w:del w:author="davide.lenzarini@u-blox.com" w:id="86" w:date="2024-08-12T14:24:42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A80">
            <w:pPr>
              <w:jc w:val="center"/>
              <w:rPr>
                <w:rFonts w:ascii="Arial" w:cs="Arial" w:eastAsia="Arial" w:hAnsi="Arial"/>
                <w:b w:val="1"/>
              </w:rPr>
            </w:pPr>
            <w:sdt>
              <w:sdtPr>
                <w:tag w:val="goog_rdk_1076"/>
              </w:sdtPr>
              <w:sdtContent>
                <w:del w:author="davide.lenzarini@u-blox.com" w:id="86" w:date="2024-08-12T14:24:42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A82">
            <w:pPr>
              <w:jc w:val="center"/>
              <w:rPr>
                <w:rFonts w:ascii="Arial" w:cs="Arial" w:eastAsia="Arial" w:hAnsi="Arial"/>
                <w:b w:val="1"/>
              </w:rPr>
            </w:pPr>
            <w:sdt>
              <w:sdtPr>
                <w:tag w:val="goog_rdk_1078"/>
              </w:sdtPr>
              <w:sdtContent>
                <w:del w:author="davide.lenzarini@u-blox.com" w:id="86" w:date="2024-08-12T14:24:42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3"/>
            <w:shd w:fill="cfe2f3" w:val="clear"/>
          </w:tcPr>
          <w:p w:rsidR="00000000" w:rsidDel="00000000" w:rsidP="00000000" w:rsidRDefault="00000000" w:rsidRPr="00000000" w14:paraId="00000A83">
            <w:pPr>
              <w:jc w:val="center"/>
              <w:rPr>
                <w:rFonts w:ascii="Arial" w:cs="Arial" w:eastAsia="Arial" w:hAnsi="Arial"/>
                <w:b w:val="1"/>
              </w:rPr>
            </w:pPr>
            <w:sdt>
              <w:sdtPr>
                <w:tag w:val="goog_rdk_1080"/>
              </w:sdtPr>
              <w:sdtContent>
                <w:del w:author="davide.lenzarini@u-blox.com" w:id="86" w:date="2024-08-12T14:24:42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gridSpan w:val="2"/>
            <w:shd w:fill="cfe2f3" w:val="clear"/>
          </w:tcPr>
          <w:p w:rsidR="00000000" w:rsidDel="00000000" w:rsidP="00000000" w:rsidRDefault="00000000" w:rsidRPr="00000000" w14:paraId="00000A86">
            <w:pPr>
              <w:jc w:val="center"/>
              <w:rPr>
                <w:rFonts w:ascii="Arial" w:cs="Arial" w:eastAsia="Arial" w:hAnsi="Arial"/>
                <w:b w:val="1"/>
              </w:rPr>
            </w:pPr>
            <w:sdt>
              <w:sdtPr>
                <w:tag w:val="goog_rdk_1082"/>
              </w:sdtPr>
              <w:sdtContent>
                <w:del w:author="davide.lenzarini@u-blox.com" w:id="86" w:date="2024-08-12T14:24:42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A88">
            <w:pPr>
              <w:jc w:val="center"/>
              <w:rPr>
                <w:rFonts w:ascii="Arial" w:cs="Arial" w:eastAsia="Arial" w:hAnsi="Arial"/>
                <w:b w:val="1"/>
              </w:rPr>
            </w:pPr>
            <w:sdt>
              <w:sdtPr>
                <w:tag w:val="goog_rdk_1084"/>
              </w:sdtPr>
              <w:sdtContent>
                <w:del w:author="davide.lenzarini@u-blox.com" w:id="86" w:date="2024-08-12T14:24:42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A89">
            <w:pPr>
              <w:jc w:val="center"/>
              <w:rPr>
                <w:rFonts w:ascii="Arial" w:cs="Arial" w:eastAsia="Arial" w:hAnsi="Arial"/>
                <w:b w:val="1"/>
              </w:rPr>
            </w:pPr>
            <w:sdt>
              <w:sdtPr>
                <w:tag w:val="goog_rdk_1086"/>
              </w:sdtPr>
              <w:sdtContent>
                <w:del w:author="davide.lenzarini@u-blox.com" w:id="86" w:date="2024-08-12T14:24:42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8B">
            <w:pPr>
              <w:rPr>
                <w:rFonts w:ascii="Arial" w:cs="Arial" w:eastAsia="Arial" w:hAnsi="Arial"/>
              </w:rPr>
            </w:pPr>
            <w:sdt>
              <w:sdtPr>
                <w:tag w:val="goog_rdk_1088"/>
              </w:sdtPr>
              <w:sdtContent>
                <w:del w:author="davide.lenzarini@u-blox.com" w:id="86" w:date="2024-08-12T14:24:42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4"/>
          </w:tcPr>
          <w:p w:rsidR="00000000" w:rsidDel="00000000" w:rsidP="00000000" w:rsidRDefault="00000000" w:rsidRPr="00000000" w14:paraId="00000A8C">
            <w:pPr>
              <w:jc w:val="center"/>
              <w:rPr>
                <w:rFonts w:ascii="Arial" w:cs="Arial" w:eastAsia="Arial" w:hAnsi="Arial"/>
              </w:rPr>
            </w:pPr>
            <w:sdt>
              <w:sdtPr>
                <w:tag w:val="goog_rdk_1090"/>
              </w:sdtPr>
              <w:sdtContent>
                <w:del w:author="davide.lenzarini@u-blox.com" w:id="86" w:date="2024-08-12T14:24:42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9A">
            <w:pPr>
              <w:rPr>
                <w:rFonts w:ascii="Arial" w:cs="Arial" w:eastAsia="Arial" w:hAnsi="Arial"/>
              </w:rPr>
            </w:pPr>
            <w:sdt>
              <w:sdtPr>
                <w:tag w:val="goog_rdk_1092"/>
              </w:sdtPr>
              <w:sdtContent>
                <w:del w:author="davide.lenzarini@u-blox.com" w:id="86" w:date="2024-08-12T14:24:42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4"/>
          </w:tcPr>
          <w:p w:rsidR="00000000" w:rsidDel="00000000" w:rsidP="00000000" w:rsidRDefault="00000000" w:rsidRPr="00000000" w14:paraId="00000A9B">
            <w:pPr>
              <w:jc w:val="center"/>
              <w:rPr>
                <w:rFonts w:ascii="Arial" w:cs="Arial" w:eastAsia="Arial" w:hAnsi="Arial"/>
              </w:rPr>
            </w:pPr>
            <w:sdt>
              <w:sdtPr>
                <w:tag w:val="goog_rdk_1094"/>
              </w:sdtPr>
              <w:sdtContent>
                <w:del w:author="davide.lenzarini@u-blox.com" w:id="86" w:date="2024-08-12T14:24:42Z">
                  <w:r w:rsidDel="00000000" w:rsidR="00000000" w:rsidRPr="00000000">
                    <w:rPr>
                      <w:rFonts w:ascii="Arial" w:cs="Arial" w:eastAsia="Arial" w:hAnsi="Arial"/>
                      <w:rtl w:val="0"/>
                    </w:rPr>
                    <w:delText xml:space="preserve">Packet Type (0x11)</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AA9">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AA">
            <w:pPr>
              <w:jc w:val="center"/>
              <w:rPr>
                <w:rFonts w:ascii="Arial" w:cs="Arial" w:eastAsia="Arial" w:hAnsi="Arial"/>
                <w:b w:val="1"/>
                <w:i w:val="1"/>
              </w:rPr>
            </w:pPr>
            <w:sdt>
              <w:sdtPr>
                <w:tag w:val="goog_rdk_1096"/>
              </w:sdtPr>
              <w:sdtContent>
                <w:del w:author="davide.lenzarini@u-blox.com" w:id="86" w:date="2024-08-12T14:24:42Z">
                  <w:r w:rsidDel="00000000" w:rsidR="00000000" w:rsidRPr="00000000">
                    <w:rPr>
                      <w:rFonts w:ascii="Arial" w:cs="Arial" w:eastAsia="Arial" w:hAnsi="Arial"/>
                      <w:b w:val="1"/>
                      <w:i w:val="1"/>
                      <w:rtl w:val="0"/>
                    </w:rPr>
                    <w:delText xml:space="preserve">PUBWOS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B9">
            <w:pPr>
              <w:jc w:val="center"/>
              <w:rPr>
                <w:rFonts w:ascii="Arial" w:cs="Arial" w:eastAsia="Arial" w:hAnsi="Arial"/>
                <w:i w:val="1"/>
              </w:rPr>
            </w:pPr>
            <w:sdt>
              <w:sdtPr>
                <w:tag w:val="goog_rdk_1098"/>
              </w:sdtPr>
              <w:sdtContent>
                <w:del w:author="davide.lenzarini@u-blox.com" w:id="86" w:date="2024-08-12T14:24:42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3"/>
          </w:tcPr>
          <w:p w:rsidR="00000000" w:rsidDel="00000000" w:rsidP="00000000" w:rsidRDefault="00000000" w:rsidRPr="00000000" w14:paraId="00000ABD">
            <w:pPr>
              <w:jc w:val="center"/>
              <w:rPr>
                <w:rFonts w:ascii="Arial" w:cs="Arial" w:eastAsia="Arial" w:hAnsi="Arial"/>
                <w:i w:val="1"/>
              </w:rPr>
            </w:pPr>
            <w:sdt>
              <w:sdtPr>
                <w:tag w:val="goog_rdk_1100"/>
              </w:sdtPr>
              <w:sdtContent>
                <w:del w:author="davide.lenzarini@u-blox.com" w:id="86" w:date="2024-08-12T14:24:42Z">
                  <w:r w:rsidDel="00000000" w:rsidR="00000000" w:rsidRPr="00000000">
                    <w:rPr>
                      <w:rFonts w:ascii="Arial" w:cs="Arial" w:eastAsia="Arial" w:hAnsi="Arial"/>
                      <w:i w:val="1"/>
                      <w:rtl w:val="0"/>
                    </w:rPr>
                    <w:delText xml:space="preserve">Retain</w:delText>
                  </w:r>
                </w:del>
              </w:sdtContent>
            </w:sdt>
            <w:r w:rsidDel="00000000" w:rsidR="00000000" w:rsidRPr="00000000">
              <w:rPr>
                <w:rtl w:val="0"/>
              </w:rPr>
            </w:r>
          </w:p>
        </w:tc>
        <w:tc>
          <w:tcPr>
            <w:gridSpan w:val="3"/>
          </w:tcPr>
          <w:p w:rsidR="00000000" w:rsidDel="00000000" w:rsidP="00000000" w:rsidRDefault="00000000" w:rsidRPr="00000000" w14:paraId="00000AC0">
            <w:pPr>
              <w:jc w:val="center"/>
              <w:rPr>
                <w:rFonts w:ascii="Arial" w:cs="Arial" w:eastAsia="Arial" w:hAnsi="Arial"/>
                <w:i w:val="1"/>
              </w:rPr>
            </w:pPr>
            <w:sdt>
              <w:sdtPr>
                <w:tag w:val="goog_rdk_1102"/>
              </w:sdtPr>
              <w:sdtContent>
                <w:del w:author="davide.lenzarini@u-blox.com" w:id="86" w:date="2024-08-12T14:24:42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4"/>
          </w:tcPr>
          <w:sdt>
            <w:sdtPr>
              <w:tag w:val="goog_rdk_1105"/>
            </w:sdtPr>
            <w:sdtContent>
              <w:p w:rsidR="00000000" w:rsidDel="00000000" w:rsidP="00000000" w:rsidRDefault="00000000" w:rsidRPr="00000000" w14:paraId="00000AC3">
                <w:pPr>
                  <w:jc w:val="center"/>
                  <w:rPr>
                    <w:del w:author="davide.lenzarini@u-blox.com" w:id="86" w:date="2024-08-12T14:24:42Z"/>
                    <w:rFonts w:ascii="Arial" w:cs="Arial" w:eastAsia="Arial" w:hAnsi="Arial"/>
                    <w:i w:val="1"/>
                  </w:rPr>
                </w:pPr>
                <w:sdt>
                  <w:sdtPr>
                    <w:tag w:val="goog_rdk_1104"/>
                  </w:sdtPr>
                  <w:sdtContent>
                    <w:del w:author="davide.lenzarini@u-blox.com" w:id="86" w:date="2024-08-12T14:24:42Z">
                      <w:r w:rsidDel="00000000" w:rsidR="00000000" w:rsidRPr="00000000">
                        <w:rPr>
                          <w:rFonts w:ascii="Arial" w:cs="Arial" w:eastAsia="Arial" w:hAnsi="Arial"/>
                          <w:i w:val="1"/>
                          <w:rtl w:val="0"/>
                        </w:rPr>
                        <w:delText xml:space="preserve">Topic Type</w:delText>
                      </w:r>
                    </w:del>
                  </w:sdtContent>
                </w:sdt>
              </w:p>
            </w:sdtContent>
          </w:sdt>
          <w:p w:rsidR="00000000" w:rsidDel="00000000" w:rsidP="00000000" w:rsidRDefault="00000000" w:rsidRPr="00000000" w14:paraId="00000AC4">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C8">
            <w:pPr>
              <w:rPr>
                <w:rFonts w:ascii="Arial" w:cs="Arial" w:eastAsia="Arial" w:hAnsi="Arial"/>
              </w:rPr>
            </w:pPr>
            <w:sdt>
              <w:sdtPr>
                <w:tag w:val="goog_rdk_1107"/>
              </w:sdtPr>
              <w:sdtContent>
                <w:del w:author="davide.lenzarini@u-blox.com" w:id="86" w:date="2024-08-12T14:24:42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Borders>
              <w:bottom w:color="000000" w:space="0" w:sz="8" w:val="single"/>
            </w:tcBorders>
          </w:tcPr>
          <w:p w:rsidR="00000000" w:rsidDel="00000000" w:rsidP="00000000" w:rsidRDefault="00000000" w:rsidRPr="00000000" w14:paraId="00000AC9">
            <w:pPr>
              <w:jc w:val="center"/>
              <w:rPr>
                <w:rFonts w:ascii="Arial" w:cs="Arial" w:eastAsia="Arial" w:hAnsi="Arial"/>
                <w:i w:val="1"/>
              </w:rPr>
            </w:pPr>
            <w:sdt>
              <w:sdtPr>
                <w:tag w:val="goog_rdk_1109"/>
              </w:sdtPr>
              <w:sdtContent>
                <w:del w:author="davide.lenzarini@u-blox.com" w:id="86" w:date="2024-08-12T14:24:42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tcBorders>
              <w:bottom w:color="000000" w:space="0" w:sz="8" w:val="single"/>
            </w:tcBorders>
          </w:tcPr>
          <w:p w:rsidR="00000000" w:rsidDel="00000000" w:rsidP="00000000" w:rsidRDefault="00000000" w:rsidRPr="00000000" w14:paraId="00000ACB">
            <w:pPr>
              <w:jc w:val="center"/>
              <w:rPr>
                <w:rFonts w:ascii="Arial" w:cs="Arial" w:eastAsia="Arial" w:hAnsi="Arial"/>
                <w:i w:val="1"/>
              </w:rPr>
            </w:pPr>
            <w:sdt>
              <w:sdtPr>
                <w:tag w:val="goog_rdk_1111"/>
              </w:sdtPr>
              <w:sdtContent>
                <w:del w:author="davide.lenzarini@u-blox.com" w:id="86" w:date="2024-08-12T14:24:42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tcBorders>
              <w:bottom w:color="000000" w:space="0" w:sz="8" w:val="single"/>
            </w:tcBorders>
          </w:tcPr>
          <w:p w:rsidR="00000000" w:rsidDel="00000000" w:rsidP="00000000" w:rsidRDefault="00000000" w:rsidRPr="00000000" w14:paraId="00000ACC">
            <w:pPr>
              <w:jc w:val="center"/>
              <w:rPr>
                <w:rFonts w:ascii="Arial" w:cs="Arial" w:eastAsia="Arial" w:hAnsi="Arial"/>
                <w:i w:val="1"/>
              </w:rPr>
            </w:pPr>
            <w:sdt>
              <w:sdtPr>
                <w:tag w:val="goog_rdk_1113"/>
              </w:sdtPr>
              <w:sdtContent>
                <w:del w:author="davide.lenzarini@u-blox.com" w:id="86" w:date="2024-08-12T14:24:42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Borders>
              <w:bottom w:color="000000" w:space="0" w:sz="8" w:val="single"/>
            </w:tcBorders>
          </w:tcPr>
          <w:p w:rsidR="00000000" w:rsidDel="00000000" w:rsidP="00000000" w:rsidRDefault="00000000" w:rsidRPr="00000000" w14:paraId="00000ACD">
            <w:pPr>
              <w:jc w:val="center"/>
              <w:rPr>
                <w:rFonts w:ascii="Arial" w:cs="Arial" w:eastAsia="Arial" w:hAnsi="Arial"/>
                <w:i w:val="1"/>
              </w:rPr>
            </w:pPr>
            <w:sdt>
              <w:sdtPr>
                <w:tag w:val="goog_rdk_1115"/>
              </w:sdtPr>
              <w:sdtContent>
                <w:del w:author="davide.lenzarini@u-blox.com" w:id="86" w:date="2024-08-12T14:24:42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Borders>
              <w:bottom w:color="000000" w:space="0" w:sz="8" w:val="single"/>
            </w:tcBorders>
          </w:tcPr>
          <w:p w:rsidR="00000000" w:rsidDel="00000000" w:rsidP="00000000" w:rsidRDefault="00000000" w:rsidRPr="00000000" w14:paraId="00000AD0">
            <w:pPr>
              <w:jc w:val="center"/>
              <w:rPr>
                <w:rFonts w:ascii="Arial" w:cs="Arial" w:eastAsia="Arial" w:hAnsi="Arial"/>
                <w:i w:val="1"/>
              </w:rPr>
            </w:pPr>
            <w:sdt>
              <w:sdtPr>
                <w:tag w:val="goog_rdk_1117"/>
              </w:sdtPr>
              <w:sdtContent>
                <w:del w:author="davide.lenzarini@u-blox.com" w:id="86" w:date="2024-08-12T14:24:42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tcBorders>
              <w:bottom w:color="000000" w:space="0" w:sz="8" w:val="single"/>
            </w:tcBorders>
          </w:tcPr>
          <w:p w:rsidR="00000000" w:rsidDel="00000000" w:rsidP="00000000" w:rsidRDefault="00000000" w:rsidRPr="00000000" w14:paraId="00000AD2">
            <w:pPr>
              <w:jc w:val="center"/>
              <w:rPr>
                <w:rFonts w:ascii="Arial" w:cs="Arial" w:eastAsia="Arial" w:hAnsi="Arial"/>
                <w:i w:val="1"/>
              </w:rPr>
            </w:pPr>
            <w:sdt>
              <w:sdtPr>
                <w:tag w:val="goog_rdk_1119"/>
              </w:sdtPr>
              <w:sdtContent>
                <w:del w:author="davide.lenzarini@u-blox.com" w:id="86" w:date="2024-08-12T14:24:42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Borders>
              <w:bottom w:color="000000" w:space="0" w:sz="8" w:val="single"/>
            </w:tcBorders>
          </w:tcPr>
          <w:p w:rsidR="00000000" w:rsidDel="00000000" w:rsidP="00000000" w:rsidRDefault="00000000" w:rsidRPr="00000000" w14:paraId="00000AD3">
            <w:pPr>
              <w:jc w:val="center"/>
              <w:rPr>
                <w:rFonts w:ascii="Arial" w:cs="Arial" w:eastAsia="Arial" w:hAnsi="Arial"/>
                <w:i w:val="1"/>
              </w:rPr>
            </w:pPr>
            <w:sdt>
              <w:sdtPr>
                <w:tag w:val="goog_rdk_1121"/>
              </w:sdtPr>
              <w:sdtContent>
                <w:del w:author="davide.lenzarini@u-blox.com" w:id="86" w:date="2024-08-12T14:24:42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tcBorders>
              <w:bottom w:color="000000" w:space="0" w:sz="8" w:val="single"/>
            </w:tcBorders>
          </w:tcPr>
          <w:p w:rsidR="00000000" w:rsidDel="00000000" w:rsidP="00000000" w:rsidRDefault="00000000" w:rsidRPr="00000000" w14:paraId="00000AD6">
            <w:pPr>
              <w:jc w:val="center"/>
              <w:rPr>
                <w:rFonts w:ascii="Arial" w:cs="Arial" w:eastAsia="Arial" w:hAnsi="Arial"/>
                <w:i w:val="1"/>
              </w:rPr>
            </w:pPr>
            <w:sdt>
              <w:sdtPr>
                <w:tag w:val="goog_rdk_1123"/>
              </w:sdtPr>
              <w:sdtContent>
                <w:del w:author="davide.lenzarini@u-blox.com" w:id="86" w:date="2024-08-12T14:24:42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7">
            <w:pPr>
              <w:rPr>
                <w:rFonts w:ascii="Arial" w:cs="Arial" w:eastAsia="Arial" w:hAnsi="Arial"/>
              </w:rPr>
            </w:pPr>
            <w:sdt>
              <w:sdtPr>
                <w:tag w:val="goog_rdk_1125"/>
              </w:sdtPr>
              <w:sdtContent>
                <w:del w:author="davide.lenzarini@u-blox.com" w:id="86" w:date="2024-08-12T14:24:42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8">
            <w:pPr>
              <w:jc w:val="center"/>
              <w:rPr>
                <w:rFonts w:ascii="Arial" w:cs="Arial" w:eastAsia="Arial" w:hAnsi="Arial"/>
              </w:rPr>
            </w:pPr>
            <w:sdt>
              <w:sdtPr>
                <w:tag w:val="goog_rdk_1127"/>
              </w:sdtPr>
              <w:sdtContent>
                <w:del w:author="davide.lenzarini@u-blox.com" w:id="86" w:date="2024-08-12T14:24:42Z">
                  <w:r w:rsidDel="00000000" w:rsidR="00000000" w:rsidRPr="00000000">
                    <w:rPr>
                      <w:rFonts w:ascii="Arial" w:cs="Arial" w:eastAsia="Arial" w:hAnsi="Arial"/>
                      <w:rtl w:val="0"/>
                    </w:rPr>
                    <w:delText xml:space="preserve">Topic Data MSB</w:delText>
                  </w:r>
                </w:del>
              </w:sdtContent>
            </w:sdt>
            <w:r w:rsidDel="00000000" w:rsidR="00000000" w:rsidRPr="00000000">
              <w:rPr>
                <w:rtl w:val="0"/>
              </w:rPr>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E6">
            <w:pPr>
              <w:rPr>
                <w:rFonts w:ascii="Arial" w:cs="Arial" w:eastAsia="Arial" w:hAnsi="Arial"/>
              </w:rPr>
            </w:pPr>
            <w:sdt>
              <w:sdtPr>
                <w:tag w:val="goog_rdk_1129"/>
              </w:sdtPr>
              <w:sdtContent>
                <w:del w:author="davide.lenzarini@u-blox.com" w:id="86" w:date="2024-08-12T14:24:42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7">
            <w:pPr>
              <w:jc w:val="center"/>
              <w:rPr>
                <w:rFonts w:ascii="Arial" w:cs="Arial" w:eastAsia="Arial" w:hAnsi="Arial"/>
              </w:rPr>
            </w:pPr>
            <w:sdt>
              <w:sdtPr>
                <w:tag w:val="goog_rdk_1131"/>
              </w:sdtPr>
              <w:sdtContent>
                <w:del w:author="davide.lenzarini@u-blox.com" w:id="86" w:date="2024-08-12T14:24:42Z">
                  <w:r w:rsidDel="00000000" w:rsidR="00000000" w:rsidRPr="00000000">
                    <w:rPr>
                      <w:rFonts w:ascii="Arial" w:cs="Arial" w:eastAsia="Arial" w:hAnsi="Arial"/>
                      <w:rtl w:val="0"/>
                    </w:rPr>
                    <w:delText xml:space="preserve">Topic Data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F5">
            <w:pPr>
              <w:rPr>
                <w:rFonts w:ascii="Arial" w:cs="Arial" w:eastAsia="Arial" w:hAnsi="Arial"/>
              </w:rPr>
            </w:pPr>
            <w:sdt>
              <w:sdtPr>
                <w:tag w:val="goog_rdk_1133"/>
              </w:sdtPr>
              <w:sdtContent>
                <w:del w:author="davide.lenzarini@u-blox.com" w:id="86" w:date="2024-08-12T14:24:42Z">
                  <w:r w:rsidDel="00000000" w:rsidR="00000000" w:rsidRPr="00000000">
                    <w:rPr>
                      <w:rFonts w:ascii="Arial" w:cs="Arial" w:eastAsia="Arial" w:hAnsi="Arial"/>
                      <w:rtl w:val="0"/>
                    </w:rPr>
                    <w:delText xml:space="preserve">Byte (6 + TL) .. N</w:delText>
                  </w:r>
                </w:del>
              </w:sdtContent>
            </w:sdt>
            <w:r w:rsidDel="00000000" w:rsidR="00000000" w:rsidRPr="00000000">
              <w:rPr>
                <w:rtl w:val="0"/>
              </w:rPr>
            </w:r>
          </w:p>
        </w:tc>
        <w:tc>
          <w:tcPr>
            <w:gridSpan w:val="14"/>
            <w:tcBorders>
              <w:top w:color="000000" w:space="0" w:sz="8" w:val="single"/>
            </w:tcBorders>
          </w:tcPr>
          <w:p w:rsidR="00000000" w:rsidDel="00000000" w:rsidP="00000000" w:rsidRDefault="00000000" w:rsidRPr="00000000" w14:paraId="00000AF6">
            <w:pPr>
              <w:keepNext w:val="1"/>
              <w:jc w:val="center"/>
              <w:rPr>
                <w:rFonts w:ascii="Arial" w:cs="Arial" w:eastAsia="Arial" w:hAnsi="Arial"/>
              </w:rPr>
            </w:pPr>
            <w:sdt>
              <w:sdtPr>
                <w:tag w:val="goog_rdk_1135"/>
              </w:sdtPr>
              <w:sdtContent>
                <w:del w:author="davide.lenzarini@u-blox.com" w:id="86" w:date="2024-08-12T14:24:42Z">
                  <w:r w:rsidDel="00000000" w:rsidR="00000000" w:rsidRPr="00000000">
                    <w:rPr>
                      <w:rFonts w:ascii="Arial" w:cs="Arial" w:eastAsia="Arial" w:hAnsi="Arial"/>
                      <w:rtl w:val="0"/>
                    </w:rPr>
                    <w:delText xml:space="preserve">Data Or (Full Topic Name + Data)</w:delText>
                  </w:r>
                </w:del>
              </w:sdtContent>
            </w:sdt>
            <w:r w:rsidDel="00000000" w:rsidR="00000000" w:rsidRPr="00000000">
              <w:rPr>
                <w:rtl w:val="0"/>
              </w:rPr>
            </w:r>
          </w:p>
        </w:tc>
      </w:tr>
    </w:tbl>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136"/>
        </w:sdtPr>
        <w:sdtContent>
          <w:commentRangeStart w:id="71"/>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w:t>
      </w:r>
      <w:commentRangeEnd w:id="71"/>
      <w:r w:rsidDel="00000000" w:rsidR="00000000" w:rsidRPr="00000000">
        <w:commentReference w:id="71"/>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B05">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B06">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[MQTT-SN-3.10-1]</w:t>
      </w:r>
    </w:p>
    <w:p w:rsidR="00000000" w:rsidDel="00000000" w:rsidP="00000000" w:rsidRDefault="00000000" w:rsidRPr="00000000" w14:paraId="00000B07">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B08">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B09">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B0A">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B0B">
      <w:pPr>
        <w:pStyle w:val="Heading4"/>
        <w:ind w:left="0" w:right="4" w:firstLine="0"/>
        <w:rPr>
          <w:rFonts w:ascii="Arial" w:cs="Arial" w:eastAsia="Arial" w:hAnsi="Arial"/>
        </w:rPr>
      </w:pPr>
      <w:bookmarkStart w:colFirst="0" w:colLast="0" w:name="_heading=h.338fx5o" w:id="108"/>
      <w:bookmarkEnd w:id="108"/>
      <w:r w:rsidDel="00000000" w:rsidR="00000000" w:rsidRPr="00000000">
        <w:rPr>
          <w:rFonts w:ascii="Arial" w:cs="Arial" w:eastAsia="Arial" w:hAnsi="Arial"/>
          <w:rtl w:val="0"/>
        </w:rPr>
        <w:t xml:space="preserve">3.10.1 Length &amp; Packet Type</w:t>
      </w:r>
    </w:p>
    <w:p w:rsidR="00000000" w:rsidDel="00000000" w:rsidP="00000000" w:rsidRDefault="00000000" w:rsidRPr="00000000" w14:paraId="00000B0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0D">
      <w:pPr>
        <w:pStyle w:val="Heading4"/>
        <w:ind w:left="0" w:right="4" w:firstLine="0"/>
        <w:rPr>
          <w:rFonts w:ascii="Arial" w:cs="Arial" w:eastAsia="Arial" w:hAnsi="Arial"/>
        </w:rPr>
      </w:pPr>
      <w:bookmarkStart w:colFirst="0" w:colLast="0" w:name="_heading=h.1idq7dh" w:id="109"/>
      <w:bookmarkEnd w:id="109"/>
      <w:r w:rsidDel="00000000" w:rsidR="00000000" w:rsidRPr="00000000">
        <w:rPr>
          <w:rFonts w:ascii="Arial" w:cs="Arial" w:eastAsia="Arial" w:hAnsi="Arial"/>
          <w:rtl w:val="0"/>
        </w:rPr>
        <w:t xml:space="preserve">3.10.2 PUBWOS Flags</w:t>
      </w:r>
    </w:p>
    <w:p w:rsidR="00000000" w:rsidDel="00000000" w:rsidP="00000000" w:rsidRDefault="00000000" w:rsidRPr="00000000" w14:paraId="00000B0E">
      <w:pPr>
        <w:ind w:right="4"/>
        <w:rPr>
          <w:rFonts w:ascii="Arial" w:cs="Arial" w:eastAsia="Arial" w:hAnsi="Arial"/>
        </w:rPr>
      </w:pPr>
      <w:r w:rsidDel="00000000" w:rsidR="00000000" w:rsidRPr="00000000">
        <w:rPr>
          <w:rFonts w:ascii="Arial" w:cs="Arial" w:eastAsia="Arial" w:hAnsi="Arial"/>
          <w:rtl w:val="0"/>
        </w:rPr>
        <w:t xml:space="preserve">The PUBWOS Flags field is 1-byte </w:t>
      </w:r>
      <w:sdt>
        <w:sdtPr>
          <w:tag w:val="goog_rdk_1137"/>
        </w:sdtPr>
        <w:sdtContent>
          <w:del w:author="davide.lenzarini@u-blox.com" w:id="87" w:date="2024-08-06T14:24:54Z">
            <w:r w:rsidDel="00000000" w:rsidR="00000000" w:rsidRPr="00000000">
              <w:rPr>
                <w:rFonts w:ascii="Arial" w:cs="Arial" w:eastAsia="Arial" w:hAnsi="Arial"/>
                <w:rtl w:val="0"/>
              </w:rPr>
              <w:delText xml:space="preserve">located in the Byte 3 position </w:delText>
            </w:r>
          </w:del>
        </w:sdtContent>
      </w:sdt>
      <w:r w:rsidDel="00000000" w:rsidR="00000000" w:rsidRPr="00000000">
        <w:rPr>
          <w:rFonts w:ascii="Arial" w:cs="Arial" w:eastAsia="Arial" w:hAnsi="Arial"/>
          <w:rtl w:val="0"/>
        </w:rPr>
        <w:t xml:space="preserve">of the PUBWOS control packet. </w:t>
      </w:r>
    </w:p>
    <w:p w:rsidR="00000000" w:rsidDel="00000000" w:rsidP="00000000" w:rsidRDefault="00000000" w:rsidRPr="00000000" w14:paraId="00000B0F">
      <w:pPr>
        <w:ind w:right="4"/>
        <w:rPr>
          <w:rFonts w:ascii="Arial" w:cs="Arial" w:eastAsia="Arial" w:hAnsi="Arial"/>
        </w:rPr>
      </w:pPr>
      <w:r w:rsidDel="00000000" w:rsidR="00000000" w:rsidRPr="00000000">
        <w:rPr>
          <w:rFonts w:ascii="Arial" w:cs="Arial" w:eastAsia="Arial" w:hAnsi="Arial"/>
          <w:rtl w:val="0"/>
        </w:rPr>
        <w:t xml:space="preserve">The PUBWOS Flags includes the following flags:</w:t>
      </w:r>
    </w:p>
    <w:p w:rsidR="00000000" w:rsidDel="00000000" w:rsidP="00000000" w:rsidRDefault="00000000" w:rsidRPr="00000000" w14:paraId="00000B10">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B11">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12">
      <w:pPr>
        <w:pStyle w:val="Heading4"/>
        <w:ind w:left="0" w:right="4" w:firstLine="0"/>
        <w:rPr>
          <w:rFonts w:ascii="Arial" w:cs="Arial" w:eastAsia="Arial" w:hAnsi="Arial"/>
        </w:rPr>
      </w:pPr>
      <w:bookmarkStart w:colFirst="0" w:colLast="0" w:name="_heading=h.42ddq1a" w:id="110"/>
      <w:bookmarkEnd w:id="110"/>
      <w:r w:rsidDel="00000000" w:rsidR="00000000" w:rsidRPr="00000000">
        <w:rPr>
          <w:rFonts w:ascii="Arial" w:cs="Arial" w:eastAsia="Arial" w:hAnsi="Arial"/>
          <w:rtl w:val="0"/>
        </w:rPr>
        <w:t xml:space="preserve">3.10.3 Topic Data</w:t>
      </w:r>
    </w:p>
    <w:p w:rsidR="00000000" w:rsidDel="00000000" w:rsidP="00000000" w:rsidRDefault="00000000" w:rsidRPr="00000000" w14:paraId="00000B13">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14">
      <w:pPr>
        <w:pStyle w:val="Heading4"/>
        <w:ind w:left="0" w:right="4" w:firstLine="0"/>
        <w:rPr>
          <w:rFonts w:ascii="Arial" w:cs="Arial" w:eastAsia="Arial" w:hAnsi="Arial"/>
        </w:rPr>
      </w:pPr>
      <w:bookmarkStart w:colFirst="0" w:colLast="0" w:name="_heading=h.2hio093" w:id="111"/>
      <w:bookmarkEnd w:id="111"/>
      <w:r w:rsidDel="00000000" w:rsidR="00000000" w:rsidRPr="00000000">
        <w:rPr>
          <w:rFonts w:ascii="Arial" w:cs="Arial" w:eastAsia="Arial" w:hAnsi="Arial"/>
          <w:rtl w:val="0"/>
        </w:rPr>
        <w:t xml:space="preserve">3.10.4 Data</w:t>
      </w:r>
    </w:p>
    <w:p w:rsidR="00000000" w:rsidDel="00000000" w:rsidP="00000000" w:rsidRDefault="00000000" w:rsidRPr="00000000" w14:paraId="00000B15">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16">
      <w:pPr>
        <w:pStyle w:val="Heading4"/>
        <w:spacing w:after="306" w:lineRule="auto"/>
        <w:ind w:left="-5" w:firstLine="0"/>
        <w:rPr/>
      </w:pPr>
      <w:bookmarkStart w:colFirst="0" w:colLast="0" w:name="_heading=h.whhpchgpz502" w:id="112"/>
      <w:bookmarkEnd w:id="112"/>
      <w:r w:rsidDel="00000000" w:rsidR="00000000" w:rsidRPr="00000000">
        <w:rPr>
          <w:rtl w:val="0"/>
        </w:rPr>
        <w:t xml:space="preserve">3.10.5 PUBWOS Actions</w:t>
      </w:r>
    </w:p>
    <w:p w:rsidR="00000000" w:rsidDel="00000000" w:rsidP="00000000" w:rsidRDefault="00000000" w:rsidRPr="00000000" w14:paraId="00000B17">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B18">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[MQTT-SN-3.10.5-1]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color w:val="000000"/>
          <w:rtl w:val="0"/>
        </w:rPr>
        <w:t xml:space="preserve">.</w:t>
      </w:r>
    </w:p>
    <w:sdt>
      <w:sdtPr>
        <w:tag w:val="goog_rdk_1139"/>
      </w:sdtPr>
      <w:sdtContent>
        <w:p w:rsidR="00000000" w:rsidDel="00000000" w:rsidP="00000000" w:rsidRDefault="00000000" w:rsidRPr="00000000" w14:paraId="00000B19">
          <w:pPr>
            <w:pStyle w:val="Heading3"/>
            <w:keepLines w:val="1"/>
            <w:spacing w:after="77" w:before="0" w:line="259" w:lineRule="auto"/>
            <w:ind w:left="0" w:firstLine="0"/>
            <w:rPr>
              <w:ins w:author="Stefan Hagen" w:id="88" w:date="2024-08-11T18:56:33Z"/>
              <w:rFonts w:ascii="Arial" w:cs="Arial" w:eastAsia="Arial" w:hAnsi="Arial"/>
            </w:rPr>
          </w:pPr>
          <w:r w:rsidDel="00000000" w:rsidR="00000000" w:rsidRPr="00000000">
            <w:rPr>
              <w:rtl w:val="0"/>
            </w:rPr>
            <w:t xml:space="preserve">3.</w:t>
          </w:r>
          <w:r w:rsidDel="00000000" w:rsidR="00000000" w:rsidRPr="00000000">
            <w:rPr>
              <w:rtl w:val="0"/>
            </w:rPr>
            <w:t xml:space="preserve">11 </w:t>
          </w:r>
          <w:r w:rsidDel="00000000" w:rsidR="00000000" w:rsidRPr="00000000">
            <w:rPr>
              <w:rFonts w:ascii="Arial" w:cs="Arial" w:eastAsia="Arial" w:hAnsi="Arial"/>
              <w:rtl w:val="0"/>
            </w:rPr>
            <w:t xml:space="preserve">PUBLISH - QoS 0</w:t>
          </w:r>
          <w:sdt>
            <w:sdtPr>
              <w:tag w:val="goog_rdk_1138"/>
            </w:sdtPr>
            <w:sdtContent>
              <w:ins w:author="Stefan Hagen" w:id="88" w:date="2024-08-11T18:56:33Z">
                <w:bookmarkStart w:colFirst="0" w:colLast="0" w:name="_heading=h.wnyagw" w:id="113"/>
                <w:bookmarkEnd w:id="113"/>
                <w:r w:rsidDel="00000000" w:rsidR="00000000" w:rsidRPr="00000000">
                  <w:rPr>
                    <w:rtl w:val="0"/>
                  </w:rPr>
                </w:r>
              </w:ins>
            </w:sdtContent>
          </w:sdt>
        </w:p>
      </w:sdtContent>
    </w:sdt>
    <w:sdt>
      <w:sdtPr>
        <w:tag w:val="goog_rdk_1143"/>
      </w:sdtPr>
      <w:sdtContent>
        <w:p w:rsidR="00000000" w:rsidDel="00000000" w:rsidP="00000000" w:rsidRDefault="00000000" w:rsidRPr="00000000" w14:paraId="00000B1A">
          <w:pPr>
            <w:rPr>
              <w:rPrChange w:author="Stefan Hagen" w:id="89" w:date="2024-08-11T18:56:33Z">
                <w:rPr>
                  <w:rFonts w:ascii="Arial" w:cs="Arial" w:eastAsia="Arial" w:hAnsi="Arial"/>
                </w:rPr>
              </w:rPrChange>
            </w:rPr>
            <w:pPrChange w:author="Stefan Hagen" w:id="0" w:date="2024-08-11T18:56:33Z">
              <w:pPr>
                <w:pStyle w:val="Heading3"/>
                <w:keepLines w:val="1"/>
                <w:spacing w:after="77" w:before="0" w:line="259" w:lineRule="auto"/>
                <w:ind w:left="0" w:firstLine="0"/>
              </w:pPr>
            </w:pPrChange>
          </w:pPr>
          <w:bookmarkStart w:colFirst="0" w:colLast="0" w:name="_heading=h.wnyagw" w:id="113"/>
          <w:bookmarkEnd w:id="113"/>
          <w:sdt>
            <w:sdtPr>
              <w:tag w:val="goog_rdk_1140"/>
            </w:sdtPr>
            <w:sdtContent>
              <w:ins w:author="Stefan Hagen" w:id="88" w:date="2024-08-11T18:56:33Z"/>
              <w:sdt>
                <w:sdtPr>
                  <w:tag w:val="goog_rdk_1141"/>
                </w:sdtPr>
                <w:sdtContent>
                  <w:commentRangeStart w:id="72"/>
                </w:sdtContent>
              </w:sdt>
              <w:ins w:author="Stefan Hagen" w:id="88" w:date="2024-08-11T18:56:33Z">
                <w:r w:rsidDel="00000000" w:rsidR="00000000" w:rsidRPr="00000000">
                  <w:rPr>
                    <w:rPrChange w:author="Stefan Hagen" w:id="89" w:date="2024-08-11T18:56:33Z">
                      <w:rPr>
                        <w:rFonts w:ascii="Arial" w:cs="Arial" w:eastAsia="Arial" w:hAnsi="Arial"/>
                      </w:rPr>
                    </w:rPrChange>
                  </w:rPr>
                  <w:drawing>
                    <wp:inline distB="114300" distT="114300" distL="114300" distR="114300">
                      <wp:extent cx="5943600" cy="2451100"/>
                      <wp:effectExtent b="0" l="0" r="0" t="0"/>
                      <wp:docPr id="43" name="image18.png"/>
                      <a:graphic>
                        <a:graphicData uri="http://schemas.openxmlformats.org/drawingml/2006/picture">
                          <pic:pic>
                            <pic:nvPicPr>
                              <pic:cNvPr id="0" name="image18.png"/>
                              <pic:cNvPicPr preferRelativeResize="0"/>
                            </pic:nvPicPr>
                            <pic:blipFill>
                              <a:blip r:embed="rId67"/>
                              <a:srcRect b="0" l="101" r="101" t="0"/>
                              <a:stretch>
                                <a:fillRect/>
                              </a:stretch>
                            </pic:blipFill>
                            <pic:spPr>
                              <a:xfrm>
                                <a:off x="0" y="0"/>
                                <a:ext cx="5943600" cy="2451100"/>
                              </a:xfrm>
                              <a:prstGeom prst="rect"/>
                              <a:ln/>
                            </pic:spPr>
                          </pic:pic>
                        </a:graphicData>
                      </a:graphic>
                    </wp:inline>
                  </w:drawing>
                </w:r>
              </w:ins>
            </w:sdtContent>
          </w:sdt>
          <w:commentRangeEnd w:id="72"/>
          <w:r w:rsidDel="00000000" w:rsidR="00000000" w:rsidRPr="00000000">
            <w:commentReference w:id="72"/>
          </w:r>
          <w:sdt>
            <w:sdtPr>
              <w:tag w:val="goog_rdk_1142"/>
            </w:sdtPr>
            <w:sdtContent>
              <w:r w:rsidDel="00000000" w:rsidR="00000000" w:rsidRPr="00000000">
                <w:rPr>
                  <w:rtl w:val="0"/>
                </w:rPr>
              </w:r>
            </w:sdtContent>
          </w:sdt>
        </w:p>
      </w:sdtContent>
    </w:sdt>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1B">
            <w:pPr>
              <w:jc w:val="center"/>
              <w:rPr>
                <w:rFonts w:ascii="Arial" w:cs="Arial" w:eastAsia="Arial" w:hAnsi="Arial"/>
                <w:b w:val="1"/>
              </w:rPr>
            </w:pPr>
            <w:sdt>
              <w:sdtPr>
                <w:tag w:val="goog_rdk_1145"/>
              </w:sdtPr>
              <w:sdtContent>
                <w:del w:author="davide.lenzarini@u-blox.com" w:id="90" w:date="2024-08-12T14:25:11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B1C">
            <w:pPr>
              <w:jc w:val="center"/>
              <w:rPr>
                <w:rFonts w:ascii="Arial" w:cs="Arial" w:eastAsia="Arial" w:hAnsi="Arial"/>
                <w:b w:val="1"/>
              </w:rPr>
            </w:pPr>
            <w:sdt>
              <w:sdtPr>
                <w:tag w:val="goog_rdk_1147"/>
              </w:sdtPr>
              <w:sdtContent>
                <w:del w:author="davide.lenzarini@u-blox.com" w:id="90" w:date="2024-08-12T14:25:11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1D">
            <w:pPr>
              <w:jc w:val="center"/>
              <w:rPr>
                <w:rFonts w:ascii="Arial" w:cs="Arial" w:eastAsia="Arial" w:hAnsi="Arial"/>
                <w:b w:val="1"/>
              </w:rPr>
            </w:pPr>
            <w:sdt>
              <w:sdtPr>
                <w:tag w:val="goog_rdk_1149"/>
              </w:sdtPr>
              <w:sdtContent>
                <w:del w:author="davide.lenzarini@u-blox.com" w:id="90" w:date="2024-08-12T14:25:11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1F">
            <w:pPr>
              <w:jc w:val="center"/>
              <w:rPr>
                <w:rFonts w:ascii="Arial" w:cs="Arial" w:eastAsia="Arial" w:hAnsi="Arial"/>
                <w:b w:val="1"/>
              </w:rPr>
            </w:pPr>
            <w:sdt>
              <w:sdtPr>
                <w:tag w:val="goog_rdk_1151"/>
              </w:sdtPr>
              <w:sdtContent>
                <w:del w:author="davide.lenzarini@u-blox.com" w:id="90" w:date="2024-08-12T14:25:11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B21">
            <w:pPr>
              <w:jc w:val="center"/>
              <w:rPr>
                <w:rFonts w:ascii="Arial" w:cs="Arial" w:eastAsia="Arial" w:hAnsi="Arial"/>
                <w:b w:val="1"/>
              </w:rPr>
            </w:pPr>
            <w:sdt>
              <w:sdtPr>
                <w:tag w:val="goog_rdk_1153"/>
              </w:sdtPr>
              <w:sdtContent>
                <w:del w:author="davide.lenzarini@u-blox.com" w:id="90" w:date="2024-08-12T14:25:11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3"/>
            <w:shd w:fill="cfe2f3" w:val="clear"/>
          </w:tcPr>
          <w:p w:rsidR="00000000" w:rsidDel="00000000" w:rsidP="00000000" w:rsidRDefault="00000000" w:rsidRPr="00000000" w14:paraId="00000B22">
            <w:pPr>
              <w:jc w:val="center"/>
              <w:rPr>
                <w:rFonts w:ascii="Arial" w:cs="Arial" w:eastAsia="Arial" w:hAnsi="Arial"/>
                <w:b w:val="1"/>
              </w:rPr>
            </w:pPr>
            <w:sdt>
              <w:sdtPr>
                <w:tag w:val="goog_rdk_1155"/>
              </w:sdtPr>
              <w:sdtContent>
                <w:del w:author="davide.lenzarini@u-blox.com" w:id="90" w:date="2024-08-12T14:25:11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25">
            <w:pPr>
              <w:jc w:val="center"/>
              <w:rPr>
                <w:rFonts w:ascii="Arial" w:cs="Arial" w:eastAsia="Arial" w:hAnsi="Arial"/>
                <w:b w:val="1"/>
              </w:rPr>
            </w:pPr>
            <w:sdt>
              <w:sdtPr>
                <w:tag w:val="goog_rdk_1157"/>
              </w:sdtPr>
              <w:sdtContent>
                <w:del w:author="davide.lenzarini@u-blox.com" w:id="90" w:date="2024-08-12T14:25:11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B27">
            <w:pPr>
              <w:jc w:val="center"/>
              <w:rPr>
                <w:rFonts w:ascii="Arial" w:cs="Arial" w:eastAsia="Arial" w:hAnsi="Arial"/>
                <w:b w:val="1"/>
              </w:rPr>
            </w:pPr>
            <w:sdt>
              <w:sdtPr>
                <w:tag w:val="goog_rdk_1159"/>
              </w:sdtPr>
              <w:sdtContent>
                <w:del w:author="davide.lenzarini@u-blox.com" w:id="90" w:date="2024-08-12T14:25:11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28">
            <w:pPr>
              <w:jc w:val="center"/>
              <w:rPr>
                <w:rFonts w:ascii="Arial" w:cs="Arial" w:eastAsia="Arial" w:hAnsi="Arial"/>
                <w:b w:val="1"/>
              </w:rPr>
            </w:pPr>
            <w:sdt>
              <w:sdtPr>
                <w:tag w:val="goog_rdk_1161"/>
              </w:sdtPr>
              <w:sdtContent>
                <w:del w:author="davide.lenzarini@u-blox.com" w:id="90" w:date="2024-08-12T14:25:11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2A">
            <w:pPr>
              <w:rPr>
                <w:rFonts w:ascii="Arial" w:cs="Arial" w:eastAsia="Arial" w:hAnsi="Arial"/>
              </w:rPr>
            </w:pPr>
            <w:sdt>
              <w:sdtPr>
                <w:tag w:val="goog_rdk_1163"/>
              </w:sdtPr>
              <w:sdtContent>
                <w:del w:author="davide.lenzarini@u-blox.com" w:id="90" w:date="2024-08-12T14:25:11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4"/>
          </w:tcPr>
          <w:p w:rsidR="00000000" w:rsidDel="00000000" w:rsidP="00000000" w:rsidRDefault="00000000" w:rsidRPr="00000000" w14:paraId="00000B2B">
            <w:pPr>
              <w:jc w:val="center"/>
              <w:rPr>
                <w:rFonts w:ascii="Arial" w:cs="Arial" w:eastAsia="Arial" w:hAnsi="Arial"/>
              </w:rPr>
            </w:pPr>
            <w:sdt>
              <w:sdtPr>
                <w:tag w:val="goog_rdk_1165"/>
              </w:sdtPr>
              <w:sdtContent>
                <w:del w:author="davide.lenzarini@u-blox.com" w:id="90" w:date="2024-08-12T14:25:11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39">
            <w:pPr>
              <w:rPr>
                <w:rFonts w:ascii="Arial" w:cs="Arial" w:eastAsia="Arial" w:hAnsi="Arial"/>
              </w:rPr>
            </w:pPr>
            <w:sdt>
              <w:sdtPr>
                <w:tag w:val="goog_rdk_1167"/>
              </w:sdtPr>
              <w:sdtContent>
                <w:del w:author="davide.lenzarini@u-blox.com" w:id="90" w:date="2024-08-12T14:25:11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4"/>
          </w:tcPr>
          <w:p w:rsidR="00000000" w:rsidDel="00000000" w:rsidP="00000000" w:rsidRDefault="00000000" w:rsidRPr="00000000" w14:paraId="00000B3A">
            <w:pPr>
              <w:jc w:val="center"/>
              <w:rPr>
                <w:rFonts w:ascii="Arial" w:cs="Arial" w:eastAsia="Arial" w:hAnsi="Arial"/>
              </w:rPr>
            </w:pPr>
            <w:sdt>
              <w:sdtPr>
                <w:tag w:val="goog_rdk_1169"/>
              </w:sdtPr>
              <w:sdtContent>
                <w:del w:author="davide.lenzarini@u-blox.com" w:id="90" w:date="2024-08-12T14:25:11Z">
                  <w:r w:rsidDel="00000000" w:rsidR="00000000" w:rsidRPr="00000000">
                    <w:rPr>
                      <w:rFonts w:ascii="Arial" w:cs="Arial" w:eastAsia="Arial" w:hAnsi="Arial"/>
                      <w:rtl w:val="0"/>
                    </w:rPr>
                    <w:delText xml:space="preserve">Packet Type (0x0C)</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B48">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49">
            <w:pPr>
              <w:jc w:val="center"/>
              <w:rPr>
                <w:rFonts w:ascii="Arial" w:cs="Arial" w:eastAsia="Arial" w:hAnsi="Arial"/>
                <w:b w:val="1"/>
                <w:i w:val="1"/>
              </w:rPr>
            </w:pPr>
            <w:sdt>
              <w:sdtPr>
                <w:tag w:val="goog_rdk_1171"/>
              </w:sdtPr>
              <w:sdtContent>
                <w:del w:author="davide.lenzarini@u-blox.com" w:id="90" w:date="2024-08-12T14:25:11Z">
                  <w:r w:rsidDel="00000000" w:rsidR="00000000" w:rsidRPr="00000000">
                    <w:rPr>
                      <w:rFonts w:ascii="Arial" w:cs="Arial" w:eastAsia="Arial" w:hAnsi="Arial"/>
                      <w:b w:val="1"/>
                      <w:i w:val="1"/>
                      <w:rtl w:val="0"/>
                    </w:rPr>
                    <w:delText xml:space="preserve">PUBLISH QoS 0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sdt>
            <w:sdtPr>
              <w:tag w:val="goog_rdk_1174"/>
            </w:sdtPr>
            <w:sdtContent>
              <w:p w:rsidR="00000000" w:rsidDel="00000000" w:rsidP="00000000" w:rsidRDefault="00000000" w:rsidRPr="00000000" w14:paraId="00000B58">
                <w:pPr>
                  <w:jc w:val="center"/>
                  <w:rPr>
                    <w:del w:author="davide.lenzarini@u-blox.com" w:id="90" w:date="2024-08-12T14:25:11Z"/>
                    <w:rFonts w:ascii="Arial" w:cs="Arial" w:eastAsia="Arial" w:hAnsi="Arial"/>
                    <w:i w:val="1"/>
                  </w:rPr>
                </w:pPr>
                <w:sdt>
                  <w:sdtPr>
                    <w:tag w:val="goog_rdk_1173"/>
                  </w:sdtPr>
                  <w:sdtContent>
                    <w:del w:author="davide.lenzarini@u-blox.com" w:id="90" w:date="2024-08-12T14:25:11Z">
                      <w:r w:rsidDel="00000000" w:rsidR="00000000" w:rsidRPr="00000000">
                        <w:rPr>
                          <w:rFonts w:ascii="Arial" w:cs="Arial" w:eastAsia="Arial" w:hAnsi="Arial"/>
                          <w:i w:val="1"/>
                          <w:rtl w:val="0"/>
                        </w:rPr>
                        <w:delText xml:space="preserve">Reserved</w:delText>
                      </w:r>
                    </w:del>
                  </w:sdtContent>
                </w:sdt>
              </w:p>
            </w:sdtContent>
          </w:sdt>
          <w:p w:rsidR="00000000" w:rsidDel="00000000" w:rsidP="00000000" w:rsidRDefault="00000000" w:rsidRPr="00000000" w14:paraId="00000B59">
            <w:pPr>
              <w:jc w:val="center"/>
              <w:rPr>
                <w:rFonts w:ascii="Arial" w:cs="Arial" w:eastAsia="Arial" w:hAnsi="Arial"/>
                <w:i w:val="1"/>
              </w:rPr>
            </w:pPr>
            <w:r w:rsidDel="00000000" w:rsidR="00000000" w:rsidRPr="00000000">
              <w:rPr>
                <w:rtl w:val="0"/>
              </w:rPr>
            </w:r>
          </w:p>
        </w:tc>
        <w:tc>
          <w:tcPr>
            <w:gridSpan w:val="2"/>
          </w:tcPr>
          <w:sdt>
            <w:sdtPr>
              <w:tag w:val="goog_rdk_1177"/>
            </w:sdtPr>
            <w:sdtContent>
              <w:p w:rsidR="00000000" w:rsidDel="00000000" w:rsidP="00000000" w:rsidRDefault="00000000" w:rsidRPr="00000000" w14:paraId="00000B5B">
                <w:pPr>
                  <w:jc w:val="center"/>
                  <w:rPr>
                    <w:del w:author="davide.lenzarini@u-blox.com" w:id="90" w:date="2024-08-12T14:25:11Z"/>
                    <w:rFonts w:ascii="Arial" w:cs="Arial" w:eastAsia="Arial" w:hAnsi="Arial"/>
                    <w:i w:val="1"/>
                  </w:rPr>
                </w:pPr>
                <w:sdt>
                  <w:sdtPr>
                    <w:tag w:val="goog_rdk_1176"/>
                  </w:sdtPr>
                  <w:sdtContent>
                    <w:del w:author="davide.lenzarini@u-blox.com" w:id="90" w:date="2024-08-12T14:25:11Z">
                      <w:r w:rsidDel="00000000" w:rsidR="00000000" w:rsidRPr="00000000">
                        <w:rPr>
                          <w:rFonts w:ascii="Arial" w:cs="Arial" w:eastAsia="Arial" w:hAnsi="Arial"/>
                          <w:i w:val="1"/>
                          <w:rtl w:val="0"/>
                        </w:rPr>
                        <w:delText xml:space="preserve">QoS</w:delText>
                      </w:r>
                    </w:del>
                  </w:sdtContent>
                </w:sdt>
              </w:p>
            </w:sdtContent>
          </w:sdt>
          <w:p w:rsidR="00000000" w:rsidDel="00000000" w:rsidP="00000000" w:rsidRDefault="00000000" w:rsidRPr="00000000" w14:paraId="00000B5C">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5E">
            <w:pPr>
              <w:jc w:val="center"/>
              <w:rPr>
                <w:rFonts w:ascii="Arial" w:cs="Arial" w:eastAsia="Arial" w:hAnsi="Arial"/>
                <w:i w:val="1"/>
              </w:rPr>
            </w:pPr>
            <w:sdt>
              <w:sdtPr>
                <w:tag w:val="goog_rdk_1179"/>
              </w:sdtPr>
              <w:sdtContent>
                <w:del w:author="davide.lenzarini@u-blox.com" w:id="90" w:date="2024-08-12T14:25:11Z">
                  <w:r w:rsidDel="00000000" w:rsidR="00000000" w:rsidRPr="00000000">
                    <w:rPr>
                      <w:rFonts w:ascii="Arial" w:cs="Arial" w:eastAsia="Arial" w:hAnsi="Arial"/>
                      <w:i w:val="1"/>
                      <w:rtl w:val="0"/>
                    </w:rPr>
                    <w:delText xml:space="preserve">Retain</w:delText>
                  </w:r>
                </w:del>
              </w:sdtContent>
            </w:sdt>
            <w:r w:rsidDel="00000000" w:rsidR="00000000" w:rsidRPr="00000000">
              <w:rPr>
                <w:rtl w:val="0"/>
              </w:rPr>
            </w:r>
          </w:p>
        </w:tc>
        <w:tc>
          <w:tcPr>
            <w:gridSpan w:val="2"/>
          </w:tcPr>
          <w:p w:rsidR="00000000" w:rsidDel="00000000" w:rsidP="00000000" w:rsidRDefault="00000000" w:rsidRPr="00000000" w14:paraId="00000B61">
            <w:pPr>
              <w:jc w:val="center"/>
              <w:rPr>
                <w:rFonts w:ascii="Arial" w:cs="Arial" w:eastAsia="Arial" w:hAnsi="Arial"/>
                <w:i w:val="1"/>
              </w:rPr>
            </w:pPr>
            <w:sdt>
              <w:sdtPr>
                <w:tag w:val="goog_rdk_1181"/>
              </w:sdtPr>
              <w:sdtContent>
                <w:del w:author="davide.lenzarini@u-blox.com" w:id="90" w:date="2024-08-12T14:25:11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B63">
            <w:pPr>
              <w:jc w:val="center"/>
              <w:rPr>
                <w:rFonts w:ascii="Arial" w:cs="Arial" w:eastAsia="Arial" w:hAnsi="Arial"/>
                <w:i w:val="1"/>
              </w:rPr>
            </w:pPr>
            <w:sdt>
              <w:sdtPr>
                <w:tag w:val="goog_rdk_1183"/>
              </w:sdtPr>
              <w:sdtContent>
                <w:del w:author="davide.lenzarini@u-blox.com" w:id="90" w:date="2024-08-12T14:25:11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4"/>
          </w:tcPr>
          <w:sdt>
            <w:sdtPr>
              <w:tag w:val="goog_rdk_1186"/>
            </w:sdtPr>
            <w:sdtContent>
              <w:p w:rsidR="00000000" w:rsidDel="00000000" w:rsidP="00000000" w:rsidRDefault="00000000" w:rsidRPr="00000000" w14:paraId="00000B64">
                <w:pPr>
                  <w:jc w:val="center"/>
                  <w:rPr>
                    <w:del w:author="davide.lenzarini@u-blox.com" w:id="90" w:date="2024-08-12T14:25:11Z"/>
                    <w:rFonts w:ascii="Arial" w:cs="Arial" w:eastAsia="Arial" w:hAnsi="Arial"/>
                    <w:i w:val="1"/>
                  </w:rPr>
                </w:pPr>
                <w:sdt>
                  <w:sdtPr>
                    <w:tag w:val="goog_rdk_1185"/>
                  </w:sdtPr>
                  <w:sdtContent>
                    <w:del w:author="davide.lenzarini@u-blox.com" w:id="90" w:date="2024-08-12T14:25:11Z">
                      <w:r w:rsidDel="00000000" w:rsidR="00000000" w:rsidRPr="00000000">
                        <w:rPr>
                          <w:rFonts w:ascii="Arial" w:cs="Arial" w:eastAsia="Arial" w:hAnsi="Arial"/>
                          <w:i w:val="1"/>
                          <w:rtl w:val="0"/>
                        </w:rPr>
                        <w:delText xml:space="preserve">Topic Type</w:delText>
                      </w:r>
                    </w:del>
                  </w:sdtContent>
                </w:sdt>
              </w:p>
            </w:sdtContent>
          </w:sdt>
          <w:p w:rsidR="00000000" w:rsidDel="00000000" w:rsidP="00000000" w:rsidRDefault="00000000" w:rsidRPr="00000000" w14:paraId="00000B65">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69">
            <w:pPr>
              <w:rPr>
                <w:rFonts w:ascii="Arial" w:cs="Arial" w:eastAsia="Arial" w:hAnsi="Arial"/>
              </w:rPr>
            </w:pPr>
            <w:sdt>
              <w:sdtPr>
                <w:tag w:val="goog_rdk_1188"/>
              </w:sdtPr>
              <w:sdtContent>
                <w:del w:author="davide.lenzarini@u-blox.com" w:id="90" w:date="2024-08-12T14:25:11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B6A">
            <w:pPr>
              <w:jc w:val="center"/>
              <w:rPr>
                <w:rFonts w:ascii="Arial" w:cs="Arial" w:eastAsia="Arial" w:hAnsi="Arial"/>
                <w:i w:val="1"/>
              </w:rPr>
            </w:pPr>
            <w:sdt>
              <w:sdtPr>
                <w:tag w:val="goog_rdk_1190"/>
              </w:sdtPr>
              <w:sdtContent>
                <w:del w:author="davide.lenzarini@u-blox.com" w:id="90" w:date="2024-08-12T14:25:1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B6C">
            <w:pPr>
              <w:jc w:val="center"/>
              <w:rPr>
                <w:rFonts w:ascii="Arial" w:cs="Arial" w:eastAsia="Arial" w:hAnsi="Arial"/>
                <w:i w:val="1"/>
              </w:rPr>
            </w:pPr>
            <w:sdt>
              <w:sdtPr>
                <w:tag w:val="goog_rdk_1192"/>
              </w:sdtPr>
              <w:sdtContent>
                <w:del w:author="davide.lenzarini@u-blox.com" w:id="90" w:date="2024-08-12T14:25:1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B6D">
            <w:pPr>
              <w:jc w:val="center"/>
              <w:rPr>
                <w:rFonts w:ascii="Arial" w:cs="Arial" w:eastAsia="Arial" w:hAnsi="Arial"/>
                <w:i w:val="1"/>
              </w:rPr>
            </w:pPr>
            <w:sdt>
              <w:sdtPr>
                <w:tag w:val="goog_rdk_1194"/>
              </w:sdtPr>
              <w:sdtContent>
                <w:del w:author="davide.lenzarini@u-blox.com" w:id="90" w:date="2024-08-12T14:25:1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Pr>
          <w:p w:rsidR="00000000" w:rsidDel="00000000" w:rsidP="00000000" w:rsidRDefault="00000000" w:rsidRPr="00000000" w14:paraId="00000B6E">
            <w:pPr>
              <w:jc w:val="center"/>
              <w:rPr>
                <w:rFonts w:ascii="Arial" w:cs="Arial" w:eastAsia="Arial" w:hAnsi="Arial"/>
                <w:i w:val="1"/>
              </w:rPr>
            </w:pPr>
            <w:sdt>
              <w:sdtPr>
                <w:tag w:val="goog_rdk_1196"/>
              </w:sdtPr>
              <w:sdtContent>
                <w:del w:author="davide.lenzarini@u-blox.com" w:id="90" w:date="2024-08-12T14:25:1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B71">
            <w:pPr>
              <w:jc w:val="center"/>
              <w:rPr>
                <w:rFonts w:ascii="Arial" w:cs="Arial" w:eastAsia="Arial" w:hAnsi="Arial"/>
                <w:i w:val="1"/>
              </w:rPr>
            </w:pPr>
            <w:sdt>
              <w:sdtPr>
                <w:tag w:val="goog_rdk_1198"/>
              </w:sdtPr>
              <w:sdtContent>
                <w:del w:author="davide.lenzarini@u-blox.com" w:id="90" w:date="2024-08-12T14:25:1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B73">
            <w:pPr>
              <w:jc w:val="center"/>
              <w:rPr>
                <w:rFonts w:ascii="Arial" w:cs="Arial" w:eastAsia="Arial" w:hAnsi="Arial"/>
                <w:i w:val="1"/>
              </w:rPr>
            </w:pPr>
            <w:sdt>
              <w:sdtPr>
                <w:tag w:val="goog_rdk_1200"/>
              </w:sdtPr>
              <w:sdtContent>
                <w:del w:author="davide.lenzarini@u-blox.com" w:id="90" w:date="2024-08-12T14:25:1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Pr>
          <w:p w:rsidR="00000000" w:rsidDel="00000000" w:rsidP="00000000" w:rsidRDefault="00000000" w:rsidRPr="00000000" w14:paraId="00000B74">
            <w:pPr>
              <w:jc w:val="center"/>
              <w:rPr>
                <w:rFonts w:ascii="Arial" w:cs="Arial" w:eastAsia="Arial" w:hAnsi="Arial"/>
                <w:i w:val="1"/>
              </w:rPr>
            </w:pPr>
            <w:sdt>
              <w:sdtPr>
                <w:tag w:val="goog_rdk_1202"/>
              </w:sdtPr>
              <w:sdtContent>
                <w:del w:author="davide.lenzarini@u-blox.com" w:id="90" w:date="2024-08-12T14:25:1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B77">
            <w:pPr>
              <w:jc w:val="center"/>
              <w:rPr>
                <w:rFonts w:ascii="Arial" w:cs="Arial" w:eastAsia="Arial" w:hAnsi="Arial"/>
                <w:i w:val="1"/>
              </w:rPr>
            </w:pPr>
            <w:sdt>
              <w:sdtPr>
                <w:tag w:val="goog_rdk_1204"/>
              </w:sdtPr>
              <w:sdtContent>
                <w:del w:author="davide.lenzarini@u-blox.com" w:id="90" w:date="2024-08-12T14:25:1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78">
            <w:pPr>
              <w:rPr>
                <w:rFonts w:ascii="Arial" w:cs="Arial" w:eastAsia="Arial" w:hAnsi="Arial"/>
              </w:rPr>
            </w:pPr>
            <w:sdt>
              <w:sdtPr>
                <w:tag w:val="goog_rdk_1206"/>
              </w:sdtPr>
              <w:sdtContent>
                <w:del w:author="davide.lenzarini@u-blox.com" w:id="90" w:date="2024-08-12T14:25:11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9">
            <w:pPr>
              <w:jc w:val="center"/>
              <w:rPr>
                <w:rFonts w:ascii="Arial" w:cs="Arial" w:eastAsia="Arial" w:hAnsi="Arial"/>
              </w:rPr>
            </w:pPr>
            <w:sdt>
              <w:sdtPr>
                <w:tag w:val="goog_rdk_1208"/>
              </w:sdtPr>
              <w:sdtContent>
                <w:del w:author="davide.lenzarini@u-blox.com" w:id="90" w:date="2024-08-12T14:25:11Z">
                  <w:r w:rsidDel="00000000" w:rsidR="00000000" w:rsidRPr="00000000">
                    <w:rPr>
                      <w:rFonts w:ascii="Arial" w:cs="Arial" w:eastAsia="Arial" w:hAnsi="Arial"/>
                      <w:rtl w:val="0"/>
                    </w:rPr>
                    <w:delText xml:space="preserve">Topic Data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87">
            <w:pPr>
              <w:rPr>
                <w:rFonts w:ascii="Arial" w:cs="Arial" w:eastAsia="Arial" w:hAnsi="Arial"/>
              </w:rPr>
            </w:pPr>
            <w:sdt>
              <w:sdtPr>
                <w:tag w:val="goog_rdk_1210"/>
              </w:sdtPr>
              <w:sdtContent>
                <w:del w:author="davide.lenzarini@u-blox.com" w:id="90" w:date="2024-08-12T14:25:11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8">
            <w:pPr>
              <w:jc w:val="center"/>
              <w:rPr>
                <w:rFonts w:ascii="Arial" w:cs="Arial" w:eastAsia="Arial" w:hAnsi="Arial"/>
              </w:rPr>
            </w:pPr>
            <w:sdt>
              <w:sdtPr>
                <w:tag w:val="goog_rdk_1212"/>
              </w:sdtPr>
              <w:sdtContent>
                <w:del w:author="davide.lenzarini@u-blox.com" w:id="90" w:date="2024-08-12T14:25:11Z">
                  <w:r w:rsidDel="00000000" w:rsidR="00000000" w:rsidRPr="00000000">
                    <w:rPr>
                      <w:rFonts w:ascii="Arial" w:cs="Arial" w:eastAsia="Arial" w:hAnsi="Arial"/>
                      <w:rtl w:val="0"/>
                    </w:rPr>
                    <w:delText xml:space="preserve">Topic Data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96">
            <w:pPr>
              <w:rPr>
                <w:rFonts w:ascii="Arial" w:cs="Arial" w:eastAsia="Arial" w:hAnsi="Arial"/>
              </w:rPr>
            </w:pPr>
            <w:sdt>
              <w:sdtPr>
                <w:tag w:val="goog_rdk_1214"/>
              </w:sdtPr>
              <w:sdtContent>
                <w:del w:author="davide.lenzarini@u-blox.com" w:id="90" w:date="2024-08-12T14:25:11Z">
                  <w:r w:rsidDel="00000000" w:rsidR="00000000" w:rsidRPr="00000000">
                    <w:rPr>
                      <w:rFonts w:ascii="Arial" w:cs="Arial" w:eastAsia="Arial" w:hAnsi="Arial"/>
                      <w:rtl w:val="0"/>
                    </w:rPr>
                    <w:delText xml:space="preserve">Byte (6 + TL) .. N</w:delText>
                  </w:r>
                </w:del>
              </w:sdtContent>
            </w:sdt>
            <w:r w:rsidDel="00000000" w:rsidR="00000000" w:rsidRPr="00000000">
              <w:rPr>
                <w:rtl w:val="0"/>
              </w:rPr>
            </w:r>
          </w:p>
        </w:tc>
        <w:tc>
          <w:tcPr>
            <w:gridSpan w:val="14"/>
          </w:tcPr>
          <w:p w:rsidR="00000000" w:rsidDel="00000000" w:rsidP="00000000" w:rsidRDefault="00000000" w:rsidRPr="00000000" w14:paraId="00000B97">
            <w:pPr>
              <w:keepNext w:val="1"/>
              <w:jc w:val="center"/>
              <w:rPr>
                <w:rFonts w:ascii="Arial" w:cs="Arial" w:eastAsia="Arial" w:hAnsi="Arial"/>
              </w:rPr>
            </w:pPr>
            <w:sdt>
              <w:sdtPr>
                <w:tag w:val="goog_rdk_1216"/>
              </w:sdtPr>
              <w:sdtContent>
                <w:del w:author="davide.lenzarini@u-blox.com" w:id="90" w:date="2024-08-12T14:25:11Z">
                  <w:r w:rsidDel="00000000" w:rsidR="00000000" w:rsidRPr="00000000">
                    <w:rPr>
                      <w:rFonts w:ascii="Arial" w:cs="Arial" w:eastAsia="Arial" w:hAnsi="Arial"/>
                      <w:rtl w:val="0"/>
                    </w:rPr>
                    <w:delText xml:space="preserve">Data Or (Full Topic Name + Data)</w:delText>
                  </w:r>
                </w:del>
              </w:sdtContent>
            </w:sdt>
            <w:r w:rsidDel="00000000" w:rsidR="00000000" w:rsidRPr="00000000">
              <w:rPr>
                <w:rtl w:val="0"/>
              </w:rPr>
            </w:r>
          </w:p>
        </w:tc>
      </w:tr>
    </w:tbl>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A6">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w:t>
      </w:r>
      <w:sdt>
        <w:sdtPr>
          <w:tag w:val="goog_rdk_1217"/>
        </w:sdtPr>
        <w:sdtContent>
          <w:commentRangeStart w:id="73"/>
        </w:sdtContent>
      </w:sdt>
      <w:r w:rsidDel="00000000" w:rsidR="00000000" w:rsidRPr="00000000">
        <w:rPr>
          <w:rFonts w:ascii="Arial" w:cs="Arial" w:eastAsia="Arial" w:hAnsi="Arial"/>
          <w:highlight w:val="yellow"/>
          <w:rtl w:val="0"/>
        </w:rPr>
        <w:t xml:space="preserve">MUST be associated with a </w:t>
      </w:r>
      <w:sdt>
        <w:sdtPr>
          <w:tag w:val="goog_rdk_1218"/>
        </w:sdtPr>
        <w:sdtContent>
          <w:del w:author="davide.lenzarini@u-blox.com" w:id="91" w:date="2024-08-06T14:32:55Z">
            <w:r w:rsidDel="00000000" w:rsidR="00000000" w:rsidRPr="00000000">
              <w:rPr>
                <w:rFonts w:ascii="Arial" w:cs="Arial" w:eastAsia="Arial" w:hAnsi="Arial"/>
                <w:highlight w:val="yellow"/>
                <w:rtl w:val="0"/>
              </w:rPr>
              <w:delText xml:space="preserve">valid Client </w:delText>
            </w:r>
          </w:del>
        </w:sdtContent>
      </w:sdt>
      <w:r w:rsidDel="00000000" w:rsidR="00000000" w:rsidRPr="00000000">
        <w:rPr>
          <w:rFonts w:ascii="Arial" w:cs="Arial" w:eastAsia="Arial" w:hAnsi="Arial"/>
          <w:highlight w:val="yellow"/>
          <w:rtl w:val="0"/>
        </w:rPr>
        <w:t xml:space="preserve">Session</w:t>
      </w:r>
      <w:r w:rsidDel="00000000" w:rsidR="00000000" w:rsidRPr="00000000">
        <w:rPr>
          <w:rFonts w:ascii="Arial" w:cs="Arial" w:eastAsia="Arial" w:hAnsi="Arial"/>
          <w:highlight w:val="yellow"/>
          <w:rtl w:val="0"/>
        </w:rPr>
        <w:t xml:space="preserve"> </w:t>
      </w:r>
      <w:commentRangeEnd w:id="73"/>
      <w:r w:rsidDel="00000000" w:rsidR="00000000" w:rsidRPr="00000000">
        <w:commentReference w:id="73"/>
      </w:r>
      <w:r w:rsidDel="00000000" w:rsidR="00000000" w:rsidRPr="00000000">
        <w:rPr>
          <w:rFonts w:ascii="Arial" w:cs="Arial" w:eastAsia="Arial" w:hAnsi="Arial"/>
          <w:color w:val="ff0000"/>
          <w:rtl w:val="0"/>
        </w:rPr>
        <w:t xml:space="preserve">[MQTT-SN-3.11-1].</w:t>
      </w:r>
    </w:p>
    <w:p w:rsidR="00000000" w:rsidDel="00000000" w:rsidP="00000000" w:rsidRDefault="00000000" w:rsidRPr="00000000" w14:paraId="00000BA7">
      <w:pPr>
        <w:pStyle w:val="Heading4"/>
        <w:ind w:left="0" w:right="4" w:firstLine="0"/>
        <w:rPr>
          <w:rFonts w:ascii="Arial" w:cs="Arial" w:eastAsia="Arial" w:hAnsi="Arial"/>
        </w:rPr>
      </w:pPr>
      <w:bookmarkStart w:colFirst="0" w:colLast="0" w:name="_heading=h.3gnlt4p" w:id="114"/>
      <w:bookmarkEnd w:id="114"/>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11.1 Length &amp; Packet Type</w:t>
      </w:r>
    </w:p>
    <w:p w:rsidR="00000000" w:rsidDel="00000000" w:rsidP="00000000" w:rsidRDefault="00000000" w:rsidRPr="00000000" w14:paraId="00000BA8">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A9">
      <w:pPr>
        <w:pStyle w:val="Heading4"/>
        <w:ind w:left="0" w:right="4" w:firstLine="0"/>
        <w:rPr>
          <w:rFonts w:ascii="Arial" w:cs="Arial" w:eastAsia="Arial" w:hAnsi="Arial"/>
        </w:rPr>
      </w:pPr>
      <w:bookmarkStart w:colFirst="0" w:colLast="0" w:name="_heading=h.1vsw3ci" w:id="115"/>
      <w:bookmarkEnd w:id="115"/>
      <w:r w:rsidDel="00000000" w:rsidR="00000000" w:rsidRPr="00000000">
        <w:rPr>
          <w:rFonts w:ascii="Arial" w:cs="Arial" w:eastAsia="Arial" w:hAnsi="Arial"/>
          <w:rtl w:val="0"/>
        </w:rPr>
        <w:t xml:space="preserve">3.11.2 PUBLISH Flags</w:t>
      </w:r>
    </w:p>
    <w:p w:rsidR="00000000" w:rsidDel="00000000" w:rsidP="00000000" w:rsidRDefault="00000000" w:rsidRPr="00000000" w14:paraId="00000BAA">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AB">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AC">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AE">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AF">
      <w:pPr>
        <w:pStyle w:val="Heading4"/>
        <w:ind w:left="0" w:right="4" w:firstLine="0"/>
        <w:rPr>
          <w:rFonts w:ascii="Arial" w:cs="Arial" w:eastAsia="Arial" w:hAnsi="Arial"/>
        </w:rPr>
      </w:pPr>
      <w:bookmarkStart w:colFirst="0" w:colLast="0" w:name="_heading=h.4fsjm0b" w:id="116"/>
      <w:bookmarkEnd w:id="116"/>
      <w:r w:rsidDel="00000000" w:rsidR="00000000" w:rsidRPr="00000000">
        <w:rPr>
          <w:rFonts w:ascii="Arial" w:cs="Arial" w:eastAsia="Arial" w:hAnsi="Arial"/>
          <w:rtl w:val="0"/>
        </w:rPr>
        <w:t xml:space="preserve">3.11.3 Topic Data</w:t>
      </w:r>
    </w:p>
    <w:p w:rsidR="00000000" w:rsidDel="00000000" w:rsidP="00000000" w:rsidRDefault="00000000" w:rsidRPr="00000000" w14:paraId="00000BB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w:t>
      </w:r>
      <w:sdt>
        <w:sdtPr>
          <w:tag w:val="goog_rdk_1219"/>
        </w:sdtPr>
        <w:sdtContent>
          <w:ins w:author="davide.lenzarini@u-blox.com" w:id="92" w:date="2024-08-08T13:31:40Z">
            <w:r w:rsidDel="00000000" w:rsidR="00000000" w:rsidRPr="00000000">
              <w:rPr>
                <w:rFonts w:ascii="Arial" w:cs="Arial" w:eastAsia="Arial" w:hAnsi="Arial"/>
                <w:rtl w:val="0"/>
              </w:rPr>
              <w:t xml:space="preserve">session topic alias</w:t>
            </w:r>
          </w:ins>
        </w:sdtContent>
      </w:sdt>
      <w:sdt>
        <w:sdtPr>
          <w:tag w:val="goog_rdk_1220"/>
        </w:sdtPr>
        <w:sdtContent>
          <w:del w:author="davide.lenzarini@u-blox.com" w:id="92" w:date="2024-08-08T13:31:40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B1">
      <w:pPr>
        <w:pStyle w:val="Heading4"/>
        <w:ind w:left="0" w:right="4" w:firstLine="0"/>
        <w:rPr>
          <w:rFonts w:ascii="Arial" w:cs="Arial" w:eastAsia="Arial" w:hAnsi="Arial"/>
        </w:rPr>
      </w:pPr>
      <w:bookmarkStart w:colFirst="0" w:colLast="0" w:name="_heading=h.2uxtw84" w:id="117"/>
      <w:bookmarkEnd w:id="117"/>
      <w:r w:rsidDel="00000000" w:rsidR="00000000" w:rsidRPr="00000000">
        <w:rPr>
          <w:rFonts w:ascii="Arial" w:cs="Arial" w:eastAsia="Arial" w:hAnsi="Arial"/>
          <w:rtl w:val="0"/>
        </w:rPr>
        <w:t xml:space="preserve">3.11.4 Data</w:t>
      </w:r>
    </w:p>
    <w:p w:rsidR="00000000" w:rsidDel="00000000" w:rsidP="00000000" w:rsidRDefault="00000000" w:rsidRPr="00000000" w14:paraId="00000BB2">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B3">
      <w:pPr>
        <w:pStyle w:val="Heading4"/>
        <w:ind w:left="0" w:firstLine="0"/>
        <w:rPr/>
      </w:pPr>
      <w:bookmarkStart w:colFirst="0" w:colLast="0" w:name="_heading=h.inu1col38lh0" w:id="118"/>
      <w:bookmarkEnd w:id="118"/>
      <w:r w:rsidDel="00000000" w:rsidR="00000000" w:rsidRPr="00000000">
        <w:rPr>
          <w:rtl w:val="0"/>
        </w:rPr>
        <w:t xml:space="preserve">3.11.5 </w:t>
      </w:r>
      <w:r w:rsidDel="00000000" w:rsidR="00000000" w:rsidRPr="00000000">
        <w:rPr>
          <w:rtl w:val="0"/>
        </w:rPr>
        <w:t xml:space="preserve">PUBLISH - QoS 0 Actions</w:t>
      </w:r>
    </w:p>
    <w:p w:rsidR="00000000" w:rsidDel="00000000" w:rsidP="00000000" w:rsidRDefault="00000000" w:rsidRPr="00000000" w14:paraId="00000BB4">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rtl w:val="0"/>
        </w:rPr>
        <w:t xml:space="preserve">.</w:t>
      </w:r>
      <w:r w:rsidDel="00000000" w:rsidR="00000000" w:rsidRPr="00000000">
        <w:rPr>
          <w:rtl w:val="0"/>
        </w:rPr>
      </w:r>
    </w:p>
    <w:sdt>
      <w:sdtPr>
        <w:tag w:val="goog_rdk_1222"/>
      </w:sdtPr>
      <w:sdtContent>
        <w:p w:rsidR="00000000" w:rsidDel="00000000" w:rsidP="00000000" w:rsidRDefault="00000000" w:rsidRPr="00000000" w14:paraId="00000BB5">
          <w:pPr>
            <w:pStyle w:val="Heading3"/>
            <w:keepLines w:val="1"/>
            <w:spacing w:after="77" w:before="0" w:line="259" w:lineRule="auto"/>
            <w:ind w:left="0" w:firstLine="0"/>
            <w:rPr>
              <w:ins w:author="Stefan Hagen" w:id="93" w:date="2024-08-11T18:56:54Z"/>
              <w:rFonts w:ascii="Arial" w:cs="Arial" w:eastAsia="Arial" w:hAnsi="Arial"/>
            </w:rPr>
          </w:pPr>
          <w:r w:rsidDel="00000000" w:rsidR="00000000" w:rsidRPr="00000000">
            <w:rPr>
              <w:rtl w:val="0"/>
            </w:rPr>
            <w:t xml:space="preserve">3.12 </w:t>
          </w:r>
          <w:r w:rsidDel="00000000" w:rsidR="00000000" w:rsidRPr="00000000">
            <w:rPr>
              <w:rFonts w:ascii="Arial" w:cs="Arial" w:eastAsia="Arial" w:hAnsi="Arial"/>
              <w:rtl w:val="0"/>
            </w:rPr>
            <w:t xml:space="preserve">PUBLISH - QoS 1 and 2</w:t>
          </w:r>
          <w:sdt>
            <w:sdtPr>
              <w:tag w:val="goog_rdk_1221"/>
            </w:sdtPr>
            <w:sdtContent>
              <w:ins w:author="Stefan Hagen" w:id="93" w:date="2024-08-11T18:56:54Z">
                <w:bookmarkStart w:colFirst="0" w:colLast="0" w:name="_heading=h.1a346fx" w:id="119"/>
                <w:bookmarkEnd w:id="119"/>
                <w:r w:rsidDel="00000000" w:rsidR="00000000" w:rsidRPr="00000000">
                  <w:rPr>
                    <w:rtl w:val="0"/>
                  </w:rPr>
                </w:r>
              </w:ins>
            </w:sdtContent>
          </w:sdt>
        </w:p>
      </w:sdtContent>
    </w:sdt>
    <w:sdt>
      <w:sdtPr>
        <w:tag w:val="goog_rdk_1226"/>
      </w:sdtPr>
      <w:sdtContent>
        <w:p w:rsidR="00000000" w:rsidDel="00000000" w:rsidP="00000000" w:rsidRDefault="00000000" w:rsidRPr="00000000" w14:paraId="00000BB6">
          <w:pPr>
            <w:rPr>
              <w:rPrChange w:author="Stefan Hagen" w:id="94" w:date="2024-08-11T18:56:54Z">
                <w:rPr>
                  <w:rFonts w:ascii="Arial" w:cs="Arial" w:eastAsia="Arial" w:hAnsi="Arial"/>
                </w:rPr>
              </w:rPrChange>
            </w:rPr>
            <w:pPrChange w:author="Stefan Hagen" w:id="0" w:date="2024-08-11T18:56:54Z">
              <w:pPr>
                <w:pStyle w:val="Heading3"/>
                <w:keepLines w:val="1"/>
                <w:spacing w:after="77" w:before="0" w:line="259" w:lineRule="auto"/>
                <w:ind w:left="0" w:firstLine="0"/>
              </w:pPr>
            </w:pPrChange>
          </w:pPr>
          <w:bookmarkStart w:colFirst="0" w:colLast="0" w:name="_heading=h.1a346fx" w:id="119"/>
          <w:bookmarkEnd w:id="119"/>
          <w:sdt>
            <w:sdtPr>
              <w:tag w:val="goog_rdk_1223"/>
            </w:sdtPr>
            <w:sdtContent>
              <w:ins w:author="Stefan Hagen" w:id="93" w:date="2024-08-11T18:56:54Z"/>
              <w:sdt>
                <w:sdtPr>
                  <w:tag w:val="goog_rdk_1224"/>
                </w:sdtPr>
                <w:sdtContent>
                  <w:commentRangeStart w:id="74"/>
                </w:sdtContent>
              </w:sdt>
              <w:ins w:author="Stefan Hagen" w:id="93" w:date="2024-08-11T18:56:54Z">
                <w:r w:rsidDel="00000000" w:rsidR="00000000" w:rsidRPr="00000000">
                  <w:rPr>
                    <w:rPrChange w:author="Stefan Hagen" w:id="94" w:date="2024-08-11T18:56:54Z">
                      <w:rPr>
                        <w:rFonts w:ascii="Arial" w:cs="Arial" w:eastAsia="Arial" w:hAnsi="Arial"/>
                      </w:rPr>
                    </w:rPrChange>
                  </w:rPr>
                  <w:drawing>
                    <wp:inline distB="114300" distT="114300" distL="114300" distR="114300">
                      <wp:extent cx="5943600" cy="2870200"/>
                      <wp:effectExtent b="0" l="0" r="0" t="0"/>
                      <wp:docPr id="53" name="image35.png"/>
                      <a:graphic>
                        <a:graphicData uri="http://schemas.openxmlformats.org/drawingml/2006/picture">
                          <pic:pic>
                            <pic:nvPicPr>
                              <pic:cNvPr id="0" name="image35.png"/>
                              <pic:cNvPicPr preferRelativeResize="0"/>
                            </pic:nvPicPr>
                            <pic:blipFill>
                              <a:blip r:embed="rId68"/>
                              <a:srcRect b="87" l="0" r="0" t="87"/>
                              <a:stretch>
                                <a:fillRect/>
                              </a:stretch>
                            </pic:blipFill>
                            <pic:spPr>
                              <a:xfrm>
                                <a:off x="0" y="0"/>
                                <a:ext cx="5943600" cy="2870200"/>
                              </a:xfrm>
                              <a:prstGeom prst="rect"/>
                              <a:ln/>
                            </pic:spPr>
                          </pic:pic>
                        </a:graphicData>
                      </a:graphic>
                    </wp:inline>
                  </w:drawing>
                </w:r>
              </w:ins>
            </w:sdtContent>
          </w:sdt>
          <w:commentRangeEnd w:id="74"/>
          <w:r w:rsidDel="00000000" w:rsidR="00000000" w:rsidRPr="00000000">
            <w:commentReference w:id="74"/>
          </w:r>
          <w:sdt>
            <w:sdtPr>
              <w:tag w:val="goog_rdk_1225"/>
            </w:sdtPr>
            <w:sdtContent>
              <w:r w:rsidDel="00000000" w:rsidR="00000000" w:rsidRPr="00000000">
                <w:rPr>
                  <w:rtl w:val="0"/>
                </w:rPr>
              </w:r>
            </w:sdtContent>
          </w:sdt>
        </w:p>
      </w:sdtContent>
    </w:sdt>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B7">
            <w:pPr>
              <w:jc w:val="center"/>
              <w:rPr>
                <w:rFonts w:ascii="Arial" w:cs="Arial" w:eastAsia="Arial" w:hAnsi="Arial"/>
                <w:b w:val="1"/>
              </w:rPr>
            </w:pPr>
            <w:sdt>
              <w:sdtPr>
                <w:tag w:val="goog_rdk_1228"/>
              </w:sdtPr>
              <w:sdtContent>
                <w:del w:author="davide.lenzarini@u-blox.com" w:id="95" w:date="2024-08-12T14:25:31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BB8">
            <w:pPr>
              <w:jc w:val="center"/>
              <w:rPr>
                <w:rFonts w:ascii="Arial" w:cs="Arial" w:eastAsia="Arial" w:hAnsi="Arial"/>
                <w:b w:val="1"/>
              </w:rPr>
            </w:pPr>
            <w:sdt>
              <w:sdtPr>
                <w:tag w:val="goog_rdk_1230"/>
              </w:sdtPr>
              <w:sdtContent>
                <w:del w:author="davide.lenzarini@u-blox.com" w:id="95" w:date="2024-08-12T14:25:31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B9">
            <w:pPr>
              <w:jc w:val="center"/>
              <w:rPr>
                <w:rFonts w:ascii="Arial" w:cs="Arial" w:eastAsia="Arial" w:hAnsi="Arial"/>
                <w:b w:val="1"/>
              </w:rPr>
            </w:pPr>
            <w:sdt>
              <w:sdtPr>
                <w:tag w:val="goog_rdk_1232"/>
              </w:sdtPr>
              <w:sdtContent>
                <w:del w:author="davide.lenzarini@u-blox.com" w:id="95" w:date="2024-08-12T14:25:31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BB">
            <w:pPr>
              <w:jc w:val="center"/>
              <w:rPr>
                <w:rFonts w:ascii="Arial" w:cs="Arial" w:eastAsia="Arial" w:hAnsi="Arial"/>
                <w:b w:val="1"/>
              </w:rPr>
            </w:pPr>
            <w:sdt>
              <w:sdtPr>
                <w:tag w:val="goog_rdk_1234"/>
              </w:sdtPr>
              <w:sdtContent>
                <w:del w:author="davide.lenzarini@u-blox.com" w:id="95" w:date="2024-08-12T14:25:31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BBD">
            <w:pPr>
              <w:jc w:val="center"/>
              <w:rPr>
                <w:rFonts w:ascii="Arial" w:cs="Arial" w:eastAsia="Arial" w:hAnsi="Arial"/>
                <w:b w:val="1"/>
              </w:rPr>
            </w:pPr>
            <w:sdt>
              <w:sdtPr>
                <w:tag w:val="goog_rdk_1236"/>
              </w:sdtPr>
              <w:sdtContent>
                <w:del w:author="davide.lenzarini@u-blox.com" w:id="95" w:date="2024-08-12T14:25:31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3"/>
            <w:shd w:fill="cfe2f3" w:val="clear"/>
          </w:tcPr>
          <w:p w:rsidR="00000000" w:rsidDel="00000000" w:rsidP="00000000" w:rsidRDefault="00000000" w:rsidRPr="00000000" w14:paraId="00000BBE">
            <w:pPr>
              <w:jc w:val="center"/>
              <w:rPr>
                <w:rFonts w:ascii="Arial" w:cs="Arial" w:eastAsia="Arial" w:hAnsi="Arial"/>
                <w:b w:val="1"/>
              </w:rPr>
            </w:pPr>
            <w:sdt>
              <w:sdtPr>
                <w:tag w:val="goog_rdk_1238"/>
              </w:sdtPr>
              <w:sdtContent>
                <w:del w:author="davide.lenzarini@u-blox.com" w:id="95" w:date="2024-08-12T14:25:31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C1">
            <w:pPr>
              <w:jc w:val="center"/>
              <w:rPr>
                <w:rFonts w:ascii="Arial" w:cs="Arial" w:eastAsia="Arial" w:hAnsi="Arial"/>
                <w:b w:val="1"/>
              </w:rPr>
            </w:pPr>
            <w:sdt>
              <w:sdtPr>
                <w:tag w:val="goog_rdk_1240"/>
              </w:sdtPr>
              <w:sdtContent>
                <w:del w:author="davide.lenzarini@u-blox.com" w:id="95" w:date="2024-08-12T14:25:31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BC3">
            <w:pPr>
              <w:jc w:val="center"/>
              <w:rPr>
                <w:rFonts w:ascii="Arial" w:cs="Arial" w:eastAsia="Arial" w:hAnsi="Arial"/>
                <w:b w:val="1"/>
              </w:rPr>
            </w:pPr>
            <w:sdt>
              <w:sdtPr>
                <w:tag w:val="goog_rdk_1242"/>
              </w:sdtPr>
              <w:sdtContent>
                <w:del w:author="davide.lenzarini@u-blox.com" w:id="95" w:date="2024-08-12T14:25:31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C4">
            <w:pPr>
              <w:jc w:val="center"/>
              <w:rPr>
                <w:rFonts w:ascii="Arial" w:cs="Arial" w:eastAsia="Arial" w:hAnsi="Arial"/>
                <w:b w:val="1"/>
              </w:rPr>
            </w:pPr>
            <w:sdt>
              <w:sdtPr>
                <w:tag w:val="goog_rdk_1244"/>
              </w:sdtPr>
              <w:sdtContent>
                <w:del w:author="davide.lenzarini@u-blox.com" w:id="95" w:date="2024-08-12T14:25:31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C6">
            <w:pPr>
              <w:rPr>
                <w:rFonts w:ascii="Arial" w:cs="Arial" w:eastAsia="Arial" w:hAnsi="Arial"/>
              </w:rPr>
            </w:pPr>
            <w:sdt>
              <w:sdtPr>
                <w:tag w:val="goog_rdk_1246"/>
              </w:sdtPr>
              <w:sdtContent>
                <w:del w:author="davide.lenzarini@u-blox.com" w:id="95" w:date="2024-08-12T14:25:31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4"/>
          </w:tcPr>
          <w:p w:rsidR="00000000" w:rsidDel="00000000" w:rsidP="00000000" w:rsidRDefault="00000000" w:rsidRPr="00000000" w14:paraId="00000BC7">
            <w:pPr>
              <w:jc w:val="center"/>
              <w:rPr>
                <w:rFonts w:ascii="Arial" w:cs="Arial" w:eastAsia="Arial" w:hAnsi="Arial"/>
              </w:rPr>
            </w:pPr>
            <w:sdt>
              <w:sdtPr>
                <w:tag w:val="goog_rdk_1248"/>
              </w:sdtPr>
              <w:sdtContent>
                <w:del w:author="davide.lenzarini@u-blox.com" w:id="95" w:date="2024-08-12T14:25:31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D5">
            <w:pPr>
              <w:rPr>
                <w:rFonts w:ascii="Arial" w:cs="Arial" w:eastAsia="Arial" w:hAnsi="Arial"/>
              </w:rPr>
            </w:pPr>
            <w:sdt>
              <w:sdtPr>
                <w:tag w:val="goog_rdk_1250"/>
              </w:sdtPr>
              <w:sdtContent>
                <w:del w:author="davide.lenzarini@u-blox.com" w:id="95" w:date="2024-08-12T14:25:31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4"/>
          </w:tcPr>
          <w:p w:rsidR="00000000" w:rsidDel="00000000" w:rsidP="00000000" w:rsidRDefault="00000000" w:rsidRPr="00000000" w14:paraId="00000BD6">
            <w:pPr>
              <w:jc w:val="center"/>
              <w:rPr>
                <w:rFonts w:ascii="Arial" w:cs="Arial" w:eastAsia="Arial" w:hAnsi="Arial"/>
              </w:rPr>
            </w:pPr>
            <w:sdt>
              <w:sdtPr>
                <w:tag w:val="goog_rdk_1252"/>
              </w:sdtPr>
              <w:sdtContent>
                <w:del w:author="davide.lenzarini@u-blox.com" w:id="95" w:date="2024-08-12T14:25:31Z">
                  <w:r w:rsidDel="00000000" w:rsidR="00000000" w:rsidRPr="00000000">
                    <w:rPr>
                      <w:rFonts w:ascii="Arial" w:cs="Arial" w:eastAsia="Arial" w:hAnsi="Arial"/>
                      <w:rtl w:val="0"/>
                    </w:rPr>
                    <w:delText xml:space="preserve">Packet Type (0x0C)</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BE4">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E5">
            <w:pPr>
              <w:jc w:val="center"/>
              <w:rPr>
                <w:rFonts w:ascii="Arial" w:cs="Arial" w:eastAsia="Arial" w:hAnsi="Arial"/>
                <w:b w:val="1"/>
                <w:i w:val="1"/>
              </w:rPr>
            </w:pPr>
            <w:sdt>
              <w:sdtPr>
                <w:tag w:val="goog_rdk_1254"/>
              </w:sdtPr>
              <w:sdtContent>
                <w:del w:author="davide.lenzarini@u-blox.com" w:id="95" w:date="2024-08-12T14:25:31Z">
                  <w:r w:rsidDel="00000000" w:rsidR="00000000" w:rsidRPr="00000000">
                    <w:rPr>
                      <w:rFonts w:ascii="Arial" w:cs="Arial" w:eastAsia="Arial" w:hAnsi="Arial"/>
                      <w:b w:val="1"/>
                      <w:i w:val="1"/>
                      <w:rtl w:val="0"/>
                    </w:rPr>
                    <w:delText xml:space="preserve">PUBLISH QoS 1&amp;2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sdt>
            <w:sdtPr>
              <w:tag w:val="goog_rdk_1257"/>
            </w:sdtPr>
            <w:sdtContent>
              <w:p w:rsidR="00000000" w:rsidDel="00000000" w:rsidP="00000000" w:rsidRDefault="00000000" w:rsidRPr="00000000" w14:paraId="00000BF4">
                <w:pPr>
                  <w:jc w:val="center"/>
                  <w:rPr>
                    <w:del w:author="davide.lenzarini@u-blox.com" w:id="95" w:date="2024-08-12T14:25:31Z"/>
                    <w:rFonts w:ascii="Arial" w:cs="Arial" w:eastAsia="Arial" w:hAnsi="Arial"/>
                    <w:i w:val="1"/>
                  </w:rPr>
                </w:pPr>
                <w:sdt>
                  <w:sdtPr>
                    <w:tag w:val="goog_rdk_1256"/>
                  </w:sdtPr>
                  <w:sdtContent>
                    <w:del w:author="davide.lenzarini@u-blox.com" w:id="95" w:date="2024-08-12T14:25:31Z">
                      <w:r w:rsidDel="00000000" w:rsidR="00000000" w:rsidRPr="00000000">
                        <w:rPr>
                          <w:rFonts w:ascii="Arial" w:cs="Arial" w:eastAsia="Arial" w:hAnsi="Arial"/>
                          <w:i w:val="1"/>
                          <w:rtl w:val="0"/>
                        </w:rPr>
                        <w:delText xml:space="preserve">DUP</w:delText>
                      </w:r>
                    </w:del>
                  </w:sdtContent>
                </w:sdt>
              </w:p>
            </w:sdtContent>
          </w:sdt>
          <w:p w:rsidR="00000000" w:rsidDel="00000000" w:rsidP="00000000" w:rsidRDefault="00000000" w:rsidRPr="00000000" w14:paraId="00000BF5">
            <w:pPr>
              <w:jc w:val="center"/>
              <w:rPr>
                <w:rFonts w:ascii="Arial" w:cs="Arial" w:eastAsia="Arial" w:hAnsi="Arial"/>
                <w:i w:val="1"/>
              </w:rPr>
            </w:pPr>
            <w:r w:rsidDel="00000000" w:rsidR="00000000" w:rsidRPr="00000000">
              <w:rPr>
                <w:rtl w:val="0"/>
              </w:rPr>
            </w:r>
          </w:p>
        </w:tc>
        <w:tc>
          <w:tcPr>
            <w:gridSpan w:val="2"/>
          </w:tcPr>
          <w:sdt>
            <w:sdtPr>
              <w:tag w:val="goog_rdk_1260"/>
            </w:sdtPr>
            <w:sdtContent>
              <w:p w:rsidR="00000000" w:rsidDel="00000000" w:rsidP="00000000" w:rsidRDefault="00000000" w:rsidRPr="00000000" w14:paraId="00000BF7">
                <w:pPr>
                  <w:jc w:val="center"/>
                  <w:rPr>
                    <w:del w:author="davide.lenzarini@u-blox.com" w:id="95" w:date="2024-08-12T14:25:31Z"/>
                    <w:rFonts w:ascii="Arial" w:cs="Arial" w:eastAsia="Arial" w:hAnsi="Arial"/>
                    <w:i w:val="1"/>
                  </w:rPr>
                </w:pPr>
                <w:sdt>
                  <w:sdtPr>
                    <w:tag w:val="goog_rdk_1259"/>
                  </w:sdtPr>
                  <w:sdtContent>
                    <w:del w:author="davide.lenzarini@u-blox.com" w:id="95" w:date="2024-08-12T14:25:31Z">
                      <w:r w:rsidDel="00000000" w:rsidR="00000000" w:rsidRPr="00000000">
                        <w:rPr>
                          <w:rFonts w:ascii="Arial" w:cs="Arial" w:eastAsia="Arial" w:hAnsi="Arial"/>
                          <w:i w:val="1"/>
                          <w:rtl w:val="0"/>
                        </w:rPr>
                        <w:delText xml:space="preserve">QoS</w:delText>
                      </w:r>
                    </w:del>
                  </w:sdtContent>
                </w:sdt>
              </w:p>
            </w:sdtContent>
          </w:sdt>
          <w:p w:rsidR="00000000" w:rsidDel="00000000" w:rsidP="00000000" w:rsidRDefault="00000000" w:rsidRPr="00000000" w14:paraId="00000BF8">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FA">
            <w:pPr>
              <w:jc w:val="center"/>
              <w:rPr>
                <w:rFonts w:ascii="Arial" w:cs="Arial" w:eastAsia="Arial" w:hAnsi="Arial"/>
                <w:i w:val="1"/>
              </w:rPr>
            </w:pPr>
            <w:sdt>
              <w:sdtPr>
                <w:tag w:val="goog_rdk_1262"/>
              </w:sdtPr>
              <w:sdtContent>
                <w:del w:author="davide.lenzarini@u-blox.com" w:id="95" w:date="2024-08-12T14:25:31Z">
                  <w:r w:rsidDel="00000000" w:rsidR="00000000" w:rsidRPr="00000000">
                    <w:rPr>
                      <w:rFonts w:ascii="Arial" w:cs="Arial" w:eastAsia="Arial" w:hAnsi="Arial"/>
                      <w:i w:val="1"/>
                      <w:rtl w:val="0"/>
                    </w:rPr>
                    <w:delText xml:space="preserve">Retain</w:delText>
                  </w:r>
                </w:del>
              </w:sdtContent>
            </w:sdt>
            <w:r w:rsidDel="00000000" w:rsidR="00000000" w:rsidRPr="00000000">
              <w:rPr>
                <w:rtl w:val="0"/>
              </w:rPr>
            </w:r>
          </w:p>
        </w:tc>
        <w:tc>
          <w:tcPr>
            <w:gridSpan w:val="2"/>
          </w:tcPr>
          <w:p w:rsidR="00000000" w:rsidDel="00000000" w:rsidP="00000000" w:rsidRDefault="00000000" w:rsidRPr="00000000" w14:paraId="00000BFD">
            <w:pPr>
              <w:jc w:val="center"/>
              <w:rPr>
                <w:rFonts w:ascii="Arial" w:cs="Arial" w:eastAsia="Arial" w:hAnsi="Arial"/>
                <w:i w:val="1"/>
              </w:rPr>
            </w:pPr>
            <w:sdt>
              <w:sdtPr>
                <w:tag w:val="goog_rdk_1264"/>
              </w:sdtPr>
              <w:sdtContent>
                <w:del w:author="davide.lenzarini@u-blox.com" w:id="95" w:date="2024-08-12T14:25:31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BFF">
            <w:pPr>
              <w:jc w:val="center"/>
              <w:rPr>
                <w:rFonts w:ascii="Arial" w:cs="Arial" w:eastAsia="Arial" w:hAnsi="Arial"/>
                <w:i w:val="1"/>
              </w:rPr>
            </w:pPr>
            <w:sdt>
              <w:sdtPr>
                <w:tag w:val="goog_rdk_1266"/>
              </w:sdtPr>
              <w:sdtContent>
                <w:del w:author="davide.lenzarini@u-blox.com" w:id="95" w:date="2024-08-12T14:25:31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4"/>
          </w:tcPr>
          <w:sdt>
            <w:sdtPr>
              <w:tag w:val="goog_rdk_1269"/>
            </w:sdtPr>
            <w:sdtContent>
              <w:p w:rsidR="00000000" w:rsidDel="00000000" w:rsidP="00000000" w:rsidRDefault="00000000" w:rsidRPr="00000000" w14:paraId="00000C00">
                <w:pPr>
                  <w:jc w:val="center"/>
                  <w:rPr>
                    <w:del w:author="davide.lenzarini@u-blox.com" w:id="95" w:date="2024-08-12T14:25:31Z"/>
                    <w:rFonts w:ascii="Arial" w:cs="Arial" w:eastAsia="Arial" w:hAnsi="Arial"/>
                    <w:i w:val="1"/>
                  </w:rPr>
                </w:pPr>
                <w:sdt>
                  <w:sdtPr>
                    <w:tag w:val="goog_rdk_1268"/>
                  </w:sdtPr>
                  <w:sdtContent>
                    <w:del w:author="davide.lenzarini@u-blox.com" w:id="95" w:date="2024-08-12T14:25:31Z">
                      <w:r w:rsidDel="00000000" w:rsidR="00000000" w:rsidRPr="00000000">
                        <w:rPr>
                          <w:rFonts w:ascii="Arial" w:cs="Arial" w:eastAsia="Arial" w:hAnsi="Arial"/>
                          <w:i w:val="1"/>
                          <w:rtl w:val="0"/>
                        </w:rPr>
                        <w:delText xml:space="preserve">Topic Type</w:delText>
                      </w:r>
                    </w:del>
                  </w:sdtContent>
                </w:sdt>
              </w:p>
            </w:sdtContent>
          </w:sdt>
          <w:p w:rsidR="00000000" w:rsidDel="00000000" w:rsidP="00000000" w:rsidRDefault="00000000" w:rsidRPr="00000000" w14:paraId="00000C01">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C05">
            <w:pPr>
              <w:rPr>
                <w:rFonts w:ascii="Arial" w:cs="Arial" w:eastAsia="Arial" w:hAnsi="Arial"/>
              </w:rPr>
            </w:pPr>
            <w:sdt>
              <w:sdtPr>
                <w:tag w:val="goog_rdk_1271"/>
              </w:sdtPr>
              <w:sdtContent>
                <w:del w:author="davide.lenzarini@u-blox.com" w:id="95" w:date="2024-08-12T14:25:31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C06">
            <w:pPr>
              <w:jc w:val="center"/>
              <w:rPr>
                <w:rFonts w:ascii="Arial" w:cs="Arial" w:eastAsia="Arial" w:hAnsi="Arial"/>
                <w:i w:val="1"/>
              </w:rPr>
            </w:pPr>
            <w:sdt>
              <w:sdtPr>
                <w:tag w:val="goog_rdk_1273"/>
              </w:sdtPr>
              <w:sdtContent>
                <w:del w:author="davide.lenzarini@u-blox.com" w:id="95" w:date="2024-08-12T14:25:3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C08">
            <w:pPr>
              <w:jc w:val="center"/>
              <w:rPr>
                <w:rFonts w:ascii="Arial" w:cs="Arial" w:eastAsia="Arial" w:hAnsi="Arial"/>
                <w:i w:val="1"/>
              </w:rPr>
            </w:pPr>
            <w:sdt>
              <w:sdtPr>
                <w:tag w:val="goog_rdk_1275"/>
              </w:sdtPr>
              <w:sdtContent>
                <w:del w:author="davide.lenzarini@u-blox.com" w:id="95" w:date="2024-08-12T14:25:3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C09">
            <w:pPr>
              <w:jc w:val="center"/>
              <w:rPr>
                <w:rFonts w:ascii="Arial" w:cs="Arial" w:eastAsia="Arial" w:hAnsi="Arial"/>
                <w:i w:val="1"/>
              </w:rPr>
            </w:pPr>
            <w:sdt>
              <w:sdtPr>
                <w:tag w:val="goog_rdk_1277"/>
              </w:sdtPr>
              <w:sdtContent>
                <w:del w:author="davide.lenzarini@u-blox.com" w:id="95" w:date="2024-08-12T14:25:3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3"/>
          </w:tcPr>
          <w:p w:rsidR="00000000" w:rsidDel="00000000" w:rsidP="00000000" w:rsidRDefault="00000000" w:rsidRPr="00000000" w14:paraId="00000C0A">
            <w:pPr>
              <w:jc w:val="center"/>
              <w:rPr>
                <w:rFonts w:ascii="Arial" w:cs="Arial" w:eastAsia="Arial" w:hAnsi="Arial"/>
                <w:i w:val="1"/>
              </w:rPr>
            </w:pPr>
            <w:sdt>
              <w:sdtPr>
                <w:tag w:val="goog_rdk_1279"/>
              </w:sdtPr>
              <w:sdtContent>
                <w:del w:author="davide.lenzarini@u-blox.com" w:id="95" w:date="2024-08-12T14:25:3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C0D">
            <w:pPr>
              <w:jc w:val="center"/>
              <w:rPr>
                <w:rFonts w:ascii="Arial" w:cs="Arial" w:eastAsia="Arial" w:hAnsi="Arial"/>
                <w:i w:val="1"/>
              </w:rPr>
            </w:pPr>
            <w:sdt>
              <w:sdtPr>
                <w:tag w:val="goog_rdk_1281"/>
              </w:sdtPr>
              <w:sdtContent>
                <w:del w:author="davide.lenzarini@u-blox.com" w:id="95" w:date="2024-08-12T14:25:3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C0F">
            <w:pPr>
              <w:jc w:val="center"/>
              <w:rPr>
                <w:rFonts w:ascii="Arial" w:cs="Arial" w:eastAsia="Arial" w:hAnsi="Arial"/>
                <w:i w:val="1"/>
              </w:rPr>
            </w:pPr>
            <w:sdt>
              <w:sdtPr>
                <w:tag w:val="goog_rdk_1283"/>
              </w:sdtPr>
              <w:sdtContent>
                <w:del w:author="davide.lenzarini@u-blox.com" w:id="95" w:date="2024-08-12T14:25:3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Pr>
          <w:p w:rsidR="00000000" w:rsidDel="00000000" w:rsidP="00000000" w:rsidRDefault="00000000" w:rsidRPr="00000000" w14:paraId="00000C10">
            <w:pPr>
              <w:jc w:val="center"/>
              <w:rPr>
                <w:rFonts w:ascii="Arial" w:cs="Arial" w:eastAsia="Arial" w:hAnsi="Arial"/>
                <w:i w:val="1"/>
              </w:rPr>
            </w:pPr>
            <w:sdt>
              <w:sdtPr>
                <w:tag w:val="goog_rdk_1285"/>
              </w:sdtPr>
              <w:sdtContent>
                <w:del w:author="davide.lenzarini@u-blox.com" w:id="95" w:date="2024-08-12T14:25:3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C13">
            <w:pPr>
              <w:jc w:val="center"/>
              <w:rPr>
                <w:rFonts w:ascii="Arial" w:cs="Arial" w:eastAsia="Arial" w:hAnsi="Arial"/>
                <w:i w:val="1"/>
              </w:rPr>
            </w:pPr>
            <w:sdt>
              <w:sdtPr>
                <w:tag w:val="goog_rdk_1287"/>
              </w:sdtPr>
              <w:sdtContent>
                <w:del w:author="davide.lenzarini@u-blox.com" w:id="95" w:date="2024-08-12T14:25:3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14">
            <w:pPr>
              <w:rPr>
                <w:rFonts w:ascii="Arial" w:cs="Arial" w:eastAsia="Arial" w:hAnsi="Arial"/>
              </w:rPr>
            </w:pPr>
            <w:sdt>
              <w:sdtPr>
                <w:tag w:val="goog_rdk_1289"/>
              </w:sdtPr>
              <w:sdtContent>
                <w:del w:author="davide.lenzarini@u-blox.com" w:id="95" w:date="2024-08-12T14:25:31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4"/>
          </w:tcPr>
          <w:p w:rsidR="00000000" w:rsidDel="00000000" w:rsidP="00000000" w:rsidRDefault="00000000" w:rsidRPr="00000000" w14:paraId="00000C15">
            <w:pPr>
              <w:jc w:val="center"/>
              <w:rPr>
                <w:rFonts w:ascii="Arial" w:cs="Arial" w:eastAsia="Arial" w:hAnsi="Arial"/>
              </w:rPr>
            </w:pPr>
            <w:sdt>
              <w:sdtPr>
                <w:tag w:val="goog_rdk_1291"/>
              </w:sdtPr>
              <w:sdtContent>
                <w:del w:author="davide.lenzarini@u-blox.com" w:id="95" w:date="2024-08-12T14:25:31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23">
            <w:pPr>
              <w:rPr>
                <w:rFonts w:ascii="Arial" w:cs="Arial" w:eastAsia="Arial" w:hAnsi="Arial"/>
              </w:rPr>
            </w:pPr>
            <w:sdt>
              <w:sdtPr>
                <w:tag w:val="goog_rdk_1293"/>
              </w:sdtPr>
              <w:sdtContent>
                <w:del w:author="davide.lenzarini@u-blox.com" w:id="95" w:date="2024-08-12T14:25:31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4"/>
          </w:tcPr>
          <w:p w:rsidR="00000000" w:rsidDel="00000000" w:rsidP="00000000" w:rsidRDefault="00000000" w:rsidRPr="00000000" w14:paraId="00000C24">
            <w:pPr>
              <w:jc w:val="center"/>
              <w:rPr>
                <w:rFonts w:ascii="Arial" w:cs="Arial" w:eastAsia="Arial" w:hAnsi="Arial"/>
              </w:rPr>
            </w:pPr>
            <w:sdt>
              <w:sdtPr>
                <w:tag w:val="goog_rdk_1295"/>
              </w:sdtPr>
              <w:sdtContent>
                <w:del w:author="davide.lenzarini@u-blox.com" w:id="95" w:date="2024-08-12T14:25:31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32">
            <w:pPr>
              <w:rPr>
                <w:rFonts w:ascii="Arial" w:cs="Arial" w:eastAsia="Arial" w:hAnsi="Arial"/>
              </w:rPr>
            </w:pPr>
            <w:sdt>
              <w:sdtPr>
                <w:tag w:val="goog_rdk_1297"/>
              </w:sdtPr>
              <w:sdtContent>
                <w:del w:author="davide.lenzarini@u-blox.com" w:id="95" w:date="2024-08-12T14:25:31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3">
            <w:pPr>
              <w:jc w:val="center"/>
              <w:rPr>
                <w:rFonts w:ascii="Arial" w:cs="Arial" w:eastAsia="Arial" w:hAnsi="Arial"/>
              </w:rPr>
            </w:pPr>
            <w:sdt>
              <w:sdtPr>
                <w:tag w:val="goog_rdk_1299"/>
              </w:sdtPr>
              <w:sdtContent>
                <w:del w:author="davide.lenzarini@u-blox.com" w:id="95" w:date="2024-08-12T14:25:31Z">
                  <w:r w:rsidDel="00000000" w:rsidR="00000000" w:rsidRPr="00000000">
                    <w:rPr>
                      <w:rFonts w:ascii="Arial" w:cs="Arial" w:eastAsia="Arial" w:hAnsi="Arial"/>
                      <w:rtl w:val="0"/>
                    </w:rPr>
                    <w:delText xml:space="preserve">Topic Data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41">
            <w:pPr>
              <w:rPr>
                <w:rFonts w:ascii="Arial" w:cs="Arial" w:eastAsia="Arial" w:hAnsi="Arial"/>
              </w:rPr>
            </w:pPr>
            <w:sdt>
              <w:sdtPr>
                <w:tag w:val="goog_rdk_1301"/>
              </w:sdtPr>
              <w:sdtContent>
                <w:del w:author="davide.lenzarini@u-blox.com" w:id="95" w:date="2024-08-12T14:25:31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2">
            <w:pPr>
              <w:jc w:val="center"/>
              <w:rPr>
                <w:rFonts w:ascii="Arial" w:cs="Arial" w:eastAsia="Arial" w:hAnsi="Arial"/>
              </w:rPr>
            </w:pPr>
            <w:sdt>
              <w:sdtPr>
                <w:tag w:val="goog_rdk_1303"/>
              </w:sdtPr>
              <w:sdtContent>
                <w:del w:author="davide.lenzarini@u-blox.com" w:id="95" w:date="2024-08-12T14:25:31Z">
                  <w:r w:rsidDel="00000000" w:rsidR="00000000" w:rsidRPr="00000000">
                    <w:rPr>
                      <w:rFonts w:ascii="Arial" w:cs="Arial" w:eastAsia="Arial" w:hAnsi="Arial"/>
                      <w:rtl w:val="0"/>
                    </w:rPr>
                    <w:delText xml:space="preserve">Topic Data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50">
            <w:pPr>
              <w:rPr>
                <w:rFonts w:ascii="Arial" w:cs="Arial" w:eastAsia="Arial" w:hAnsi="Arial"/>
              </w:rPr>
            </w:pPr>
            <w:sdt>
              <w:sdtPr>
                <w:tag w:val="goog_rdk_1305"/>
              </w:sdtPr>
              <w:sdtContent>
                <w:del w:author="davide.lenzarini@u-blox.com" w:id="95" w:date="2024-08-12T14:25:31Z">
                  <w:r w:rsidDel="00000000" w:rsidR="00000000" w:rsidRPr="00000000">
                    <w:rPr>
                      <w:rFonts w:ascii="Arial" w:cs="Arial" w:eastAsia="Arial" w:hAnsi="Arial"/>
                      <w:rtl w:val="0"/>
                    </w:rPr>
                    <w:delText xml:space="preserve">Byte (8 + TL) .. N</w:delText>
                  </w:r>
                </w:del>
              </w:sdtContent>
            </w:sdt>
            <w:r w:rsidDel="00000000" w:rsidR="00000000" w:rsidRPr="00000000">
              <w:rPr>
                <w:rtl w:val="0"/>
              </w:rPr>
            </w:r>
          </w:p>
        </w:tc>
        <w:tc>
          <w:tcPr>
            <w:gridSpan w:val="14"/>
          </w:tcPr>
          <w:p w:rsidR="00000000" w:rsidDel="00000000" w:rsidP="00000000" w:rsidRDefault="00000000" w:rsidRPr="00000000" w14:paraId="00000C51">
            <w:pPr>
              <w:keepNext w:val="1"/>
              <w:jc w:val="center"/>
              <w:rPr>
                <w:rFonts w:ascii="Arial" w:cs="Arial" w:eastAsia="Arial" w:hAnsi="Arial"/>
              </w:rPr>
            </w:pPr>
            <w:sdt>
              <w:sdtPr>
                <w:tag w:val="goog_rdk_1307"/>
              </w:sdtPr>
              <w:sdtContent>
                <w:del w:author="davide.lenzarini@u-blox.com" w:id="95" w:date="2024-08-12T14:25:31Z">
                  <w:r w:rsidDel="00000000" w:rsidR="00000000" w:rsidRPr="00000000">
                    <w:rPr>
                      <w:rFonts w:ascii="Arial" w:cs="Arial" w:eastAsia="Arial" w:hAnsi="Arial"/>
                      <w:rtl w:val="0"/>
                    </w:rPr>
                    <w:delText xml:space="preserve">Data Or (Full Topic Name + Data)</w:delText>
                  </w:r>
                </w:del>
              </w:sdtContent>
            </w:sdt>
            <w:r w:rsidDel="00000000" w:rsidR="00000000" w:rsidRPr="00000000">
              <w:rPr>
                <w:rtl w:val="0"/>
              </w:rPr>
            </w:r>
          </w:p>
        </w:tc>
      </w:tr>
    </w:tbl>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60">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61">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w:t>
      </w:r>
      <w:sdt>
        <w:sdtPr>
          <w:tag w:val="goog_rdk_1308"/>
        </w:sdtPr>
        <w:sdtContent>
          <w:del w:author="davide.lenzarini@u-blox.com" w:id="96" w:date="2024-08-06T14:36:42Z">
            <w:r w:rsidDel="00000000" w:rsidR="00000000" w:rsidRPr="00000000">
              <w:rPr>
                <w:rFonts w:ascii="Arial" w:cs="Arial" w:eastAsia="Arial" w:hAnsi="Arial"/>
                <w:highlight w:val="yellow"/>
                <w:rtl w:val="0"/>
              </w:rPr>
              <w:delText xml:space="preserve">valid Client </w:delText>
            </w:r>
          </w:del>
        </w:sdtContent>
      </w:sdt>
      <w:r w:rsidDel="00000000" w:rsidR="00000000" w:rsidRPr="00000000">
        <w:rPr>
          <w:rFonts w:ascii="Arial" w:cs="Arial" w:eastAsia="Arial" w:hAnsi="Arial"/>
          <w:highlight w:val="yellow"/>
          <w:rtl w:val="0"/>
        </w:rPr>
        <w:t xml:space="preserve">Session </w:t>
      </w:r>
      <w:r w:rsidDel="00000000" w:rsidR="00000000" w:rsidRPr="00000000">
        <w:rPr>
          <w:rFonts w:ascii="Arial" w:cs="Arial" w:eastAsia="Arial" w:hAnsi="Arial"/>
          <w:color w:val="ff0000"/>
          <w:rtl w:val="0"/>
        </w:rPr>
        <w:t xml:space="preserve">[MQTT-SN-3.12-1].</w:t>
      </w:r>
    </w:p>
    <w:p w:rsidR="00000000" w:rsidDel="00000000" w:rsidP="00000000" w:rsidRDefault="00000000" w:rsidRPr="00000000" w14:paraId="00000C62">
      <w:pPr>
        <w:pStyle w:val="Heading4"/>
        <w:ind w:left="0" w:right="4" w:firstLine="0"/>
        <w:rPr>
          <w:rFonts w:ascii="Arial" w:cs="Arial" w:eastAsia="Arial" w:hAnsi="Arial"/>
        </w:rPr>
      </w:pPr>
      <w:bookmarkStart w:colFirst="0" w:colLast="0" w:name="_heading=h.3u2rp3q" w:id="120"/>
      <w:bookmarkEnd w:id="120"/>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12.1 Length &amp; Packet Type</w:t>
      </w:r>
    </w:p>
    <w:p w:rsidR="00000000" w:rsidDel="00000000" w:rsidP="00000000" w:rsidRDefault="00000000" w:rsidRPr="00000000" w14:paraId="00000C6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64">
      <w:pPr>
        <w:pStyle w:val="Heading4"/>
        <w:ind w:left="0" w:right="4" w:firstLine="0"/>
        <w:rPr>
          <w:rFonts w:ascii="Arial" w:cs="Arial" w:eastAsia="Arial" w:hAnsi="Arial"/>
        </w:rPr>
      </w:pPr>
      <w:bookmarkStart w:colFirst="0" w:colLast="0" w:name="_heading=h.2981zbj" w:id="121"/>
      <w:bookmarkEnd w:id="121"/>
      <w:r w:rsidDel="00000000" w:rsidR="00000000" w:rsidRPr="00000000">
        <w:rPr>
          <w:rFonts w:ascii="Arial" w:cs="Arial" w:eastAsia="Arial" w:hAnsi="Arial"/>
          <w:rtl w:val="0"/>
        </w:rPr>
        <w:t xml:space="preserve">3.12.2 PUBLISH Flags</w:t>
      </w:r>
    </w:p>
    <w:p w:rsidR="00000000" w:rsidDel="00000000" w:rsidP="00000000" w:rsidRDefault="00000000" w:rsidRPr="00000000" w14:paraId="00000C65">
      <w:pPr>
        <w:ind w:right="4"/>
        <w:rPr>
          <w:rFonts w:ascii="Arial" w:cs="Arial" w:eastAsia="Arial" w:hAnsi="Arial"/>
        </w:rPr>
      </w:pPr>
      <w:bookmarkStart w:colFirst="0" w:colLast="0" w:name="_heading=h.odc9jc" w:id="122"/>
      <w:bookmarkEnd w:id="122"/>
      <w:r w:rsidDel="00000000" w:rsidR="00000000" w:rsidRPr="00000000">
        <w:rPr>
          <w:rFonts w:ascii="Arial" w:cs="Arial" w:eastAsia="Arial" w:hAnsi="Arial"/>
          <w:rtl w:val="0"/>
        </w:rPr>
        <w:t xml:space="preserve">The PUBLISH Flags field is 1-byte</w:t>
      </w:r>
      <w:sdt>
        <w:sdtPr>
          <w:tag w:val="goog_rdk_1309"/>
        </w:sdtPr>
        <w:sdtContent>
          <w:del w:author="davide.lenzarini@u-blox.com" w:id="97" w:date="2024-08-06T14:37:07Z">
            <w:r w:rsidDel="00000000" w:rsidR="00000000" w:rsidRPr="00000000">
              <w:rPr>
                <w:rFonts w:ascii="Arial" w:cs="Arial" w:eastAsia="Arial" w:hAnsi="Arial"/>
                <w:rtl w:val="0"/>
              </w:rPr>
              <w:delText xml:space="preserve"> located in Byte 3 position</w:delText>
            </w:r>
          </w:del>
        </w:sdtContent>
      </w:sdt>
      <w:r w:rsidDel="00000000" w:rsidR="00000000" w:rsidRPr="00000000">
        <w:rPr>
          <w:rFonts w:ascii="Arial" w:cs="Arial" w:eastAsia="Arial" w:hAnsi="Arial"/>
          <w:rtl w:val="0"/>
        </w:rPr>
        <w:t xml:space="preserve"> of the PUBLISH control packet. </w:t>
      </w:r>
    </w:p>
    <w:p w:rsidR="00000000" w:rsidDel="00000000" w:rsidP="00000000" w:rsidRDefault="00000000" w:rsidRPr="00000000" w14:paraId="00000C66">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The </w:t>
      </w:r>
      <w:r w:rsidDel="00000000" w:rsidR="00000000" w:rsidRPr="00000000">
        <w:rPr>
          <w:rFonts w:ascii="Arial" w:cs="Arial" w:eastAsia="Arial" w:hAnsi="Arial"/>
          <w:color w:val="000000"/>
          <w:sz w:val="20"/>
          <w:szCs w:val="20"/>
          <w:shd w:fill="auto" w:val="clear"/>
          <w:rtl w:val="0"/>
        </w:rPr>
        <w:t xml:space="preserve">QoS levels are shown below:</w:t>
      </w:r>
    </w:p>
    <w:tbl>
      <w:tblPr>
        <w:tblStyle w:val="Table24"/>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9">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A">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B">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C">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D">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1311"/>
              </w:sdtPr>
              <w:sdtContent>
                <w:del w:author="davide.lenzarini@u-blox.com" w:id="98" w:date="2024-08-06T14:37:36Z"/>
                <w:sdt>
                  <w:sdtPr>
                    <w:tag w:val="goog_rdk_1312"/>
                  </w:sdtPr>
                  <w:sdtContent>
                    <w:commentRangeStart w:id="75"/>
                  </w:sdtContent>
                </w:sdt>
                <w:del w:author="davide.lenzarini@u-blox.com" w:id="98"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commentRangeEnd w:id="75"/>
            <w:r w:rsidDel="00000000" w:rsidR="00000000" w:rsidRPr="00000000">
              <w:commentReference w:id="75"/>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E">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1314"/>
              </w:sdtPr>
              <w:sdtContent>
                <w:del w:author="davide.lenzarini@u-blox.com" w:id="98"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F">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1316"/>
              </w:sdtPr>
              <w:sdtContent>
                <w:del w:author="davide.lenzarini@u-blox.com" w:id="98"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0">
            <w:pPr>
              <w:spacing w:after="0" w:before="0" w:line="248.00000000000006" w:lineRule="auto"/>
              <w:ind w:left="0" w:right="0" w:firstLine="0"/>
              <w:jc w:val="both"/>
              <w:rPr>
                <w:rFonts w:ascii="Arial" w:cs="Arial" w:eastAsia="Arial" w:hAnsi="Arial"/>
                <w:color w:val="000000"/>
                <w:sz w:val="20"/>
                <w:szCs w:val="20"/>
                <w:shd w:fill="auto" w:val="clear"/>
              </w:rPr>
            </w:pPr>
            <w:sdt>
              <w:sdtPr>
                <w:tag w:val="goog_rdk_1318"/>
              </w:sdtPr>
              <w:sdtContent>
                <w:del w:author="davide.lenzarini@u-blox.com" w:id="98" w:date="2024-08-06T14:37:36Z">
                  <w:r w:rsidDel="00000000" w:rsidR="00000000" w:rsidRPr="00000000">
                    <w:rPr>
                      <w:rFonts w:ascii="Arial" w:cs="Arial" w:eastAsia="Arial" w:hAnsi="Arial"/>
                      <w:color w:val="000000"/>
                      <w:sz w:val="20"/>
                      <w:szCs w:val="20"/>
                      <w:shd w:fill="auto" w:val="clear"/>
                      <w:rtl w:val="0"/>
                    </w:rPr>
                    <w:delText xml:space="preserve">At most once delivery</w:delText>
                  </w:r>
                </w:del>
              </w:sdtContent>
            </w:sdt>
            <w:r w:rsidDel="00000000" w:rsidR="00000000" w:rsidRPr="00000000">
              <w:rPr>
                <w:rtl w:val="0"/>
              </w:rPr>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4">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6">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7">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8">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C">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C7D">
      <w:pPr>
        <w:spacing w:after="0" w:before="0" w:line="248.00000000000006" w:lineRule="auto"/>
        <w:ind w:left="720" w:right="6" w:firstLine="0"/>
        <w:jc w:val="both"/>
        <w:rPr>
          <w:rFonts w:ascii="Arial" w:cs="Arial" w:eastAsia="Arial" w:hAnsi="Arial"/>
          <w:color w:val="000000"/>
          <w:sz w:val="20"/>
          <w:szCs w:val="20"/>
          <w:shd w:fill="auto" w:val="clear"/>
        </w:rPr>
      </w:pPr>
      <w:sdt>
        <w:sdtPr>
          <w:tag w:val="goog_rdk_1319"/>
        </w:sdtPr>
        <w:sdtContent>
          <w:commentRangeStart w:id="76"/>
        </w:sdtContent>
      </w:sdt>
      <w:r w:rsidDel="00000000" w:rsidR="00000000" w:rsidRPr="00000000">
        <w:rPr>
          <w:rFonts w:ascii="Arial" w:cs="Arial" w:eastAsia="Arial" w:hAnsi="Arial"/>
          <w:color w:val="000000"/>
          <w:sz w:val="20"/>
          <w:szCs w:val="20"/>
          <w:shd w:fill="auto" w:val="clear"/>
          <w:rtl w:val="0"/>
        </w:rPr>
        <w:t xml:space="preserve">Table 3‑2</w:t>
      </w:r>
      <w:commentRangeEnd w:id="76"/>
      <w:r w:rsidDel="00000000" w:rsidR="00000000" w:rsidRPr="00000000">
        <w:commentReference w:id="76"/>
      </w:r>
      <w:r w:rsidDel="00000000" w:rsidR="00000000" w:rsidRPr="00000000">
        <w:rPr>
          <w:rFonts w:ascii="Arial" w:cs="Arial" w:eastAsia="Arial" w:hAnsi="Arial"/>
          <w:color w:val="000000"/>
          <w:sz w:val="20"/>
          <w:szCs w:val="20"/>
          <w:shd w:fill="auto" w:val="clear"/>
          <w:rtl w:val="0"/>
        </w:rPr>
        <w:t xml:space="preserve"> - QoS definitions</w:t>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498" w:right="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80">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an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C81">
      <w:pPr>
        <w:pStyle w:val="Heading4"/>
        <w:ind w:left="0" w:right="4" w:firstLine="0"/>
        <w:rPr>
          <w:rFonts w:ascii="Arial" w:cs="Arial" w:eastAsia="Arial" w:hAnsi="Arial"/>
        </w:rPr>
      </w:pPr>
      <w:bookmarkStart w:colFirst="0" w:colLast="0" w:name="_heading=h.1nia2ey" w:id="123"/>
      <w:bookmarkEnd w:id="123"/>
      <w:r w:rsidDel="00000000" w:rsidR="00000000" w:rsidRPr="00000000">
        <w:rPr>
          <w:rFonts w:ascii="Arial" w:cs="Arial" w:eastAsia="Arial" w:hAnsi="Arial"/>
          <w:rtl w:val="0"/>
        </w:rPr>
        <w:t xml:space="preserve">3.12.4 Packet Identifier</w:t>
      </w:r>
    </w:p>
    <w:p w:rsidR="00000000" w:rsidDel="00000000" w:rsidP="00000000" w:rsidRDefault="00000000" w:rsidRPr="00000000" w14:paraId="00000C8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83">
      <w:pPr>
        <w:pStyle w:val="Heading4"/>
        <w:ind w:left="0" w:right="4" w:firstLine="0"/>
        <w:rPr>
          <w:rFonts w:ascii="Arial" w:cs="Arial" w:eastAsia="Arial" w:hAnsi="Arial"/>
        </w:rPr>
      </w:pPr>
      <w:bookmarkStart w:colFirst="0" w:colLast="0" w:name="_heading=h.47hxl2r" w:id="124"/>
      <w:bookmarkEnd w:id="124"/>
      <w:r w:rsidDel="00000000" w:rsidR="00000000" w:rsidRPr="00000000">
        <w:rPr>
          <w:rFonts w:ascii="Arial" w:cs="Arial" w:eastAsia="Arial" w:hAnsi="Arial"/>
          <w:rtl w:val="0"/>
        </w:rPr>
        <w:t xml:space="preserve">3.12.5 Topic Data</w:t>
      </w:r>
    </w:p>
    <w:p w:rsidR="00000000" w:rsidDel="00000000" w:rsidP="00000000" w:rsidRDefault="00000000" w:rsidRPr="00000000" w14:paraId="00000C84">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w:t>
      </w:r>
      <w:sdt>
        <w:sdtPr>
          <w:tag w:val="goog_rdk_1320"/>
        </w:sdtPr>
        <w:sdtContent>
          <w:ins w:author="davide.lenzarini@u-blox.com" w:id="99" w:date="2024-08-08T13:32:03Z">
            <w:r w:rsidDel="00000000" w:rsidR="00000000" w:rsidRPr="00000000">
              <w:rPr>
                <w:rFonts w:ascii="Arial" w:cs="Arial" w:eastAsia="Arial" w:hAnsi="Arial"/>
                <w:rtl w:val="0"/>
              </w:rPr>
              <w:t xml:space="preserve">session topic alias</w:t>
            </w:r>
          </w:ins>
        </w:sdtContent>
      </w:sdt>
      <w:sdt>
        <w:sdtPr>
          <w:tag w:val="goog_rdk_1321"/>
        </w:sdtPr>
        <w:sdtContent>
          <w:del w:author="davide.lenzarini@u-blox.com" w:id="99" w:date="2024-08-08T13:32:03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85">
      <w:pPr>
        <w:pStyle w:val="Heading4"/>
        <w:ind w:left="0" w:right="4" w:firstLine="0"/>
        <w:rPr>
          <w:rFonts w:ascii="Arial" w:cs="Arial" w:eastAsia="Arial" w:hAnsi="Arial"/>
        </w:rPr>
      </w:pPr>
      <w:bookmarkStart w:colFirst="0" w:colLast="0" w:name="_heading=h.2mn7vak" w:id="125"/>
      <w:bookmarkEnd w:id="125"/>
      <w:r w:rsidDel="00000000" w:rsidR="00000000" w:rsidRPr="00000000">
        <w:rPr>
          <w:rFonts w:ascii="Arial" w:cs="Arial" w:eastAsia="Arial" w:hAnsi="Arial"/>
          <w:rtl w:val="0"/>
        </w:rPr>
        <w:t xml:space="preserve">3.12.6 Data</w:t>
      </w:r>
    </w:p>
    <w:sdt>
      <w:sdtPr>
        <w:tag w:val="goog_rdk_1326"/>
      </w:sdtPr>
      <w:sdtContent>
        <w:p w:rsidR="00000000" w:rsidDel="00000000" w:rsidP="00000000" w:rsidRDefault="00000000" w:rsidRPr="00000000" w14:paraId="00000C86">
          <w:pPr>
            <w:spacing w:after="306" w:lineRule="auto"/>
            <w:ind w:left="-5" w:right="4" w:firstLine="0"/>
            <w:rPr>
              <w:ins w:author="davide.lenzarini@u-blox.com" w:id="100" w:date="2024-08-06T14:41:38Z"/>
              <w:del w:author="davide.lenzarini@u-blox.com" w:id="100" w:date="2024-08-06T14:41:38Z"/>
              <w:rFonts w:ascii="Arial" w:cs="Arial" w:eastAsia="Arial" w:hAnsi="Arial"/>
            </w:rPr>
          </w:pPr>
          <w:sdt>
            <w:sdtPr>
              <w:tag w:val="goog_rdk_1323"/>
            </w:sdtPr>
            <w:sdtContent>
              <w:del w:author="davide.lenzarini@u-blox.com" w:id="100" w:date="2024-08-06T14:41:38Z">
                <w:r w:rsidDel="00000000" w:rsidR="00000000" w:rsidRPr="00000000">
                  <w:rPr>
                    <w:rFonts w:ascii="Arial" w:cs="Arial" w:eastAsia="Arial" w:hAnsi="Arial"/>
                    <w:rtl w:val="0"/>
                  </w:rPr>
                  <w:delText xml:space="preserve">The </w:delText>
                </w:r>
                <w:r w:rsidDel="00000000" w:rsidR="00000000" w:rsidRPr="00000000">
                  <w:rPr>
                    <w:rFonts w:ascii="Arial" w:cs="Arial" w:eastAsia="Arial" w:hAnsi="Arial"/>
                    <w:i w:val="1"/>
                    <w:rtl w:val="0"/>
                  </w:rPr>
                  <w:delText xml:space="preserve">Data </w:delText>
                </w:r>
                <w:r w:rsidDel="00000000" w:rsidR="00000000" w:rsidRPr="00000000">
                  <w:rPr>
                    <w:rFonts w:ascii="Arial" w:cs="Arial" w:eastAsia="Arial" w:hAnsi="Arial"/>
                    <w:rtl w:val="0"/>
                  </w:rPr>
                  <w:delText xml:space="preserve">field corresponds to the payload of an MQTT PUBLISH packet. It has a variable length and contains the application data that is being published.</w:delText>
                </w:r>
              </w:del>
            </w:sdtContent>
          </w:sdt>
          <w:sdt>
            <w:sdtPr>
              <w:tag w:val="goog_rdk_1324"/>
            </w:sdtPr>
            <w:sdtContent>
              <w:ins w:author="davide.lenzarini@u-blox.com" w:id="100" w:date="2024-08-06T14:41:38Z">
                <w:sdt>
                  <w:sdtPr>
                    <w:tag w:val="goog_rdk_1325"/>
                  </w:sdtPr>
                  <w:sdtContent>
                    <w:del w:author="davide.lenzarini@u-blox.com" w:id="100" w:date="2024-08-06T14:41:38Z">
                      <w:r w:rsidDel="00000000" w:rsidR="00000000" w:rsidRPr="00000000">
                        <w:rPr>
                          <w:rtl w:val="0"/>
                        </w:rPr>
                      </w:r>
                    </w:del>
                  </w:sdtContent>
                </w:sdt>
              </w:ins>
            </w:sdtContent>
          </w:sdt>
        </w:p>
      </w:sdtContent>
    </w:sdt>
    <w:sdt>
      <w:sdtPr>
        <w:tag w:val="goog_rdk_1328"/>
      </w:sdtPr>
      <w:sdtContent>
        <w:p w:rsidR="00000000" w:rsidDel="00000000" w:rsidP="00000000" w:rsidRDefault="00000000" w:rsidRPr="00000000" w14:paraId="00000C87">
          <w:pPr>
            <w:rPr>
              <w:rFonts w:ascii="Arial" w:cs="Arial" w:eastAsia="Arial" w:hAnsi="Arial"/>
            </w:rPr>
            <w:pPrChange w:author="davide.lenzarini@u-blox.com" w:id="0" w:date="2024-08-06T14:41:38Z">
              <w:pPr>
                <w:spacing w:after="306" w:lineRule="auto"/>
                <w:ind w:left="-5" w:right="4" w:firstLine="0"/>
              </w:pPr>
            </w:pPrChange>
          </w:pPr>
          <w:sdt>
            <w:sdtPr>
              <w:tag w:val="goog_rdk_1327"/>
            </w:sdtPr>
            <w:sdtContent>
              <w:ins w:author="davide.lenzarini@u-blox.com" w:id="100" w:date="2024-08-06T14:41:38Z">
                <w:r w:rsidDel="00000000" w:rsidR="00000000" w:rsidRPr="00000000">
                  <w:rPr>
                    <w:rFonts w:ascii="Arial" w:cs="Arial" w:eastAsia="Arial" w:hAnsi="Arial"/>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ins>
            </w:sdtContent>
          </w:sdt>
          <w:r w:rsidDel="00000000" w:rsidR="00000000" w:rsidRPr="00000000">
            <w:rPr>
              <w:rtl w:val="0"/>
            </w:rPr>
          </w:r>
        </w:p>
      </w:sdtContent>
    </w:sdt>
    <w:p w:rsidR="00000000" w:rsidDel="00000000" w:rsidP="00000000" w:rsidRDefault="00000000" w:rsidRPr="00000000" w14:paraId="00000C88">
      <w:pPr>
        <w:pStyle w:val="Heading4"/>
        <w:spacing w:after="306" w:lineRule="auto"/>
        <w:ind w:left="-5" w:firstLine="0"/>
        <w:rPr/>
      </w:pPr>
      <w:bookmarkStart w:colFirst="0" w:colLast="0" w:name="_heading=h.3hu8nopr74va" w:id="126"/>
      <w:bookmarkEnd w:id="126"/>
      <w:r w:rsidDel="00000000" w:rsidR="00000000" w:rsidRPr="00000000">
        <w:rPr>
          <w:rtl w:val="0"/>
        </w:rPr>
        <w:t xml:space="preserve">3.</w:t>
      </w:r>
      <w:r w:rsidDel="00000000" w:rsidR="00000000" w:rsidRPr="00000000">
        <w:rPr>
          <w:rtl w:val="0"/>
        </w:rPr>
        <w:t xml:space="preserve">12.7 PUBLISH Actions</w:t>
      </w:r>
    </w:p>
    <w:p w:rsidR="00000000" w:rsidDel="00000000" w:rsidP="00000000" w:rsidRDefault="00000000" w:rsidRPr="00000000" w14:paraId="00000C89">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w:t>
      </w:r>
      <w:sdt>
        <w:sdtPr>
          <w:tag w:val="goog_rdk_1329"/>
        </w:sdtPr>
        <w:sdtContent>
          <w:ins w:author="davide.lenzarini@u-blox.com" w:id="102" w:date="2024-08-06T14:42:06Z">
            <w:r w:rsidDel="00000000" w:rsidR="00000000" w:rsidRPr="00000000">
              <w:rPr>
                <w:rFonts w:ascii="Arial" w:cs="Arial" w:eastAsia="Arial" w:hAnsi="Arial"/>
                <w:highlight w:val="yellow"/>
                <w:rtl w:val="0"/>
              </w:rPr>
              <w:t xml:space="preserve">p</w:t>
            </w:r>
          </w:ins>
        </w:sdtContent>
      </w:sdt>
      <w:sdt>
        <w:sdtPr>
          <w:tag w:val="goog_rdk_1330"/>
        </w:sdtPr>
        <w:sdtContent>
          <w:del w:author="davide.lenzarini@u-blox.com" w:id="102" w:date="2024-08-06T14:42:06Z">
            <w:r w:rsidDel="00000000" w:rsidR="00000000" w:rsidRPr="00000000">
              <w:rPr>
                <w:rFonts w:ascii="Arial" w:cs="Arial" w:eastAsia="Arial" w:hAnsi="Arial"/>
                <w:highlight w:val="yellow"/>
                <w:rtl w:val="0"/>
              </w:rPr>
              <w:delText xml:space="preserve">P</w:delText>
            </w:r>
          </w:del>
        </w:sdtContent>
      </w:sdt>
      <w:r w:rsidDel="00000000" w:rsidR="00000000" w:rsidRPr="00000000">
        <w:rPr>
          <w:rFonts w:ascii="Arial" w:cs="Arial" w:eastAsia="Arial" w:hAnsi="Arial"/>
          <w:highlight w:val="yellow"/>
          <w:rtl w:val="0"/>
        </w:rPr>
        <w:t xml:space="preserve">acket MUST respond with the packet as determined by the QoS in the PUBLISH Packet. </w:t>
      </w:r>
      <w:r w:rsidDel="00000000" w:rsidR="00000000" w:rsidRPr="00000000">
        <w:rPr>
          <w:rFonts w:ascii="Arial" w:cs="Arial" w:eastAsia="Arial" w:hAnsi="Arial"/>
          <w:color w:val="ff0000"/>
          <w:rtl w:val="0"/>
        </w:rPr>
        <w:t xml:space="preserve">[MQTT-SN-3.12.7-1]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C8A">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w:t>
      </w:r>
      <w:sdt>
        <w:sdtPr>
          <w:tag w:val="goog_rdk_1331"/>
        </w:sdtPr>
        <w:sdtContent>
          <w:commentRangeStart w:id="77"/>
        </w:sdtContent>
      </w:sdt>
      <w:r w:rsidDel="00000000" w:rsidR="00000000" w:rsidRPr="00000000">
        <w:rPr>
          <w:rFonts w:ascii="Arial" w:cs="Arial" w:eastAsia="Arial" w:hAnsi="Arial"/>
          <w:color w:val="000000"/>
          <w:rtl w:val="0"/>
        </w:rPr>
        <w:t xml:space="preserve">Table 3‑3</w:t>
      </w:r>
      <w:commentRangeEnd w:id="77"/>
      <w:r w:rsidDel="00000000" w:rsidR="00000000" w:rsidRPr="00000000">
        <w:commentReference w:id="77"/>
      </w:r>
      <w:r w:rsidDel="00000000" w:rsidR="00000000" w:rsidRPr="00000000">
        <w:rPr>
          <w:rFonts w:ascii="Arial" w:cs="Arial" w:eastAsia="Arial" w:hAnsi="Arial"/>
          <w:color w:val="000000"/>
          <w:rtl w:val="0"/>
        </w:rPr>
        <w:t xml:space="preserve"> Expected PUBLISH packet response</w:t>
      </w:r>
    </w:p>
    <w:tbl>
      <w:tblPr>
        <w:tblStyle w:val="Table25"/>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B">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C">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D">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E">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F">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0">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1">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2">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C93">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C9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w:t>
      </w:r>
      <w:sdt>
        <w:sdtPr>
          <w:tag w:val="goog_rdk_1332"/>
        </w:sdtPr>
        <w:sdtContent>
          <w:commentRangeStart w:id="78"/>
        </w:sdtContent>
      </w:sdt>
      <w:r w:rsidDel="00000000" w:rsidR="00000000" w:rsidRPr="00000000">
        <w:rPr>
          <w:rFonts w:ascii="Arial" w:cs="Arial" w:eastAsia="Arial" w:hAnsi="Arial"/>
          <w:rtl w:val="0"/>
        </w:rPr>
        <w:t xml:space="preserve">the Subscription Identifier </w:t>
      </w:r>
      <w:commentRangeEnd w:id="78"/>
      <w:r w:rsidDel="00000000" w:rsidR="00000000" w:rsidRPr="00000000">
        <w:commentReference w:id="78"/>
      </w:r>
      <w:r w:rsidDel="00000000" w:rsidR="00000000" w:rsidRPr="00000000">
        <w:rPr>
          <w:rFonts w:ascii="Arial" w:cs="Arial" w:eastAsia="Arial" w:hAnsi="Arial"/>
          <w:rtl w:val="0"/>
        </w:rPr>
        <w:t xml:space="preserve">carried in the SUBSCRIBE packet, if there was one. </w:t>
      </w:r>
    </w:p>
    <w:p w:rsidR="00000000" w:rsidDel="00000000" w:rsidP="00000000" w:rsidRDefault="00000000" w:rsidRPr="00000000" w14:paraId="00000C95">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C96">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C97">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8">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C99">
      <w:pPr>
        <w:spacing w:after="240" w:before="240" w:lineRule="auto"/>
        <w:ind w:left="0" w:right="0" w:firstLine="0"/>
        <w:rPr>
          <w:rFonts w:ascii="Arial" w:cs="Arial" w:eastAsia="Arial" w:hAnsi="Arial"/>
        </w:rPr>
      </w:pPr>
      <w:sdt>
        <w:sdtPr>
          <w:tag w:val="goog_rdk_1333"/>
        </w:sdtPr>
        <w:sdtContent>
          <w:commentRangeStart w:id="79"/>
        </w:sdtContent>
      </w:sdt>
      <w:sdt>
        <w:sdtPr>
          <w:tag w:val="goog_rdk_1334"/>
        </w:sdtPr>
        <w:sdtContent>
          <w:commentRangeStart w:id="80"/>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t>
      </w:r>
      <w:sdt>
        <w:sdtPr>
          <w:tag w:val="goog_rdk_1335"/>
        </w:sdtPr>
        <w:sdtContent>
          <w:commentRangeStart w:id="81"/>
        </w:sdtContent>
      </w:sdt>
      <w:r w:rsidDel="00000000" w:rsidR="00000000" w:rsidRPr="00000000">
        <w:rPr>
          <w:rFonts w:ascii="Arial" w:cs="Arial" w:eastAsia="Arial" w:hAnsi="Arial"/>
          <w:highlight w:val="yellow"/>
          <w:rtl w:val="0"/>
        </w:rPr>
        <w:t xml:space="preserve">with a Reason Code of 128 or greater from the </w:t>
      </w:r>
      <w:sdt>
        <w:sdtPr>
          <w:tag w:val="goog_rdk_1336"/>
        </w:sdtPr>
        <w:sdtContent>
          <w:commentRangeStart w:id="82"/>
        </w:sdtContent>
      </w:sdt>
      <w:r w:rsidDel="00000000" w:rsidR="00000000" w:rsidRPr="00000000">
        <w:rPr>
          <w:rFonts w:ascii="Arial" w:cs="Arial" w:eastAsia="Arial" w:hAnsi="Arial"/>
          <w:highlight w:val="yellow"/>
          <w:rtl w:val="0"/>
        </w:rPr>
        <w:t xml:space="preserve">Server</w:t>
      </w:r>
      <w:commentRangeEnd w:id="82"/>
      <w:r w:rsidDel="00000000" w:rsidR="00000000" w:rsidRPr="00000000">
        <w:commentReference w:id="82"/>
      </w:r>
      <w:commentRangeEnd w:id="81"/>
      <w:r w:rsidDel="00000000" w:rsidR="00000000" w:rsidRPr="00000000">
        <w:commentReference w:id="81"/>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w:t>
      </w:r>
      <w:sdt>
        <w:sdtPr>
          <w:tag w:val="goog_rdk_1337"/>
        </w:sdtPr>
        <w:sdtContent>
          <w:commentRangeStart w:id="83"/>
        </w:sdtContent>
      </w:sdt>
      <w:r w:rsidDel="00000000" w:rsidR="00000000" w:rsidRPr="00000000">
        <w:rPr>
          <w:rFonts w:ascii="Arial" w:cs="Arial" w:eastAsia="Arial" w:hAnsi="Arial"/>
          <w:rtl w:val="0"/>
        </w:rPr>
        <w:t xml:space="preserve">it </w:t>
      </w:r>
      <w:commentRangeEnd w:id="83"/>
      <w:r w:rsidDel="00000000" w:rsidR="00000000" w:rsidRPr="00000000">
        <w:commentReference w:id="83"/>
      </w:r>
      <w:r w:rsidDel="00000000" w:rsidR="00000000" w:rsidRPr="00000000">
        <w:rPr>
          <w:rFonts w:ascii="Arial" w:cs="Arial" w:eastAsia="Arial" w:hAnsi="Arial"/>
          <w:rtl w:val="0"/>
        </w:rPr>
        <w:t xml:space="preserve">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79"/>
      <w:r w:rsidDel="00000000" w:rsidR="00000000" w:rsidRPr="00000000">
        <w:commentReference w:id="79"/>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0C9A">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B">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C9C">
      <w:pPr>
        <w:spacing w:after="240" w:before="240" w:lineRule="auto"/>
        <w:ind w:left="0" w:right="0" w:firstLine="0"/>
        <w:rPr>
          <w:rFonts w:ascii="Arial" w:cs="Arial" w:eastAsia="Arial" w:hAnsi="Arial"/>
        </w:rPr>
      </w:pPr>
      <w:sdt>
        <w:sdtPr>
          <w:tag w:val="goog_rdk_1338"/>
        </w:sdtPr>
        <w:sdtContent>
          <w:commentRangeStart w:id="84"/>
        </w:sdtContent>
      </w:sdt>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commentRangeEnd w:id="84"/>
      <w:r w:rsidDel="00000000" w:rsidR="00000000" w:rsidRPr="00000000">
        <w:commentReference w:id="84"/>
      </w:r>
      <w:r w:rsidDel="00000000" w:rsidR="00000000" w:rsidRPr="00000000">
        <w:rPr>
          <w:rtl w:val="0"/>
        </w:rPr>
      </w:r>
    </w:p>
    <w:p w:rsidR="00000000" w:rsidDel="00000000" w:rsidP="00000000" w:rsidRDefault="00000000" w:rsidRPr="00000000" w14:paraId="00000C9D">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E">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sdt>
      <w:sdtPr>
        <w:tag w:val="goog_rdk_1340"/>
      </w:sdtPr>
      <w:sdtContent>
        <w:p w:rsidR="00000000" w:rsidDel="00000000" w:rsidP="00000000" w:rsidRDefault="00000000" w:rsidRPr="00000000" w14:paraId="00000C9F">
          <w:pPr>
            <w:pStyle w:val="Heading3"/>
            <w:keepLines w:val="1"/>
            <w:spacing w:after="77" w:before="0" w:line="259" w:lineRule="auto"/>
            <w:ind w:left="0" w:firstLine="0"/>
            <w:rPr>
              <w:ins w:author="Stefan Hagen" w:id="103" w:date="2024-08-11T18:57:14Z"/>
              <w:rFonts w:ascii="Arial" w:cs="Arial" w:eastAsia="Arial" w:hAnsi="Arial"/>
            </w:rPr>
          </w:pPr>
          <w:r w:rsidDel="00000000" w:rsidR="00000000" w:rsidRPr="00000000">
            <w:rPr>
              <w:rtl w:val="0"/>
            </w:rPr>
            <w:t xml:space="preserve">3.13 </w:t>
          </w:r>
          <w:r w:rsidDel="00000000" w:rsidR="00000000" w:rsidRPr="00000000">
            <w:rPr>
              <w:rFonts w:ascii="Arial" w:cs="Arial" w:eastAsia="Arial" w:hAnsi="Arial"/>
              <w:rtl w:val="0"/>
            </w:rPr>
            <w:t xml:space="preserve">PUBACK – Publish Acknowledgement</w:t>
          </w:r>
          <w:sdt>
            <w:sdtPr>
              <w:tag w:val="goog_rdk_1339"/>
            </w:sdtPr>
            <w:sdtContent>
              <w:ins w:author="Stefan Hagen" w:id="103" w:date="2024-08-11T18:57:14Z">
                <w:bookmarkStart w:colFirst="0" w:colLast="0" w:name="_heading=h.11si5id" w:id="127"/>
                <w:bookmarkEnd w:id="127"/>
                <w:r w:rsidDel="00000000" w:rsidR="00000000" w:rsidRPr="00000000">
                  <w:rPr>
                    <w:rtl w:val="0"/>
                  </w:rPr>
                </w:r>
              </w:ins>
            </w:sdtContent>
          </w:sdt>
        </w:p>
      </w:sdtContent>
    </w:sdt>
    <w:sdt>
      <w:sdtPr>
        <w:tag w:val="goog_rdk_1343"/>
      </w:sdtPr>
      <w:sdtContent>
        <w:p w:rsidR="00000000" w:rsidDel="00000000" w:rsidP="00000000" w:rsidRDefault="00000000" w:rsidRPr="00000000" w14:paraId="00000CA0">
          <w:pPr>
            <w:rPr>
              <w:rPrChange w:author="Stefan Hagen" w:id="104" w:date="2024-08-11T18:57:14Z">
                <w:rPr>
                  <w:rFonts w:ascii="Arial" w:cs="Arial" w:eastAsia="Arial" w:hAnsi="Arial"/>
                </w:rPr>
              </w:rPrChange>
            </w:rPr>
            <w:pPrChange w:author="Stefan Hagen" w:id="0" w:date="2024-08-11T18:57:14Z">
              <w:pPr>
                <w:pStyle w:val="Heading3"/>
                <w:keepLines w:val="1"/>
                <w:spacing w:after="77" w:before="0" w:line="259" w:lineRule="auto"/>
                <w:ind w:left="0" w:firstLine="0"/>
              </w:pPr>
            </w:pPrChange>
          </w:pPr>
          <w:bookmarkStart w:colFirst="0" w:colLast="0" w:name="_heading=h.11si5id" w:id="127"/>
          <w:bookmarkEnd w:id="127"/>
          <w:sdt>
            <w:sdtPr>
              <w:tag w:val="goog_rdk_1341"/>
            </w:sdtPr>
            <w:sdtContent>
              <w:ins w:author="Stefan Hagen" w:id="103" w:date="2024-08-11T18:57:14Z">
                <w:r w:rsidDel="00000000" w:rsidR="00000000" w:rsidRPr="00000000">
                  <w:rPr>
                    <w:rPrChange w:author="Stefan Hagen" w:id="104" w:date="2024-08-11T18:57:14Z">
                      <w:rPr>
                        <w:rFonts w:ascii="Arial" w:cs="Arial" w:eastAsia="Arial" w:hAnsi="Arial"/>
                      </w:rPr>
                    </w:rPrChange>
                  </w:rPr>
                  <w:drawing>
                    <wp:inline distB="114300" distT="114300" distL="114300" distR="114300">
                      <wp:extent cx="5943600" cy="1295400"/>
                      <wp:effectExtent b="0" l="0" r="0" t="0"/>
                      <wp:docPr id="47" name="image28.png"/>
                      <a:graphic>
                        <a:graphicData uri="http://schemas.openxmlformats.org/drawingml/2006/picture">
                          <pic:pic>
                            <pic:nvPicPr>
                              <pic:cNvPr id="0" name="image28.png"/>
                              <pic:cNvPicPr preferRelativeResize="0"/>
                            </pic:nvPicPr>
                            <pic:blipFill>
                              <a:blip r:embed="rId69"/>
                              <a:srcRect b="0" l="0" r="0" t="0"/>
                              <a:stretch>
                                <a:fillRect/>
                              </a:stretch>
                            </pic:blipFill>
                            <pic:spPr>
                              <a:xfrm>
                                <a:off x="0" y="0"/>
                                <a:ext cx="5943600" cy="1295400"/>
                              </a:xfrm>
                              <a:prstGeom prst="rect"/>
                              <a:ln/>
                            </pic:spPr>
                          </pic:pic>
                        </a:graphicData>
                      </a:graphic>
                    </wp:inline>
                  </w:drawing>
                </w:r>
              </w:ins>
            </w:sdtContent>
          </w:sdt>
          <w:sdt>
            <w:sdtPr>
              <w:tag w:val="goog_rdk_1342"/>
            </w:sdtPr>
            <w:sdtContent>
              <w:r w:rsidDel="00000000" w:rsidR="00000000" w:rsidRPr="00000000">
                <w:rPr>
                  <w:rtl w:val="0"/>
                </w:rPr>
              </w:r>
            </w:sdtContent>
          </w:sdt>
        </w:p>
      </w:sdtContent>
    </w:sdt>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A1">
            <w:pPr>
              <w:jc w:val="center"/>
              <w:rPr>
                <w:rFonts w:ascii="Arial" w:cs="Arial" w:eastAsia="Arial" w:hAnsi="Arial"/>
                <w:b w:val="1"/>
              </w:rPr>
            </w:pPr>
            <w:sdt>
              <w:sdtPr>
                <w:tag w:val="goog_rdk_1345"/>
              </w:sdtPr>
              <w:sdtContent>
                <w:del w:author="davide.lenzarini@u-blox.com" w:id="105" w:date="2024-08-12T14:25:57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CA2">
            <w:pPr>
              <w:jc w:val="center"/>
              <w:rPr>
                <w:rFonts w:ascii="Arial" w:cs="Arial" w:eastAsia="Arial" w:hAnsi="Arial"/>
                <w:b w:val="1"/>
              </w:rPr>
            </w:pPr>
            <w:sdt>
              <w:sdtPr>
                <w:tag w:val="goog_rdk_1347"/>
              </w:sdtPr>
              <w:sdtContent>
                <w:del w:author="davide.lenzarini@u-blox.com" w:id="105" w:date="2024-08-12T14:25:57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CA3">
            <w:pPr>
              <w:jc w:val="center"/>
              <w:rPr>
                <w:rFonts w:ascii="Arial" w:cs="Arial" w:eastAsia="Arial" w:hAnsi="Arial"/>
                <w:b w:val="1"/>
              </w:rPr>
            </w:pPr>
            <w:sdt>
              <w:sdtPr>
                <w:tag w:val="goog_rdk_1349"/>
              </w:sdtPr>
              <w:sdtContent>
                <w:del w:author="davide.lenzarini@u-blox.com" w:id="105" w:date="2024-08-12T14:25:57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CA4">
            <w:pPr>
              <w:jc w:val="center"/>
              <w:rPr>
                <w:rFonts w:ascii="Arial" w:cs="Arial" w:eastAsia="Arial" w:hAnsi="Arial"/>
                <w:b w:val="1"/>
              </w:rPr>
            </w:pPr>
            <w:sdt>
              <w:sdtPr>
                <w:tag w:val="goog_rdk_1351"/>
              </w:sdtPr>
              <w:sdtContent>
                <w:del w:author="davide.lenzarini@u-blox.com" w:id="105" w:date="2024-08-12T14:25:57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CA5">
            <w:pPr>
              <w:jc w:val="center"/>
              <w:rPr>
                <w:rFonts w:ascii="Arial" w:cs="Arial" w:eastAsia="Arial" w:hAnsi="Arial"/>
                <w:b w:val="1"/>
              </w:rPr>
            </w:pPr>
            <w:sdt>
              <w:sdtPr>
                <w:tag w:val="goog_rdk_1353"/>
              </w:sdtPr>
              <w:sdtContent>
                <w:del w:author="davide.lenzarini@u-blox.com" w:id="105" w:date="2024-08-12T14:25:57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CA6">
            <w:pPr>
              <w:jc w:val="center"/>
              <w:rPr>
                <w:rFonts w:ascii="Arial" w:cs="Arial" w:eastAsia="Arial" w:hAnsi="Arial"/>
                <w:b w:val="1"/>
              </w:rPr>
            </w:pPr>
            <w:sdt>
              <w:sdtPr>
                <w:tag w:val="goog_rdk_1355"/>
              </w:sdtPr>
              <w:sdtContent>
                <w:del w:author="davide.lenzarini@u-blox.com" w:id="105" w:date="2024-08-12T14:25:57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CA7">
            <w:pPr>
              <w:jc w:val="center"/>
              <w:rPr>
                <w:rFonts w:ascii="Arial" w:cs="Arial" w:eastAsia="Arial" w:hAnsi="Arial"/>
                <w:b w:val="1"/>
              </w:rPr>
            </w:pPr>
            <w:sdt>
              <w:sdtPr>
                <w:tag w:val="goog_rdk_1357"/>
              </w:sdtPr>
              <w:sdtContent>
                <w:del w:author="davide.lenzarini@u-blox.com" w:id="105" w:date="2024-08-12T14:25:57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CA8">
            <w:pPr>
              <w:jc w:val="center"/>
              <w:rPr>
                <w:rFonts w:ascii="Arial" w:cs="Arial" w:eastAsia="Arial" w:hAnsi="Arial"/>
                <w:b w:val="1"/>
              </w:rPr>
            </w:pPr>
            <w:sdt>
              <w:sdtPr>
                <w:tag w:val="goog_rdk_1359"/>
              </w:sdtPr>
              <w:sdtContent>
                <w:del w:author="davide.lenzarini@u-blox.com" w:id="105" w:date="2024-08-12T14:25:57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CA9">
            <w:pPr>
              <w:jc w:val="center"/>
              <w:rPr>
                <w:rFonts w:ascii="Arial" w:cs="Arial" w:eastAsia="Arial" w:hAnsi="Arial"/>
                <w:b w:val="1"/>
              </w:rPr>
            </w:pPr>
            <w:sdt>
              <w:sdtPr>
                <w:tag w:val="goog_rdk_1361"/>
              </w:sdtPr>
              <w:sdtContent>
                <w:del w:author="davide.lenzarini@u-blox.com" w:id="105" w:date="2024-08-12T14:25:57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AA">
            <w:pPr>
              <w:rPr>
                <w:rFonts w:ascii="Arial" w:cs="Arial" w:eastAsia="Arial" w:hAnsi="Arial"/>
              </w:rPr>
            </w:pPr>
            <w:sdt>
              <w:sdtPr>
                <w:tag w:val="goog_rdk_1363"/>
              </w:sdtPr>
              <w:sdtContent>
                <w:del w:author="davide.lenzarini@u-blox.com" w:id="105" w:date="2024-08-12T14:25:57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CAB">
            <w:pPr>
              <w:jc w:val="center"/>
              <w:rPr>
                <w:rFonts w:ascii="Arial" w:cs="Arial" w:eastAsia="Arial" w:hAnsi="Arial"/>
              </w:rPr>
            </w:pPr>
            <w:sdt>
              <w:sdtPr>
                <w:tag w:val="goog_rdk_1365"/>
              </w:sdtPr>
              <w:sdtContent>
                <w:del w:author="davide.lenzarini@u-blox.com" w:id="105" w:date="2024-08-12T14:25:57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B3">
            <w:pPr>
              <w:rPr>
                <w:rFonts w:ascii="Arial" w:cs="Arial" w:eastAsia="Arial" w:hAnsi="Arial"/>
              </w:rPr>
            </w:pPr>
            <w:sdt>
              <w:sdtPr>
                <w:tag w:val="goog_rdk_1367"/>
              </w:sdtPr>
              <w:sdtContent>
                <w:del w:author="davide.lenzarini@u-blox.com" w:id="105" w:date="2024-08-12T14:25:57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CB4">
            <w:pPr>
              <w:jc w:val="center"/>
              <w:rPr>
                <w:rFonts w:ascii="Arial" w:cs="Arial" w:eastAsia="Arial" w:hAnsi="Arial"/>
              </w:rPr>
            </w:pPr>
            <w:sdt>
              <w:sdtPr>
                <w:tag w:val="goog_rdk_1369"/>
              </w:sdtPr>
              <w:sdtContent>
                <w:del w:author="davide.lenzarini@u-blox.com" w:id="105" w:date="2024-08-12T14:25:57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BC">
            <w:pPr>
              <w:rPr>
                <w:rFonts w:ascii="Arial" w:cs="Arial" w:eastAsia="Arial" w:hAnsi="Arial"/>
              </w:rPr>
            </w:pPr>
            <w:sdt>
              <w:sdtPr>
                <w:tag w:val="goog_rdk_1371"/>
              </w:sdtPr>
              <w:sdtContent>
                <w:del w:author="davide.lenzarini@u-blox.com" w:id="105" w:date="2024-08-12T14:25:57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CBD">
            <w:pPr>
              <w:jc w:val="center"/>
              <w:rPr>
                <w:rFonts w:ascii="Arial" w:cs="Arial" w:eastAsia="Arial" w:hAnsi="Arial"/>
              </w:rPr>
            </w:pPr>
            <w:sdt>
              <w:sdtPr>
                <w:tag w:val="goog_rdk_1373"/>
              </w:sdtPr>
              <w:sdtContent>
                <w:del w:author="davide.lenzarini@u-blox.com" w:id="105" w:date="2024-08-12T14:25:57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C5">
            <w:pPr>
              <w:rPr>
                <w:rFonts w:ascii="Arial" w:cs="Arial" w:eastAsia="Arial" w:hAnsi="Arial"/>
              </w:rPr>
            </w:pPr>
            <w:sdt>
              <w:sdtPr>
                <w:tag w:val="goog_rdk_1375"/>
              </w:sdtPr>
              <w:sdtContent>
                <w:del w:author="davide.lenzarini@u-blox.com" w:id="105" w:date="2024-08-12T14:25:57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CC6">
            <w:pPr>
              <w:jc w:val="center"/>
              <w:rPr>
                <w:rFonts w:ascii="Arial" w:cs="Arial" w:eastAsia="Arial" w:hAnsi="Arial"/>
              </w:rPr>
            </w:pPr>
            <w:sdt>
              <w:sdtPr>
                <w:tag w:val="goog_rdk_1377"/>
              </w:sdtPr>
              <w:sdtContent>
                <w:del w:author="davide.lenzarini@u-blox.com" w:id="105" w:date="2024-08-12T14:25:57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CE">
            <w:pPr>
              <w:rPr>
                <w:rFonts w:ascii="Arial" w:cs="Arial" w:eastAsia="Arial" w:hAnsi="Arial"/>
              </w:rPr>
            </w:pPr>
            <w:sdt>
              <w:sdtPr>
                <w:tag w:val="goog_rdk_1379"/>
              </w:sdtPr>
              <w:sdtContent>
                <w:del w:author="davide.lenzarini@u-blox.com" w:id="105" w:date="2024-08-12T14:25:57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CCF">
            <w:pPr>
              <w:keepNext w:val="1"/>
              <w:jc w:val="center"/>
              <w:rPr>
                <w:rFonts w:ascii="Arial" w:cs="Arial" w:eastAsia="Arial" w:hAnsi="Arial"/>
              </w:rPr>
            </w:pPr>
            <w:sdt>
              <w:sdtPr>
                <w:tag w:val="goog_rdk_1381"/>
              </w:sdtPr>
              <w:sdtContent>
                <w:del w:author="davide.lenzarini@u-blox.com" w:id="105" w:date="2024-08-12T14:25:57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D8">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w:t>
      </w:r>
      <w:sdt>
        <w:sdtPr>
          <w:tag w:val="goog_rdk_1382"/>
        </w:sdtPr>
        <w:sdtContent>
          <w:commentRangeStart w:id="85"/>
        </w:sdtContent>
      </w:sdt>
      <w:r w:rsidDel="00000000" w:rsidR="00000000" w:rsidRPr="00000000">
        <w:rPr>
          <w:rFonts w:ascii="Arial" w:cs="Arial" w:eastAsia="Arial" w:hAnsi="Arial"/>
          <w:rtl w:val="0"/>
        </w:rPr>
        <w:t xml:space="preserve">It can also be sent as response to a PUBLISH packet of any QoS</w:t>
      </w:r>
      <w:commentRangeEnd w:id="85"/>
      <w:r w:rsidDel="00000000" w:rsidR="00000000" w:rsidRPr="00000000">
        <w:commentReference w:id="85"/>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with the exception of </w:t>
      </w:r>
      <w:sdt>
        <w:sdtPr>
          <w:tag w:val="goog_rdk_1383"/>
        </w:sdtPr>
        <w:sdtContent>
          <w:commentRangeStart w:id="86"/>
        </w:sdtContent>
      </w:sdt>
      <w:r w:rsidDel="00000000" w:rsidR="00000000" w:rsidRPr="00000000">
        <w:rPr>
          <w:rFonts w:ascii="Arial" w:cs="Arial" w:eastAsia="Arial" w:hAnsi="Arial"/>
          <w:i w:val="1"/>
          <w:rtl w:val="0"/>
        </w:rPr>
        <w:t xml:space="preserve">QoS -1</w:t>
      </w:r>
      <w:commentRangeEnd w:id="86"/>
      <w:r w:rsidDel="00000000" w:rsidR="00000000" w:rsidRPr="00000000">
        <w:commentReference w:id="86"/>
      </w:r>
      <w:r w:rsidDel="00000000" w:rsidR="00000000" w:rsidRPr="00000000">
        <w:rPr>
          <w:rFonts w:ascii="Arial" w:cs="Arial" w:eastAsia="Arial" w:hAnsi="Arial"/>
          <w:i w:val="1"/>
          <w:rtl w:val="0"/>
        </w:rPr>
        <w:t xml:space="preserve">, or 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D9">
      <w:pPr>
        <w:pStyle w:val="Heading4"/>
        <w:ind w:left="0" w:right="4" w:firstLine="0"/>
        <w:rPr>
          <w:rFonts w:ascii="Arial" w:cs="Arial" w:eastAsia="Arial" w:hAnsi="Arial"/>
        </w:rPr>
      </w:pPr>
      <w:bookmarkStart w:colFirst="0" w:colLast="0" w:name="_heading=h.3ls5o66" w:id="128"/>
      <w:bookmarkEnd w:id="128"/>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CD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DB">
      <w:pPr>
        <w:pStyle w:val="Heading4"/>
        <w:ind w:left="0" w:right="4" w:firstLine="0"/>
        <w:rPr>
          <w:rFonts w:ascii="Arial" w:cs="Arial" w:eastAsia="Arial" w:hAnsi="Arial"/>
        </w:rPr>
      </w:pPr>
      <w:bookmarkStart w:colFirst="0" w:colLast="0" w:name="_heading=h.20xfydz" w:id="129"/>
      <w:bookmarkEnd w:id="129"/>
      <w:r w:rsidDel="00000000" w:rsidR="00000000" w:rsidRPr="00000000">
        <w:rPr>
          <w:rFonts w:ascii="Arial" w:cs="Arial" w:eastAsia="Arial" w:hAnsi="Arial"/>
          <w:rtl w:val="0"/>
        </w:rPr>
        <w:t xml:space="preserve">3.13.2 Packet Identifier</w:t>
      </w:r>
    </w:p>
    <w:p w:rsidR="00000000" w:rsidDel="00000000" w:rsidP="00000000" w:rsidRDefault="00000000" w:rsidRPr="00000000" w14:paraId="00000CD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DD">
      <w:pPr>
        <w:pStyle w:val="Heading4"/>
        <w:ind w:left="0" w:right="4" w:firstLine="0"/>
        <w:rPr>
          <w:rFonts w:ascii="Arial" w:cs="Arial" w:eastAsia="Arial" w:hAnsi="Arial"/>
        </w:rPr>
      </w:pPr>
      <w:bookmarkStart w:colFirst="0" w:colLast="0" w:name="_heading=h.4kx3h1s" w:id="130"/>
      <w:bookmarkEnd w:id="130"/>
      <w:r w:rsidDel="00000000" w:rsidR="00000000" w:rsidRPr="00000000">
        <w:rPr>
          <w:rFonts w:ascii="Arial" w:cs="Arial" w:eastAsia="Arial" w:hAnsi="Arial"/>
          <w:rtl w:val="0"/>
        </w:rPr>
        <w:t xml:space="preserve">3.13.3 Reason Code</w:t>
      </w:r>
    </w:p>
    <w:p w:rsidR="00000000" w:rsidDel="00000000" w:rsidP="00000000" w:rsidRDefault="00000000" w:rsidRPr="00000000" w14:paraId="00000CDE">
      <w:pPr>
        <w:spacing w:after="174" w:before="0" w:line="248.00000000000006" w:lineRule="auto"/>
        <w:ind w:right="4"/>
        <w:jc w:val="both"/>
        <w:rPr>
          <w:rFonts w:ascii="Arial" w:cs="Arial" w:eastAsia="Arial" w:hAnsi="Arial"/>
        </w:rPr>
      </w:pPr>
      <w:sdt>
        <w:sdtPr>
          <w:tag w:val="goog_rdk_1385"/>
        </w:sdtPr>
        <w:sdtContent>
          <w:del w:author="davide.lenzarini@u-blox.com" w:id="106" w:date="2024-08-06T15:30:47Z">
            <w:r w:rsidDel="00000000" w:rsidR="00000000" w:rsidRPr="00000000">
              <w:rPr>
                <w:rFonts w:ascii="Arial" w:cs="Arial" w:eastAsia="Arial" w:hAnsi="Arial"/>
                <w:rtl w:val="0"/>
              </w:rPr>
              <w:delText xml:space="preserve">Byte 5 in the PUBACK packet holds the Reason code in response to the PUBLISH packet. </w:delText>
            </w:r>
          </w:del>
        </w:sdtContent>
      </w:sdt>
      <w:r w:rsidDel="00000000" w:rsidR="00000000" w:rsidRPr="00000000">
        <w:rPr>
          <w:rFonts w:ascii="Arial" w:cs="Arial" w:eastAsia="Arial" w:hAnsi="Arial"/>
          <w:rtl w:val="0"/>
        </w:rPr>
        <w:t xml:space="preserve">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CDF">
      <w:pPr>
        <w:pStyle w:val="Heading4"/>
        <w:spacing w:after="174" w:before="0" w:line="248.00000000000006" w:lineRule="auto"/>
        <w:ind w:left="0" w:firstLine="0"/>
        <w:jc w:val="both"/>
        <w:rPr/>
      </w:pPr>
      <w:bookmarkStart w:colFirst="0" w:colLast="0" w:name="_heading=h.xgybvs5ktz8v" w:id="131"/>
      <w:bookmarkEnd w:id="131"/>
      <w:r w:rsidDel="00000000" w:rsidR="00000000" w:rsidRPr="00000000">
        <w:rPr>
          <w:rtl w:val="0"/>
        </w:rPr>
        <w:t xml:space="preserve">3.13.4 </w:t>
      </w:r>
      <w:r w:rsidDel="00000000" w:rsidR="00000000" w:rsidRPr="00000000">
        <w:rPr>
          <w:rtl w:val="0"/>
        </w:rPr>
        <w:t xml:space="preserve">PUBACK Actions</w:t>
      </w:r>
    </w:p>
    <w:p w:rsidR="00000000" w:rsidDel="00000000" w:rsidP="00000000" w:rsidRDefault="00000000" w:rsidRPr="00000000" w14:paraId="00000CE0">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sdt>
      <w:sdtPr>
        <w:tag w:val="goog_rdk_1387"/>
      </w:sdtPr>
      <w:sdtContent>
        <w:p w:rsidR="00000000" w:rsidDel="00000000" w:rsidP="00000000" w:rsidRDefault="00000000" w:rsidRPr="00000000" w14:paraId="00000CE1">
          <w:pPr>
            <w:pStyle w:val="Heading3"/>
            <w:keepLines w:val="1"/>
            <w:spacing w:after="109" w:before="0" w:line="259" w:lineRule="auto"/>
            <w:ind w:left="0" w:right="4" w:firstLine="0"/>
            <w:rPr>
              <w:ins w:author="Stefan Hagen" w:id="107" w:date="2024-08-11T18:57:28Z"/>
              <w:rFonts w:ascii="Arial" w:cs="Arial" w:eastAsia="Arial" w:hAnsi="Arial"/>
            </w:rPr>
          </w:pPr>
          <w:r w:rsidDel="00000000" w:rsidR="00000000" w:rsidRPr="00000000">
            <w:rPr>
              <w:rtl w:val="0"/>
            </w:rPr>
            <w:t xml:space="preserve">3.</w:t>
          </w:r>
          <w:r w:rsidDel="00000000" w:rsidR="00000000" w:rsidRPr="00000000">
            <w:rPr>
              <w:rtl w:val="0"/>
            </w:rPr>
            <w:t xml:space="preserve">14 </w:t>
          </w:r>
          <w:r w:rsidDel="00000000" w:rsidR="00000000" w:rsidRPr="00000000">
            <w:rPr>
              <w:rFonts w:ascii="Arial" w:cs="Arial" w:eastAsia="Arial" w:hAnsi="Arial"/>
              <w:rtl w:val="0"/>
            </w:rPr>
            <w:t xml:space="preserve">PUBREC (QoS 2 delivery part 1)</w:t>
          </w:r>
          <w:sdt>
            <w:sdtPr>
              <w:tag w:val="goog_rdk_1386"/>
            </w:sdtPr>
            <w:sdtContent>
              <w:ins w:author="Stefan Hagen" w:id="107" w:date="2024-08-11T18:57:28Z">
                <w:bookmarkStart w:colFirst="0" w:colLast="0" w:name="_heading=h.302dr9l" w:id="132"/>
                <w:bookmarkEnd w:id="132"/>
                <w:r w:rsidDel="00000000" w:rsidR="00000000" w:rsidRPr="00000000">
                  <w:rPr>
                    <w:rtl w:val="0"/>
                  </w:rPr>
                </w:r>
              </w:ins>
            </w:sdtContent>
          </w:sdt>
        </w:p>
      </w:sdtContent>
    </w:sdt>
    <w:sdt>
      <w:sdtPr>
        <w:tag w:val="goog_rdk_1390"/>
      </w:sdtPr>
      <w:sdtContent>
        <w:p w:rsidR="00000000" w:rsidDel="00000000" w:rsidP="00000000" w:rsidRDefault="00000000" w:rsidRPr="00000000" w14:paraId="00000CE2">
          <w:pPr>
            <w:rPr>
              <w:rPrChange w:author="Stefan Hagen" w:id="108" w:date="2024-08-11T18:57:28Z">
                <w:rPr>
                  <w:rFonts w:ascii="Arial" w:cs="Arial" w:eastAsia="Arial" w:hAnsi="Arial"/>
                </w:rPr>
              </w:rPrChange>
            </w:rPr>
            <w:pPrChange w:author="Stefan Hagen" w:id="0" w:date="2024-08-11T18:57:28Z">
              <w:pPr>
                <w:pStyle w:val="Heading3"/>
                <w:keepLines w:val="1"/>
                <w:spacing w:after="109" w:before="0" w:line="259" w:lineRule="auto"/>
                <w:ind w:left="0" w:right="4" w:firstLine="0"/>
              </w:pPr>
            </w:pPrChange>
          </w:pPr>
          <w:bookmarkStart w:colFirst="0" w:colLast="0" w:name="_heading=h.302dr9l" w:id="132"/>
          <w:bookmarkEnd w:id="132"/>
          <w:sdt>
            <w:sdtPr>
              <w:tag w:val="goog_rdk_1388"/>
            </w:sdtPr>
            <w:sdtContent>
              <w:ins w:author="Stefan Hagen" w:id="107" w:date="2024-08-11T18:57:28Z">
                <w:r w:rsidDel="00000000" w:rsidR="00000000" w:rsidRPr="00000000">
                  <w:rPr>
                    <w:rPrChange w:author="Stefan Hagen" w:id="108" w:date="2024-08-11T18:57:28Z">
                      <w:rPr>
                        <w:rFonts w:ascii="Arial" w:cs="Arial" w:eastAsia="Arial" w:hAnsi="Arial"/>
                      </w:rPr>
                    </w:rPrChange>
                  </w:rPr>
                  <w:drawing>
                    <wp:inline distB="114300" distT="114300" distL="114300" distR="114300">
                      <wp:extent cx="5943600" cy="1295400"/>
                      <wp:effectExtent b="0" l="0" r="0" t="0"/>
                      <wp:docPr id="27" name="image6.png"/>
                      <a:graphic>
                        <a:graphicData uri="http://schemas.openxmlformats.org/drawingml/2006/picture">
                          <pic:pic>
                            <pic:nvPicPr>
                              <pic:cNvPr id="0" name="image6.png"/>
                              <pic:cNvPicPr preferRelativeResize="0"/>
                            </pic:nvPicPr>
                            <pic:blipFill>
                              <a:blip r:embed="rId69"/>
                              <a:srcRect b="0" l="0" r="0" t="0"/>
                              <a:stretch>
                                <a:fillRect/>
                              </a:stretch>
                            </pic:blipFill>
                            <pic:spPr>
                              <a:xfrm>
                                <a:off x="0" y="0"/>
                                <a:ext cx="5943600" cy="1295400"/>
                              </a:xfrm>
                              <a:prstGeom prst="rect"/>
                              <a:ln/>
                            </pic:spPr>
                          </pic:pic>
                        </a:graphicData>
                      </a:graphic>
                    </wp:inline>
                  </w:drawing>
                </w:r>
              </w:ins>
            </w:sdtContent>
          </w:sdt>
          <w:sdt>
            <w:sdtPr>
              <w:tag w:val="goog_rdk_1389"/>
            </w:sdtPr>
            <w:sdtContent>
              <w:r w:rsidDel="00000000" w:rsidR="00000000" w:rsidRPr="00000000">
                <w:rPr>
                  <w:rtl w:val="0"/>
                </w:rPr>
              </w:r>
            </w:sdtContent>
          </w:sdt>
        </w:p>
      </w:sdtContent>
    </w:sdt>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E3">
            <w:pPr>
              <w:ind w:right="4"/>
              <w:jc w:val="center"/>
              <w:rPr>
                <w:rFonts w:ascii="Arial" w:cs="Arial" w:eastAsia="Arial" w:hAnsi="Arial"/>
                <w:b w:val="1"/>
              </w:rPr>
            </w:pPr>
            <w:sdt>
              <w:sdtPr>
                <w:tag w:val="goog_rdk_1392"/>
              </w:sdtPr>
              <w:sdtContent>
                <w:del w:author="davide.lenzarini@u-blox.com" w:id="109" w:date="2024-08-12T14:26:06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CE4">
            <w:pPr>
              <w:ind w:right="4"/>
              <w:jc w:val="center"/>
              <w:rPr>
                <w:rFonts w:ascii="Arial" w:cs="Arial" w:eastAsia="Arial" w:hAnsi="Arial"/>
                <w:b w:val="1"/>
              </w:rPr>
            </w:pPr>
            <w:sdt>
              <w:sdtPr>
                <w:tag w:val="goog_rdk_1394"/>
              </w:sdtPr>
              <w:sdtContent>
                <w:del w:author="davide.lenzarini@u-blox.com" w:id="109" w:date="2024-08-12T14:26:06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CE5">
            <w:pPr>
              <w:ind w:right="4"/>
              <w:jc w:val="center"/>
              <w:rPr>
                <w:rFonts w:ascii="Arial" w:cs="Arial" w:eastAsia="Arial" w:hAnsi="Arial"/>
                <w:b w:val="1"/>
              </w:rPr>
            </w:pPr>
            <w:sdt>
              <w:sdtPr>
                <w:tag w:val="goog_rdk_1396"/>
              </w:sdtPr>
              <w:sdtContent>
                <w:del w:author="davide.lenzarini@u-blox.com" w:id="109" w:date="2024-08-12T14:26:06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CE6">
            <w:pPr>
              <w:ind w:right="4"/>
              <w:jc w:val="center"/>
              <w:rPr>
                <w:rFonts w:ascii="Arial" w:cs="Arial" w:eastAsia="Arial" w:hAnsi="Arial"/>
                <w:b w:val="1"/>
              </w:rPr>
            </w:pPr>
            <w:sdt>
              <w:sdtPr>
                <w:tag w:val="goog_rdk_1398"/>
              </w:sdtPr>
              <w:sdtContent>
                <w:del w:author="davide.lenzarini@u-blox.com" w:id="109" w:date="2024-08-12T14:26:06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CE7">
            <w:pPr>
              <w:ind w:right="4"/>
              <w:jc w:val="center"/>
              <w:rPr>
                <w:rFonts w:ascii="Arial" w:cs="Arial" w:eastAsia="Arial" w:hAnsi="Arial"/>
                <w:b w:val="1"/>
              </w:rPr>
            </w:pPr>
            <w:sdt>
              <w:sdtPr>
                <w:tag w:val="goog_rdk_1400"/>
              </w:sdtPr>
              <w:sdtContent>
                <w:del w:author="davide.lenzarini@u-blox.com" w:id="109" w:date="2024-08-12T14:26:06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CE8">
            <w:pPr>
              <w:ind w:right="4"/>
              <w:jc w:val="center"/>
              <w:rPr>
                <w:rFonts w:ascii="Arial" w:cs="Arial" w:eastAsia="Arial" w:hAnsi="Arial"/>
                <w:b w:val="1"/>
              </w:rPr>
            </w:pPr>
            <w:sdt>
              <w:sdtPr>
                <w:tag w:val="goog_rdk_1402"/>
              </w:sdtPr>
              <w:sdtContent>
                <w:del w:author="davide.lenzarini@u-blox.com" w:id="109" w:date="2024-08-12T14:26:06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CE9">
            <w:pPr>
              <w:ind w:right="4"/>
              <w:jc w:val="center"/>
              <w:rPr>
                <w:rFonts w:ascii="Arial" w:cs="Arial" w:eastAsia="Arial" w:hAnsi="Arial"/>
                <w:b w:val="1"/>
              </w:rPr>
            </w:pPr>
            <w:sdt>
              <w:sdtPr>
                <w:tag w:val="goog_rdk_1404"/>
              </w:sdtPr>
              <w:sdtContent>
                <w:del w:author="davide.lenzarini@u-blox.com" w:id="109" w:date="2024-08-12T14:26:06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CEA">
            <w:pPr>
              <w:ind w:right="4"/>
              <w:jc w:val="center"/>
              <w:rPr>
                <w:rFonts w:ascii="Arial" w:cs="Arial" w:eastAsia="Arial" w:hAnsi="Arial"/>
                <w:b w:val="1"/>
              </w:rPr>
            </w:pPr>
            <w:sdt>
              <w:sdtPr>
                <w:tag w:val="goog_rdk_1406"/>
              </w:sdtPr>
              <w:sdtContent>
                <w:del w:author="davide.lenzarini@u-blox.com" w:id="109" w:date="2024-08-12T14:26:06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CEB">
            <w:pPr>
              <w:ind w:right="4"/>
              <w:jc w:val="center"/>
              <w:rPr>
                <w:rFonts w:ascii="Arial" w:cs="Arial" w:eastAsia="Arial" w:hAnsi="Arial"/>
                <w:b w:val="1"/>
              </w:rPr>
            </w:pPr>
            <w:sdt>
              <w:sdtPr>
                <w:tag w:val="goog_rdk_1408"/>
              </w:sdtPr>
              <w:sdtContent>
                <w:del w:author="davide.lenzarini@u-blox.com" w:id="109" w:date="2024-08-12T14:26:06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EC">
            <w:pPr>
              <w:ind w:right="4"/>
              <w:rPr>
                <w:rFonts w:ascii="Arial" w:cs="Arial" w:eastAsia="Arial" w:hAnsi="Arial"/>
              </w:rPr>
            </w:pPr>
            <w:sdt>
              <w:sdtPr>
                <w:tag w:val="goog_rdk_1410"/>
              </w:sdtPr>
              <w:sdtContent>
                <w:del w:author="davide.lenzarini@u-blox.com" w:id="109" w:date="2024-08-12T14:26:06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CED">
            <w:pPr>
              <w:ind w:right="4"/>
              <w:jc w:val="center"/>
              <w:rPr>
                <w:rFonts w:ascii="Arial" w:cs="Arial" w:eastAsia="Arial" w:hAnsi="Arial"/>
              </w:rPr>
            </w:pPr>
            <w:sdt>
              <w:sdtPr>
                <w:tag w:val="goog_rdk_1412"/>
              </w:sdtPr>
              <w:sdtContent>
                <w:del w:author="davide.lenzarini@u-blox.com" w:id="109" w:date="2024-08-12T14:26:06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F5">
            <w:pPr>
              <w:ind w:right="4"/>
              <w:rPr>
                <w:rFonts w:ascii="Arial" w:cs="Arial" w:eastAsia="Arial" w:hAnsi="Arial"/>
              </w:rPr>
            </w:pPr>
            <w:sdt>
              <w:sdtPr>
                <w:tag w:val="goog_rdk_1414"/>
              </w:sdtPr>
              <w:sdtContent>
                <w:del w:author="davide.lenzarini@u-blox.com" w:id="109" w:date="2024-08-12T14:26:06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CF6">
            <w:pPr>
              <w:ind w:right="4"/>
              <w:jc w:val="center"/>
              <w:rPr>
                <w:rFonts w:ascii="Arial" w:cs="Arial" w:eastAsia="Arial" w:hAnsi="Arial"/>
              </w:rPr>
            </w:pPr>
            <w:sdt>
              <w:sdtPr>
                <w:tag w:val="goog_rdk_1416"/>
              </w:sdtPr>
              <w:sdtContent>
                <w:del w:author="davide.lenzarini@u-blox.com" w:id="109" w:date="2024-08-12T14:26:06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FE">
            <w:pPr>
              <w:ind w:right="4"/>
              <w:rPr>
                <w:rFonts w:ascii="Arial" w:cs="Arial" w:eastAsia="Arial" w:hAnsi="Arial"/>
              </w:rPr>
            </w:pPr>
            <w:sdt>
              <w:sdtPr>
                <w:tag w:val="goog_rdk_1418"/>
              </w:sdtPr>
              <w:sdtContent>
                <w:del w:author="davide.lenzarini@u-blox.com" w:id="109" w:date="2024-08-12T14:26:06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CFF">
            <w:pPr>
              <w:ind w:right="4"/>
              <w:jc w:val="center"/>
              <w:rPr>
                <w:rFonts w:ascii="Arial" w:cs="Arial" w:eastAsia="Arial" w:hAnsi="Arial"/>
              </w:rPr>
            </w:pPr>
            <w:sdt>
              <w:sdtPr>
                <w:tag w:val="goog_rdk_1420"/>
              </w:sdtPr>
              <w:sdtContent>
                <w:del w:author="davide.lenzarini@u-blox.com" w:id="109" w:date="2024-08-12T14:26:06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07">
            <w:pPr>
              <w:ind w:right="4"/>
              <w:rPr>
                <w:rFonts w:ascii="Arial" w:cs="Arial" w:eastAsia="Arial" w:hAnsi="Arial"/>
              </w:rPr>
            </w:pPr>
            <w:sdt>
              <w:sdtPr>
                <w:tag w:val="goog_rdk_1422"/>
              </w:sdtPr>
              <w:sdtContent>
                <w:del w:author="davide.lenzarini@u-blox.com" w:id="109" w:date="2024-08-12T14:26:06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D08">
            <w:pPr>
              <w:keepNext w:val="1"/>
              <w:ind w:right="4"/>
              <w:jc w:val="center"/>
              <w:rPr>
                <w:rFonts w:ascii="Arial" w:cs="Arial" w:eastAsia="Arial" w:hAnsi="Arial"/>
              </w:rPr>
            </w:pPr>
            <w:sdt>
              <w:sdtPr>
                <w:tag w:val="goog_rdk_1424"/>
              </w:sdtPr>
              <w:sdtContent>
                <w:del w:author="davide.lenzarini@u-blox.com" w:id="109" w:date="2024-08-12T14:26:06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10">
            <w:pPr>
              <w:ind w:right="4"/>
              <w:rPr>
                <w:rFonts w:ascii="Arial" w:cs="Arial" w:eastAsia="Arial" w:hAnsi="Arial"/>
              </w:rPr>
            </w:pPr>
            <w:sdt>
              <w:sdtPr>
                <w:tag w:val="goog_rdk_1426"/>
              </w:sdtPr>
              <w:sdtContent>
                <w:del w:author="davide.lenzarini@u-blox.com" w:id="109" w:date="2024-08-12T14:26:06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D11">
            <w:pPr>
              <w:keepNext w:val="1"/>
              <w:ind w:right="4"/>
              <w:jc w:val="center"/>
              <w:rPr>
                <w:rFonts w:ascii="Arial" w:cs="Arial" w:eastAsia="Arial" w:hAnsi="Arial"/>
              </w:rPr>
            </w:pPr>
            <w:sdt>
              <w:sdtPr>
                <w:tag w:val="goog_rdk_1428"/>
              </w:sdtPr>
              <w:sdtContent>
                <w:del w:author="davide.lenzarini@u-blox.com" w:id="109" w:date="2024-08-12T14:26:06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429"/>
        </w:sdtPr>
        <w:sdtContent>
          <w:commentRangeStart w:id="87"/>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w:t>
      </w:r>
      <w:commentRangeEnd w:id="87"/>
      <w:r w:rsidDel="00000000" w:rsidR="00000000" w:rsidRPr="00000000">
        <w:commentReference w:id="87"/>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PUBREC packet</w:t>
      </w:r>
    </w:p>
    <w:p w:rsidR="00000000" w:rsidDel="00000000" w:rsidP="00000000" w:rsidRDefault="00000000" w:rsidRPr="00000000" w14:paraId="00000D1A">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D1B">
      <w:pPr>
        <w:pStyle w:val="Heading4"/>
        <w:ind w:left="0" w:right="4" w:firstLine="0"/>
        <w:rPr>
          <w:rFonts w:ascii="Arial" w:cs="Arial" w:eastAsia="Arial" w:hAnsi="Arial"/>
        </w:rPr>
      </w:pPr>
      <w:bookmarkStart w:colFirst="0" w:colLast="0" w:name="_heading=h.1f7o1he" w:id="133"/>
      <w:bookmarkEnd w:id="133"/>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D1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1D">
      <w:pPr>
        <w:pStyle w:val="Heading4"/>
        <w:ind w:left="0" w:right="4" w:firstLine="0"/>
        <w:rPr>
          <w:rFonts w:ascii="Arial" w:cs="Arial" w:eastAsia="Arial" w:hAnsi="Arial"/>
        </w:rPr>
      </w:pPr>
      <w:bookmarkStart w:colFirst="0" w:colLast="0" w:name="_heading=h.3z7bk57" w:id="134"/>
      <w:bookmarkEnd w:id="134"/>
      <w:r w:rsidDel="00000000" w:rsidR="00000000" w:rsidRPr="00000000">
        <w:rPr>
          <w:rFonts w:ascii="Arial" w:cs="Arial" w:eastAsia="Arial" w:hAnsi="Arial"/>
          <w:rtl w:val="0"/>
        </w:rPr>
        <w:t xml:space="preserve">3.14.2 Packet Identifier</w:t>
      </w:r>
    </w:p>
    <w:p w:rsidR="00000000" w:rsidDel="00000000" w:rsidP="00000000" w:rsidRDefault="00000000" w:rsidRPr="00000000" w14:paraId="00000D1E">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1F">
      <w:pPr>
        <w:pStyle w:val="Heading4"/>
        <w:ind w:left="0" w:right="4" w:firstLine="0"/>
        <w:rPr>
          <w:rFonts w:ascii="Arial" w:cs="Arial" w:eastAsia="Arial" w:hAnsi="Arial"/>
        </w:rPr>
      </w:pPr>
      <w:bookmarkStart w:colFirst="0" w:colLast="0" w:name="_heading=h.e5jf58hkzqw8" w:id="135"/>
      <w:bookmarkEnd w:id="135"/>
      <w:r w:rsidDel="00000000" w:rsidR="00000000" w:rsidRPr="00000000">
        <w:rPr>
          <w:rFonts w:ascii="Arial" w:cs="Arial" w:eastAsia="Arial" w:hAnsi="Arial"/>
          <w:rtl w:val="0"/>
        </w:rPr>
        <w:t xml:space="preserve">3.14.3 Reason Code</w:t>
      </w:r>
    </w:p>
    <w:p w:rsidR="00000000" w:rsidDel="00000000" w:rsidP="00000000" w:rsidRDefault="00000000" w:rsidRPr="00000000" w14:paraId="00000D20">
      <w:pPr>
        <w:spacing w:after="174" w:before="0" w:line="248.00000000000006" w:lineRule="auto"/>
        <w:ind w:right="4"/>
        <w:jc w:val="both"/>
        <w:rPr>
          <w:rFonts w:ascii="Arial" w:cs="Arial" w:eastAsia="Arial" w:hAnsi="Arial"/>
        </w:rPr>
      </w:pPr>
      <w:sdt>
        <w:sdtPr>
          <w:tag w:val="goog_rdk_1431"/>
        </w:sdtPr>
        <w:sdtContent>
          <w:del w:author="davide.lenzarini@u-blox.com" w:id="110" w:date="2024-08-06T15:34:23Z">
            <w:r w:rsidDel="00000000" w:rsidR="00000000" w:rsidRPr="00000000">
              <w:rPr>
                <w:rFonts w:ascii="Arial" w:cs="Arial" w:eastAsia="Arial" w:hAnsi="Arial"/>
                <w:rtl w:val="0"/>
              </w:rPr>
              <w:delText xml:space="preserve">Byte 5 in the PUBREC packet holds the Reason code in response to the PUBLISH packet. </w:delText>
            </w:r>
          </w:del>
        </w:sdtContent>
      </w:sdt>
      <w:r w:rsidDel="00000000" w:rsidR="00000000" w:rsidRPr="00000000">
        <w:rPr>
          <w:rFonts w:ascii="Arial" w:cs="Arial" w:eastAsia="Arial" w:hAnsi="Arial"/>
          <w:rtl w:val="0"/>
        </w:rPr>
        <w:t xml:space="preserve">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D21">
      <w:pPr>
        <w:pStyle w:val="Heading4"/>
        <w:spacing w:after="174" w:before="0" w:line="248.00000000000006" w:lineRule="auto"/>
        <w:ind w:left="0" w:firstLine="0"/>
        <w:jc w:val="both"/>
        <w:rPr/>
      </w:pPr>
      <w:bookmarkStart w:colFirst="0" w:colLast="0" w:name="_heading=h.kktb96s9v8sj" w:id="136"/>
      <w:bookmarkEnd w:id="136"/>
      <w:r w:rsidDel="00000000" w:rsidR="00000000" w:rsidRPr="00000000">
        <w:rPr>
          <w:rtl w:val="0"/>
        </w:rPr>
        <w:t xml:space="preserve">3.14.4 </w:t>
      </w:r>
      <w:r w:rsidDel="00000000" w:rsidR="00000000" w:rsidRPr="00000000">
        <w:rPr>
          <w:rtl w:val="0"/>
        </w:rPr>
        <w:t xml:space="preserve">PUBREC Actions</w:t>
      </w:r>
    </w:p>
    <w:p w:rsidR="00000000" w:rsidDel="00000000" w:rsidP="00000000" w:rsidRDefault="00000000" w:rsidRPr="00000000" w14:paraId="00000D2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sdt>
      <w:sdtPr>
        <w:tag w:val="goog_rdk_1433"/>
      </w:sdtPr>
      <w:sdtContent>
        <w:p w:rsidR="00000000" w:rsidDel="00000000" w:rsidP="00000000" w:rsidRDefault="00000000" w:rsidRPr="00000000" w14:paraId="00000D23">
          <w:pPr>
            <w:pStyle w:val="Heading3"/>
            <w:keepLines w:val="1"/>
            <w:spacing w:after="109" w:before="0" w:line="259" w:lineRule="auto"/>
            <w:ind w:left="0" w:right="4" w:firstLine="0"/>
            <w:rPr>
              <w:ins w:author="Stefan Hagen" w:id="111" w:date="2024-08-11T18:58:02Z"/>
              <w:rFonts w:ascii="Arial" w:cs="Arial" w:eastAsia="Arial" w:hAnsi="Arial"/>
            </w:rPr>
          </w:pPr>
          <w:r w:rsidDel="00000000" w:rsidR="00000000" w:rsidRPr="00000000">
            <w:rPr>
              <w:rtl w:val="0"/>
            </w:rPr>
            <w:t xml:space="preserve">3.15 </w:t>
          </w:r>
          <w:r w:rsidDel="00000000" w:rsidR="00000000" w:rsidRPr="00000000">
            <w:rPr>
              <w:rFonts w:ascii="Arial" w:cs="Arial" w:eastAsia="Arial" w:hAnsi="Arial"/>
              <w:rtl w:val="0"/>
            </w:rPr>
            <w:t xml:space="preserve">PUBREL (QoS 2 delivery part 2)</w:t>
          </w:r>
          <w:sdt>
            <w:sdtPr>
              <w:tag w:val="goog_rdk_1432"/>
            </w:sdtPr>
            <w:sdtContent>
              <w:ins w:author="Stefan Hagen" w:id="111" w:date="2024-08-11T18:58:02Z">
                <w:bookmarkStart w:colFirst="0" w:colLast="0" w:name="_heading=h.2eclud0" w:id="137"/>
                <w:bookmarkEnd w:id="137"/>
                <w:r w:rsidDel="00000000" w:rsidR="00000000" w:rsidRPr="00000000">
                  <w:rPr>
                    <w:rtl w:val="0"/>
                  </w:rPr>
                </w:r>
              </w:ins>
            </w:sdtContent>
          </w:sdt>
        </w:p>
      </w:sdtContent>
    </w:sdt>
    <w:sdt>
      <w:sdtPr>
        <w:tag w:val="goog_rdk_1436"/>
      </w:sdtPr>
      <w:sdtContent>
        <w:p w:rsidR="00000000" w:rsidDel="00000000" w:rsidP="00000000" w:rsidRDefault="00000000" w:rsidRPr="00000000" w14:paraId="00000D24">
          <w:pPr>
            <w:rPr>
              <w:rPrChange w:author="Stefan Hagen" w:id="112" w:date="2024-08-11T18:58:02Z">
                <w:rPr>
                  <w:rFonts w:ascii="Arial" w:cs="Arial" w:eastAsia="Arial" w:hAnsi="Arial"/>
                </w:rPr>
              </w:rPrChange>
            </w:rPr>
            <w:pPrChange w:author="Stefan Hagen" w:id="0" w:date="2024-08-11T18:58:02Z">
              <w:pPr>
                <w:pStyle w:val="Heading3"/>
                <w:keepLines w:val="1"/>
                <w:spacing w:after="109" w:before="0" w:line="259" w:lineRule="auto"/>
                <w:ind w:left="0" w:right="4" w:firstLine="0"/>
              </w:pPr>
            </w:pPrChange>
          </w:pPr>
          <w:bookmarkStart w:colFirst="0" w:colLast="0" w:name="_heading=h.2eclud0" w:id="137"/>
          <w:bookmarkEnd w:id="137"/>
          <w:sdt>
            <w:sdtPr>
              <w:tag w:val="goog_rdk_1434"/>
            </w:sdtPr>
            <w:sdtContent>
              <w:ins w:author="Stefan Hagen" w:id="111" w:date="2024-08-11T18:58:02Z">
                <w:r w:rsidDel="00000000" w:rsidR="00000000" w:rsidRPr="00000000">
                  <w:rPr>
                    <w:rPrChange w:author="Stefan Hagen" w:id="112" w:date="2024-08-11T18:58:02Z">
                      <w:rPr>
                        <w:rFonts w:ascii="Arial" w:cs="Arial" w:eastAsia="Arial" w:hAnsi="Arial"/>
                      </w:rPr>
                    </w:rPrChange>
                  </w:rPr>
                  <w:drawing>
                    <wp:inline distB="114300" distT="114300" distL="114300" distR="114300">
                      <wp:extent cx="5943600" cy="1295400"/>
                      <wp:effectExtent b="0" l="0" r="0" t="0"/>
                      <wp:docPr id="41" name="image2.png"/>
                      <a:graphic>
                        <a:graphicData uri="http://schemas.openxmlformats.org/drawingml/2006/picture">
                          <pic:pic>
                            <pic:nvPicPr>
                              <pic:cNvPr id="0" name="image2.png"/>
                              <pic:cNvPicPr preferRelativeResize="0"/>
                            </pic:nvPicPr>
                            <pic:blipFill>
                              <a:blip r:embed="rId69"/>
                              <a:srcRect b="0" l="0" r="0" t="0"/>
                              <a:stretch>
                                <a:fillRect/>
                              </a:stretch>
                            </pic:blipFill>
                            <pic:spPr>
                              <a:xfrm>
                                <a:off x="0" y="0"/>
                                <a:ext cx="5943600" cy="1295400"/>
                              </a:xfrm>
                              <a:prstGeom prst="rect"/>
                              <a:ln/>
                            </pic:spPr>
                          </pic:pic>
                        </a:graphicData>
                      </a:graphic>
                    </wp:inline>
                  </w:drawing>
                </w:r>
              </w:ins>
            </w:sdtContent>
          </w:sdt>
          <w:sdt>
            <w:sdtPr>
              <w:tag w:val="goog_rdk_1435"/>
            </w:sdtPr>
            <w:sdtContent>
              <w:r w:rsidDel="00000000" w:rsidR="00000000" w:rsidRPr="00000000">
                <w:rPr>
                  <w:rtl w:val="0"/>
                </w:rPr>
              </w:r>
            </w:sdtContent>
          </w:sdt>
        </w:p>
      </w:sdtContent>
    </w:sdt>
    <w:tbl>
      <w:tblPr>
        <w:tblStyle w:val="Table2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25">
            <w:pPr>
              <w:ind w:right="4"/>
              <w:jc w:val="center"/>
              <w:rPr>
                <w:rFonts w:ascii="Arial" w:cs="Arial" w:eastAsia="Arial" w:hAnsi="Arial"/>
                <w:b w:val="1"/>
              </w:rPr>
            </w:pPr>
            <w:sdt>
              <w:sdtPr>
                <w:tag w:val="goog_rdk_1438"/>
              </w:sdtPr>
              <w:sdtContent>
                <w:del w:author="davide.lenzarini@u-blox.com" w:id="113" w:date="2024-08-12T14:26:21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D26">
            <w:pPr>
              <w:ind w:right="4"/>
              <w:jc w:val="center"/>
              <w:rPr>
                <w:rFonts w:ascii="Arial" w:cs="Arial" w:eastAsia="Arial" w:hAnsi="Arial"/>
                <w:b w:val="1"/>
              </w:rPr>
            </w:pPr>
            <w:sdt>
              <w:sdtPr>
                <w:tag w:val="goog_rdk_1440"/>
              </w:sdtPr>
              <w:sdtContent>
                <w:del w:author="davide.lenzarini@u-blox.com" w:id="113" w:date="2024-08-12T14:26:21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D27">
            <w:pPr>
              <w:ind w:right="4"/>
              <w:jc w:val="center"/>
              <w:rPr>
                <w:rFonts w:ascii="Arial" w:cs="Arial" w:eastAsia="Arial" w:hAnsi="Arial"/>
                <w:b w:val="1"/>
              </w:rPr>
            </w:pPr>
            <w:sdt>
              <w:sdtPr>
                <w:tag w:val="goog_rdk_1442"/>
              </w:sdtPr>
              <w:sdtContent>
                <w:del w:author="davide.lenzarini@u-blox.com" w:id="113" w:date="2024-08-12T14:26:21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D28">
            <w:pPr>
              <w:ind w:right="4"/>
              <w:jc w:val="center"/>
              <w:rPr>
                <w:rFonts w:ascii="Arial" w:cs="Arial" w:eastAsia="Arial" w:hAnsi="Arial"/>
                <w:b w:val="1"/>
              </w:rPr>
            </w:pPr>
            <w:sdt>
              <w:sdtPr>
                <w:tag w:val="goog_rdk_1444"/>
              </w:sdtPr>
              <w:sdtContent>
                <w:del w:author="davide.lenzarini@u-blox.com" w:id="113" w:date="2024-08-12T14:26:21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D29">
            <w:pPr>
              <w:ind w:right="4"/>
              <w:jc w:val="center"/>
              <w:rPr>
                <w:rFonts w:ascii="Arial" w:cs="Arial" w:eastAsia="Arial" w:hAnsi="Arial"/>
                <w:b w:val="1"/>
              </w:rPr>
            </w:pPr>
            <w:sdt>
              <w:sdtPr>
                <w:tag w:val="goog_rdk_1446"/>
              </w:sdtPr>
              <w:sdtContent>
                <w:del w:author="davide.lenzarini@u-blox.com" w:id="113" w:date="2024-08-12T14:26:21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D2A">
            <w:pPr>
              <w:ind w:right="4"/>
              <w:jc w:val="center"/>
              <w:rPr>
                <w:rFonts w:ascii="Arial" w:cs="Arial" w:eastAsia="Arial" w:hAnsi="Arial"/>
                <w:b w:val="1"/>
              </w:rPr>
            </w:pPr>
            <w:sdt>
              <w:sdtPr>
                <w:tag w:val="goog_rdk_1448"/>
              </w:sdtPr>
              <w:sdtContent>
                <w:del w:author="davide.lenzarini@u-blox.com" w:id="113" w:date="2024-08-12T14:26:21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D2B">
            <w:pPr>
              <w:ind w:right="4"/>
              <w:jc w:val="center"/>
              <w:rPr>
                <w:rFonts w:ascii="Arial" w:cs="Arial" w:eastAsia="Arial" w:hAnsi="Arial"/>
                <w:b w:val="1"/>
              </w:rPr>
            </w:pPr>
            <w:sdt>
              <w:sdtPr>
                <w:tag w:val="goog_rdk_1450"/>
              </w:sdtPr>
              <w:sdtContent>
                <w:del w:author="davide.lenzarini@u-blox.com" w:id="113" w:date="2024-08-12T14:26:21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D2C">
            <w:pPr>
              <w:ind w:right="4"/>
              <w:jc w:val="center"/>
              <w:rPr>
                <w:rFonts w:ascii="Arial" w:cs="Arial" w:eastAsia="Arial" w:hAnsi="Arial"/>
                <w:b w:val="1"/>
              </w:rPr>
            </w:pPr>
            <w:sdt>
              <w:sdtPr>
                <w:tag w:val="goog_rdk_1452"/>
              </w:sdtPr>
              <w:sdtContent>
                <w:del w:author="davide.lenzarini@u-blox.com" w:id="113" w:date="2024-08-12T14:26:21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D2D">
            <w:pPr>
              <w:ind w:right="4"/>
              <w:jc w:val="center"/>
              <w:rPr>
                <w:rFonts w:ascii="Arial" w:cs="Arial" w:eastAsia="Arial" w:hAnsi="Arial"/>
                <w:b w:val="1"/>
              </w:rPr>
            </w:pPr>
            <w:sdt>
              <w:sdtPr>
                <w:tag w:val="goog_rdk_1454"/>
              </w:sdtPr>
              <w:sdtContent>
                <w:del w:author="davide.lenzarini@u-blox.com" w:id="113" w:date="2024-08-12T14:26:21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2E">
            <w:pPr>
              <w:ind w:right="4"/>
              <w:rPr>
                <w:rFonts w:ascii="Arial" w:cs="Arial" w:eastAsia="Arial" w:hAnsi="Arial"/>
              </w:rPr>
            </w:pPr>
            <w:sdt>
              <w:sdtPr>
                <w:tag w:val="goog_rdk_1456"/>
              </w:sdtPr>
              <w:sdtContent>
                <w:del w:author="davide.lenzarini@u-blox.com" w:id="113" w:date="2024-08-12T14:26:21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D2F">
            <w:pPr>
              <w:ind w:right="4"/>
              <w:jc w:val="center"/>
              <w:rPr>
                <w:rFonts w:ascii="Arial" w:cs="Arial" w:eastAsia="Arial" w:hAnsi="Arial"/>
              </w:rPr>
            </w:pPr>
            <w:sdt>
              <w:sdtPr>
                <w:tag w:val="goog_rdk_1458"/>
              </w:sdtPr>
              <w:sdtContent>
                <w:del w:author="davide.lenzarini@u-blox.com" w:id="113" w:date="2024-08-12T14:26:21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37">
            <w:pPr>
              <w:ind w:right="4"/>
              <w:rPr>
                <w:rFonts w:ascii="Arial" w:cs="Arial" w:eastAsia="Arial" w:hAnsi="Arial"/>
              </w:rPr>
            </w:pPr>
            <w:sdt>
              <w:sdtPr>
                <w:tag w:val="goog_rdk_1460"/>
              </w:sdtPr>
              <w:sdtContent>
                <w:del w:author="davide.lenzarini@u-blox.com" w:id="113" w:date="2024-08-12T14:26:21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D38">
            <w:pPr>
              <w:ind w:right="4"/>
              <w:jc w:val="center"/>
              <w:rPr>
                <w:rFonts w:ascii="Arial" w:cs="Arial" w:eastAsia="Arial" w:hAnsi="Arial"/>
              </w:rPr>
            </w:pPr>
            <w:sdt>
              <w:sdtPr>
                <w:tag w:val="goog_rdk_1462"/>
              </w:sdtPr>
              <w:sdtContent>
                <w:del w:author="davide.lenzarini@u-blox.com" w:id="113" w:date="2024-08-12T14:26:21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40">
            <w:pPr>
              <w:ind w:right="4"/>
              <w:rPr>
                <w:rFonts w:ascii="Arial" w:cs="Arial" w:eastAsia="Arial" w:hAnsi="Arial"/>
              </w:rPr>
            </w:pPr>
            <w:sdt>
              <w:sdtPr>
                <w:tag w:val="goog_rdk_1464"/>
              </w:sdtPr>
              <w:sdtContent>
                <w:del w:author="davide.lenzarini@u-blox.com" w:id="113" w:date="2024-08-12T14:26:21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D41">
            <w:pPr>
              <w:ind w:right="4"/>
              <w:jc w:val="center"/>
              <w:rPr>
                <w:rFonts w:ascii="Arial" w:cs="Arial" w:eastAsia="Arial" w:hAnsi="Arial"/>
              </w:rPr>
            </w:pPr>
            <w:sdt>
              <w:sdtPr>
                <w:tag w:val="goog_rdk_1466"/>
              </w:sdtPr>
              <w:sdtContent>
                <w:del w:author="davide.lenzarini@u-blox.com" w:id="113" w:date="2024-08-12T14:26:21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49">
            <w:pPr>
              <w:ind w:right="4"/>
              <w:rPr>
                <w:rFonts w:ascii="Arial" w:cs="Arial" w:eastAsia="Arial" w:hAnsi="Arial"/>
              </w:rPr>
            </w:pPr>
            <w:sdt>
              <w:sdtPr>
                <w:tag w:val="goog_rdk_1468"/>
              </w:sdtPr>
              <w:sdtContent>
                <w:del w:author="davide.lenzarini@u-blox.com" w:id="113" w:date="2024-08-12T14:26:21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D4A">
            <w:pPr>
              <w:keepNext w:val="1"/>
              <w:ind w:right="4"/>
              <w:jc w:val="center"/>
              <w:rPr>
                <w:rFonts w:ascii="Arial" w:cs="Arial" w:eastAsia="Arial" w:hAnsi="Arial"/>
              </w:rPr>
            </w:pPr>
            <w:sdt>
              <w:sdtPr>
                <w:tag w:val="goog_rdk_1470"/>
              </w:sdtPr>
              <w:sdtContent>
                <w:del w:author="davide.lenzarini@u-blox.com" w:id="113" w:date="2024-08-12T14:26:21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52">
            <w:pPr>
              <w:ind w:right="4"/>
              <w:rPr>
                <w:rFonts w:ascii="Arial" w:cs="Arial" w:eastAsia="Arial" w:hAnsi="Arial"/>
              </w:rPr>
            </w:pPr>
            <w:sdt>
              <w:sdtPr>
                <w:tag w:val="goog_rdk_1472"/>
              </w:sdtPr>
              <w:sdtContent>
                <w:del w:author="davide.lenzarini@u-blox.com" w:id="113" w:date="2024-08-12T14:26:21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D53">
            <w:pPr>
              <w:keepNext w:val="1"/>
              <w:ind w:right="4"/>
              <w:jc w:val="center"/>
              <w:rPr>
                <w:rFonts w:ascii="Arial" w:cs="Arial" w:eastAsia="Arial" w:hAnsi="Arial"/>
              </w:rPr>
            </w:pPr>
            <w:sdt>
              <w:sdtPr>
                <w:tag w:val="goog_rdk_1474"/>
              </w:sdtPr>
              <w:sdtContent>
                <w:del w:author="davide.lenzarini@u-blox.com" w:id="113" w:date="2024-08-12T14:26:21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5C">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5D">
      <w:pPr>
        <w:pStyle w:val="Heading4"/>
        <w:ind w:left="0" w:right="4" w:firstLine="0"/>
        <w:rPr>
          <w:rFonts w:ascii="Arial" w:cs="Arial" w:eastAsia="Arial" w:hAnsi="Arial"/>
        </w:rPr>
      </w:pPr>
      <w:bookmarkStart w:colFirst="0" w:colLast="0" w:name="_heading=h.thw4kt" w:id="138"/>
      <w:bookmarkEnd w:id="138"/>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D5E">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5F">
      <w:pPr>
        <w:pStyle w:val="Heading4"/>
        <w:ind w:left="0" w:right="4" w:firstLine="0"/>
        <w:rPr>
          <w:rFonts w:ascii="Arial" w:cs="Arial" w:eastAsia="Arial" w:hAnsi="Arial"/>
        </w:rPr>
      </w:pPr>
      <w:bookmarkStart w:colFirst="0" w:colLast="0" w:name="_heading=h.3dhjn8m" w:id="139"/>
      <w:bookmarkEnd w:id="139"/>
      <w:r w:rsidDel="00000000" w:rsidR="00000000" w:rsidRPr="00000000">
        <w:rPr>
          <w:rFonts w:ascii="Arial" w:cs="Arial" w:eastAsia="Arial" w:hAnsi="Arial"/>
          <w:rtl w:val="0"/>
        </w:rPr>
        <w:t xml:space="preserve">3.15.2 Packet Identifier</w:t>
      </w:r>
    </w:p>
    <w:p w:rsidR="00000000" w:rsidDel="00000000" w:rsidP="00000000" w:rsidRDefault="00000000" w:rsidRPr="00000000" w14:paraId="00000D60">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61">
      <w:pPr>
        <w:pStyle w:val="Heading4"/>
        <w:ind w:left="0" w:right="4" w:firstLine="0"/>
        <w:rPr>
          <w:rFonts w:ascii="Arial" w:cs="Arial" w:eastAsia="Arial" w:hAnsi="Arial"/>
        </w:rPr>
      </w:pPr>
      <w:bookmarkStart w:colFirst="0" w:colLast="0" w:name="_heading=h.o7qegribw1em" w:id="140"/>
      <w:bookmarkEnd w:id="140"/>
      <w:r w:rsidDel="00000000" w:rsidR="00000000" w:rsidRPr="00000000">
        <w:rPr>
          <w:rFonts w:ascii="Arial" w:cs="Arial" w:eastAsia="Arial" w:hAnsi="Arial"/>
          <w:rtl w:val="0"/>
        </w:rPr>
        <w:t xml:space="preserve">3.15.3 Reason Code</w:t>
      </w:r>
    </w:p>
    <w:p w:rsidR="00000000" w:rsidDel="00000000" w:rsidP="00000000" w:rsidRDefault="00000000" w:rsidRPr="00000000" w14:paraId="00000D62">
      <w:pPr>
        <w:spacing w:after="174" w:before="0" w:line="248.00000000000006" w:lineRule="auto"/>
        <w:ind w:right="4"/>
        <w:jc w:val="both"/>
        <w:rPr>
          <w:rFonts w:ascii="Arial" w:cs="Arial" w:eastAsia="Arial" w:hAnsi="Arial"/>
        </w:rPr>
      </w:pPr>
      <w:sdt>
        <w:sdtPr>
          <w:tag w:val="goog_rdk_1476"/>
        </w:sdtPr>
        <w:sdtContent>
          <w:del w:author="davide.lenzarini@u-blox.com" w:id="114" w:date="2024-08-06T15:35:07Z">
            <w:r w:rsidDel="00000000" w:rsidR="00000000" w:rsidRPr="00000000">
              <w:rPr>
                <w:rFonts w:ascii="Arial" w:cs="Arial" w:eastAsia="Arial" w:hAnsi="Arial"/>
                <w:rtl w:val="0"/>
              </w:rPr>
              <w:delText xml:space="preserve">Byte 5 in the PUBREL packet holds the Reason code in response to the PUBREC packet. </w:delText>
            </w:r>
          </w:del>
        </w:sdtContent>
      </w:sdt>
      <w:r w:rsidDel="00000000" w:rsidR="00000000" w:rsidRPr="00000000">
        <w:rPr>
          <w:rFonts w:ascii="Arial" w:cs="Arial" w:eastAsia="Arial" w:hAnsi="Arial"/>
          <w:rtl w:val="0"/>
        </w:rPr>
        <w:t xml:space="preserve">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63">
      <w:pPr>
        <w:pStyle w:val="Heading4"/>
        <w:spacing w:after="174" w:before="0" w:line="248.00000000000006" w:lineRule="auto"/>
        <w:ind w:left="0" w:firstLine="0"/>
        <w:jc w:val="both"/>
        <w:rPr/>
      </w:pPr>
      <w:bookmarkStart w:colFirst="0" w:colLast="0" w:name="_heading=h.nj4sqaal9xm4" w:id="141"/>
      <w:bookmarkEnd w:id="141"/>
      <w:r w:rsidDel="00000000" w:rsidR="00000000" w:rsidRPr="00000000">
        <w:rPr>
          <w:rtl w:val="0"/>
        </w:rPr>
        <w:t xml:space="preserve">3.15.4 PUBREL Actions</w:t>
      </w:r>
    </w:p>
    <w:p w:rsidR="00000000" w:rsidDel="00000000" w:rsidP="00000000" w:rsidRDefault="00000000" w:rsidRPr="00000000" w14:paraId="00000D64">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sdt>
      <w:sdtPr>
        <w:tag w:val="goog_rdk_1478"/>
      </w:sdtPr>
      <w:sdtContent>
        <w:p w:rsidR="00000000" w:rsidDel="00000000" w:rsidP="00000000" w:rsidRDefault="00000000" w:rsidRPr="00000000" w14:paraId="00000D65">
          <w:pPr>
            <w:pStyle w:val="Heading3"/>
            <w:keepLines w:val="1"/>
            <w:spacing w:after="109" w:before="0" w:line="259" w:lineRule="auto"/>
            <w:ind w:left="0" w:right="4" w:firstLine="0"/>
            <w:rPr>
              <w:ins w:author="Stefan Hagen" w:id="115" w:date="2024-08-11T18:58:16Z"/>
              <w:rFonts w:ascii="Arial" w:cs="Arial" w:eastAsia="Arial" w:hAnsi="Arial"/>
            </w:rPr>
          </w:pPr>
          <w:r w:rsidDel="00000000" w:rsidR="00000000" w:rsidRPr="00000000">
            <w:rPr>
              <w:rtl w:val="0"/>
            </w:rPr>
            <w:t xml:space="preserve">3.16 </w:t>
          </w:r>
          <w:r w:rsidDel="00000000" w:rsidR="00000000" w:rsidRPr="00000000">
            <w:rPr>
              <w:rFonts w:ascii="Arial" w:cs="Arial" w:eastAsia="Arial" w:hAnsi="Arial"/>
              <w:rtl w:val="0"/>
            </w:rPr>
            <w:t xml:space="preserve">PUBCOMP - Publish Complete (QoS 2 delivery part 3)</w:t>
          </w:r>
          <w:sdt>
            <w:sdtPr>
              <w:tag w:val="goog_rdk_1477"/>
            </w:sdtPr>
            <w:sdtContent>
              <w:ins w:author="Stefan Hagen" w:id="115" w:date="2024-08-11T18:58:16Z">
                <w:bookmarkStart w:colFirst="0" w:colLast="0" w:name="_heading=h.1smtxgf" w:id="142"/>
                <w:bookmarkEnd w:id="142"/>
                <w:r w:rsidDel="00000000" w:rsidR="00000000" w:rsidRPr="00000000">
                  <w:rPr>
                    <w:rtl w:val="0"/>
                  </w:rPr>
                </w:r>
              </w:ins>
            </w:sdtContent>
          </w:sdt>
        </w:p>
      </w:sdtContent>
    </w:sdt>
    <w:sdt>
      <w:sdtPr>
        <w:tag w:val="goog_rdk_1481"/>
      </w:sdtPr>
      <w:sdtContent>
        <w:p w:rsidR="00000000" w:rsidDel="00000000" w:rsidP="00000000" w:rsidRDefault="00000000" w:rsidRPr="00000000" w14:paraId="00000D66">
          <w:pPr>
            <w:rPr>
              <w:rPrChange w:author="Stefan Hagen" w:id="116" w:date="2024-08-11T18:58:16Z">
                <w:rPr>
                  <w:rFonts w:ascii="Arial" w:cs="Arial" w:eastAsia="Arial" w:hAnsi="Arial"/>
                </w:rPr>
              </w:rPrChange>
            </w:rPr>
            <w:pPrChange w:author="Stefan Hagen" w:id="0" w:date="2024-08-11T18:58:16Z">
              <w:pPr>
                <w:pStyle w:val="Heading3"/>
                <w:keepLines w:val="1"/>
                <w:spacing w:after="109" w:before="0" w:line="259" w:lineRule="auto"/>
                <w:ind w:left="0" w:right="4" w:firstLine="0"/>
              </w:pPr>
            </w:pPrChange>
          </w:pPr>
          <w:bookmarkStart w:colFirst="0" w:colLast="0" w:name="_heading=h.1smtxgf" w:id="142"/>
          <w:bookmarkEnd w:id="142"/>
          <w:sdt>
            <w:sdtPr>
              <w:tag w:val="goog_rdk_1479"/>
            </w:sdtPr>
            <w:sdtContent>
              <w:ins w:author="Stefan Hagen" w:id="115" w:date="2024-08-11T18:58:16Z">
                <w:r w:rsidDel="00000000" w:rsidR="00000000" w:rsidRPr="00000000">
                  <w:rPr>
                    <w:rPrChange w:author="Stefan Hagen" w:id="116" w:date="2024-08-11T18:58:16Z">
                      <w:rPr>
                        <w:rFonts w:ascii="Arial" w:cs="Arial" w:eastAsia="Arial" w:hAnsi="Arial"/>
                      </w:rPr>
                    </w:rPrChange>
                  </w:rPr>
                  <w:drawing>
                    <wp:inline distB="114300" distT="114300" distL="114300" distR="114300">
                      <wp:extent cx="5943600" cy="1295400"/>
                      <wp:effectExtent b="0" l="0" r="0" t="0"/>
                      <wp:docPr id="32" name="image5.png"/>
                      <a:graphic>
                        <a:graphicData uri="http://schemas.openxmlformats.org/drawingml/2006/picture">
                          <pic:pic>
                            <pic:nvPicPr>
                              <pic:cNvPr id="0" name="image5.png"/>
                              <pic:cNvPicPr preferRelativeResize="0"/>
                            </pic:nvPicPr>
                            <pic:blipFill>
                              <a:blip r:embed="rId69"/>
                              <a:srcRect b="0" l="0" r="0" t="0"/>
                              <a:stretch>
                                <a:fillRect/>
                              </a:stretch>
                            </pic:blipFill>
                            <pic:spPr>
                              <a:xfrm>
                                <a:off x="0" y="0"/>
                                <a:ext cx="5943600" cy="1295400"/>
                              </a:xfrm>
                              <a:prstGeom prst="rect"/>
                              <a:ln/>
                            </pic:spPr>
                          </pic:pic>
                        </a:graphicData>
                      </a:graphic>
                    </wp:inline>
                  </w:drawing>
                </w:r>
              </w:ins>
            </w:sdtContent>
          </w:sdt>
          <w:sdt>
            <w:sdtPr>
              <w:tag w:val="goog_rdk_1480"/>
            </w:sdtPr>
            <w:sdtContent>
              <w:r w:rsidDel="00000000" w:rsidR="00000000" w:rsidRPr="00000000">
                <w:rPr>
                  <w:rtl w:val="0"/>
                </w:rPr>
              </w:r>
            </w:sdtContent>
          </w:sdt>
        </w:p>
      </w:sdtContent>
    </w:sdt>
    <w:tbl>
      <w:tblPr>
        <w:tblStyle w:val="Table2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67">
            <w:pPr>
              <w:ind w:right="4"/>
              <w:jc w:val="center"/>
              <w:rPr>
                <w:rFonts w:ascii="Arial" w:cs="Arial" w:eastAsia="Arial" w:hAnsi="Arial"/>
                <w:b w:val="1"/>
              </w:rPr>
            </w:pPr>
            <w:sdt>
              <w:sdtPr>
                <w:tag w:val="goog_rdk_1483"/>
              </w:sdtPr>
              <w:sdtContent>
                <w:del w:author="davide.lenzarini@u-blox.com" w:id="117" w:date="2024-08-12T14:26:29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D68">
            <w:pPr>
              <w:ind w:right="4"/>
              <w:jc w:val="center"/>
              <w:rPr>
                <w:rFonts w:ascii="Arial" w:cs="Arial" w:eastAsia="Arial" w:hAnsi="Arial"/>
                <w:b w:val="1"/>
              </w:rPr>
            </w:pPr>
            <w:sdt>
              <w:sdtPr>
                <w:tag w:val="goog_rdk_1485"/>
              </w:sdtPr>
              <w:sdtContent>
                <w:del w:author="davide.lenzarini@u-blox.com" w:id="117" w:date="2024-08-12T14:26:29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D69">
            <w:pPr>
              <w:ind w:right="4"/>
              <w:jc w:val="center"/>
              <w:rPr>
                <w:rFonts w:ascii="Arial" w:cs="Arial" w:eastAsia="Arial" w:hAnsi="Arial"/>
                <w:b w:val="1"/>
              </w:rPr>
            </w:pPr>
            <w:sdt>
              <w:sdtPr>
                <w:tag w:val="goog_rdk_1487"/>
              </w:sdtPr>
              <w:sdtContent>
                <w:del w:author="davide.lenzarini@u-blox.com" w:id="117" w:date="2024-08-12T14:26:29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D6A">
            <w:pPr>
              <w:ind w:right="4"/>
              <w:jc w:val="center"/>
              <w:rPr>
                <w:rFonts w:ascii="Arial" w:cs="Arial" w:eastAsia="Arial" w:hAnsi="Arial"/>
                <w:b w:val="1"/>
              </w:rPr>
            </w:pPr>
            <w:sdt>
              <w:sdtPr>
                <w:tag w:val="goog_rdk_1489"/>
              </w:sdtPr>
              <w:sdtContent>
                <w:del w:author="davide.lenzarini@u-blox.com" w:id="117" w:date="2024-08-12T14:26:29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D6B">
            <w:pPr>
              <w:ind w:right="4"/>
              <w:jc w:val="center"/>
              <w:rPr>
                <w:rFonts w:ascii="Arial" w:cs="Arial" w:eastAsia="Arial" w:hAnsi="Arial"/>
                <w:b w:val="1"/>
              </w:rPr>
            </w:pPr>
            <w:sdt>
              <w:sdtPr>
                <w:tag w:val="goog_rdk_1491"/>
              </w:sdtPr>
              <w:sdtContent>
                <w:del w:author="davide.lenzarini@u-blox.com" w:id="117" w:date="2024-08-12T14:26:29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D6C">
            <w:pPr>
              <w:ind w:right="4"/>
              <w:jc w:val="center"/>
              <w:rPr>
                <w:rFonts w:ascii="Arial" w:cs="Arial" w:eastAsia="Arial" w:hAnsi="Arial"/>
                <w:b w:val="1"/>
              </w:rPr>
            </w:pPr>
            <w:sdt>
              <w:sdtPr>
                <w:tag w:val="goog_rdk_1493"/>
              </w:sdtPr>
              <w:sdtContent>
                <w:del w:author="davide.lenzarini@u-blox.com" w:id="117" w:date="2024-08-12T14:26:29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D6D">
            <w:pPr>
              <w:ind w:right="4"/>
              <w:jc w:val="center"/>
              <w:rPr>
                <w:rFonts w:ascii="Arial" w:cs="Arial" w:eastAsia="Arial" w:hAnsi="Arial"/>
                <w:b w:val="1"/>
              </w:rPr>
            </w:pPr>
            <w:sdt>
              <w:sdtPr>
                <w:tag w:val="goog_rdk_1495"/>
              </w:sdtPr>
              <w:sdtContent>
                <w:del w:author="davide.lenzarini@u-blox.com" w:id="117" w:date="2024-08-12T14:26:29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D6E">
            <w:pPr>
              <w:ind w:right="4"/>
              <w:jc w:val="center"/>
              <w:rPr>
                <w:rFonts w:ascii="Arial" w:cs="Arial" w:eastAsia="Arial" w:hAnsi="Arial"/>
                <w:b w:val="1"/>
              </w:rPr>
            </w:pPr>
            <w:sdt>
              <w:sdtPr>
                <w:tag w:val="goog_rdk_1497"/>
              </w:sdtPr>
              <w:sdtContent>
                <w:del w:author="davide.lenzarini@u-blox.com" w:id="117" w:date="2024-08-12T14:26:29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D6F">
            <w:pPr>
              <w:ind w:right="4"/>
              <w:jc w:val="center"/>
              <w:rPr>
                <w:rFonts w:ascii="Arial" w:cs="Arial" w:eastAsia="Arial" w:hAnsi="Arial"/>
                <w:b w:val="1"/>
              </w:rPr>
            </w:pPr>
            <w:sdt>
              <w:sdtPr>
                <w:tag w:val="goog_rdk_1499"/>
              </w:sdtPr>
              <w:sdtContent>
                <w:del w:author="davide.lenzarini@u-blox.com" w:id="117" w:date="2024-08-12T14:26:29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70">
            <w:pPr>
              <w:ind w:right="4"/>
              <w:rPr>
                <w:rFonts w:ascii="Arial" w:cs="Arial" w:eastAsia="Arial" w:hAnsi="Arial"/>
              </w:rPr>
            </w:pPr>
            <w:sdt>
              <w:sdtPr>
                <w:tag w:val="goog_rdk_1501"/>
              </w:sdtPr>
              <w:sdtContent>
                <w:del w:author="davide.lenzarini@u-blox.com" w:id="117" w:date="2024-08-12T14:26:29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D71">
            <w:pPr>
              <w:ind w:right="4"/>
              <w:jc w:val="center"/>
              <w:rPr>
                <w:rFonts w:ascii="Arial" w:cs="Arial" w:eastAsia="Arial" w:hAnsi="Arial"/>
              </w:rPr>
            </w:pPr>
            <w:sdt>
              <w:sdtPr>
                <w:tag w:val="goog_rdk_1503"/>
              </w:sdtPr>
              <w:sdtContent>
                <w:del w:author="davide.lenzarini@u-blox.com" w:id="117" w:date="2024-08-12T14:26:29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79">
            <w:pPr>
              <w:ind w:right="4"/>
              <w:rPr>
                <w:rFonts w:ascii="Arial" w:cs="Arial" w:eastAsia="Arial" w:hAnsi="Arial"/>
              </w:rPr>
            </w:pPr>
            <w:sdt>
              <w:sdtPr>
                <w:tag w:val="goog_rdk_1505"/>
              </w:sdtPr>
              <w:sdtContent>
                <w:del w:author="davide.lenzarini@u-blox.com" w:id="117" w:date="2024-08-12T14:26:29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D7A">
            <w:pPr>
              <w:ind w:right="4"/>
              <w:jc w:val="center"/>
              <w:rPr>
                <w:rFonts w:ascii="Arial" w:cs="Arial" w:eastAsia="Arial" w:hAnsi="Arial"/>
              </w:rPr>
            </w:pPr>
            <w:sdt>
              <w:sdtPr>
                <w:tag w:val="goog_rdk_1507"/>
              </w:sdtPr>
              <w:sdtContent>
                <w:del w:author="davide.lenzarini@u-blox.com" w:id="117" w:date="2024-08-12T14:26:29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82">
            <w:pPr>
              <w:ind w:right="4"/>
              <w:rPr>
                <w:rFonts w:ascii="Arial" w:cs="Arial" w:eastAsia="Arial" w:hAnsi="Arial"/>
              </w:rPr>
            </w:pPr>
            <w:sdt>
              <w:sdtPr>
                <w:tag w:val="goog_rdk_1509"/>
              </w:sdtPr>
              <w:sdtContent>
                <w:del w:author="davide.lenzarini@u-blox.com" w:id="117" w:date="2024-08-12T14:26:29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D83">
            <w:pPr>
              <w:ind w:right="4"/>
              <w:jc w:val="center"/>
              <w:rPr>
                <w:rFonts w:ascii="Arial" w:cs="Arial" w:eastAsia="Arial" w:hAnsi="Arial"/>
              </w:rPr>
            </w:pPr>
            <w:sdt>
              <w:sdtPr>
                <w:tag w:val="goog_rdk_1511"/>
              </w:sdtPr>
              <w:sdtContent>
                <w:del w:author="davide.lenzarini@u-blox.com" w:id="117" w:date="2024-08-12T14:26:29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8B">
            <w:pPr>
              <w:ind w:right="4"/>
              <w:rPr>
                <w:rFonts w:ascii="Arial" w:cs="Arial" w:eastAsia="Arial" w:hAnsi="Arial"/>
              </w:rPr>
            </w:pPr>
            <w:sdt>
              <w:sdtPr>
                <w:tag w:val="goog_rdk_1513"/>
              </w:sdtPr>
              <w:sdtContent>
                <w:del w:author="davide.lenzarini@u-blox.com" w:id="117" w:date="2024-08-12T14:26:29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D8C">
            <w:pPr>
              <w:keepNext w:val="1"/>
              <w:ind w:right="4"/>
              <w:jc w:val="center"/>
              <w:rPr>
                <w:rFonts w:ascii="Arial" w:cs="Arial" w:eastAsia="Arial" w:hAnsi="Arial"/>
              </w:rPr>
            </w:pPr>
            <w:sdt>
              <w:sdtPr>
                <w:tag w:val="goog_rdk_1515"/>
              </w:sdtPr>
              <w:sdtContent>
                <w:del w:author="davide.lenzarini@u-blox.com" w:id="117" w:date="2024-08-12T14:26:29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94">
            <w:pPr>
              <w:ind w:right="4"/>
              <w:rPr>
                <w:rFonts w:ascii="Arial" w:cs="Arial" w:eastAsia="Arial" w:hAnsi="Arial"/>
              </w:rPr>
            </w:pPr>
            <w:sdt>
              <w:sdtPr>
                <w:tag w:val="goog_rdk_1517"/>
              </w:sdtPr>
              <w:sdtContent>
                <w:del w:author="davide.lenzarini@u-blox.com" w:id="117" w:date="2024-08-12T14:26:29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D95">
            <w:pPr>
              <w:keepNext w:val="1"/>
              <w:ind w:right="4"/>
              <w:jc w:val="center"/>
              <w:rPr>
                <w:rFonts w:ascii="Arial" w:cs="Arial" w:eastAsia="Arial" w:hAnsi="Arial"/>
              </w:rPr>
            </w:pPr>
            <w:sdt>
              <w:sdtPr>
                <w:tag w:val="goog_rdk_1519"/>
              </w:sdtPr>
              <w:sdtContent>
                <w:del w:author="davide.lenzarini@u-blox.com" w:id="117" w:date="2024-08-12T14:26:29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9E">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9F">
      <w:pPr>
        <w:pStyle w:val="Heading4"/>
        <w:ind w:left="0" w:right="4" w:firstLine="0"/>
        <w:rPr>
          <w:rFonts w:ascii="Arial" w:cs="Arial" w:eastAsia="Arial" w:hAnsi="Arial"/>
        </w:rPr>
      </w:pPr>
      <w:bookmarkStart w:colFirst="0" w:colLast="0" w:name="_heading=h.4cmhg48" w:id="143"/>
      <w:bookmarkEnd w:id="143"/>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DA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A1">
      <w:pPr>
        <w:pStyle w:val="Heading4"/>
        <w:ind w:left="0" w:right="4" w:firstLine="0"/>
        <w:rPr>
          <w:rFonts w:ascii="Arial" w:cs="Arial" w:eastAsia="Arial" w:hAnsi="Arial"/>
        </w:rPr>
      </w:pPr>
      <w:bookmarkStart w:colFirst="0" w:colLast="0" w:name="_heading=h.2rrrqc1" w:id="144"/>
      <w:bookmarkEnd w:id="144"/>
      <w:r w:rsidDel="00000000" w:rsidR="00000000" w:rsidRPr="00000000">
        <w:rPr>
          <w:rFonts w:ascii="Arial" w:cs="Arial" w:eastAsia="Arial" w:hAnsi="Arial"/>
          <w:rtl w:val="0"/>
        </w:rPr>
        <w:t xml:space="preserve">3.16.2 Packet Identifier</w:t>
      </w:r>
    </w:p>
    <w:p w:rsidR="00000000" w:rsidDel="00000000" w:rsidP="00000000" w:rsidRDefault="00000000" w:rsidRPr="00000000" w14:paraId="00000DA2">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A3">
      <w:pPr>
        <w:pStyle w:val="Heading4"/>
        <w:ind w:left="0" w:right="4" w:firstLine="0"/>
        <w:rPr>
          <w:rFonts w:ascii="Arial" w:cs="Arial" w:eastAsia="Arial" w:hAnsi="Arial"/>
        </w:rPr>
      </w:pPr>
      <w:bookmarkStart w:colFirst="0" w:colLast="0" w:name="_heading=h.j9ce9nedlrkd" w:id="145"/>
      <w:bookmarkEnd w:id="145"/>
      <w:r w:rsidDel="00000000" w:rsidR="00000000" w:rsidRPr="00000000">
        <w:rPr>
          <w:rFonts w:ascii="Arial" w:cs="Arial" w:eastAsia="Arial" w:hAnsi="Arial"/>
          <w:rtl w:val="0"/>
        </w:rPr>
        <w:t xml:space="preserve">3.16.3 Reason Code</w:t>
      </w:r>
    </w:p>
    <w:p w:rsidR="00000000" w:rsidDel="00000000" w:rsidP="00000000" w:rsidRDefault="00000000" w:rsidRPr="00000000" w14:paraId="00000DA4">
      <w:pPr>
        <w:spacing w:after="174" w:before="0" w:line="248.00000000000006" w:lineRule="auto"/>
        <w:ind w:right="4"/>
        <w:jc w:val="both"/>
        <w:rPr>
          <w:rFonts w:ascii="Arial" w:cs="Arial" w:eastAsia="Arial" w:hAnsi="Arial"/>
        </w:rPr>
      </w:pPr>
      <w:sdt>
        <w:sdtPr>
          <w:tag w:val="goog_rdk_1521"/>
        </w:sdtPr>
        <w:sdtContent>
          <w:del w:author="davide.lenzarini@u-blox.com" w:id="118" w:date="2024-08-06T15:35:21Z">
            <w:r w:rsidDel="00000000" w:rsidR="00000000" w:rsidRPr="00000000">
              <w:rPr>
                <w:rFonts w:ascii="Arial" w:cs="Arial" w:eastAsia="Arial" w:hAnsi="Arial"/>
                <w:rtl w:val="0"/>
              </w:rPr>
              <w:delText xml:space="preserve">Byte 5 in the PUBCOMP packet holds the Reason code in response to the PUBREL packet. </w:delText>
            </w:r>
          </w:del>
        </w:sdtContent>
      </w:sdt>
      <w:r w:rsidDel="00000000" w:rsidR="00000000" w:rsidRPr="00000000">
        <w:rPr>
          <w:rFonts w:ascii="Arial" w:cs="Arial" w:eastAsia="Arial" w:hAnsi="Arial"/>
          <w:rtl w:val="0"/>
        </w:rPr>
        <w:t xml:space="preserve">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A5">
      <w:pPr>
        <w:pStyle w:val="Heading4"/>
        <w:spacing w:after="174" w:before="0" w:line="248.00000000000006" w:lineRule="auto"/>
        <w:ind w:left="0" w:firstLine="0"/>
        <w:jc w:val="both"/>
        <w:rPr/>
      </w:pPr>
      <w:bookmarkStart w:colFirst="0" w:colLast="0" w:name="_heading=h.wwlbpe629g7j" w:id="146"/>
      <w:bookmarkEnd w:id="146"/>
      <w:r w:rsidDel="00000000" w:rsidR="00000000" w:rsidRPr="00000000">
        <w:rPr>
          <w:rtl w:val="0"/>
        </w:rPr>
        <w:t xml:space="preserve">3.16.4 PUBCOMP Actions</w:t>
      </w:r>
    </w:p>
    <w:p w:rsidR="00000000" w:rsidDel="00000000" w:rsidP="00000000" w:rsidRDefault="00000000" w:rsidRPr="00000000" w14:paraId="00000DA6">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sdt>
      <w:sdtPr>
        <w:tag w:val="goog_rdk_1523"/>
      </w:sdtPr>
      <w:sdtContent>
        <w:p w:rsidR="00000000" w:rsidDel="00000000" w:rsidP="00000000" w:rsidRDefault="00000000" w:rsidRPr="00000000" w14:paraId="00000DA7">
          <w:pPr>
            <w:pStyle w:val="Heading3"/>
            <w:keepLines w:val="1"/>
            <w:spacing w:after="118" w:before="0" w:line="259" w:lineRule="auto"/>
            <w:ind w:left="0" w:firstLine="0"/>
            <w:rPr>
              <w:ins w:author="Stefan Hagen" w:id="119" w:date="2024-08-11T18:58:30Z"/>
              <w:rFonts w:ascii="Arial" w:cs="Arial" w:eastAsia="Arial" w:hAnsi="Arial"/>
            </w:rPr>
          </w:pPr>
          <w:r w:rsidDel="00000000" w:rsidR="00000000" w:rsidRPr="00000000">
            <w:rPr>
              <w:rtl w:val="0"/>
            </w:rPr>
            <w:t xml:space="preserve">3.17 </w:t>
          </w:r>
          <w:r w:rsidDel="00000000" w:rsidR="00000000" w:rsidRPr="00000000">
            <w:rPr>
              <w:rFonts w:ascii="Arial" w:cs="Arial" w:eastAsia="Arial" w:hAnsi="Arial"/>
              <w:rtl w:val="0"/>
            </w:rPr>
            <w:t xml:space="preserve">SUBSCRIBE - Subscribe Request</w:t>
          </w:r>
          <w:sdt>
            <w:sdtPr>
              <w:tag w:val="goog_rdk_1522"/>
            </w:sdtPr>
            <w:sdtContent>
              <w:ins w:author="Stefan Hagen" w:id="119" w:date="2024-08-11T18:58:30Z">
                <w:bookmarkStart w:colFirst="0" w:colLast="0" w:name="_heading=h.16x20ju" w:id="147"/>
                <w:bookmarkEnd w:id="147"/>
                <w:r w:rsidDel="00000000" w:rsidR="00000000" w:rsidRPr="00000000">
                  <w:rPr>
                    <w:rtl w:val="0"/>
                  </w:rPr>
                </w:r>
              </w:ins>
            </w:sdtContent>
          </w:sdt>
        </w:p>
      </w:sdtContent>
    </w:sdt>
    <w:sdt>
      <w:sdtPr>
        <w:tag w:val="goog_rdk_1526"/>
      </w:sdtPr>
      <w:sdtContent>
        <w:p w:rsidR="00000000" w:rsidDel="00000000" w:rsidP="00000000" w:rsidRDefault="00000000" w:rsidRPr="00000000" w14:paraId="00000DA8">
          <w:pPr>
            <w:rPr>
              <w:ins w:author="Stefan Hagen" w:id="119" w:date="2024-08-11T18:58:30Z"/>
              <w:rPrChange w:author="Stefan Hagen" w:id="120" w:date="2024-08-11T18:58:30Z">
                <w:rPr>
                  <w:rFonts w:ascii="Arial" w:cs="Arial" w:eastAsia="Arial" w:hAnsi="Arial"/>
                </w:rPr>
              </w:rPrChange>
            </w:rPr>
          </w:pPr>
          <w:sdt>
            <w:sdtPr>
              <w:tag w:val="goog_rdk_1524"/>
            </w:sdtPr>
            <w:sdtContent>
              <w:ins w:author="Stefan Hagen" w:id="119" w:date="2024-08-11T18:58:30Z">
                <w:r w:rsidDel="00000000" w:rsidR="00000000" w:rsidRPr="00000000">
                  <w:rPr>
                    <w:rPrChange w:author="Stefan Hagen" w:id="120" w:date="2024-08-11T18:58:30Z">
                      <w:rPr>
                        <w:rFonts w:ascii="Arial" w:cs="Arial" w:eastAsia="Arial" w:hAnsi="Arial"/>
                      </w:rPr>
                    </w:rPrChange>
                  </w:rPr>
                  <w:drawing>
                    <wp:inline distB="114300" distT="114300" distL="114300" distR="114300">
                      <wp:extent cx="5943600" cy="1193800"/>
                      <wp:effectExtent b="0" l="0" r="0" t="0"/>
                      <wp:docPr id="45" name="image24.png"/>
                      <a:graphic>
                        <a:graphicData uri="http://schemas.openxmlformats.org/drawingml/2006/picture">
                          <pic:pic>
                            <pic:nvPicPr>
                              <pic:cNvPr id="0" name="image24.png"/>
                              <pic:cNvPicPr preferRelativeResize="0"/>
                            </pic:nvPicPr>
                            <pic:blipFill>
                              <a:blip r:embed="rId70"/>
                              <a:srcRect b="0" l="0" r="0" t="0"/>
                              <a:stretch>
                                <a:fillRect/>
                              </a:stretch>
                            </pic:blipFill>
                            <pic:spPr>
                              <a:xfrm>
                                <a:off x="0" y="0"/>
                                <a:ext cx="5943600" cy="1193800"/>
                              </a:xfrm>
                              <a:prstGeom prst="rect"/>
                              <a:ln/>
                            </pic:spPr>
                          </pic:pic>
                        </a:graphicData>
                      </a:graphic>
                    </wp:inline>
                  </w:drawing>
                </w:r>
              </w:ins>
              <w:sdt>
                <w:sdtPr>
                  <w:tag w:val="goog_rdk_1525"/>
                </w:sdtPr>
                <w:sdtContent>
                  <w:ins w:author="Stefan Hagen" w:id="119" w:date="2024-08-11T18:58:30Z">
                    <w:r w:rsidDel="00000000" w:rsidR="00000000" w:rsidRPr="00000000">
                      <w:rPr>
                        <w:rtl w:val="0"/>
                      </w:rPr>
                    </w:r>
                  </w:ins>
                </w:sdtContent>
              </w:sdt>
              <w:ins w:author="Stefan Hagen" w:id="119" w:date="2024-08-11T18:58:30Z"/>
            </w:sdtContent>
          </w:sdt>
        </w:p>
      </w:sdtContent>
    </w:sdt>
    <w:sdt>
      <w:sdtPr>
        <w:tag w:val="goog_rdk_1529"/>
      </w:sdtPr>
      <w:sdtContent>
        <w:p w:rsidR="00000000" w:rsidDel="00000000" w:rsidP="00000000" w:rsidRDefault="00000000" w:rsidRPr="00000000" w14:paraId="00000DA9">
          <w:pPr>
            <w:rPr>
              <w:ins w:author="Stefan Hagen" w:id="119" w:date="2024-08-11T18:58:30Z"/>
              <w:rPrChange w:author="Stefan Hagen" w:id="120" w:date="2024-08-11T18:58:30Z">
                <w:rPr>
                  <w:rFonts w:ascii="Arial" w:cs="Arial" w:eastAsia="Arial" w:hAnsi="Arial"/>
                </w:rPr>
              </w:rPrChange>
            </w:rPr>
          </w:pPr>
          <w:sdt>
            <w:sdtPr>
              <w:tag w:val="goog_rdk_1527"/>
            </w:sdtPr>
            <w:sdtContent>
              <w:ins w:author="Stefan Hagen" w:id="119" w:date="2024-08-11T18:58:30Z"/>
              <w:sdt>
                <w:sdtPr>
                  <w:tag w:val="goog_rdk_1528"/>
                </w:sdtPr>
                <w:sdtContent>
                  <w:ins w:author="Stefan Hagen" w:id="119" w:date="2024-08-11T18:58:30Z">
                    <w:r w:rsidDel="00000000" w:rsidR="00000000" w:rsidRPr="00000000">
                      <w:rPr>
                        <w:rtl w:val="0"/>
                        <w:rPrChange w:author="Stefan Hagen" w:id="120" w:date="2024-08-11T18:58:30Z">
                          <w:rPr>
                            <w:rFonts w:ascii="Arial" w:cs="Arial" w:eastAsia="Arial" w:hAnsi="Arial"/>
                          </w:rPr>
                        </w:rPrChange>
                      </w:rPr>
                      <w:t xml:space="preserve">Or</w:t>
                    </w:r>
                  </w:ins>
                </w:sdtContent>
              </w:sdt>
              <w:ins w:author="Stefan Hagen" w:id="119" w:date="2024-08-11T18:58:30Z"/>
            </w:sdtContent>
          </w:sdt>
        </w:p>
      </w:sdtContent>
    </w:sdt>
    <w:sdt>
      <w:sdtPr>
        <w:tag w:val="goog_rdk_1533"/>
      </w:sdtPr>
      <w:sdtContent>
        <w:p w:rsidR="00000000" w:rsidDel="00000000" w:rsidP="00000000" w:rsidRDefault="00000000" w:rsidRPr="00000000" w14:paraId="00000DAA">
          <w:pPr>
            <w:rPr>
              <w:rPrChange w:author="Stefan Hagen" w:id="120" w:date="2024-08-11T18:58:30Z">
                <w:rPr>
                  <w:rFonts w:ascii="Arial" w:cs="Arial" w:eastAsia="Arial" w:hAnsi="Arial"/>
                </w:rPr>
              </w:rPrChange>
            </w:rPr>
            <w:pPrChange w:author="Stefan Hagen" w:id="0" w:date="2024-08-11T18:58:30Z">
              <w:pPr>
                <w:pStyle w:val="Heading3"/>
                <w:keepLines w:val="1"/>
                <w:spacing w:after="118" w:before="0" w:line="259" w:lineRule="auto"/>
                <w:ind w:left="0" w:firstLine="0"/>
              </w:pPr>
            </w:pPrChange>
          </w:pPr>
          <w:bookmarkStart w:colFirst="0" w:colLast="0" w:name="_heading=h.16x20ju" w:id="147"/>
          <w:bookmarkEnd w:id="147"/>
          <w:sdt>
            <w:sdtPr>
              <w:tag w:val="goog_rdk_1530"/>
            </w:sdtPr>
            <w:sdtContent>
              <w:ins w:author="Stefan Hagen" w:id="119" w:date="2024-08-11T18:58:30Z"/>
              <w:sdt>
                <w:sdtPr>
                  <w:tag w:val="goog_rdk_1531"/>
                </w:sdtPr>
                <w:sdtContent>
                  <w:commentRangeStart w:id="88"/>
                </w:sdtContent>
              </w:sdt>
              <w:ins w:author="Stefan Hagen" w:id="119" w:date="2024-08-11T18:58:30Z">
                <w:r w:rsidDel="00000000" w:rsidR="00000000" w:rsidRPr="00000000">
                  <w:rPr>
                    <w:rPrChange w:author="Stefan Hagen" w:id="120" w:date="2024-08-11T18:58:30Z">
                      <w:rPr>
                        <w:rFonts w:ascii="Arial" w:cs="Arial" w:eastAsia="Arial" w:hAnsi="Arial"/>
                      </w:rPr>
                    </w:rPrChange>
                  </w:rPr>
                  <w:drawing>
                    <wp:inline distB="114300" distT="114300" distL="114300" distR="114300">
                      <wp:extent cx="5943600" cy="1346200"/>
                      <wp:effectExtent b="0" l="0" r="0" t="0"/>
                      <wp:docPr id="25" name="image11.png"/>
                      <a:graphic>
                        <a:graphicData uri="http://schemas.openxmlformats.org/drawingml/2006/picture">
                          <pic:pic>
                            <pic:nvPicPr>
                              <pic:cNvPr id="0" name="image11.png"/>
                              <pic:cNvPicPr preferRelativeResize="0"/>
                            </pic:nvPicPr>
                            <pic:blipFill>
                              <a:blip r:embed="rId71"/>
                              <a:srcRect b="131" l="0" r="0" t="131"/>
                              <a:stretch>
                                <a:fillRect/>
                              </a:stretch>
                            </pic:blipFill>
                            <pic:spPr>
                              <a:xfrm>
                                <a:off x="0" y="0"/>
                                <a:ext cx="5943600" cy="1346200"/>
                              </a:xfrm>
                              <a:prstGeom prst="rect"/>
                              <a:ln/>
                            </pic:spPr>
                          </pic:pic>
                        </a:graphicData>
                      </a:graphic>
                    </wp:inline>
                  </w:drawing>
                </w:r>
              </w:ins>
            </w:sdtContent>
          </w:sdt>
          <w:commentRangeEnd w:id="88"/>
          <w:r w:rsidDel="00000000" w:rsidR="00000000" w:rsidRPr="00000000">
            <w:commentReference w:id="88"/>
          </w:r>
          <w:sdt>
            <w:sdtPr>
              <w:tag w:val="goog_rdk_1532"/>
            </w:sdtPr>
            <w:sdtContent>
              <w:r w:rsidDel="00000000" w:rsidR="00000000" w:rsidRPr="00000000">
                <w:rPr>
                  <w:rtl w:val="0"/>
                </w:rPr>
              </w:r>
            </w:sdtContent>
          </w:sdt>
        </w:p>
      </w:sdtContent>
    </w:sdt>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AB">
            <w:pPr>
              <w:jc w:val="center"/>
              <w:rPr>
                <w:rFonts w:ascii="Arial" w:cs="Arial" w:eastAsia="Arial" w:hAnsi="Arial"/>
                <w:b w:val="1"/>
              </w:rPr>
            </w:pPr>
            <w:sdt>
              <w:sdtPr>
                <w:tag w:val="goog_rdk_1535"/>
              </w:sdtPr>
              <w:sdtContent>
                <w:del w:author="davide.lenzarini@u-blox.com" w:id="121" w:date="2024-08-12T14:30:35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DAC">
            <w:pPr>
              <w:jc w:val="center"/>
              <w:rPr>
                <w:rFonts w:ascii="Arial" w:cs="Arial" w:eastAsia="Arial" w:hAnsi="Arial"/>
                <w:b w:val="1"/>
              </w:rPr>
            </w:pPr>
            <w:sdt>
              <w:sdtPr>
                <w:tag w:val="goog_rdk_1537"/>
              </w:sdtPr>
              <w:sdtContent>
                <w:del w:author="davide.lenzarini@u-blox.com" w:id="121" w:date="2024-08-12T14:30:35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DAD">
            <w:pPr>
              <w:jc w:val="center"/>
              <w:rPr>
                <w:rFonts w:ascii="Arial" w:cs="Arial" w:eastAsia="Arial" w:hAnsi="Arial"/>
                <w:b w:val="1"/>
              </w:rPr>
            </w:pPr>
            <w:sdt>
              <w:sdtPr>
                <w:tag w:val="goog_rdk_1539"/>
              </w:sdtPr>
              <w:sdtContent>
                <w:del w:author="davide.lenzarini@u-blox.com" w:id="121" w:date="2024-08-12T14:30:35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3"/>
            <w:shd w:fill="cfe2f3" w:val="clear"/>
          </w:tcPr>
          <w:p w:rsidR="00000000" w:rsidDel="00000000" w:rsidP="00000000" w:rsidRDefault="00000000" w:rsidRPr="00000000" w14:paraId="00000DAF">
            <w:pPr>
              <w:jc w:val="center"/>
              <w:rPr>
                <w:rFonts w:ascii="Arial" w:cs="Arial" w:eastAsia="Arial" w:hAnsi="Arial"/>
                <w:b w:val="1"/>
              </w:rPr>
            </w:pPr>
            <w:sdt>
              <w:sdtPr>
                <w:tag w:val="goog_rdk_1541"/>
              </w:sdtPr>
              <w:sdtContent>
                <w:del w:author="davide.lenzarini@u-blox.com" w:id="121" w:date="2024-08-12T14:30:35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DB2">
            <w:pPr>
              <w:jc w:val="center"/>
              <w:rPr>
                <w:rFonts w:ascii="Arial" w:cs="Arial" w:eastAsia="Arial" w:hAnsi="Arial"/>
                <w:b w:val="1"/>
              </w:rPr>
            </w:pPr>
            <w:sdt>
              <w:sdtPr>
                <w:tag w:val="goog_rdk_1543"/>
              </w:sdtPr>
              <w:sdtContent>
                <w:del w:author="davide.lenzarini@u-blox.com" w:id="121" w:date="2024-08-12T14:30:35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2"/>
            <w:shd w:fill="cfe2f3" w:val="clear"/>
          </w:tcPr>
          <w:p w:rsidR="00000000" w:rsidDel="00000000" w:rsidP="00000000" w:rsidRDefault="00000000" w:rsidRPr="00000000" w14:paraId="00000DB3">
            <w:pPr>
              <w:jc w:val="center"/>
              <w:rPr>
                <w:rFonts w:ascii="Arial" w:cs="Arial" w:eastAsia="Arial" w:hAnsi="Arial"/>
                <w:b w:val="1"/>
              </w:rPr>
            </w:pPr>
            <w:sdt>
              <w:sdtPr>
                <w:tag w:val="goog_rdk_1545"/>
              </w:sdtPr>
              <w:sdtContent>
                <w:del w:author="davide.lenzarini@u-blox.com" w:id="121" w:date="2024-08-12T14:30:35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DB5">
            <w:pPr>
              <w:jc w:val="center"/>
              <w:rPr>
                <w:rFonts w:ascii="Arial" w:cs="Arial" w:eastAsia="Arial" w:hAnsi="Arial"/>
                <w:b w:val="1"/>
              </w:rPr>
            </w:pPr>
            <w:sdt>
              <w:sdtPr>
                <w:tag w:val="goog_rdk_1547"/>
              </w:sdtPr>
              <w:sdtContent>
                <w:del w:author="davide.lenzarini@u-blox.com" w:id="121" w:date="2024-08-12T14:30:35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DB6">
            <w:pPr>
              <w:jc w:val="center"/>
              <w:rPr>
                <w:rFonts w:ascii="Arial" w:cs="Arial" w:eastAsia="Arial" w:hAnsi="Arial"/>
                <w:b w:val="1"/>
              </w:rPr>
            </w:pPr>
            <w:sdt>
              <w:sdtPr>
                <w:tag w:val="goog_rdk_1549"/>
              </w:sdtPr>
              <w:sdtContent>
                <w:del w:author="davide.lenzarini@u-blox.com" w:id="121" w:date="2024-08-12T14:30:35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DB7">
            <w:pPr>
              <w:jc w:val="center"/>
              <w:rPr>
                <w:rFonts w:ascii="Arial" w:cs="Arial" w:eastAsia="Arial" w:hAnsi="Arial"/>
                <w:b w:val="1"/>
              </w:rPr>
            </w:pPr>
            <w:sdt>
              <w:sdtPr>
                <w:tag w:val="goog_rdk_1551"/>
              </w:sdtPr>
              <w:sdtContent>
                <w:del w:author="davide.lenzarini@u-blox.com" w:id="121" w:date="2024-08-12T14:30:35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B9">
            <w:pPr>
              <w:rPr>
                <w:rFonts w:ascii="Arial" w:cs="Arial" w:eastAsia="Arial" w:hAnsi="Arial"/>
              </w:rPr>
            </w:pPr>
            <w:sdt>
              <w:sdtPr>
                <w:tag w:val="goog_rdk_1553"/>
              </w:sdtPr>
              <w:sdtContent>
                <w:del w:author="davide.lenzarini@u-blox.com" w:id="121" w:date="2024-08-12T14:30:35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3"/>
          </w:tcPr>
          <w:p w:rsidR="00000000" w:rsidDel="00000000" w:rsidP="00000000" w:rsidRDefault="00000000" w:rsidRPr="00000000" w14:paraId="00000DBA">
            <w:pPr>
              <w:jc w:val="center"/>
              <w:rPr>
                <w:rFonts w:ascii="Arial" w:cs="Arial" w:eastAsia="Arial" w:hAnsi="Arial"/>
              </w:rPr>
            </w:pPr>
            <w:sdt>
              <w:sdtPr>
                <w:tag w:val="goog_rdk_1555"/>
              </w:sdtPr>
              <w:sdtContent>
                <w:del w:author="davide.lenzarini@u-blox.com" w:id="121" w:date="2024-08-12T14:30:35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C7">
            <w:pPr>
              <w:rPr>
                <w:rFonts w:ascii="Arial" w:cs="Arial" w:eastAsia="Arial" w:hAnsi="Arial"/>
              </w:rPr>
            </w:pPr>
            <w:sdt>
              <w:sdtPr>
                <w:tag w:val="goog_rdk_1557"/>
              </w:sdtPr>
              <w:sdtContent>
                <w:del w:author="davide.lenzarini@u-blox.com" w:id="121" w:date="2024-08-12T14:30:35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3"/>
          </w:tcPr>
          <w:p w:rsidR="00000000" w:rsidDel="00000000" w:rsidP="00000000" w:rsidRDefault="00000000" w:rsidRPr="00000000" w14:paraId="00000DC8">
            <w:pPr>
              <w:jc w:val="center"/>
              <w:rPr>
                <w:rFonts w:ascii="Arial" w:cs="Arial" w:eastAsia="Arial" w:hAnsi="Arial"/>
              </w:rPr>
            </w:pPr>
            <w:sdt>
              <w:sdtPr>
                <w:tag w:val="goog_rdk_1559"/>
              </w:sdtPr>
              <w:sdtContent>
                <w:del w:author="davide.lenzarini@u-blox.com" w:id="121" w:date="2024-08-12T14:30:35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DD5">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D6">
            <w:pPr>
              <w:jc w:val="center"/>
              <w:rPr>
                <w:rFonts w:ascii="Arial" w:cs="Arial" w:eastAsia="Arial" w:hAnsi="Arial"/>
                <w:b w:val="1"/>
                <w:i w:val="1"/>
              </w:rPr>
            </w:pPr>
            <w:sdt>
              <w:sdtPr>
                <w:tag w:val="goog_rdk_1561"/>
              </w:sdtPr>
              <w:sdtContent>
                <w:del w:author="davide.lenzarini@u-blox.com" w:id="121" w:date="2024-08-12T14:30:35Z">
                  <w:r w:rsidDel="00000000" w:rsidR="00000000" w:rsidRPr="00000000">
                    <w:rPr>
                      <w:rFonts w:ascii="Arial" w:cs="Arial" w:eastAsia="Arial" w:hAnsi="Arial"/>
                      <w:b w:val="1"/>
                      <w:i w:val="1"/>
                      <w:rtl w:val="0"/>
                    </w:rPr>
                    <w:delText xml:space="preserve">SUBSCRIBE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sdt>
            <w:sdtPr>
              <w:tag w:val="goog_rdk_1564"/>
            </w:sdtPr>
            <w:sdtContent>
              <w:p w:rsidR="00000000" w:rsidDel="00000000" w:rsidP="00000000" w:rsidRDefault="00000000" w:rsidRPr="00000000" w14:paraId="00000DE4">
                <w:pPr>
                  <w:jc w:val="center"/>
                  <w:rPr>
                    <w:del w:author="davide.lenzarini@u-blox.com" w:id="121" w:date="2024-08-12T14:30:35Z"/>
                    <w:rFonts w:ascii="Arial" w:cs="Arial" w:eastAsia="Arial" w:hAnsi="Arial"/>
                    <w:i w:val="1"/>
                  </w:rPr>
                </w:pPr>
                <w:sdt>
                  <w:sdtPr>
                    <w:tag w:val="goog_rdk_1563"/>
                  </w:sdtPr>
                  <w:sdtContent>
                    <w:del w:author="davide.lenzarini@u-blox.com" w:id="121" w:date="2024-08-12T14:30:35Z">
                      <w:r w:rsidDel="00000000" w:rsidR="00000000" w:rsidRPr="00000000">
                        <w:rPr>
                          <w:rFonts w:ascii="Arial" w:cs="Arial" w:eastAsia="Arial" w:hAnsi="Arial"/>
                          <w:i w:val="1"/>
                          <w:rtl w:val="0"/>
                        </w:rPr>
                        <w:delText xml:space="preserve">No Local</w:delText>
                      </w:r>
                    </w:del>
                  </w:sdtContent>
                </w:sdt>
              </w:p>
            </w:sdtContent>
          </w:sdt>
          <w:p w:rsidR="00000000" w:rsidDel="00000000" w:rsidP="00000000" w:rsidRDefault="00000000" w:rsidRPr="00000000" w14:paraId="00000DE5">
            <w:pPr>
              <w:jc w:val="center"/>
              <w:rPr>
                <w:rFonts w:ascii="Arial" w:cs="Arial" w:eastAsia="Arial" w:hAnsi="Arial"/>
                <w:i w:val="1"/>
              </w:rPr>
            </w:pPr>
            <w:r w:rsidDel="00000000" w:rsidR="00000000" w:rsidRPr="00000000">
              <w:rPr>
                <w:rtl w:val="0"/>
              </w:rPr>
            </w:r>
          </w:p>
        </w:tc>
        <w:tc>
          <w:tcPr>
            <w:gridSpan w:val="3"/>
          </w:tcPr>
          <w:sdt>
            <w:sdtPr>
              <w:tag w:val="goog_rdk_1567"/>
            </w:sdtPr>
            <w:sdtContent>
              <w:p w:rsidR="00000000" w:rsidDel="00000000" w:rsidP="00000000" w:rsidRDefault="00000000" w:rsidRPr="00000000" w14:paraId="00000DE7">
                <w:pPr>
                  <w:jc w:val="center"/>
                  <w:rPr>
                    <w:del w:author="davide.lenzarini@u-blox.com" w:id="121" w:date="2024-08-12T14:30:35Z"/>
                    <w:rFonts w:ascii="Arial" w:cs="Arial" w:eastAsia="Arial" w:hAnsi="Arial"/>
                    <w:i w:val="1"/>
                  </w:rPr>
                </w:pPr>
                <w:sdt>
                  <w:sdtPr>
                    <w:tag w:val="goog_rdk_1566"/>
                  </w:sdtPr>
                  <w:sdtContent>
                    <w:del w:author="davide.lenzarini@u-blox.com" w:id="121" w:date="2024-08-12T14:30:35Z">
                      <w:r w:rsidDel="00000000" w:rsidR="00000000" w:rsidRPr="00000000">
                        <w:rPr>
                          <w:rFonts w:ascii="Arial" w:cs="Arial" w:eastAsia="Arial" w:hAnsi="Arial"/>
                          <w:i w:val="1"/>
                          <w:rtl w:val="0"/>
                        </w:rPr>
                        <w:delText xml:space="preserve">QoS</w:delText>
                      </w:r>
                    </w:del>
                  </w:sdtContent>
                </w:sdt>
              </w:p>
            </w:sdtContent>
          </w:sdt>
          <w:p w:rsidR="00000000" w:rsidDel="00000000" w:rsidP="00000000" w:rsidRDefault="00000000" w:rsidRPr="00000000" w14:paraId="00000DE8">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EB">
            <w:pPr>
              <w:jc w:val="center"/>
              <w:rPr>
                <w:rFonts w:ascii="Arial" w:cs="Arial" w:eastAsia="Arial" w:hAnsi="Arial"/>
                <w:i w:val="1"/>
              </w:rPr>
            </w:pPr>
            <w:sdt>
              <w:sdtPr>
                <w:tag w:val="goog_rdk_1569"/>
              </w:sdtPr>
              <w:sdtContent>
                <w:del w:author="davide.lenzarini@u-blox.com" w:id="121" w:date="2024-08-12T14:30:35Z">
                  <w:r w:rsidDel="00000000" w:rsidR="00000000" w:rsidRPr="00000000">
                    <w:rPr>
                      <w:rFonts w:ascii="Arial" w:cs="Arial" w:eastAsia="Arial" w:hAnsi="Arial"/>
                      <w:i w:val="1"/>
                      <w:rtl w:val="0"/>
                    </w:rPr>
                    <w:delText xml:space="preserve">Retain as published</w:delText>
                  </w:r>
                </w:del>
              </w:sdtContent>
            </w:sdt>
            <w:r w:rsidDel="00000000" w:rsidR="00000000" w:rsidRPr="00000000">
              <w:rPr>
                <w:rtl w:val="0"/>
              </w:rPr>
            </w:r>
          </w:p>
        </w:tc>
        <w:tc>
          <w:tcPr>
            <w:gridSpan w:val="3"/>
          </w:tcPr>
          <w:p w:rsidR="00000000" w:rsidDel="00000000" w:rsidP="00000000" w:rsidRDefault="00000000" w:rsidRPr="00000000" w14:paraId="00000DED">
            <w:pPr>
              <w:jc w:val="center"/>
              <w:rPr>
                <w:rFonts w:ascii="Arial" w:cs="Arial" w:eastAsia="Arial" w:hAnsi="Arial"/>
                <w:i w:val="1"/>
              </w:rPr>
            </w:pPr>
            <w:sdt>
              <w:sdtPr>
                <w:tag w:val="goog_rdk_1571"/>
              </w:sdtPr>
              <w:sdtContent>
                <w:del w:author="davide.lenzarini@u-blox.com" w:id="121" w:date="2024-08-12T14:30:35Z">
                  <w:r w:rsidDel="00000000" w:rsidR="00000000" w:rsidRPr="00000000">
                    <w:rPr>
                      <w:rFonts w:ascii="Arial" w:cs="Arial" w:eastAsia="Arial" w:hAnsi="Arial"/>
                      <w:i w:val="1"/>
                      <w:rtl w:val="0"/>
                    </w:rPr>
                    <w:delText xml:space="preserve">Retain Handling</w:delText>
                  </w:r>
                </w:del>
              </w:sdtContent>
            </w:sdt>
            <w:r w:rsidDel="00000000" w:rsidR="00000000" w:rsidRPr="00000000">
              <w:rPr>
                <w:rtl w:val="0"/>
              </w:rPr>
            </w:r>
          </w:p>
        </w:tc>
        <w:tc>
          <w:tcPr>
            <w:gridSpan w:val="3"/>
          </w:tcPr>
          <w:sdt>
            <w:sdtPr>
              <w:tag w:val="goog_rdk_1574"/>
            </w:sdtPr>
            <w:sdtContent>
              <w:p w:rsidR="00000000" w:rsidDel="00000000" w:rsidP="00000000" w:rsidRDefault="00000000" w:rsidRPr="00000000" w14:paraId="00000DF0">
                <w:pPr>
                  <w:jc w:val="center"/>
                  <w:rPr>
                    <w:del w:author="davide.lenzarini@u-blox.com" w:id="121" w:date="2024-08-12T14:30:35Z"/>
                    <w:rFonts w:ascii="Arial" w:cs="Arial" w:eastAsia="Arial" w:hAnsi="Arial"/>
                    <w:i w:val="1"/>
                  </w:rPr>
                </w:pPr>
                <w:sdt>
                  <w:sdtPr>
                    <w:tag w:val="goog_rdk_1573"/>
                  </w:sdtPr>
                  <w:sdtContent>
                    <w:del w:author="davide.lenzarini@u-blox.com" w:id="121" w:date="2024-08-12T14:30:35Z">
                      <w:r w:rsidDel="00000000" w:rsidR="00000000" w:rsidRPr="00000000">
                        <w:rPr>
                          <w:rFonts w:ascii="Arial" w:cs="Arial" w:eastAsia="Arial" w:hAnsi="Arial"/>
                          <w:i w:val="1"/>
                          <w:rtl w:val="0"/>
                        </w:rPr>
                        <w:delText xml:space="preserve">Topic Type</w:delText>
                      </w:r>
                    </w:del>
                  </w:sdtContent>
                </w:sdt>
              </w:p>
            </w:sdtContent>
          </w:sdt>
          <w:p w:rsidR="00000000" w:rsidDel="00000000" w:rsidP="00000000" w:rsidRDefault="00000000" w:rsidRPr="00000000" w14:paraId="00000DF1">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F4">
            <w:pPr>
              <w:rPr>
                <w:rFonts w:ascii="Arial" w:cs="Arial" w:eastAsia="Arial" w:hAnsi="Arial"/>
              </w:rPr>
            </w:pPr>
            <w:sdt>
              <w:sdtPr>
                <w:tag w:val="goog_rdk_1576"/>
              </w:sdtPr>
              <w:sdtContent>
                <w:del w:author="davide.lenzarini@u-blox.com" w:id="121" w:date="2024-08-12T14:30:35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DF5">
            <w:pPr>
              <w:jc w:val="center"/>
              <w:rPr>
                <w:rFonts w:ascii="Arial" w:cs="Arial" w:eastAsia="Arial" w:hAnsi="Arial"/>
                <w:i w:val="1"/>
              </w:rPr>
            </w:pPr>
            <w:sdt>
              <w:sdtPr>
                <w:tag w:val="goog_rdk_1578"/>
              </w:sdtPr>
              <w:sdtContent>
                <w:del w:author="davide.lenzarini@u-blox.com" w:id="121"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DF7">
            <w:pPr>
              <w:jc w:val="center"/>
              <w:rPr>
                <w:rFonts w:ascii="Arial" w:cs="Arial" w:eastAsia="Arial" w:hAnsi="Arial"/>
                <w:i w:val="1"/>
              </w:rPr>
            </w:pPr>
            <w:sdt>
              <w:sdtPr>
                <w:tag w:val="goog_rdk_1580"/>
              </w:sdtPr>
              <w:sdtContent>
                <w:del w:author="davide.lenzarini@u-blox.com" w:id="121"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DF8">
            <w:pPr>
              <w:jc w:val="center"/>
              <w:rPr>
                <w:rFonts w:ascii="Arial" w:cs="Arial" w:eastAsia="Arial" w:hAnsi="Arial"/>
                <w:i w:val="1"/>
              </w:rPr>
            </w:pPr>
            <w:sdt>
              <w:sdtPr>
                <w:tag w:val="goog_rdk_1582"/>
              </w:sdtPr>
              <w:sdtContent>
                <w:del w:author="davide.lenzarini@u-blox.com" w:id="121"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DFA">
            <w:pPr>
              <w:jc w:val="center"/>
              <w:rPr>
                <w:rFonts w:ascii="Arial" w:cs="Arial" w:eastAsia="Arial" w:hAnsi="Arial"/>
                <w:i w:val="1"/>
              </w:rPr>
            </w:pPr>
            <w:sdt>
              <w:sdtPr>
                <w:tag w:val="goog_rdk_1584"/>
              </w:sdtPr>
              <w:sdtContent>
                <w:del w:author="davide.lenzarini@u-blox.com" w:id="121"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DFC">
            <w:pPr>
              <w:jc w:val="center"/>
              <w:rPr>
                <w:rFonts w:ascii="Arial" w:cs="Arial" w:eastAsia="Arial" w:hAnsi="Arial"/>
                <w:i w:val="1"/>
              </w:rPr>
            </w:pPr>
            <w:sdt>
              <w:sdtPr>
                <w:tag w:val="goog_rdk_1586"/>
              </w:sdtPr>
              <w:sdtContent>
                <w:del w:author="davide.lenzarini@u-blox.com" w:id="121"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DFE">
            <w:pPr>
              <w:jc w:val="center"/>
              <w:rPr>
                <w:rFonts w:ascii="Arial" w:cs="Arial" w:eastAsia="Arial" w:hAnsi="Arial"/>
                <w:i w:val="1"/>
              </w:rPr>
            </w:pPr>
            <w:sdt>
              <w:sdtPr>
                <w:tag w:val="goog_rdk_1588"/>
              </w:sdtPr>
              <w:sdtContent>
                <w:del w:author="davide.lenzarini@u-blox.com" w:id="121"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DFF">
            <w:pPr>
              <w:jc w:val="center"/>
              <w:rPr>
                <w:rFonts w:ascii="Arial" w:cs="Arial" w:eastAsia="Arial" w:hAnsi="Arial"/>
                <w:i w:val="1"/>
              </w:rPr>
            </w:pPr>
            <w:sdt>
              <w:sdtPr>
                <w:tag w:val="goog_rdk_1590"/>
              </w:sdtPr>
              <w:sdtContent>
                <w:del w:author="davide.lenzarini@u-blox.com" w:id="121"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E01">
            <w:pPr>
              <w:jc w:val="center"/>
              <w:rPr>
                <w:rFonts w:ascii="Arial" w:cs="Arial" w:eastAsia="Arial" w:hAnsi="Arial"/>
                <w:i w:val="1"/>
              </w:rPr>
            </w:pPr>
            <w:sdt>
              <w:sdtPr>
                <w:tag w:val="goog_rdk_1592"/>
              </w:sdtPr>
              <w:sdtContent>
                <w:del w:author="davide.lenzarini@u-blox.com" w:id="121"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02">
            <w:pPr>
              <w:rPr>
                <w:rFonts w:ascii="Arial" w:cs="Arial" w:eastAsia="Arial" w:hAnsi="Arial"/>
              </w:rPr>
            </w:pPr>
            <w:sdt>
              <w:sdtPr>
                <w:tag w:val="goog_rdk_1594"/>
              </w:sdtPr>
              <w:sdtContent>
                <w:del w:author="davide.lenzarini@u-blox.com" w:id="121" w:date="2024-08-12T14:30:35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3"/>
          </w:tcPr>
          <w:p w:rsidR="00000000" w:rsidDel="00000000" w:rsidP="00000000" w:rsidRDefault="00000000" w:rsidRPr="00000000" w14:paraId="00000E03">
            <w:pPr>
              <w:jc w:val="center"/>
              <w:rPr>
                <w:rFonts w:ascii="Arial" w:cs="Arial" w:eastAsia="Arial" w:hAnsi="Arial"/>
              </w:rPr>
            </w:pPr>
            <w:sdt>
              <w:sdtPr>
                <w:tag w:val="goog_rdk_1596"/>
              </w:sdtPr>
              <w:sdtContent>
                <w:del w:author="davide.lenzarini@u-blox.com" w:id="121" w:date="2024-08-12T14:30:35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10">
            <w:pPr>
              <w:rPr>
                <w:rFonts w:ascii="Arial" w:cs="Arial" w:eastAsia="Arial" w:hAnsi="Arial"/>
              </w:rPr>
            </w:pPr>
            <w:sdt>
              <w:sdtPr>
                <w:tag w:val="goog_rdk_1598"/>
              </w:sdtPr>
              <w:sdtContent>
                <w:del w:author="davide.lenzarini@u-blox.com" w:id="121" w:date="2024-08-12T14:30:35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3"/>
          </w:tcPr>
          <w:p w:rsidR="00000000" w:rsidDel="00000000" w:rsidP="00000000" w:rsidRDefault="00000000" w:rsidRPr="00000000" w14:paraId="00000E11">
            <w:pPr>
              <w:jc w:val="center"/>
              <w:rPr>
                <w:rFonts w:ascii="Arial" w:cs="Arial" w:eastAsia="Arial" w:hAnsi="Arial"/>
              </w:rPr>
            </w:pPr>
            <w:sdt>
              <w:sdtPr>
                <w:tag w:val="goog_rdk_1600"/>
              </w:sdtPr>
              <w:sdtContent>
                <w:del w:author="davide.lenzarini@u-blox.com" w:id="121" w:date="2024-08-12T14:30:35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1E">
            <w:pPr>
              <w:rPr>
                <w:rFonts w:ascii="Arial" w:cs="Arial" w:eastAsia="Arial" w:hAnsi="Arial"/>
              </w:rPr>
            </w:pPr>
            <w:sdt>
              <w:sdtPr>
                <w:tag w:val="goog_rdk_1602"/>
              </w:sdtPr>
              <w:sdtContent>
                <w:del w:author="davide.lenzarini@u-blox.com" w:id="121" w:date="2024-08-12T14:30:35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4"/>
            <w:tcBorders>
              <w:bottom w:color="000000" w:space="0" w:sz="0" w:val="nil"/>
              <w:right w:color="000000" w:space="0" w:sz="0" w:val="nil"/>
            </w:tcBorders>
          </w:tcPr>
          <w:p w:rsidR="00000000" w:rsidDel="00000000" w:rsidP="00000000" w:rsidRDefault="00000000" w:rsidRPr="00000000" w14:paraId="00000E1F">
            <w:pPr>
              <w:jc w:val="center"/>
              <w:rPr>
                <w:rFonts w:ascii="Arial" w:cs="Arial" w:eastAsia="Arial" w:hAnsi="Arial"/>
              </w:rPr>
            </w:pPr>
            <w:sdt>
              <w:sdtPr>
                <w:tag w:val="goog_rdk_1604"/>
              </w:sdtPr>
              <w:sdtContent>
                <w:del w:author="davide.lenzarini@u-blox.com" w:id="121" w:date="2024-08-12T14:30:35Z">
                  <w:r w:rsidDel="00000000" w:rsidR="00000000" w:rsidRPr="00000000">
                    <w:rPr>
                      <w:rFonts w:ascii="Arial" w:cs="Arial" w:eastAsia="Arial" w:hAnsi="Arial"/>
                      <w:rtl w:val="0"/>
                    </w:rPr>
                    <w:delText xml:space="preserve">Topic Data MSB</w:delText>
                  </w:r>
                </w:del>
              </w:sdtContent>
            </w:sdt>
            <w:r w:rsidDel="00000000" w:rsidR="00000000" w:rsidRPr="00000000">
              <w:rPr>
                <w:rtl w:val="0"/>
              </w:rPr>
            </w:r>
          </w:p>
        </w:tc>
        <w:tc>
          <w:tcPr>
            <w:gridSpan w:val="4"/>
            <w:vMerge w:val="restart"/>
            <w:tcBorders>
              <w:left w:color="000000" w:space="0" w:sz="0" w:val="nil"/>
              <w:right w:color="000000" w:space="0" w:sz="0" w:val="nil"/>
            </w:tcBorders>
          </w:tcPr>
          <w:p w:rsidR="00000000" w:rsidDel="00000000" w:rsidP="00000000" w:rsidRDefault="00000000" w:rsidRPr="00000000" w14:paraId="00000E23">
            <w:pPr>
              <w:jc w:val="center"/>
              <w:rPr>
                <w:rFonts w:ascii="Arial" w:cs="Arial" w:eastAsia="Arial" w:hAnsi="Arial"/>
                <w:b w:val="1"/>
              </w:rPr>
            </w:pPr>
            <w:sdt>
              <w:sdtPr>
                <w:tag w:val="goog_rdk_1606"/>
              </w:sdtPr>
              <w:sdtContent>
                <w:del w:author="davide.lenzarini@u-blox.com" w:id="121" w:date="2024-08-12T14:30:35Z">
                  <w:r w:rsidDel="00000000" w:rsidR="00000000" w:rsidRPr="00000000">
                    <w:rPr>
                      <w:rFonts w:ascii="Arial" w:cs="Arial" w:eastAsia="Arial" w:hAnsi="Arial"/>
                      <w:b w:val="1"/>
                      <w:rtl w:val="0"/>
                    </w:rPr>
                    <w:delText xml:space="preserve">OR</w:delText>
                  </w:r>
                </w:del>
              </w:sdtContent>
            </w:sdt>
            <w:r w:rsidDel="00000000" w:rsidR="00000000" w:rsidRPr="00000000">
              <w:rPr>
                <w:rtl w:val="0"/>
              </w:rPr>
            </w:r>
          </w:p>
        </w:tc>
        <w:tc>
          <w:tcPr>
            <w:gridSpan w:val="5"/>
            <w:vMerge w:val="restart"/>
            <w:tcBorders>
              <w:left w:color="000000" w:space="0" w:sz="0" w:val="nil"/>
            </w:tcBorders>
          </w:tcPr>
          <w:sdt>
            <w:sdtPr>
              <w:tag w:val="goog_rdk_1609"/>
            </w:sdtPr>
            <w:sdtContent>
              <w:p w:rsidR="00000000" w:rsidDel="00000000" w:rsidP="00000000" w:rsidRDefault="00000000" w:rsidRPr="00000000" w14:paraId="00000E27">
                <w:pPr>
                  <w:jc w:val="center"/>
                  <w:rPr>
                    <w:del w:author="davide.lenzarini@u-blox.com" w:id="121" w:date="2024-08-12T14:30:35Z"/>
                    <w:rFonts w:ascii="Arial" w:cs="Arial" w:eastAsia="Arial" w:hAnsi="Arial"/>
                  </w:rPr>
                </w:pPr>
                <w:sdt>
                  <w:sdtPr>
                    <w:tag w:val="goog_rdk_1608"/>
                  </w:sdtPr>
                  <w:sdtContent>
                    <w:del w:author="davide.lenzarini@u-blox.com" w:id="121" w:date="2024-08-12T14:30:35Z">
                      <w:r w:rsidDel="00000000" w:rsidR="00000000" w:rsidRPr="00000000">
                        <w:rPr>
                          <w:rFonts w:ascii="Arial" w:cs="Arial" w:eastAsia="Arial" w:hAnsi="Arial"/>
                          <w:rtl w:val="0"/>
                        </w:rPr>
                        <w:delText xml:space="preserve">Topic Filter</w:delText>
                      </w:r>
                    </w:del>
                  </w:sdtContent>
                </w:sdt>
              </w:p>
            </w:sdtContent>
          </w:sdt>
          <w:p w:rsidR="00000000" w:rsidDel="00000000" w:rsidP="00000000" w:rsidRDefault="00000000" w:rsidRPr="00000000" w14:paraId="00000E28">
            <w:pPr>
              <w:jc w:val="center"/>
              <w:rPr>
                <w:rFonts w:ascii="Arial" w:cs="Arial" w:eastAsia="Arial" w:hAnsi="Arial"/>
              </w:rPr>
            </w:pPr>
            <w:sdt>
              <w:sdtPr>
                <w:tag w:val="goog_rdk_1610"/>
              </w:sdtPr>
              <w:sdtContent>
                <w:del w:author="davide.lenzarini@u-blox.com" w:id="121" w:date="2024-08-12T14:30:35Z">
                  <w:r w:rsidDel="00000000" w:rsidR="00000000" w:rsidRPr="00000000">
                    <w:rPr>
                      <w:rFonts w:ascii="Arial" w:cs="Arial" w:eastAsia="Arial" w:hAnsi="Arial"/>
                      <w:rtl w:val="0"/>
                    </w:rPr>
                    <w:delText xml:space="preserve">Byte 6 … N</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2D">
            <w:pPr>
              <w:rPr>
                <w:rFonts w:ascii="Arial" w:cs="Arial" w:eastAsia="Arial" w:hAnsi="Arial"/>
              </w:rPr>
            </w:pPr>
            <w:sdt>
              <w:sdtPr>
                <w:tag w:val="goog_rdk_1612"/>
              </w:sdtPr>
              <w:sdtContent>
                <w:del w:author="davide.lenzarini@u-blox.com" w:id="122" w:date="2024-08-12T14:30:39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4"/>
            <w:tcBorders>
              <w:top w:color="000000" w:space="0" w:sz="0" w:val="nil"/>
              <w:right w:color="000000" w:space="0" w:sz="0" w:val="nil"/>
            </w:tcBorders>
          </w:tcPr>
          <w:p w:rsidR="00000000" w:rsidDel="00000000" w:rsidP="00000000" w:rsidRDefault="00000000" w:rsidRPr="00000000" w14:paraId="00000E2E">
            <w:pPr>
              <w:jc w:val="center"/>
              <w:rPr>
                <w:rFonts w:ascii="Arial" w:cs="Arial" w:eastAsia="Arial" w:hAnsi="Arial"/>
              </w:rPr>
            </w:pPr>
            <w:sdt>
              <w:sdtPr>
                <w:tag w:val="goog_rdk_1614"/>
              </w:sdtPr>
              <w:sdtContent>
                <w:del w:author="davide.lenzarini@u-blox.com" w:id="122" w:date="2024-08-12T14:30:39Z">
                  <w:r w:rsidDel="00000000" w:rsidR="00000000" w:rsidRPr="00000000">
                    <w:rPr>
                      <w:rFonts w:ascii="Arial" w:cs="Arial" w:eastAsia="Arial" w:hAnsi="Arial"/>
                      <w:rtl w:val="0"/>
                    </w:rPr>
                    <w:delText xml:space="preserve">Topic Data LSB</w:delText>
                  </w:r>
                </w:del>
              </w:sdtContent>
            </w:sdt>
            <w:r w:rsidDel="00000000" w:rsidR="00000000" w:rsidRPr="00000000">
              <w:rPr>
                <w:rtl w:val="0"/>
              </w:rPr>
            </w:r>
          </w:p>
        </w:tc>
        <w:tc>
          <w:tcPr>
            <w:gridSpan w:val="4"/>
            <w:vMerge w:val="continue"/>
            <w:tcBorders>
              <w:left w:color="000000" w:space="0" w:sz="0" w:val="nil"/>
              <w:right w:color="000000" w:space="0" w:sz="0" w:val="nil"/>
            </w:tcBorders>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E3C">
      <w:pPr>
        <w:ind w:left="-5" w:right="4" w:firstLine="0"/>
        <w:rPr>
          <w:rFonts w:ascii="Arial" w:cs="Arial" w:eastAsia="Arial" w:hAnsi="Arial"/>
        </w:rPr>
      </w:pPr>
      <w:sdt>
        <w:sdtPr>
          <w:tag w:val="goog_rdk_1615"/>
        </w:sdtPr>
        <w:sdtContent>
          <w:commentRangeStart w:id="89"/>
        </w:sdtContent>
      </w:sdt>
      <w:r w:rsidDel="00000000" w:rsidR="00000000" w:rsidRPr="00000000">
        <w:rPr>
          <w:rFonts w:ascii="Arial" w:cs="Arial" w:eastAsia="Arial" w:hAnsi="Arial"/>
          <w:rtl w:val="0"/>
        </w:rPr>
        <w:t xml:space="preserve">The SUBSCRIBE packet</w:t>
      </w:r>
      <w:commentRangeEnd w:id="89"/>
      <w:r w:rsidDel="00000000" w:rsidR="00000000" w:rsidRPr="00000000">
        <w:commentReference w:id="89"/>
      </w:r>
      <w:r w:rsidDel="00000000" w:rsidR="00000000" w:rsidRPr="00000000">
        <w:rPr>
          <w:rFonts w:ascii="Arial" w:cs="Arial" w:eastAsia="Arial" w:hAnsi="Arial"/>
          <w:rtl w:val="0"/>
        </w:rPr>
        <w:t xml:space="preserve"> is used by a client to subscribe to a certain topic name.</w:t>
      </w:r>
    </w:p>
    <w:p w:rsidR="00000000" w:rsidDel="00000000" w:rsidP="00000000" w:rsidRDefault="00000000" w:rsidRPr="00000000" w14:paraId="00000E3D">
      <w:pPr>
        <w:pStyle w:val="Heading4"/>
        <w:ind w:left="0" w:firstLine="0"/>
        <w:rPr>
          <w:rFonts w:ascii="Arial" w:cs="Arial" w:eastAsia="Arial" w:hAnsi="Arial"/>
        </w:rPr>
      </w:pPr>
      <w:bookmarkStart w:colFirst="0" w:colLast="0" w:name="_heading=h.3qwpj7n" w:id="148"/>
      <w:bookmarkEnd w:id="148"/>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E3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3F">
      <w:pPr>
        <w:pStyle w:val="Heading4"/>
        <w:ind w:left="0" w:firstLine="0"/>
        <w:rPr>
          <w:rFonts w:ascii="Arial" w:cs="Arial" w:eastAsia="Arial" w:hAnsi="Arial"/>
        </w:rPr>
      </w:pPr>
      <w:bookmarkStart w:colFirst="0" w:colLast="0" w:name="_heading=h.261ztfg" w:id="149"/>
      <w:bookmarkEnd w:id="149"/>
      <w:r w:rsidDel="00000000" w:rsidR="00000000" w:rsidRPr="00000000">
        <w:rPr>
          <w:rFonts w:ascii="Arial" w:cs="Arial" w:eastAsia="Arial" w:hAnsi="Arial"/>
          <w:rtl w:val="0"/>
        </w:rPr>
        <w:t xml:space="preserve">3.17.2 SUBSCRIBE Flags</w:t>
      </w:r>
    </w:p>
    <w:p w:rsidR="00000000" w:rsidDel="00000000" w:rsidP="00000000" w:rsidRDefault="00000000" w:rsidRPr="00000000" w14:paraId="00000E40">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E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E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 Local</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if the value is 1, Application Messages MUST NOT be forwarded to a</w:t>
      </w:r>
      <w:sdt>
        <w:sdtPr>
          <w:tag w:val="goog_rdk_1616"/>
        </w:sdtPr>
        <w:sdtContent>
          <w:commentRangeStart w:id="90"/>
        </w:sdtContent>
      </w:sdt>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Virtual Connection with a ClientID</w:t>
      </w:r>
      <w:commentRangeEnd w:id="90"/>
      <w:r w:rsidDel="00000000" w:rsidR="00000000" w:rsidRPr="00000000">
        <w:commentReference w:id="90"/>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onnection.</w:t>
      </w:r>
    </w:p>
    <w:p w:rsidR="00000000" w:rsidDel="00000000" w:rsidP="00000000" w:rsidRDefault="00000000" w:rsidRPr="00000000" w14:paraId="00000E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w:t>
      </w:r>
      <w:sdt>
        <w:sdtPr>
          <w:tag w:val="goog_rdk_1617"/>
        </w:sdtPr>
        <w:sdtContent>
          <w:commentRangeStart w:id="91"/>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Retained messages sent when the subscription is established have the RETAIN flag set to 1.</w:t>
      </w:r>
      <w:commentRangeEnd w:id="91"/>
      <w:r w:rsidDel="00000000" w:rsidR="00000000" w:rsidRPr="00000000">
        <w:commentReference w:id="91"/>
      </w:r>
      <w:r w:rsidDel="00000000" w:rsidR="00000000" w:rsidRPr="00000000">
        <w:rPr>
          <w:rtl w:val="0"/>
        </w:rPr>
      </w:r>
    </w:p>
    <w:p w:rsidR="00000000" w:rsidDel="00000000" w:rsidP="00000000" w:rsidRDefault="00000000" w:rsidRPr="00000000" w14:paraId="00000E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E4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E4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w:t>
      </w:r>
      <w:sdt>
        <w:sdtPr>
          <w:tag w:val="goog_rdk_1618"/>
        </w:sdtPr>
        <w:sdtConten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Change w:author="davide.lenzarini@u-blox.com" w:id="123" w:date="2024-08-07T08:01:31Z">
                <w:rPr>
                  <w:rFonts w:ascii="Arial" w:cs="Arial" w:eastAsia="Arial" w:hAnsi="Arial"/>
                  <w:b w:val="0"/>
                  <w:i w:val="0"/>
                  <w:smallCaps w:val="0"/>
                  <w:strike w:val="0"/>
                  <w:color w:val="000000"/>
                  <w:sz w:val="20"/>
                  <w:szCs w:val="20"/>
                  <w:u w:val="none"/>
                  <w:shd w:fill="auto" w:val="clear"/>
                  <w:vertAlign w:val="baseline"/>
                </w:rPr>
              </w:rPrChange>
            </w:rPr>
            <w:t xml:space="preserve"> if the subscription does not currently exist</w:t>
          </w:r>
        </w:sdtContent>
      </w:sdt>
    </w:p>
    <w:sdt>
      <w:sdtPr>
        <w:tag w:val="goog_rdk_1622"/>
      </w:sdtPr>
      <w:sdtContent>
        <w:p w:rsidR="00000000" w:rsidDel="00000000" w:rsidP="00000000" w:rsidRDefault="00000000" w:rsidRPr="00000000" w14:paraId="00000E4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shd w:fill="auto" w:val="clear"/>
              <w:vertAlign w:val="baseline"/>
              <w:rPrChange w:author="davide.lenzarini@u-blox.com" w:id="123" w:date="2024-08-07T08:01:31Z">
                <w:rPr>
                  <w:rFonts w:ascii="Arial" w:cs="Arial" w:eastAsia="Arial" w:hAnsi="Arial"/>
                  <w:b w:val="0"/>
                  <w:i w:val="0"/>
                  <w:smallCaps w:val="0"/>
                  <w:strike w:val="0"/>
                  <w:color w:val="000000"/>
                  <w:sz w:val="20"/>
                  <w:szCs w:val="20"/>
                  <w:u w:val="none"/>
                  <w:shd w:fill="auto" w:val="clear"/>
                  <w:vertAlign w:val="baseline"/>
                </w:rPr>
              </w:rPrChange>
            </w:rPr>
            <w:pPrChange w:author="davide.lenzarini@u-blox.com" w:id="0" w:date="2024-08-07T08:01:31Z">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pPr>
            </w:pPrChange>
          </w:pPr>
          <w:sdt>
            <w:sdtPr>
              <w:tag w:val="goog_rdk_1619"/>
            </w:sdtPr>
            <w:sdtConten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Change w:author="davide.lenzarini@u-blox.com" w:id="123" w:date="2024-08-07T08:01:31Z">
                    <w:rPr>
                      <w:rFonts w:ascii="Arial" w:cs="Arial" w:eastAsia="Arial" w:hAnsi="Arial"/>
                      <w:b w:val="0"/>
                      <w:i w:val="0"/>
                      <w:smallCaps w:val="0"/>
                      <w:strike w:val="0"/>
                      <w:color w:val="000000"/>
                      <w:sz w:val="20"/>
                      <w:szCs w:val="20"/>
                      <w:u w:val="none"/>
                      <w:shd w:fill="auto" w:val="clear"/>
                      <w:vertAlign w:val="baseline"/>
                    </w:rPr>
                  </w:rPrChange>
                </w:rPr>
                <w:t xml:space="preserve">2: Do not send retained messages at the time </w:t>
              </w:r>
            </w:sdtContent>
          </w:sdt>
          <w:sdt>
            <w:sdtPr>
              <w:tag w:val="goog_rdk_1620"/>
            </w:sdtPr>
            <w:sdtContent>
              <w:r w:rsidDel="00000000" w:rsidR="00000000" w:rsidRPr="00000000">
                <w:rPr>
                  <w:rFonts w:ascii="Arial" w:cs="Arial" w:eastAsia="Arial" w:hAnsi="Arial"/>
                  <w:sz w:val="20"/>
                  <w:szCs w:val="20"/>
                  <w:rtl w:val="0"/>
                  <w:rPrChange w:author="davide.lenzarini@u-blox.com" w:id="123" w:date="2024-08-07T08:01:31Z">
                    <w:rPr>
                      <w:rFonts w:ascii="Arial" w:cs="Arial" w:eastAsia="Arial" w:hAnsi="Arial"/>
                    </w:rPr>
                  </w:rPrChange>
                </w:rPr>
                <w:t xml:space="preserve">the new subscription is processed</w:t>
              </w:r>
            </w:sdtContent>
          </w:sdt>
          <w:sdt>
            <w:sdtPr>
              <w:tag w:val="goog_rdk_1621"/>
            </w:sdtPr>
            <w:sdtConten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Change w:author="davide.lenzarini@u-blox.com" w:id="123" w:date="2024-08-07T08:01:31Z">
                    <w:rPr>
                      <w:rFonts w:ascii="Arial" w:cs="Arial" w:eastAsia="Arial" w:hAnsi="Arial"/>
                      <w:b w:val="0"/>
                      <w:i w:val="0"/>
                      <w:smallCaps w:val="0"/>
                      <w:strike w:val="0"/>
                      <w:color w:val="000000"/>
                      <w:sz w:val="20"/>
                      <w:szCs w:val="20"/>
                      <w:u w:val="none"/>
                      <w:shd w:fill="auto" w:val="clear"/>
                      <w:vertAlign w:val="baseline"/>
                    </w:rPr>
                  </w:rPrChange>
                </w:rPr>
                <w:t xml:space="preserve">.</w:t>
              </w:r>
            </w:sdtContent>
          </w:sdt>
        </w:p>
      </w:sdtContent>
    </w:sdt>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E4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rPr>
          <w:rFonts w:ascii="Arial" w:cs="Arial" w:eastAsia="Arial" w:hAnsi="Arial"/>
          <w:b w:val="0"/>
          <w:i w:val="0"/>
          <w:smallCaps w:val="0"/>
          <w:strike w:val="0"/>
          <w:color w:val="000000"/>
          <w:sz w:val="20"/>
          <w:szCs w:val="20"/>
          <w:u w:val="none"/>
          <w:shd w:fill="auto" w:val="clear"/>
          <w:vertAlign w:val="baseline"/>
        </w:rPr>
      </w:pPr>
      <w:sdt>
        <w:sdtPr>
          <w:tag w:val="goog_rdk_1623"/>
        </w:sdtPr>
        <w:sdtContent>
          <w:commentRangeStart w:id="92"/>
        </w:sdtContent>
      </w:sdt>
      <w:sdt>
        <w:sdtPr>
          <w:tag w:val="goog_rdk_1624"/>
        </w:sdtPr>
        <w:sdtContent>
          <w:commentRangeStart w:id="93"/>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93"/>
      <w:r w:rsidDel="00000000" w:rsidR="00000000" w:rsidRPr="00000000">
        <w:commentReference w:id="93"/>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0E4A">
      <w:pPr>
        <w:pStyle w:val="Heading4"/>
        <w:ind w:left="0" w:right="4" w:firstLine="0"/>
        <w:rPr>
          <w:rFonts w:ascii="Arial" w:cs="Arial" w:eastAsia="Arial" w:hAnsi="Arial"/>
        </w:rPr>
      </w:pPr>
      <w:bookmarkStart w:colFirst="0" w:colLast="0" w:name="_heading=h.l7a3n9" w:id="150"/>
      <w:bookmarkEnd w:id="150"/>
      <w:r w:rsidDel="00000000" w:rsidR="00000000" w:rsidRPr="00000000">
        <w:rPr>
          <w:rFonts w:ascii="Arial" w:cs="Arial" w:eastAsia="Arial" w:hAnsi="Arial"/>
          <w:rtl w:val="0"/>
        </w:rPr>
        <w:t xml:space="preserve">3.17.3 Packet Identifier</w:t>
      </w:r>
    </w:p>
    <w:p w:rsidR="00000000" w:rsidDel="00000000" w:rsidP="00000000" w:rsidRDefault="00000000" w:rsidRPr="00000000" w14:paraId="00000E4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4C">
      <w:pPr>
        <w:pStyle w:val="Heading4"/>
        <w:ind w:left="0" w:right="4" w:firstLine="0"/>
        <w:rPr>
          <w:rFonts w:ascii="Arial" w:cs="Arial" w:eastAsia="Arial" w:hAnsi="Arial"/>
        </w:rPr>
      </w:pPr>
      <w:bookmarkStart w:colFirst="0" w:colLast="0" w:name="_heading=h.356xmb2" w:id="151"/>
      <w:bookmarkEnd w:id="151"/>
      <w:r w:rsidDel="00000000" w:rsidR="00000000" w:rsidRPr="00000000">
        <w:rPr>
          <w:rFonts w:ascii="Arial" w:cs="Arial" w:eastAsia="Arial" w:hAnsi="Arial"/>
          <w:rtl w:val="0"/>
        </w:rPr>
        <w:t xml:space="preserve">3.17.4 Topic Data or Topic Filter</w:t>
      </w:r>
    </w:p>
    <w:p w:rsidR="00000000" w:rsidDel="00000000" w:rsidP="00000000" w:rsidRDefault="00000000" w:rsidRPr="00000000" w14:paraId="00000E4D">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w:t>
      </w:r>
      <w:sdt>
        <w:sdtPr>
          <w:tag w:val="goog_rdk_1625"/>
        </w:sdtPr>
        <w:sdtContent>
          <w:ins w:author="davide.lenzarini@u-blox.com" w:id="124" w:date="2024-08-08T13:33:34Z">
            <w:r w:rsidDel="00000000" w:rsidR="00000000" w:rsidRPr="00000000">
              <w:rPr>
                <w:rFonts w:ascii="Arial" w:cs="Arial" w:eastAsia="Arial" w:hAnsi="Arial"/>
                <w:rtl w:val="0"/>
              </w:rPr>
              <w:t xml:space="preserve">session topic alias</w:t>
            </w:r>
          </w:ins>
        </w:sdtContent>
      </w:sdt>
      <w:sdt>
        <w:sdtPr>
          <w:tag w:val="goog_rdk_1626"/>
        </w:sdtPr>
        <w:sdtContent>
          <w:del w:author="davide.lenzarini@u-blox.com" w:id="124" w:date="2024-08-08T13:33:34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4E">
      <w:pPr>
        <w:pStyle w:val="Heading4"/>
        <w:keepNext w:val="0"/>
        <w:pBdr>
          <w:top w:color="auto" w:space="0" w:sz="0" w:val="none"/>
        </w:pBdr>
        <w:spacing w:after="80" w:before="280" w:line="248.00000000000006" w:lineRule="auto"/>
        <w:ind w:left="-15" w:firstLine="0"/>
        <w:jc w:val="both"/>
        <w:rPr/>
      </w:pPr>
      <w:bookmarkStart w:colFirst="0" w:colLast="0" w:name="_heading=h.8f4jncpi264u" w:id="152"/>
      <w:bookmarkEnd w:id="152"/>
      <w:r w:rsidDel="00000000" w:rsidR="00000000" w:rsidRPr="00000000">
        <w:rPr>
          <w:rtl w:val="0"/>
        </w:rPr>
        <w:t xml:space="preserve">3.</w:t>
      </w:r>
      <w:r w:rsidDel="00000000" w:rsidR="00000000" w:rsidRPr="00000000">
        <w:rPr>
          <w:rtl w:val="0"/>
        </w:rPr>
        <w:t xml:space="preserve">17.5 SUBSCRIBE Actions</w:t>
      </w:r>
    </w:p>
    <w:p w:rsidR="00000000" w:rsidDel="00000000" w:rsidP="00000000" w:rsidRDefault="00000000" w:rsidRPr="00000000" w14:paraId="00000E4F">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[MQTT-SN-3.17.5-2]</w:t>
      </w:r>
      <w:r w:rsidDel="00000000" w:rsidR="00000000" w:rsidRPr="00000000">
        <w:rPr>
          <w:rFonts w:ascii="Arial" w:cs="Arial" w:eastAsia="Arial" w:hAnsi="Arial"/>
          <w:rtl w:val="0"/>
        </w:rPr>
        <w:t xml:space="preserve">.</w:t>
      </w:r>
    </w:p>
    <w:p w:rsidR="00000000" w:rsidDel="00000000" w:rsidP="00000000" w:rsidRDefault="00000000" w:rsidRPr="00000000" w14:paraId="00000E50">
      <w:pPr>
        <w:spacing w:after="240" w:before="240" w:line="248.00000000000006" w:lineRule="auto"/>
        <w:ind w:left="0" w:right="0" w:firstLine="0"/>
        <w:rPr>
          <w:rFonts w:ascii="Arial" w:cs="Arial" w:eastAsia="Arial" w:hAnsi="Arial"/>
        </w:rPr>
      </w:pPr>
      <w:sdt>
        <w:sdtPr>
          <w:tag w:val="goog_rdk_1627"/>
        </w:sdtPr>
        <w:sdtContent>
          <w:commentRangeStart w:id="94"/>
        </w:sdtContent>
      </w:sdt>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0E51">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w:t>
      </w:r>
      <w:sdt>
        <w:sdtPr>
          <w:tag w:val="goog_rdk_1628"/>
        </w:sdtPr>
        <w:sdtContent>
          <w:commentRangeStart w:id="95"/>
        </w:sdtContent>
      </w:sdt>
      <w:r w:rsidDel="00000000" w:rsidR="00000000" w:rsidRPr="00000000">
        <w:rPr>
          <w:rFonts w:ascii="Arial" w:cs="Arial" w:eastAsia="Arial" w:hAnsi="Arial"/>
          <w:highlight w:val="yellow"/>
          <w:rtl w:val="0"/>
        </w:rPr>
        <w:t xml:space="preserve">but Application Messages MUST NOT be lost due to replacing the Subscription</w:t>
      </w:r>
      <w:commentRangeEnd w:id="95"/>
      <w:r w:rsidDel="00000000" w:rsidR="00000000" w:rsidRPr="00000000">
        <w:commentReference w:id="95"/>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[MQTT-SN-3.17.5-4]</w:t>
      </w:r>
      <w:r w:rsidDel="00000000" w:rsidR="00000000" w:rsidRPr="00000000">
        <w:rPr>
          <w:rFonts w:ascii="Arial" w:cs="Arial" w:eastAsia="Arial" w:hAnsi="Arial"/>
          <w:rtl w:val="0"/>
        </w:rPr>
        <w:t xml:space="preserve">.</w:t>
      </w:r>
    </w:p>
    <w:p w:rsidR="00000000" w:rsidDel="00000000" w:rsidP="00000000" w:rsidRDefault="00000000" w:rsidRPr="00000000" w14:paraId="00000E52">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E53">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E54">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rtl w:val="0"/>
        </w:rPr>
        <w:t xml:space="preserve">Application M</w:t>
      </w:r>
      <w:r w:rsidDel="00000000" w:rsidR="00000000" w:rsidRPr="00000000">
        <w:rPr>
          <w:rFonts w:ascii="Arial" w:cs="Arial" w:eastAsia="Arial" w:hAnsi="Arial"/>
          <w:rtl w:val="0"/>
        </w:rPr>
        <w:t xml:space="preserve">essage is received by the Client. On the other hand, a QoS 2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E55">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56">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E57">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58">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sdt>
      <w:sdtPr>
        <w:tag w:val="goog_rdk_1630"/>
      </w:sdtPr>
      <w:sdtContent>
        <w:p w:rsidR="00000000" w:rsidDel="00000000" w:rsidP="00000000" w:rsidRDefault="00000000" w:rsidRPr="00000000" w14:paraId="00000E59">
          <w:pPr>
            <w:pStyle w:val="Heading3"/>
            <w:keepLines w:val="1"/>
            <w:spacing w:after="77" w:before="0" w:line="259" w:lineRule="auto"/>
            <w:ind w:left="0" w:firstLine="0"/>
            <w:rPr>
              <w:ins w:author="Stefan Hagen" w:id="125" w:date="2024-08-11T18:59:45Z"/>
              <w:rFonts w:ascii="Arial" w:cs="Arial" w:eastAsia="Arial" w:hAnsi="Arial"/>
            </w:rPr>
          </w:pPr>
          <w:r w:rsidDel="00000000" w:rsidR="00000000" w:rsidRPr="00000000">
            <w:rPr>
              <w:rtl w:val="0"/>
            </w:rPr>
            <w:t xml:space="preserve">3.18 </w:t>
          </w:r>
          <w:r w:rsidDel="00000000" w:rsidR="00000000" w:rsidRPr="00000000">
            <w:rPr>
              <w:rFonts w:ascii="Arial" w:cs="Arial" w:eastAsia="Arial" w:hAnsi="Arial"/>
              <w:rtl w:val="0"/>
            </w:rPr>
            <w:t xml:space="preserve">SUBACK - Subscribe Acknowledgement</w:t>
          </w:r>
          <w:sdt>
            <w:sdtPr>
              <w:tag w:val="goog_rdk_1629"/>
            </w:sdtPr>
            <w:sdtContent>
              <w:ins w:author="Stefan Hagen" w:id="125" w:date="2024-08-11T18:59:45Z">
                <w:bookmarkStart w:colFirst="0" w:colLast="0" w:name="_heading=h.1kc7wiv" w:id="153"/>
                <w:bookmarkEnd w:id="153"/>
                <w:r w:rsidDel="00000000" w:rsidR="00000000" w:rsidRPr="00000000">
                  <w:rPr>
                    <w:rtl w:val="0"/>
                  </w:rPr>
                </w:r>
              </w:ins>
            </w:sdtContent>
          </w:sdt>
        </w:p>
      </w:sdtContent>
    </w:sdt>
    <w:sdt>
      <w:sdtPr>
        <w:tag w:val="goog_rdk_1633"/>
      </w:sdtPr>
      <w:sdtContent>
        <w:p w:rsidR="00000000" w:rsidDel="00000000" w:rsidP="00000000" w:rsidRDefault="00000000" w:rsidRPr="00000000" w14:paraId="00000E5A">
          <w:pPr>
            <w:rPr>
              <w:rPrChange w:author="Stefan Hagen" w:id="126" w:date="2024-08-11T18:59:45Z">
                <w:rPr>
                  <w:rFonts w:ascii="Arial" w:cs="Arial" w:eastAsia="Arial" w:hAnsi="Arial"/>
                </w:rPr>
              </w:rPrChange>
            </w:rPr>
            <w:pPrChange w:author="Stefan Hagen" w:id="0" w:date="2024-08-11T18:59:45Z">
              <w:pPr>
                <w:pStyle w:val="Heading3"/>
                <w:keepLines w:val="1"/>
                <w:spacing w:after="77" w:before="0" w:line="259" w:lineRule="auto"/>
                <w:ind w:left="0" w:firstLine="0"/>
              </w:pPr>
            </w:pPrChange>
          </w:pPr>
          <w:bookmarkStart w:colFirst="0" w:colLast="0" w:name="_heading=h.1kc7wiv" w:id="153"/>
          <w:bookmarkEnd w:id="153"/>
          <w:sdt>
            <w:sdtPr>
              <w:tag w:val="goog_rdk_1631"/>
            </w:sdtPr>
            <w:sdtContent>
              <w:ins w:author="Stefan Hagen" w:id="125" w:date="2024-08-11T18:59:45Z">
                <w:r w:rsidDel="00000000" w:rsidR="00000000" w:rsidRPr="00000000">
                  <w:rPr>
                    <w:rPrChange w:author="Stefan Hagen" w:id="126" w:date="2024-08-11T18:59:45Z">
                      <w:rPr>
                        <w:rFonts w:ascii="Arial" w:cs="Arial" w:eastAsia="Arial" w:hAnsi="Arial"/>
                      </w:rPr>
                    </w:rPrChange>
                  </w:rPr>
                  <w:drawing>
                    <wp:inline distB="114300" distT="114300" distL="114300" distR="114300">
                      <wp:extent cx="5943600" cy="2374900"/>
                      <wp:effectExtent b="0" l="0" r="0" t="0"/>
                      <wp:docPr id="28" name="image9.png"/>
                      <a:graphic>
                        <a:graphicData uri="http://schemas.openxmlformats.org/drawingml/2006/picture">
                          <pic:pic>
                            <pic:nvPicPr>
                              <pic:cNvPr id="0" name="image9.png"/>
                              <pic:cNvPicPr preferRelativeResize="0"/>
                            </pic:nvPicPr>
                            <pic:blipFill>
                              <a:blip r:embed="rId72"/>
                              <a:srcRect b="0" l="0" r="0" t="0"/>
                              <a:stretch>
                                <a:fillRect/>
                              </a:stretch>
                            </pic:blipFill>
                            <pic:spPr>
                              <a:xfrm>
                                <a:off x="0" y="0"/>
                                <a:ext cx="5943600" cy="2374900"/>
                              </a:xfrm>
                              <a:prstGeom prst="rect"/>
                              <a:ln/>
                            </pic:spPr>
                          </pic:pic>
                        </a:graphicData>
                      </a:graphic>
                    </wp:inline>
                  </w:drawing>
                </w:r>
              </w:ins>
            </w:sdtContent>
          </w:sdt>
          <w:sdt>
            <w:sdtPr>
              <w:tag w:val="goog_rdk_1632"/>
            </w:sdtPr>
            <w:sdtContent>
              <w:r w:rsidDel="00000000" w:rsidR="00000000" w:rsidRPr="00000000">
                <w:rPr>
                  <w:rtl w:val="0"/>
                </w:rPr>
              </w:r>
            </w:sdtContent>
          </w:sdt>
        </w:p>
      </w:sdtContent>
    </w:sdt>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5B">
            <w:pPr>
              <w:jc w:val="center"/>
              <w:rPr>
                <w:rFonts w:ascii="Arial" w:cs="Arial" w:eastAsia="Arial" w:hAnsi="Arial"/>
                <w:b w:val="1"/>
              </w:rPr>
            </w:pPr>
            <w:sdt>
              <w:sdtPr>
                <w:tag w:val="goog_rdk_1635"/>
              </w:sdtPr>
              <w:sdtContent>
                <w:del w:author="davide.lenzarini@u-blox.com" w:id="127" w:date="2024-08-12T14:30:56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E5C">
            <w:pPr>
              <w:jc w:val="center"/>
              <w:rPr>
                <w:rFonts w:ascii="Arial" w:cs="Arial" w:eastAsia="Arial" w:hAnsi="Arial"/>
                <w:b w:val="1"/>
              </w:rPr>
            </w:pPr>
            <w:sdt>
              <w:sdtPr>
                <w:tag w:val="goog_rdk_1637"/>
              </w:sdtPr>
              <w:sdtContent>
                <w:del w:author="davide.lenzarini@u-blox.com" w:id="127" w:date="2024-08-12T14:30:56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E5D">
            <w:pPr>
              <w:jc w:val="center"/>
              <w:rPr>
                <w:rFonts w:ascii="Arial" w:cs="Arial" w:eastAsia="Arial" w:hAnsi="Arial"/>
                <w:b w:val="1"/>
              </w:rPr>
            </w:pPr>
            <w:sdt>
              <w:sdtPr>
                <w:tag w:val="goog_rdk_1639"/>
              </w:sdtPr>
              <w:sdtContent>
                <w:del w:author="davide.lenzarini@u-blox.com" w:id="127" w:date="2024-08-12T14:30:56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E5F">
            <w:pPr>
              <w:jc w:val="center"/>
              <w:rPr>
                <w:rFonts w:ascii="Arial" w:cs="Arial" w:eastAsia="Arial" w:hAnsi="Arial"/>
                <w:b w:val="1"/>
              </w:rPr>
            </w:pPr>
            <w:sdt>
              <w:sdtPr>
                <w:tag w:val="goog_rdk_1641"/>
              </w:sdtPr>
              <w:sdtContent>
                <w:del w:author="davide.lenzarini@u-blox.com" w:id="127" w:date="2024-08-12T14:30:56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E61">
            <w:pPr>
              <w:jc w:val="center"/>
              <w:rPr>
                <w:rFonts w:ascii="Arial" w:cs="Arial" w:eastAsia="Arial" w:hAnsi="Arial"/>
                <w:b w:val="1"/>
              </w:rPr>
            </w:pPr>
            <w:sdt>
              <w:sdtPr>
                <w:tag w:val="goog_rdk_1643"/>
              </w:sdtPr>
              <w:sdtContent>
                <w:del w:author="davide.lenzarini@u-blox.com" w:id="127" w:date="2024-08-12T14:30:56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2"/>
            <w:shd w:fill="cfe2f3" w:val="clear"/>
          </w:tcPr>
          <w:p w:rsidR="00000000" w:rsidDel="00000000" w:rsidP="00000000" w:rsidRDefault="00000000" w:rsidRPr="00000000" w14:paraId="00000E62">
            <w:pPr>
              <w:jc w:val="center"/>
              <w:rPr>
                <w:rFonts w:ascii="Arial" w:cs="Arial" w:eastAsia="Arial" w:hAnsi="Arial"/>
                <w:b w:val="1"/>
              </w:rPr>
            </w:pPr>
            <w:sdt>
              <w:sdtPr>
                <w:tag w:val="goog_rdk_1645"/>
              </w:sdtPr>
              <w:sdtContent>
                <w:del w:author="davide.lenzarini@u-blox.com" w:id="127" w:date="2024-08-12T14:30:56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E64">
            <w:pPr>
              <w:jc w:val="center"/>
              <w:rPr>
                <w:rFonts w:ascii="Arial" w:cs="Arial" w:eastAsia="Arial" w:hAnsi="Arial"/>
                <w:b w:val="1"/>
              </w:rPr>
            </w:pPr>
            <w:sdt>
              <w:sdtPr>
                <w:tag w:val="goog_rdk_1647"/>
              </w:sdtPr>
              <w:sdtContent>
                <w:del w:author="davide.lenzarini@u-blox.com" w:id="127" w:date="2024-08-12T14:30:56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gridSpan w:val="2"/>
            <w:shd w:fill="cfe2f3" w:val="clear"/>
          </w:tcPr>
          <w:p w:rsidR="00000000" w:rsidDel="00000000" w:rsidP="00000000" w:rsidRDefault="00000000" w:rsidRPr="00000000" w14:paraId="00000E65">
            <w:pPr>
              <w:jc w:val="center"/>
              <w:rPr>
                <w:rFonts w:ascii="Arial" w:cs="Arial" w:eastAsia="Arial" w:hAnsi="Arial"/>
                <w:b w:val="1"/>
              </w:rPr>
            </w:pPr>
            <w:sdt>
              <w:sdtPr>
                <w:tag w:val="goog_rdk_1649"/>
              </w:sdtPr>
              <w:sdtContent>
                <w:del w:author="davide.lenzarini@u-blox.com" w:id="127" w:date="2024-08-12T14:30:56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E67">
            <w:pPr>
              <w:jc w:val="center"/>
              <w:rPr>
                <w:rFonts w:ascii="Arial" w:cs="Arial" w:eastAsia="Arial" w:hAnsi="Arial"/>
                <w:b w:val="1"/>
              </w:rPr>
            </w:pPr>
            <w:sdt>
              <w:sdtPr>
                <w:tag w:val="goog_rdk_1651"/>
              </w:sdtPr>
              <w:sdtContent>
                <w:del w:author="davide.lenzarini@u-blox.com" w:id="127" w:date="2024-08-12T14:30:56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69">
            <w:pPr>
              <w:rPr>
                <w:rFonts w:ascii="Arial" w:cs="Arial" w:eastAsia="Arial" w:hAnsi="Arial"/>
              </w:rPr>
            </w:pPr>
            <w:sdt>
              <w:sdtPr>
                <w:tag w:val="goog_rdk_1653"/>
              </w:sdtPr>
              <w:sdtContent>
                <w:del w:author="davide.lenzarini@u-blox.com" w:id="127" w:date="2024-08-12T14:30:56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3"/>
          </w:tcPr>
          <w:p w:rsidR="00000000" w:rsidDel="00000000" w:rsidP="00000000" w:rsidRDefault="00000000" w:rsidRPr="00000000" w14:paraId="00000E6A">
            <w:pPr>
              <w:jc w:val="center"/>
              <w:rPr>
                <w:rFonts w:ascii="Arial" w:cs="Arial" w:eastAsia="Arial" w:hAnsi="Arial"/>
              </w:rPr>
            </w:pPr>
            <w:sdt>
              <w:sdtPr>
                <w:tag w:val="goog_rdk_1655"/>
              </w:sdtPr>
              <w:sdtContent>
                <w:del w:author="davide.lenzarini@u-blox.com" w:id="127" w:date="2024-08-12T14:30:56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77">
            <w:pPr>
              <w:rPr>
                <w:rFonts w:ascii="Arial" w:cs="Arial" w:eastAsia="Arial" w:hAnsi="Arial"/>
              </w:rPr>
            </w:pPr>
            <w:sdt>
              <w:sdtPr>
                <w:tag w:val="goog_rdk_1657"/>
              </w:sdtPr>
              <w:sdtContent>
                <w:del w:author="davide.lenzarini@u-blox.com" w:id="127" w:date="2024-08-12T14:30:56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3"/>
          </w:tcPr>
          <w:p w:rsidR="00000000" w:rsidDel="00000000" w:rsidP="00000000" w:rsidRDefault="00000000" w:rsidRPr="00000000" w14:paraId="00000E78">
            <w:pPr>
              <w:jc w:val="center"/>
              <w:rPr>
                <w:rFonts w:ascii="Arial" w:cs="Arial" w:eastAsia="Arial" w:hAnsi="Arial"/>
              </w:rPr>
            </w:pPr>
            <w:sdt>
              <w:sdtPr>
                <w:tag w:val="goog_rdk_1659"/>
              </w:sdtPr>
              <w:sdtContent>
                <w:del w:author="davide.lenzarini@u-blox.com" w:id="127" w:date="2024-08-12T14:30:56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E85">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86">
            <w:pPr>
              <w:jc w:val="center"/>
              <w:rPr>
                <w:rFonts w:ascii="Arial" w:cs="Arial" w:eastAsia="Arial" w:hAnsi="Arial"/>
                <w:b w:val="1"/>
                <w:i w:val="1"/>
              </w:rPr>
            </w:pPr>
            <w:sdt>
              <w:sdtPr>
                <w:tag w:val="goog_rdk_1661"/>
              </w:sdtPr>
              <w:sdtContent>
                <w:del w:author="davide.lenzarini@u-blox.com" w:id="127" w:date="2024-08-12T14:30:56Z">
                  <w:r w:rsidDel="00000000" w:rsidR="00000000" w:rsidRPr="00000000">
                    <w:rPr>
                      <w:rFonts w:ascii="Arial" w:cs="Arial" w:eastAsia="Arial" w:hAnsi="Arial"/>
                      <w:b w:val="1"/>
                      <w:i w:val="1"/>
                      <w:rtl w:val="0"/>
                    </w:rPr>
                    <w:delText xml:space="preserve">SUBACK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sdt>
            <w:sdtPr>
              <w:tag w:val="goog_rdk_1664"/>
            </w:sdtPr>
            <w:sdtContent>
              <w:p w:rsidR="00000000" w:rsidDel="00000000" w:rsidP="00000000" w:rsidRDefault="00000000" w:rsidRPr="00000000" w14:paraId="00000E94">
                <w:pPr>
                  <w:jc w:val="center"/>
                  <w:rPr>
                    <w:del w:author="davide.lenzarini@u-blox.com" w:id="127" w:date="2024-08-12T14:30:56Z"/>
                    <w:rFonts w:ascii="Arial" w:cs="Arial" w:eastAsia="Arial" w:hAnsi="Arial"/>
                    <w:i w:val="1"/>
                  </w:rPr>
                </w:pPr>
                <w:sdt>
                  <w:sdtPr>
                    <w:tag w:val="goog_rdk_1663"/>
                  </w:sdtPr>
                  <w:sdtContent>
                    <w:del w:author="davide.lenzarini@u-blox.com" w:id="127" w:date="2024-08-12T14:30:56Z">
                      <w:r w:rsidDel="00000000" w:rsidR="00000000" w:rsidRPr="00000000">
                        <w:rPr>
                          <w:rFonts w:ascii="Arial" w:cs="Arial" w:eastAsia="Arial" w:hAnsi="Arial"/>
                          <w:i w:val="1"/>
                          <w:rtl w:val="0"/>
                        </w:rPr>
                        <w:delText xml:space="preserve">Reserved</w:delText>
                      </w:r>
                    </w:del>
                  </w:sdtContent>
                </w:sdt>
              </w:p>
            </w:sdtContent>
          </w:sdt>
          <w:p w:rsidR="00000000" w:rsidDel="00000000" w:rsidP="00000000" w:rsidRDefault="00000000" w:rsidRPr="00000000" w14:paraId="00000E95">
            <w:pPr>
              <w:jc w:val="center"/>
              <w:rPr>
                <w:rFonts w:ascii="Arial" w:cs="Arial" w:eastAsia="Arial" w:hAnsi="Arial"/>
                <w:i w:val="1"/>
              </w:rPr>
            </w:pPr>
            <w:r w:rsidDel="00000000" w:rsidR="00000000" w:rsidRPr="00000000">
              <w:rPr>
                <w:rtl w:val="0"/>
              </w:rPr>
            </w:r>
          </w:p>
        </w:tc>
        <w:tc>
          <w:tcPr>
            <w:gridSpan w:val="2"/>
          </w:tcPr>
          <w:sdt>
            <w:sdtPr>
              <w:tag w:val="goog_rdk_1667"/>
            </w:sdtPr>
            <w:sdtContent>
              <w:p w:rsidR="00000000" w:rsidDel="00000000" w:rsidP="00000000" w:rsidRDefault="00000000" w:rsidRPr="00000000" w14:paraId="00000E97">
                <w:pPr>
                  <w:jc w:val="center"/>
                  <w:rPr>
                    <w:del w:author="davide.lenzarini@u-blox.com" w:id="127" w:date="2024-08-12T14:30:56Z"/>
                    <w:rFonts w:ascii="Arial" w:cs="Arial" w:eastAsia="Arial" w:hAnsi="Arial"/>
                    <w:i w:val="1"/>
                  </w:rPr>
                </w:pPr>
                <w:sdt>
                  <w:sdtPr>
                    <w:tag w:val="goog_rdk_1666"/>
                  </w:sdtPr>
                  <w:sdtContent>
                    <w:del w:author="davide.lenzarini@u-blox.com" w:id="127" w:date="2024-08-12T14:30:56Z">
                      <w:r w:rsidDel="00000000" w:rsidR="00000000" w:rsidRPr="00000000">
                        <w:rPr>
                          <w:rFonts w:ascii="Arial" w:cs="Arial" w:eastAsia="Arial" w:hAnsi="Arial"/>
                          <w:i w:val="1"/>
                          <w:rtl w:val="0"/>
                        </w:rPr>
                        <w:delText xml:space="preserve">Reserved</w:delText>
                      </w:r>
                    </w:del>
                  </w:sdtContent>
                </w:sdt>
              </w:p>
            </w:sdtContent>
          </w:sdt>
          <w:p w:rsidR="00000000" w:rsidDel="00000000" w:rsidP="00000000" w:rsidRDefault="00000000" w:rsidRPr="00000000" w14:paraId="00000E98">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9A">
            <w:pPr>
              <w:jc w:val="center"/>
              <w:rPr>
                <w:rFonts w:ascii="Arial" w:cs="Arial" w:eastAsia="Arial" w:hAnsi="Arial"/>
                <w:i w:val="1"/>
              </w:rPr>
            </w:pPr>
            <w:sdt>
              <w:sdtPr>
                <w:tag w:val="goog_rdk_1669"/>
              </w:sdtPr>
              <w:sdtContent>
                <w:del w:author="davide.lenzarini@u-blox.com" w:id="127" w:date="2024-08-12T14:30:56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E9D">
            <w:pPr>
              <w:jc w:val="center"/>
              <w:rPr>
                <w:rFonts w:ascii="Arial" w:cs="Arial" w:eastAsia="Arial" w:hAnsi="Arial"/>
                <w:i w:val="1"/>
              </w:rPr>
            </w:pPr>
            <w:sdt>
              <w:sdtPr>
                <w:tag w:val="goog_rdk_1671"/>
              </w:sdtPr>
              <w:sdtContent>
                <w:del w:author="davide.lenzarini@u-blox.com" w:id="127" w:date="2024-08-12T14:30:56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2"/>
          </w:tcPr>
          <w:p w:rsidR="00000000" w:rsidDel="00000000" w:rsidP="00000000" w:rsidRDefault="00000000" w:rsidRPr="00000000" w14:paraId="00000E9E">
            <w:pPr>
              <w:jc w:val="center"/>
              <w:rPr>
                <w:rFonts w:ascii="Arial" w:cs="Arial" w:eastAsia="Arial" w:hAnsi="Arial"/>
                <w:i w:val="1"/>
              </w:rPr>
            </w:pPr>
            <w:sdt>
              <w:sdtPr>
                <w:tag w:val="goog_rdk_1673"/>
              </w:sdtPr>
              <w:sdtContent>
                <w:del w:author="davide.lenzarini@u-blox.com" w:id="127" w:date="2024-08-12T14:30:56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3"/>
          </w:tcPr>
          <w:sdt>
            <w:sdtPr>
              <w:tag w:val="goog_rdk_1676"/>
            </w:sdtPr>
            <w:sdtContent>
              <w:p w:rsidR="00000000" w:rsidDel="00000000" w:rsidP="00000000" w:rsidRDefault="00000000" w:rsidRPr="00000000" w14:paraId="00000EA0">
                <w:pPr>
                  <w:jc w:val="center"/>
                  <w:rPr>
                    <w:del w:author="davide.lenzarini@u-blox.com" w:id="127" w:date="2024-08-12T14:30:56Z"/>
                    <w:rFonts w:ascii="Arial" w:cs="Arial" w:eastAsia="Arial" w:hAnsi="Arial"/>
                    <w:i w:val="1"/>
                  </w:rPr>
                </w:pPr>
                <w:sdt>
                  <w:sdtPr>
                    <w:tag w:val="goog_rdk_1675"/>
                  </w:sdtPr>
                  <w:sdtContent>
                    <w:del w:author="davide.lenzarini@u-blox.com" w:id="127" w:date="2024-08-12T14:30:56Z">
                      <w:r w:rsidDel="00000000" w:rsidR="00000000" w:rsidRPr="00000000">
                        <w:rPr>
                          <w:rFonts w:ascii="Arial" w:cs="Arial" w:eastAsia="Arial" w:hAnsi="Arial"/>
                          <w:i w:val="1"/>
                          <w:rtl w:val="0"/>
                        </w:rPr>
                        <w:delText xml:space="preserve">Topic Type</w:delText>
                      </w:r>
                    </w:del>
                  </w:sdtContent>
                </w:sdt>
              </w:p>
            </w:sdtContent>
          </w:sdt>
          <w:p w:rsidR="00000000" w:rsidDel="00000000" w:rsidP="00000000" w:rsidRDefault="00000000" w:rsidRPr="00000000" w14:paraId="00000EA1">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A4">
            <w:pPr>
              <w:rPr>
                <w:rFonts w:ascii="Arial" w:cs="Arial" w:eastAsia="Arial" w:hAnsi="Arial"/>
              </w:rPr>
            </w:pPr>
            <w:sdt>
              <w:sdtPr>
                <w:tag w:val="goog_rdk_1678"/>
              </w:sdtPr>
              <w:sdtContent>
                <w:del w:author="davide.lenzarini@u-blox.com" w:id="127" w:date="2024-08-12T14:30:56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EA5">
            <w:pPr>
              <w:jc w:val="center"/>
              <w:rPr>
                <w:rFonts w:ascii="Arial" w:cs="Arial" w:eastAsia="Arial" w:hAnsi="Arial"/>
                <w:i w:val="1"/>
              </w:rPr>
            </w:pPr>
            <w:sdt>
              <w:sdtPr>
                <w:tag w:val="goog_rdk_1680"/>
              </w:sdtPr>
              <w:sdtContent>
                <w:del w:author="davide.lenzarini@u-blox.com" w:id="127" w:date="2024-08-12T14:30:56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EA7">
            <w:pPr>
              <w:jc w:val="center"/>
              <w:rPr>
                <w:rFonts w:ascii="Arial" w:cs="Arial" w:eastAsia="Arial" w:hAnsi="Arial"/>
                <w:i w:val="1"/>
              </w:rPr>
            </w:pPr>
            <w:sdt>
              <w:sdtPr>
                <w:tag w:val="goog_rdk_1682"/>
              </w:sdtPr>
              <w:sdtContent>
                <w:del w:author="davide.lenzarini@u-blox.com" w:id="127" w:date="2024-08-12T14:30:56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EA8">
            <w:pPr>
              <w:jc w:val="center"/>
              <w:rPr>
                <w:rFonts w:ascii="Arial" w:cs="Arial" w:eastAsia="Arial" w:hAnsi="Arial"/>
                <w:i w:val="1"/>
              </w:rPr>
            </w:pPr>
            <w:sdt>
              <w:sdtPr>
                <w:tag w:val="goog_rdk_1684"/>
              </w:sdtPr>
              <w:sdtContent>
                <w:del w:author="davide.lenzarini@u-blox.com" w:id="127" w:date="2024-08-12T14:30:56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Pr>
          <w:p w:rsidR="00000000" w:rsidDel="00000000" w:rsidP="00000000" w:rsidRDefault="00000000" w:rsidRPr="00000000" w14:paraId="00000EA9">
            <w:pPr>
              <w:jc w:val="center"/>
              <w:rPr>
                <w:rFonts w:ascii="Arial" w:cs="Arial" w:eastAsia="Arial" w:hAnsi="Arial"/>
                <w:i w:val="1"/>
              </w:rPr>
            </w:pPr>
            <w:sdt>
              <w:sdtPr>
                <w:tag w:val="goog_rdk_1686"/>
              </w:sdtPr>
              <w:sdtContent>
                <w:del w:author="davide.lenzarini@u-blox.com" w:id="127" w:date="2024-08-12T14:30:56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EAC">
            <w:pPr>
              <w:jc w:val="center"/>
              <w:rPr>
                <w:rFonts w:ascii="Arial" w:cs="Arial" w:eastAsia="Arial" w:hAnsi="Arial"/>
                <w:i w:val="1"/>
              </w:rPr>
            </w:pPr>
            <w:sdt>
              <w:sdtPr>
                <w:tag w:val="goog_rdk_1688"/>
              </w:sdtPr>
              <w:sdtContent>
                <w:del w:author="davide.lenzarini@u-blox.com" w:id="127" w:date="2024-08-12T14:30:56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EAD">
            <w:pPr>
              <w:jc w:val="center"/>
              <w:rPr>
                <w:rFonts w:ascii="Arial" w:cs="Arial" w:eastAsia="Arial" w:hAnsi="Arial"/>
                <w:i w:val="1"/>
              </w:rPr>
            </w:pPr>
            <w:sdt>
              <w:sdtPr>
                <w:tag w:val="goog_rdk_1690"/>
              </w:sdtPr>
              <w:sdtContent>
                <w:del w:author="davide.lenzarini@u-blox.com" w:id="127" w:date="2024-08-12T14:30:56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EAF">
            <w:pPr>
              <w:jc w:val="center"/>
              <w:rPr>
                <w:rFonts w:ascii="Arial" w:cs="Arial" w:eastAsia="Arial" w:hAnsi="Arial"/>
                <w:i w:val="1"/>
              </w:rPr>
            </w:pPr>
            <w:sdt>
              <w:sdtPr>
                <w:tag w:val="goog_rdk_1692"/>
              </w:sdtPr>
              <w:sdtContent>
                <w:del w:author="davide.lenzarini@u-blox.com" w:id="127" w:date="2024-08-12T14:30:56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EB1">
            <w:pPr>
              <w:jc w:val="center"/>
              <w:rPr>
                <w:rFonts w:ascii="Arial" w:cs="Arial" w:eastAsia="Arial" w:hAnsi="Arial"/>
                <w:i w:val="1"/>
              </w:rPr>
            </w:pPr>
            <w:sdt>
              <w:sdtPr>
                <w:tag w:val="goog_rdk_1694"/>
              </w:sdtPr>
              <w:sdtContent>
                <w:del w:author="davide.lenzarini@u-blox.com" w:id="127" w:date="2024-08-12T14:30:56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B2">
            <w:pPr>
              <w:rPr>
                <w:rFonts w:ascii="Arial" w:cs="Arial" w:eastAsia="Arial" w:hAnsi="Arial"/>
              </w:rPr>
            </w:pPr>
            <w:sdt>
              <w:sdtPr>
                <w:tag w:val="goog_rdk_1696"/>
              </w:sdtPr>
              <w:sdtContent>
                <w:del w:author="davide.lenzarini@u-blox.com" w:id="127" w:date="2024-08-12T14:30:56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3"/>
          </w:tcPr>
          <w:p w:rsidR="00000000" w:rsidDel="00000000" w:rsidP="00000000" w:rsidRDefault="00000000" w:rsidRPr="00000000" w14:paraId="00000EB3">
            <w:pPr>
              <w:jc w:val="center"/>
              <w:rPr>
                <w:rFonts w:ascii="Arial" w:cs="Arial" w:eastAsia="Arial" w:hAnsi="Arial"/>
              </w:rPr>
            </w:pPr>
            <w:sdt>
              <w:sdtPr>
                <w:tag w:val="goog_rdk_1698"/>
              </w:sdtPr>
              <w:sdtContent>
                <w:del w:author="davide.lenzarini@u-blox.com" w:id="127" w:date="2024-08-12T14:30:56Z">
                  <w:r w:rsidDel="00000000" w:rsidR="00000000" w:rsidRPr="00000000">
                    <w:rPr>
                      <w:rFonts w:ascii="Arial" w:cs="Arial" w:eastAsia="Arial" w:hAnsi="Arial"/>
                      <w:rtl w:val="0"/>
                    </w:rPr>
                    <w:delText xml:space="preserve">Topic Data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C0">
            <w:pPr>
              <w:rPr>
                <w:rFonts w:ascii="Arial" w:cs="Arial" w:eastAsia="Arial" w:hAnsi="Arial"/>
              </w:rPr>
            </w:pPr>
            <w:sdt>
              <w:sdtPr>
                <w:tag w:val="goog_rdk_1700"/>
              </w:sdtPr>
              <w:sdtContent>
                <w:del w:author="davide.lenzarini@u-blox.com" w:id="127" w:date="2024-08-12T14:30:56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3"/>
          </w:tcPr>
          <w:p w:rsidR="00000000" w:rsidDel="00000000" w:rsidP="00000000" w:rsidRDefault="00000000" w:rsidRPr="00000000" w14:paraId="00000EC1">
            <w:pPr>
              <w:jc w:val="center"/>
              <w:rPr>
                <w:rFonts w:ascii="Arial" w:cs="Arial" w:eastAsia="Arial" w:hAnsi="Arial"/>
              </w:rPr>
            </w:pPr>
            <w:sdt>
              <w:sdtPr>
                <w:tag w:val="goog_rdk_1702"/>
              </w:sdtPr>
              <w:sdtContent>
                <w:del w:author="davide.lenzarini@u-blox.com" w:id="127" w:date="2024-08-12T14:30:56Z">
                  <w:r w:rsidDel="00000000" w:rsidR="00000000" w:rsidRPr="00000000">
                    <w:rPr>
                      <w:rFonts w:ascii="Arial" w:cs="Arial" w:eastAsia="Arial" w:hAnsi="Arial"/>
                      <w:rtl w:val="0"/>
                    </w:rPr>
                    <w:delText xml:space="preserve">Topic Data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CE">
            <w:pPr>
              <w:rPr>
                <w:rFonts w:ascii="Arial" w:cs="Arial" w:eastAsia="Arial" w:hAnsi="Arial"/>
              </w:rPr>
            </w:pPr>
            <w:sdt>
              <w:sdtPr>
                <w:tag w:val="goog_rdk_1704"/>
              </w:sdtPr>
              <w:sdtContent>
                <w:del w:author="davide.lenzarini@u-blox.com" w:id="127" w:date="2024-08-12T14:30:56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13"/>
          </w:tcPr>
          <w:p w:rsidR="00000000" w:rsidDel="00000000" w:rsidP="00000000" w:rsidRDefault="00000000" w:rsidRPr="00000000" w14:paraId="00000ECF">
            <w:pPr>
              <w:jc w:val="center"/>
              <w:rPr>
                <w:rFonts w:ascii="Arial" w:cs="Arial" w:eastAsia="Arial" w:hAnsi="Arial"/>
              </w:rPr>
            </w:pPr>
            <w:sdt>
              <w:sdtPr>
                <w:tag w:val="goog_rdk_1706"/>
              </w:sdtPr>
              <w:sdtContent>
                <w:del w:author="davide.lenzarini@u-blox.com" w:id="127" w:date="2024-08-12T14:30:56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DC">
            <w:pPr>
              <w:rPr>
                <w:rFonts w:ascii="Arial" w:cs="Arial" w:eastAsia="Arial" w:hAnsi="Arial"/>
              </w:rPr>
            </w:pPr>
            <w:sdt>
              <w:sdtPr>
                <w:tag w:val="goog_rdk_1708"/>
              </w:sdtPr>
              <w:sdtContent>
                <w:del w:author="davide.lenzarini@u-blox.com" w:id="127" w:date="2024-08-12T14:30:56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13"/>
          </w:tcPr>
          <w:p w:rsidR="00000000" w:rsidDel="00000000" w:rsidP="00000000" w:rsidRDefault="00000000" w:rsidRPr="00000000" w14:paraId="00000EDD">
            <w:pPr>
              <w:jc w:val="center"/>
              <w:rPr>
                <w:rFonts w:ascii="Arial" w:cs="Arial" w:eastAsia="Arial" w:hAnsi="Arial"/>
              </w:rPr>
            </w:pPr>
            <w:sdt>
              <w:sdtPr>
                <w:tag w:val="goog_rdk_1710"/>
              </w:sdtPr>
              <w:sdtContent>
                <w:del w:author="davide.lenzarini@u-blox.com" w:id="127" w:date="2024-08-12T14:30:56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EA">
            <w:pPr>
              <w:rPr>
                <w:rFonts w:ascii="Arial" w:cs="Arial" w:eastAsia="Arial" w:hAnsi="Arial"/>
              </w:rPr>
            </w:pPr>
            <w:sdt>
              <w:sdtPr>
                <w:tag w:val="goog_rdk_1712"/>
              </w:sdtPr>
              <w:sdtContent>
                <w:del w:author="davide.lenzarini@u-blox.com" w:id="127" w:date="2024-08-12T14:30:56Z">
                  <w:r w:rsidDel="00000000" w:rsidR="00000000" w:rsidRPr="00000000">
                    <w:rPr>
                      <w:rFonts w:ascii="Arial" w:cs="Arial" w:eastAsia="Arial" w:hAnsi="Arial"/>
                      <w:rtl w:val="0"/>
                    </w:rPr>
                    <w:delText xml:space="preserve">Byte 8</w:delText>
                  </w:r>
                </w:del>
              </w:sdtContent>
            </w:sdt>
            <w:r w:rsidDel="00000000" w:rsidR="00000000" w:rsidRPr="00000000">
              <w:rPr>
                <w:rtl w:val="0"/>
              </w:rPr>
            </w:r>
          </w:p>
        </w:tc>
        <w:tc>
          <w:tcPr>
            <w:gridSpan w:val="13"/>
          </w:tcPr>
          <w:p w:rsidR="00000000" w:rsidDel="00000000" w:rsidP="00000000" w:rsidRDefault="00000000" w:rsidRPr="00000000" w14:paraId="00000EEB">
            <w:pPr>
              <w:keepNext w:val="1"/>
              <w:jc w:val="center"/>
              <w:rPr>
                <w:rFonts w:ascii="Arial" w:cs="Arial" w:eastAsia="Arial" w:hAnsi="Arial"/>
              </w:rPr>
            </w:pPr>
            <w:sdt>
              <w:sdtPr>
                <w:tag w:val="goog_rdk_1714"/>
              </w:sdtPr>
              <w:sdtContent>
                <w:del w:author="davide.lenzarini@u-blox.com" w:id="127" w:date="2024-08-12T14:30:56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F9">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FA">
      <w:pPr>
        <w:pStyle w:val="Heading4"/>
        <w:ind w:left="0" w:right="4" w:firstLine="0"/>
        <w:rPr>
          <w:rFonts w:ascii="Arial" w:cs="Arial" w:eastAsia="Arial" w:hAnsi="Arial"/>
        </w:rPr>
      </w:pPr>
      <w:bookmarkStart w:colFirst="0" w:colLast="0" w:name="_heading=h.44bvf6o" w:id="154"/>
      <w:bookmarkEnd w:id="154"/>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EF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FC">
      <w:pPr>
        <w:pStyle w:val="Heading4"/>
        <w:ind w:left="0" w:right="4" w:firstLine="0"/>
        <w:rPr>
          <w:rFonts w:ascii="Arial" w:cs="Arial" w:eastAsia="Arial" w:hAnsi="Arial"/>
        </w:rPr>
      </w:pPr>
      <w:bookmarkStart w:colFirst="0" w:colLast="0" w:name="_heading=h.2jh5peh" w:id="155"/>
      <w:bookmarkEnd w:id="155"/>
      <w:r w:rsidDel="00000000" w:rsidR="00000000" w:rsidRPr="00000000">
        <w:rPr>
          <w:rFonts w:ascii="Arial" w:cs="Arial" w:eastAsia="Arial" w:hAnsi="Arial"/>
          <w:rtl w:val="0"/>
        </w:rPr>
        <w:t xml:space="preserve">3.18.2 Flags</w:t>
      </w:r>
    </w:p>
    <w:p w:rsidR="00000000" w:rsidDel="00000000" w:rsidP="00000000" w:rsidRDefault="00000000" w:rsidRPr="00000000" w14:paraId="00000EFD">
      <w:pPr>
        <w:ind w:right="4"/>
        <w:rPr>
          <w:rFonts w:ascii="Arial" w:cs="Arial" w:eastAsia="Arial" w:hAnsi="Arial"/>
        </w:rPr>
      </w:pPr>
      <w:r w:rsidDel="00000000" w:rsidR="00000000" w:rsidRPr="00000000">
        <w:rPr>
          <w:rFonts w:ascii="Arial" w:cs="Arial" w:eastAsia="Arial" w:hAnsi="Arial"/>
          <w:rtl w:val="0"/>
        </w:rPr>
        <w:t xml:space="preserve">The SUBACK Flags field is 1-byte </w:t>
      </w:r>
      <w:sdt>
        <w:sdtPr>
          <w:tag w:val="goog_rdk_1715"/>
        </w:sdtPr>
        <w:sdtContent>
          <w:del w:author="davide.lenzarini@u-blox.com" w:id="128" w:date="2024-08-07T08:18:55Z">
            <w:r w:rsidDel="00000000" w:rsidR="00000000" w:rsidRPr="00000000">
              <w:rPr>
                <w:rFonts w:ascii="Arial" w:cs="Arial" w:eastAsia="Arial" w:hAnsi="Arial"/>
                <w:rtl w:val="0"/>
              </w:rPr>
              <w:delText xml:space="preserve">located in Byte 3 position </w:delText>
            </w:r>
          </w:del>
        </w:sdtContent>
      </w:sdt>
      <w:r w:rsidDel="00000000" w:rsidR="00000000" w:rsidRPr="00000000">
        <w:rPr>
          <w:rFonts w:ascii="Arial" w:cs="Arial" w:eastAsia="Arial" w:hAnsi="Arial"/>
          <w:rtl w:val="0"/>
        </w:rPr>
        <w:t xml:space="preserve">of the SUBACK control packet. The SUBACK Flags includes the following flags:</w:t>
      </w:r>
    </w:p>
    <w:p w:rsidR="00000000" w:rsidDel="00000000" w:rsidP="00000000" w:rsidRDefault="00000000" w:rsidRPr="00000000" w14:paraId="00000E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1716"/>
        </w:sdtPr>
        <w:sdtContent>
          <w:commentRangeStart w:id="96"/>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96"/>
      <w:r w:rsidDel="00000000" w:rsidR="00000000" w:rsidRPr="00000000">
        <w:commentReference w:id="96"/>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FF">
      <w:pPr>
        <w:pStyle w:val="Heading4"/>
        <w:ind w:left="0" w:right="4" w:firstLine="0"/>
        <w:rPr>
          <w:rFonts w:ascii="Arial" w:cs="Arial" w:eastAsia="Arial" w:hAnsi="Arial"/>
        </w:rPr>
      </w:pPr>
      <w:bookmarkStart w:colFirst="0" w:colLast="0" w:name="_heading=h.ymfzma" w:id="156"/>
      <w:bookmarkEnd w:id="156"/>
      <w:r w:rsidDel="00000000" w:rsidR="00000000" w:rsidRPr="00000000">
        <w:rPr>
          <w:rFonts w:ascii="Arial" w:cs="Arial" w:eastAsia="Arial" w:hAnsi="Arial"/>
          <w:rtl w:val="0"/>
        </w:rPr>
        <w:t xml:space="preserve">3.18.3 Topic Data</w:t>
      </w:r>
    </w:p>
    <w:p w:rsidR="00000000" w:rsidDel="00000000" w:rsidP="00000000" w:rsidRDefault="00000000" w:rsidRPr="00000000" w14:paraId="00000F00">
      <w:pPr>
        <w:spacing w:after="147" w:before="0" w:line="248.00000000000006" w:lineRule="auto"/>
        <w:ind w:right="4"/>
        <w:jc w:val="both"/>
        <w:rPr>
          <w:rFonts w:ascii="Arial" w:cs="Arial" w:eastAsia="Arial" w:hAnsi="Arial"/>
        </w:rPr>
      </w:pPr>
      <w:sdt>
        <w:sdtPr>
          <w:tag w:val="goog_rdk_1717"/>
        </w:sdtPr>
        <w:sdtContent>
          <w:commentRangeStart w:id="97"/>
        </w:sdtContent>
      </w:sdt>
      <w:sdt>
        <w:sdtPr>
          <w:tag w:val="goog_rdk_1718"/>
        </w:sdtPr>
        <w:sdtContent>
          <w:commentRangeStart w:id="98"/>
        </w:sdtContent>
      </w:sdt>
      <w:r w:rsidDel="00000000" w:rsidR="00000000" w:rsidRPr="00000000">
        <w:rPr>
          <w:rFonts w:ascii="Arial" w:cs="Arial" w:eastAsia="Arial" w:hAnsi="Arial"/>
          <w:rtl w:val="0"/>
        </w:rPr>
        <w:t xml:space="preserve">In case of “accepted”</w:t>
      </w:r>
      <w:commentRangeEnd w:id="98"/>
      <w:r w:rsidDel="00000000" w:rsidR="00000000" w:rsidRPr="00000000">
        <w:commentReference w:id="98"/>
      </w:r>
      <w:r w:rsidDel="00000000" w:rsidR="00000000" w:rsidRPr="00000000">
        <w:rPr>
          <w:rFonts w:ascii="Arial" w:cs="Arial" w:eastAsia="Arial" w:hAnsi="Arial"/>
          <w:rtl w:val="0"/>
        </w:rPr>
        <w:t xml:space="preserve"> the </w:t>
      </w:r>
      <w:sdt>
        <w:sdtPr>
          <w:tag w:val="goog_rdk_1719"/>
        </w:sdtPr>
        <w:sdtContent>
          <w:ins w:author="davide.lenzarini@u-blox.com" w:id="129" w:date="2024-03-20T08:37:30Z">
            <w:r w:rsidDel="00000000" w:rsidR="00000000" w:rsidRPr="00000000">
              <w:rPr>
                <w:rFonts w:ascii="Arial" w:cs="Arial" w:eastAsia="Arial" w:hAnsi="Arial"/>
                <w:rtl w:val="0"/>
              </w:rPr>
              <w:t xml:space="preserve">returned Topic Data</w:t>
            </w:r>
          </w:ins>
        </w:sdtContent>
      </w:sdt>
      <w:sdt>
        <w:sdtPr>
          <w:tag w:val="goog_rdk_1720"/>
        </w:sdtPr>
        <w:sdtContent>
          <w:del w:author="davide.lenzarini@u-blox.com" w:id="129"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1721"/>
        </w:sdtPr>
        <w:sdtContent>
          <w:commentRangeStart w:id="99"/>
        </w:sdtContent>
      </w:sdt>
      <w:r w:rsidDel="00000000" w:rsidR="00000000" w:rsidRPr="00000000">
        <w:rPr>
          <w:rFonts w:ascii="Arial" w:cs="Arial" w:eastAsia="Arial" w:hAnsi="Arial"/>
          <w:rtl w:val="0"/>
        </w:rPr>
        <w:t xml:space="preserve">not relevant</w:t>
      </w:r>
      <w:sdt>
        <w:sdtPr>
          <w:tag w:val="goog_rdk_1722"/>
        </w:sdtPr>
        <w:sdtContent>
          <w:ins w:author="davide.lenzarini@u-blox.com" w:id="130"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99"/>
      <w:r w:rsidDel="00000000" w:rsidR="00000000" w:rsidRPr="00000000">
        <w:commentReference w:id="99"/>
      </w:r>
      <w:r w:rsidDel="00000000" w:rsidR="00000000" w:rsidRPr="00000000">
        <w:rPr>
          <w:rFonts w:ascii="Arial" w:cs="Arial" w:eastAsia="Arial" w:hAnsi="Arial"/>
          <w:rtl w:val="0"/>
        </w:rPr>
        <w:t xml:space="preserve">)</w:t>
      </w:r>
      <w:commentRangeEnd w:id="97"/>
      <w:r w:rsidDel="00000000" w:rsidR="00000000" w:rsidRPr="00000000">
        <w:commentReference w:id="97"/>
      </w:r>
      <w:r w:rsidDel="00000000" w:rsidR="00000000" w:rsidRPr="00000000">
        <w:rPr>
          <w:rtl w:val="0"/>
        </w:rPr>
      </w:r>
    </w:p>
    <w:p w:rsidR="00000000" w:rsidDel="00000000" w:rsidP="00000000" w:rsidRDefault="00000000" w:rsidRPr="00000000" w14:paraId="00000F01">
      <w:pPr>
        <w:pStyle w:val="Heading4"/>
        <w:ind w:left="0" w:right="4" w:firstLine="0"/>
        <w:rPr>
          <w:rFonts w:ascii="Arial" w:cs="Arial" w:eastAsia="Arial" w:hAnsi="Arial"/>
        </w:rPr>
      </w:pPr>
      <w:bookmarkStart w:colFirst="0" w:colLast="0" w:name="_heading=h.3im3ia3" w:id="157"/>
      <w:bookmarkEnd w:id="157"/>
      <w:r w:rsidDel="00000000" w:rsidR="00000000" w:rsidRPr="00000000">
        <w:rPr>
          <w:rFonts w:ascii="Arial" w:cs="Arial" w:eastAsia="Arial" w:hAnsi="Arial"/>
          <w:rtl w:val="0"/>
        </w:rPr>
        <w:t xml:space="preserve">3.18.4 Packet Identifier</w:t>
      </w:r>
    </w:p>
    <w:p w:rsidR="00000000" w:rsidDel="00000000" w:rsidP="00000000" w:rsidRDefault="00000000" w:rsidRPr="00000000" w14:paraId="00000F02">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F03">
      <w:pPr>
        <w:pStyle w:val="Heading4"/>
        <w:ind w:left="0" w:right="4" w:firstLine="0"/>
        <w:rPr>
          <w:rFonts w:ascii="Arial" w:cs="Arial" w:eastAsia="Arial" w:hAnsi="Arial"/>
        </w:rPr>
      </w:pPr>
      <w:bookmarkStart w:colFirst="0" w:colLast="0" w:name="_heading=h.1xrdshw" w:id="158"/>
      <w:bookmarkEnd w:id="158"/>
      <w:r w:rsidDel="00000000" w:rsidR="00000000" w:rsidRPr="00000000">
        <w:rPr>
          <w:rFonts w:ascii="Arial" w:cs="Arial" w:eastAsia="Arial" w:hAnsi="Arial"/>
          <w:rtl w:val="0"/>
        </w:rPr>
        <w:t xml:space="preserve">3.18.5 Reason Code</w:t>
      </w:r>
    </w:p>
    <w:p w:rsidR="00000000" w:rsidDel="00000000" w:rsidP="00000000" w:rsidRDefault="00000000" w:rsidRPr="00000000" w14:paraId="00000F04">
      <w:pPr>
        <w:spacing w:after="174" w:before="0" w:line="248.00000000000006" w:lineRule="auto"/>
        <w:ind w:right="4"/>
        <w:jc w:val="both"/>
        <w:rPr>
          <w:rFonts w:ascii="Arial" w:cs="Arial" w:eastAsia="Arial" w:hAnsi="Arial"/>
        </w:rPr>
      </w:pPr>
      <w:sdt>
        <w:sdtPr>
          <w:tag w:val="goog_rdk_1724"/>
        </w:sdtPr>
        <w:sdtContent>
          <w:del w:author="davide.lenzarini@u-blox.com" w:id="131" w:date="2024-08-07T08:39:58Z">
            <w:r w:rsidDel="00000000" w:rsidR="00000000" w:rsidRPr="00000000">
              <w:rPr>
                <w:rFonts w:ascii="Arial" w:cs="Arial" w:eastAsia="Arial" w:hAnsi="Arial"/>
                <w:rtl w:val="0"/>
              </w:rPr>
              <w:delText xml:space="preserve">Byte 8 in the SUBACK packet holds the Reason code in response to the SUBSCRIBE packet. </w:delText>
            </w:r>
          </w:del>
        </w:sdtContent>
      </w:sdt>
      <w:r w:rsidDel="00000000" w:rsidR="00000000" w:rsidRPr="00000000">
        <w:rPr>
          <w:rFonts w:ascii="Arial" w:cs="Arial" w:eastAsia="Arial" w:hAnsi="Arial"/>
          <w:rtl w:val="0"/>
        </w:rPr>
        <w:t xml:space="preserve">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sdt>
      <w:sdtPr>
        <w:tag w:val="goog_rdk_1726"/>
      </w:sdtPr>
      <w:sdtContent>
        <w:p w:rsidR="00000000" w:rsidDel="00000000" w:rsidP="00000000" w:rsidRDefault="00000000" w:rsidRPr="00000000" w14:paraId="00000F05">
          <w:pPr>
            <w:pStyle w:val="Heading3"/>
            <w:keepLines w:val="1"/>
            <w:spacing w:after="118" w:before="0" w:line="259" w:lineRule="auto"/>
            <w:ind w:left="0" w:firstLine="0"/>
            <w:rPr>
              <w:ins w:author="Stefan Hagen" w:id="132" w:date="2024-08-11T18:59:59Z"/>
              <w:rFonts w:ascii="Arial" w:cs="Arial" w:eastAsia="Arial" w:hAnsi="Arial"/>
            </w:rPr>
          </w:pPr>
          <w:r w:rsidDel="00000000" w:rsidR="00000000" w:rsidRPr="00000000">
            <w:rPr>
              <w:rtl w:val="0"/>
            </w:rPr>
            <w:t xml:space="preserve">3.19 </w:t>
          </w:r>
          <w:r w:rsidDel="00000000" w:rsidR="00000000" w:rsidRPr="00000000">
            <w:rPr>
              <w:rFonts w:ascii="Arial" w:cs="Arial" w:eastAsia="Arial" w:hAnsi="Arial"/>
              <w:rtl w:val="0"/>
            </w:rPr>
            <w:t xml:space="preserve">UNSUBSCRIBE - Unsubscribe Request</w:t>
          </w:r>
          <w:sdt>
            <w:sdtPr>
              <w:tag w:val="goog_rdk_1725"/>
            </w:sdtPr>
            <w:sdtContent>
              <w:ins w:author="Stefan Hagen" w:id="132" w:date="2024-08-11T18:59:59Z">
                <w:bookmarkStart w:colFirst="0" w:colLast="0" w:name="_heading=h.4hr1b5p" w:id="159"/>
                <w:bookmarkEnd w:id="159"/>
                <w:r w:rsidDel="00000000" w:rsidR="00000000" w:rsidRPr="00000000">
                  <w:rPr>
                    <w:rtl w:val="0"/>
                  </w:rPr>
                </w:r>
              </w:ins>
            </w:sdtContent>
          </w:sdt>
        </w:p>
      </w:sdtContent>
    </w:sdt>
    <w:sdt>
      <w:sdtPr>
        <w:tag w:val="goog_rdk_1729"/>
      </w:sdtPr>
      <w:sdtContent>
        <w:p w:rsidR="00000000" w:rsidDel="00000000" w:rsidP="00000000" w:rsidRDefault="00000000" w:rsidRPr="00000000" w14:paraId="00000F06">
          <w:pPr>
            <w:rPr>
              <w:ins w:author="Stefan Hagen" w:id="132" w:date="2024-08-11T18:59:59Z"/>
              <w:rPrChange w:author="Stefan Hagen" w:id="133" w:date="2024-08-11T18:59:59Z">
                <w:rPr>
                  <w:rFonts w:ascii="Arial" w:cs="Arial" w:eastAsia="Arial" w:hAnsi="Arial"/>
                </w:rPr>
              </w:rPrChange>
            </w:rPr>
          </w:pPr>
          <w:sdt>
            <w:sdtPr>
              <w:tag w:val="goog_rdk_1727"/>
            </w:sdtPr>
            <w:sdtContent>
              <w:ins w:author="Stefan Hagen" w:id="132" w:date="2024-08-11T18:59:59Z">
                <w:r w:rsidDel="00000000" w:rsidR="00000000" w:rsidRPr="00000000">
                  <w:rPr>
                    <w:rPrChange w:author="Stefan Hagen" w:id="133" w:date="2024-08-11T18:59:59Z">
                      <w:rPr>
                        <w:rFonts w:ascii="Arial" w:cs="Arial" w:eastAsia="Arial" w:hAnsi="Arial"/>
                      </w:rPr>
                    </w:rPrChange>
                  </w:rPr>
                  <w:drawing>
                    <wp:inline distB="114300" distT="114300" distL="114300" distR="114300">
                      <wp:extent cx="5943600" cy="2159000"/>
                      <wp:effectExtent b="0" l="0" r="0" t="0"/>
                      <wp:docPr id="31" name="image17.png"/>
                      <a:graphic>
                        <a:graphicData uri="http://schemas.openxmlformats.org/drawingml/2006/picture">
                          <pic:pic>
                            <pic:nvPicPr>
                              <pic:cNvPr id="0" name="image17.png"/>
                              <pic:cNvPicPr preferRelativeResize="0"/>
                            </pic:nvPicPr>
                            <pic:blipFill>
                              <a:blip r:embed="rId73"/>
                              <a:srcRect b="0" l="0" r="0" t="0"/>
                              <a:stretch>
                                <a:fillRect/>
                              </a:stretch>
                            </pic:blipFill>
                            <pic:spPr>
                              <a:xfrm>
                                <a:off x="0" y="0"/>
                                <a:ext cx="5943600" cy="2159000"/>
                              </a:xfrm>
                              <a:prstGeom prst="rect"/>
                              <a:ln/>
                            </pic:spPr>
                          </pic:pic>
                        </a:graphicData>
                      </a:graphic>
                    </wp:inline>
                  </w:drawing>
                </w:r>
              </w:ins>
              <w:sdt>
                <w:sdtPr>
                  <w:tag w:val="goog_rdk_1728"/>
                </w:sdtPr>
                <w:sdtContent>
                  <w:ins w:author="Stefan Hagen" w:id="132" w:date="2024-08-11T18:59:59Z">
                    <w:r w:rsidDel="00000000" w:rsidR="00000000" w:rsidRPr="00000000">
                      <w:rPr>
                        <w:rtl w:val="0"/>
                      </w:rPr>
                    </w:r>
                  </w:ins>
                </w:sdtContent>
              </w:sdt>
              <w:ins w:author="Stefan Hagen" w:id="132" w:date="2024-08-11T18:59:59Z"/>
            </w:sdtContent>
          </w:sdt>
        </w:p>
      </w:sdtContent>
    </w:sdt>
    <w:sdt>
      <w:sdtPr>
        <w:tag w:val="goog_rdk_1732"/>
      </w:sdtPr>
      <w:sdtContent>
        <w:p w:rsidR="00000000" w:rsidDel="00000000" w:rsidP="00000000" w:rsidRDefault="00000000" w:rsidRPr="00000000" w14:paraId="00000F07">
          <w:pPr>
            <w:rPr>
              <w:ins w:author="Stefan Hagen" w:id="132" w:date="2024-08-11T18:59:59Z"/>
              <w:rPrChange w:author="Stefan Hagen" w:id="133" w:date="2024-08-11T18:59:59Z">
                <w:rPr>
                  <w:rFonts w:ascii="Arial" w:cs="Arial" w:eastAsia="Arial" w:hAnsi="Arial"/>
                </w:rPr>
              </w:rPrChange>
            </w:rPr>
          </w:pPr>
          <w:sdt>
            <w:sdtPr>
              <w:tag w:val="goog_rdk_1730"/>
            </w:sdtPr>
            <w:sdtContent>
              <w:ins w:author="Stefan Hagen" w:id="132" w:date="2024-08-11T18:59:59Z"/>
              <w:sdt>
                <w:sdtPr>
                  <w:tag w:val="goog_rdk_1731"/>
                </w:sdtPr>
                <w:sdtContent>
                  <w:ins w:author="Stefan Hagen" w:id="132" w:date="2024-08-11T18:59:59Z">
                    <w:r w:rsidDel="00000000" w:rsidR="00000000" w:rsidRPr="00000000">
                      <w:rPr>
                        <w:rtl w:val="0"/>
                        <w:rPrChange w:author="Stefan Hagen" w:id="133" w:date="2024-08-11T18:59:59Z">
                          <w:rPr>
                            <w:rFonts w:ascii="Arial" w:cs="Arial" w:eastAsia="Arial" w:hAnsi="Arial"/>
                          </w:rPr>
                        </w:rPrChange>
                      </w:rPr>
                      <w:t xml:space="preserve">Or:</w:t>
                    </w:r>
                  </w:ins>
                </w:sdtContent>
              </w:sdt>
              <w:ins w:author="Stefan Hagen" w:id="132" w:date="2024-08-11T18:59:59Z"/>
            </w:sdtContent>
          </w:sdt>
        </w:p>
      </w:sdtContent>
    </w:sdt>
    <w:sdt>
      <w:sdtPr>
        <w:tag w:val="goog_rdk_1736"/>
      </w:sdtPr>
      <w:sdtContent>
        <w:p w:rsidR="00000000" w:rsidDel="00000000" w:rsidP="00000000" w:rsidRDefault="00000000" w:rsidRPr="00000000" w14:paraId="00000F08">
          <w:pPr>
            <w:rPr>
              <w:rPrChange w:author="Stefan Hagen" w:id="133" w:date="2024-08-11T18:59:59Z">
                <w:rPr>
                  <w:rFonts w:ascii="Arial" w:cs="Arial" w:eastAsia="Arial" w:hAnsi="Arial"/>
                </w:rPr>
              </w:rPrChange>
            </w:rPr>
            <w:pPrChange w:author="Stefan Hagen" w:id="0" w:date="2024-08-11T18:59:59Z">
              <w:pPr>
                <w:pStyle w:val="Heading3"/>
                <w:keepLines w:val="1"/>
                <w:spacing w:after="118" w:before="0" w:line="259" w:lineRule="auto"/>
                <w:ind w:left="0" w:firstLine="0"/>
              </w:pPr>
            </w:pPrChange>
          </w:pPr>
          <w:bookmarkStart w:colFirst="0" w:colLast="0" w:name="_heading=h.4hr1b5p" w:id="159"/>
          <w:bookmarkEnd w:id="159"/>
          <w:sdt>
            <w:sdtPr>
              <w:tag w:val="goog_rdk_1733"/>
            </w:sdtPr>
            <w:sdtContent>
              <w:ins w:author="Stefan Hagen" w:id="132" w:date="2024-08-11T18:59:59Z"/>
              <w:sdt>
                <w:sdtPr>
                  <w:tag w:val="goog_rdk_1734"/>
                </w:sdtPr>
                <w:sdtContent>
                  <w:commentRangeStart w:id="100"/>
                </w:sdtContent>
              </w:sdt>
              <w:ins w:author="Stefan Hagen" w:id="132" w:date="2024-08-11T18:59:59Z">
                <w:r w:rsidDel="00000000" w:rsidR="00000000" w:rsidRPr="00000000">
                  <w:rPr>
                    <w:rPrChange w:author="Stefan Hagen" w:id="133" w:date="2024-08-11T18:59:59Z">
                      <w:rPr>
                        <w:rFonts w:ascii="Arial" w:cs="Arial" w:eastAsia="Arial" w:hAnsi="Arial"/>
                      </w:rPr>
                    </w:rPrChange>
                  </w:rPr>
                  <w:drawing>
                    <wp:inline distB="114300" distT="114300" distL="114300" distR="114300">
                      <wp:extent cx="5943600" cy="2451100"/>
                      <wp:effectExtent b="0" l="0" r="0" t="0"/>
                      <wp:docPr id="51" name="image29.png"/>
                      <a:graphic>
                        <a:graphicData uri="http://schemas.openxmlformats.org/drawingml/2006/picture">
                          <pic:pic>
                            <pic:nvPicPr>
                              <pic:cNvPr id="0" name="image29.png"/>
                              <pic:cNvPicPr preferRelativeResize="0"/>
                            </pic:nvPicPr>
                            <pic:blipFill>
                              <a:blip r:embed="rId74"/>
                              <a:srcRect b="0" l="101" r="101" t="0"/>
                              <a:stretch>
                                <a:fillRect/>
                              </a:stretch>
                            </pic:blipFill>
                            <pic:spPr>
                              <a:xfrm>
                                <a:off x="0" y="0"/>
                                <a:ext cx="5943600" cy="2451100"/>
                              </a:xfrm>
                              <a:prstGeom prst="rect"/>
                              <a:ln/>
                            </pic:spPr>
                          </pic:pic>
                        </a:graphicData>
                      </a:graphic>
                    </wp:inline>
                  </w:drawing>
                </w:r>
              </w:ins>
            </w:sdtContent>
          </w:sdt>
          <w:commentRangeEnd w:id="100"/>
          <w:r w:rsidDel="00000000" w:rsidR="00000000" w:rsidRPr="00000000">
            <w:commentReference w:id="100"/>
          </w:r>
          <w:sdt>
            <w:sdtPr>
              <w:tag w:val="goog_rdk_1735"/>
            </w:sdtPr>
            <w:sdtContent>
              <w:r w:rsidDel="00000000" w:rsidR="00000000" w:rsidRPr="00000000">
                <w:rPr>
                  <w:rtl w:val="0"/>
                </w:rPr>
              </w:r>
            </w:sdtContent>
          </w:sdt>
        </w:p>
      </w:sdtContent>
    </w:sdt>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F09">
            <w:pPr>
              <w:jc w:val="center"/>
              <w:rPr>
                <w:rFonts w:ascii="Arial" w:cs="Arial" w:eastAsia="Arial" w:hAnsi="Arial"/>
                <w:b w:val="1"/>
              </w:rPr>
            </w:pPr>
            <w:sdt>
              <w:sdtPr>
                <w:tag w:val="goog_rdk_1738"/>
              </w:sdtPr>
              <w:sdtContent>
                <w:del w:author="davide.lenzarini@u-blox.com" w:id="134" w:date="2024-08-12T14:31:30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F0A">
            <w:pPr>
              <w:jc w:val="center"/>
              <w:rPr>
                <w:rFonts w:ascii="Arial" w:cs="Arial" w:eastAsia="Arial" w:hAnsi="Arial"/>
                <w:b w:val="1"/>
              </w:rPr>
            </w:pPr>
            <w:sdt>
              <w:sdtPr>
                <w:tag w:val="goog_rdk_1740"/>
              </w:sdtPr>
              <w:sdtContent>
                <w:del w:author="davide.lenzarini@u-blox.com" w:id="134" w:date="2024-08-12T14:31:30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F0B">
            <w:pPr>
              <w:jc w:val="center"/>
              <w:rPr>
                <w:rFonts w:ascii="Arial" w:cs="Arial" w:eastAsia="Arial" w:hAnsi="Arial"/>
                <w:b w:val="1"/>
              </w:rPr>
            </w:pPr>
            <w:sdt>
              <w:sdtPr>
                <w:tag w:val="goog_rdk_1742"/>
              </w:sdtPr>
              <w:sdtContent>
                <w:del w:author="davide.lenzarini@u-blox.com" w:id="134" w:date="2024-08-12T14:31:30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F0D">
            <w:pPr>
              <w:jc w:val="center"/>
              <w:rPr>
                <w:rFonts w:ascii="Arial" w:cs="Arial" w:eastAsia="Arial" w:hAnsi="Arial"/>
                <w:b w:val="1"/>
              </w:rPr>
            </w:pPr>
            <w:sdt>
              <w:sdtPr>
                <w:tag w:val="goog_rdk_1744"/>
              </w:sdtPr>
              <w:sdtContent>
                <w:del w:author="davide.lenzarini@u-blox.com" w:id="134" w:date="2024-08-12T14:31:30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F0F">
            <w:pPr>
              <w:jc w:val="center"/>
              <w:rPr>
                <w:rFonts w:ascii="Arial" w:cs="Arial" w:eastAsia="Arial" w:hAnsi="Arial"/>
                <w:b w:val="1"/>
              </w:rPr>
            </w:pPr>
            <w:sdt>
              <w:sdtPr>
                <w:tag w:val="goog_rdk_1746"/>
              </w:sdtPr>
              <w:sdtContent>
                <w:del w:author="davide.lenzarini@u-blox.com" w:id="134" w:date="2024-08-12T14:31:30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4"/>
            <w:shd w:fill="cfe2f3" w:val="clear"/>
          </w:tcPr>
          <w:p w:rsidR="00000000" w:rsidDel="00000000" w:rsidP="00000000" w:rsidRDefault="00000000" w:rsidRPr="00000000" w14:paraId="00000F10">
            <w:pPr>
              <w:jc w:val="center"/>
              <w:rPr>
                <w:rFonts w:ascii="Arial" w:cs="Arial" w:eastAsia="Arial" w:hAnsi="Arial"/>
                <w:b w:val="1"/>
              </w:rPr>
            </w:pPr>
            <w:sdt>
              <w:sdtPr>
                <w:tag w:val="goog_rdk_1748"/>
              </w:sdtPr>
              <w:sdtContent>
                <w:del w:author="davide.lenzarini@u-blox.com" w:id="134" w:date="2024-08-12T14:31:30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F14">
            <w:pPr>
              <w:jc w:val="center"/>
              <w:rPr>
                <w:rFonts w:ascii="Arial" w:cs="Arial" w:eastAsia="Arial" w:hAnsi="Arial"/>
                <w:b w:val="1"/>
              </w:rPr>
            </w:pPr>
            <w:sdt>
              <w:sdtPr>
                <w:tag w:val="goog_rdk_1750"/>
              </w:sdtPr>
              <w:sdtContent>
                <w:del w:author="davide.lenzarini@u-blox.com" w:id="134" w:date="2024-08-12T14:31:30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F15">
            <w:pPr>
              <w:jc w:val="center"/>
              <w:rPr>
                <w:rFonts w:ascii="Arial" w:cs="Arial" w:eastAsia="Arial" w:hAnsi="Arial"/>
                <w:b w:val="1"/>
              </w:rPr>
            </w:pPr>
            <w:sdt>
              <w:sdtPr>
                <w:tag w:val="goog_rdk_1752"/>
              </w:sdtPr>
              <w:sdtContent>
                <w:del w:author="davide.lenzarini@u-blox.com" w:id="134" w:date="2024-08-12T14:31:30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F16">
            <w:pPr>
              <w:jc w:val="center"/>
              <w:rPr>
                <w:rFonts w:ascii="Arial" w:cs="Arial" w:eastAsia="Arial" w:hAnsi="Arial"/>
                <w:b w:val="1"/>
              </w:rPr>
            </w:pPr>
            <w:sdt>
              <w:sdtPr>
                <w:tag w:val="goog_rdk_1754"/>
              </w:sdtPr>
              <w:sdtContent>
                <w:del w:author="davide.lenzarini@u-blox.com" w:id="134" w:date="2024-08-12T14:31:30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18">
            <w:pPr>
              <w:rPr>
                <w:rFonts w:ascii="Arial" w:cs="Arial" w:eastAsia="Arial" w:hAnsi="Arial"/>
              </w:rPr>
            </w:pPr>
            <w:sdt>
              <w:sdtPr>
                <w:tag w:val="goog_rdk_1756"/>
              </w:sdtPr>
              <w:sdtContent>
                <w:del w:author="davide.lenzarini@u-blox.com" w:id="134" w:date="2024-08-12T14:31:30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4"/>
          </w:tcPr>
          <w:p w:rsidR="00000000" w:rsidDel="00000000" w:rsidP="00000000" w:rsidRDefault="00000000" w:rsidRPr="00000000" w14:paraId="00000F19">
            <w:pPr>
              <w:jc w:val="center"/>
              <w:rPr>
                <w:rFonts w:ascii="Arial" w:cs="Arial" w:eastAsia="Arial" w:hAnsi="Arial"/>
              </w:rPr>
            </w:pPr>
            <w:sdt>
              <w:sdtPr>
                <w:tag w:val="goog_rdk_1758"/>
              </w:sdtPr>
              <w:sdtContent>
                <w:del w:author="davide.lenzarini@u-blox.com" w:id="134" w:date="2024-08-12T14:31:30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27">
            <w:pPr>
              <w:rPr>
                <w:rFonts w:ascii="Arial" w:cs="Arial" w:eastAsia="Arial" w:hAnsi="Arial"/>
              </w:rPr>
            </w:pPr>
            <w:sdt>
              <w:sdtPr>
                <w:tag w:val="goog_rdk_1760"/>
              </w:sdtPr>
              <w:sdtContent>
                <w:del w:author="davide.lenzarini@u-blox.com" w:id="134" w:date="2024-08-12T14:31:30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4"/>
          </w:tcPr>
          <w:p w:rsidR="00000000" w:rsidDel="00000000" w:rsidP="00000000" w:rsidRDefault="00000000" w:rsidRPr="00000000" w14:paraId="00000F28">
            <w:pPr>
              <w:jc w:val="center"/>
              <w:rPr>
                <w:rFonts w:ascii="Arial" w:cs="Arial" w:eastAsia="Arial" w:hAnsi="Arial"/>
              </w:rPr>
            </w:pPr>
            <w:sdt>
              <w:sdtPr>
                <w:tag w:val="goog_rdk_1762"/>
              </w:sdtPr>
              <w:sdtContent>
                <w:del w:author="davide.lenzarini@u-blox.com" w:id="134" w:date="2024-08-12T14:31:30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F36">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F37">
            <w:pPr>
              <w:jc w:val="center"/>
              <w:rPr>
                <w:rFonts w:ascii="Arial" w:cs="Arial" w:eastAsia="Arial" w:hAnsi="Arial"/>
                <w:b w:val="1"/>
                <w:i w:val="1"/>
              </w:rPr>
            </w:pPr>
            <w:sdt>
              <w:sdtPr>
                <w:tag w:val="goog_rdk_1764"/>
              </w:sdtPr>
              <w:sdtContent>
                <w:del w:author="davide.lenzarini@u-blox.com" w:id="134" w:date="2024-08-12T14:31:30Z">
                  <w:r w:rsidDel="00000000" w:rsidR="00000000" w:rsidRPr="00000000">
                    <w:rPr>
                      <w:rFonts w:ascii="Arial" w:cs="Arial" w:eastAsia="Arial" w:hAnsi="Arial"/>
                      <w:b w:val="1"/>
                      <w:i w:val="1"/>
                      <w:rtl w:val="0"/>
                    </w:rPr>
                    <w:delText xml:space="preserve">UNSUBSCRIBE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F46">
            <w:pPr>
              <w:rPr>
                <w:rFonts w:ascii="Arial" w:cs="Arial" w:eastAsia="Arial" w:hAnsi="Arial"/>
                <w:i w:val="1"/>
              </w:rPr>
            </w:pPr>
            <w:sdt>
              <w:sdtPr>
                <w:tag w:val="goog_rdk_1766"/>
              </w:sdtPr>
              <w:sdtContent>
                <w:del w:author="davide.lenzarini@u-blox.com" w:id="134" w:date="2024-08-12T14:31:30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2"/>
          </w:tcPr>
          <w:p w:rsidR="00000000" w:rsidDel="00000000" w:rsidP="00000000" w:rsidRDefault="00000000" w:rsidRPr="00000000" w14:paraId="00000F48">
            <w:pPr>
              <w:jc w:val="center"/>
              <w:rPr>
                <w:rFonts w:ascii="Arial" w:cs="Arial" w:eastAsia="Arial" w:hAnsi="Arial"/>
                <w:i w:val="1"/>
              </w:rPr>
            </w:pPr>
            <w:sdt>
              <w:sdtPr>
                <w:tag w:val="goog_rdk_1768"/>
              </w:sdtPr>
              <w:sdtContent>
                <w:del w:author="davide.lenzarini@u-blox.com" w:id="134" w:date="2024-08-12T14:31:30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3"/>
          </w:tcPr>
          <w:p w:rsidR="00000000" w:rsidDel="00000000" w:rsidP="00000000" w:rsidRDefault="00000000" w:rsidRPr="00000000" w14:paraId="00000F4A">
            <w:pPr>
              <w:jc w:val="center"/>
              <w:rPr>
                <w:rFonts w:ascii="Arial" w:cs="Arial" w:eastAsia="Arial" w:hAnsi="Arial"/>
                <w:i w:val="1"/>
              </w:rPr>
            </w:pPr>
            <w:sdt>
              <w:sdtPr>
                <w:tag w:val="goog_rdk_1770"/>
              </w:sdtPr>
              <w:sdtContent>
                <w:del w:author="davide.lenzarini@u-blox.com" w:id="134" w:date="2024-08-12T14:31:30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3"/>
          </w:tcPr>
          <w:p w:rsidR="00000000" w:rsidDel="00000000" w:rsidP="00000000" w:rsidRDefault="00000000" w:rsidRPr="00000000" w14:paraId="00000F4D">
            <w:pPr>
              <w:jc w:val="center"/>
              <w:rPr>
                <w:rFonts w:ascii="Arial" w:cs="Arial" w:eastAsia="Arial" w:hAnsi="Arial"/>
                <w:i w:val="1"/>
              </w:rPr>
            </w:pPr>
            <w:sdt>
              <w:sdtPr>
                <w:tag w:val="goog_rdk_1772"/>
              </w:sdtPr>
              <w:sdtContent>
                <w:del w:author="davide.lenzarini@u-blox.com" w:id="134" w:date="2024-08-12T14:31:30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F50">
            <w:pPr>
              <w:jc w:val="center"/>
              <w:rPr>
                <w:rFonts w:ascii="Arial" w:cs="Arial" w:eastAsia="Arial" w:hAnsi="Arial"/>
                <w:i w:val="1"/>
              </w:rPr>
            </w:pPr>
            <w:sdt>
              <w:sdtPr>
                <w:tag w:val="goog_rdk_1774"/>
              </w:sdtPr>
              <w:sdtContent>
                <w:del w:author="davide.lenzarini@u-blox.com" w:id="134" w:date="2024-08-12T14:31:30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3"/>
          </w:tcPr>
          <w:sdt>
            <w:sdtPr>
              <w:tag w:val="goog_rdk_1777"/>
            </w:sdtPr>
            <w:sdtContent>
              <w:p w:rsidR="00000000" w:rsidDel="00000000" w:rsidP="00000000" w:rsidRDefault="00000000" w:rsidRPr="00000000" w14:paraId="00000F51">
                <w:pPr>
                  <w:jc w:val="center"/>
                  <w:rPr>
                    <w:del w:author="davide.lenzarini@u-blox.com" w:id="134" w:date="2024-08-12T14:31:30Z"/>
                    <w:rFonts w:ascii="Arial" w:cs="Arial" w:eastAsia="Arial" w:hAnsi="Arial"/>
                    <w:i w:val="1"/>
                  </w:rPr>
                </w:pPr>
                <w:sdt>
                  <w:sdtPr>
                    <w:tag w:val="goog_rdk_1776"/>
                  </w:sdtPr>
                  <w:sdtContent>
                    <w:del w:author="davide.lenzarini@u-blox.com" w:id="134" w:date="2024-08-12T14:31:30Z">
                      <w:r w:rsidDel="00000000" w:rsidR="00000000" w:rsidRPr="00000000">
                        <w:rPr>
                          <w:rFonts w:ascii="Arial" w:cs="Arial" w:eastAsia="Arial" w:hAnsi="Arial"/>
                          <w:i w:val="1"/>
                          <w:rtl w:val="0"/>
                        </w:rPr>
                        <w:delText xml:space="preserve">Topic Type</w:delText>
                      </w:r>
                    </w:del>
                  </w:sdtContent>
                </w:sdt>
              </w:p>
            </w:sdtContent>
          </w:sdt>
          <w:p w:rsidR="00000000" w:rsidDel="00000000" w:rsidP="00000000" w:rsidRDefault="00000000" w:rsidRPr="00000000" w14:paraId="00000F52">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F55">
            <w:pPr>
              <w:rPr>
                <w:rFonts w:ascii="Arial" w:cs="Arial" w:eastAsia="Arial" w:hAnsi="Arial"/>
              </w:rPr>
            </w:pPr>
            <w:sdt>
              <w:sdtPr>
                <w:tag w:val="goog_rdk_1779"/>
              </w:sdtPr>
              <w:sdtContent>
                <w:del w:author="davide.lenzarini@u-blox.com" w:id="134" w:date="2024-08-12T14:31:30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F56">
            <w:pPr>
              <w:jc w:val="center"/>
              <w:rPr>
                <w:rFonts w:ascii="Arial" w:cs="Arial" w:eastAsia="Arial" w:hAnsi="Arial"/>
                <w:i w:val="1"/>
              </w:rPr>
            </w:pPr>
            <w:sdt>
              <w:sdtPr>
                <w:tag w:val="goog_rdk_1781"/>
              </w:sdtPr>
              <w:sdtContent>
                <w:del w:author="davide.lenzarini@u-blox.com" w:id="134" w:date="2024-08-12T14:31:30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F58">
            <w:pPr>
              <w:jc w:val="center"/>
              <w:rPr>
                <w:rFonts w:ascii="Arial" w:cs="Arial" w:eastAsia="Arial" w:hAnsi="Arial"/>
                <w:i w:val="1"/>
              </w:rPr>
            </w:pPr>
            <w:sdt>
              <w:sdtPr>
                <w:tag w:val="goog_rdk_1783"/>
              </w:sdtPr>
              <w:sdtContent>
                <w:del w:author="davide.lenzarini@u-blox.com" w:id="134" w:date="2024-08-12T14:31:30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F59">
            <w:pPr>
              <w:jc w:val="center"/>
              <w:rPr>
                <w:rFonts w:ascii="Arial" w:cs="Arial" w:eastAsia="Arial" w:hAnsi="Arial"/>
                <w:i w:val="1"/>
              </w:rPr>
            </w:pPr>
            <w:sdt>
              <w:sdtPr>
                <w:tag w:val="goog_rdk_1785"/>
              </w:sdtPr>
              <w:sdtContent>
                <w:del w:author="davide.lenzarini@u-blox.com" w:id="134" w:date="2024-08-12T14:31:30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Pr>
          <w:p w:rsidR="00000000" w:rsidDel="00000000" w:rsidP="00000000" w:rsidRDefault="00000000" w:rsidRPr="00000000" w14:paraId="00000F5A">
            <w:pPr>
              <w:jc w:val="center"/>
              <w:rPr>
                <w:rFonts w:ascii="Arial" w:cs="Arial" w:eastAsia="Arial" w:hAnsi="Arial"/>
                <w:i w:val="1"/>
              </w:rPr>
            </w:pPr>
            <w:sdt>
              <w:sdtPr>
                <w:tag w:val="goog_rdk_1787"/>
              </w:sdtPr>
              <w:sdtContent>
                <w:del w:author="davide.lenzarini@u-blox.com" w:id="134" w:date="2024-08-12T14:31:30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Pr>
          <w:p w:rsidR="00000000" w:rsidDel="00000000" w:rsidP="00000000" w:rsidRDefault="00000000" w:rsidRPr="00000000" w14:paraId="00000F5D">
            <w:pPr>
              <w:jc w:val="center"/>
              <w:rPr>
                <w:rFonts w:ascii="Arial" w:cs="Arial" w:eastAsia="Arial" w:hAnsi="Arial"/>
                <w:i w:val="1"/>
              </w:rPr>
            </w:pPr>
            <w:sdt>
              <w:sdtPr>
                <w:tag w:val="goog_rdk_1789"/>
              </w:sdtPr>
              <w:sdtContent>
                <w:del w:author="davide.lenzarini@u-blox.com" w:id="134" w:date="2024-08-12T14:31:30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F60">
            <w:pPr>
              <w:jc w:val="center"/>
              <w:rPr>
                <w:rFonts w:ascii="Arial" w:cs="Arial" w:eastAsia="Arial" w:hAnsi="Arial"/>
                <w:i w:val="1"/>
              </w:rPr>
            </w:pPr>
            <w:sdt>
              <w:sdtPr>
                <w:tag w:val="goog_rdk_1791"/>
              </w:sdtPr>
              <w:sdtContent>
                <w:del w:author="davide.lenzarini@u-blox.com" w:id="134" w:date="2024-08-12T14:31:30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F61">
            <w:pPr>
              <w:jc w:val="center"/>
              <w:rPr>
                <w:rFonts w:ascii="Arial" w:cs="Arial" w:eastAsia="Arial" w:hAnsi="Arial"/>
                <w:i w:val="1"/>
              </w:rPr>
            </w:pPr>
            <w:sdt>
              <w:sdtPr>
                <w:tag w:val="goog_rdk_1793"/>
              </w:sdtPr>
              <w:sdtContent>
                <w:del w:author="davide.lenzarini@u-blox.com" w:id="134" w:date="2024-08-12T14:31:3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F63">
            <w:pPr>
              <w:jc w:val="center"/>
              <w:rPr>
                <w:rFonts w:ascii="Arial" w:cs="Arial" w:eastAsia="Arial" w:hAnsi="Arial"/>
                <w:i w:val="1"/>
              </w:rPr>
            </w:pPr>
            <w:sdt>
              <w:sdtPr>
                <w:tag w:val="goog_rdk_1795"/>
              </w:sdtPr>
              <w:sdtContent>
                <w:del w:author="davide.lenzarini@u-blox.com" w:id="134" w:date="2024-08-12T14:31:3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64">
            <w:pPr>
              <w:rPr>
                <w:rFonts w:ascii="Arial" w:cs="Arial" w:eastAsia="Arial" w:hAnsi="Arial"/>
              </w:rPr>
            </w:pPr>
            <w:sdt>
              <w:sdtPr>
                <w:tag w:val="goog_rdk_1797"/>
              </w:sdtPr>
              <w:sdtContent>
                <w:del w:author="davide.lenzarini@u-blox.com" w:id="134" w:date="2024-08-12T14:31:30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4"/>
          </w:tcPr>
          <w:p w:rsidR="00000000" w:rsidDel="00000000" w:rsidP="00000000" w:rsidRDefault="00000000" w:rsidRPr="00000000" w14:paraId="00000F65">
            <w:pPr>
              <w:jc w:val="center"/>
              <w:rPr>
                <w:rFonts w:ascii="Arial" w:cs="Arial" w:eastAsia="Arial" w:hAnsi="Arial"/>
              </w:rPr>
            </w:pPr>
            <w:sdt>
              <w:sdtPr>
                <w:tag w:val="goog_rdk_1799"/>
              </w:sdtPr>
              <w:sdtContent>
                <w:del w:author="davide.lenzarini@u-blox.com" w:id="134" w:date="2024-08-12T14:31:30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73">
            <w:pPr>
              <w:rPr>
                <w:rFonts w:ascii="Arial" w:cs="Arial" w:eastAsia="Arial" w:hAnsi="Arial"/>
              </w:rPr>
            </w:pPr>
            <w:sdt>
              <w:sdtPr>
                <w:tag w:val="goog_rdk_1801"/>
              </w:sdtPr>
              <w:sdtContent>
                <w:del w:author="davide.lenzarini@u-blox.com" w:id="134" w:date="2024-08-12T14:31:30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4"/>
          </w:tcPr>
          <w:p w:rsidR="00000000" w:rsidDel="00000000" w:rsidP="00000000" w:rsidRDefault="00000000" w:rsidRPr="00000000" w14:paraId="00000F74">
            <w:pPr>
              <w:jc w:val="center"/>
              <w:rPr>
                <w:rFonts w:ascii="Arial" w:cs="Arial" w:eastAsia="Arial" w:hAnsi="Arial"/>
              </w:rPr>
            </w:pPr>
            <w:sdt>
              <w:sdtPr>
                <w:tag w:val="goog_rdk_1803"/>
              </w:sdtPr>
              <w:sdtContent>
                <w:del w:author="davide.lenzarini@u-blox.com" w:id="134" w:date="2024-08-12T14:31:30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82">
            <w:pPr>
              <w:rPr>
                <w:rFonts w:ascii="Arial" w:cs="Arial" w:eastAsia="Arial" w:hAnsi="Arial"/>
              </w:rPr>
            </w:pPr>
            <w:sdt>
              <w:sdtPr>
                <w:tag w:val="goog_rdk_1805"/>
              </w:sdtPr>
              <w:sdtContent>
                <w:del w:author="davide.lenzarini@u-blox.com" w:id="135" w:date="2024-08-12T14:31:34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8"/>
            <w:tcBorders>
              <w:bottom w:color="000000" w:space="0" w:sz="0" w:val="nil"/>
              <w:right w:color="000000" w:space="0" w:sz="0" w:val="nil"/>
            </w:tcBorders>
          </w:tcPr>
          <w:p w:rsidR="00000000" w:rsidDel="00000000" w:rsidP="00000000" w:rsidRDefault="00000000" w:rsidRPr="00000000" w14:paraId="00000F83">
            <w:pPr>
              <w:jc w:val="center"/>
              <w:rPr>
                <w:rFonts w:ascii="Arial" w:cs="Arial" w:eastAsia="Arial" w:hAnsi="Arial"/>
              </w:rPr>
            </w:pPr>
            <w:sdt>
              <w:sdtPr>
                <w:tag w:val="goog_rdk_1807"/>
              </w:sdtPr>
              <w:sdtContent>
                <w:del w:author="davide.lenzarini@u-blox.com" w:id="135" w:date="2024-08-12T14:31:34Z">
                  <w:r w:rsidDel="00000000" w:rsidR="00000000" w:rsidRPr="00000000">
                    <w:rPr>
                      <w:rFonts w:ascii="Arial" w:cs="Arial" w:eastAsia="Arial" w:hAnsi="Arial"/>
                      <w:rtl w:val="0"/>
                    </w:rPr>
                    <w:delText xml:space="preserve">Topic Data MSB</w:delText>
                  </w:r>
                </w:del>
              </w:sdtContent>
            </w:sdt>
            <w:r w:rsidDel="00000000" w:rsidR="00000000" w:rsidRPr="00000000">
              <w:rPr>
                <w:rtl w:val="0"/>
              </w:rPr>
            </w:r>
          </w:p>
        </w:tc>
        <w:tc>
          <w:tcPr>
            <w:vMerge w:val="restart"/>
            <w:tcBorders>
              <w:left w:color="000000" w:space="0" w:sz="0" w:val="nil"/>
              <w:right w:color="000000" w:space="0" w:sz="0" w:val="nil"/>
            </w:tcBorders>
          </w:tcPr>
          <w:p w:rsidR="00000000" w:rsidDel="00000000" w:rsidP="00000000" w:rsidRDefault="00000000" w:rsidRPr="00000000" w14:paraId="00000F8B">
            <w:pPr>
              <w:jc w:val="center"/>
              <w:rPr>
                <w:rFonts w:ascii="Arial" w:cs="Arial" w:eastAsia="Arial" w:hAnsi="Arial"/>
                <w:b w:val="1"/>
              </w:rPr>
            </w:pPr>
            <w:sdt>
              <w:sdtPr>
                <w:tag w:val="goog_rdk_1809"/>
              </w:sdtPr>
              <w:sdtContent>
                <w:del w:author="davide.lenzarini@u-blox.com" w:id="135" w:date="2024-08-12T14:31:34Z">
                  <w:r w:rsidDel="00000000" w:rsidR="00000000" w:rsidRPr="00000000">
                    <w:rPr>
                      <w:rFonts w:ascii="Arial" w:cs="Arial" w:eastAsia="Arial" w:hAnsi="Arial"/>
                      <w:b w:val="1"/>
                      <w:rtl w:val="0"/>
                    </w:rPr>
                    <w:delText xml:space="preserve">OR</w:delText>
                  </w:r>
                </w:del>
              </w:sdtContent>
            </w:sdt>
            <w:r w:rsidDel="00000000" w:rsidR="00000000" w:rsidRPr="00000000">
              <w:rPr>
                <w:rtl w:val="0"/>
              </w:rPr>
            </w:r>
          </w:p>
        </w:tc>
        <w:tc>
          <w:tcPr>
            <w:gridSpan w:val="5"/>
            <w:vMerge w:val="restart"/>
            <w:tcBorders>
              <w:left w:color="000000" w:space="0" w:sz="0" w:val="nil"/>
            </w:tcBorders>
          </w:tcPr>
          <w:sdt>
            <w:sdtPr>
              <w:tag w:val="goog_rdk_1812"/>
            </w:sdtPr>
            <w:sdtContent>
              <w:p w:rsidR="00000000" w:rsidDel="00000000" w:rsidP="00000000" w:rsidRDefault="00000000" w:rsidRPr="00000000" w14:paraId="00000F8C">
                <w:pPr>
                  <w:jc w:val="center"/>
                  <w:rPr>
                    <w:del w:author="davide.lenzarini@u-blox.com" w:id="135" w:date="2024-08-12T14:31:34Z"/>
                    <w:rFonts w:ascii="Arial" w:cs="Arial" w:eastAsia="Arial" w:hAnsi="Arial"/>
                  </w:rPr>
                </w:pPr>
                <w:sdt>
                  <w:sdtPr>
                    <w:tag w:val="goog_rdk_1811"/>
                  </w:sdtPr>
                  <w:sdtContent>
                    <w:del w:author="davide.lenzarini@u-blox.com" w:id="135" w:date="2024-08-12T14:31:34Z">
                      <w:r w:rsidDel="00000000" w:rsidR="00000000" w:rsidRPr="00000000">
                        <w:rPr>
                          <w:rFonts w:ascii="Arial" w:cs="Arial" w:eastAsia="Arial" w:hAnsi="Arial"/>
                          <w:rtl w:val="0"/>
                        </w:rPr>
                        <w:delText xml:space="preserve">Topic Filter</w:delText>
                      </w:r>
                    </w:del>
                  </w:sdtContent>
                </w:sdt>
              </w:p>
            </w:sdtContent>
          </w:sdt>
          <w:p w:rsidR="00000000" w:rsidDel="00000000" w:rsidP="00000000" w:rsidRDefault="00000000" w:rsidRPr="00000000" w14:paraId="00000F8D">
            <w:pPr>
              <w:jc w:val="center"/>
              <w:rPr>
                <w:rFonts w:ascii="Arial" w:cs="Arial" w:eastAsia="Arial" w:hAnsi="Arial"/>
              </w:rPr>
            </w:pPr>
            <w:sdt>
              <w:sdtPr>
                <w:tag w:val="goog_rdk_1813"/>
              </w:sdtPr>
              <w:sdtContent>
                <w:del w:author="davide.lenzarini@u-blox.com" w:id="135" w:date="2024-08-12T14:31:34Z">
                  <w:r w:rsidDel="00000000" w:rsidR="00000000" w:rsidRPr="00000000">
                    <w:rPr>
                      <w:rFonts w:ascii="Arial" w:cs="Arial" w:eastAsia="Arial" w:hAnsi="Arial"/>
                      <w:rtl w:val="0"/>
                    </w:rPr>
                    <w:delText xml:space="preserve">Byte 6 … N</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92">
            <w:pPr>
              <w:rPr>
                <w:rFonts w:ascii="Arial" w:cs="Arial" w:eastAsia="Arial" w:hAnsi="Arial"/>
              </w:rPr>
            </w:pPr>
            <w:sdt>
              <w:sdtPr>
                <w:tag w:val="goog_rdk_1815"/>
              </w:sdtPr>
              <w:sdtContent>
                <w:del w:author="davide.lenzarini@u-blox.com" w:id="135" w:date="2024-08-12T14:31:34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8"/>
            <w:tcBorders>
              <w:top w:color="000000" w:space="0" w:sz="0" w:val="nil"/>
              <w:right w:color="000000" w:space="0" w:sz="0" w:val="nil"/>
            </w:tcBorders>
          </w:tcPr>
          <w:p w:rsidR="00000000" w:rsidDel="00000000" w:rsidP="00000000" w:rsidRDefault="00000000" w:rsidRPr="00000000" w14:paraId="00000F93">
            <w:pPr>
              <w:jc w:val="center"/>
              <w:rPr>
                <w:rFonts w:ascii="Arial" w:cs="Arial" w:eastAsia="Arial" w:hAnsi="Arial"/>
              </w:rPr>
            </w:pPr>
            <w:sdt>
              <w:sdtPr>
                <w:tag w:val="goog_rdk_1817"/>
              </w:sdtPr>
              <w:sdtContent>
                <w:del w:author="davide.lenzarini@u-blox.com" w:id="135" w:date="2024-08-12T14:31:34Z">
                  <w:r w:rsidDel="00000000" w:rsidR="00000000" w:rsidRPr="00000000">
                    <w:rPr>
                      <w:rFonts w:ascii="Arial" w:cs="Arial" w:eastAsia="Arial" w:hAnsi="Arial"/>
                      <w:rtl w:val="0"/>
                    </w:rPr>
                    <w:delText xml:space="preserve">Topic Data LSB</w:delText>
                  </w:r>
                </w:del>
              </w:sdtContent>
            </w:sdt>
            <w:r w:rsidDel="00000000" w:rsidR="00000000" w:rsidRPr="00000000">
              <w:rPr>
                <w:rtl w:val="0"/>
              </w:rPr>
            </w:r>
          </w:p>
        </w:tc>
        <w:tc>
          <w:tcPr>
            <w:vMerge w:val="continue"/>
            <w:tcBorders>
              <w:left w:color="000000" w:space="0" w:sz="0" w:val="nil"/>
              <w:right w:color="000000" w:space="0" w:sz="0" w:val="nil"/>
            </w:tcBorders>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818"/>
        </w:sdtPr>
        <w:sdtContent>
          <w:commentRangeStart w:id="101"/>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w:t>
      </w:r>
      <w:commentRangeEnd w:id="101"/>
      <w:r w:rsidDel="00000000" w:rsidR="00000000" w:rsidRPr="00000000">
        <w:commentReference w:id="101"/>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UNSUBSCRIBE packet</w:t>
      </w:r>
    </w:p>
    <w:p w:rsidR="00000000" w:rsidDel="00000000" w:rsidP="00000000" w:rsidRDefault="00000000" w:rsidRPr="00000000" w14:paraId="00000FA2">
      <w:pPr>
        <w:spacing w:after="119" w:lineRule="auto"/>
        <w:ind w:left="-5" w:right="990" w:firstLine="0"/>
        <w:rPr>
          <w:rFonts w:ascii="Arial" w:cs="Arial" w:eastAsia="Arial" w:hAnsi="Arial"/>
        </w:rPr>
      </w:pPr>
      <w:bookmarkStart w:colFirst="0" w:colLast="0" w:name="_heading=h.2wwbldi" w:id="160"/>
      <w:bookmarkEnd w:id="160"/>
      <w:sdt>
        <w:sdtPr>
          <w:tag w:val="goog_rdk_1819"/>
        </w:sdtPr>
        <w:sdtContent>
          <w:commentRangeStart w:id="102"/>
        </w:sdtContent>
      </w:sdt>
      <w:r w:rsidDel="00000000" w:rsidR="00000000" w:rsidRPr="00000000">
        <w:rPr>
          <w:rFonts w:ascii="Arial" w:cs="Arial" w:eastAsia="Arial" w:hAnsi="Arial"/>
          <w:rtl w:val="0"/>
        </w:rPr>
        <w:t xml:space="preserve">An UNSUBSCRIBE packet </w:t>
      </w:r>
      <w:commentRangeEnd w:id="102"/>
      <w:r w:rsidDel="00000000" w:rsidR="00000000" w:rsidRPr="00000000">
        <w:commentReference w:id="102"/>
      </w:r>
      <w:r w:rsidDel="00000000" w:rsidR="00000000" w:rsidRPr="00000000">
        <w:rPr>
          <w:rFonts w:ascii="Arial" w:cs="Arial" w:eastAsia="Arial" w:hAnsi="Arial"/>
          <w:rtl w:val="0"/>
        </w:rPr>
        <w:t xml:space="preserve">is sent by the client to the GW to unsubscribe from </w:t>
      </w:r>
      <w:sdt>
        <w:sdtPr>
          <w:tag w:val="goog_rdk_1820"/>
        </w:sdtPr>
        <w:sdtContent>
          <w:del w:author="davide.lenzarini@u-blox.com" w:id="136" w:date="2024-08-07T08:43:59Z">
            <w:r w:rsidDel="00000000" w:rsidR="00000000" w:rsidRPr="00000000">
              <w:rPr>
                <w:rFonts w:ascii="Arial" w:cs="Arial" w:eastAsia="Arial" w:hAnsi="Arial"/>
                <w:rtl w:val="0"/>
              </w:rPr>
              <w:delText xml:space="preserve">named </w:delText>
            </w:r>
          </w:del>
        </w:sdtContent>
      </w:sdt>
      <w:r w:rsidDel="00000000" w:rsidR="00000000" w:rsidRPr="00000000">
        <w:rPr>
          <w:rFonts w:ascii="Arial" w:cs="Arial" w:eastAsia="Arial" w:hAnsi="Arial"/>
          <w:rtl w:val="0"/>
        </w:rPr>
        <w:t xml:space="preserve">topics.</w:t>
      </w:r>
    </w:p>
    <w:p w:rsidR="00000000" w:rsidDel="00000000" w:rsidP="00000000" w:rsidRDefault="00000000" w:rsidRPr="00000000" w14:paraId="00000FA3">
      <w:pPr>
        <w:pStyle w:val="Heading4"/>
        <w:ind w:left="0" w:firstLine="0"/>
        <w:rPr>
          <w:rFonts w:ascii="Arial" w:cs="Arial" w:eastAsia="Arial" w:hAnsi="Arial"/>
        </w:rPr>
      </w:pPr>
      <w:bookmarkStart w:colFirst="0" w:colLast="0" w:name="_heading=h.1c1lvlb" w:id="161"/>
      <w:bookmarkEnd w:id="161"/>
      <w:r w:rsidDel="00000000" w:rsidR="00000000" w:rsidRPr="00000000">
        <w:rPr>
          <w:rFonts w:ascii="Arial" w:cs="Arial" w:eastAsia="Arial" w:hAnsi="Arial"/>
          <w:rtl w:val="0"/>
        </w:rPr>
        <w:t xml:space="preserve">3.19.1 Length &amp; Packet Type</w:t>
      </w:r>
    </w:p>
    <w:p w:rsidR="00000000" w:rsidDel="00000000" w:rsidP="00000000" w:rsidRDefault="00000000" w:rsidRPr="00000000" w14:paraId="00000FA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A5">
      <w:pPr>
        <w:pStyle w:val="Heading4"/>
        <w:ind w:left="0" w:right="4" w:firstLine="0"/>
        <w:rPr>
          <w:rFonts w:ascii="Arial" w:cs="Arial" w:eastAsia="Arial" w:hAnsi="Arial"/>
        </w:rPr>
      </w:pPr>
      <w:bookmarkStart w:colFirst="0" w:colLast="0" w:name="_heading=h.3w19e94" w:id="162"/>
      <w:bookmarkEnd w:id="162"/>
      <w:r w:rsidDel="00000000" w:rsidR="00000000" w:rsidRPr="00000000">
        <w:rPr>
          <w:rFonts w:ascii="Arial" w:cs="Arial" w:eastAsia="Arial" w:hAnsi="Arial"/>
          <w:rtl w:val="0"/>
        </w:rPr>
        <w:t xml:space="preserve">3.19.2 UNSUBSCRIBE Flags</w:t>
      </w:r>
    </w:p>
    <w:p w:rsidR="00000000" w:rsidDel="00000000" w:rsidP="00000000" w:rsidRDefault="00000000" w:rsidRPr="00000000" w14:paraId="00000FA6">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w:t>
      </w:r>
      <w:sdt>
        <w:sdtPr>
          <w:tag w:val="goog_rdk_1821"/>
        </w:sdtPr>
        <w:sdtContent>
          <w:del w:author="davide.lenzarini@u-blox.com" w:id="137" w:date="2024-08-07T08:44:30Z">
            <w:r w:rsidDel="00000000" w:rsidR="00000000" w:rsidRPr="00000000">
              <w:rPr>
                <w:rFonts w:ascii="Arial" w:cs="Arial" w:eastAsia="Arial" w:hAnsi="Arial"/>
                <w:rtl w:val="0"/>
              </w:rPr>
              <w:delText xml:space="preserve">in Byte position 3 </w:delText>
            </w:r>
          </w:del>
        </w:sdtContent>
      </w:sdt>
      <w:r w:rsidDel="00000000" w:rsidR="00000000" w:rsidRPr="00000000">
        <w:rPr>
          <w:rFonts w:ascii="Arial" w:cs="Arial" w:eastAsia="Arial" w:hAnsi="Arial"/>
          <w:rtl w:val="0"/>
        </w:rPr>
        <w:t xml:space="preserve">of the UNSUBSCRIBE packet.  </w:t>
      </w:r>
    </w:p>
    <w:p w:rsidR="00000000" w:rsidDel="00000000" w:rsidP="00000000" w:rsidRDefault="00000000" w:rsidRPr="00000000" w14:paraId="00000FA7">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sdt>
        <w:sdtPr>
          <w:tag w:val="goog_rdk_1822"/>
        </w:sdtPr>
        <w:sdtContent>
          <w:commentRangeStart w:id="103"/>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103"/>
      <w:r w:rsidDel="00000000" w:rsidR="00000000" w:rsidRPr="00000000">
        <w:commentReference w:id="103"/>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sdt>
        <w:sdtPr>
          <w:tag w:val="goog_rdk_1823"/>
        </w:sdtPr>
        <w:sdtContent>
          <w:ins w:author="davide.lenzarini@u-blox.com" w:id="138" w:date="2024-08-07T08:44:53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w:t>
            </w:r>
          </w:ins>
        </w:sdtContent>
      </w:sdt>
      <w:sdt>
        <w:sdtPr>
          <w:tag w:val="goog_rdk_1824"/>
        </w:sdtPr>
        <w:sdtContent>
          <w:del w:author="davide.lenzarini@u-blox.com" w:id="138" w:date="2024-08-07T08:44:53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delText xml:space="preserve">Id</w:delText>
            </w:r>
          </w:del>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A9">
      <w:pPr>
        <w:pStyle w:val="Heading4"/>
        <w:ind w:left="0" w:right="4" w:firstLine="0"/>
        <w:rPr>
          <w:rFonts w:ascii="Arial" w:cs="Arial" w:eastAsia="Arial" w:hAnsi="Arial"/>
        </w:rPr>
      </w:pPr>
      <w:bookmarkStart w:colFirst="0" w:colLast="0" w:name="_heading=h.2b6jogx" w:id="163"/>
      <w:bookmarkEnd w:id="163"/>
      <w:r w:rsidDel="00000000" w:rsidR="00000000" w:rsidRPr="00000000">
        <w:rPr>
          <w:rFonts w:ascii="Arial" w:cs="Arial" w:eastAsia="Arial" w:hAnsi="Arial"/>
          <w:rtl w:val="0"/>
        </w:rPr>
        <w:t xml:space="preserve">3.19.3 Packet Identifier</w:t>
      </w:r>
    </w:p>
    <w:p w:rsidR="00000000" w:rsidDel="00000000" w:rsidP="00000000" w:rsidRDefault="00000000" w:rsidRPr="00000000" w14:paraId="00000FAA">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AB">
      <w:pPr>
        <w:pStyle w:val="Heading4"/>
        <w:ind w:left="0" w:right="4" w:firstLine="0"/>
        <w:rPr>
          <w:rFonts w:ascii="Arial" w:cs="Arial" w:eastAsia="Arial" w:hAnsi="Arial"/>
        </w:rPr>
      </w:pPr>
      <w:bookmarkStart w:colFirst="0" w:colLast="0" w:name="_heading=h.qbtyoq" w:id="164"/>
      <w:bookmarkEnd w:id="164"/>
      <w:r w:rsidDel="00000000" w:rsidR="00000000" w:rsidRPr="00000000">
        <w:rPr>
          <w:rFonts w:ascii="Arial" w:cs="Arial" w:eastAsia="Arial" w:hAnsi="Arial"/>
          <w:rtl w:val="0"/>
        </w:rPr>
        <w:t xml:space="preserve">3.19.4 Topic Data or Topic Filter</w:t>
      </w:r>
    </w:p>
    <w:p w:rsidR="00000000" w:rsidDel="00000000" w:rsidP="00000000" w:rsidRDefault="00000000" w:rsidRPr="00000000" w14:paraId="00000FAC">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w:t>
      </w:r>
      <w:sdt>
        <w:sdtPr>
          <w:tag w:val="goog_rdk_1825"/>
        </w:sdtPr>
        <w:sdtContent>
          <w:ins w:author="davide.lenzarini@u-blox.com" w:id="139" w:date="2024-08-08T13:32:29Z">
            <w:r w:rsidDel="00000000" w:rsidR="00000000" w:rsidRPr="00000000">
              <w:rPr>
                <w:rFonts w:ascii="Arial" w:cs="Arial" w:eastAsia="Arial" w:hAnsi="Arial"/>
                <w:rtl w:val="0"/>
              </w:rPr>
              <w:t xml:space="preserve">session topic alias</w:t>
            </w:r>
          </w:ins>
        </w:sdtContent>
      </w:sdt>
      <w:sdt>
        <w:sdtPr>
          <w:tag w:val="goog_rdk_1826"/>
        </w:sdtPr>
        <w:sdtContent>
          <w:del w:author="davide.lenzarini@u-blox.com" w:id="139" w:date="2024-08-08T13:32:29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AD">
      <w:pPr>
        <w:pStyle w:val="Heading4"/>
        <w:keepNext w:val="0"/>
        <w:pBdr>
          <w:top w:color="auto" w:space="0" w:sz="0" w:val="none"/>
        </w:pBdr>
        <w:spacing w:after="80" w:before="280" w:line="248.00000000000006" w:lineRule="auto"/>
        <w:ind w:left="-15" w:firstLine="0"/>
        <w:jc w:val="both"/>
        <w:rPr/>
      </w:pPr>
      <w:bookmarkStart w:colFirst="0" w:colLast="0" w:name="_heading=h.yu0e4zurjnhj" w:id="165"/>
      <w:bookmarkEnd w:id="165"/>
      <w:r w:rsidDel="00000000" w:rsidR="00000000" w:rsidRPr="00000000">
        <w:rPr>
          <w:rtl w:val="0"/>
        </w:rPr>
        <w:t xml:space="preserve">3.</w:t>
      </w:r>
      <w:r w:rsidDel="00000000" w:rsidR="00000000" w:rsidRPr="00000000">
        <w:rPr>
          <w:rtl w:val="0"/>
        </w:rPr>
        <w:t xml:space="preserve">19.4 UNSUBSCRIBE Actions</w:t>
      </w:r>
    </w:p>
    <w:p w:rsidR="00000000" w:rsidDel="00000000" w:rsidP="00000000" w:rsidRDefault="00000000" w:rsidRPr="00000000" w14:paraId="00000FAE">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1827"/>
        </w:sdtPr>
        <w:sdtContent>
          <w:commentRangeStart w:id="104"/>
        </w:sdtContent>
      </w:sdt>
      <w:r w:rsidDel="00000000" w:rsidR="00000000" w:rsidRPr="00000000">
        <w:rPr>
          <w:rFonts w:ascii="Arial" w:cs="Arial" w:eastAsia="Arial" w:hAnsi="Arial"/>
          <w:highlight w:val="yellow"/>
          <w:rtl w:val="0"/>
        </w:rPr>
        <w:t xml:space="preserve">Topic Filter</w:t>
      </w:r>
      <w:commentRangeEnd w:id="104"/>
      <w:r w:rsidDel="00000000" w:rsidR="00000000" w:rsidRPr="00000000">
        <w:commentReference w:id="104"/>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FAF">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FB0">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sdt>
        <w:sdtPr>
          <w:tag w:val="goog_rdk_1828"/>
        </w:sdtPr>
        <w:sdtContent>
          <w:commentRangeStart w:id="105"/>
        </w:sdtContent>
      </w:sdt>
      <w:r w:rsidDel="00000000" w:rsidR="00000000" w:rsidRPr="00000000">
        <w:rPr>
          <w:rFonts w:ascii="Arial" w:cs="Arial" w:eastAsia="Arial" w:hAnsi="Arial"/>
          <w:highlight w:val="yellow"/>
          <w:rtl w:val="0"/>
        </w:rPr>
        <w:t xml:space="preserve">Topic Filters</w:t>
      </w:r>
      <w:commentRangeEnd w:id="105"/>
      <w:r w:rsidDel="00000000" w:rsidR="00000000" w:rsidRPr="00000000">
        <w:commentReference w:id="105"/>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[MQTT-SN-3.19.4-2]</w:t>
      </w:r>
      <w:r w:rsidDel="00000000" w:rsidR="00000000" w:rsidRPr="00000000">
        <w:rPr>
          <w:rFonts w:ascii="Arial" w:cs="Arial" w:eastAsia="Arial" w:hAnsi="Arial"/>
          <w:rtl w:val="0"/>
        </w:rPr>
        <w:t xml:space="preserve">.</w:t>
      </w:r>
    </w:p>
    <w:p w:rsidR="00000000" w:rsidDel="00000000" w:rsidP="00000000" w:rsidRDefault="00000000" w:rsidRPr="00000000" w14:paraId="00000FB1">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sdt>
        <w:sdtPr>
          <w:tag w:val="goog_rdk_1829"/>
        </w:sdtPr>
        <w:sdtContent>
          <w:commentRangeStart w:id="106"/>
        </w:sdtContent>
      </w:sdt>
      <w:r w:rsidDel="00000000" w:rsidR="00000000" w:rsidRPr="00000000">
        <w:rPr>
          <w:rFonts w:ascii="Arial" w:cs="Arial" w:eastAsia="Arial" w:hAnsi="Arial"/>
          <w:highlight w:val="yellow"/>
          <w:rtl w:val="0"/>
        </w:rPr>
        <w:t xml:space="preserve">Topic Filters</w:t>
      </w:r>
      <w:commentRangeEnd w:id="106"/>
      <w:r w:rsidDel="00000000" w:rsidR="00000000" w:rsidRPr="00000000">
        <w:commentReference w:id="106"/>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[MQTT-SN-3.19.4-3]</w:t>
      </w:r>
      <w:r w:rsidDel="00000000" w:rsidR="00000000" w:rsidRPr="00000000">
        <w:rPr>
          <w:rFonts w:ascii="Arial" w:cs="Arial" w:eastAsia="Arial" w:hAnsi="Arial"/>
          <w:rtl w:val="0"/>
        </w:rPr>
        <w:t xml:space="preserve">.</w:t>
      </w:r>
    </w:p>
    <w:p w:rsidR="00000000" w:rsidDel="00000000" w:rsidP="00000000" w:rsidRDefault="00000000" w:rsidRPr="00000000" w14:paraId="00000FB2">
      <w:pPr>
        <w:numPr>
          <w:ilvl w:val="0"/>
          <w:numId w:val="54"/>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t>
      </w:r>
      <w:sdt>
        <w:sdtPr>
          <w:tag w:val="goog_rdk_1830"/>
        </w:sdtPr>
        <w:sdtContent>
          <w:ins w:author="davide.lenzarini@u-blox.com" w:id="140" w:date="2024-08-07T08:57:11Z">
            <w:r w:rsidDel="00000000" w:rsidR="00000000" w:rsidRPr="00000000">
              <w:rPr>
                <w:rFonts w:ascii="Arial" w:cs="Arial" w:eastAsia="Arial" w:hAnsi="Arial"/>
                <w:rtl w:val="0"/>
              </w:rPr>
              <w:t xml:space="preserve">which match the </w:t>
            </w:r>
          </w:ins>
          <w:sdt>
            <w:sdtPr>
              <w:tag w:val="goog_rdk_1831"/>
            </w:sdtPr>
            <w:sdtContent>
              <w:commentRangeStart w:id="107"/>
            </w:sdtContent>
          </w:sdt>
          <w:ins w:author="davide.lenzarini@u-blox.com" w:id="140" w:date="2024-08-07T08:57:11Z">
            <w:r w:rsidDel="00000000" w:rsidR="00000000" w:rsidRPr="00000000">
              <w:rPr>
                <w:rFonts w:ascii="Arial" w:cs="Arial" w:eastAsia="Arial" w:hAnsi="Arial"/>
                <w:rtl w:val="0"/>
              </w:rPr>
              <w:t xml:space="preserve">Topic Filters </w:t>
            </w:r>
          </w:ins>
        </w:sdtContent>
      </w:sdt>
      <w:commentRangeEnd w:id="107"/>
      <w:r w:rsidDel="00000000" w:rsidR="00000000" w:rsidRPr="00000000">
        <w:commentReference w:id="107"/>
      </w:r>
      <w:r w:rsidDel="00000000" w:rsidR="00000000" w:rsidRPr="00000000">
        <w:rPr>
          <w:rFonts w:ascii="Arial" w:cs="Arial" w:eastAsia="Arial" w:hAnsi="Arial"/>
          <w:rtl w:val="0"/>
        </w:rPr>
        <w:t xml:space="preserve">buffered for delivery to the Client.</w:t>
      </w:r>
    </w:p>
    <w:p w:rsidR="00000000" w:rsidDel="00000000" w:rsidP="00000000" w:rsidRDefault="00000000" w:rsidRPr="00000000" w14:paraId="00000FB3">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[MQTT-3.19.4-5]</w:t>
      </w:r>
      <w:r w:rsidDel="00000000" w:rsidR="00000000" w:rsidRPr="00000000">
        <w:rPr>
          <w:rFonts w:ascii="Arial" w:cs="Arial" w:eastAsia="Arial" w:hAnsi="Arial"/>
          <w:rtl w:val="0"/>
        </w:rPr>
        <w:t xml:space="preserve">.</w:t>
      </w:r>
    </w:p>
    <w:sdt>
      <w:sdtPr>
        <w:tag w:val="goog_rdk_1833"/>
      </w:sdtPr>
      <w:sdtContent>
        <w:p w:rsidR="00000000" w:rsidDel="00000000" w:rsidP="00000000" w:rsidRDefault="00000000" w:rsidRPr="00000000" w14:paraId="00000FB4">
          <w:pPr>
            <w:pStyle w:val="Heading3"/>
            <w:keepLines w:val="1"/>
            <w:spacing w:after="48" w:before="0" w:line="259" w:lineRule="auto"/>
            <w:ind w:left="0" w:right="4" w:firstLine="0"/>
            <w:rPr>
              <w:ins w:author="Stefan Hagen" w:id="141" w:date="2024-08-11T19:00:38Z"/>
              <w:rFonts w:ascii="Arial" w:cs="Arial" w:eastAsia="Arial" w:hAnsi="Arial"/>
            </w:rPr>
          </w:pPr>
          <w:r w:rsidDel="00000000" w:rsidR="00000000" w:rsidRPr="00000000">
            <w:rPr>
              <w:rtl w:val="0"/>
            </w:rPr>
            <w:t xml:space="preserve">3.20 </w:t>
          </w:r>
          <w:r w:rsidDel="00000000" w:rsidR="00000000" w:rsidRPr="00000000">
            <w:rPr>
              <w:rFonts w:ascii="Arial" w:cs="Arial" w:eastAsia="Arial" w:hAnsi="Arial"/>
              <w:rtl w:val="0"/>
            </w:rPr>
            <w:t xml:space="preserve">UNSUBACK - Unsubscribe Acknowledgement</w:t>
          </w:r>
          <w:sdt>
            <w:sdtPr>
              <w:tag w:val="goog_rdk_1832"/>
            </w:sdtPr>
            <w:sdtContent>
              <w:ins w:author="Stefan Hagen" w:id="141" w:date="2024-08-11T19:00:38Z">
                <w:bookmarkStart w:colFirst="0" w:colLast="0" w:name="_heading=h.3abhhcj" w:id="166"/>
                <w:bookmarkEnd w:id="166"/>
                <w:r w:rsidDel="00000000" w:rsidR="00000000" w:rsidRPr="00000000">
                  <w:rPr>
                    <w:rtl w:val="0"/>
                  </w:rPr>
                </w:r>
              </w:ins>
            </w:sdtContent>
          </w:sdt>
        </w:p>
      </w:sdtContent>
    </w:sdt>
    <w:sdt>
      <w:sdtPr>
        <w:tag w:val="goog_rdk_1836"/>
      </w:sdtPr>
      <w:sdtContent>
        <w:p w:rsidR="00000000" w:rsidDel="00000000" w:rsidP="00000000" w:rsidRDefault="00000000" w:rsidRPr="00000000" w14:paraId="00000FB5">
          <w:pPr>
            <w:rPr>
              <w:rPrChange w:author="Stefan Hagen" w:id="142" w:date="2024-08-11T19:00:38Z">
                <w:rPr>
                  <w:rFonts w:ascii="Arial" w:cs="Arial" w:eastAsia="Arial" w:hAnsi="Arial"/>
                </w:rPr>
              </w:rPrChange>
            </w:rPr>
            <w:pPrChange w:author="Stefan Hagen" w:id="0" w:date="2024-08-11T19:00:38Z">
              <w:pPr>
                <w:pStyle w:val="Heading3"/>
                <w:keepLines w:val="1"/>
                <w:spacing w:after="48" w:before="0" w:line="259" w:lineRule="auto"/>
                <w:ind w:left="0" w:right="4" w:firstLine="0"/>
              </w:pPr>
            </w:pPrChange>
          </w:pPr>
          <w:bookmarkStart w:colFirst="0" w:colLast="0" w:name="_heading=h.3abhhcj" w:id="166"/>
          <w:bookmarkEnd w:id="166"/>
          <w:sdt>
            <w:sdtPr>
              <w:tag w:val="goog_rdk_1834"/>
            </w:sdtPr>
            <w:sdtContent>
              <w:ins w:author="Stefan Hagen" w:id="141" w:date="2024-08-11T19:00:38Z">
                <w:r w:rsidDel="00000000" w:rsidR="00000000" w:rsidRPr="00000000">
                  <w:rPr>
                    <w:rPrChange w:author="Stefan Hagen" w:id="142" w:date="2024-08-11T19:00:38Z">
                      <w:rPr>
                        <w:rFonts w:ascii="Arial" w:cs="Arial" w:eastAsia="Arial" w:hAnsi="Arial"/>
                      </w:rPr>
                    </w:rPrChange>
                  </w:rPr>
                  <w:drawing>
                    <wp:inline distB="114300" distT="114300" distL="114300" distR="114300">
                      <wp:extent cx="5943600" cy="1295400"/>
                      <wp:effectExtent b="0" l="0" r="0" t="0"/>
                      <wp:docPr id="26" name="image3.png"/>
                      <a:graphic>
                        <a:graphicData uri="http://schemas.openxmlformats.org/drawingml/2006/picture">
                          <pic:pic>
                            <pic:nvPicPr>
                              <pic:cNvPr id="0" name="image3.png"/>
                              <pic:cNvPicPr preferRelativeResize="0"/>
                            </pic:nvPicPr>
                            <pic:blipFill>
                              <a:blip r:embed="rId69"/>
                              <a:srcRect b="0" l="0" r="0" t="0"/>
                              <a:stretch>
                                <a:fillRect/>
                              </a:stretch>
                            </pic:blipFill>
                            <pic:spPr>
                              <a:xfrm>
                                <a:off x="0" y="0"/>
                                <a:ext cx="5943600" cy="1295400"/>
                              </a:xfrm>
                              <a:prstGeom prst="rect"/>
                              <a:ln/>
                            </pic:spPr>
                          </pic:pic>
                        </a:graphicData>
                      </a:graphic>
                    </wp:inline>
                  </w:drawing>
                </w:r>
              </w:ins>
            </w:sdtContent>
          </w:sdt>
          <w:sdt>
            <w:sdtPr>
              <w:tag w:val="goog_rdk_1835"/>
            </w:sdtPr>
            <w:sdtContent>
              <w:r w:rsidDel="00000000" w:rsidR="00000000" w:rsidRPr="00000000">
                <w:rPr>
                  <w:rtl w:val="0"/>
                </w:rPr>
              </w:r>
            </w:sdtContent>
          </w:sdt>
        </w:p>
      </w:sdtContent>
    </w:sdt>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B6">
            <w:pPr>
              <w:ind w:right="4"/>
              <w:jc w:val="center"/>
              <w:rPr>
                <w:rFonts w:ascii="Arial" w:cs="Arial" w:eastAsia="Arial" w:hAnsi="Arial"/>
                <w:b w:val="1"/>
              </w:rPr>
            </w:pPr>
            <w:sdt>
              <w:sdtPr>
                <w:tag w:val="goog_rdk_1838"/>
              </w:sdtPr>
              <w:sdtContent>
                <w:del w:author="davide.lenzarini@u-blox.com" w:id="143" w:date="2024-08-12T14:31:44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FB7">
            <w:pPr>
              <w:ind w:right="4"/>
              <w:jc w:val="center"/>
              <w:rPr>
                <w:rFonts w:ascii="Arial" w:cs="Arial" w:eastAsia="Arial" w:hAnsi="Arial"/>
                <w:b w:val="1"/>
              </w:rPr>
            </w:pPr>
            <w:sdt>
              <w:sdtPr>
                <w:tag w:val="goog_rdk_1840"/>
              </w:sdtPr>
              <w:sdtContent>
                <w:del w:author="davide.lenzarini@u-blox.com" w:id="143" w:date="2024-08-12T14:31:44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FB8">
            <w:pPr>
              <w:ind w:right="4"/>
              <w:jc w:val="center"/>
              <w:rPr>
                <w:rFonts w:ascii="Arial" w:cs="Arial" w:eastAsia="Arial" w:hAnsi="Arial"/>
                <w:b w:val="1"/>
              </w:rPr>
            </w:pPr>
            <w:sdt>
              <w:sdtPr>
                <w:tag w:val="goog_rdk_1842"/>
              </w:sdtPr>
              <w:sdtContent>
                <w:del w:author="davide.lenzarini@u-blox.com" w:id="143" w:date="2024-08-12T14:31:44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FB9">
            <w:pPr>
              <w:ind w:right="4"/>
              <w:jc w:val="center"/>
              <w:rPr>
                <w:rFonts w:ascii="Arial" w:cs="Arial" w:eastAsia="Arial" w:hAnsi="Arial"/>
                <w:b w:val="1"/>
              </w:rPr>
            </w:pPr>
            <w:sdt>
              <w:sdtPr>
                <w:tag w:val="goog_rdk_1844"/>
              </w:sdtPr>
              <w:sdtContent>
                <w:del w:author="davide.lenzarini@u-blox.com" w:id="143" w:date="2024-08-12T14:31:44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FBA">
            <w:pPr>
              <w:ind w:right="4"/>
              <w:jc w:val="center"/>
              <w:rPr>
                <w:rFonts w:ascii="Arial" w:cs="Arial" w:eastAsia="Arial" w:hAnsi="Arial"/>
                <w:b w:val="1"/>
              </w:rPr>
            </w:pPr>
            <w:sdt>
              <w:sdtPr>
                <w:tag w:val="goog_rdk_1846"/>
              </w:sdtPr>
              <w:sdtContent>
                <w:del w:author="davide.lenzarini@u-blox.com" w:id="143" w:date="2024-08-12T14:31:44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FBB">
            <w:pPr>
              <w:ind w:right="4"/>
              <w:jc w:val="center"/>
              <w:rPr>
                <w:rFonts w:ascii="Arial" w:cs="Arial" w:eastAsia="Arial" w:hAnsi="Arial"/>
                <w:b w:val="1"/>
              </w:rPr>
            </w:pPr>
            <w:sdt>
              <w:sdtPr>
                <w:tag w:val="goog_rdk_1848"/>
              </w:sdtPr>
              <w:sdtContent>
                <w:del w:author="davide.lenzarini@u-blox.com" w:id="143" w:date="2024-08-12T14:31:44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FBC">
            <w:pPr>
              <w:ind w:right="4"/>
              <w:jc w:val="center"/>
              <w:rPr>
                <w:rFonts w:ascii="Arial" w:cs="Arial" w:eastAsia="Arial" w:hAnsi="Arial"/>
                <w:b w:val="1"/>
              </w:rPr>
            </w:pPr>
            <w:sdt>
              <w:sdtPr>
                <w:tag w:val="goog_rdk_1850"/>
              </w:sdtPr>
              <w:sdtContent>
                <w:del w:author="davide.lenzarini@u-blox.com" w:id="143" w:date="2024-08-12T14:31:44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FBD">
            <w:pPr>
              <w:ind w:right="4"/>
              <w:jc w:val="center"/>
              <w:rPr>
                <w:rFonts w:ascii="Arial" w:cs="Arial" w:eastAsia="Arial" w:hAnsi="Arial"/>
                <w:b w:val="1"/>
              </w:rPr>
            </w:pPr>
            <w:sdt>
              <w:sdtPr>
                <w:tag w:val="goog_rdk_1852"/>
              </w:sdtPr>
              <w:sdtContent>
                <w:del w:author="davide.lenzarini@u-blox.com" w:id="143" w:date="2024-08-12T14:31:44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FBE">
            <w:pPr>
              <w:ind w:right="4"/>
              <w:jc w:val="center"/>
              <w:rPr>
                <w:rFonts w:ascii="Arial" w:cs="Arial" w:eastAsia="Arial" w:hAnsi="Arial"/>
                <w:b w:val="1"/>
              </w:rPr>
            </w:pPr>
            <w:sdt>
              <w:sdtPr>
                <w:tag w:val="goog_rdk_1854"/>
              </w:sdtPr>
              <w:sdtContent>
                <w:del w:author="davide.lenzarini@u-blox.com" w:id="143" w:date="2024-08-12T14:31:44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BF">
            <w:pPr>
              <w:ind w:right="4"/>
              <w:rPr>
                <w:rFonts w:ascii="Arial" w:cs="Arial" w:eastAsia="Arial" w:hAnsi="Arial"/>
              </w:rPr>
            </w:pPr>
            <w:sdt>
              <w:sdtPr>
                <w:tag w:val="goog_rdk_1856"/>
              </w:sdtPr>
              <w:sdtContent>
                <w:del w:author="davide.lenzarini@u-blox.com" w:id="143" w:date="2024-08-12T14:31:44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FC0">
            <w:pPr>
              <w:ind w:right="4"/>
              <w:jc w:val="center"/>
              <w:rPr>
                <w:rFonts w:ascii="Arial" w:cs="Arial" w:eastAsia="Arial" w:hAnsi="Arial"/>
              </w:rPr>
            </w:pPr>
            <w:sdt>
              <w:sdtPr>
                <w:tag w:val="goog_rdk_1858"/>
              </w:sdtPr>
              <w:sdtContent>
                <w:del w:author="davide.lenzarini@u-blox.com" w:id="143" w:date="2024-08-12T14:31:44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C8">
            <w:pPr>
              <w:ind w:right="4"/>
              <w:rPr>
                <w:rFonts w:ascii="Arial" w:cs="Arial" w:eastAsia="Arial" w:hAnsi="Arial"/>
              </w:rPr>
            </w:pPr>
            <w:sdt>
              <w:sdtPr>
                <w:tag w:val="goog_rdk_1860"/>
              </w:sdtPr>
              <w:sdtContent>
                <w:del w:author="davide.lenzarini@u-blox.com" w:id="143" w:date="2024-08-12T14:31:44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FC9">
            <w:pPr>
              <w:ind w:right="4"/>
              <w:jc w:val="center"/>
              <w:rPr>
                <w:rFonts w:ascii="Arial" w:cs="Arial" w:eastAsia="Arial" w:hAnsi="Arial"/>
              </w:rPr>
            </w:pPr>
            <w:sdt>
              <w:sdtPr>
                <w:tag w:val="goog_rdk_1862"/>
              </w:sdtPr>
              <w:sdtContent>
                <w:del w:author="davide.lenzarini@u-blox.com" w:id="143" w:date="2024-08-12T14:31:44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D1">
            <w:pPr>
              <w:ind w:right="4"/>
              <w:rPr>
                <w:rFonts w:ascii="Arial" w:cs="Arial" w:eastAsia="Arial" w:hAnsi="Arial"/>
              </w:rPr>
            </w:pPr>
            <w:sdt>
              <w:sdtPr>
                <w:tag w:val="goog_rdk_1864"/>
              </w:sdtPr>
              <w:sdtContent>
                <w:del w:author="davide.lenzarini@u-blox.com" w:id="143" w:date="2024-08-12T14:31:44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FD2">
            <w:pPr>
              <w:ind w:right="4"/>
              <w:jc w:val="center"/>
              <w:rPr>
                <w:rFonts w:ascii="Arial" w:cs="Arial" w:eastAsia="Arial" w:hAnsi="Arial"/>
              </w:rPr>
            </w:pPr>
            <w:sdt>
              <w:sdtPr>
                <w:tag w:val="goog_rdk_1866"/>
              </w:sdtPr>
              <w:sdtContent>
                <w:del w:author="davide.lenzarini@u-blox.com" w:id="143" w:date="2024-08-12T14:31:44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DA">
            <w:pPr>
              <w:ind w:right="4"/>
              <w:rPr>
                <w:rFonts w:ascii="Arial" w:cs="Arial" w:eastAsia="Arial" w:hAnsi="Arial"/>
              </w:rPr>
            </w:pPr>
            <w:sdt>
              <w:sdtPr>
                <w:tag w:val="goog_rdk_1868"/>
              </w:sdtPr>
              <w:sdtContent>
                <w:del w:author="davide.lenzarini@u-blox.com" w:id="143" w:date="2024-08-12T14:31:44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FDB">
            <w:pPr>
              <w:ind w:right="4"/>
              <w:jc w:val="center"/>
              <w:rPr>
                <w:rFonts w:ascii="Arial" w:cs="Arial" w:eastAsia="Arial" w:hAnsi="Arial"/>
              </w:rPr>
            </w:pPr>
            <w:sdt>
              <w:sdtPr>
                <w:tag w:val="goog_rdk_1870"/>
              </w:sdtPr>
              <w:sdtContent>
                <w:del w:author="davide.lenzarini@u-blox.com" w:id="143" w:date="2024-08-12T14:31:44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E3">
            <w:pPr>
              <w:ind w:right="4"/>
              <w:rPr>
                <w:rFonts w:ascii="Arial" w:cs="Arial" w:eastAsia="Arial" w:hAnsi="Arial"/>
              </w:rPr>
            </w:pPr>
            <w:sdt>
              <w:sdtPr>
                <w:tag w:val="goog_rdk_1872"/>
              </w:sdtPr>
              <w:sdtContent>
                <w:del w:author="davide.lenzarini@u-blox.com" w:id="143" w:date="2024-08-12T14:31:44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FE4">
            <w:pPr>
              <w:keepNext w:val="1"/>
              <w:ind w:right="4"/>
              <w:jc w:val="center"/>
              <w:rPr>
                <w:rFonts w:ascii="Arial" w:cs="Arial" w:eastAsia="Arial" w:hAnsi="Arial"/>
              </w:rPr>
            </w:pPr>
            <w:sdt>
              <w:sdtPr>
                <w:tag w:val="goog_rdk_1874"/>
              </w:sdtPr>
              <w:sdtContent>
                <w:del w:author="davide.lenzarini@u-blox.com" w:id="143" w:date="2024-08-12T14:31:44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ED">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EE">
      <w:pPr>
        <w:pStyle w:val="Heading4"/>
        <w:ind w:left="0" w:right="4" w:firstLine="0"/>
        <w:rPr>
          <w:rFonts w:ascii="Arial" w:cs="Arial" w:eastAsia="Arial" w:hAnsi="Arial"/>
        </w:rPr>
      </w:pPr>
      <w:bookmarkStart w:colFirst="0" w:colLast="0" w:name="_heading=h.1pgrrkc" w:id="167"/>
      <w:bookmarkEnd w:id="167"/>
      <w:r w:rsidDel="00000000" w:rsidR="00000000" w:rsidRPr="00000000">
        <w:rPr>
          <w:rFonts w:ascii="Arial" w:cs="Arial" w:eastAsia="Arial" w:hAnsi="Arial"/>
          <w:rtl w:val="0"/>
        </w:rPr>
        <w:t xml:space="preserve">3.20.1 Length &amp; Packet Type</w:t>
      </w:r>
    </w:p>
    <w:p w:rsidR="00000000" w:rsidDel="00000000" w:rsidP="00000000" w:rsidRDefault="00000000" w:rsidRPr="00000000" w14:paraId="00000FE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F0">
      <w:pPr>
        <w:pStyle w:val="Heading4"/>
        <w:ind w:left="0" w:right="4" w:firstLine="0"/>
        <w:rPr>
          <w:rFonts w:ascii="Arial" w:cs="Arial" w:eastAsia="Arial" w:hAnsi="Arial"/>
        </w:rPr>
      </w:pPr>
      <w:bookmarkStart w:colFirst="0" w:colLast="0" w:name="_heading=h.49gfa85" w:id="168"/>
      <w:bookmarkEnd w:id="168"/>
      <w:r w:rsidDel="00000000" w:rsidR="00000000" w:rsidRPr="00000000">
        <w:rPr>
          <w:rFonts w:ascii="Arial" w:cs="Arial" w:eastAsia="Arial" w:hAnsi="Arial"/>
          <w:rtl w:val="0"/>
        </w:rPr>
        <w:t xml:space="preserve">3.20.2 Packet Identifier</w:t>
      </w:r>
    </w:p>
    <w:p w:rsidR="00000000" w:rsidDel="00000000" w:rsidP="00000000" w:rsidRDefault="00000000" w:rsidRPr="00000000" w14:paraId="00000FF1">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F2">
      <w:pPr>
        <w:pStyle w:val="Heading4"/>
        <w:ind w:left="0" w:right="4" w:firstLine="0"/>
        <w:rPr>
          <w:rFonts w:ascii="Arial" w:cs="Arial" w:eastAsia="Arial" w:hAnsi="Arial"/>
        </w:rPr>
      </w:pPr>
      <w:bookmarkStart w:colFirst="0" w:colLast="0" w:name="_heading=h.2olpkfy" w:id="169"/>
      <w:bookmarkEnd w:id="169"/>
      <w:r w:rsidDel="00000000" w:rsidR="00000000" w:rsidRPr="00000000">
        <w:rPr>
          <w:rFonts w:ascii="Arial" w:cs="Arial" w:eastAsia="Arial" w:hAnsi="Arial"/>
          <w:rtl w:val="0"/>
        </w:rPr>
        <w:t xml:space="preserve">3.20.3 Reason Code</w:t>
      </w:r>
    </w:p>
    <w:p w:rsidR="00000000" w:rsidDel="00000000" w:rsidP="00000000" w:rsidRDefault="00000000" w:rsidRPr="00000000" w14:paraId="00000FF3">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876"/>
        </w:sdtPr>
        <w:sdtContent>
          <w:del w:author="davide.lenzarini@u-blox.com" w:id="144" w:date="2024-08-07T08:59:28Z">
            <w:r w:rsidDel="00000000" w:rsidR="00000000" w:rsidRPr="00000000">
              <w:rPr>
                <w:rFonts w:ascii="Arial" w:cs="Arial" w:eastAsia="Arial" w:hAnsi="Arial"/>
                <w:rtl w:val="0"/>
              </w:rPr>
              <w:delText xml:space="preserve">Byte 5 in the UNSUBACK packet holds the Reason code in response to UNSUBSCRIBE packet. </w:delText>
            </w:r>
          </w:del>
        </w:sdtContent>
      </w:sdt>
      <w:r w:rsidDel="00000000" w:rsidR="00000000" w:rsidRPr="00000000">
        <w:rPr>
          <w:rFonts w:ascii="Arial" w:cs="Arial" w:eastAsia="Arial" w:hAnsi="Arial"/>
          <w:rtl w:val="0"/>
        </w:rPr>
        <w:t xml:space="preserve">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sdt>
      <w:sdtPr>
        <w:tag w:val="goog_rdk_1878"/>
      </w:sdtPr>
      <w:sdtContent>
        <w:p w:rsidR="00000000" w:rsidDel="00000000" w:rsidP="00000000" w:rsidRDefault="00000000" w:rsidRPr="00000000" w14:paraId="00000FF4">
          <w:pPr>
            <w:pStyle w:val="Heading3"/>
            <w:keepLines w:val="1"/>
            <w:spacing w:after="77" w:before="0" w:line="259" w:lineRule="auto"/>
            <w:ind w:left="0" w:firstLine="0"/>
            <w:rPr>
              <w:ins w:author="Stefan Hagen" w:id="145" w:date="2024-08-11T19:00:50Z"/>
              <w:rFonts w:ascii="Arial" w:cs="Arial" w:eastAsia="Arial" w:hAnsi="Arial"/>
            </w:rPr>
          </w:pPr>
          <w:r w:rsidDel="00000000" w:rsidR="00000000" w:rsidRPr="00000000">
            <w:rPr>
              <w:rtl w:val="0"/>
            </w:rPr>
            <w:t xml:space="preserve">3.21 </w:t>
          </w:r>
          <w:r w:rsidDel="00000000" w:rsidR="00000000" w:rsidRPr="00000000">
            <w:rPr>
              <w:rFonts w:ascii="Arial" w:cs="Arial" w:eastAsia="Arial" w:hAnsi="Arial"/>
              <w:rtl w:val="0"/>
            </w:rPr>
            <w:t xml:space="preserve">PINGREQ - Ping Request</w:t>
          </w:r>
          <w:sdt>
            <w:sdtPr>
              <w:tag w:val="goog_rdk_1877"/>
            </w:sdtPr>
            <w:sdtContent>
              <w:ins w:author="Stefan Hagen" w:id="145" w:date="2024-08-11T19:00:50Z">
                <w:bookmarkStart w:colFirst="0" w:colLast="0" w:name="_heading=h.13qzunr" w:id="170"/>
                <w:bookmarkEnd w:id="170"/>
                <w:r w:rsidDel="00000000" w:rsidR="00000000" w:rsidRPr="00000000">
                  <w:rPr>
                    <w:rtl w:val="0"/>
                  </w:rPr>
                </w:r>
              </w:ins>
            </w:sdtContent>
          </w:sdt>
        </w:p>
      </w:sdtContent>
    </w:sdt>
    <w:sdt>
      <w:sdtPr>
        <w:tag w:val="goog_rdk_1882"/>
      </w:sdtPr>
      <w:sdtContent>
        <w:p w:rsidR="00000000" w:rsidDel="00000000" w:rsidP="00000000" w:rsidRDefault="00000000" w:rsidRPr="00000000" w14:paraId="00000FF5">
          <w:pPr>
            <w:rPr>
              <w:rPrChange w:author="Stefan Hagen" w:id="146" w:date="2024-08-11T19:00:50Z">
                <w:rPr>
                  <w:rFonts w:ascii="Arial" w:cs="Arial" w:eastAsia="Arial" w:hAnsi="Arial"/>
                </w:rPr>
              </w:rPrChange>
            </w:rPr>
            <w:pPrChange w:author="Stefan Hagen" w:id="0" w:date="2024-08-11T19:00:50Z">
              <w:pPr>
                <w:pStyle w:val="Heading3"/>
                <w:keepLines w:val="1"/>
                <w:spacing w:after="77" w:before="0" w:line="259" w:lineRule="auto"/>
                <w:ind w:left="0" w:firstLine="0"/>
              </w:pPr>
            </w:pPrChange>
          </w:pPr>
          <w:bookmarkStart w:colFirst="0" w:colLast="0" w:name="_heading=h.13qzunr" w:id="170"/>
          <w:bookmarkEnd w:id="170"/>
          <w:sdt>
            <w:sdtPr>
              <w:tag w:val="goog_rdk_1879"/>
            </w:sdtPr>
            <w:sdtContent>
              <w:ins w:author="Stefan Hagen" w:id="145" w:date="2024-08-11T19:00:50Z"/>
              <w:sdt>
                <w:sdtPr>
                  <w:tag w:val="goog_rdk_1880"/>
                </w:sdtPr>
                <w:sdtContent>
                  <w:commentRangeStart w:id="108"/>
                </w:sdtContent>
              </w:sdt>
              <w:ins w:author="Stefan Hagen" w:id="145" w:date="2024-08-11T19:00:50Z">
                <w:r w:rsidDel="00000000" w:rsidR="00000000" w:rsidRPr="00000000">
                  <w:rPr>
                    <w:rPrChange w:author="Stefan Hagen" w:id="146" w:date="2024-08-11T19:00:50Z">
                      <w:rPr>
                        <w:rFonts w:ascii="Arial" w:cs="Arial" w:eastAsia="Arial" w:hAnsi="Arial"/>
                      </w:rPr>
                    </w:rPrChange>
                  </w:rPr>
                  <w:drawing>
                    <wp:inline distB="114300" distT="114300" distL="114300" distR="114300">
                      <wp:extent cx="5943600" cy="1803400"/>
                      <wp:effectExtent b="0" l="0" r="0" t="0"/>
                      <wp:docPr id="68" name="image43.png"/>
                      <a:graphic>
                        <a:graphicData uri="http://schemas.openxmlformats.org/drawingml/2006/picture">
                          <pic:pic>
                            <pic:nvPicPr>
                              <pic:cNvPr id="0" name="image43.png"/>
                              <pic:cNvPicPr preferRelativeResize="0"/>
                            </pic:nvPicPr>
                            <pic:blipFill>
                              <a:blip r:embed="rId75"/>
                              <a:srcRect b="0" l="27" r="27" t="0"/>
                              <a:stretch>
                                <a:fillRect/>
                              </a:stretch>
                            </pic:blipFill>
                            <pic:spPr>
                              <a:xfrm>
                                <a:off x="0" y="0"/>
                                <a:ext cx="5943600" cy="1803400"/>
                              </a:xfrm>
                              <a:prstGeom prst="rect"/>
                              <a:ln/>
                            </pic:spPr>
                          </pic:pic>
                        </a:graphicData>
                      </a:graphic>
                    </wp:inline>
                  </w:drawing>
                </w:r>
              </w:ins>
            </w:sdtContent>
          </w:sdt>
          <w:commentRangeEnd w:id="108"/>
          <w:r w:rsidDel="00000000" w:rsidR="00000000" w:rsidRPr="00000000">
            <w:commentReference w:id="108"/>
          </w:r>
          <w:sdt>
            <w:sdtPr>
              <w:tag w:val="goog_rdk_1881"/>
            </w:sdtPr>
            <w:sdtContent>
              <w:r w:rsidDel="00000000" w:rsidR="00000000" w:rsidRPr="00000000">
                <w:rPr>
                  <w:rtl w:val="0"/>
                </w:rPr>
              </w:r>
            </w:sdtContent>
          </w:sdt>
        </w:p>
      </w:sdtContent>
    </w:sdt>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F6">
            <w:pPr>
              <w:jc w:val="center"/>
              <w:rPr>
                <w:rFonts w:ascii="Arial" w:cs="Arial" w:eastAsia="Arial" w:hAnsi="Arial"/>
                <w:b w:val="1"/>
              </w:rPr>
            </w:pPr>
            <w:sdt>
              <w:sdtPr>
                <w:tag w:val="goog_rdk_1884"/>
              </w:sdtPr>
              <w:sdtContent>
                <w:del w:author="davide.lenzarini@u-blox.com" w:id="147" w:date="2024-08-12T14:31:52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FF7">
            <w:pPr>
              <w:jc w:val="center"/>
              <w:rPr>
                <w:rFonts w:ascii="Arial" w:cs="Arial" w:eastAsia="Arial" w:hAnsi="Arial"/>
                <w:b w:val="1"/>
              </w:rPr>
            </w:pPr>
            <w:sdt>
              <w:sdtPr>
                <w:tag w:val="goog_rdk_1886"/>
              </w:sdtPr>
              <w:sdtContent>
                <w:del w:author="davide.lenzarini@u-blox.com" w:id="147" w:date="2024-08-12T14:31:52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FF8">
            <w:pPr>
              <w:jc w:val="center"/>
              <w:rPr>
                <w:rFonts w:ascii="Arial" w:cs="Arial" w:eastAsia="Arial" w:hAnsi="Arial"/>
                <w:b w:val="1"/>
              </w:rPr>
            </w:pPr>
            <w:sdt>
              <w:sdtPr>
                <w:tag w:val="goog_rdk_1888"/>
              </w:sdtPr>
              <w:sdtContent>
                <w:del w:author="davide.lenzarini@u-blox.com" w:id="147" w:date="2024-08-12T14:31:52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FF9">
            <w:pPr>
              <w:jc w:val="center"/>
              <w:rPr>
                <w:rFonts w:ascii="Arial" w:cs="Arial" w:eastAsia="Arial" w:hAnsi="Arial"/>
                <w:b w:val="1"/>
              </w:rPr>
            </w:pPr>
            <w:sdt>
              <w:sdtPr>
                <w:tag w:val="goog_rdk_1890"/>
              </w:sdtPr>
              <w:sdtContent>
                <w:del w:author="davide.lenzarini@u-blox.com" w:id="147" w:date="2024-08-12T14:31:52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FFA">
            <w:pPr>
              <w:jc w:val="center"/>
              <w:rPr>
                <w:rFonts w:ascii="Arial" w:cs="Arial" w:eastAsia="Arial" w:hAnsi="Arial"/>
                <w:b w:val="1"/>
              </w:rPr>
            </w:pPr>
            <w:sdt>
              <w:sdtPr>
                <w:tag w:val="goog_rdk_1892"/>
              </w:sdtPr>
              <w:sdtContent>
                <w:del w:author="davide.lenzarini@u-blox.com" w:id="147" w:date="2024-08-12T14:31:52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FFB">
            <w:pPr>
              <w:jc w:val="center"/>
              <w:rPr>
                <w:rFonts w:ascii="Arial" w:cs="Arial" w:eastAsia="Arial" w:hAnsi="Arial"/>
                <w:b w:val="1"/>
              </w:rPr>
            </w:pPr>
            <w:sdt>
              <w:sdtPr>
                <w:tag w:val="goog_rdk_1894"/>
              </w:sdtPr>
              <w:sdtContent>
                <w:del w:author="davide.lenzarini@u-blox.com" w:id="147" w:date="2024-08-12T14:31:52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FFC">
            <w:pPr>
              <w:jc w:val="center"/>
              <w:rPr>
                <w:rFonts w:ascii="Arial" w:cs="Arial" w:eastAsia="Arial" w:hAnsi="Arial"/>
                <w:b w:val="1"/>
              </w:rPr>
            </w:pPr>
            <w:sdt>
              <w:sdtPr>
                <w:tag w:val="goog_rdk_1896"/>
              </w:sdtPr>
              <w:sdtContent>
                <w:del w:author="davide.lenzarini@u-blox.com" w:id="147" w:date="2024-08-12T14:31:52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FFD">
            <w:pPr>
              <w:jc w:val="center"/>
              <w:rPr>
                <w:rFonts w:ascii="Arial" w:cs="Arial" w:eastAsia="Arial" w:hAnsi="Arial"/>
                <w:b w:val="1"/>
              </w:rPr>
            </w:pPr>
            <w:sdt>
              <w:sdtPr>
                <w:tag w:val="goog_rdk_1898"/>
              </w:sdtPr>
              <w:sdtContent>
                <w:del w:author="davide.lenzarini@u-blox.com" w:id="147" w:date="2024-08-12T14:31:52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FFE">
            <w:pPr>
              <w:jc w:val="center"/>
              <w:rPr>
                <w:rFonts w:ascii="Arial" w:cs="Arial" w:eastAsia="Arial" w:hAnsi="Arial"/>
                <w:b w:val="1"/>
              </w:rPr>
            </w:pPr>
            <w:sdt>
              <w:sdtPr>
                <w:tag w:val="goog_rdk_1900"/>
              </w:sdtPr>
              <w:sdtContent>
                <w:del w:author="davide.lenzarini@u-blox.com" w:id="147" w:date="2024-08-12T14:31:52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FF">
            <w:pPr>
              <w:rPr>
                <w:rFonts w:ascii="Arial" w:cs="Arial" w:eastAsia="Arial" w:hAnsi="Arial"/>
              </w:rPr>
            </w:pPr>
            <w:sdt>
              <w:sdtPr>
                <w:tag w:val="goog_rdk_1902"/>
              </w:sdtPr>
              <w:sdtContent>
                <w:del w:author="davide.lenzarini@u-blox.com" w:id="147" w:date="2024-08-12T14:31:52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1000">
            <w:pPr>
              <w:jc w:val="center"/>
              <w:rPr>
                <w:rFonts w:ascii="Arial" w:cs="Arial" w:eastAsia="Arial" w:hAnsi="Arial"/>
              </w:rPr>
            </w:pPr>
            <w:sdt>
              <w:sdtPr>
                <w:tag w:val="goog_rdk_1904"/>
              </w:sdtPr>
              <w:sdtContent>
                <w:del w:author="davide.lenzarini@u-blox.com" w:id="147" w:date="2024-08-12T14:31:52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08">
            <w:pPr>
              <w:rPr>
                <w:rFonts w:ascii="Arial" w:cs="Arial" w:eastAsia="Arial" w:hAnsi="Arial"/>
              </w:rPr>
            </w:pPr>
            <w:sdt>
              <w:sdtPr>
                <w:tag w:val="goog_rdk_1906"/>
              </w:sdtPr>
              <w:sdtContent>
                <w:del w:author="davide.lenzarini@u-blox.com" w:id="147" w:date="2024-08-12T14:31:52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1009">
            <w:pPr>
              <w:jc w:val="center"/>
              <w:rPr>
                <w:rFonts w:ascii="Arial" w:cs="Arial" w:eastAsia="Arial" w:hAnsi="Arial"/>
              </w:rPr>
            </w:pPr>
            <w:sdt>
              <w:sdtPr>
                <w:tag w:val="goog_rdk_1908"/>
              </w:sdtPr>
              <w:sdtContent>
                <w:del w:author="davide.lenzarini@u-blox.com" w:id="147" w:date="2024-08-12T14:31:52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11">
            <w:pPr>
              <w:rPr>
                <w:rFonts w:ascii="Arial" w:cs="Arial" w:eastAsia="Arial" w:hAnsi="Arial"/>
              </w:rPr>
            </w:pPr>
            <w:sdt>
              <w:sdtPr>
                <w:tag w:val="goog_rdk_1910"/>
              </w:sdtPr>
              <w:sdtContent>
                <w:del w:author="davide.lenzarini@u-blox.com" w:id="147" w:date="2024-08-12T14:31:52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1012">
            <w:pPr>
              <w:jc w:val="center"/>
              <w:rPr>
                <w:rFonts w:ascii="Arial" w:cs="Arial" w:eastAsia="Arial" w:hAnsi="Arial"/>
              </w:rPr>
            </w:pPr>
            <w:sdt>
              <w:sdtPr>
                <w:tag w:val="goog_rdk_1912"/>
              </w:sdtPr>
              <w:sdtContent>
                <w:del w:author="davide.lenzarini@u-blox.com" w:id="147" w:date="2024-08-12T14:31:52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1A">
            <w:pPr>
              <w:rPr>
                <w:rFonts w:ascii="Arial" w:cs="Arial" w:eastAsia="Arial" w:hAnsi="Arial"/>
              </w:rPr>
            </w:pPr>
            <w:sdt>
              <w:sdtPr>
                <w:tag w:val="goog_rdk_1914"/>
              </w:sdtPr>
              <w:sdtContent>
                <w:del w:author="davide.lenzarini@u-blox.com" w:id="147" w:date="2024-08-12T14:31:52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101B">
            <w:pPr>
              <w:jc w:val="center"/>
              <w:rPr>
                <w:rFonts w:ascii="Arial" w:cs="Arial" w:eastAsia="Arial" w:hAnsi="Arial"/>
              </w:rPr>
            </w:pPr>
            <w:sdt>
              <w:sdtPr>
                <w:tag w:val="goog_rdk_1916"/>
              </w:sdtPr>
              <w:sdtContent>
                <w:del w:author="davide.lenzarini@u-blox.com" w:id="147" w:date="2024-08-12T14:31:52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23">
            <w:pPr>
              <w:rPr>
                <w:rFonts w:ascii="Arial" w:cs="Arial" w:eastAsia="Arial" w:hAnsi="Arial"/>
              </w:rPr>
            </w:pPr>
            <w:sdt>
              <w:sdtPr>
                <w:tag w:val="goog_rdk_1918"/>
              </w:sdtPr>
              <w:sdtContent>
                <w:del w:author="davide.lenzarini@u-blox.com" w:id="147" w:date="2024-08-12T14:31:52Z">
                  <w:r w:rsidDel="00000000" w:rsidR="00000000" w:rsidRPr="00000000">
                    <w:rPr>
                      <w:rFonts w:ascii="Arial" w:cs="Arial" w:eastAsia="Arial" w:hAnsi="Arial"/>
                      <w:rtl w:val="0"/>
                    </w:rPr>
                    <w:delText xml:space="preserve">Byte 5…N</w:delText>
                  </w:r>
                </w:del>
              </w:sdtContent>
            </w:sdt>
            <w:r w:rsidDel="00000000" w:rsidR="00000000" w:rsidRPr="00000000">
              <w:rPr>
                <w:rtl w:val="0"/>
              </w:rPr>
            </w:r>
          </w:p>
        </w:tc>
        <w:tc>
          <w:tcPr>
            <w:gridSpan w:val="8"/>
          </w:tcPr>
          <w:p w:rsidR="00000000" w:rsidDel="00000000" w:rsidP="00000000" w:rsidRDefault="00000000" w:rsidRPr="00000000" w14:paraId="00001024">
            <w:pPr>
              <w:keepNext w:val="1"/>
              <w:jc w:val="center"/>
              <w:rPr>
                <w:rFonts w:ascii="Arial" w:cs="Arial" w:eastAsia="Arial" w:hAnsi="Arial"/>
              </w:rPr>
            </w:pPr>
            <w:sdt>
              <w:sdtPr>
                <w:tag w:val="goog_rdk_1920"/>
              </w:sdtPr>
              <w:sdtContent>
                <w:del w:author="davide.lenzarini@u-blox.com" w:id="147" w:date="2024-08-12T14:31:52Z"/>
                <w:sdt>
                  <w:sdtPr>
                    <w:tag w:val="goog_rdk_1921"/>
                  </w:sdtPr>
                  <w:sdtContent>
                    <w:commentRangeStart w:id="109"/>
                  </w:sdtContent>
                </w:sdt>
                <w:del w:author="davide.lenzarini@u-blox.com" w:id="147" w:date="2024-08-12T14:31:52Z">
                  <w:r w:rsidDel="00000000" w:rsidR="00000000" w:rsidRPr="00000000">
                    <w:rPr>
                      <w:rFonts w:ascii="Arial" w:cs="Arial" w:eastAsia="Arial" w:hAnsi="Arial"/>
                      <w:rtl w:val="0"/>
                    </w:rPr>
                    <w:delText xml:space="preserve">Client Identifier (optional)</w:delText>
                  </w:r>
                </w:del>
              </w:sdtContent>
            </w:sdt>
            <w:commentRangeEnd w:id="109"/>
            <w:r w:rsidDel="00000000" w:rsidR="00000000" w:rsidRPr="00000000">
              <w:commentReference w:id="109"/>
            </w:r>
            <w:r w:rsidDel="00000000" w:rsidR="00000000" w:rsidRPr="00000000">
              <w:rPr>
                <w:rtl w:val="0"/>
              </w:rPr>
            </w:r>
          </w:p>
        </w:tc>
      </w:tr>
    </w:tbl>
    <w:p w:rsidR="00000000" w:rsidDel="00000000" w:rsidP="00000000" w:rsidRDefault="00000000" w:rsidRPr="00000000" w14:paraId="0000102C">
      <w:pPr>
        <w:ind w:left="-15" w:right="4" w:firstLine="0"/>
        <w:rPr>
          <w:rFonts w:ascii="Arial" w:cs="Arial" w:eastAsia="Arial" w:hAnsi="Arial"/>
        </w:rPr>
      </w:pPr>
      <w:r w:rsidDel="00000000" w:rsidR="00000000" w:rsidRPr="00000000">
        <w:rPr>
          <w:color w:val="000000"/>
          <w:sz w:val="20"/>
          <w:szCs w:val="20"/>
          <w:u w:val="single"/>
          <w:shd w:fill="auto" w:val="clear"/>
          <w:rtl w:val="0"/>
        </w:rPr>
        <w:t xml:space="preserve">T</w:t>
      </w:r>
      <w:r w:rsidDel="00000000" w:rsidR="00000000" w:rsidRPr="00000000">
        <w:rPr>
          <w:rFonts w:ascii="Arial" w:cs="Arial" w:eastAsia="Arial" w:hAnsi="Arial"/>
          <w:rtl w:val="0"/>
        </w:rPr>
        <w:t xml:space="preserve">he PINGREQ packet is an ”are you alive” packet that is sent from or received by a connected client.</w:t>
      </w:r>
    </w:p>
    <w:p w:rsidR="00000000" w:rsidDel="00000000" w:rsidP="00000000" w:rsidRDefault="00000000" w:rsidRPr="00000000" w14:paraId="0000102D">
      <w:pPr>
        <w:pStyle w:val="Heading4"/>
        <w:ind w:left="0" w:right="4" w:firstLine="0"/>
        <w:rPr>
          <w:rFonts w:ascii="Arial" w:cs="Arial" w:eastAsia="Arial" w:hAnsi="Arial"/>
        </w:rPr>
      </w:pPr>
      <w:bookmarkStart w:colFirst="0" w:colLast="0" w:name="_heading=h.3nqndbk" w:id="171"/>
      <w:bookmarkEnd w:id="171"/>
      <w:r w:rsidDel="00000000" w:rsidR="00000000" w:rsidRPr="00000000">
        <w:rPr>
          <w:rFonts w:ascii="Arial" w:cs="Arial" w:eastAsia="Arial" w:hAnsi="Arial"/>
          <w:rtl w:val="0"/>
        </w:rPr>
        <w:t xml:space="preserve">3.21.1 Length &amp; Packet Type</w:t>
      </w:r>
    </w:p>
    <w:p w:rsidR="00000000" w:rsidDel="00000000" w:rsidP="00000000" w:rsidRDefault="00000000" w:rsidRPr="00000000" w14:paraId="0000102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2F">
      <w:pPr>
        <w:pStyle w:val="Heading4"/>
        <w:ind w:left="0" w:firstLine="0"/>
        <w:rPr>
          <w:rFonts w:ascii="Arial" w:cs="Arial" w:eastAsia="Arial" w:hAnsi="Arial"/>
        </w:rPr>
      </w:pPr>
      <w:bookmarkStart w:colFirst="0" w:colLast="0" w:name="_heading=h.sqbpplpqb01e" w:id="172"/>
      <w:bookmarkEnd w:id="172"/>
      <w:r w:rsidDel="00000000" w:rsidR="00000000" w:rsidRPr="00000000">
        <w:rPr>
          <w:rFonts w:ascii="Arial" w:cs="Arial" w:eastAsia="Arial" w:hAnsi="Arial"/>
          <w:rtl w:val="0"/>
        </w:rPr>
        <w:t xml:space="preserve">3.21.2 Packet Identifier</w:t>
      </w:r>
    </w:p>
    <w:p w:rsidR="00000000" w:rsidDel="00000000" w:rsidP="00000000" w:rsidRDefault="00000000" w:rsidRPr="00000000" w14:paraId="00001030">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1031">
      <w:pPr>
        <w:pStyle w:val="Heading4"/>
        <w:ind w:left="0" w:right="4" w:firstLine="0"/>
        <w:rPr>
          <w:rFonts w:ascii="Arial" w:cs="Arial" w:eastAsia="Arial" w:hAnsi="Arial"/>
        </w:rPr>
      </w:pPr>
      <w:bookmarkStart w:colFirst="0" w:colLast="0" w:name="_heading=h.22vxnjd" w:id="173"/>
      <w:bookmarkEnd w:id="173"/>
      <w:r w:rsidDel="00000000" w:rsidR="00000000" w:rsidRPr="00000000">
        <w:rPr>
          <w:rFonts w:ascii="Arial" w:cs="Arial" w:eastAsia="Arial" w:hAnsi="Arial"/>
          <w:rtl w:val="0"/>
        </w:rPr>
        <w:t xml:space="preserve">3.21.3 Client Identifier (optional)</w:t>
      </w:r>
    </w:p>
    <w:p w:rsidR="00000000" w:rsidDel="00000000" w:rsidP="00000000" w:rsidRDefault="00000000" w:rsidRPr="00000000" w14:paraId="00001032">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w:t>
      </w:r>
      <w:sdt>
        <w:sdtPr>
          <w:tag w:val="goog_rdk_1922"/>
        </w:sdtPr>
        <w:sdtContent>
          <w:del w:author="davide.lenzarini@u-blox.com" w:id="148" w:date="2024-08-08T12:37:41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w:t>
      </w:r>
    </w:p>
    <w:p w:rsidR="00000000" w:rsidDel="00000000" w:rsidP="00000000" w:rsidRDefault="00000000" w:rsidRPr="00000000" w14:paraId="00001033">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 </w:t>
      </w:r>
      <w:r w:rsidDel="00000000" w:rsidR="00000000" w:rsidRPr="00000000">
        <w:rPr>
          <w:rFonts w:ascii="Arial" w:cs="Arial" w:eastAsia="Arial" w:hAnsi="Arial"/>
          <w:color w:val="ff0000"/>
          <w:rtl w:val="0"/>
        </w:rPr>
        <w:t xml:space="preserve">[MQTT-SN-3.21.3-1].</w:t>
      </w:r>
      <w:r w:rsidDel="00000000" w:rsidR="00000000" w:rsidRPr="00000000">
        <w:rPr>
          <w:rtl w:val="0"/>
        </w:rPr>
      </w:r>
    </w:p>
    <w:p w:rsidR="00000000" w:rsidDel="00000000" w:rsidP="00000000" w:rsidRDefault="00000000" w:rsidRPr="00000000" w14:paraId="00001034">
      <w:pPr>
        <w:pStyle w:val="Heading4"/>
        <w:keepNext w:val="0"/>
        <w:pBdr>
          <w:top w:color="auto" w:space="0" w:sz="0" w:val="none"/>
        </w:pBdr>
        <w:spacing w:after="80" w:before="280" w:lineRule="auto"/>
        <w:ind w:left="-15" w:firstLine="0"/>
        <w:rPr/>
      </w:pPr>
      <w:bookmarkStart w:colFirst="0" w:colLast="0" w:name="_heading=h.1bpzu4dgtzqz" w:id="174"/>
      <w:bookmarkEnd w:id="174"/>
      <w:r w:rsidDel="00000000" w:rsidR="00000000" w:rsidRPr="00000000">
        <w:rPr>
          <w:rtl w:val="0"/>
        </w:rPr>
        <w:t xml:space="preserve">3.</w:t>
      </w:r>
      <w:r w:rsidDel="00000000" w:rsidR="00000000" w:rsidRPr="00000000">
        <w:rPr>
          <w:rtl w:val="0"/>
        </w:rPr>
        <w:t xml:space="preserve">21.4 PINGREQ Actions</w:t>
      </w:r>
    </w:p>
    <w:p w:rsidR="00000000" w:rsidDel="00000000" w:rsidP="00000000" w:rsidRDefault="00000000" w:rsidRPr="00000000" w14:paraId="00001035">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1036">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sdt>
      <w:sdtPr>
        <w:tag w:val="goog_rdk_1924"/>
      </w:sdtPr>
      <w:sdtContent>
        <w:p w:rsidR="00000000" w:rsidDel="00000000" w:rsidP="00000000" w:rsidRDefault="00000000" w:rsidRPr="00000000" w14:paraId="00001037">
          <w:pPr>
            <w:pStyle w:val="Heading3"/>
            <w:keepLines w:val="1"/>
            <w:spacing w:after="77" w:before="0" w:line="259" w:lineRule="auto"/>
            <w:ind w:left="0" w:right="4" w:firstLine="0"/>
            <w:rPr>
              <w:ins w:author="Stefan Hagen" w:id="149" w:date="2024-08-11T19:01:03Z"/>
              <w:rFonts w:ascii="Arial" w:cs="Arial" w:eastAsia="Arial" w:hAnsi="Arial"/>
            </w:rPr>
          </w:pPr>
          <w:r w:rsidDel="00000000" w:rsidR="00000000" w:rsidRPr="00000000">
            <w:rPr>
              <w:rtl w:val="0"/>
            </w:rPr>
            <w:t xml:space="preserve">3.22 </w:t>
          </w:r>
          <w:r w:rsidDel="00000000" w:rsidR="00000000" w:rsidRPr="00000000">
            <w:rPr>
              <w:rFonts w:ascii="Arial" w:cs="Arial" w:eastAsia="Arial" w:hAnsi="Arial"/>
              <w:rtl w:val="0"/>
            </w:rPr>
            <w:t xml:space="preserve">PINGRESP - Ping Response</w:t>
          </w:r>
          <w:sdt>
            <w:sdtPr>
              <w:tag w:val="goog_rdk_1923"/>
            </w:sdtPr>
            <w:sdtContent>
              <w:ins w:author="Stefan Hagen" w:id="149" w:date="2024-08-11T19:01:03Z">
                <w:bookmarkStart w:colFirst="0" w:colLast="0" w:name="_heading=h.i17xr6" w:id="175"/>
                <w:bookmarkEnd w:id="175"/>
                <w:r w:rsidDel="00000000" w:rsidR="00000000" w:rsidRPr="00000000">
                  <w:rPr>
                    <w:rtl w:val="0"/>
                  </w:rPr>
                </w:r>
              </w:ins>
            </w:sdtContent>
          </w:sdt>
        </w:p>
      </w:sdtContent>
    </w:sdt>
    <w:sdt>
      <w:sdtPr>
        <w:tag w:val="goog_rdk_1928"/>
      </w:sdtPr>
      <w:sdtContent>
        <w:p w:rsidR="00000000" w:rsidDel="00000000" w:rsidP="00000000" w:rsidRDefault="00000000" w:rsidRPr="00000000" w14:paraId="00001038">
          <w:pPr>
            <w:rPr>
              <w:rPrChange w:author="Stefan Hagen" w:id="150" w:date="2024-08-11T19:01:03Z">
                <w:rPr>
                  <w:rFonts w:ascii="Arial" w:cs="Arial" w:eastAsia="Arial" w:hAnsi="Arial"/>
                </w:rPr>
              </w:rPrChange>
            </w:rPr>
            <w:pPrChange w:author="Stefan Hagen" w:id="0" w:date="2024-08-11T19:01:03Z">
              <w:pPr>
                <w:pStyle w:val="Heading3"/>
                <w:keepLines w:val="1"/>
                <w:spacing w:after="77" w:before="0" w:line="259" w:lineRule="auto"/>
                <w:ind w:left="0" w:right="4" w:firstLine="0"/>
              </w:pPr>
            </w:pPrChange>
          </w:pPr>
          <w:bookmarkStart w:colFirst="0" w:colLast="0" w:name="_heading=h.i17xr6" w:id="175"/>
          <w:bookmarkEnd w:id="175"/>
          <w:sdt>
            <w:sdtPr>
              <w:tag w:val="goog_rdk_1925"/>
            </w:sdtPr>
            <w:sdtContent>
              <w:ins w:author="Stefan Hagen" w:id="149" w:date="2024-08-11T19:01:03Z"/>
              <w:sdt>
                <w:sdtPr>
                  <w:tag w:val="goog_rdk_1926"/>
                </w:sdtPr>
                <w:sdtContent>
                  <w:commentRangeStart w:id="110"/>
                </w:sdtContent>
              </w:sdt>
              <w:ins w:author="Stefan Hagen" w:id="149" w:date="2024-08-11T19:01:03Z">
                <w:r w:rsidDel="00000000" w:rsidR="00000000" w:rsidRPr="00000000">
                  <w:rPr>
                    <w:rPrChange w:author="Stefan Hagen" w:id="150" w:date="2024-08-11T19:01:03Z">
                      <w:rPr>
                        <w:rFonts w:ascii="Arial" w:cs="Arial" w:eastAsia="Arial" w:hAnsi="Arial"/>
                      </w:rPr>
                    </w:rPrChange>
                  </w:rPr>
                  <w:drawing>
                    <wp:inline distB="114300" distT="114300" distL="114300" distR="114300">
                      <wp:extent cx="5943600" cy="1295400"/>
                      <wp:effectExtent b="0" l="0" r="0" t="0"/>
                      <wp:docPr id="44" name="image8.png"/>
                      <a:graphic>
                        <a:graphicData uri="http://schemas.openxmlformats.org/drawingml/2006/picture">
                          <pic:pic>
                            <pic:nvPicPr>
                              <pic:cNvPr id="0" name="image8.png"/>
                              <pic:cNvPicPr preferRelativeResize="0"/>
                            </pic:nvPicPr>
                            <pic:blipFill>
                              <a:blip r:embed="rId76"/>
                              <a:srcRect b="243" l="0" r="0" t="243"/>
                              <a:stretch>
                                <a:fillRect/>
                              </a:stretch>
                            </pic:blipFill>
                            <pic:spPr>
                              <a:xfrm>
                                <a:off x="0" y="0"/>
                                <a:ext cx="5943600" cy="1295400"/>
                              </a:xfrm>
                              <a:prstGeom prst="rect"/>
                              <a:ln/>
                            </pic:spPr>
                          </pic:pic>
                        </a:graphicData>
                      </a:graphic>
                    </wp:inline>
                  </w:drawing>
                </w:r>
              </w:ins>
            </w:sdtContent>
          </w:sdt>
          <w:commentRangeEnd w:id="110"/>
          <w:r w:rsidDel="00000000" w:rsidR="00000000" w:rsidRPr="00000000">
            <w:commentReference w:id="110"/>
          </w:r>
          <w:sdt>
            <w:sdtPr>
              <w:tag w:val="goog_rdk_1927"/>
            </w:sdtPr>
            <w:sdtContent>
              <w:r w:rsidDel="00000000" w:rsidR="00000000" w:rsidRPr="00000000">
                <w:rPr>
                  <w:rtl w:val="0"/>
                </w:rPr>
              </w:r>
            </w:sdtContent>
          </w:sdt>
        </w:p>
      </w:sdtContent>
    </w:sdt>
    <w:tbl>
      <w:tblPr>
        <w:tblStyle w:val="Table3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39">
            <w:pPr>
              <w:ind w:right="4"/>
              <w:jc w:val="center"/>
              <w:rPr>
                <w:rFonts w:ascii="Arial" w:cs="Arial" w:eastAsia="Arial" w:hAnsi="Arial"/>
                <w:b w:val="1"/>
              </w:rPr>
            </w:pPr>
            <w:sdt>
              <w:sdtPr>
                <w:tag w:val="goog_rdk_1930"/>
              </w:sdtPr>
              <w:sdtContent>
                <w:del w:author="davide.lenzarini@u-blox.com" w:id="151" w:date="2024-08-12T14:32:55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103A">
            <w:pPr>
              <w:ind w:right="4"/>
              <w:jc w:val="center"/>
              <w:rPr>
                <w:rFonts w:ascii="Arial" w:cs="Arial" w:eastAsia="Arial" w:hAnsi="Arial"/>
                <w:b w:val="1"/>
              </w:rPr>
            </w:pPr>
            <w:sdt>
              <w:sdtPr>
                <w:tag w:val="goog_rdk_1932"/>
              </w:sdtPr>
              <w:sdtContent>
                <w:del w:author="davide.lenzarini@u-blox.com" w:id="151" w:date="2024-08-12T14:32:55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103B">
            <w:pPr>
              <w:ind w:right="4"/>
              <w:jc w:val="center"/>
              <w:rPr>
                <w:rFonts w:ascii="Arial" w:cs="Arial" w:eastAsia="Arial" w:hAnsi="Arial"/>
                <w:b w:val="1"/>
              </w:rPr>
            </w:pPr>
            <w:sdt>
              <w:sdtPr>
                <w:tag w:val="goog_rdk_1934"/>
              </w:sdtPr>
              <w:sdtContent>
                <w:del w:author="davide.lenzarini@u-blox.com" w:id="151" w:date="2024-08-12T14:32:55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103C">
            <w:pPr>
              <w:ind w:right="4"/>
              <w:jc w:val="center"/>
              <w:rPr>
                <w:rFonts w:ascii="Arial" w:cs="Arial" w:eastAsia="Arial" w:hAnsi="Arial"/>
                <w:b w:val="1"/>
              </w:rPr>
            </w:pPr>
            <w:sdt>
              <w:sdtPr>
                <w:tag w:val="goog_rdk_1936"/>
              </w:sdtPr>
              <w:sdtContent>
                <w:del w:author="davide.lenzarini@u-blox.com" w:id="151" w:date="2024-08-12T14:32:55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103D">
            <w:pPr>
              <w:ind w:right="4"/>
              <w:jc w:val="center"/>
              <w:rPr>
                <w:rFonts w:ascii="Arial" w:cs="Arial" w:eastAsia="Arial" w:hAnsi="Arial"/>
                <w:b w:val="1"/>
              </w:rPr>
            </w:pPr>
            <w:sdt>
              <w:sdtPr>
                <w:tag w:val="goog_rdk_1938"/>
              </w:sdtPr>
              <w:sdtContent>
                <w:del w:author="davide.lenzarini@u-blox.com" w:id="151" w:date="2024-08-12T14:32:55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103E">
            <w:pPr>
              <w:ind w:right="4"/>
              <w:jc w:val="center"/>
              <w:rPr>
                <w:rFonts w:ascii="Arial" w:cs="Arial" w:eastAsia="Arial" w:hAnsi="Arial"/>
                <w:b w:val="1"/>
              </w:rPr>
            </w:pPr>
            <w:sdt>
              <w:sdtPr>
                <w:tag w:val="goog_rdk_1940"/>
              </w:sdtPr>
              <w:sdtContent>
                <w:del w:author="davide.lenzarini@u-blox.com" w:id="151" w:date="2024-08-12T14:32:55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103F">
            <w:pPr>
              <w:ind w:right="4"/>
              <w:jc w:val="center"/>
              <w:rPr>
                <w:rFonts w:ascii="Arial" w:cs="Arial" w:eastAsia="Arial" w:hAnsi="Arial"/>
                <w:b w:val="1"/>
              </w:rPr>
            </w:pPr>
            <w:sdt>
              <w:sdtPr>
                <w:tag w:val="goog_rdk_1942"/>
              </w:sdtPr>
              <w:sdtContent>
                <w:del w:author="davide.lenzarini@u-blox.com" w:id="151" w:date="2024-08-12T14:32:55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1040">
            <w:pPr>
              <w:ind w:right="4"/>
              <w:jc w:val="center"/>
              <w:rPr>
                <w:rFonts w:ascii="Arial" w:cs="Arial" w:eastAsia="Arial" w:hAnsi="Arial"/>
                <w:b w:val="1"/>
              </w:rPr>
            </w:pPr>
            <w:sdt>
              <w:sdtPr>
                <w:tag w:val="goog_rdk_1944"/>
              </w:sdtPr>
              <w:sdtContent>
                <w:del w:author="davide.lenzarini@u-blox.com" w:id="151" w:date="2024-08-12T14:32:55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1041">
            <w:pPr>
              <w:ind w:right="4"/>
              <w:jc w:val="center"/>
              <w:rPr>
                <w:rFonts w:ascii="Arial" w:cs="Arial" w:eastAsia="Arial" w:hAnsi="Arial"/>
                <w:b w:val="1"/>
              </w:rPr>
            </w:pPr>
            <w:sdt>
              <w:sdtPr>
                <w:tag w:val="goog_rdk_1946"/>
              </w:sdtPr>
              <w:sdtContent>
                <w:del w:author="davide.lenzarini@u-blox.com" w:id="151" w:date="2024-08-12T14:32:55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42">
            <w:pPr>
              <w:ind w:right="4"/>
              <w:rPr>
                <w:rFonts w:ascii="Arial" w:cs="Arial" w:eastAsia="Arial" w:hAnsi="Arial"/>
              </w:rPr>
            </w:pPr>
            <w:sdt>
              <w:sdtPr>
                <w:tag w:val="goog_rdk_1948"/>
              </w:sdtPr>
              <w:sdtContent>
                <w:del w:author="davide.lenzarini@u-blox.com" w:id="151" w:date="2024-08-12T14:32:55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1043">
            <w:pPr>
              <w:ind w:right="4"/>
              <w:jc w:val="center"/>
              <w:rPr>
                <w:rFonts w:ascii="Arial" w:cs="Arial" w:eastAsia="Arial" w:hAnsi="Arial"/>
              </w:rPr>
            </w:pPr>
            <w:sdt>
              <w:sdtPr>
                <w:tag w:val="goog_rdk_1950"/>
              </w:sdtPr>
              <w:sdtContent>
                <w:del w:author="davide.lenzarini@u-blox.com" w:id="151" w:date="2024-08-12T14:32:55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4B">
            <w:pPr>
              <w:ind w:right="4"/>
              <w:rPr>
                <w:rFonts w:ascii="Arial" w:cs="Arial" w:eastAsia="Arial" w:hAnsi="Arial"/>
              </w:rPr>
            </w:pPr>
            <w:sdt>
              <w:sdtPr>
                <w:tag w:val="goog_rdk_1952"/>
              </w:sdtPr>
              <w:sdtContent>
                <w:del w:author="davide.lenzarini@u-blox.com" w:id="151" w:date="2024-08-12T14:32:55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104C">
            <w:pPr>
              <w:ind w:right="4"/>
              <w:jc w:val="center"/>
              <w:rPr>
                <w:rFonts w:ascii="Arial" w:cs="Arial" w:eastAsia="Arial" w:hAnsi="Arial"/>
              </w:rPr>
            </w:pPr>
            <w:sdt>
              <w:sdtPr>
                <w:tag w:val="goog_rdk_1954"/>
              </w:sdtPr>
              <w:sdtContent>
                <w:del w:author="davide.lenzarini@u-blox.com" w:id="151" w:date="2024-08-12T14:32:55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54">
            <w:pPr>
              <w:rPr>
                <w:rFonts w:ascii="Arial" w:cs="Arial" w:eastAsia="Arial" w:hAnsi="Arial"/>
              </w:rPr>
            </w:pPr>
            <w:sdt>
              <w:sdtPr>
                <w:tag w:val="goog_rdk_1956"/>
              </w:sdtPr>
              <w:sdtContent>
                <w:del w:author="davide.lenzarini@u-blox.com" w:id="151" w:date="2024-08-12T14:32:55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1055">
            <w:pPr>
              <w:jc w:val="center"/>
              <w:rPr>
                <w:rFonts w:ascii="Arial" w:cs="Arial" w:eastAsia="Arial" w:hAnsi="Arial"/>
              </w:rPr>
            </w:pPr>
            <w:sdt>
              <w:sdtPr>
                <w:tag w:val="goog_rdk_1958"/>
              </w:sdtPr>
              <w:sdtContent>
                <w:del w:author="davide.lenzarini@u-blox.com" w:id="151" w:date="2024-08-12T14:32:55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5D">
            <w:pPr>
              <w:rPr>
                <w:rFonts w:ascii="Arial" w:cs="Arial" w:eastAsia="Arial" w:hAnsi="Arial"/>
              </w:rPr>
            </w:pPr>
            <w:sdt>
              <w:sdtPr>
                <w:tag w:val="goog_rdk_1960"/>
              </w:sdtPr>
              <w:sdtContent>
                <w:del w:author="davide.lenzarini@u-blox.com" w:id="151" w:date="2024-08-12T14:32:55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105E">
            <w:pPr>
              <w:jc w:val="center"/>
              <w:rPr>
                <w:rFonts w:ascii="Arial" w:cs="Arial" w:eastAsia="Arial" w:hAnsi="Arial"/>
              </w:rPr>
            </w:pPr>
            <w:sdt>
              <w:sdtPr>
                <w:tag w:val="goog_rdk_1962"/>
              </w:sdtPr>
              <w:sdtContent>
                <w:del w:author="davide.lenzarini@u-blox.com" w:id="151" w:date="2024-08-12T14:32:55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66">
            <w:pPr>
              <w:ind w:right="4"/>
              <w:rPr>
                <w:rFonts w:ascii="Arial" w:cs="Arial" w:eastAsia="Arial" w:hAnsi="Arial"/>
              </w:rPr>
            </w:pPr>
            <w:sdt>
              <w:sdtPr>
                <w:tag w:val="goog_rdk_1964"/>
              </w:sdtPr>
              <w:sdtContent>
                <w:del w:author="davide.lenzarini@u-blox.com" w:id="151" w:date="2024-08-12T14:32:55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1067">
            <w:pPr>
              <w:keepNext w:val="1"/>
              <w:ind w:right="4"/>
              <w:jc w:val="center"/>
              <w:rPr>
                <w:rFonts w:ascii="Arial" w:cs="Arial" w:eastAsia="Arial" w:hAnsi="Arial"/>
              </w:rPr>
            </w:pPr>
            <w:sdt>
              <w:sdtPr>
                <w:tag w:val="goog_rdk_1966"/>
              </w:sdtPr>
              <w:sdtContent>
                <w:del w:author="davide.lenzarini@u-blox.com" w:id="151" w:date="2024-08-12T14:32:55Z">
                  <w:r w:rsidDel="00000000" w:rsidR="00000000" w:rsidRPr="00000000">
                    <w:rPr>
                      <w:rFonts w:ascii="Arial" w:cs="Arial" w:eastAsia="Arial" w:hAnsi="Arial"/>
                      <w:rtl w:val="0"/>
                    </w:rPr>
                    <w:delText xml:space="preserve">Application Messages Remaining (optional)</w:delText>
                  </w:r>
                </w:del>
              </w:sdtContent>
            </w:sdt>
            <w:r w:rsidDel="00000000" w:rsidR="00000000" w:rsidRPr="00000000">
              <w:rPr>
                <w:rtl w:val="0"/>
              </w:rPr>
            </w:r>
          </w:p>
        </w:tc>
      </w:tr>
    </w:tbl>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967"/>
        </w:sdtPr>
        <w:sdtContent>
          <w:commentRangeStart w:id="111"/>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w:t>
      </w:r>
      <w:commentRangeEnd w:id="111"/>
      <w:r w:rsidDel="00000000" w:rsidR="00000000" w:rsidRPr="00000000">
        <w:commentReference w:id="111"/>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PINGRESP packet</w:t>
      </w:r>
    </w:p>
    <w:p w:rsidR="00000000" w:rsidDel="00000000" w:rsidP="00000000" w:rsidRDefault="00000000" w:rsidRPr="00000000" w14:paraId="0000107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1071">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a Gateway to inform a sleeping C</w:t>
      </w:r>
      <w:sdt>
        <w:sdtPr>
          <w:tag w:val="goog_rdk_1968"/>
        </w:sdtPr>
        <w:sdtContent>
          <w:ins w:author="davide.lenzarini@u-blox.com" w:id="152" w:date="2024-08-07T09:05:50Z">
            <w:r w:rsidDel="00000000" w:rsidR="00000000" w:rsidRPr="00000000">
              <w:rPr>
                <w:rFonts w:ascii="Arial" w:cs="Arial" w:eastAsia="Arial" w:hAnsi="Arial"/>
                <w:rtl w:val="0"/>
              </w:rPr>
              <w:t xml:space="preserve">l</w:t>
            </w:r>
          </w:ins>
        </w:sdtContent>
      </w:sdt>
      <w:sdt>
        <w:sdtPr>
          <w:tag w:val="goog_rdk_1969"/>
        </w:sdtPr>
        <w:sdtContent>
          <w:del w:author="davide.lenzarini@u-blox.com" w:id="152" w:date="2024-08-07T09:05:50Z">
            <w:r w:rsidDel="00000000" w:rsidR="00000000" w:rsidRPr="00000000">
              <w:rPr>
                <w:rFonts w:ascii="Arial" w:cs="Arial" w:eastAsia="Arial" w:hAnsi="Arial"/>
                <w:rtl w:val="0"/>
              </w:rPr>
              <w:delText xml:space="preserve">L</w:delText>
            </w:r>
          </w:del>
        </w:sdtContent>
      </w:sdt>
      <w:r w:rsidDel="00000000" w:rsidR="00000000" w:rsidRPr="00000000">
        <w:rPr>
          <w:rFonts w:ascii="Arial" w:cs="Arial" w:eastAsia="Arial" w:hAnsi="Arial"/>
          <w:rtl w:val="0"/>
        </w:rPr>
        <w:t xml:space="preserve">ient that it has no more buffered packets for that Client.</w:t>
      </w:r>
    </w:p>
    <w:p w:rsidR="00000000" w:rsidDel="00000000" w:rsidP="00000000" w:rsidRDefault="00000000" w:rsidRPr="00000000" w14:paraId="00001072">
      <w:pPr>
        <w:pStyle w:val="Heading4"/>
        <w:ind w:left="0" w:right="4" w:firstLine="0"/>
        <w:rPr>
          <w:rFonts w:ascii="Arial" w:cs="Arial" w:eastAsia="Arial" w:hAnsi="Arial"/>
        </w:rPr>
      </w:pPr>
      <w:bookmarkStart w:colFirst="0" w:colLast="0" w:name="_heading=h.320vgez" w:id="176"/>
      <w:bookmarkEnd w:id="176"/>
      <w:r w:rsidDel="00000000" w:rsidR="00000000" w:rsidRPr="00000000">
        <w:rPr>
          <w:rFonts w:ascii="Arial" w:cs="Arial" w:eastAsia="Arial" w:hAnsi="Arial"/>
          <w:rtl w:val="0"/>
        </w:rPr>
        <w:t xml:space="preserve">3.22.1 Length &amp; Packet Type</w:t>
      </w:r>
    </w:p>
    <w:p w:rsidR="00000000" w:rsidDel="00000000" w:rsidP="00000000" w:rsidRDefault="00000000" w:rsidRPr="00000000" w14:paraId="0000107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74">
      <w:pPr>
        <w:pStyle w:val="Heading4"/>
        <w:ind w:left="0" w:firstLine="0"/>
        <w:rPr>
          <w:rFonts w:ascii="Arial" w:cs="Arial" w:eastAsia="Arial" w:hAnsi="Arial"/>
        </w:rPr>
      </w:pPr>
      <w:bookmarkStart w:colFirst="0" w:colLast="0" w:name="_heading=h.fodwg3l5deju" w:id="177"/>
      <w:bookmarkEnd w:id="177"/>
      <w:r w:rsidDel="00000000" w:rsidR="00000000" w:rsidRPr="00000000">
        <w:rPr>
          <w:rFonts w:ascii="Arial" w:cs="Arial" w:eastAsia="Arial" w:hAnsi="Arial"/>
          <w:rtl w:val="0"/>
        </w:rPr>
        <w:t xml:space="preserve">3.22.2 Packet Identifier</w:t>
      </w:r>
    </w:p>
    <w:p w:rsidR="00000000" w:rsidDel="00000000" w:rsidP="00000000" w:rsidRDefault="00000000" w:rsidRPr="00000000" w14:paraId="00001075">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76">
      <w:pPr>
        <w:pStyle w:val="Heading4"/>
        <w:ind w:left="0" w:right="4" w:firstLine="0"/>
        <w:rPr>
          <w:rFonts w:ascii="Arial" w:cs="Arial" w:eastAsia="Arial" w:hAnsi="Arial"/>
        </w:rPr>
      </w:pPr>
      <w:bookmarkStart w:colFirst="0" w:colLast="0" w:name="_heading=h.1h65qms" w:id="178"/>
      <w:bookmarkEnd w:id="178"/>
      <w:r w:rsidDel="00000000" w:rsidR="00000000" w:rsidRPr="00000000">
        <w:rPr>
          <w:rFonts w:ascii="Arial" w:cs="Arial" w:eastAsia="Arial" w:hAnsi="Arial"/>
          <w:rtl w:val="0"/>
        </w:rPr>
        <w:t xml:space="preserve">3.22.3 Application Messages Remaining</w:t>
      </w:r>
    </w:p>
    <w:p w:rsidR="00000000" w:rsidDel="00000000" w:rsidP="00000000" w:rsidRDefault="00000000" w:rsidRPr="00000000" w14:paraId="00001077">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sdt>
        <w:sdtPr>
          <w:tag w:val="goog_rdk_1970"/>
        </w:sdtPr>
        <w:sdtContent>
          <w:commentRangeStart w:id="112"/>
        </w:sdtContent>
      </w:sdt>
      <w:r w:rsidDel="00000000" w:rsidR="00000000" w:rsidRPr="00000000">
        <w:rPr>
          <w:rFonts w:ascii="Arial" w:cs="Arial" w:eastAsia="Arial" w:hAnsi="Arial"/>
          <w:rtl w:val="0"/>
        </w:rPr>
        <w:t xml:space="preserve">when a Client is sent back to sleep</w:t>
      </w:r>
      <w:commentRangeEnd w:id="112"/>
      <w:r w:rsidDel="00000000" w:rsidR="00000000" w:rsidRPr="00000000">
        <w:commentReference w:id="112"/>
      </w:r>
      <w:r w:rsidDel="00000000" w:rsidR="00000000" w:rsidRPr="00000000">
        <w:rPr>
          <w:rFonts w:ascii="Arial" w:cs="Arial" w:eastAsia="Arial" w:hAnsi="Arial"/>
          <w:rtl w:val="0"/>
        </w:rPr>
        <w:t xml:space="preserve">. Optional – for use at the end of a client's awake period.  Values can be:</w:t>
      </w:r>
    </w:p>
    <w:tbl>
      <w:tblPr>
        <w:tblStyle w:val="Table36"/>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78">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79">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7A">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7B">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7C">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7D">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7E">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7F">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sdt>
      <w:sdtPr>
        <w:tag w:val="goog_rdk_1972"/>
      </w:sdtPr>
      <w:sdtContent>
        <w:p w:rsidR="00000000" w:rsidDel="00000000" w:rsidP="00000000" w:rsidRDefault="00000000" w:rsidRPr="00000000" w14:paraId="00001081">
          <w:pPr>
            <w:pStyle w:val="Heading3"/>
            <w:keepLines w:val="1"/>
            <w:spacing w:after="77" w:before="0" w:line="259" w:lineRule="auto"/>
            <w:ind w:left="0" w:firstLine="0"/>
            <w:rPr>
              <w:ins w:author="Stefan Hagen" w:id="153" w:date="2024-08-11T19:01:16Z"/>
              <w:rFonts w:ascii="Arial" w:cs="Arial" w:eastAsia="Arial" w:hAnsi="Arial"/>
            </w:rPr>
          </w:pPr>
          <w:r w:rsidDel="00000000" w:rsidR="00000000" w:rsidRPr="00000000">
            <w:rPr>
              <w:rtl w:val="0"/>
            </w:rPr>
            <w:t xml:space="preserve">3.23 </w:t>
          </w:r>
          <w:r w:rsidDel="00000000" w:rsidR="00000000" w:rsidRPr="00000000">
            <w:rPr>
              <w:rFonts w:ascii="Arial" w:cs="Arial" w:eastAsia="Arial" w:hAnsi="Arial"/>
              <w:rtl w:val="0"/>
            </w:rPr>
            <w:t xml:space="preserve">DISCONNECT - Disconnect Notification</w:t>
          </w:r>
          <w:sdt>
            <w:sdtPr>
              <w:tag w:val="goog_rdk_1971"/>
            </w:sdtPr>
            <w:sdtContent>
              <w:ins w:author="Stefan Hagen" w:id="153" w:date="2024-08-11T19:01:16Z">
                <w:bookmarkStart w:colFirst="0" w:colLast="0" w:name="_heading=h.415t9al" w:id="179"/>
                <w:bookmarkEnd w:id="179"/>
                <w:r w:rsidDel="00000000" w:rsidR="00000000" w:rsidRPr="00000000">
                  <w:rPr>
                    <w:rtl w:val="0"/>
                  </w:rPr>
                </w:r>
              </w:ins>
            </w:sdtContent>
          </w:sdt>
        </w:p>
      </w:sdtContent>
    </w:sdt>
    <w:sdt>
      <w:sdtPr>
        <w:tag w:val="goog_rdk_1976"/>
      </w:sdtPr>
      <w:sdtContent>
        <w:p w:rsidR="00000000" w:rsidDel="00000000" w:rsidP="00000000" w:rsidRDefault="00000000" w:rsidRPr="00000000" w14:paraId="00001082">
          <w:pPr>
            <w:rPr>
              <w:rPrChange w:author="Stefan Hagen" w:id="154" w:date="2024-08-11T19:01:16Z">
                <w:rPr>
                  <w:rFonts w:ascii="Arial" w:cs="Arial" w:eastAsia="Arial" w:hAnsi="Arial"/>
                </w:rPr>
              </w:rPrChange>
            </w:rPr>
            <w:pPrChange w:author="Stefan Hagen" w:id="0" w:date="2024-08-11T19:01:16Z">
              <w:pPr>
                <w:pStyle w:val="Heading3"/>
                <w:keepLines w:val="1"/>
                <w:spacing w:after="77" w:before="0" w:line="259" w:lineRule="auto"/>
                <w:ind w:left="0" w:firstLine="0"/>
              </w:pPr>
            </w:pPrChange>
          </w:pPr>
          <w:bookmarkStart w:colFirst="0" w:colLast="0" w:name="_heading=h.415t9al" w:id="179"/>
          <w:bookmarkEnd w:id="179"/>
          <w:sdt>
            <w:sdtPr>
              <w:tag w:val="goog_rdk_1973"/>
            </w:sdtPr>
            <w:sdtContent>
              <w:ins w:author="Stefan Hagen" w:id="153" w:date="2024-08-11T19:01:16Z"/>
              <w:sdt>
                <w:sdtPr>
                  <w:tag w:val="goog_rdk_1974"/>
                </w:sdtPr>
                <w:sdtContent>
                  <w:commentRangeStart w:id="113"/>
                </w:sdtContent>
              </w:sdt>
              <w:ins w:author="Stefan Hagen" w:id="153" w:date="2024-08-11T19:01:16Z">
                <w:r w:rsidDel="00000000" w:rsidR="00000000" w:rsidRPr="00000000">
                  <w:rPr>
                    <w:rPrChange w:author="Stefan Hagen" w:id="154" w:date="2024-08-11T19:01:16Z">
                      <w:rPr>
                        <w:rFonts w:ascii="Arial" w:cs="Arial" w:eastAsia="Arial" w:hAnsi="Arial"/>
                      </w:rPr>
                    </w:rPrChange>
                  </w:rPr>
                  <w:drawing>
                    <wp:inline distB="114300" distT="114300" distL="114300" distR="114300">
                      <wp:extent cx="5943600" cy="3416300"/>
                      <wp:effectExtent b="0" l="0" r="0" t="0"/>
                      <wp:docPr id="38" name="image20.png"/>
                      <a:graphic>
                        <a:graphicData uri="http://schemas.openxmlformats.org/drawingml/2006/picture">
                          <pic:pic>
                            <pic:nvPicPr>
                              <pic:cNvPr id="0" name="image20.png"/>
                              <pic:cNvPicPr preferRelativeResize="0"/>
                            </pic:nvPicPr>
                            <pic:blipFill>
                              <a:blip r:embed="rId77"/>
                              <a:srcRect b="4742" l="0" r="0" t="4742"/>
                              <a:stretch>
                                <a:fillRect/>
                              </a:stretch>
                            </pic:blipFill>
                            <pic:spPr>
                              <a:xfrm>
                                <a:off x="0" y="0"/>
                                <a:ext cx="5943600" cy="3416300"/>
                              </a:xfrm>
                              <a:prstGeom prst="rect"/>
                              <a:ln/>
                            </pic:spPr>
                          </pic:pic>
                        </a:graphicData>
                      </a:graphic>
                    </wp:inline>
                  </w:drawing>
                </w:r>
              </w:ins>
            </w:sdtContent>
          </w:sdt>
          <w:commentRangeEnd w:id="113"/>
          <w:r w:rsidDel="00000000" w:rsidR="00000000" w:rsidRPr="00000000">
            <w:commentReference w:id="113"/>
          </w:r>
          <w:sdt>
            <w:sdtPr>
              <w:tag w:val="goog_rdk_1975"/>
            </w:sdtPr>
            <w:sdtContent>
              <w:r w:rsidDel="00000000" w:rsidR="00000000" w:rsidRPr="00000000">
                <w:rPr>
                  <w:rtl w:val="0"/>
                </w:rPr>
              </w:r>
            </w:sdtContent>
          </w:sdt>
        </w:p>
      </w:sdtContent>
    </w:sdt>
    <w:tbl>
      <w:tblPr>
        <w:tblStyle w:val="Table3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83">
            <w:pPr>
              <w:jc w:val="center"/>
              <w:rPr>
                <w:rFonts w:ascii="Arial" w:cs="Arial" w:eastAsia="Arial" w:hAnsi="Arial"/>
                <w:b w:val="1"/>
              </w:rPr>
            </w:pPr>
            <w:sdt>
              <w:sdtPr>
                <w:tag w:val="goog_rdk_1978"/>
              </w:sdtPr>
              <w:sdtContent>
                <w:del w:author="davide.lenzarini@u-blox.com" w:id="155" w:date="2024-08-12T14:34:20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1084">
            <w:pPr>
              <w:jc w:val="center"/>
              <w:rPr>
                <w:rFonts w:ascii="Arial" w:cs="Arial" w:eastAsia="Arial" w:hAnsi="Arial"/>
                <w:b w:val="1"/>
              </w:rPr>
            </w:pPr>
            <w:sdt>
              <w:sdtPr>
                <w:tag w:val="goog_rdk_1980"/>
              </w:sdtPr>
              <w:sdtContent>
                <w:del w:author="davide.lenzarini@u-blox.com" w:id="155" w:date="2024-08-12T14:34:20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1085">
            <w:pPr>
              <w:jc w:val="center"/>
              <w:rPr>
                <w:rFonts w:ascii="Arial" w:cs="Arial" w:eastAsia="Arial" w:hAnsi="Arial"/>
                <w:b w:val="1"/>
              </w:rPr>
            </w:pPr>
            <w:sdt>
              <w:sdtPr>
                <w:tag w:val="goog_rdk_1982"/>
              </w:sdtPr>
              <w:sdtContent>
                <w:del w:author="davide.lenzarini@u-blox.com" w:id="155" w:date="2024-08-12T14:34:20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1087">
            <w:pPr>
              <w:jc w:val="center"/>
              <w:rPr>
                <w:rFonts w:ascii="Arial" w:cs="Arial" w:eastAsia="Arial" w:hAnsi="Arial"/>
                <w:b w:val="1"/>
              </w:rPr>
            </w:pPr>
            <w:sdt>
              <w:sdtPr>
                <w:tag w:val="goog_rdk_1984"/>
              </w:sdtPr>
              <w:sdtContent>
                <w:del w:author="davide.lenzarini@u-blox.com" w:id="155" w:date="2024-08-12T14:34:20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gridSpan w:val="2"/>
            <w:shd w:fill="cfe2f3" w:val="clear"/>
          </w:tcPr>
          <w:p w:rsidR="00000000" w:rsidDel="00000000" w:rsidP="00000000" w:rsidRDefault="00000000" w:rsidRPr="00000000" w14:paraId="00001089">
            <w:pPr>
              <w:jc w:val="center"/>
              <w:rPr>
                <w:rFonts w:ascii="Arial" w:cs="Arial" w:eastAsia="Arial" w:hAnsi="Arial"/>
                <w:b w:val="1"/>
              </w:rPr>
            </w:pPr>
            <w:sdt>
              <w:sdtPr>
                <w:tag w:val="goog_rdk_1986"/>
              </w:sdtPr>
              <w:sdtContent>
                <w:del w:author="davide.lenzarini@u-blox.com" w:id="155" w:date="2024-08-12T14:34:20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2"/>
            <w:shd w:fill="cfe2f3" w:val="clear"/>
          </w:tcPr>
          <w:p w:rsidR="00000000" w:rsidDel="00000000" w:rsidP="00000000" w:rsidRDefault="00000000" w:rsidRPr="00000000" w14:paraId="0000108B">
            <w:pPr>
              <w:jc w:val="center"/>
              <w:rPr>
                <w:rFonts w:ascii="Arial" w:cs="Arial" w:eastAsia="Arial" w:hAnsi="Arial"/>
                <w:b w:val="1"/>
              </w:rPr>
            </w:pPr>
            <w:sdt>
              <w:sdtPr>
                <w:tag w:val="goog_rdk_1988"/>
              </w:sdtPr>
              <w:sdtContent>
                <w:del w:author="davide.lenzarini@u-blox.com" w:id="155" w:date="2024-08-12T14:34:20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gridSpan w:val="2"/>
            <w:shd w:fill="cfe2f3" w:val="clear"/>
          </w:tcPr>
          <w:p w:rsidR="00000000" w:rsidDel="00000000" w:rsidP="00000000" w:rsidRDefault="00000000" w:rsidRPr="00000000" w14:paraId="0000108D">
            <w:pPr>
              <w:jc w:val="center"/>
              <w:rPr>
                <w:rFonts w:ascii="Arial" w:cs="Arial" w:eastAsia="Arial" w:hAnsi="Arial"/>
                <w:b w:val="1"/>
              </w:rPr>
            </w:pPr>
            <w:sdt>
              <w:sdtPr>
                <w:tag w:val="goog_rdk_1990"/>
              </w:sdtPr>
              <w:sdtContent>
                <w:del w:author="davide.lenzarini@u-blox.com" w:id="155" w:date="2024-08-12T14:34:20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gridSpan w:val="2"/>
            <w:shd w:fill="cfe2f3" w:val="clear"/>
          </w:tcPr>
          <w:p w:rsidR="00000000" w:rsidDel="00000000" w:rsidP="00000000" w:rsidRDefault="00000000" w:rsidRPr="00000000" w14:paraId="0000108F">
            <w:pPr>
              <w:jc w:val="center"/>
              <w:rPr>
                <w:rFonts w:ascii="Arial" w:cs="Arial" w:eastAsia="Arial" w:hAnsi="Arial"/>
                <w:b w:val="1"/>
              </w:rPr>
            </w:pPr>
            <w:sdt>
              <w:sdtPr>
                <w:tag w:val="goog_rdk_1992"/>
              </w:sdtPr>
              <w:sdtContent>
                <w:del w:author="davide.lenzarini@u-blox.com" w:id="155" w:date="2024-08-12T14:34:20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3"/>
            <w:shd w:fill="cfe2f3" w:val="clear"/>
          </w:tcPr>
          <w:p w:rsidR="00000000" w:rsidDel="00000000" w:rsidP="00000000" w:rsidRDefault="00000000" w:rsidRPr="00000000" w14:paraId="00001091">
            <w:pPr>
              <w:jc w:val="center"/>
              <w:rPr>
                <w:rFonts w:ascii="Arial" w:cs="Arial" w:eastAsia="Arial" w:hAnsi="Arial"/>
                <w:b w:val="1"/>
              </w:rPr>
            </w:pPr>
            <w:sdt>
              <w:sdtPr>
                <w:tag w:val="goog_rdk_1994"/>
              </w:sdtPr>
              <w:sdtContent>
                <w:del w:author="davide.lenzarini@u-blox.com" w:id="155" w:date="2024-08-12T14:34:20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94">
            <w:pPr>
              <w:rPr>
                <w:rFonts w:ascii="Arial" w:cs="Arial" w:eastAsia="Arial" w:hAnsi="Arial"/>
              </w:rPr>
            </w:pPr>
            <w:sdt>
              <w:sdtPr>
                <w:tag w:val="goog_rdk_1996"/>
              </w:sdtPr>
              <w:sdtContent>
                <w:del w:author="davide.lenzarini@u-blox.com" w:id="155" w:date="2024-08-12T14:34:20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6"/>
          </w:tcPr>
          <w:p w:rsidR="00000000" w:rsidDel="00000000" w:rsidP="00000000" w:rsidRDefault="00000000" w:rsidRPr="00000000" w14:paraId="00001095">
            <w:pPr>
              <w:jc w:val="center"/>
              <w:rPr>
                <w:rFonts w:ascii="Arial" w:cs="Arial" w:eastAsia="Arial" w:hAnsi="Arial"/>
              </w:rPr>
            </w:pPr>
            <w:sdt>
              <w:sdtPr>
                <w:tag w:val="goog_rdk_1998"/>
              </w:sdtPr>
              <w:sdtContent>
                <w:del w:author="davide.lenzarini@u-blox.com" w:id="155" w:date="2024-08-12T14:34:20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A5">
            <w:pPr>
              <w:rPr>
                <w:rFonts w:ascii="Arial" w:cs="Arial" w:eastAsia="Arial" w:hAnsi="Arial"/>
              </w:rPr>
            </w:pPr>
            <w:sdt>
              <w:sdtPr>
                <w:tag w:val="goog_rdk_2000"/>
              </w:sdtPr>
              <w:sdtContent>
                <w:del w:author="davide.lenzarini@u-blox.com" w:id="155" w:date="2024-08-12T14:34:20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6"/>
          </w:tcPr>
          <w:p w:rsidR="00000000" w:rsidDel="00000000" w:rsidP="00000000" w:rsidRDefault="00000000" w:rsidRPr="00000000" w14:paraId="000010A6">
            <w:pPr>
              <w:jc w:val="center"/>
              <w:rPr>
                <w:rFonts w:ascii="Arial" w:cs="Arial" w:eastAsia="Arial" w:hAnsi="Arial"/>
              </w:rPr>
            </w:pPr>
            <w:sdt>
              <w:sdtPr>
                <w:tag w:val="goog_rdk_2002"/>
              </w:sdtPr>
              <w:sdtContent>
                <w:del w:author="davide.lenzarini@u-blox.com" w:id="155" w:date="2024-08-12T14:34:20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10B6">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B7">
            <w:pPr>
              <w:jc w:val="center"/>
              <w:rPr>
                <w:rFonts w:ascii="Arial" w:cs="Arial" w:eastAsia="Arial" w:hAnsi="Arial"/>
                <w:b w:val="1"/>
                <w:i w:val="1"/>
              </w:rPr>
            </w:pPr>
            <w:sdt>
              <w:sdtPr>
                <w:tag w:val="goog_rdk_2004"/>
              </w:sdtPr>
              <w:sdtContent>
                <w:del w:author="davide.lenzarini@u-blox.com" w:id="155" w:date="2024-08-12T14:34:20Z">
                  <w:r w:rsidDel="00000000" w:rsidR="00000000" w:rsidRPr="00000000">
                    <w:rPr>
                      <w:rFonts w:ascii="Arial" w:cs="Arial" w:eastAsia="Arial" w:hAnsi="Arial"/>
                      <w:b w:val="1"/>
                      <w:i w:val="1"/>
                      <w:rtl w:val="0"/>
                    </w:rPr>
                    <w:delText xml:space="preserve">DISCONNECT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C8">
            <w:pPr>
              <w:jc w:val="center"/>
              <w:rPr>
                <w:rFonts w:ascii="Arial" w:cs="Arial" w:eastAsia="Arial" w:hAnsi="Arial"/>
                <w:i w:val="1"/>
                <w:sz w:val="18"/>
                <w:szCs w:val="18"/>
              </w:rPr>
            </w:pPr>
            <w:sdt>
              <w:sdtPr>
                <w:tag w:val="goog_rdk_2006"/>
              </w:sdtPr>
              <w:sdtContent>
                <w:del w:author="davide.lenzarini@u-blox.com" w:id="155" w:date="2024-08-12T14:34:20Z">
                  <w:r w:rsidDel="00000000" w:rsidR="00000000" w:rsidRPr="00000000">
                    <w:rPr>
                      <w:rFonts w:ascii="Arial" w:cs="Arial" w:eastAsia="Arial" w:hAnsi="Arial"/>
                      <w:i w:val="1"/>
                      <w:sz w:val="18"/>
                      <w:szCs w:val="18"/>
                      <w:rtl w:val="0"/>
                    </w:rPr>
                    <w:delText xml:space="preserve">Reserved</w:delText>
                  </w:r>
                </w:del>
              </w:sdtContent>
            </w:sdt>
            <w:r w:rsidDel="00000000" w:rsidR="00000000" w:rsidRPr="00000000">
              <w:rPr>
                <w:rtl w:val="0"/>
              </w:rPr>
            </w:r>
          </w:p>
        </w:tc>
        <w:tc>
          <w:tcPr>
            <w:gridSpan w:val="2"/>
          </w:tcPr>
          <w:p w:rsidR="00000000" w:rsidDel="00000000" w:rsidP="00000000" w:rsidRDefault="00000000" w:rsidRPr="00000000" w14:paraId="000010D0">
            <w:pPr>
              <w:jc w:val="center"/>
              <w:rPr>
                <w:rFonts w:ascii="Arial" w:cs="Arial" w:eastAsia="Arial" w:hAnsi="Arial"/>
                <w:i w:val="1"/>
                <w:sz w:val="18"/>
                <w:szCs w:val="18"/>
              </w:rPr>
            </w:pPr>
            <w:sdt>
              <w:sdtPr>
                <w:tag w:val="goog_rdk_2008"/>
              </w:sdtPr>
              <w:sdtContent>
                <w:del w:author="davide.lenzarini@u-blox.com" w:id="155" w:date="2024-08-12T14:34:20Z"/>
                <w:sdt>
                  <w:sdtPr>
                    <w:tag w:val="goog_rdk_2009"/>
                  </w:sdtPr>
                  <w:sdtContent>
                    <w:commentRangeStart w:id="114"/>
                  </w:sdtContent>
                </w:sdt>
                <w:del w:author="davide.lenzarini@u-blox.com" w:id="155" w:date="2024-08-12T14:34:20Z">
                  <w:r w:rsidDel="00000000" w:rsidR="00000000" w:rsidRPr="00000000">
                    <w:rPr>
                      <w:rFonts w:ascii="Arial" w:cs="Arial" w:eastAsia="Arial" w:hAnsi="Arial"/>
                      <w:i w:val="1"/>
                      <w:sz w:val="18"/>
                      <w:szCs w:val="18"/>
                      <w:rtl w:val="0"/>
                    </w:rPr>
                    <w:delText xml:space="preserve">Reason Code Present</w:delText>
                  </w:r>
                </w:del>
              </w:sdtContent>
            </w:sdt>
            <w:r w:rsidDel="00000000" w:rsidR="00000000" w:rsidRPr="00000000">
              <w:rPr>
                <w:rtl w:val="0"/>
              </w:rPr>
            </w:r>
          </w:p>
        </w:tc>
        <w:tc>
          <w:tcPr>
            <w:gridSpan w:val="2"/>
          </w:tcPr>
          <w:p w:rsidR="00000000" w:rsidDel="00000000" w:rsidP="00000000" w:rsidRDefault="00000000" w:rsidRPr="00000000" w14:paraId="000010D2">
            <w:pPr>
              <w:jc w:val="center"/>
              <w:rPr>
                <w:rFonts w:ascii="Arial" w:cs="Arial" w:eastAsia="Arial" w:hAnsi="Arial"/>
                <w:i w:val="1"/>
                <w:sz w:val="18"/>
                <w:szCs w:val="18"/>
              </w:rPr>
            </w:pPr>
            <w:sdt>
              <w:sdtPr>
                <w:tag w:val="goog_rdk_2011"/>
              </w:sdtPr>
              <w:sdtContent>
                <w:del w:author="davide.lenzarini@u-blox.com" w:id="155" w:date="2024-08-12T14:34:20Z">
                  <w:r w:rsidDel="00000000" w:rsidR="00000000" w:rsidRPr="00000000">
                    <w:rPr>
                      <w:rFonts w:ascii="Arial" w:cs="Arial" w:eastAsia="Arial" w:hAnsi="Arial"/>
                      <w:i w:val="1"/>
                      <w:sz w:val="18"/>
                      <w:szCs w:val="18"/>
                      <w:rtl w:val="0"/>
                    </w:rPr>
                    <w:delText xml:space="preserve">Session Expiry Interval Present</w:delText>
                  </w:r>
                </w:del>
              </w:sdtContent>
            </w:sdt>
            <w:r w:rsidDel="00000000" w:rsidR="00000000" w:rsidRPr="00000000">
              <w:rPr>
                <w:rtl w:val="0"/>
              </w:rPr>
            </w:r>
          </w:p>
        </w:tc>
        <w:tc>
          <w:tcPr>
            <w:gridSpan w:val="3"/>
          </w:tcPr>
          <w:p w:rsidR="00000000" w:rsidDel="00000000" w:rsidP="00000000" w:rsidRDefault="00000000" w:rsidRPr="00000000" w14:paraId="000010D4">
            <w:pPr>
              <w:jc w:val="center"/>
              <w:rPr>
                <w:rFonts w:ascii="Arial" w:cs="Arial" w:eastAsia="Arial" w:hAnsi="Arial"/>
                <w:i w:val="1"/>
                <w:sz w:val="18"/>
                <w:szCs w:val="18"/>
              </w:rPr>
            </w:pPr>
            <w:sdt>
              <w:sdtPr>
                <w:tag w:val="goog_rdk_2013"/>
              </w:sdtPr>
              <w:sdtContent>
                <w:del w:author="davide.lenzarini@u-blox.com" w:id="155" w:date="2024-08-12T14:34:20Z">
                  <w:r w:rsidDel="00000000" w:rsidR="00000000" w:rsidRPr="00000000">
                    <w:rPr>
                      <w:rFonts w:ascii="Arial" w:cs="Arial" w:eastAsia="Arial" w:hAnsi="Arial"/>
                      <w:i w:val="1"/>
                      <w:sz w:val="18"/>
                      <w:szCs w:val="18"/>
                      <w:rtl w:val="0"/>
                    </w:rPr>
                    <w:delText xml:space="preserve">Reason String Present</w:delText>
                  </w:r>
                </w:del>
              </w:sdtContent>
            </w:sdt>
            <w:r w:rsidDel="00000000" w:rsidR="00000000" w:rsidRPr="00000000">
              <w:rPr>
                <w:rtl w:val="0"/>
              </w:rPr>
            </w:r>
          </w:p>
        </w:tc>
        <w:tc>
          <w:tcPr/>
          <w:p w:rsidR="00000000" w:rsidDel="00000000" w:rsidP="00000000" w:rsidRDefault="00000000" w:rsidRPr="00000000" w14:paraId="000010D7">
            <w:pPr>
              <w:jc w:val="center"/>
              <w:rPr>
                <w:rFonts w:ascii="Arial" w:cs="Arial" w:eastAsia="Arial" w:hAnsi="Arial"/>
                <w:i w:val="1"/>
                <w:sz w:val="18"/>
                <w:szCs w:val="18"/>
              </w:rPr>
            </w:pPr>
            <w:sdt>
              <w:sdtPr>
                <w:tag w:val="goog_rdk_2015"/>
              </w:sdtPr>
              <w:sdtContent>
                <w:del w:author="davide.lenzarini@u-blox.com" w:id="155" w:date="2024-08-12T14:34:20Z">
                  <w:r w:rsidDel="00000000" w:rsidR="00000000" w:rsidRPr="00000000">
                    <w:rPr>
                      <w:rFonts w:ascii="Arial" w:cs="Arial" w:eastAsia="Arial" w:hAnsi="Arial"/>
                      <w:i w:val="1"/>
                      <w:sz w:val="18"/>
                      <w:szCs w:val="18"/>
                      <w:rtl w:val="0"/>
                    </w:rPr>
                    <w:delText xml:space="preserve">Retain Registrations</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D8">
            <w:pPr>
              <w:rPr>
                <w:rFonts w:ascii="Arial" w:cs="Arial" w:eastAsia="Arial" w:hAnsi="Arial"/>
              </w:rPr>
            </w:pPr>
            <w:sdt>
              <w:sdtPr>
                <w:tag w:val="goog_rdk_2017"/>
              </w:sdtPr>
              <w:sdtContent>
                <w:del w:author="davide.lenzarini@u-blox.com" w:id="155" w:date="2024-08-12T14:34:20Z">
                  <w:commentRangeEnd w:id="114"/>
                  <w:r w:rsidDel="00000000" w:rsidR="00000000" w:rsidRPr="00000000">
                    <w:commentReference w:id="114"/>
                  </w:r>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10D9">
            <w:pPr>
              <w:jc w:val="center"/>
              <w:rPr>
                <w:rFonts w:ascii="Arial" w:cs="Arial" w:eastAsia="Arial" w:hAnsi="Arial"/>
              </w:rPr>
            </w:pPr>
            <w:sdt>
              <w:sdtPr>
                <w:tag w:val="goog_rdk_2019"/>
              </w:sdtPr>
              <w:sdtContent>
                <w:del w:author="davide.lenzarini@u-blox.com" w:id="155" w:date="2024-08-12T14:34:20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10DB">
            <w:pPr>
              <w:jc w:val="center"/>
              <w:rPr>
                <w:rFonts w:ascii="Arial" w:cs="Arial" w:eastAsia="Arial" w:hAnsi="Arial"/>
              </w:rPr>
            </w:pPr>
            <w:sdt>
              <w:sdtPr>
                <w:tag w:val="goog_rdk_2021"/>
              </w:sdtPr>
              <w:sdtContent>
                <w:del w:author="davide.lenzarini@u-blox.com" w:id="155" w:date="2024-08-12T14:34:20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10DD">
            <w:pPr>
              <w:jc w:val="center"/>
              <w:rPr>
                <w:rFonts w:ascii="Arial" w:cs="Arial" w:eastAsia="Arial" w:hAnsi="Arial"/>
              </w:rPr>
            </w:pPr>
            <w:sdt>
              <w:sdtPr>
                <w:tag w:val="goog_rdk_2023"/>
              </w:sdtPr>
              <w:sdtContent>
                <w:del w:author="davide.lenzarini@u-blox.com" w:id="155" w:date="2024-08-12T14:34:20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10DF">
            <w:pPr>
              <w:jc w:val="center"/>
              <w:rPr>
                <w:rFonts w:ascii="Arial" w:cs="Arial" w:eastAsia="Arial" w:hAnsi="Arial"/>
              </w:rPr>
            </w:pPr>
            <w:sdt>
              <w:sdtPr>
                <w:tag w:val="goog_rdk_2025"/>
              </w:sdtPr>
              <w:sdtContent>
                <w:del w:author="davide.lenzarini@u-blox.com" w:id="155" w:date="2024-08-12T14:34:20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10E1">
            <w:pPr>
              <w:jc w:val="center"/>
              <w:rPr>
                <w:rFonts w:ascii="Arial" w:cs="Arial" w:eastAsia="Arial" w:hAnsi="Arial"/>
              </w:rPr>
            </w:pPr>
            <w:sdt>
              <w:sdtPr>
                <w:tag w:val="goog_rdk_2027"/>
              </w:sdtPr>
              <w:sdtContent>
                <w:del w:author="davide.lenzarini@u-blox.com" w:id="155" w:date="2024-08-12T14:34:20Z">
                  <w:r w:rsidDel="00000000" w:rsidR="00000000" w:rsidRPr="00000000">
                    <w:rPr>
                      <w:rFonts w:ascii="Arial" w:cs="Arial" w:eastAsia="Arial" w:hAnsi="Arial"/>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10E3">
            <w:pPr>
              <w:jc w:val="center"/>
              <w:rPr>
                <w:rFonts w:ascii="Arial" w:cs="Arial" w:eastAsia="Arial" w:hAnsi="Arial"/>
              </w:rPr>
            </w:pPr>
            <w:sdt>
              <w:sdtPr>
                <w:tag w:val="goog_rdk_2029"/>
              </w:sdtPr>
              <w:sdtContent>
                <w:del w:author="davide.lenzarini@u-blox.com" w:id="155" w:date="2024-08-12T14:34:20Z">
                  <w:r w:rsidDel="00000000" w:rsidR="00000000" w:rsidRPr="00000000">
                    <w:rPr>
                      <w:rFonts w:ascii="Arial" w:cs="Arial" w:eastAsia="Arial" w:hAnsi="Arial"/>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10E5">
            <w:pPr>
              <w:jc w:val="center"/>
              <w:rPr>
                <w:rFonts w:ascii="Arial" w:cs="Arial" w:eastAsia="Arial" w:hAnsi="Arial"/>
              </w:rPr>
            </w:pPr>
            <w:sdt>
              <w:sdtPr>
                <w:tag w:val="goog_rdk_2031"/>
              </w:sdtPr>
              <w:sdtContent>
                <w:del w:author="davide.lenzarini@u-blox.com" w:id="155" w:date="2024-08-12T14:34:20Z">
                  <w:r w:rsidDel="00000000" w:rsidR="00000000" w:rsidRPr="00000000">
                    <w:rPr>
                      <w:rFonts w:ascii="Arial" w:cs="Arial" w:eastAsia="Arial" w:hAnsi="Arial"/>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10E7">
            <w:pPr>
              <w:jc w:val="center"/>
              <w:rPr>
                <w:rFonts w:ascii="Arial" w:cs="Arial" w:eastAsia="Arial" w:hAnsi="Arial"/>
              </w:rPr>
            </w:pPr>
            <w:sdt>
              <w:sdtPr>
                <w:tag w:val="goog_rdk_2033"/>
              </w:sdtPr>
              <w:sdtContent>
                <w:del w:author="davide.lenzarini@u-blox.com" w:id="155" w:date="2024-08-12T14:34:20Z">
                  <w:r w:rsidDel="00000000" w:rsidR="00000000" w:rsidRPr="00000000">
                    <w:rPr>
                      <w:rFonts w:ascii="Arial" w:cs="Arial" w:eastAsia="Arial" w:hAnsi="Arial"/>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E9">
            <w:pPr>
              <w:rPr>
                <w:rFonts w:ascii="Arial" w:cs="Arial" w:eastAsia="Arial" w:hAnsi="Arial"/>
              </w:rPr>
            </w:pPr>
            <w:sdt>
              <w:sdtPr>
                <w:tag w:val="goog_rdk_2035"/>
              </w:sdtPr>
              <w:sdtContent>
                <w:del w:author="davide.lenzarini@u-blox.com" w:id="155" w:date="2024-08-12T14:34:20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6"/>
          </w:tcPr>
          <w:p w:rsidR="00000000" w:rsidDel="00000000" w:rsidP="00000000" w:rsidRDefault="00000000" w:rsidRPr="00000000" w14:paraId="000010EA">
            <w:pPr>
              <w:jc w:val="center"/>
              <w:rPr>
                <w:rFonts w:ascii="Arial" w:cs="Arial" w:eastAsia="Arial" w:hAnsi="Arial"/>
              </w:rPr>
            </w:pPr>
            <w:sdt>
              <w:sdtPr>
                <w:tag w:val="goog_rdk_2037"/>
              </w:sdtPr>
              <w:sdtContent>
                <w:del w:author="davide.lenzarini@u-blox.com" w:id="155" w:date="2024-08-12T14:34:20Z">
                  <w:r w:rsidDel="00000000" w:rsidR="00000000" w:rsidRPr="00000000">
                    <w:rPr>
                      <w:rFonts w:ascii="Arial" w:cs="Arial" w:eastAsia="Arial" w:hAnsi="Arial"/>
                      <w:rtl w:val="0"/>
                    </w:rPr>
                    <w:delText xml:space="preserve">Reason Code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FA">
            <w:pPr>
              <w:rPr>
                <w:rFonts w:ascii="Arial" w:cs="Arial" w:eastAsia="Arial" w:hAnsi="Arial"/>
              </w:rPr>
            </w:pPr>
            <w:sdt>
              <w:sdtPr>
                <w:tag w:val="goog_rdk_2039"/>
              </w:sdtPr>
              <w:sdtContent>
                <w:del w:author="davide.lenzarini@u-blox.com" w:id="155" w:date="2024-08-12T14:34:20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6"/>
          </w:tcPr>
          <w:p w:rsidR="00000000" w:rsidDel="00000000" w:rsidP="00000000" w:rsidRDefault="00000000" w:rsidRPr="00000000" w14:paraId="000010FB">
            <w:pPr>
              <w:jc w:val="center"/>
              <w:rPr>
                <w:rFonts w:ascii="Arial" w:cs="Arial" w:eastAsia="Arial" w:hAnsi="Arial"/>
              </w:rPr>
            </w:pPr>
            <w:sdt>
              <w:sdtPr>
                <w:tag w:val="goog_rdk_2041"/>
              </w:sdtPr>
              <w:sdtContent>
                <w:del w:author="davide.lenzarini@u-blox.com" w:id="155" w:date="2024-08-12T14:34:20Z">
                  <w:r w:rsidDel="00000000" w:rsidR="00000000" w:rsidRPr="00000000">
                    <w:rPr>
                      <w:rFonts w:ascii="Arial" w:cs="Arial" w:eastAsia="Arial" w:hAnsi="Arial"/>
                      <w:rtl w:val="0"/>
                    </w:rPr>
                    <w:delText xml:space="preserve">Session Expiry Interval MSB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0B">
            <w:pPr>
              <w:rPr>
                <w:rFonts w:ascii="Arial" w:cs="Arial" w:eastAsia="Arial" w:hAnsi="Arial"/>
              </w:rPr>
            </w:pPr>
            <w:sdt>
              <w:sdtPr>
                <w:tag w:val="goog_rdk_2043"/>
              </w:sdtPr>
              <w:sdtContent>
                <w:del w:author="davide.lenzarini@u-blox.com" w:id="155" w:date="2024-08-12T14:34:20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16"/>
          </w:tcPr>
          <w:p w:rsidR="00000000" w:rsidDel="00000000" w:rsidP="00000000" w:rsidRDefault="00000000" w:rsidRPr="00000000" w14:paraId="0000110C">
            <w:pPr>
              <w:jc w:val="center"/>
              <w:rPr>
                <w:rFonts w:ascii="Arial" w:cs="Arial" w:eastAsia="Arial" w:hAnsi="Arial"/>
              </w:rPr>
            </w:pPr>
            <w:sdt>
              <w:sdtPr>
                <w:tag w:val="goog_rdk_2045"/>
              </w:sdtPr>
              <w:sdtContent>
                <w:del w:author="davide.lenzarini@u-blox.com" w:id="155" w:date="2024-08-12T14:34:20Z">
                  <w:r w:rsidDel="00000000" w:rsidR="00000000" w:rsidRPr="00000000">
                    <w:rPr>
                      <w:rFonts w:ascii="Arial" w:cs="Arial" w:eastAsia="Arial" w:hAnsi="Arial"/>
                      <w:rtl w:val="0"/>
                    </w:rPr>
                    <w:delText xml:space="preserve">Session Expiry Interval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1C">
            <w:pPr>
              <w:rPr>
                <w:rFonts w:ascii="Arial" w:cs="Arial" w:eastAsia="Arial" w:hAnsi="Arial"/>
              </w:rPr>
            </w:pPr>
            <w:sdt>
              <w:sdtPr>
                <w:tag w:val="goog_rdk_2047"/>
              </w:sdtPr>
              <w:sdtContent>
                <w:del w:author="davide.lenzarini@u-blox.com" w:id="156" w:date="2024-08-12T14:34:24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16"/>
          </w:tcPr>
          <w:p w:rsidR="00000000" w:rsidDel="00000000" w:rsidP="00000000" w:rsidRDefault="00000000" w:rsidRPr="00000000" w14:paraId="0000111D">
            <w:pPr>
              <w:jc w:val="center"/>
              <w:rPr>
                <w:rFonts w:ascii="Arial" w:cs="Arial" w:eastAsia="Arial" w:hAnsi="Arial"/>
              </w:rPr>
            </w:pPr>
            <w:sdt>
              <w:sdtPr>
                <w:tag w:val="goog_rdk_2049"/>
              </w:sdtPr>
              <w:sdtContent>
                <w:del w:author="davide.lenzarini@u-blox.com" w:id="156" w:date="2024-08-12T14:34:24Z">
                  <w:r w:rsidDel="00000000" w:rsidR="00000000" w:rsidRPr="00000000">
                    <w:rPr>
                      <w:rFonts w:ascii="Arial" w:cs="Arial" w:eastAsia="Arial" w:hAnsi="Arial"/>
                      <w:rtl w:val="0"/>
                    </w:rPr>
                    <w:delText xml:space="preserve">Session Expiry Interval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2D">
            <w:pPr>
              <w:rPr>
                <w:rFonts w:ascii="Arial" w:cs="Arial" w:eastAsia="Arial" w:hAnsi="Arial"/>
              </w:rPr>
            </w:pPr>
            <w:sdt>
              <w:sdtPr>
                <w:tag w:val="goog_rdk_2051"/>
              </w:sdtPr>
              <w:sdtContent>
                <w:del w:author="davide.lenzarini@u-blox.com" w:id="156" w:date="2024-08-12T14:34:24Z">
                  <w:r w:rsidDel="00000000" w:rsidR="00000000" w:rsidRPr="00000000">
                    <w:rPr>
                      <w:rFonts w:ascii="Arial" w:cs="Arial" w:eastAsia="Arial" w:hAnsi="Arial"/>
                      <w:rtl w:val="0"/>
                    </w:rPr>
                    <w:delText xml:space="preserve">Byte 8</w:delText>
                  </w:r>
                </w:del>
              </w:sdtContent>
            </w:sdt>
            <w:r w:rsidDel="00000000" w:rsidR="00000000" w:rsidRPr="00000000">
              <w:rPr>
                <w:rtl w:val="0"/>
              </w:rPr>
            </w:r>
          </w:p>
        </w:tc>
        <w:tc>
          <w:tcPr>
            <w:gridSpan w:val="16"/>
          </w:tcPr>
          <w:p w:rsidR="00000000" w:rsidDel="00000000" w:rsidP="00000000" w:rsidRDefault="00000000" w:rsidRPr="00000000" w14:paraId="0000112E">
            <w:pPr>
              <w:jc w:val="center"/>
              <w:rPr>
                <w:rFonts w:ascii="Arial" w:cs="Arial" w:eastAsia="Arial" w:hAnsi="Arial"/>
              </w:rPr>
            </w:pPr>
            <w:sdt>
              <w:sdtPr>
                <w:tag w:val="goog_rdk_2053"/>
              </w:sdtPr>
              <w:sdtContent>
                <w:del w:author="davide.lenzarini@u-blox.com" w:id="156" w:date="2024-08-12T14:34:24Z">
                  <w:r w:rsidDel="00000000" w:rsidR="00000000" w:rsidRPr="00000000">
                    <w:rPr>
                      <w:rFonts w:ascii="Arial" w:cs="Arial" w:eastAsia="Arial" w:hAnsi="Arial"/>
                      <w:rtl w:val="0"/>
                    </w:rPr>
                    <w:delText xml:space="preserve">Session Expiry Interval LSB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3E">
            <w:pPr>
              <w:rPr>
                <w:rFonts w:ascii="Arial" w:cs="Arial" w:eastAsia="Arial" w:hAnsi="Arial"/>
              </w:rPr>
            </w:pPr>
            <w:sdt>
              <w:sdtPr>
                <w:tag w:val="goog_rdk_2055"/>
              </w:sdtPr>
              <w:sdtContent>
                <w:del w:author="davide.lenzarini@u-blox.com" w:id="156" w:date="2024-08-12T14:34:24Z">
                  <w:r w:rsidDel="00000000" w:rsidR="00000000" w:rsidRPr="00000000">
                    <w:rPr>
                      <w:rFonts w:ascii="Arial" w:cs="Arial" w:eastAsia="Arial" w:hAnsi="Arial"/>
                      <w:rtl w:val="0"/>
                    </w:rPr>
                    <w:delText xml:space="preserve">Bytes 9..N</w:delText>
                  </w:r>
                </w:del>
              </w:sdtContent>
            </w:sdt>
            <w:r w:rsidDel="00000000" w:rsidR="00000000" w:rsidRPr="00000000">
              <w:rPr>
                <w:rtl w:val="0"/>
              </w:rPr>
            </w:r>
          </w:p>
        </w:tc>
        <w:tc>
          <w:tcPr>
            <w:gridSpan w:val="16"/>
          </w:tcPr>
          <w:p w:rsidR="00000000" w:rsidDel="00000000" w:rsidP="00000000" w:rsidRDefault="00000000" w:rsidRPr="00000000" w14:paraId="0000113F">
            <w:pPr>
              <w:keepNext w:val="1"/>
              <w:jc w:val="center"/>
              <w:rPr>
                <w:rFonts w:ascii="Arial" w:cs="Arial" w:eastAsia="Arial" w:hAnsi="Arial"/>
              </w:rPr>
            </w:pPr>
            <w:sdt>
              <w:sdtPr>
                <w:tag w:val="goog_rdk_2057"/>
              </w:sdtPr>
              <w:sdtContent>
                <w:del w:author="davide.lenzarini@u-blox.com" w:id="156" w:date="2024-08-12T14:34:24Z">
                  <w:r w:rsidDel="00000000" w:rsidR="00000000" w:rsidRPr="00000000">
                    <w:rPr>
                      <w:rFonts w:ascii="Arial" w:cs="Arial" w:eastAsia="Arial" w:hAnsi="Arial"/>
                      <w:rtl w:val="0"/>
                    </w:rPr>
                    <w:delText xml:space="preserve">Reason String (optional)</w:delText>
                  </w:r>
                </w:del>
              </w:sdtContent>
            </w:sdt>
            <w:r w:rsidDel="00000000" w:rsidR="00000000" w:rsidRPr="00000000">
              <w:rPr>
                <w:rtl w:val="0"/>
              </w:rPr>
            </w:r>
          </w:p>
        </w:tc>
      </w:tr>
    </w:tbl>
    <w:p w:rsidR="00000000" w:rsidDel="00000000" w:rsidP="00000000" w:rsidRDefault="00000000" w:rsidRPr="00000000" w14:paraId="00001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150">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2058"/>
        </w:sdtPr>
        <w:sdtContent>
          <w:commentRangeStart w:id="115"/>
        </w:sdtContent>
      </w:sdt>
      <w:r w:rsidDel="00000000" w:rsidR="00000000" w:rsidRPr="00000000">
        <w:rPr>
          <w:rFonts w:ascii="Arial" w:cs="Arial" w:eastAsia="Arial" w:hAnsi="Arial"/>
          <w:rtl w:val="0"/>
        </w:rPr>
        <w:t xml:space="preserve">wants to </w:t>
      </w:r>
      <w:commentRangeEnd w:id="115"/>
      <w:r w:rsidDel="00000000" w:rsidR="00000000" w:rsidRPr="00000000">
        <w:commentReference w:id="115"/>
      </w:r>
      <w:r w:rsidDel="00000000" w:rsidR="00000000" w:rsidRPr="00000000">
        <w:rPr>
          <w:rFonts w:ascii="Arial" w:cs="Arial" w:eastAsia="Arial" w:hAnsi="Arial"/>
          <w:rtl w:val="0"/>
        </w:rPr>
        <w:t xml:space="preserve">delete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 Virtual connection. </w:t>
      </w:r>
      <w:sdt>
        <w:sdtPr>
          <w:tag w:val="goog_rdk_2059"/>
        </w:sdtPr>
        <w:sdtContent>
          <w:commentRangeStart w:id="116"/>
        </w:sdtContent>
      </w:sdt>
      <w:sdt>
        <w:sdtPr>
          <w:tag w:val="goog_rdk_2060"/>
        </w:sdtPr>
        <w:sdtContent>
          <w:commentRangeStart w:id="117"/>
        </w:sdtContent>
      </w:sdt>
      <w:sdt>
        <w:sdtPr>
          <w:tag w:val="goog_rdk_2061"/>
        </w:sdtPr>
        <w:sdtContent>
          <w:commentRangeStart w:id="118"/>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116"/>
      <w:r w:rsidDel="00000000" w:rsidR="00000000" w:rsidRPr="00000000">
        <w:commentReference w:id="116"/>
      </w:r>
      <w:commentRangeEnd w:id="117"/>
      <w:r w:rsidDel="00000000" w:rsidR="00000000" w:rsidRPr="00000000">
        <w:commentReference w:id="117"/>
      </w:r>
      <w:commentRangeEnd w:id="118"/>
      <w:r w:rsidDel="00000000" w:rsidR="00000000" w:rsidRPr="00000000">
        <w:commentReference w:id="118"/>
      </w:r>
      <w:r w:rsidDel="00000000" w:rsidR="00000000" w:rsidRPr="00000000">
        <w:rPr>
          <w:rFonts w:ascii="Arial" w:cs="Arial" w:eastAsia="Arial" w:hAnsi="Arial"/>
          <w:rtl w:val="0"/>
        </w:rPr>
        <w:t xml:space="preserve"> </w:t>
      </w:r>
      <w:sdt>
        <w:sdtPr>
          <w:tag w:val="goog_rdk_2062"/>
        </w:sdtPr>
        <w:sdtContent>
          <w:commentRangeStart w:id="119"/>
        </w:sdtContent>
      </w:sdt>
      <w:r w:rsidDel="00000000" w:rsidR="00000000" w:rsidRPr="00000000">
        <w:rPr>
          <w:rFonts w:ascii="Arial" w:cs="Arial" w:eastAsia="Arial" w:hAnsi="Arial"/>
          <w:rtl w:val="0"/>
        </w:rPr>
        <w:t xml:space="preserve">A server </w:t>
      </w:r>
      <w:sdt>
        <w:sdtPr>
          <w:tag w:val="goog_rdk_2063"/>
        </w:sdtPr>
        <w:sdtContent>
          <w:del w:author="davide.lenzarini@u-blox.com" w:id="157" w:date="2024-08-07T09:58:45Z">
            <w:r w:rsidDel="00000000" w:rsidR="00000000" w:rsidRPr="00000000">
              <w:rPr>
                <w:rFonts w:ascii="Arial" w:cs="Arial" w:eastAsia="Arial" w:hAnsi="Arial"/>
                <w:rtl w:val="0"/>
              </w:rPr>
              <w:delText xml:space="preserve">or gateway </w:delText>
            </w:r>
          </w:del>
        </w:sdtContent>
      </w:sdt>
      <w:r w:rsidDel="00000000" w:rsidR="00000000" w:rsidRPr="00000000">
        <w:rPr>
          <w:rFonts w:ascii="Arial" w:cs="Arial" w:eastAsia="Arial" w:hAnsi="Arial"/>
          <w:rtl w:val="0"/>
        </w:rPr>
        <w:t xml:space="preserve">may also send a DISCONNECT to a client</w:t>
      </w:r>
      <w:sdt>
        <w:sdtPr>
          <w:tag w:val="goog_rdk_2064"/>
        </w:sdtPr>
        <w:sdtContent>
          <w:del w:author="davide.lenzarini@u-blox.com" w:id="158" w:date="2024-08-07T09:58:56Z">
            <w:r w:rsidDel="00000000" w:rsidR="00000000" w:rsidRPr="00000000">
              <w:rPr>
                <w:rFonts w:ascii="Arial" w:cs="Arial" w:eastAsia="Arial" w:hAnsi="Arial"/>
                <w:rtl w:val="0"/>
              </w:rPr>
              <w:delText xml:space="preserve">, e.g. in case a gateway,</w:delText>
            </w:r>
          </w:del>
        </w:sdtContent>
      </w:sdt>
      <w:r w:rsidDel="00000000" w:rsidR="00000000" w:rsidRPr="00000000">
        <w:rPr>
          <w:rFonts w:ascii="Arial" w:cs="Arial" w:eastAsia="Arial" w:hAnsi="Arial"/>
          <w:rtl w:val="0"/>
        </w:rPr>
        <w:t xml:space="preserve"> due to an error</w:t>
      </w:r>
      <w:sdt>
        <w:sdtPr>
          <w:tag w:val="goog_rdk_2065"/>
        </w:sdtPr>
        <w:sdtContent>
          <w:ins w:author="davide.lenzarini@u-blox.com" w:id="159" w:date="2024-08-07T09:59:08Z">
            <w:r w:rsidDel="00000000" w:rsidR="00000000" w:rsidRPr="00000000">
              <w:rPr>
                <w:rFonts w:ascii="Arial" w:cs="Arial" w:eastAsia="Arial" w:hAnsi="Arial"/>
                <w:rtl w:val="0"/>
              </w:rPr>
              <w:t xml:space="preserve"> when for instance it</w:t>
            </w:r>
          </w:ins>
        </w:sdtContent>
      </w:sdt>
      <w:sdt>
        <w:sdtPr>
          <w:tag w:val="goog_rdk_2066"/>
        </w:sdtPr>
        <w:sdtContent>
          <w:del w:author="davide.lenzarini@u-blox.com" w:id="159" w:date="2024-08-07T09:59:08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cannot map a received packet to </w:t>
      </w:r>
      <w:sdt>
        <w:sdtPr>
          <w:tag w:val="goog_rdk_2067"/>
        </w:sdtPr>
        <w:sdtContent>
          <w:ins w:author="davide.lenzarini@u-blox.com" w:id="160" w:date="2024-08-07T09:59:31Z">
            <w:r w:rsidDel="00000000" w:rsidR="00000000" w:rsidRPr="00000000">
              <w:rPr>
                <w:rFonts w:ascii="Arial" w:cs="Arial" w:eastAsia="Arial" w:hAnsi="Arial"/>
                <w:rtl w:val="0"/>
              </w:rPr>
              <w:t xml:space="preserve">the</w:t>
            </w:r>
          </w:ins>
        </w:sdtContent>
      </w:sdt>
      <w:sdt>
        <w:sdtPr>
          <w:tag w:val="goog_rdk_2068"/>
        </w:sdtPr>
        <w:sdtContent>
          <w:del w:author="davide.lenzarini@u-blox.com" w:id="160" w:date="2024-08-07T09:59:31Z">
            <w:r w:rsidDel="00000000" w:rsidR="00000000" w:rsidRPr="00000000">
              <w:rPr>
                <w:rFonts w:ascii="Arial" w:cs="Arial" w:eastAsia="Arial" w:hAnsi="Arial"/>
                <w:rtl w:val="0"/>
              </w:rPr>
              <w:delText xml:space="preserve">a</w:delText>
            </w:r>
          </w:del>
        </w:sdtContent>
      </w:sdt>
      <w:r w:rsidDel="00000000" w:rsidR="00000000" w:rsidRPr="00000000">
        <w:rPr>
          <w:rFonts w:ascii="Arial" w:cs="Arial" w:eastAsia="Arial" w:hAnsi="Arial"/>
          <w:rtl w:val="0"/>
        </w:rPr>
        <w:t xml:space="preserve"> client. </w:t>
      </w:r>
      <w:commentRangeEnd w:id="119"/>
      <w:r w:rsidDel="00000000" w:rsidR="00000000" w:rsidRPr="00000000">
        <w:commentReference w:id="119"/>
      </w:r>
      <w:sdt>
        <w:sdtPr>
          <w:tag w:val="goog_rdk_2069"/>
        </w:sdtPr>
        <w:sdtContent>
          <w:commentRangeStart w:id="120"/>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120"/>
      <w:r w:rsidDel="00000000" w:rsidR="00000000" w:rsidRPr="00000000">
        <w:commentReference w:id="120"/>
      </w:r>
      <w:r w:rsidDel="00000000" w:rsidR="00000000" w:rsidRPr="00000000">
        <w:rPr>
          <w:rtl w:val="0"/>
        </w:rPr>
      </w:r>
    </w:p>
    <w:p w:rsidR="00000000" w:rsidDel="00000000" w:rsidP="00000000" w:rsidRDefault="00000000" w:rsidRPr="00000000" w14:paraId="00001151">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[MQTT-SN-3.23-1].</w:t>
      </w:r>
      <w:r w:rsidDel="00000000" w:rsidR="00000000" w:rsidRPr="00000000">
        <w:rPr>
          <w:rtl w:val="0"/>
        </w:rPr>
      </w:r>
    </w:p>
    <w:p w:rsidR="00000000" w:rsidDel="00000000" w:rsidP="00000000" w:rsidRDefault="00000000" w:rsidRPr="00000000" w14:paraId="00001152">
      <w:pPr>
        <w:spacing w:after="306" w:lineRule="auto"/>
        <w:ind w:right="4"/>
        <w:rPr>
          <w:rFonts w:ascii="Arial" w:cs="Arial" w:eastAsia="Arial" w:hAnsi="Arial"/>
        </w:rPr>
      </w:pPr>
      <w:sdt>
        <w:sdtPr>
          <w:tag w:val="goog_rdk_2070"/>
        </w:sdtPr>
        <w:sdtContent>
          <w:commentRangeStart w:id="121"/>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121"/>
      <w:r w:rsidDel="00000000" w:rsidR="00000000" w:rsidRPr="00000000">
        <w:commentReference w:id="121"/>
      </w:r>
      <w:r w:rsidDel="00000000" w:rsidR="00000000" w:rsidRPr="00000000">
        <w:rPr>
          <w:rtl w:val="0"/>
        </w:rPr>
      </w:r>
    </w:p>
    <w:p w:rsidR="00000000" w:rsidDel="00000000" w:rsidP="00000000" w:rsidRDefault="00000000" w:rsidRPr="00000000" w14:paraId="00001153">
      <w:pPr>
        <w:pStyle w:val="Heading4"/>
        <w:ind w:left="0" w:right="4" w:firstLine="0"/>
        <w:rPr>
          <w:rFonts w:ascii="Arial" w:cs="Arial" w:eastAsia="Arial" w:hAnsi="Arial"/>
        </w:rPr>
      </w:pPr>
      <w:bookmarkStart w:colFirst="0" w:colLast="0" w:name="_heading=h.2gb3jie" w:id="180"/>
      <w:bookmarkEnd w:id="180"/>
      <w:r w:rsidDel="00000000" w:rsidR="00000000" w:rsidRPr="00000000">
        <w:rPr>
          <w:rFonts w:ascii="Arial" w:cs="Arial" w:eastAsia="Arial" w:hAnsi="Arial"/>
          <w:rtl w:val="0"/>
        </w:rPr>
        <w:t xml:space="preserve">3.23.1 Length &amp; Packet Type</w:t>
      </w:r>
    </w:p>
    <w:p w:rsidR="00000000" w:rsidDel="00000000" w:rsidP="00000000" w:rsidRDefault="00000000" w:rsidRPr="00000000" w14:paraId="0000115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155">
      <w:pPr>
        <w:pStyle w:val="Heading4"/>
        <w:ind w:left="0" w:firstLine="0"/>
        <w:rPr>
          <w:rFonts w:ascii="Arial" w:cs="Arial" w:eastAsia="Arial" w:hAnsi="Arial"/>
        </w:rPr>
      </w:pPr>
      <w:bookmarkStart w:colFirst="0" w:colLast="0" w:name="_heading=h.vgdtq7" w:id="181"/>
      <w:bookmarkEnd w:id="181"/>
      <w:r w:rsidDel="00000000" w:rsidR="00000000" w:rsidRPr="00000000">
        <w:rPr>
          <w:rFonts w:ascii="Arial" w:cs="Arial" w:eastAsia="Arial" w:hAnsi="Arial"/>
          <w:rtl w:val="0"/>
        </w:rPr>
        <w:t xml:space="preserve">3.23.2 Disconnect Flags</w:t>
      </w:r>
    </w:p>
    <w:sdt>
      <w:sdtPr>
        <w:tag w:val="goog_rdk_2072"/>
      </w:sdtPr>
      <w:sdtContent>
        <w:p w:rsidR="00000000" w:rsidDel="00000000" w:rsidP="00000000" w:rsidRDefault="00000000" w:rsidRPr="00000000" w14:paraId="00001156">
          <w:pPr>
            <w:rPr>
              <w:del w:author="davide.lenzarini@u-blox.com" w:id="161" w:date="2024-08-07T10:00:39Z"/>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w:t>
          </w:r>
          <w:sdt>
            <w:sdtPr>
              <w:tag w:val="goog_rdk_2071"/>
            </w:sdtPr>
            <w:sdtContent>
              <w:del w:author="davide.lenzarini@u-blox.com" w:id="161" w:date="2024-08-07T10:00:39Z">
                <w:r w:rsidDel="00000000" w:rsidR="00000000" w:rsidRPr="00000000">
                  <w:rPr>
                    <w:rFonts w:ascii="Arial" w:cs="Arial" w:eastAsia="Arial" w:hAnsi="Arial"/>
                    <w:color w:val="000000"/>
                    <w:rtl w:val="0"/>
                  </w:rPr>
                  <w:delText xml:space="preserve">located at byte </w:delText>
                </w:r>
                <w:r w:rsidDel="00000000" w:rsidR="00000000" w:rsidRPr="00000000">
                  <w:rPr>
                    <w:rFonts w:ascii="Arial" w:cs="Arial" w:eastAsia="Arial" w:hAnsi="Arial"/>
                    <w:rtl w:val="0"/>
                  </w:rPr>
                  <w:delText xml:space="preserve">3</w:delText>
                </w:r>
                <w:r w:rsidDel="00000000" w:rsidR="00000000" w:rsidRPr="00000000">
                  <w:rPr>
                    <w:rFonts w:ascii="Arial" w:cs="Arial" w:eastAsia="Arial" w:hAnsi="Arial"/>
                    <w:color w:val="000000"/>
                    <w:rtl w:val="0"/>
                  </w:rPr>
                  <w:delText xml:space="preserve"> which contains parameters specifying the behavior of the MQTT-SN sleep on the gateway. </w:delText>
                </w:r>
              </w:del>
            </w:sdtContent>
          </w:sdt>
        </w:p>
      </w:sdtContent>
    </w:sdt>
    <w:sdt>
      <w:sdtPr>
        <w:tag w:val="goog_rdk_2073"/>
      </w:sdtPr>
      <w:sdtContent>
        <w:p w:rsidR="00000000" w:rsidDel="00000000" w:rsidP="00000000" w:rsidRDefault="00000000" w:rsidRPr="00000000" w14:paraId="00001157">
          <w:pPr>
            <w:rPr>
              <w:rFonts w:ascii="Arial" w:cs="Arial" w:eastAsia="Arial" w:hAnsi="Arial"/>
            </w:rPr>
            <w:pPrChange w:author="davide.lenzarini@u-blox.com" w:id="0" w:date="2024-08-07T10:00:39Z">
              <w:pPr>
                <w:ind w:right="4"/>
              </w:pPr>
            </w:pPrChange>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sdtContent>
    </w:sdt>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15D">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2074"/>
        </w:sdtPr>
        <w:sdtContent>
          <w:commentRangeStart w:id="122"/>
        </w:sdtContent>
      </w:sdt>
      <w:r w:rsidDel="00000000" w:rsidR="00000000" w:rsidRPr="00000000">
        <w:rPr>
          <w:rFonts w:ascii="Arial" w:cs="Arial" w:eastAsia="Arial" w:hAnsi="Arial"/>
          <w:highlight w:val="yellow"/>
          <w:rtl w:val="0"/>
        </w:rPr>
        <w:t xml:space="preserve">Gateway</w:t>
      </w:r>
      <w:commentRangeEnd w:id="122"/>
      <w:r w:rsidDel="00000000" w:rsidR="00000000" w:rsidRPr="00000000">
        <w:commentReference w:id="122"/>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15E">
      <w:pPr>
        <w:pStyle w:val="Heading4"/>
        <w:ind w:left="0" w:right="4" w:firstLine="0"/>
        <w:rPr>
          <w:rFonts w:ascii="Arial" w:cs="Arial" w:eastAsia="Arial" w:hAnsi="Arial"/>
        </w:rPr>
      </w:pPr>
      <w:bookmarkStart w:colFirst="0" w:colLast="0" w:name="_heading=h.3fg1ce0" w:id="182"/>
      <w:bookmarkEnd w:id="182"/>
      <w:r w:rsidDel="00000000" w:rsidR="00000000" w:rsidRPr="00000000">
        <w:rPr>
          <w:rFonts w:ascii="Arial" w:cs="Arial" w:eastAsia="Arial" w:hAnsi="Arial"/>
          <w:rtl w:val="0"/>
        </w:rPr>
        <w:t xml:space="preserve">3.23.3 Reason Code</w:t>
      </w:r>
    </w:p>
    <w:p w:rsidR="00000000" w:rsidDel="00000000" w:rsidP="00000000" w:rsidRDefault="00000000" w:rsidRPr="00000000" w14:paraId="0000115F">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w:t>
      </w:r>
      <w:sdt>
        <w:sdtPr>
          <w:tag w:val="goog_rdk_2075"/>
        </w:sdtPr>
        <w:sdtContent>
          <w:del w:author="davide.lenzarini@u-blox.com" w:id="163" w:date="2024-08-07T10:06:18Z">
            <w:r w:rsidDel="00000000" w:rsidR="00000000" w:rsidRPr="00000000">
              <w:rPr>
                <w:rFonts w:ascii="Arial" w:cs="Arial" w:eastAsia="Arial" w:hAnsi="Arial"/>
                <w:rtl w:val="0"/>
              </w:rPr>
              <w:delText xml:space="preserve">If provided, Byte 3 in the DISCONNECT control packet holds the Reason Code of the disconnection. </w:delText>
            </w:r>
          </w:del>
        </w:sdtContent>
      </w:sdt>
      <w:r w:rsidDel="00000000" w:rsidR="00000000" w:rsidRPr="00000000">
        <w:rPr>
          <w:rFonts w:ascii="Arial" w:cs="Arial" w:eastAsia="Arial" w:hAnsi="Arial"/>
          <w:rtl w:val="0"/>
        </w:rPr>
        <w:t xml:space="preserve">If not provided, 0x00 (Normal disconnection) is assumed. </w:t>
      </w:r>
    </w:p>
    <w:p w:rsidR="00000000" w:rsidDel="00000000" w:rsidP="00000000" w:rsidRDefault="00000000" w:rsidRPr="00000000" w14:paraId="00001160">
      <w:pPr>
        <w:spacing w:after="174" w:before="0" w:line="248.00000000000006" w:lineRule="auto"/>
        <w:ind w:right="4"/>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[MQTT-SN-3.23.3-1].</w:t>
      </w:r>
    </w:p>
    <w:p w:rsidR="00000000" w:rsidDel="00000000" w:rsidP="00000000" w:rsidRDefault="00000000" w:rsidRPr="00000000" w14:paraId="00001161">
      <w:pPr>
        <w:pStyle w:val="Heading4"/>
        <w:ind w:left="0" w:right="4" w:firstLine="0"/>
        <w:rPr>
          <w:rFonts w:ascii="Arial" w:cs="Arial" w:eastAsia="Arial" w:hAnsi="Arial"/>
        </w:rPr>
      </w:pPr>
      <w:bookmarkStart w:colFirst="0" w:colLast="0" w:name="_heading=h.1ulbmlt" w:id="183"/>
      <w:bookmarkEnd w:id="183"/>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162">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w:t>
      </w:r>
      <w:sdt>
        <w:sdtPr>
          <w:tag w:val="goog_rdk_2076"/>
        </w:sdtPr>
        <w:sdtContent>
          <w:ins w:author="davide.lenzarini@u-blox.com" w:id="164" w:date="2024-08-07T10:07:20Z">
            <w:r w:rsidDel="00000000" w:rsidR="00000000" w:rsidRPr="00000000">
              <w:rPr>
                <w:rFonts w:ascii="Arial" w:cs="Arial" w:eastAsia="Arial" w:hAnsi="Arial"/>
                <w:rtl w:val="0"/>
              </w:rPr>
              <w:t xml:space="preserve">4.15</w:t>
            </w:r>
          </w:ins>
        </w:sdtContent>
      </w:sdt>
      <w:sdt>
        <w:sdtPr>
          <w:tag w:val="goog_rdk_2077"/>
        </w:sdtPr>
        <w:sdtContent>
          <w:del w:author="davide.lenzarini@u-blox.com" w:id="164" w:date="2024-08-07T10:07:20Z">
            <w:r w:rsidDel="00000000" w:rsidR="00000000" w:rsidRPr="00000000">
              <w:rPr>
                <w:rFonts w:ascii="Arial" w:cs="Arial" w:eastAsia="Arial" w:hAnsi="Arial"/>
                <w:rtl w:val="0"/>
              </w:rPr>
              <w:delText xml:space="preserve">3.19</w:delText>
            </w:r>
          </w:del>
        </w:sdtContent>
      </w:sdt>
      <w:r w:rsidDel="00000000" w:rsidR="00000000" w:rsidRPr="00000000">
        <w:rPr>
          <w:rFonts w:ascii="Arial" w:cs="Arial" w:eastAsia="Arial" w:hAnsi="Arial"/>
          <w:rtl w:val="0"/>
        </w:rPr>
        <w:t xml:space="preserve"> for further details. At this point the keep alive timer becomes obsolete until the device issues a new CONNECT.</w:t>
      </w:r>
    </w:p>
    <w:p w:rsidR="00000000" w:rsidDel="00000000" w:rsidP="00000000" w:rsidRDefault="00000000" w:rsidRPr="00000000" w14:paraId="00001163">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[MQTT–SN-3.23.4-1].</w:t>
      </w:r>
    </w:p>
    <w:p w:rsidR="00000000" w:rsidDel="00000000" w:rsidP="00000000" w:rsidRDefault="00000000" w:rsidRPr="00000000" w14:paraId="00001164">
      <w:pPr>
        <w:pStyle w:val="Heading4"/>
        <w:ind w:left="0" w:right="4" w:firstLine="0"/>
        <w:rPr>
          <w:rFonts w:ascii="Arial" w:cs="Arial" w:eastAsia="Arial" w:hAnsi="Arial"/>
        </w:rPr>
      </w:pPr>
      <w:bookmarkStart w:colFirst="0" w:colLast="0" w:name="_heading=h.4ekz59m" w:id="184"/>
      <w:bookmarkEnd w:id="184"/>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23.5 </w:t>
      </w:r>
      <w:r w:rsidDel="00000000" w:rsidR="00000000" w:rsidRPr="00000000">
        <w:rPr>
          <w:rFonts w:ascii="Arial" w:cs="Arial" w:eastAsia="Arial" w:hAnsi="Arial"/>
          <w:rtl w:val="0"/>
        </w:rPr>
        <w:t xml:space="preserve">Reason String</w:t>
      </w:r>
      <w:r w:rsidDel="00000000" w:rsidR="00000000" w:rsidRPr="00000000">
        <w:rPr>
          <w:rtl w:val="0"/>
        </w:rPr>
      </w:r>
    </w:p>
    <w:p w:rsidR="00000000" w:rsidDel="00000000" w:rsidP="00000000" w:rsidRDefault="00000000" w:rsidRPr="00000000" w14:paraId="00001165">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166">
      <w:pPr>
        <w:pStyle w:val="Heading4"/>
        <w:keepNext w:val="0"/>
        <w:pBdr>
          <w:top w:color="auto" w:space="0" w:sz="0" w:val="none"/>
        </w:pBdr>
        <w:spacing w:after="80" w:before="280" w:lineRule="auto"/>
        <w:ind w:left="-15" w:firstLine="0"/>
        <w:rPr/>
      </w:pPr>
      <w:bookmarkStart w:colFirst="0" w:colLast="0" w:name="_heading=h.wsl51zt8cr34" w:id="185"/>
      <w:bookmarkEnd w:id="185"/>
      <w:r w:rsidDel="00000000" w:rsidR="00000000" w:rsidRPr="00000000">
        <w:rPr>
          <w:rtl w:val="0"/>
        </w:rPr>
        <w:t xml:space="preserve">3.</w:t>
      </w:r>
      <w:r w:rsidDel="00000000" w:rsidR="00000000" w:rsidRPr="00000000">
        <w:rPr>
          <w:rtl w:val="0"/>
        </w:rPr>
        <w:t xml:space="preserve">23.6 DISCONNECT Actions</w:t>
      </w:r>
    </w:p>
    <w:p w:rsidR="00000000" w:rsidDel="00000000" w:rsidP="00000000" w:rsidRDefault="00000000" w:rsidRPr="00000000" w14:paraId="00001167">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1168">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[MQTT-SN-3.23.6-1]</w:t>
      </w:r>
      <w:r w:rsidDel="00000000" w:rsidR="00000000" w:rsidRPr="00000000">
        <w:rPr>
          <w:rFonts w:ascii="Arial" w:cs="Arial" w:eastAsia="Arial" w:hAnsi="Arial"/>
          <w:rtl w:val="0"/>
        </w:rPr>
        <w:t xml:space="preserve">.</w:t>
      </w:r>
    </w:p>
    <w:p w:rsidR="00000000" w:rsidDel="00000000" w:rsidP="00000000" w:rsidRDefault="00000000" w:rsidRPr="00000000" w14:paraId="00001169">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Server</w:t>
      </w:r>
      <w:r w:rsidDel="00000000" w:rsidR="00000000" w:rsidRPr="00000000">
        <w:rPr>
          <w:rFonts w:ascii="Arial" w:cs="Arial" w:eastAsia="Arial" w:hAnsi="Arial"/>
          <w:rtl w:val="0"/>
        </w:rPr>
        <w:t xml:space="preserve">:</w:t>
      </w:r>
    </w:p>
    <w:p w:rsidR="00000000" w:rsidDel="00000000" w:rsidP="00000000" w:rsidRDefault="00000000" w:rsidRPr="00000000" w14:paraId="0000116A">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[MQTT-SN-3.23.6-2]</w:t>
      </w:r>
      <w:r w:rsidDel="00000000" w:rsidR="00000000" w:rsidRPr="00000000">
        <w:rPr>
          <w:rFonts w:ascii="Arial" w:cs="Arial" w:eastAsia="Arial" w:hAnsi="Arial"/>
          <w:rtl w:val="0"/>
        </w:rPr>
        <w:t xml:space="preserve">.</w:t>
      </w:r>
    </w:p>
    <w:p w:rsidR="00000000" w:rsidDel="00000000" w:rsidP="00000000" w:rsidRDefault="00000000" w:rsidRPr="00000000" w14:paraId="0000116B">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DISCONNECT packet the Client:</w:t>
      </w:r>
    </w:p>
    <w:p w:rsidR="00000000" w:rsidDel="00000000" w:rsidP="00000000" w:rsidRDefault="00000000" w:rsidRPr="00000000" w14:paraId="0000116C">
      <w:pPr>
        <w:numPr>
          <w:ilvl w:val="0"/>
          <w:numId w:val="11"/>
        </w:numPr>
        <w:spacing w:after="240" w:before="0" w:lineRule="auto"/>
        <w:ind w:left="720" w:right="0" w:hanging="360"/>
        <w:rPr>
          <w:rFonts w:ascii="Arial" w:cs="Arial" w:eastAsia="Arial" w:hAnsi="Arial"/>
          <w:shd w:fill="auto" w:val="clear"/>
        </w:rPr>
      </w:pPr>
      <w:sdt>
        <w:sdtPr>
          <w:tag w:val="goog_rdk_2078"/>
        </w:sdtPr>
        <w:sdtContent>
          <w:commentRangeStart w:id="123"/>
        </w:sdtContent>
      </w:sdt>
      <w:r w:rsidDel="00000000" w:rsidR="00000000" w:rsidRPr="00000000">
        <w:rPr>
          <w:rFonts w:ascii="Arial" w:cs="Arial" w:eastAsia="Arial" w:hAnsi="Arial"/>
          <w:shd w:fill="auto" w:val="clear"/>
          <w:rtl w:val="0"/>
        </w:rPr>
        <w:t xml:space="preserve">SHOULD wait for a DISCONNECT packet in response from the Server.</w:t>
      </w:r>
      <w:commentRangeEnd w:id="123"/>
      <w:r w:rsidDel="00000000" w:rsidR="00000000" w:rsidRPr="00000000">
        <w:commentReference w:id="123"/>
      </w:r>
      <w:r w:rsidDel="00000000" w:rsidR="00000000" w:rsidRPr="00000000">
        <w:rPr>
          <w:rtl w:val="0"/>
        </w:rPr>
      </w:r>
    </w:p>
    <w:p w:rsidR="00000000" w:rsidDel="00000000" w:rsidP="00000000" w:rsidRDefault="00000000" w:rsidRPr="00000000" w14:paraId="0000116D">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116E">
      <w:pPr>
        <w:numPr>
          <w:ilvl w:val="0"/>
          <w:numId w:val="36"/>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3.4.9</w:t>
        </w:r>
      </w:hyperlink>
      <w:r w:rsidDel="00000000" w:rsidR="00000000" w:rsidRPr="00000000">
        <w:rPr>
          <w:rFonts w:ascii="Arial" w:cs="Arial" w:eastAsia="Arial" w:hAnsi="Arial"/>
          <w:rtl w:val="0"/>
        </w:rPr>
        <w:t xml:space="preserve">.</w:t>
      </w:r>
    </w:p>
    <w:p w:rsidR="00000000" w:rsidDel="00000000" w:rsidP="00000000" w:rsidRDefault="00000000" w:rsidRPr="00000000" w14:paraId="0000116F">
      <w:pPr>
        <w:numPr>
          <w:ilvl w:val="0"/>
          <w:numId w:val="36"/>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send a DISCONNECT packet in response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[MQTT-SN-3.23.6-4], </w:t>
      </w:r>
      <w:r w:rsidDel="00000000" w:rsidR="00000000" w:rsidRPr="00000000">
        <w:rPr>
          <w:rFonts w:ascii="Arial" w:cs="Arial" w:eastAsia="Arial" w:hAnsi="Arial"/>
          <w:color w:val="000000"/>
          <w:rtl w:val="0"/>
        </w:rPr>
        <w:t xml:space="preserve">and SHOULD delete the Virtual Connection</w:t>
      </w:r>
      <w:r w:rsidDel="00000000" w:rsidR="00000000" w:rsidRPr="00000000">
        <w:rPr>
          <w:rFonts w:ascii="Arial" w:cs="Arial" w:eastAsia="Arial" w:hAnsi="Arial"/>
          <w:rtl w:val="0"/>
        </w:rPr>
        <w:t xml:space="preserve">.</w:t>
      </w:r>
    </w:p>
    <w:p w:rsidR="00000000" w:rsidDel="00000000" w:rsidP="00000000" w:rsidRDefault="00000000" w:rsidRPr="00000000" w14:paraId="0000117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Client:</w:t>
      </w:r>
    </w:p>
    <w:p w:rsidR="00000000" w:rsidDel="00000000" w:rsidP="00000000" w:rsidRDefault="00000000" w:rsidRPr="00000000" w14:paraId="00001171">
      <w:pPr>
        <w:numPr>
          <w:ilvl w:val="0"/>
          <w:numId w:val="16"/>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the Virtual Connection.</w:t>
      </w:r>
    </w:p>
    <w:p w:rsidR="00000000" w:rsidDel="00000000" w:rsidP="00000000" w:rsidRDefault="00000000" w:rsidRPr="00000000" w14:paraId="00001172">
      <w:pPr>
        <w:spacing w:after="240" w:before="0" w:lineRule="auto"/>
        <w:ind w:left="0" w:right="0" w:firstLine="0"/>
        <w:rPr>
          <w:rFonts w:ascii="Arial" w:cs="Arial" w:eastAsia="Arial" w:hAnsi="Arial"/>
        </w:rPr>
      </w:pPr>
      <w:r w:rsidDel="00000000" w:rsidR="00000000" w:rsidRPr="00000000">
        <w:rPr>
          <w:rtl w:val="0"/>
        </w:rPr>
      </w:r>
    </w:p>
    <w:sdt>
      <w:sdtPr>
        <w:tag w:val="goog_rdk_2080"/>
      </w:sdtPr>
      <w:sdtContent>
        <w:p w:rsidR="00000000" w:rsidDel="00000000" w:rsidP="00000000" w:rsidRDefault="00000000" w:rsidRPr="00000000" w14:paraId="00001173">
          <w:pPr>
            <w:pStyle w:val="Heading3"/>
            <w:keepLines w:val="1"/>
            <w:spacing w:after="77" w:before="0" w:line="259" w:lineRule="auto"/>
            <w:ind w:left="0" w:firstLine="0"/>
            <w:rPr>
              <w:ins w:author="Stefan Hagen" w:id="165" w:date="2024-08-11T19:01:29Z"/>
              <w:rFonts w:ascii="Arial" w:cs="Arial" w:eastAsia="Arial" w:hAnsi="Arial"/>
            </w:rPr>
          </w:pPr>
          <w:r w:rsidDel="00000000" w:rsidR="00000000" w:rsidRPr="00000000">
            <w:rPr>
              <w:rtl w:val="0"/>
            </w:rPr>
            <w:t xml:space="preserve">3.24 </w:t>
          </w:r>
          <w:r w:rsidDel="00000000" w:rsidR="00000000" w:rsidRPr="00000000">
            <w:rPr>
              <w:rFonts w:ascii="Arial" w:cs="Arial" w:eastAsia="Arial" w:hAnsi="Arial"/>
              <w:rtl w:val="0"/>
            </w:rPr>
            <w:t xml:space="preserve">WAKEUP - Wake up request</w:t>
          </w:r>
          <w:sdt>
            <w:sdtPr>
              <w:tag w:val="goog_rdk_2079"/>
            </w:sdtPr>
            <w:sdtContent>
              <w:ins w:author="Stefan Hagen" w:id="165" w:date="2024-08-11T19:01:29Z">
                <w:bookmarkStart w:colFirst="0" w:colLast="0" w:name="_heading=h.elrc49qsiunp" w:id="186"/>
                <w:bookmarkEnd w:id="186"/>
                <w:r w:rsidDel="00000000" w:rsidR="00000000" w:rsidRPr="00000000">
                  <w:rPr>
                    <w:rtl w:val="0"/>
                  </w:rPr>
                </w:r>
              </w:ins>
            </w:sdtContent>
          </w:sdt>
        </w:p>
      </w:sdtContent>
    </w:sdt>
    <w:sdt>
      <w:sdtPr>
        <w:tag w:val="goog_rdk_2083"/>
      </w:sdtPr>
      <w:sdtContent>
        <w:p w:rsidR="00000000" w:rsidDel="00000000" w:rsidP="00000000" w:rsidRDefault="00000000" w:rsidRPr="00000000" w14:paraId="00001174">
          <w:pPr>
            <w:rPr>
              <w:rPrChange w:author="Stefan Hagen" w:id="166" w:date="2024-08-11T19:01:29Z">
                <w:rPr>
                  <w:rFonts w:ascii="Arial" w:cs="Arial" w:eastAsia="Arial" w:hAnsi="Arial"/>
                </w:rPr>
              </w:rPrChange>
            </w:rPr>
            <w:pPrChange w:author="Stefan Hagen" w:id="0" w:date="2024-08-11T19:01:29Z">
              <w:pPr>
                <w:pStyle w:val="Heading3"/>
                <w:keepLines w:val="1"/>
                <w:spacing w:after="77" w:before="0" w:line="259" w:lineRule="auto"/>
                <w:ind w:left="0" w:firstLine="0"/>
              </w:pPr>
            </w:pPrChange>
          </w:pPr>
          <w:bookmarkStart w:colFirst="0" w:colLast="0" w:name="_heading=h.elrc49qsiunp" w:id="186"/>
          <w:bookmarkEnd w:id="186"/>
          <w:sdt>
            <w:sdtPr>
              <w:tag w:val="goog_rdk_2081"/>
            </w:sdtPr>
            <w:sdtContent>
              <w:ins w:author="Stefan Hagen" w:id="165" w:date="2024-08-11T19:01:29Z">
                <w:r w:rsidDel="00000000" w:rsidR="00000000" w:rsidRPr="00000000">
                  <w:rPr>
                    <w:rPrChange w:author="Stefan Hagen" w:id="166" w:date="2024-08-11T19:01:29Z">
                      <w:rPr>
                        <w:rFonts w:ascii="Arial" w:cs="Arial" w:eastAsia="Arial" w:hAnsi="Arial"/>
                      </w:rPr>
                    </w:rPrChange>
                  </w:rPr>
                  <w:drawing>
                    <wp:inline distB="114300" distT="114300" distL="114300" distR="114300">
                      <wp:extent cx="5943600" cy="660400"/>
                      <wp:effectExtent b="0" l="0" r="0" t="0"/>
                      <wp:docPr id="46" name="image32.png"/>
                      <a:graphic>
                        <a:graphicData uri="http://schemas.openxmlformats.org/drawingml/2006/picture">
                          <pic:pic>
                            <pic:nvPicPr>
                              <pic:cNvPr id="0" name="image32.png"/>
                              <pic:cNvPicPr preferRelativeResize="0"/>
                            </pic:nvPicPr>
                            <pic:blipFill>
                              <a:blip r:embed="rId78"/>
                              <a:srcRect b="0" l="0" r="0" t="0"/>
                              <a:stretch>
                                <a:fillRect/>
                              </a:stretch>
                            </pic:blipFill>
                            <pic:spPr>
                              <a:xfrm>
                                <a:off x="0" y="0"/>
                                <a:ext cx="5943600" cy="660400"/>
                              </a:xfrm>
                              <a:prstGeom prst="rect"/>
                              <a:ln/>
                            </pic:spPr>
                          </pic:pic>
                        </a:graphicData>
                      </a:graphic>
                    </wp:inline>
                  </w:drawing>
                </w:r>
              </w:ins>
            </w:sdtContent>
          </w:sdt>
          <w:sdt>
            <w:sdtPr>
              <w:tag w:val="goog_rdk_2082"/>
            </w:sdtPr>
            <w:sdtContent>
              <w:r w:rsidDel="00000000" w:rsidR="00000000" w:rsidRPr="00000000">
                <w:rPr>
                  <w:rtl w:val="0"/>
                </w:rPr>
              </w:r>
            </w:sdtContent>
          </w:sdt>
        </w:p>
      </w:sdtContent>
    </w:sdt>
    <w:tbl>
      <w:tblPr>
        <w:tblStyle w:val="Table3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175">
            <w:pPr>
              <w:jc w:val="center"/>
              <w:rPr>
                <w:rFonts w:ascii="Arial" w:cs="Arial" w:eastAsia="Arial" w:hAnsi="Arial"/>
                <w:b w:val="1"/>
              </w:rPr>
            </w:pPr>
            <w:sdt>
              <w:sdtPr>
                <w:tag w:val="goog_rdk_2085"/>
              </w:sdtPr>
              <w:sdtContent>
                <w:del w:author="davide.lenzarini@u-blox.com" w:id="167" w:date="2024-08-12T14:34:31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1176">
            <w:pPr>
              <w:jc w:val="center"/>
              <w:rPr>
                <w:rFonts w:ascii="Arial" w:cs="Arial" w:eastAsia="Arial" w:hAnsi="Arial"/>
                <w:b w:val="1"/>
              </w:rPr>
            </w:pPr>
            <w:sdt>
              <w:sdtPr>
                <w:tag w:val="goog_rdk_2087"/>
              </w:sdtPr>
              <w:sdtContent>
                <w:del w:author="davide.lenzarini@u-blox.com" w:id="167" w:date="2024-08-12T14:34:31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1177">
            <w:pPr>
              <w:jc w:val="center"/>
              <w:rPr>
                <w:rFonts w:ascii="Arial" w:cs="Arial" w:eastAsia="Arial" w:hAnsi="Arial"/>
                <w:b w:val="1"/>
              </w:rPr>
            </w:pPr>
            <w:sdt>
              <w:sdtPr>
                <w:tag w:val="goog_rdk_2089"/>
              </w:sdtPr>
              <w:sdtContent>
                <w:del w:author="davide.lenzarini@u-blox.com" w:id="167" w:date="2024-08-12T14:34:31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1178">
            <w:pPr>
              <w:jc w:val="center"/>
              <w:rPr>
                <w:rFonts w:ascii="Arial" w:cs="Arial" w:eastAsia="Arial" w:hAnsi="Arial"/>
                <w:b w:val="1"/>
              </w:rPr>
            </w:pPr>
            <w:sdt>
              <w:sdtPr>
                <w:tag w:val="goog_rdk_2091"/>
              </w:sdtPr>
              <w:sdtContent>
                <w:del w:author="davide.lenzarini@u-blox.com" w:id="167" w:date="2024-08-12T14:34:31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1179">
            <w:pPr>
              <w:jc w:val="center"/>
              <w:rPr>
                <w:rFonts w:ascii="Arial" w:cs="Arial" w:eastAsia="Arial" w:hAnsi="Arial"/>
                <w:b w:val="1"/>
              </w:rPr>
            </w:pPr>
            <w:sdt>
              <w:sdtPr>
                <w:tag w:val="goog_rdk_2093"/>
              </w:sdtPr>
              <w:sdtContent>
                <w:del w:author="davide.lenzarini@u-blox.com" w:id="167" w:date="2024-08-12T14:34:31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117A">
            <w:pPr>
              <w:jc w:val="center"/>
              <w:rPr>
                <w:rFonts w:ascii="Arial" w:cs="Arial" w:eastAsia="Arial" w:hAnsi="Arial"/>
                <w:b w:val="1"/>
              </w:rPr>
            </w:pPr>
            <w:sdt>
              <w:sdtPr>
                <w:tag w:val="goog_rdk_2095"/>
              </w:sdtPr>
              <w:sdtContent>
                <w:del w:author="davide.lenzarini@u-blox.com" w:id="167" w:date="2024-08-12T14:34:31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117B">
            <w:pPr>
              <w:jc w:val="center"/>
              <w:rPr>
                <w:rFonts w:ascii="Arial" w:cs="Arial" w:eastAsia="Arial" w:hAnsi="Arial"/>
                <w:b w:val="1"/>
              </w:rPr>
            </w:pPr>
            <w:sdt>
              <w:sdtPr>
                <w:tag w:val="goog_rdk_2097"/>
              </w:sdtPr>
              <w:sdtContent>
                <w:del w:author="davide.lenzarini@u-blox.com" w:id="167" w:date="2024-08-12T14:34:31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117C">
            <w:pPr>
              <w:jc w:val="center"/>
              <w:rPr>
                <w:rFonts w:ascii="Arial" w:cs="Arial" w:eastAsia="Arial" w:hAnsi="Arial"/>
                <w:b w:val="1"/>
              </w:rPr>
            </w:pPr>
            <w:sdt>
              <w:sdtPr>
                <w:tag w:val="goog_rdk_2099"/>
              </w:sdtPr>
              <w:sdtContent>
                <w:del w:author="davide.lenzarini@u-blox.com" w:id="167" w:date="2024-08-12T14:34:31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117D">
            <w:pPr>
              <w:jc w:val="center"/>
              <w:rPr>
                <w:rFonts w:ascii="Arial" w:cs="Arial" w:eastAsia="Arial" w:hAnsi="Arial"/>
                <w:b w:val="1"/>
              </w:rPr>
            </w:pPr>
            <w:sdt>
              <w:sdtPr>
                <w:tag w:val="goog_rdk_2101"/>
              </w:sdtPr>
              <w:sdtContent>
                <w:del w:author="davide.lenzarini@u-blox.com" w:id="167" w:date="2024-08-12T14:34:31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7E">
            <w:pPr>
              <w:rPr>
                <w:rFonts w:ascii="Arial" w:cs="Arial" w:eastAsia="Arial" w:hAnsi="Arial"/>
              </w:rPr>
            </w:pPr>
            <w:sdt>
              <w:sdtPr>
                <w:tag w:val="goog_rdk_2103"/>
              </w:sdtPr>
              <w:sdtContent>
                <w:del w:author="davide.lenzarini@u-blox.com" w:id="167" w:date="2024-08-12T14:34:31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117F">
            <w:pPr>
              <w:jc w:val="center"/>
              <w:rPr>
                <w:rFonts w:ascii="Arial" w:cs="Arial" w:eastAsia="Arial" w:hAnsi="Arial"/>
              </w:rPr>
            </w:pPr>
            <w:sdt>
              <w:sdtPr>
                <w:tag w:val="goog_rdk_2105"/>
              </w:sdtPr>
              <w:sdtContent>
                <w:del w:author="davide.lenzarini@u-blox.com" w:id="167" w:date="2024-08-12T14:34:31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87">
            <w:pPr>
              <w:rPr>
                <w:rFonts w:ascii="Arial" w:cs="Arial" w:eastAsia="Arial" w:hAnsi="Arial"/>
              </w:rPr>
            </w:pPr>
            <w:sdt>
              <w:sdtPr>
                <w:tag w:val="goog_rdk_2107"/>
              </w:sdtPr>
              <w:sdtContent>
                <w:del w:author="davide.lenzarini@u-blox.com" w:id="167" w:date="2024-08-12T14:34:31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1188">
            <w:pPr>
              <w:jc w:val="center"/>
              <w:rPr>
                <w:rFonts w:ascii="Arial" w:cs="Arial" w:eastAsia="Arial" w:hAnsi="Arial"/>
              </w:rPr>
            </w:pPr>
            <w:sdt>
              <w:sdtPr>
                <w:tag w:val="goog_rdk_2109"/>
              </w:sdtPr>
              <w:sdtContent>
                <w:del w:author="davide.lenzarini@u-blox.com" w:id="167" w:date="2024-08-12T14:34:31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bl>
    <w:p w:rsidR="00000000" w:rsidDel="00000000" w:rsidP="00000000" w:rsidRDefault="00000000" w:rsidRPr="00000000" w14:paraId="00001190">
      <w:pPr>
        <w:spacing w:after="120" w:before="120" w:line="360" w:lineRule="auto"/>
        <w:ind w:left="0" w:right="0" w:firstLine="0"/>
        <w:jc w:val="center"/>
        <w:rPr>
          <w:color w:val="000000"/>
          <w:sz w:val="20"/>
          <w:szCs w:val="20"/>
          <w:u w:val="single"/>
          <w:shd w:fill="auto" w:val="clear"/>
        </w:rPr>
      </w:pPr>
      <w:sdt>
        <w:sdtPr>
          <w:tag w:val="goog_rdk_2110"/>
        </w:sdtPr>
        <w:sdtContent>
          <w:commentRangeStart w:id="124"/>
        </w:sdtContent>
      </w:sdt>
      <w:r w:rsidDel="00000000" w:rsidR="00000000" w:rsidRPr="00000000">
        <w:rPr>
          <w:color w:val="000000"/>
          <w:sz w:val="20"/>
          <w:szCs w:val="20"/>
          <w:u w:val="single"/>
          <w:shd w:fill="auto" w:val="clear"/>
          <w:rtl w:val="0"/>
        </w:rPr>
        <w:t xml:space="preserve">Table ??</w:t>
      </w:r>
      <w:commentRangeEnd w:id="124"/>
      <w:r w:rsidDel="00000000" w:rsidR="00000000" w:rsidRPr="00000000">
        <w:commentReference w:id="124"/>
      </w:r>
      <w:r w:rsidDel="00000000" w:rsidR="00000000" w:rsidRPr="00000000">
        <w:rPr>
          <w:color w:val="000000"/>
          <w:sz w:val="20"/>
          <w:szCs w:val="20"/>
          <w:u w:val="single"/>
          <w:shd w:fill="auto" w:val="clear"/>
          <w:rtl w:val="0"/>
        </w:rPr>
        <w:t xml:space="preserve">: WAKEUP packet</w:t>
      </w:r>
    </w:p>
    <w:p w:rsidR="00000000" w:rsidDel="00000000" w:rsidP="00000000" w:rsidRDefault="00000000" w:rsidRPr="00000000" w14:paraId="00001191">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the </w:t>
      </w:r>
      <w:hyperlink w:anchor="_heading=h.3rnmrmc">
        <w:r w:rsidDel="00000000" w:rsidR="00000000" w:rsidRPr="00000000">
          <w:rPr>
            <w:rFonts w:ascii="Arial" w:cs="Arial" w:eastAsia="Arial" w:hAnsi="Arial"/>
            <w:color w:val="1155cc"/>
            <w:u w:val="single"/>
            <w:rtl w:val="0"/>
          </w:rPr>
          <w:t xml:space="preserve">4.25 Sleeping clients</w:t>
        </w:r>
      </w:hyperlink>
      <w:r w:rsidDel="00000000" w:rsidR="00000000" w:rsidRPr="00000000">
        <w:rPr>
          <w:rFonts w:ascii="Arial" w:cs="Arial" w:eastAsia="Arial" w:hAnsi="Arial"/>
          <w:rtl w:val="0"/>
        </w:rPr>
        <w:t xml:space="preserve"> section. The client need not respond to this packet.</w:t>
      </w:r>
      <w:r w:rsidDel="00000000" w:rsidR="00000000" w:rsidRPr="00000000">
        <w:rPr>
          <w:rtl w:val="0"/>
        </w:rPr>
      </w:r>
    </w:p>
    <w:p w:rsidR="00000000" w:rsidDel="00000000" w:rsidP="00000000" w:rsidRDefault="00000000" w:rsidRPr="00000000" w14:paraId="00001192">
      <w:pPr>
        <w:pStyle w:val="Heading4"/>
        <w:ind w:left="0" w:firstLine="0"/>
        <w:rPr>
          <w:rFonts w:ascii="Arial" w:cs="Arial" w:eastAsia="Arial" w:hAnsi="Arial"/>
        </w:rPr>
      </w:pPr>
      <w:bookmarkStart w:colFirst="0" w:colLast="0" w:name="_heading=h.lrkcmnrrlwx6" w:id="187"/>
      <w:bookmarkEnd w:id="187"/>
      <w:r w:rsidDel="00000000" w:rsidR="00000000" w:rsidRPr="00000000">
        <w:rPr>
          <w:rFonts w:ascii="Arial" w:cs="Arial" w:eastAsia="Arial" w:hAnsi="Arial"/>
          <w:rtl w:val="0"/>
        </w:rPr>
        <w:t xml:space="preserve">3.24.1 Length &amp; Packet Type</w:t>
      </w:r>
    </w:p>
    <w:p w:rsidR="00000000" w:rsidDel="00000000" w:rsidP="00000000" w:rsidRDefault="00000000" w:rsidRPr="00000000" w14:paraId="00001193">
      <w:pPr>
        <w:spacing w:after="174" w:before="0" w:line="248.00000000000006" w:lineRule="auto"/>
        <w:jc w:val="both"/>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79">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1194">
      <w:pPr>
        <w:pStyle w:val="Heading4"/>
        <w:keepNext w:val="0"/>
        <w:pBdr>
          <w:top w:color="auto" w:space="0" w:sz="0" w:val="none"/>
        </w:pBdr>
        <w:spacing w:after="80" w:before="280" w:lineRule="auto"/>
        <w:ind w:left="-15" w:firstLine="0"/>
        <w:rPr>
          <w:rFonts w:ascii="Arial" w:cs="Arial" w:eastAsia="Arial" w:hAnsi="Arial"/>
          <w:color w:val="000000"/>
        </w:rPr>
      </w:pPr>
      <w:bookmarkStart w:colFirst="0" w:colLast="0" w:name="_heading=h.2sa95hk6sfa3" w:id="188"/>
      <w:bookmarkEnd w:id="188"/>
      <w:r w:rsidDel="00000000" w:rsidR="00000000" w:rsidRPr="00000000">
        <w:rPr>
          <w:rtl w:val="0"/>
        </w:rPr>
        <w:t xml:space="preserve">3.24.2 </w:t>
      </w:r>
      <w:sdt>
        <w:sdtPr>
          <w:tag w:val="goog_rdk_2111"/>
        </w:sdtPr>
        <w:sdtContent>
          <w:commentRangeStart w:id="125"/>
        </w:sdtContent>
      </w:sdt>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commentRangeEnd w:id="125"/>
      <w:r w:rsidDel="00000000" w:rsidR="00000000" w:rsidRPr="00000000">
        <w:commentReference w:id="125"/>
      </w:r>
      <w:r w:rsidDel="00000000" w:rsidR="00000000" w:rsidRPr="00000000">
        <w:rPr>
          <w:rtl w:val="0"/>
        </w:rPr>
      </w:r>
    </w:p>
    <w:p w:rsidR="00000000" w:rsidDel="00000000" w:rsidP="00000000" w:rsidRDefault="00000000" w:rsidRPr="00000000" w14:paraId="00001195">
      <w:pPr>
        <w:spacing w:after="240" w:before="240" w:lineRule="auto"/>
        <w:ind w:left="0" w:right="0" w:firstLine="0"/>
        <w:rPr>
          <w:rFonts w:ascii="Arial" w:cs="Arial" w:eastAsia="Arial" w:hAnsi="Arial"/>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196">
      <w:pPr>
        <w:pStyle w:val="Heading3"/>
        <w:ind w:left="0" w:firstLine="0"/>
        <w:rPr>
          <w:rFonts w:ascii="Arial" w:cs="Arial" w:eastAsia="Arial" w:hAnsi="Arial"/>
        </w:rPr>
      </w:pPr>
      <w:bookmarkStart w:colFirst="0" w:colLast="0" w:name="_heading=h.1e03kqp" w:id="189"/>
      <w:bookmarkEnd w:id="189"/>
      <w:r w:rsidDel="00000000" w:rsidR="00000000" w:rsidRPr="00000000">
        <w:rPr>
          <w:rtl w:val="0"/>
        </w:rPr>
        <w:t xml:space="preserve">3.25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97">
      <w:pPr>
        <w:spacing w:after="9" w:lineRule="auto"/>
        <w:ind w:left="-5" w:right="990" w:firstLine="0"/>
        <w:rPr>
          <w:rFonts w:ascii="Arial" w:cs="Arial" w:eastAsia="Arial" w:hAnsi="Arial"/>
        </w:rPr>
      </w:pPr>
      <w:sdt>
        <w:sdtPr>
          <w:tag w:val="goog_rdk_2113"/>
        </w:sdtPr>
        <w:sdtContent>
          <w:ins w:author="Stefan Hagen" w:id="168" w:date="2024-08-11T19:01:48Z"/>
          <w:sdt>
            <w:sdtPr>
              <w:tag w:val="goog_rdk_2114"/>
            </w:sdtPr>
            <w:sdtContent>
              <w:commentRangeStart w:id="126"/>
            </w:sdtContent>
          </w:sdt>
          <w:ins w:author="Stefan Hagen" w:id="168" w:date="2024-08-11T19:01:48Z">
            <w:r w:rsidDel="00000000" w:rsidR="00000000" w:rsidRPr="00000000">
              <w:rPr>
                <w:rFonts w:ascii="Arial" w:cs="Arial" w:eastAsia="Arial" w:hAnsi="Arial"/>
              </w:rPr>
              <w:drawing>
                <wp:inline distB="114300" distT="114300" distL="114300" distR="114300">
                  <wp:extent cx="5943600" cy="2730500"/>
                  <wp:effectExtent b="0" l="0" r="0" t="0"/>
                  <wp:docPr id="30" name="image10.png"/>
                  <a:graphic>
                    <a:graphicData uri="http://schemas.openxmlformats.org/drawingml/2006/picture">
                      <pic:pic>
                        <pic:nvPicPr>
                          <pic:cNvPr id="0" name="image10.png"/>
                          <pic:cNvPicPr preferRelativeResize="0"/>
                        </pic:nvPicPr>
                        <pic:blipFill>
                          <a:blip r:embed="rId80"/>
                          <a:srcRect b="31" l="0" r="0" t="31"/>
                          <a:stretch>
                            <a:fillRect/>
                          </a:stretch>
                        </pic:blipFill>
                        <pic:spPr>
                          <a:xfrm>
                            <a:off x="0" y="0"/>
                            <a:ext cx="5943600" cy="2730500"/>
                          </a:xfrm>
                          <a:prstGeom prst="rect"/>
                          <a:ln/>
                        </pic:spPr>
                      </pic:pic>
                    </a:graphicData>
                  </a:graphic>
                </wp:inline>
              </w:drawing>
            </w:r>
          </w:ins>
        </w:sdtContent>
      </w:sdt>
      <w:commentRangeEnd w:id="126"/>
      <w:r w:rsidDel="00000000" w:rsidR="00000000" w:rsidRPr="00000000">
        <w:commentReference w:id="126"/>
      </w:r>
      <w:r w:rsidDel="00000000" w:rsidR="00000000" w:rsidRPr="00000000">
        <w:rPr>
          <w:rtl w:val="0"/>
        </w:rPr>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98">
            <w:pPr>
              <w:jc w:val="center"/>
              <w:rPr>
                <w:rFonts w:ascii="Arial" w:cs="Arial" w:eastAsia="Arial" w:hAnsi="Arial"/>
                <w:b w:val="1"/>
              </w:rPr>
            </w:pPr>
            <w:sdt>
              <w:sdtPr>
                <w:tag w:val="goog_rdk_2116"/>
              </w:sdtPr>
              <w:sdtContent>
                <w:del w:author="davide.lenzarini@u-blox.com" w:id="169" w:date="2024-08-12T14:36:59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1199">
            <w:pPr>
              <w:jc w:val="center"/>
              <w:rPr>
                <w:rFonts w:ascii="Arial" w:cs="Arial" w:eastAsia="Arial" w:hAnsi="Arial"/>
                <w:b w:val="1"/>
              </w:rPr>
            </w:pPr>
            <w:sdt>
              <w:sdtPr>
                <w:tag w:val="goog_rdk_2118"/>
              </w:sdtPr>
              <w:sdtContent>
                <w:del w:author="davide.lenzarini@u-blox.com" w:id="169" w:date="2024-08-12T14:36:59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119A">
            <w:pPr>
              <w:jc w:val="center"/>
              <w:rPr>
                <w:rFonts w:ascii="Arial" w:cs="Arial" w:eastAsia="Arial" w:hAnsi="Arial"/>
                <w:b w:val="1"/>
              </w:rPr>
            </w:pPr>
            <w:sdt>
              <w:sdtPr>
                <w:tag w:val="goog_rdk_2120"/>
              </w:sdtPr>
              <w:sdtContent>
                <w:del w:author="davide.lenzarini@u-blox.com" w:id="169" w:date="2024-08-12T14:36:59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119B">
            <w:pPr>
              <w:jc w:val="center"/>
              <w:rPr>
                <w:rFonts w:ascii="Arial" w:cs="Arial" w:eastAsia="Arial" w:hAnsi="Arial"/>
                <w:b w:val="1"/>
              </w:rPr>
            </w:pPr>
            <w:sdt>
              <w:sdtPr>
                <w:tag w:val="goog_rdk_2122"/>
              </w:sdtPr>
              <w:sdtContent>
                <w:del w:author="davide.lenzarini@u-blox.com" w:id="169" w:date="2024-08-12T14:36:59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119C">
            <w:pPr>
              <w:jc w:val="center"/>
              <w:rPr>
                <w:rFonts w:ascii="Arial" w:cs="Arial" w:eastAsia="Arial" w:hAnsi="Arial"/>
                <w:b w:val="1"/>
              </w:rPr>
            </w:pPr>
            <w:sdt>
              <w:sdtPr>
                <w:tag w:val="goog_rdk_2124"/>
              </w:sdtPr>
              <w:sdtContent>
                <w:del w:author="davide.lenzarini@u-blox.com" w:id="169" w:date="2024-08-12T14:36:59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119D">
            <w:pPr>
              <w:jc w:val="center"/>
              <w:rPr>
                <w:rFonts w:ascii="Arial" w:cs="Arial" w:eastAsia="Arial" w:hAnsi="Arial"/>
                <w:b w:val="1"/>
              </w:rPr>
            </w:pPr>
            <w:sdt>
              <w:sdtPr>
                <w:tag w:val="goog_rdk_2126"/>
              </w:sdtPr>
              <w:sdtContent>
                <w:del w:author="davide.lenzarini@u-blox.com" w:id="169" w:date="2024-08-12T14:36:59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119E">
            <w:pPr>
              <w:jc w:val="center"/>
              <w:rPr>
                <w:rFonts w:ascii="Arial" w:cs="Arial" w:eastAsia="Arial" w:hAnsi="Arial"/>
                <w:b w:val="1"/>
              </w:rPr>
            </w:pPr>
            <w:sdt>
              <w:sdtPr>
                <w:tag w:val="goog_rdk_2128"/>
              </w:sdtPr>
              <w:sdtContent>
                <w:del w:author="davide.lenzarini@u-blox.com" w:id="169" w:date="2024-08-12T14:36:59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119F">
            <w:pPr>
              <w:jc w:val="center"/>
              <w:rPr>
                <w:rFonts w:ascii="Arial" w:cs="Arial" w:eastAsia="Arial" w:hAnsi="Arial"/>
                <w:b w:val="1"/>
              </w:rPr>
            </w:pPr>
            <w:sdt>
              <w:sdtPr>
                <w:tag w:val="goog_rdk_2130"/>
              </w:sdtPr>
              <w:sdtContent>
                <w:del w:author="davide.lenzarini@u-blox.com" w:id="169" w:date="2024-08-12T14:36:59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11A0">
            <w:pPr>
              <w:jc w:val="center"/>
              <w:rPr>
                <w:rFonts w:ascii="Arial" w:cs="Arial" w:eastAsia="Arial" w:hAnsi="Arial"/>
                <w:b w:val="1"/>
              </w:rPr>
            </w:pPr>
            <w:sdt>
              <w:sdtPr>
                <w:tag w:val="goog_rdk_2132"/>
              </w:sdtPr>
              <w:sdtContent>
                <w:del w:author="davide.lenzarini@u-blox.com" w:id="169" w:date="2024-08-12T14:36:59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A1">
            <w:pPr>
              <w:rPr>
                <w:rFonts w:ascii="Arial" w:cs="Arial" w:eastAsia="Arial" w:hAnsi="Arial"/>
              </w:rPr>
            </w:pPr>
            <w:sdt>
              <w:sdtPr>
                <w:tag w:val="goog_rdk_2134"/>
              </w:sdtPr>
              <w:sdtContent>
                <w:del w:author="davide.lenzarini@u-blox.com" w:id="169" w:date="2024-08-12T14:36:59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11A2">
            <w:pPr>
              <w:jc w:val="center"/>
              <w:rPr>
                <w:rFonts w:ascii="Arial" w:cs="Arial" w:eastAsia="Arial" w:hAnsi="Arial"/>
              </w:rPr>
            </w:pPr>
            <w:sdt>
              <w:sdtPr>
                <w:tag w:val="goog_rdk_2136"/>
              </w:sdtPr>
              <w:sdtContent>
                <w:del w:author="davide.lenzarini@u-blox.com" w:id="169" w:date="2024-08-12T14:36:59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AA">
            <w:pPr>
              <w:rPr>
                <w:rFonts w:ascii="Arial" w:cs="Arial" w:eastAsia="Arial" w:hAnsi="Arial"/>
              </w:rPr>
            </w:pPr>
            <w:sdt>
              <w:sdtPr>
                <w:tag w:val="goog_rdk_2138"/>
              </w:sdtPr>
              <w:sdtContent>
                <w:del w:author="davide.lenzarini@u-blox.com" w:id="169" w:date="2024-08-12T14:36:59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11AB">
            <w:pPr>
              <w:jc w:val="center"/>
              <w:rPr>
                <w:rFonts w:ascii="Arial" w:cs="Arial" w:eastAsia="Arial" w:hAnsi="Arial"/>
              </w:rPr>
            </w:pPr>
            <w:sdt>
              <w:sdtPr>
                <w:tag w:val="goog_rdk_2140"/>
              </w:sdtPr>
              <w:sdtContent>
                <w:del w:author="davide.lenzarini@u-blox.com" w:id="169" w:date="2024-08-12T14:36:59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B3">
            <w:pPr>
              <w:rPr>
                <w:rFonts w:ascii="Arial" w:cs="Arial" w:eastAsia="Arial" w:hAnsi="Arial"/>
              </w:rPr>
            </w:pPr>
            <w:sdt>
              <w:sdtPr>
                <w:tag w:val="goog_rdk_2142"/>
              </w:sdtPr>
              <w:sdtContent>
                <w:del w:author="davide.lenzarini@u-blox.com" w:id="169" w:date="2024-08-12T14:36:59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11B4">
            <w:pPr>
              <w:jc w:val="center"/>
              <w:rPr>
                <w:rFonts w:ascii="Arial" w:cs="Arial" w:eastAsia="Arial" w:hAnsi="Arial"/>
              </w:rPr>
            </w:pPr>
            <w:sdt>
              <w:sdtPr>
                <w:tag w:val="goog_rdk_2144"/>
              </w:sdtPr>
              <w:sdtContent>
                <w:del w:author="davide.lenzarini@u-blox.com" w:id="169" w:date="2024-08-12T14:36:59Z">
                  <w:r w:rsidDel="00000000" w:rsidR="00000000" w:rsidRPr="00000000">
                    <w:rPr>
                      <w:rFonts w:ascii="Arial" w:cs="Arial" w:eastAsia="Arial" w:hAnsi="Arial"/>
                      <w:rtl w:val="0"/>
                    </w:rPr>
                    <w:delText xml:space="preserve">Ctrl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BC">
            <w:pPr>
              <w:rPr>
                <w:rFonts w:ascii="Arial" w:cs="Arial" w:eastAsia="Arial" w:hAnsi="Arial"/>
              </w:rPr>
            </w:pPr>
            <w:sdt>
              <w:sdtPr>
                <w:tag w:val="goog_rdk_2146"/>
              </w:sdtPr>
              <w:sdtContent>
                <w:del w:author="davide.lenzarini@u-blox.com" w:id="169" w:date="2024-08-12T14:36:59Z">
                  <w:r w:rsidDel="00000000" w:rsidR="00000000" w:rsidRPr="00000000">
                    <w:rPr>
                      <w:rFonts w:ascii="Arial" w:cs="Arial" w:eastAsia="Arial" w:hAnsi="Arial"/>
                      <w:rtl w:val="0"/>
                    </w:rPr>
                    <w:delText xml:space="preserve">Byte 4 .. N</w:delText>
                  </w:r>
                </w:del>
              </w:sdtContent>
            </w:sdt>
            <w:r w:rsidDel="00000000" w:rsidR="00000000" w:rsidRPr="00000000">
              <w:rPr>
                <w:rtl w:val="0"/>
              </w:rPr>
            </w:r>
          </w:p>
        </w:tc>
        <w:tc>
          <w:tcPr>
            <w:gridSpan w:val="8"/>
          </w:tcPr>
          <w:p w:rsidR="00000000" w:rsidDel="00000000" w:rsidP="00000000" w:rsidRDefault="00000000" w:rsidRPr="00000000" w14:paraId="000011BD">
            <w:pPr>
              <w:jc w:val="center"/>
              <w:rPr>
                <w:rFonts w:ascii="Arial" w:cs="Arial" w:eastAsia="Arial" w:hAnsi="Arial"/>
              </w:rPr>
            </w:pPr>
            <w:sdt>
              <w:sdtPr>
                <w:tag w:val="goog_rdk_2148"/>
              </w:sdtPr>
              <w:sdtContent>
                <w:del w:author="davide.lenzarini@u-blox.com" w:id="169" w:date="2024-08-12T14:36:59Z">
                  <w:r w:rsidDel="00000000" w:rsidR="00000000" w:rsidRPr="00000000">
                    <w:rPr>
                      <w:rFonts w:ascii="Arial" w:cs="Arial" w:eastAsia="Arial" w:hAnsi="Arial"/>
                      <w:rtl w:val="0"/>
                    </w:rPr>
                    <w:delText xml:space="preserve">Wireless Node Id</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C5">
            <w:pPr>
              <w:rPr>
                <w:rFonts w:ascii="Arial" w:cs="Arial" w:eastAsia="Arial" w:hAnsi="Arial"/>
              </w:rPr>
            </w:pPr>
            <w:sdt>
              <w:sdtPr>
                <w:tag w:val="goog_rdk_2150"/>
              </w:sdtPr>
              <w:sdtContent>
                <w:del w:author="davide.lenzarini@u-blox.com" w:id="169" w:date="2024-08-12T14:36:59Z">
                  <w:r w:rsidDel="00000000" w:rsidR="00000000" w:rsidRPr="00000000">
                    <w:rPr>
                      <w:rFonts w:ascii="Arial" w:cs="Arial" w:eastAsia="Arial" w:hAnsi="Arial"/>
                      <w:rtl w:val="0"/>
                    </w:rPr>
                    <w:delText xml:space="preserve">Byte (N + 1 ,,, M)</w:delText>
                  </w:r>
                </w:del>
              </w:sdtContent>
            </w:sdt>
            <w:r w:rsidDel="00000000" w:rsidR="00000000" w:rsidRPr="00000000">
              <w:rPr>
                <w:rtl w:val="0"/>
              </w:rPr>
            </w:r>
          </w:p>
        </w:tc>
        <w:tc>
          <w:tcPr>
            <w:gridSpan w:val="8"/>
          </w:tcPr>
          <w:p w:rsidR="00000000" w:rsidDel="00000000" w:rsidP="00000000" w:rsidRDefault="00000000" w:rsidRPr="00000000" w14:paraId="000011C6">
            <w:pPr>
              <w:keepNext w:val="1"/>
              <w:jc w:val="center"/>
              <w:rPr>
                <w:rFonts w:ascii="Arial" w:cs="Arial" w:eastAsia="Arial" w:hAnsi="Arial"/>
              </w:rPr>
            </w:pPr>
            <w:sdt>
              <w:sdtPr>
                <w:tag w:val="goog_rdk_2152"/>
              </w:sdtPr>
              <w:sdtContent>
                <w:del w:author="davide.lenzarini@u-blox.com" w:id="169" w:date="2024-08-12T14:36:59Z">
                  <w:r w:rsidDel="00000000" w:rsidR="00000000" w:rsidRPr="00000000">
                    <w:rPr>
                      <w:rFonts w:ascii="Arial" w:cs="Arial" w:eastAsia="Arial" w:hAnsi="Arial"/>
                      <w:rtl w:val="0"/>
                    </w:rPr>
                    <w:delText xml:space="preserve">MQTT SN packet</w:delText>
                  </w:r>
                </w:del>
              </w:sdtContent>
            </w:sdt>
            <w:r w:rsidDel="00000000" w:rsidR="00000000" w:rsidRPr="00000000">
              <w:rPr>
                <w:rtl w:val="0"/>
              </w:rPr>
            </w:r>
          </w:p>
        </w:tc>
      </w:tr>
    </w:tbl>
    <w:p w:rsidR="00000000" w:rsidDel="00000000" w:rsidP="00000000" w:rsidRDefault="00000000" w:rsidRPr="00000000" w14:paraId="00001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2153"/>
        </w:sdtPr>
        <w:sdtContent>
          <w:commentRangeStart w:id="127"/>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w:t>
      </w:r>
      <w:commentRangeEnd w:id="127"/>
      <w:r w:rsidDel="00000000" w:rsidR="00000000" w:rsidRPr="00000000">
        <w:commentReference w:id="127"/>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Format of an encapsulated MQTT-SN frame</w:t>
      </w:r>
    </w:p>
    <w:p w:rsidR="00000000" w:rsidDel="00000000" w:rsidP="00000000" w:rsidRDefault="00000000" w:rsidRPr="00000000" w14:paraId="000011CF">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Packets it receives on the</w:t>
      </w:r>
      <w:sdt>
        <w:sdtPr>
          <w:tag w:val="goog_rdk_2154"/>
        </w:sdtPr>
        <w:sdtContent>
          <w:commentRangeStart w:id="128"/>
        </w:sdtContent>
      </w:sdt>
      <w:r w:rsidDel="00000000" w:rsidR="00000000" w:rsidRPr="00000000">
        <w:rPr>
          <w:rFonts w:ascii="Arial" w:cs="Arial" w:eastAsia="Arial" w:hAnsi="Arial"/>
          <w:rtl w:val="0"/>
        </w:rPr>
        <w:t xml:space="preserve"> wireless side </w:t>
      </w:r>
      <w:commentRangeEnd w:id="128"/>
      <w:r w:rsidDel="00000000" w:rsidR="00000000" w:rsidRPr="00000000">
        <w:commentReference w:id="128"/>
      </w:r>
      <w:r w:rsidDel="00000000" w:rsidR="00000000" w:rsidRPr="00000000">
        <w:rPr>
          <w:rFonts w:ascii="Arial" w:cs="Arial" w:eastAsia="Arial" w:hAnsi="Arial"/>
          <w:rtl w:val="0"/>
        </w:rPr>
        <w:t xml:space="preserve">and forwards them unchanged to the gateway; in the opposite direction, it decapsulates the</w:t>
      </w:r>
      <w:r w:rsidDel="00000000" w:rsidR="00000000" w:rsidRPr="00000000">
        <w:rPr>
          <w:rFonts w:ascii="Arial" w:cs="Arial" w:eastAsia="Arial" w:hAnsi="Arial"/>
          <w:rtl w:val="0"/>
        </w:rPr>
        <w:t xml:space="preserve"> Packets</w:t>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D0">
      <w:pPr>
        <w:pStyle w:val="Heading4"/>
        <w:ind w:left="0" w:right="4" w:firstLine="0"/>
        <w:rPr>
          <w:rFonts w:ascii="Arial" w:cs="Arial" w:eastAsia="Arial" w:hAnsi="Arial"/>
        </w:rPr>
      </w:pPr>
      <w:bookmarkStart w:colFirst="0" w:colLast="0" w:name="_heading=h.3xzr3ei" w:id="190"/>
      <w:bookmarkEnd w:id="190"/>
      <w:r w:rsidDel="00000000" w:rsidR="00000000" w:rsidRPr="00000000">
        <w:rPr>
          <w:rFonts w:ascii="Arial" w:cs="Arial" w:eastAsia="Arial" w:hAnsi="Arial"/>
          <w:rtl w:val="0"/>
        </w:rPr>
        <w:t xml:space="preserve">3.25.1 Length</w:t>
      </w:r>
    </w:p>
    <w:p w:rsidR="00000000" w:rsidDel="00000000" w:rsidP="00000000" w:rsidRDefault="00000000" w:rsidRPr="00000000" w14:paraId="000011D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D2">
      <w:pPr>
        <w:pStyle w:val="Heading4"/>
        <w:ind w:left="0" w:right="4" w:firstLine="0"/>
        <w:rPr>
          <w:rFonts w:ascii="Arial" w:cs="Arial" w:eastAsia="Arial" w:hAnsi="Arial"/>
        </w:rPr>
      </w:pPr>
      <w:bookmarkStart w:colFirst="0" w:colLast="0" w:name="_heading=h.2d51dmb" w:id="191"/>
      <w:bookmarkEnd w:id="191"/>
      <w:r w:rsidDel="00000000" w:rsidR="00000000" w:rsidRPr="00000000">
        <w:rPr>
          <w:rFonts w:ascii="Arial" w:cs="Arial" w:eastAsia="Arial" w:hAnsi="Arial"/>
          <w:rtl w:val="0"/>
        </w:rPr>
        <w:t xml:space="preserve">3.25.2 Packet Type</w:t>
      </w:r>
    </w:p>
    <w:p w:rsidR="00000000" w:rsidDel="00000000" w:rsidP="00000000" w:rsidRDefault="00000000" w:rsidRPr="00000000" w14:paraId="000011D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D4">
      <w:pPr>
        <w:pStyle w:val="Heading4"/>
        <w:ind w:left="0" w:right="4" w:firstLine="0"/>
        <w:rPr>
          <w:rFonts w:ascii="Arial" w:cs="Arial" w:eastAsia="Arial" w:hAnsi="Arial"/>
        </w:rPr>
      </w:pPr>
      <w:bookmarkStart w:colFirst="0" w:colLast="0" w:name="_heading=h.sabnu4" w:id="192"/>
      <w:bookmarkEnd w:id="192"/>
      <w:sdt>
        <w:sdtPr>
          <w:tag w:val="goog_rdk_2155"/>
        </w:sdtPr>
        <w:sdtContent>
          <w:commentRangeStart w:id="129"/>
        </w:sdtContent>
      </w:sdt>
      <w:r w:rsidDel="00000000" w:rsidR="00000000" w:rsidRPr="00000000">
        <w:rPr>
          <w:rFonts w:ascii="Arial" w:cs="Arial" w:eastAsia="Arial" w:hAnsi="Arial"/>
          <w:rtl w:val="0"/>
        </w:rPr>
        <w:t xml:space="preserve">3.25.3 Ctrl</w:t>
      </w:r>
    </w:p>
    <w:p w:rsidR="00000000" w:rsidDel="00000000" w:rsidP="00000000" w:rsidRDefault="00000000" w:rsidRPr="00000000" w14:paraId="000011D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40"/>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D6">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D7">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D8">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D9">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DA">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DB">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DC">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DD">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DE">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F">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E0">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E6">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E7">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E9">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EA">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EB">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EC">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ED">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EE">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EF">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F0">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F1">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F3">
      <w:pPr>
        <w:pStyle w:val="Heading4"/>
        <w:ind w:left="0" w:right="4" w:firstLine="0"/>
        <w:rPr>
          <w:rFonts w:ascii="Arial" w:cs="Arial" w:eastAsia="Arial" w:hAnsi="Arial"/>
        </w:rPr>
      </w:pPr>
      <w:bookmarkStart w:colFirst="0" w:colLast="0" w:name="_heading=h.3c9z6hx" w:id="193"/>
      <w:bookmarkEnd w:id="193"/>
      <w:r w:rsidDel="00000000" w:rsidR="00000000" w:rsidRPr="00000000">
        <w:rPr>
          <w:rFonts w:ascii="Arial" w:cs="Arial" w:eastAsia="Arial" w:hAnsi="Arial"/>
          <w:rtl w:val="0"/>
        </w:rPr>
        <w:t xml:space="preserve">3.25.4 Radius</w:t>
      </w:r>
    </w:p>
    <w:p w:rsidR="00000000" w:rsidDel="00000000" w:rsidP="00000000" w:rsidRDefault="00000000" w:rsidRPr="00000000" w14:paraId="000011F4">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commentRangeEnd w:id="129"/>
      <w:r w:rsidDel="00000000" w:rsidR="00000000" w:rsidRPr="00000000">
        <w:commentReference w:id="129"/>
      </w:r>
      <w:r w:rsidDel="00000000" w:rsidR="00000000" w:rsidRPr="00000000">
        <w:rPr>
          <w:rtl w:val="0"/>
        </w:rPr>
      </w:r>
    </w:p>
    <w:p w:rsidR="00000000" w:rsidDel="00000000" w:rsidP="00000000" w:rsidRDefault="00000000" w:rsidRPr="00000000" w14:paraId="000011F5">
      <w:pPr>
        <w:pStyle w:val="Heading4"/>
        <w:ind w:left="0" w:right="4" w:firstLine="0"/>
        <w:rPr>
          <w:rFonts w:ascii="Arial" w:cs="Arial" w:eastAsia="Arial" w:hAnsi="Arial"/>
        </w:rPr>
      </w:pPr>
      <w:bookmarkStart w:colFirst="0" w:colLast="0" w:name="_heading=h.1rf9gpq" w:id="194"/>
      <w:bookmarkEnd w:id="194"/>
      <w:r w:rsidDel="00000000" w:rsidR="00000000" w:rsidRPr="00000000">
        <w:rPr>
          <w:rFonts w:ascii="Arial" w:cs="Arial" w:eastAsia="Arial" w:hAnsi="Arial"/>
          <w:rtl w:val="0"/>
        </w:rPr>
        <w:t xml:space="preserve">3.25.5 Wireless Node Id</w:t>
      </w:r>
    </w:p>
    <w:p w:rsidR="00000000" w:rsidDel="00000000" w:rsidP="00000000" w:rsidRDefault="00000000" w:rsidRPr="00000000" w14:paraId="000011F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F7">
      <w:pPr>
        <w:pStyle w:val="Heading4"/>
        <w:ind w:left="0" w:right="4" w:firstLine="0"/>
        <w:rPr>
          <w:rFonts w:ascii="Arial" w:cs="Arial" w:eastAsia="Arial" w:hAnsi="Arial"/>
        </w:rPr>
      </w:pPr>
      <w:bookmarkStart w:colFirst="0" w:colLast="0" w:name="_heading=h.4bewzdj" w:id="195"/>
      <w:bookmarkEnd w:id="195"/>
      <w:r w:rsidDel="00000000" w:rsidR="00000000" w:rsidRPr="00000000">
        <w:rPr>
          <w:rFonts w:ascii="Arial" w:cs="Arial" w:eastAsia="Arial" w:hAnsi="Arial"/>
          <w:rtl w:val="0"/>
        </w:rPr>
        <w:t xml:space="preserve">3.25.6 MQTT SN Packet</w:t>
      </w:r>
    </w:p>
    <w:p w:rsidR="00000000" w:rsidDel="00000000" w:rsidP="00000000" w:rsidRDefault="00000000" w:rsidRPr="00000000" w14:paraId="000011F8">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F9">
      <w:pPr>
        <w:pStyle w:val="Heading3"/>
        <w:ind w:left="0" w:firstLine="0"/>
        <w:rPr/>
      </w:pPr>
      <w:bookmarkStart w:colFirst="0" w:colLast="0" w:name="_heading=h.15cqrsoyxc87" w:id="196"/>
      <w:bookmarkEnd w:id="196"/>
      <w:r w:rsidDel="00000000" w:rsidR="00000000" w:rsidRPr="00000000">
        <w:rPr>
          <w:rtl w:val="0"/>
        </w:rPr>
        <w:t xml:space="preserve">3.26 Protection Encapsulation</w:t>
      </w:r>
    </w:p>
    <w:sdt>
      <w:sdtPr>
        <w:tag w:val="goog_rdk_2159"/>
      </w:sdtPr>
      <w:sdtContent>
        <w:p w:rsidR="00000000" w:rsidDel="00000000" w:rsidP="00000000" w:rsidRDefault="00000000" w:rsidRPr="00000000" w14:paraId="000011FA">
          <w:pPr>
            <w:pStyle w:val="Heading3"/>
            <w:keepLines w:val="1"/>
            <w:spacing w:after="77" w:before="0" w:line="259" w:lineRule="auto"/>
            <w:ind w:left="0" w:firstLine="0"/>
            <w:rPr/>
            <w:pPrChange w:author="Stefan Hagen" w:id="0" w:date="2024-08-11T19:02:03Z">
              <w:pPr>
                <w:pStyle w:val="Heading3"/>
                <w:keepLines w:val="1"/>
                <w:spacing w:after="77" w:before="0" w:line="259" w:lineRule="auto"/>
                <w:ind w:left="1440" w:firstLine="0"/>
              </w:pPr>
            </w:pPrChange>
          </w:pPr>
          <w:bookmarkStart w:colFirst="0" w:colLast="0" w:name="_heading=h.efvs1al4eeri" w:id="197"/>
          <w:bookmarkEnd w:id="197"/>
          <w:sdt>
            <w:sdtPr>
              <w:tag w:val="goog_rdk_2157"/>
            </w:sdtPr>
            <w:sdtContent>
              <w:ins w:author="Stefan Hagen" w:id="170" w:date="2024-08-11T19:02:10Z"/>
              <w:sdt>
                <w:sdtPr>
                  <w:tag w:val="goog_rdk_2158"/>
                </w:sdtPr>
                <w:sdtContent>
                  <w:commentRangeStart w:id="130"/>
                </w:sdtContent>
              </w:sdt>
              <w:ins w:author="Stefan Hagen" w:id="170" w:date="2024-08-11T19:02:10Z">
                <w:r w:rsidDel="00000000" w:rsidR="00000000" w:rsidRPr="00000000">
                  <w:rPr/>
                  <w:drawing>
                    <wp:inline distB="114300" distT="114300" distL="114300" distR="114300">
                      <wp:extent cx="5943600" cy="5245100"/>
                      <wp:effectExtent b="0" l="0" r="0" t="0"/>
                      <wp:docPr id="67" name="image42.png"/>
                      <a:graphic>
                        <a:graphicData uri="http://schemas.openxmlformats.org/drawingml/2006/picture">
                          <pic:pic>
                            <pic:nvPicPr>
                              <pic:cNvPr id="0" name="image42.png"/>
                              <pic:cNvPicPr preferRelativeResize="0"/>
                            </pic:nvPicPr>
                            <pic:blipFill>
                              <a:blip r:embed="rId81"/>
                              <a:srcRect b="0" l="46" r="46" t="0"/>
                              <a:stretch>
                                <a:fillRect/>
                              </a:stretch>
                            </pic:blipFill>
                            <pic:spPr>
                              <a:xfrm>
                                <a:off x="0" y="0"/>
                                <a:ext cx="5943600" cy="5245100"/>
                              </a:xfrm>
                              <a:prstGeom prst="rect"/>
                              <a:ln/>
                            </pic:spPr>
                          </pic:pic>
                        </a:graphicData>
                      </a:graphic>
                    </wp:inline>
                  </w:drawing>
                </w:r>
              </w:ins>
            </w:sdtContent>
          </w:sdt>
          <w:commentRangeEnd w:id="130"/>
          <w:r w:rsidDel="00000000" w:rsidR="00000000" w:rsidRPr="00000000">
            <w:commentReference w:id="130"/>
          </w:r>
          <w:r w:rsidDel="00000000" w:rsidR="00000000" w:rsidRPr="00000000">
            <w:rPr>
              <w:rtl w:val="0"/>
            </w:rPr>
          </w:r>
        </w:p>
      </w:sdtContent>
    </w:sdt>
    <w:tbl>
      <w:tblPr>
        <w:tblStyle w:val="Table41"/>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FB">
            <w:pPr>
              <w:jc w:val="center"/>
              <w:rPr>
                <w:rFonts w:ascii="Arial" w:cs="Arial" w:eastAsia="Arial" w:hAnsi="Arial"/>
                <w:b w:val="1"/>
              </w:rPr>
            </w:pPr>
            <w:sdt>
              <w:sdtPr>
                <w:tag w:val="goog_rdk_2161"/>
              </w:sdtPr>
              <w:sdtContent>
                <w:del w:author="davide.lenzarini@u-blox.com" w:id="172" w:date="2024-08-12T14:38:00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11FC">
            <w:pPr>
              <w:jc w:val="center"/>
              <w:rPr>
                <w:rFonts w:ascii="Arial" w:cs="Arial" w:eastAsia="Arial" w:hAnsi="Arial"/>
                <w:b w:val="1"/>
              </w:rPr>
            </w:pPr>
            <w:sdt>
              <w:sdtPr>
                <w:tag w:val="goog_rdk_2163"/>
              </w:sdtPr>
              <w:sdtContent>
                <w:del w:author="davide.lenzarini@u-blox.com" w:id="172" w:date="2024-08-12T14:38:00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11FD">
            <w:pPr>
              <w:jc w:val="center"/>
              <w:rPr>
                <w:rFonts w:ascii="Arial" w:cs="Arial" w:eastAsia="Arial" w:hAnsi="Arial"/>
                <w:b w:val="1"/>
              </w:rPr>
            </w:pPr>
            <w:sdt>
              <w:sdtPr>
                <w:tag w:val="goog_rdk_2165"/>
              </w:sdtPr>
              <w:sdtContent>
                <w:del w:author="davide.lenzarini@u-blox.com" w:id="172" w:date="2024-08-12T14:38:00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11FF">
            <w:pPr>
              <w:jc w:val="center"/>
              <w:rPr>
                <w:rFonts w:ascii="Arial" w:cs="Arial" w:eastAsia="Arial" w:hAnsi="Arial"/>
                <w:b w:val="1"/>
              </w:rPr>
            </w:pPr>
            <w:sdt>
              <w:sdtPr>
                <w:tag w:val="goog_rdk_2167"/>
              </w:sdtPr>
              <w:sdtContent>
                <w:del w:author="davide.lenzarini@u-blox.com" w:id="172" w:date="2024-08-12T14:38:00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1201">
            <w:pPr>
              <w:jc w:val="center"/>
              <w:rPr>
                <w:rFonts w:ascii="Arial" w:cs="Arial" w:eastAsia="Arial" w:hAnsi="Arial"/>
                <w:b w:val="1"/>
              </w:rPr>
            </w:pPr>
            <w:sdt>
              <w:sdtPr>
                <w:tag w:val="goog_rdk_2169"/>
              </w:sdtPr>
              <w:sdtContent>
                <w:del w:author="davide.lenzarini@u-blox.com" w:id="172" w:date="2024-08-12T14:38:00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2"/>
            <w:shd w:fill="cfe2f3" w:val="clear"/>
          </w:tcPr>
          <w:p w:rsidR="00000000" w:rsidDel="00000000" w:rsidP="00000000" w:rsidRDefault="00000000" w:rsidRPr="00000000" w14:paraId="00001202">
            <w:pPr>
              <w:jc w:val="center"/>
              <w:rPr>
                <w:rFonts w:ascii="Arial" w:cs="Arial" w:eastAsia="Arial" w:hAnsi="Arial"/>
                <w:b w:val="1"/>
              </w:rPr>
            </w:pPr>
            <w:sdt>
              <w:sdtPr>
                <w:tag w:val="goog_rdk_2171"/>
              </w:sdtPr>
              <w:sdtContent>
                <w:del w:author="davide.lenzarini@u-blox.com" w:id="172" w:date="2024-08-12T14:38:00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1204">
            <w:pPr>
              <w:jc w:val="center"/>
              <w:rPr>
                <w:rFonts w:ascii="Arial" w:cs="Arial" w:eastAsia="Arial" w:hAnsi="Arial"/>
                <w:b w:val="1"/>
              </w:rPr>
            </w:pPr>
            <w:sdt>
              <w:sdtPr>
                <w:tag w:val="goog_rdk_2173"/>
              </w:sdtPr>
              <w:sdtContent>
                <w:del w:author="davide.lenzarini@u-blox.com" w:id="172" w:date="2024-08-12T14:38:00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gridSpan w:val="2"/>
            <w:shd w:fill="cfe2f3" w:val="clear"/>
          </w:tcPr>
          <w:p w:rsidR="00000000" w:rsidDel="00000000" w:rsidP="00000000" w:rsidRDefault="00000000" w:rsidRPr="00000000" w14:paraId="00001205">
            <w:pPr>
              <w:jc w:val="center"/>
              <w:rPr>
                <w:rFonts w:ascii="Arial" w:cs="Arial" w:eastAsia="Arial" w:hAnsi="Arial"/>
                <w:b w:val="1"/>
              </w:rPr>
            </w:pPr>
            <w:sdt>
              <w:sdtPr>
                <w:tag w:val="goog_rdk_2175"/>
              </w:sdtPr>
              <w:sdtContent>
                <w:del w:author="davide.lenzarini@u-blox.com" w:id="172" w:date="2024-08-12T14:38:00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1207">
            <w:pPr>
              <w:jc w:val="center"/>
              <w:rPr>
                <w:rFonts w:ascii="Arial" w:cs="Arial" w:eastAsia="Arial" w:hAnsi="Arial"/>
                <w:b w:val="1"/>
              </w:rPr>
            </w:pPr>
            <w:sdt>
              <w:sdtPr>
                <w:tag w:val="goog_rdk_2177"/>
              </w:sdtPr>
              <w:sdtContent>
                <w:del w:author="davide.lenzarini@u-blox.com" w:id="172" w:date="2024-08-12T14:38:00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08">
            <w:pPr>
              <w:rPr>
                <w:rFonts w:ascii="Arial" w:cs="Arial" w:eastAsia="Arial" w:hAnsi="Arial"/>
              </w:rPr>
            </w:pPr>
            <w:sdt>
              <w:sdtPr>
                <w:tag w:val="goog_rdk_2179"/>
              </w:sdtPr>
              <w:sdtContent>
                <w:del w:author="davide.lenzarini@u-blox.com" w:id="172" w:date="2024-08-12T14:38:00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2"/>
          </w:tcPr>
          <w:p w:rsidR="00000000" w:rsidDel="00000000" w:rsidP="00000000" w:rsidRDefault="00000000" w:rsidRPr="00000000" w14:paraId="00001209">
            <w:pPr>
              <w:jc w:val="center"/>
              <w:rPr>
                <w:rFonts w:ascii="Arial" w:cs="Arial" w:eastAsia="Arial" w:hAnsi="Arial"/>
              </w:rPr>
            </w:pPr>
            <w:sdt>
              <w:sdtPr>
                <w:tag w:val="goog_rdk_2181"/>
              </w:sdtPr>
              <w:sdtContent>
                <w:del w:author="davide.lenzarini@u-blox.com" w:id="172" w:date="2024-08-12T14:38:00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15">
            <w:pPr>
              <w:rPr>
                <w:rFonts w:ascii="Arial" w:cs="Arial" w:eastAsia="Arial" w:hAnsi="Arial"/>
              </w:rPr>
            </w:pPr>
            <w:sdt>
              <w:sdtPr>
                <w:tag w:val="goog_rdk_2183"/>
              </w:sdtPr>
              <w:sdtContent>
                <w:del w:author="davide.lenzarini@u-blox.com" w:id="172" w:date="2024-08-12T14:38:00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2"/>
          </w:tcPr>
          <w:p w:rsidR="00000000" w:rsidDel="00000000" w:rsidP="00000000" w:rsidRDefault="00000000" w:rsidRPr="00000000" w14:paraId="00001216">
            <w:pPr>
              <w:jc w:val="center"/>
              <w:rPr>
                <w:rFonts w:ascii="Arial" w:cs="Arial" w:eastAsia="Arial" w:hAnsi="Arial"/>
              </w:rPr>
            </w:pPr>
            <w:sdt>
              <w:sdtPr>
                <w:tag w:val="goog_rdk_2185"/>
              </w:sdtPr>
              <w:sdtContent>
                <w:del w:author="davide.lenzarini@u-blox.com" w:id="172" w:date="2024-08-12T14:38:00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1222">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223">
            <w:pPr>
              <w:jc w:val="center"/>
              <w:rPr>
                <w:rFonts w:ascii="Arial" w:cs="Arial" w:eastAsia="Arial" w:hAnsi="Arial"/>
                <w:i w:val="1"/>
              </w:rPr>
            </w:pPr>
            <w:sdt>
              <w:sdtPr>
                <w:tag w:val="goog_rdk_2187"/>
              </w:sdtPr>
              <w:sdtContent>
                <w:del w:author="davide.lenzarini@u-blox.com" w:id="172" w:date="2024-08-12T14:38:00Z">
                  <w:r w:rsidDel="00000000" w:rsidR="00000000" w:rsidRPr="00000000">
                    <w:rPr>
                      <w:rFonts w:ascii="Arial" w:cs="Arial" w:eastAsia="Arial" w:hAnsi="Arial"/>
                      <w:i w:val="1"/>
                      <w:rtl w:val="0"/>
                    </w:rPr>
                    <w:delText xml:space="preserve">PROTECTION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230">
            <w:pPr>
              <w:jc w:val="center"/>
              <w:rPr>
                <w:rFonts w:ascii="Arial" w:cs="Arial" w:eastAsia="Arial" w:hAnsi="Arial"/>
                <w:i w:val="1"/>
              </w:rPr>
            </w:pPr>
            <w:sdt>
              <w:sdtPr>
                <w:tag w:val="goog_rdk_2189"/>
              </w:sdtPr>
              <w:sdtContent>
                <w:del w:author="davide.lenzarini@u-blox.com" w:id="172" w:date="2024-08-12T14:38:00Z">
                  <w:r w:rsidDel="00000000" w:rsidR="00000000" w:rsidRPr="00000000">
                    <w:rPr>
                      <w:rFonts w:ascii="Arial" w:cs="Arial" w:eastAsia="Arial" w:hAnsi="Arial"/>
                      <w:i w:val="1"/>
                      <w:rtl w:val="0"/>
                    </w:rPr>
                    <w:delText xml:space="preserve">Auth Tag Length</w:delText>
                  </w:r>
                </w:del>
              </w:sdtContent>
            </w:sdt>
            <w:r w:rsidDel="00000000" w:rsidR="00000000" w:rsidRPr="00000000">
              <w:rPr>
                <w:rtl w:val="0"/>
              </w:rPr>
            </w:r>
          </w:p>
        </w:tc>
        <w:tc>
          <w:tcPr>
            <w:gridSpan w:val="3"/>
          </w:tcPr>
          <w:p w:rsidR="00000000" w:rsidDel="00000000" w:rsidP="00000000" w:rsidRDefault="00000000" w:rsidRPr="00000000" w14:paraId="00001237">
            <w:pPr>
              <w:jc w:val="center"/>
              <w:rPr>
                <w:rFonts w:ascii="Arial" w:cs="Arial" w:eastAsia="Arial" w:hAnsi="Arial"/>
                <w:i w:val="1"/>
              </w:rPr>
            </w:pPr>
            <w:sdt>
              <w:sdtPr>
                <w:tag w:val="goog_rdk_2191"/>
              </w:sdtPr>
              <w:sdtContent>
                <w:del w:author="davide.lenzarini@u-blox.com" w:id="172" w:date="2024-08-12T14:38:00Z">
                  <w:r w:rsidDel="00000000" w:rsidR="00000000" w:rsidRPr="00000000">
                    <w:rPr>
                      <w:rFonts w:ascii="Arial" w:cs="Arial" w:eastAsia="Arial" w:hAnsi="Arial"/>
                      <w:i w:val="1"/>
                      <w:rtl w:val="0"/>
                    </w:rPr>
                    <w:delText xml:space="preserve">Crypto Material Length</w:delText>
                  </w:r>
                </w:del>
              </w:sdtContent>
            </w:sdt>
            <w:r w:rsidDel="00000000" w:rsidR="00000000" w:rsidRPr="00000000">
              <w:rPr>
                <w:rtl w:val="0"/>
              </w:rPr>
            </w:r>
          </w:p>
        </w:tc>
        <w:tc>
          <w:tcPr>
            <w:gridSpan w:val="2"/>
          </w:tcPr>
          <w:p w:rsidR="00000000" w:rsidDel="00000000" w:rsidP="00000000" w:rsidRDefault="00000000" w:rsidRPr="00000000" w14:paraId="0000123A">
            <w:pPr>
              <w:jc w:val="center"/>
              <w:rPr>
                <w:rFonts w:ascii="Arial" w:cs="Arial" w:eastAsia="Arial" w:hAnsi="Arial"/>
                <w:i w:val="1"/>
              </w:rPr>
            </w:pPr>
            <w:sdt>
              <w:sdtPr>
                <w:tag w:val="goog_rdk_2193"/>
              </w:sdtPr>
              <w:sdtContent>
                <w:del w:author="davide.lenzarini@u-blox.com" w:id="172" w:date="2024-08-12T14:38:00Z">
                  <w:r w:rsidDel="00000000" w:rsidR="00000000" w:rsidRPr="00000000">
                    <w:rPr>
                      <w:rFonts w:ascii="Arial" w:cs="Arial" w:eastAsia="Arial" w:hAnsi="Arial"/>
                      <w:i w:val="1"/>
                      <w:rtl w:val="0"/>
                    </w:rPr>
                    <w:delText xml:space="preserve">Monotonic Counter 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3C">
            <w:pPr>
              <w:rPr>
                <w:rFonts w:ascii="Arial" w:cs="Arial" w:eastAsia="Arial" w:hAnsi="Arial"/>
              </w:rPr>
            </w:pPr>
            <w:sdt>
              <w:sdtPr>
                <w:tag w:val="goog_rdk_2195"/>
              </w:sdtPr>
              <w:sdtContent>
                <w:del w:author="davide.lenzarini@u-blox.com" w:id="172" w:date="2024-08-12T14:38:00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123D">
            <w:pPr>
              <w:jc w:val="center"/>
              <w:rPr>
                <w:rFonts w:ascii="Arial" w:cs="Arial" w:eastAsia="Arial" w:hAnsi="Arial"/>
                <w:i w:val="1"/>
              </w:rPr>
            </w:pPr>
            <w:sdt>
              <w:sdtPr>
                <w:tag w:val="goog_rdk_2197"/>
              </w:sdtPr>
              <w:sdtContent>
                <w:del w:author="davide.lenzarini@u-blox.com" w:id="172"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123F">
            <w:pPr>
              <w:jc w:val="center"/>
              <w:rPr>
                <w:rFonts w:ascii="Arial" w:cs="Arial" w:eastAsia="Arial" w:hAnsi="Arial"/>
                <w:i w:val="1"/>
              </w:rPr>
            </w:pPr>
            <w:sdt>
              <w:sdtPr>
                <w:tag w:val="goog_rdk_2199"/>
              </w:sdtPr>
              <w:sdtContent>
                <w:del w:author="davide.lenzarini@u-blox.com" w:id="172"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1240">
            <w:pPr>
              <w:jc w:val="center"/>
              <w:rPr>
                <w:rFonts w:ascii="Arial" w:cs="Arial" w:eastAsia="Arial" w:hAnsi="Arial"/>
                <w:i w:val="1"/>
              </w:rPr>
            </w:pPr>
            <w:sdt>
              <w:sdtPr>
                <w:tag w:val="goog_rdk_2201"/>
              </w:sdtPr>
              <w:sdtContent>
                <w:del w:author="davide.lenzarini@u-blox.com" w:id="172"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3"/>
          </w:tcPr>
          <w:p w:rsidR="00000000" w:rsidDel="00000000" w:rsidP="00000000" w:rsidRDefault="00000000" w:rsidRPr="00000000" w14:paraId="00001241">
            <w:pPr>
              <w:jc w:val="center"/>
              <w:rPr>
                <w:rFonts w:ascii="Arial" w:cs="Arial" w:eastAsia="Arial" w:hAnsi="Arial"/>
                <w:i w:val="1"/>
              </w:rPr>
            </w:pPr>
            <w:sdt>
              <w:sdtPr>
                <w:tag w:val="goog_rdk_2203"/>
              </w:sdtPr>
              <w:sdtContent>
                <w:del w:author="davide.lenzarini@u-blox.com" w:id="172"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1244">
            <w:pPr>
              <w:jc w:val="center"/>
              <w:rPr>
                <w:rFonts w:ascii="Arial" w:cs="Arial" w:eastAsia="Arial" w:hAnsi="Arial"/>
                <w:i w:val="1"/>
              </w:rPr>
            </w:pPr>
            <w:sdt>
              <w:sdtPr>
                <w:tag w:val="goog_rdk_2205"/>
              </w:sdtPr>
              <w:sdtContent>
                <w:del w:author="davide.lenzarini@u-blox.com" w:id="172"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1245">
            <w:pPr>
              <w:jc w:val="center"/>
              <w:rPr>
                <w:rFonts w:ascii="Arial" w:cs="Arial" w:eastAsia="Arial" w:hAnsi="Arial"/>
                <w:i w:val="1"/>
              </w:rPr>
            </w:pPr>
            <w:sdt>
              <w:sdtPr>
                <w:tag w:val="goog_rdk_2207"/>
              </w:sdtPr>
              <w:sdtContent>
                <w:del w:author="davide.lenzarini@u-blox.com" w:id="172"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1247">
            <w:pPr>
              <w:jc w:val="center"/>
              <w:rPr>
                <w:rFonts w:ascii="Arial" w:cs="Arial" w:eastAsia="Arial" w:hAnsi="Arial"/>
                <w:i w:val="1"/>
              </w:rPr>
            </w:pPr>
            <w:sdt>
              <w:sdtPr>
                <w:tag w:val="goog_rdk_2209"/>
              </w:sdtPr>
              <w:sdtContent>
                <w:del w:author="davide.lenzarini@u-blox.com" w:id="172"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1248">
            <w:pPr>
              <w:jc w:val="center"/>
              <w:rPr>
                <w:rFonts w:ascii="Arial" w:cs="Arial" w:eastAsia="Arial" w:hAnsi="Arial"/>
                <w:i w:val="1"/>
              </w:rPr>
            </w:pPr>
            <w:sdt>
              <w:sdtPr>
                <w:tag w:val="goog_rdk_2211"/>
              </w:sdtPr>
              <w:sdtContent>
                <w:del w:author="davide.lenzarini@u-blox.com" w:id="172"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49">
            <w:pPr>
              <w:rPr>
                <w:rFonts w:ascii="Arial" w:cs="Arial" w:eastAsia="Arial" w:hAnsi="Arial"/>
              </w:rPr>
            </w:pPr>
            <w:sdt>
              <w:sdtPr>
                <w:tag w:val="goog_rdk_2213"/>
              </w:sdtPr>
              <w:sdtContent>
                <w:del w:author="davide.lenzarini@u-blox.com" w:id="172" w:date="2024-08-12T14:38:00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2"/>
          </w:tcPr>
          <w:p w:rsidR="00000000" w:rsidDel="00000000" w:rsidP="00000000" w:rsidRDefault="00000000" w:rsidRPr="00000000" w14:paraId="0000124A">
            <w:pPr>
              <w:keepNext w:val="1"/>
              <w:jc w:val="center"/>
              <w:rPr>
                <w:rFonts w:ascii="Arial" w:cs="Arial" w:eastAsia="Arial" w:hAnsi="Arial"/>
              </w:rPr>
            </w:pPr>
            <w:sdt>
              <w:sdtPr>
                <w:tag w:val="goog_rdk_2215"/>
              </w:sdtPr>
              <w:sdtContent>
                <w:del w:author="davide.lenzarini@u-blox.com" w:id="172" w:date="2024-08-12T14:38:00Z">
                  <w:r w:rsidDel="00000000" w:rsidR="00000000" w:rsidRPr="00000000">
                    <w:rPr>
                      <w:rFonts w:ascii="Arial" w:cs="Arial" w:eastAsia="Arial" w:hAnsi="Arial"/>
                      <w:rtl w:val="0"/>
                    </w:rPr>
                    <w:delText xml:space="preserve">Protection Scheme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56">
            <w:pPr>
              <w:rPr>
                <w:rFonts w:ascii="Arial" w:cs="Arial" w:eastAsia="Arial" w:hAnsi="Arial"/>
              </w:rPr>
            </w:pPr>
            <w:sdt>
              <w:sdtPr>
                <w:tag w:val="goog_rdk_2217"/>
              </w:sdtPr>
              <w:sdtContent>
                <w:del w:author="davide.lenzarini@u-blox.com" w:id="172" w:date="2024-08-12T14:38:00Z">
                  <w:r w:rsidDel="00000000" w:rsidR="00000000" w:rsidRPr="00000000">
                    <w:rPr>
                      <w:rFonts w:ascii="Arial" w:cs="Arial" w:eastAsia="Arial" w:hAnsi="Arial"/>
                      <w:rtl w:val="0"/>
                    </w:rPr>
                    <w:delText xml:space="preserve">Byte 5 - 12</w:delText>
                  </w:r>
                </w:del>
              </w:sdtContent>
            </w:sdt>
            <w:r w:rsidDel="00000000" w:rsidR="00000000" w:rsidRPr="00000000">
              <w:rPr>
                <w:rtl w:val="0"/>
              </w:rPr>
            </w:r>
          </w:p>
        </w:tc>
        <w:tc>
          <w:tcPr>
            <w:gridSpan w:val="12"/>
          </w:tcPr>
          <w:p w:rsidR="00000000" w:rsidDel="00000000" w:rsidP="00000000" w:rsidRDefault="00000000" w:rsidRPr="00000000" w14:paraId="00001257">
            <w:pPr>
              <w:keepNext w:val="1"/>
              <w:jc w:val="center"/>
              <w:rPr>
                <w:rFonts w:ascii="Arial" w:cs="Arial" w:eastAsia="Arial" w:hAnsi="Arial"/>
              </w:rPr>
            </w:pPr>
            <w:sdt>
              <w:sdtPr>
                <w:tag w:val="goog_rdk_2219"/>
              </w:sdtPr>
              <w:sdtContent>
                <w:del w:author="davide.lenzarini@u-blox.com" w:id="172" w:date="2024-08-12T14:38:00Z">
                  <w:r w:rsidDel="00000000" w:rsidR="00000000" w:rsidRPr="00000000">
                    <w:rPr>
                      <w:rFonts w:ascii="Arial" w:cs="Arial" w:eastAsia="Arial" w:hAnsi="Arial"/>
                      <w:rtl w:val="0"/>
                    </w:rPr>
                    <w:delText xml:space="preserve">Sender Id</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63">
            <w:pPr>
              <w:ind w:right="-285.5905511811022"/>
              <w:rPr>
                <w:rFonts w:ascii="Arial" w:cs="Arial" w:eastAsia="Arial" w:hAnsi="Arial"/>
              </w:rPr>
            </w:pPr>
            <w:sdt>
              <w:sdtPr>
                <w:tag w:val="goog_rdk_2221"/>
              </w:sdtPr>
              <w:sdtContent>
                <w:del w:author="davide.lenzarini@u-blox.com" w:id="173" w:date="2024-08-12T14:38:13Z">
                  <w:r w:rsidDel="00000000" w:rsidR="00000000" w:rsidRPr="00000000">
                    <w:rPr>
                      <w:rFonts w:ascii="Arial" w:cs="Arial" w:eastAsia="Arial" w:hAnsi="Arial"/>
                      <w:rtl w:val="0"/>
                    </w:rPr>
                    <w:delText xml:space="preserve">Byte 13 - 16</w:delText>
                  </w:r>
                </w:del>
              </w:sdtContent>
            </w:sdt>
            <w:r w:rsidDel="00000000" w:rsidR="00000000" w:rsidRPr="00000000">
              <w:rPr>
                <w:rtl w:val="0"/>
              </w:rPr>
            </w:r>
          </w:p>
        </w:tc>
        <w:tc>
          <w:tcPr>
            <w:gridSpan w:val="12"/>
          </w:tcPr>
          <w:p w:rsidR="00000000" w:rsidDel="00000000" w:rsidP="00000000" w:rsidRDefault="00000000" w:rsidRPr="00000000" w14:paraId="00001264">
            <w:pPr>
              <w:keepNext w:val="1"/>
              <w:jc w:val="center"/>
              <w:rPr>
                <w:rFonts w:ascii="Arial" w:cs="Arial" w:eastAsia="Arial" w:hAnsi="Arial"/>
              </w:rPr>
            </w:pPr>
            <w:sdt>
              <w:sdtPr>
                <w:tag w:val="goog_rdk_2223"/>
              </w:sdtPr>
              <w:sdtContent>
                <w:del w:author="davide.lenzarini@u-blox.com" w:id="173" w:date="2024-08-12T14:38:13Z">
                  <w:r w:rsidDel="00000000" w:rsidR="00000000" w:rsidRPr="00000000">
                    <w:rPr>
                      <w:rFonts w:ascii="Arial" w:cs="Arial" w:eastAsia="Arial" w:hAnsi="Arial"/>
                      <w:rtl w:val="0"/>
                    </w:rPr>
                    <w:delText xml:space="preserve">Random</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70">
            <w:pPr>
              <w:rPr>
                <w:rFonts w:ascii="Arial" w:cs="Arial" w:eastAsia="Arial" w:hAnsi="Arial"/>
              </w:rPr>
            </w:pPr>
            <w:sdt>
              <w:sdtPr>
                <w:tag w:val="goog_rdk_2225"/>
              </w:sdtPr>
              <w:sdtContent>
                <w:del w:author="davide.lenzarini@u-blox.com" w:id="173" w:date="2024-08-12T14:38:13Z">
                  <w:r w:rsidDel="00000000" w:rsidR="00000000" w:rsidRPr="00000000">
                    <w:rPr>
                      <w:rFonts w:ascii="Arial" w:cs="Arial" w:eastAsia="Arial" w:hAnsi="Arial"/>
                      <w:rtl w:val="0"/>
                    </w:rPr>
                    <w:delText xml:space="preserve">Byte 17 - P</w:delText>
                  </w:r>
                </w:del>
              </w:sdtContent>
            </w:sdt>
            <w:r w:rsidDel="00000000" w:rsidR="00000000" w:rsidRPr="00000000">
              <w:rPr>
                <w:rtl w:val="0"/>
              </w:rPr>
            </w:r>
          </w:p>
        </w:tc>
        <w:tc>
          <w:tcPr>
            <w:gridSpan w:val="12"/>
          </w:tcPr>
          <w:p w:rsidR="00000000" w:rsidDel="00000000" w:rsidP="00000000" w:rsidRDefault="00000000" w:rsidRPr="00000000" w14:paraId="00001271">
            <w:pPr>
              <w:keepNext w:val="1"/>
              <w:jc w:val="center"/>
              <w:rPr>
                <w:rFonts w:ascii="Arial" w:cs="Arial" w:eastAsia="Arial" w:hAnsi="Arial"/>
              </w:rPr>
            </w:pPr>
            <w:sdt>
              <w:sdtPr>
                <w:tag w:val="goog_rdk_2227"/>
              </w:sdtPr>
              <w:sdtContent>
                <w:del w:author="davide.lenzarini@u-blox.com" w:id="173" w:date="2024-08-12T14:38:13Z">
                  <w:r w:rsidDel="00000000" w:rsidR="00000000" w:rsidRPr="00000000">
                    <w:rPr>
                      <w:rFonts w:ascii="Arial" w:cs="Arial" w:eastAsia="Arial" w:hAnsi="Arial"/>
                      <w:rtl w:val="0"/>
                    </w:rPr>
                    <w:delText xml:space="preserve">Crypto Material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7D">
            <w:pPr>
              <w:rPr>
                <w:rFonts w:ascii="Arial" w:cs="Arial" w:eastAsia="Arial" w:hAnsi="Arial"/>
              </w:rPr>
            </w:pPr>
            <w:sdt>
              <w:sdtPr>
                <w:tag w:val="goog_rdk_2229"/>
              </w:sdtPr>
              <w:sdtContent>
                <w:del w:author="davide.lenzarini@u-blox.com" w:id="173" w:date="2024-08-12T14:38:13Z">
                  <w:r w:rsidDel="00000000" w:rsidR="00000000" w:rsidRPr="00000000">
                    <w:rPr>
                      <w:rFonts w:ascii="Arial" w:cs="Arial" w:eastAsia="Arial" w:hAnsi="Arial"/>
                      <w:rtl w:val="0"/>
                    </w:rPr>
                    <w:delText xml:space="preserve">Byte Q - R</w:delText>
                  </w:r>
                </w:del>
              </w:sdtContent>
            </w:sdt>
            <w:r w:rsidDel="00000000" w:rsidR="00000000" w:rsidRPr="00000000">
              <w:rPr>
                <w:rtl w:val="0"/>
              </w:rPr>
            </w:r>
          </w:p>
        </w:tc>
        <w:tc>
          <w:tcPr>
            <w:gridSpan w:val="12"/>
          </w:tcPr>
          <w:p w:rsidR="00000000" w:rsidDel="00000000" w:rsidP="00000000" w:rsidRDefault="00000000" w:rsidRPr="00000000" w14:paraId="0000127E">
            <w:pPr>
              <w:keepNext w:val="1"/>
              <w:jc w:val="center"/>
              <w:rPr>
                <w:rFonts w:ascii="Arial" w:cs="Arial" w:eastAsia="Arial" w:hAnsi="Arial"/>
              </w:rPr>
            </w:pPr>
            <w:sdt>
              <w:sdtPr>
                <w:tag w:val="goog_rdk_2231"/>
              </w:sdtPr>
              <w:sdtContent>
                <w:del w:author="davide.lenzarini@u-blox.com" w:id="173" w:date="2024-08-12T14:38:13Z">
                  <w:r w:rsidDel="00000000" w:rsidR="00000000" w:rsidRPr="00000000">
                    <w:rPr>
                      <w:rFonts w:ascii="Arial" w:cs="Arial" w:eastAsia="Arial" w:hAnsi="Arial"/>
                      <w:rtl w:val="0"/>
                    </w:rPr>
                    <w:delText xml:space="preserve">Monotonic Counter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8A">
            <w:pPr>
              <w:rPr>
                <w:rFonts w:ascii="Arial" w:cs="Arial" w:eastAsia="Arial" w:hAnsi="Arial"/>
              </w:rPr>
            </w:pPr>
            <w:sdt>
              <w:sdtPr>
                <w:tag w:val="goog_rdk_2233"/>
              </w:sdtPr>
              <w:sdtContent>
                <w:del w:author="davide.lenzarini@u-blox.com" w:id="173" w:date="2024-08-12T14:38:13Z">
                  <w:r w:rsidDel="00000000" w:rsidR="00000000" w:rsidRPr="00000000">
                    <w:rPr>
                      <w:rFonts w:ascii="Arial" w:cs="Arial" w:eastAsia="Arial" w:hAnsi="Arial"/>
                      <w:rtl w:val="0"/>
                    </w:rPr>
                    <w:delText xml:space="preserve">Byte S - T</w:delText>
                  </w:r>
                </w:del>
              </w:sdtContent>
            </w:sdt>
            <w:r w:rsidDel="00000000" w:rsidR="00000000" w:rsidRPr="00000000">
              <w:rPr>
                <w:rtl w:val="0"/>
              </w:rPr>
            </w:r>
          </w:p>
        </w:tc>
        <w:tc>
          <w:tcPr>
            <w:gridSpan w:val="12"/>
          </w:tcPr>
          <w:p w:rsidR="00000000" w:rsidDel="00000000" w:rsidP="00000000" w:rsidRDefault="00000000" w:rsidRPr="00000000" w14:paraId="0000128B">
            <w:pPr>
              <w:keepNext w:val="1"/>
              <w:jc w:val="center"/>
              <w:rPr>
                <w:rFonts w:ascii="Arial" w:cs="Arial" w:eastAsia="Arial" w:hAnsi="Arial"/>
              </w:rPr>
            </w:pPr>
            <w:sdt>
              <w:sdtPr>
                <w:tag w:val="goog_rdk_2235"/>
              </w:sdtPr>
              <w:sdtContent>
                <w:del w:author="davide.lenzarini@u-blox.com" w:id="173" w:date="2024-08-12T14:38:13Z">
                  <w:r w:rsidDel="00000000" w:rsidR="00000000" w:rsidRPr="00000000">
                    <w:rPr>
                      <w:rFonts w:ascii="Arial" w:cs="Arial" w:eastAsia="Arial" w:hAnsi="Arial"/>
                      <w:rtl w:val="0"/>
                    </w:rPr>
                    <w:delText xml:space="preserve">Protected MQTT-SN Packet</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97">
            <w:pPr>
              <w:rPr>
                <w:rFonts w:ascii="Arial" w:cs="Arial" w:eastAsia="Arial" w:hAnsi="Arial"/>
              </w:rPr>
            </w:pPr>
            <w:sdt>
              <w:sdtPr>
                <w:tag w:val="goog_rdk_2237"/>
              </w:sdtPr>
              <w:sdtContent>
                <w:del w:author="davide.lenzarini@u-blox.com" w:id="173" w:date="2024-08-12T14:38:13Z">
                  <w:r w:rsidDel="00000000" w:rsidR="00000000" w:rsidRPr="00000000">
                    <w:rPr>
                      <w:rFonts w:ascii="Arial" w:cs="Arial" w:eastAsia="Arial" w:hAnsi="Arial"/>
                      <w:rtl w:val="0"/>
                    </w:rPr>
                    <w:delText xml:space="preserve">Byte U - N</w:delText>
                  </w:r>
                </w:del>
              </w:sdtContent>
            </w:sdt>
            <w:r w:rsidDel="00000000" w:rsidR="00000000" w:rsidRPr="00000000">
              <w:rPr>
                <w:rtl w:val="0"/>
              </w:rPr>
            </w:r>
          </w:p>
        </w:tc>
        <w:tc>
          <w:tcPr>
            <w:gridSpan w:val="12"/>
          </w:tcPr>
          <w:p w:rsidR="00000000" w:rsidDel="00000000" w:rsidP="00000000" w:rsidRDefault="00000000" w:rsidRPr="00000000" w14:paraId="00001298">
            <w:pPr>
              <w:keepNext w:val="1"/>
              <w:jc w:val="center"/>
              <w:rPr>
                <w:rFonts w:ascii="Arial" w:cs="Arial" w:eastAsia="Arial" w:hAnsi="Arial"/>
              </w:rPr>
            </w:pPr>
            <w:sdt>
              <w:sdtPr>
                <w:tag w:val="goog_rdk_2239"/>
              </w:sdtPr>
              <w:sdtContent>
                <w:del w:author="davide.lenzarini@u-blox.com" w:id="173" w:date="2024-08-12T14:38:13Z">
                  <w:r w:rsidDel="00000000" w:rsidR="00000000" w:rsidRPr="00000000">
                    <w:rPr>
                      <w:rFonts w:ascii="Arial" w:cs="Arial" w:eastAsia="Arial" w:hAnsi="Arial"/>
                      <w:rtl w:val="0"/>
                    </w:rPr>
                    <w:delText xml:space="preserve">Authentication Tag</w:delText>
                  </w:r>
                </w:del>
              </w:sdtContent>
            </w:sdt>
            <w:r w:rsidDel="00000000" w:rsidR="00000000" w:rsidRPr="00000000">
              <w:rPr>
                <w:rtl w:val="0"/>
              </w:rPr>
            </w:r>
          </w:p>
        </w:tc>
      </w:tr>
    </w:tbl>
    <w:p w:rsidR="00000000" w:rsidDel="00000000" w:rsidP="00000000" w:rsidRDefault="00000000" w:rsidRPr="00000000" w14:paraId="000012A4">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A5">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2240"/>
        </w:sdtPr>
        <w:sdtContent>
          <w:commentRangeStart w:id="131"/>
        </w:sdtContent>
      </w:sdt>
      <w:sdt>
        <w:sdtPr>
          <w:tag w:val="goog_rdk_2241"/>
        </w:sdtPr>
        <w:sdtContent>
          <w:commentRangeStart w:id="132"/>
        </w:sdtContent>
      </w:sdt>
      <w:r w:rsidDel="00000000" w:rsidR="00000000" w:rsidRPr="00000000">
        <w:rPr>
          <w:rFonts w:ascii="Arial" w:cs="Arial" w:eastAsia="Arial" w:hAnsi="Arial"/>
          <w:rtl w:val="0"/>
        </w:rPr>
        <w:t xml:space="preserve"> packet is protected</w:t>
      </w:r>
      <w:commentRangeEnd w:id="131"/>
      <w:r w:rsidDel="00000000" w:rsidR="00000000" w:rsidRPr="00000000">
        <w:commentReference w:id="131"/>
      </w:r>
      <w:commentRangeEnd w:id="132"/>
      <w:r w:rsidDel="00000000" w:rsidR="00000000" w:rsidRPr="00000000">
        <w:commentReference w:id="132"/>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A6">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A7">
      <w:pPr>
        <w:spacing w:after="9" w:lineRule="auto"/>
        <w:ind w:left="-5" w:right="4" w:firstLine="0"/>
        <w:rPr>
          <w:rFonts w:ascii="Arial" w:cs="Arial" w:eastAsia="Arial" w:hAnsi="Arial"/>
        </w:rPr>
      </w:pPr>
      <w:sdt>
        <w:sdtPr>
          <w:tag w:val="goog_rdk_2242"/>
        </w:sdtPr>
        <w:sdtContent>
          <w:commentRangeStart w:id="133"/>
        </w:sdtContent>
      </w:sdt>
      <w:sdt>
        <w:sdtPr>
          <w:tag w:val="goog_rdk_2243"/>
        </w:sdtPr>
        <w:sdtContent>
          <w:commentRangeStart w:id="134"/>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133"/>
      <w:r w:rsidDel="00000000" w:rsidR="00000000" w:rsidRPr="00000000">
        <w:commentReference w:id="133"/>
      </w:r>
      <w:commentRangeEnd w:id="134"/>
      <w:r w:rsidDel="00000000" w:rsidR="00000000" w:rsidRPr="00000000">
        <w:commentReference w:id="134"/>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A8">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A9">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AA">
      <w:pPr>
        <w:spacing w:after="9" w:lineRule="auto"/>
        <w:ind w:left="-5" w:right="4" w:firstLine="0"/>
        <w:rPr>
          <w:rFonts w:ascii="Arial" w:cs="Arial" w:eastAsia="Arial" w:hAnsi="Arial"/>
          <w:b w:val="1"/>
        </w:rPr>
      </w:pPr>
      <w:sdt>
        <w:sdtPr>
          <w:tag w:val="goog_rdk_2244"/>
        </w:sdtPr>
        <w:sdtContent>
          <w:commentRangeStart w:id="135"/>
        </w:sdtContent>
      </w:sdt>
      <w:sdt>
        <w:sdtPr>
          <w:tag w:val="goog_rdk_2245"/>
        </w:sdtPr>
        <w:sdtContent>
          <w:commentRangeStart w:id="136"/>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AB">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AC">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AD">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AE">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135"/>
      <w:r w:rsidDel="00000000" w:rsidR="00000000" w:rsidRPr="00000000">
        <w:commentReference w:id="135"/>
      </w:r>
      <w:commentRangeEnd w:id="136"/>
      <w:r w:rsidDel="00000000" w:rsidR="00000000" w:rsidRPr="00000000">
        <w:commentReference w:id="136"/>
      </w:r>
      <w:r w:rsidDel="00000000" w:rsidR="00000000" w:rsidRPr="00000000">
        <w:rPr>
          <w:rtl w:val="0"/>
        </w:rPr>
      </w:r>
    </w:p>
    <w:p w:rsidR="00000000" w:rsidDel="00000000" w:rsidP="00000000" w:rsidRDefault="00000000" w:rsidRPr="00000000" w14:paraId="000012AF">
      <w:pPr>
        <w:pStyle w:val="Heading4"/>
        <w:ind w:left="0" w:right="4" w:firstLine="0"/>
        <w:rPr>
          <w:rFonts w:ascii="Arial" w:cs="Arial" w:eastAsia="Arial" w:hAnsi="Arial"/>
        </w:rPr>
      </w:pPr>
      <w:bookmarkStart w:colFirst="0" w:colLast="0" w:name="_heading=h.j9tutdzg8gdj" w:id="198"/>
      <w:bookmarkEnd w:id="198"/>
      <w:r w:rsidDel="00000000" w:rsidR="00000000" w:rsidRPr="00000000">
        <w:rPr>
          <w:rFonts w:ascii="Arial" w:cs="Arial" w:eastAsia="Arial" w:hAnsi="Arial"/>
          <w:rtl w:val="0"/>
        </w:rPr>
        <w:t xml:space="preserve">3.26.1 Length</w:t>
      </w:r>
    </w:p>
    <w:p w:rsidR="00000000" w:rsidDel="00000000" w:rsidP="00000000" w:rsidRDefault="00000000" w:rsidRPr="00000000" w14:paraId="000012B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B1">
      <w:pPr>
        <w:pStyle w:val="Heading4"/>
        <w:ind w:left="0" w:right="4" w:firstLine="0"/>
        <w:rPr>
          <w:rFonts w:ascii="Arial" w:cs="Arial" w:eastAsia="Arial" w:hAnsi="Arial"/>
        </w:rPr>
      </w:pPr>
      <w:bookmarkStart w:colFirst="0" w:colLast="0" w:name="_heading=h.8duggxbcbw2" w:id="199"/>
      <w:bookmarkEnd w:id="199"/>
      <w:r w:rsidDel="00000000" w:rsidR="00000000" w:rsidRPr="00000000">
        <w:rPr>
          <w:rFonts w:ascii="Arial" w:cs="Arial" w:eastAsia="Arial" w:hAnsi="Arial"/>
          <w:rtl w:val="0"/>
        </w:rPr>
        <w:t xml:space="preserve">3.26.2 Packet Type</w:t>
      </w:r>
    </w:p>
    <w:p w:rsidR="00000000" w:rsidDel="00000000" w:rsidP="00000000" w:rsidRDefault="00000000" w:rsidRPr="00000000" w14:paraId="000012B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B3">
      <w:pPr>
        <w:pStyle w:val="Heading4"/>
        <w:ind w:left="0" w:right="4" w:firstLine="0"/>
        <w:rPr>
          <w:rFonts w:ascii="Arial" w:cs="Arial" w:eastAsia="Arial" w:hAnsi="Arial"/>
        </w:rPr>
      </w:pPr>
      <w:bookmarkStart w:colFirst="0" w:colLast="0" w:name="_heading=h.g1mmf1c4lvqh" w:id="200"/>
      <w:bookmarkEnd w:id="200"/>
      <w:r w:rsidDel="00000000" w:rsidR="00000000" w:rsidRPr="00000000">
        <w:rPr>
          <w:rFonts w:ascii="Arial" w:cs="Arial" w:eastAsia="Arial" w:hAnsi="Arial"/>
          <w:rtl w:val="0"/>
        </w:rPr>
        <w:t xml:space="preserve">3.26.3 Protection Flags</w:t>
      </w:r>
    </w:p>
    <w:p w:rsidR="00000000" w:rsidDel="00000000" w:rsidP="00000000" w:rsidRDefault="00000000" w:rsidRPr="00000000" w14:paraId="000012B4">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w:t>
      </w:r>
      <w:sdt>
        <w:sdtPr>
          <w:tag w:val="goog_rdk_2246"/>
        </w:sdtPr>
        <w:sdtContent>
          <w:del w:author="davide.lenzarini@u-blox.com" w:id="174" w:date="2024-08-07T10:25:27Z">
            <w:r w:rsidDel="00000000" w:rsidR="00000000" w:rsidRPr="00000000">
              <w:rPr>
                <w:rFonts w:ascii="Arial" w:cs="Arial" w:eastAsia="Arial" w:hAnsi="Arial"/>
                <w:rtl w:val="0"/>
              </w:rPr>
              <w:delText xml:space="preserve">in Byte position 3 </w:delText>
            </w:r>
          </w:del>
        </w:sdtContent>
      </w:sdt>
      <w:r w:rsidDel="00000000" w:rsidR="00000000" w:rsidRPr="00000000">
        <w:rPr>
          <w:rFonts w:ascii="Arial" w:cs="Arial" w:eastAsia="Arial" w:hAnsi="Arial"/>
          <w:rtl w:val="0"/>
        </w:rPr>
        <w:t xml:space="preserve">of the packet, specifying the properties of the PROTECTION. </w:t>
      </w:r>
    </w:p>
    <w:p w:rsidR="00000000" w:rsidDel="00000000" w:rsidP="00000000" w:rsidRDefault="00000000" w:rsidRPr="00000000" w14:paraId="000012B5">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B6">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B7">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B8">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B9">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BA">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BB">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BC">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BD">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BE">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BF">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C0">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C1">
      <w:pPr>
        <w:numPr>
          <w:ilvl w:val="0"/>
          <w:numId w:val="25"/>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C2">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C3">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C4">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C5">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C6">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C7">
      <w:pPr>
        <w:numPr>
          <w:ilvl w:val="0"/>
          <w:numId w:val="57"/>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C8">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C9">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CA">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CB">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CC">
      <w:pPr>
        <w:pStyle w:val="Heading4"/>
        <w:ind w:left="0" w:right="4" w:firstLine="0"/>
        <w:rPr>
          <w:rFonts w:ascii="Arial" w:cs="Arial" w:eastAsia="Arial" w:hAnsi="Arial"/>
        </w:rPr>
      </w:pPr>
      <w:bookmarkStart w:colFirst="0" w:colLast="0" w:name="_heading=h.m1zk7agco355" w:id="201"/>
      <w:bookmarkEnd w:id="201"/>
      <w:r w:rsidDel="00000000" w:rsidR="00000000" w:rsidRPr="00000000">
        <w:rPr>
          <w:rFonts w:ascii="Arial" w:cs="Arial" w:eastAsia="Arial" w:hAnsi="Arial"/>
          <w:rtl w:val="0"/>
        </w:rPr>
        <w:t xml:space="preserve">3.26.4 Protection Scheme</w:t>
      </w:r>
    </w:p>
    <w:p w:rsidR="00000000" w:rsidDel="00000000" w:rsidP="00000000" w:rsidRDefault="00000000" w:rsidRPr="00000000" w14:paraId="000012CD">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w:t>
      </w:r>
      <w:sdt>
        <w:sdtPr>
          <w:tag w:val="goog_rdk_2247"/>
        </w:sdtPr>
        <w:sdtContent>
          <w:del w:author="davide.lenzarini@u-blox.com" w:id="175" w:date="2024-08-07T10:25:38Z">
            <w:r w:rsidDel="00000000" w:rsidR="00000000" w:rsidRPr="00000000">
              <w:rPr>
                <w:rFonts w:ascii="Arial" w:cs="Arial" w:eastAsia="Arial" w:hAnsi="Arial"/>
                <w:color w:val="222222"/>
                <w:rtl w:val="0"/>
              </w:rPr>
              <w:delText xml:space="preserve">located at byte 4 </w:delText>
            </w:r>
          </w:del>
        </w:sdtContent>
      </w:sdt>
      <w:r w:rsidDel="00000000" w:rsidR="00000000" w:rsidRPr="00000000">
        <w:rPr>
          <w:rFonts w:ascii="Arial" w:cs="Arial" w:eastAsia="Arial" w:hAnsi="Arial"/>
          <w:color w:val="222222"/>
          <w:rtl w:val="0"/>
        </w:rPr>
        <w:t xml:space="preserve">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CE">
      <w:pPr>
        <w:spacing w:after="307" w:lineRule="auto"/>
        <w:ind w:left="-15" w:right="4" w:firstLine="0"/>
        <w:rPr>
          <w:rFonts w:ascii="Arial" w:cs="Arial" w:eastAsia="Arial" w:hAnsi="Arial"/>
        </w:rPr>
      </w:pPr>
      <w:r w:rsidDel="00000000" w:rsidR="00000000" w:rsidRPr="00000000">
        <w:rPr>
          <w:rtl w:val="0"/>
        </w:rPr>
      </w:r>
    </w:p>
    <w:tbl>
      <w:tblPr>
        <w:tblStyle w:val="Table42"/>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CF">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D0">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D1">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D2">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D3">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4">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5">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9">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A">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C">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E">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F">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3">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4">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8">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9">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A">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D">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E">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F">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0">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1">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2">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3">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4">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7">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8">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C">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D">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1">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2">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6">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7">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B">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C">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0">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1">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5">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6">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A">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B">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F">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0">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4">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5">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9">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A">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B">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C">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D">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E">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F">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333">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34">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335">
      <w:pPr>
        <w:numPr>
          <w:ilvl w:val="0"/>
          <w:numId w:val="17"/>
        </w:numPr>
        <w:spacing w:after="0" w:before="0" w:lineRule="auto"/>
        <w:ind w:left="720" w:hanging="360"/>
        <w:rPr>
          <w:rFonts w:ascii="Arial" w:cs="Arial" w:eastAsia="Arial" w:hAnsi="Arial"/>
          <w:u w:val="none"/>
        </w:rPr>
      </w:pPr>
      <w:sdt>
        <w:sdtPr>
          <w:tag w:val="goog_rdk_2248"/>
        </w:sdtPr>
        <w:sdtContent>
          <w:commentRangeStart w:id="137"/>
        </w:sdtContent>
      </w:sdt>
      <w:r w:rsidDel="00000000" w:rsidR="00000000" w:rsidRPr="00000000">
        <w:rPr>
          <w:rFonts w:ascii="Arial" w:cs="Arial" w:eastAsia="Arial" w:hAnsi="Arial"/>
          <w:color w:val="222222"/>
          <w:rtl w:val="0"/>
        </w:rPr>
        <w:t xml:space="preserve">Reference </w:t>
      </w:r>
      <w:hyperlink r:id="rId82">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336">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83">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337">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84">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85">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338">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86">
        <w:r w:rsidDel="00000000" w:rsidR="00000000" w:rsidRPr="00000000">
          <w:rPr>
            <w:rFonts w:ascii="Arial" w:cs="Arial" w:eastAsia="Arial" w:hAnsi="Arial"/>
            <w:rtl w:val="0"/>
          </w:rPr>
          <w:t xml:space="preserve"> </w:t>
        </w:r>
      </w:hyperlink>
      <w:hyperlink r:id="rId87">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88">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339">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33A">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33B">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33C">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33D">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137"/>
      <w:r w:rsidDel="00000000" w:rsidR="00000000" w:rsidRPr="00000000">
        <w:commentReference w:id="137"/>
      </w:r>
      <w:r w:rsidDel="00000000" w:rsidR="00000000" w:rsidRPr="00000000">
        <w:rPr>
          <w:rtl w:val="0"/>
        </w:rPr>
      </w:r>
    </w:p>
    <w:p w:rsidR="00000000" w:rsidDel="00000000" w:rsidP="00000000" w:rsidRDefault="00000000" w:rsidRPr="00000000" w14:paraId="0000133E">
      <w:pPr>
        <w:pStyle w:val="Heading4"/>
        <w:ind w:left="0" w:right="4" w:firstLine="0"/>
        <w:rPr>
          <w:rFonts w:ascii="Roboto" w:cs="Roboto" w:eastAsia="Roboto" w:hAnsi="Roboto"/>
          <w:b w:val="1"/>
          <w:color w:val="222222"/>
          <w:sz w:val="24"/>
          <w:szCs w:val="24"/>
          <w:u w:val="single"/>
        </w:rPr>
      </w:pPr>
      <w:bookmarkStart w:colFirst="0" w:colLast="0" w:name="_heading=h.jo2d2fngx6hj" w:id="202"/>
      <w:bookmarkEnd w:id="202"/>
      <w:r w:rsidDel="00000000" w:rsidR="00000000" w:rsidRPr="00000000">
        <w:rPr>
          <w:rFonts w:ascii="Arial" w:cs="Arial" w:eastAsia="Arial" w:hAnsi="Arial"/>
          <w:rtl w:val="0"/>
        </w:rPr>
        <w:t xml:space="preserve">3.26.5 Sender Identifier</w:t>
      </w:r>
      <w:r w:rsidDel="00000000" w:rsidR="00000000" w:rsidRPr="00000000">
        <w:rPr>
          <w:rtl w:val="0"/>
        </w:rPr>
      </w:r>
    </w:p>
    <w:p w:rsidR="00000000" w:rsidDel="00000000" w:rsidP="00000000" w:rsidRDefault="00000000" w:rsidRPr="00000000" w14:paraId="0000133F">
      <w:pPr>
        <w:spacing w:after="0" w:before="0" w:lineRule="auto"/>
        <w:ind w:left="0" w:firstLine="0"/>
        <w:rPr>
          <w:rFonts w:ascii="Arial" w:cs="Arial" w:eastAsia="Arial" w:hAnsi="Arial"/>
          <w:color w:val="222222"/>
        </w:rPr>
      </w:pPr>
      <w:sdt>
        <w:sdtPr>
          <w:tag w:val="goog_rdk_2250"/>
        </w:sdtPr>
        <w:sdtContent>
          <w:ins w:author="davide.lenzarini@u-blox.com" w:id="176" w:date="2024-08-07T10:25:52Z">
            <w:r w:rsidDel="00000000" w:rsidR="00000000" w:rsidRPr="00000000">
              <w:rPr>
                <w:rFonts w:ascii="Roboto" w:cs="Roboto" w:eastAsia="Roboto" w:hAnsi="Roboto"/>
                <w:b w:val="1"/>
                <w:color w:val="222222"/>
                <w:sz w:val="24"/>
                <w:szCs w:val="24"/>
                <w:u w:val="single"/>
                <w:rtl w:val="0"/>
              </w:rPr>
              <w:t xml:space="preserve">T</w:t>
            </w:r>
          </w:ins>
        </w:sdtContent>
      </w:sdt>
      <w:sdt>
        <w:sdtPr>
          <w:tag w:val="goog_rdk_2251"/>
        </w:sdtPr>
        <w:sdtContent>
          <w:del w:author="davide.lenzarini@u-blox.com" w:id="176" w:date="2024-08-07T10:25:52Z">
            <w:r w:rsidDel="00000000" w:rsidR="00000000" w:rsidRPr="00000000">
              <w:rPr>
                <w:rFonts w:ascii="Arial" w:cs="Arial" w:eastAsia="Arial" w:hAnsi="Arial"/>
                <w:color w:val="222222"/>
                <w:rtl w:val="0"/>
              </w:rPr>
              <w:delText xml:space="preserve">Located at Bytes 5 - 12 t</w:delText>
            </w:r>
          </w:del>
        </w:sdtContent>
      </w:sdt>
      <w:r w:rsidDel="00000000" w:rsidR="00000000" w:rsidRPr="00000000">
        <w:rPr>
          <w:rFonts w:ascii="Arial" w:cs="Arial" w:eastAsia="Arial" w:hAnsi="Arial"/>
          <w:color w:val="222222"/>
          <w:rtl w:val="0"/>
        </w:rPr>
        <w:t xml:space="preserve">he Sender Id field (8 bytes) should contain:</w:t>
      </w:r>
    </w:p>
    <w:p w:rsidR="00000000" w:rsidDel="00000000" w:rsidP="00000000" w:rsidRDefault="00000000" w:rsidRPr="00000000" w14:paraId="00001340">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41">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42">
      <w:pPr>
        <w:numPr>
          <w:ilvl w:val="0"/>
          <w:numId w:val="67"/>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343">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44">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45">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346">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347">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348">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49">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34A">
      <w:pPr>
        <w:spacing w:after="0" w:before="0" w:lineRule="auto"/>
        <w:ind w:left="720" w:firstLine="0"/>
        <w:rPr>
          <w:rFonts w:ascii="Arial" w:cs="Arial" w:eastAsia="Arial" w:hAnsi="Arial"/>
          <w:b w:val="1"/>
          <w:i w:val="1"/>
          <w:color w:val="222222"/>
          <w:u w:val="single"/>
          <w:shd w:fill="fff2cc" w:val="clear"/>
        </w:rPr>
      </w:pPr>
      <w:sdt>
        <w:sdtPr>
          <w:tag w:val="goog_rdk_2252"/>
        </w:sdtPr>
        <w:sdtContent>
          <w:commentRangeStart w:id="138"/>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34B">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34C">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34D">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34E">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138"/>
      <w:r w:rsidDel="00000000" w:rsidR="00000000" w:rsidRPr="00000000">
        <w:commentReference w:id="138"/>
      </w:r>
      <w:r w:rsidDel="00000000" w:rsidR="00000000" w:rsidRPr="00000000">
        <w:rPr>
          <w:rtl w:val="0"/>
        </w:rPr>
      </w:r>
    </w:p>
    <w:p w:rsidR="00000000" w:rsidDel="00000000" w:rsidP="00000000" w:rsidRDefault="00000000" w:rsidRPr="00000000" w14:paraId="0000134F">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350">
      <w:pPr>
        <w:pStyle w:val="Heading4"/>
        <w:ind w:left="0" w:right="4" w:firstLine="0"/>
        <w:rPr>
          <w:rFonts w:ascii="Arial" w:cs="Arial" w:eastAsia="Arial" w:hAnsi="Arial"/>
        </w:rPr>
      </w:pPr>
      <w:bookmarkStart w:colFirst="0" w:colLast="0" w:name="_heading=h.vjl219ghlhvi" w:id="203"/>
      <w:bookmarkEnd w:id="203"/>
      <w:r w:rsidDel="00000000" w:rsidR="00000000" w:rsidRPr="00000000">
        <w:rPr>
          <w:rFonts w:ascii="Arial" w:cs="Arial" w:eastAsia="Arial" w:hAnsi="Arial"/>
          <w:rtl w:val="0"/>
        </w:rPr>
        <w:t xml:space="preserve">3.26.6 Random</w:t>
      </w:r>
    </w:p>
    <w:p w:rsidR="00000000" w:rsidDel="00000000" w:rsidP="00000000" w:rsidRDefault="00000000" w:rsidRPr="00000000" w14:paraId="00001351">
      <w:pPr>
        <w:spacing w:after="0" w:before="0" w:lineRule="auto"/>
        <w:ind w:left="0" w:firstLine="0"/>
        <w:rPr>
          <w:rFonts w:ascii="Arial" w:cs="Arial" w:eastAsia="Arial" w:hAnsi="Arial"/>
          <w:color w:val="222222"/>
        </w:rPr>
      </w:pPr>
      <w:sdt>
        <w:sdtPr>
          <w:tag w:val="goog_rdk_2254"/>
        </w:sdtPr>
        <w:sdtContent>
          <w:ins w:author="davide.lenzarini@u-blox.com" w:id="177" w:date="2024-08-07T10:25:59Z">
            <w:r w:rsidDel="00000000" w:rsidR="00000000" w:rsidRPr="00000000">
              <w:rPr>
                <w:rFonts w:ascii="Arial" w:cs="Arial" w:eastAsia="Arial" w:hAnsi="Arial"/>
                <w:rtl w:val="0"/>
              </w:rPr>
              <w:t xml:space="preserve">T</w:t>
            </w:r>
          </w:ins>
        </w:sdtContent>
      </w:sdt>
      <w:sdt>
        <w:sdtPr>
          <w:tag w:val="goog_rdk_2255"/>
        </w:sdtPr>
        <w:sdtContent>
          <w:del w:author="davide.lenzarini@u-blox.com" w:id="177" w:date="2024-08-07T10:25:59Z">
            <w:r w:rsidDel="00000000" w:rsidR="00000000" w:rsidRPr="00000000">
              <w:rPr>
                <w:rFonts w:ascii="Arial" w:cs="Arial" w:eastAsia="Arial" w:hAnsi="Arial"/>
                <w:b w:val="1"/>
                <w:color w:val="222222"/>
                <w:u w:val="single"/>
                <w:rtl w:val="0"/>
              </w:rPr>
              <w:delText xml:space="preserve">Located at Byte 13 - 16</w:delText>
            </w:r>
            <w:r w:rsidDel="00000000" w:rsidR="00000000" w:rsidRPr="00000000">
              <w:rPr>
                <w:rFonts w:ascii="Arial" w:cs="Arial" w:eastAsia="Arial" w:hAnsi="Arial"/>
                <w:color w:val="222222"/>
                <w:rtl w:val="0"/>
              </w:rPr>
              <w:delText xml:space="preserve"> , t</w:delText>
            </w:r>
          </w:del>
        </w:sdtContent>
      </w:sdt>
      <w:r w:rsidDel="00000000" w:rsidR="00000000" w:rsidRPr="00000000">
        <w:rPr>
          <w:rFonts w:ascii="Arial" w:cs="Arial" w:eastAsia="Arial" w:hAnsi="Arial"/>
          <w:color w:val="222222"/>
          <w:rtl w:val="0"/>
        </w:rPr>
        <w:t xml:space="preserve">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352">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53">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54">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w:t>
      </w:r>
      <w:sdt>
        <w:sdtPr>
          <w:tag w:val="goog_rdk_2256"/>
        </w:sdtPr>
        <w:sdtContent>
          <w:del w:author="davide.lenzarini@u-blox.com" w:id="178" w:date="2024-07-27T08:23:20Z">
            <w:r w:rsidDel="00000000" w:rsidR="00000000" w:rsidRPr="00000000">
              <w:rPr>
                <w:rFonts w:ascii="Arial" w:cs="Arial" w:eastAsia="Arial" w:hAnsi="Arial"/>
                <w:i w:val="1"/>
                <w:color w:val="222222"/>
                <w:shd w:fill="fff2cc" w:val="clear"/>
                <w:rtl w:val="0"/>
              </w:rPr>
              <w:delText xml:space="preserve"> </w:delText>
            </w:r>
          </w:del>
        </w:sdtContent>
      </w:sdt>
      <w:r w:rsidDel="00000000" w:rsidR="00000000" w:rsidRPr="00000000">
        <w:rPr>
          <w:rFonts w:ascii="Arial" w:cs="Arial" w:eastAsia="Arial" w:hAnsi="Arial"/>
          <w:i w:val="1"/>
          <w:color w:val="222222"/>
          <w:shd w:fill="fff2cc" w:val="clear"/>
          <w:rtl w:val="0"/>
        </w:rPr>
        <w:t xml:space="preserve">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89">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90">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355">
      <w:pPr>
        <w:pStyle w:val="Heading4"/>
        <w:ind w:left="0" w:right="4" w:firstLine="0"/>
        <w:rPr>
          <w:rFonts w:ascii="Arial" w:cs="Arial" w:eastAsia="Arial" w:hAnsi="Arial"/>
        </w:rPr>
      </w:pPr>
      <w:bookmarkStart w:colFirst="0" w:colLast="0" w:name="_heading=h.q30yx1mc4rc1" w:id="204"/>
      <w:bookmarkEnd w:id="204"/>
      <w:r w:rsidDel="00000000" w:rsidR="00000000" w:rsidRPr="00000000">
        <w:rPr>
          <w:rFonts w:ascii="Arial" w:cs="Arial" w:eastAsia="Arial" w:hAnsi="Arial"/>
          <w:rtl w:val="0"/>
        </w:rPr>
        <w:t xml:space="preserve">3.26.7 Crypto Material</w:t>
      </w:r>
    </w:p>
    <w:p w:rsidR="00000000" w:rsidDel="00000000" w:rsidP="00000000" w:rsidRDefault="00000000" w:rsidRPr="00000000" w14:paraId="00001356">
      <w:pPr>
        <w:spacing w:after="0" w:before="0" w:lineRule="auto"/>
        <w:ind w:left="0" w:firstLine="0"/>
        <w:rPr>
          <w:rFonts w:ascii="Arial" w:cs="Arial" w:eastAsia="Arial" w:hAnsi="Arial"/>
          <w:color w:val="222222"/>
          <w:highlight w:val="white"/>
        </w:rPr>
      </w:pPr>
      <w:sdt>
        <w:sdtPr>
          <w:tag w:val="goog_rdk_2258"/>
        </w:sdtPr>
        <w:sdtContent>
          <w:ins w:author="davide.lenzarini@u-blox.com" w:id="179" w:date="2024-08-07T10:26:15Z">
            <w:r w:rsidDel="00000000" w:rsidR="00000000" w:rsidRPr="00000000">
              <w:rPr>
                <w:rFonts w:ascii="Arial" w:cs="Arial" w:eastAsia="Arial" w:hAnsi="Arial"/>
                <w:rtl w:val="0"/>
              </w:rPr>
              <w:t xml:space="preserve">T</w:t>
            </w:r>
          </w:ins>
        </w:sdtContent>
      </w:sdt>
      <w:sdt>
        <w:sdtPr>
          <w:tag w:val="goog_rdk_2259"/>
        </w:sdtPr>
        <w:sdtContent>
          <w:del w:author="davide.lenzarini@u-blox.com" w:id="179" w:date="2024-08-07T10:26:15Z">
            <w:r w:rsidDel="00000000" w:rsidR="00000000" w:rsidRPr="00000000">
              <w:rPr>
                <w:rtl w:val="0"/>
              </w:rPr>
              <w:delText xml:space="preserve">Located at</w:delText>
            </w:r>
            <w:r w:rsidDel="00000000" w:rsidR="00000000" w:rsidRPr="00000000">
              <w:rPr>
                <w:rFonts w:ascii="Arial" w:cs="Arial" w:eastAsia="Arial" w:hAnsi="Arial"/>
                <w:rtl w:val="0"/>
              </w:rPr>
              <w:delText xml:space="preserve"> </w:delText>
            </w:r>
            <w:r w:rsidDel="00000000" w:rsidR="00000000" w:rsidRPr="00000000">
              <w:rPr>
                <w:rFonts w:ascii="Arial" w:cs="Arial" w:eastAsia="Arial" w:hAnsi="Arial"/>
                <w:color w:val="222222"/>
                <w:rtl w:val="0"/>
              </w:rPr>
              <w:delText xml:space="preserve">Byte (17 - P), t</w:delText>
            </w:r>
          </w:del>
        </w:sdtContent>
      </w:sdt>
      <w:r w:rsidDel="00000000" w:rsidR="00000000" w:rsidRPr="00000000">
        <w:rPr>
          <w:rFonts w:ascii="Arial" w:cs="Arial" w:eastAsia="Arial" w:hAnsi="Arial"/>
          <w:color w:val="222222"/>
          <w:rtl w:val="0"/>
        </w:rPr>
        <w:t xml:space="preserve">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357">
      <w:pPr>
        <w:pStyle w:val="Heading4"/>
        <w:ind w:left="0" w:right="4" w:firstLine="0"/>
        <w:rPr>
          <w:rFonts w:ascii="Roboto" w:cs="Roboto" w:eastAsia="Roboto" w:hAnsi="Roboto"/>
          <w:color w:val="222222"/>
          <w:sz w:val="24"/>
          <w:szCs w:val="24"/>
          <w:highlight w:val="white"/>
        </w:rPr>
      </w:pPr>
      <w:bookmarkStart w:colFirst="0" w:colLast="0" w:name="_heading=h.3y6o9vhqakro" w:id="205"/>
      <w:bookmarkEnd w:id="205"/>
      <w:r w:rsidDel="00000000" w:rsidR="00000000" w:rsidRPr="00000000">
        <w:rPr>
          <w:rFonts w:ascii="Arial" w:cs="Arial" w:eastAsia="Arial" w:hAnsi="Arial"/>
          <w:rtl w:val="0"/>
        </w:rPr>
        <w:t xml:space="preserve">3.26.8 Monotonic Counter</w:t>
      </w:r>
      <w:r w:rsidDel="00000000" w:rsidR="00000000" w:rsidRPr="00000000">
        <w:rPr>
          <w:rtl w:val="0"/>
        </w:rPr>
      </w:r>
    </w:p>
    <w:p w:rsidR="00000000" w:rsidDel="00000000" w:rsidP="00000000" w:rsidRDefault="00000000" w:rsidRPr="00000000" w14:paraId="00001358">
      <w:pPr>
        <w:spacing w:after="0" w:before="0" w:lineRule="auto"/>
        <w:ind w:left="0" w:firstLine="0"/>
        <w:rPr>
          <w:rFonts w:ascii="Arial" w:cs="Arial" w:eastAsia="Arial" w:hAnsi="Arial"/>
          <w:color w:val="222222"/>
          <w:highlight w:val="white"/>
        </w:rPr>
      </w:pPr>
      <w:sdt>
        <w:sdtPr>
          <w:tag w:val="goog_rdk_2261"/>
        </w:sdtPr>
        <w:sdtContent>
          <w:ins w:author="davide.lenzarini@u-blox.com" w:id="180" w:date="2024-08-07T10:26:21Z">
            <w:r w:rsidDel="00000000" w:rsidR="00000000" w:rsidRPr="00000000">
              <w:rPr>
                <w:rFonts w:ascii="Roboto" w:cs="Roboto" w:eastAsia="Roboto" w:hAnsi="Roboto"/>
                <w:color w:val="222222"/>
                <w:sz w:val="24"/>
                <w:szCs w:val="24"/>
                <w:highlight w:val="white"/>
                <w:rtl w:val="0"/>
              </w:rPr>
              <w:t xml:space="preserve">T</w:t>
            </w:r>
          </w:ins>
        </w:sdtContent>
      </w:sdt>
      <w:sdt>
        <w:sdtPr>
          <w:tag w:val="goog_rdk_2262"/>
        </w:sdtPr>
        <w:sdtContent>
          <w:del w:author="davide.lenzarini@u-blox.com" w:id="180" w:date="2024-08-07T10:26:21Z">
            <w:r w:rsidDel="00000000" w:rsidR="00000000" w:rsidRPr="00000000">
              <w:rPr>
                <w:rFonts w:ascii="Arial" w:cs="Arial" w:eastAsia="Arial" w:hAnsi="Arial"/>
                <w:rtl w:val="0"/>
              </w:rPr>
              <w:delText xml:space="preserve">Located at </w:delText>
            </w:r>
            <w:r w:rsidDel="00000000" w:rsidR="00000000" w:rsidRPr="00000000">
              <w:rPr>
                <w:rFonts w:ascii="Arial" w:cs="Arial" w:eastAsia="Arial" w:hAnsi="Arial"/>
                <w:color w:val="222222"/>
                <w:rtl w:val="0"/>
              </w:rPr>
              <w:delText xml:space="preserve">Byte Byte (Q - R), t</w:delText>
            </w:r>
          </w:del>
        </w:sdtContent>
      </w:sdt>
      <w:r w:rsidDel="00000000" w:rsidR="00000000" w:rsidRPr="00000000">
        <w:rPr>
          <w:rFonts w:ascii="Arial" w:cs="Arial" w:eastAsia="Arial" w:hAnsi="Arial"/>
          <w:color w:val="222222"/>
          <w:rtl w:val="0"/>
        </w:rPr>
        <w:t xml:space="preserve">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359">
      <w:pPr>
        <w:pStyle w:val="Heading4"/>
        <w:ind w:left="0" w:right="4" w:firstLine="0"/>
        <w:rPr>
          <w:rFonts w:ascii="Arial" w:cs="Arial" w:eastAsia="Arial" w:hAnsi="Arial"/>
          <w:color w:val="222222"/>
          <w:sz w:val="22"/>
          <w:szCs w:val="22"/>
          <w:highlight w:val="white"/>
        </w:rPr>
      </w:pPr>
      <w:bookmarkStart w:colFirst="0" w:colLast="0" w:name="_heading=h.dovnwl46a7is" w:id="206"/>
      <w:bookmarkEnd w:id="206"/>
      <w:r w:rsidDel="00000000" w:rsidR="00000000" w:rsidRPr="00000000">
        <w:rPr>
          <w:rFonts w:ascii="Arial" w:cs="Arial" w:eastAsia="Arial" w:hAnsi="Arial"/>
          <w:rtl w:val="0"/>
        </w:rPr>
        <w:t xml:space="preserve">3.26.9 Protected MQTT-SN Packet</w:t>
      </w:r>
      <w:r w:rsidDel="00000000" w:rsidR="00000000" w:rsidRPr="00000000">
        <w:rPr>
          <w:rtl w:val="0"/>
        </w:rPr>
      </w:r>
    </w:p>
    <w:p w:rsidR="00000000" w:rsidDel="00000000" w:rsidP="00000000" w:rsidRDefault="00000000" w:rsidRPr="00000000" w14:paraId="0000135A">
      <w:pPr>
        <w:spacing w:after="0" w:before="0" w:lineRule="auto"/>
        <w:ind w:left="0" w:firstLine="0"/>
        <w:rPr>
          <w:rFonts w:ascii="Arial" w:cs="Arial" w:eastAsia="Arial" w:hAnsi="Arial"/>
          <w:color w:val="222222"/>
        </w:rPr>
      </w:pPr>
      <w:sdt>
        <w:sdtPr>
          <w:tag w:val="goog_rdk_2264"/>
        </w:sdtPr>
        <w:sdtContent>
          <w:ins w:author="davide.lenzarini@u-blox.com" w:id="181" w:date="2024-08-07T10:26:26Z">
            <w:r w:rsidDel="00000000" w:rsidR="00000000" w:rsidRPr="00000000">
              <w:rPr>
                <w:rFonts w:ascii="Arial" w:cs="Arial" w:eastAsia="Arial" w:hAnsi="Arial"/>
                <w:color w:val="222222"/>
                <w:sz w:val="22"/>
                <w:szCs w:val="22"/>
                <w:highlight w:val="white"/>
                <w:rtl w:val="0"/>
              </w:rPr>
              <w:t xml:space="preserve">T</w:t>
            </w:r>
          </w:ins>
        </w:sdtContent>
      </w:sdt>
      <w:sdt>
        <w:sdtPr>
          <w:tag w:val="goog_rdk_2265"/>
        </w:sdtPr>
        <w:sdtContent>
          <w:del w:author="davide.lenzarini@u-blox.com" w:id="181" w:date="2024-08-07T10:26:26Z">
            <w:r w:rsidDel="00000000" w:rsidR="00000000" w:rsidRPr="00000000">
              <w:rPr>
                <w:rFonts w:ascii="Arial" w:cs="Arial" w:eastAsia="Arial" w:hAnsi="Arial"/>
                <w:rtl w:val="0"/>
              </w:rPr>
              <w:delText xml:space="preserve">Located at </w:delText>
            </w:r>
            <w:r w:rsidDel="00000000" w:rsidR="00000000" w:rsidRPr="00000000">
              <w:rPr>
                <w:rFonts w:ascii="Arial" w:cs="Arial" w:eastAsia="Arial" w:hAnsi="Arial"/>
                <w:color w:val="222222"/>
                <w:rtl w:val="0"/>
              </w:rPr>
              <w:delText xml:space="preserve">Byte (S - T), t</w:delText>
            </w:r>
          </w:del>
        </w:sdtContent>
      </w:sdt>
      <w:r w:rsidDel="00000000" w:rsidR="00000000" w:rsidRPr="00000000">
        <w:rPr>
          <w:rFonts w:ascii="Arial" w:cs="Arial" w:eastAsia="Arial" w:hAnsi="Arial"/>
          <w:color w:val="222222"/>
          <w:rtl w:val="0"/>
        </w:rPr>
        <w:t xml:space="preserve">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5B">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35C">
      <w:pPr>
        <w:pStyle w:val="Heading4"/>
        <w:ind w:left="0" w:right="4" w:firstLine="0"/>
        <w:rPr>
          <w:rFonts w:ascii="Arial" w:cs="Arial" w:eastAsia="Arial" w:hAnsi="Arial"/>
        </w:rPr>
      </w:pPr>
      <w:bookmarkStart w:colFirst="0" w:colLast="0" w:name="_heading=h.j75p96o6vesm" w:id="207"/>
      <w:bookmarkEnd w:id="207"/>
      <w:r w:rsidDel="00000000" w:rsidR="00000000" w:rsidRPr="00000000">
        <w:rPr>
          <w:rFonts w:ascii="Arial" w:cs="Arial" w:eastAsia="Arial" w:hAnsi="Arial"/>
          <w:rtl w:val="0"/>
        </w:rPr>
        <w:t xml:space="preserve">3.26.10 Authentication Tag</w:t>
      </w:r>
    </w:p>
    <w:p w:rsidR="00000000" w:rsidDel="00000000" w:rsidP="00000000" w:rsidRDefault="00000000" w:rsidRPr="00000000" w14:paraId="0000135D">
      <w:pPr>
        <w:ind w:left="0" w:firstLine="0"/>
        <w:rPr>
          <w:rFonts w:ascii="Roboto" w:cs="Roboto" w:eastAsia="Roboto" w:hAnsi="Roboto"/>
          <w:color w:val="222222"/>
          <w:sz w:val="24"/>
          <w:szCs w:val="24"/>
        </w:rPr>
      </w:pPr>
      <w:sdt>
        <w:sdtPr>
          <w:tag w:val="goog_rdk_2267"/>
        </w:sdtPr>
        <w:sdtContent>
          <w:ins w:author="davide.lenzarini@u-blox.com" w:id="182" w:date="2024-08-07T10:26:30Z">
            <w:r w:rsidDel="00000000" w:rsidR="00000000" w:rsidRPr="00000000">
              <w:rPr>
                <w:rFonts w:ascii="Arial" w:cs="Arial" w:eastAsia="Arial" w:hAnsi="Arial"/>
                <w:rtl w:val="0"/>
              </w:rPr>
              <w:t xml:space="preserve">T</w:t>
            </w:r>
          </w:ins>
        </w:sdtContent>
      </w:sdt>
      <w:sdt>
        <w:sdtPr>
          <w:tag w:val="goog_rdk_2268"/>
        </w:sdtPr>
        <w:sdtContent>
          <w:del w:author="davide.lenzarini@u-blox.com" w:id="182" w:date="2024-08-07T10:26:30Z">
            <w:r w:rsidDel="00000000" w:rsidR="00000000" w:rsidRPr="00000000">
              <w:rPr>
                <w:rFonts w:ascii="Arial" w:cs="Arial" w:eastAsia="Arial" w:hAnsi="Arial"/>
                <w:rtl w:val="0"/>
              </w:rPr>
              <w:delText xml:space="preserve">Located at Byte (U - N), t</w:delText>
            </w:r>
          </w:del>
        </w:sdtContent>
      </w:sdt>
      <w:r w:rsidDel="00000000" w:rsidR="00000000" w:rsidRPr="00000000">
        <w:rPr>
          <w:rFonts w:ascii="Arial" w:cs="Arial" w:eastAsia="Arial" w:hAnsi="Arial"/>
          <w:rtl w:val="0"/>
        </w:rPr>
        <w:t xml:space="preserve">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35E">
      <w:pPr>
        <w:pStyle w:val="Heading1"/>
        <w:ind w:left="0" w:firstLine="0"/>
        <w:rPr>
          <w:rFonts w:ascii="Arial" w:cs="Arial" w:eastAsia="Arial" w:hAnsi="Arial"/>
        </w:rPr>
      </w:pPr>
      <w:bookmarkStart w:colFirst="0" w:colLast="0" w:name="_heading=h.2qk79lc" w:id="208"/>
      <w:bookmarkEnd w:id="208"/>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35F">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360">
      <w:pPr>
        <w:pStyle w:val="Heading2"/>
        <w:keepLines w:val="1"/>
        <w:spacing w:after="64" w:before="0" w:line="259" w:lineRule="auto"/>
        <w:ind w:left="0" w:firstLine="0"/>
        <w:rPr>
          <w:rFonts w:ascii="Arial" w:cs="Arial" w:eastAsia="Arial" w:hAnsi="Arial"/>
        </w:rPr>
      </w:pPr>
      <w:bookmarkStart w:colFirst="0" w:colLast="0" w:name="_heading=h.21od6so" w:id="209"/>
      <w:bookmarkEnd w:id="209"/>
      <w:r w:rsidDel="00000000" w:rsidR="00000000" w:rsidRPr="00000000">
        <w:rPr>
          <w:rFonts w:ascii="Arial" w:cs="Arial" w:eastAsia="Arial" w:hAnsi="Arial"/>
          <w:rtl w:val="0"/>
        </w:rPr>
        <w:t xml:space="preserve">4.1 </w:t>
      </w:r>
      <w:sdt>
        <w:sdtPr>
          <w:tag w:val="goog_rdk_2269"/>
        </w:sdtPr>
        <w:sdtContent>
          <w:commentRangeStart w:id="139"/>
        </w:sdtContent>
      </w:sdt>
      <w:r w:rsidDel="00000000" w:rsidR="00000000" w:rsidRPr="00000000">
        <w:rPr>
          <w:rFonts w:ascii="Arial" w:cs="Arial" w:eastAsia="Arial" w:hAnsi="Arial"/>
          <w:rtl w:val="0"/>
        </w:rPr>
        <w:t xml:space="preserve">Session state</w:t>
      </w:r>
      <w:commentRangeEnd w:id="139"/>
      <w:r w:rsidDel="00000000" w:rsidR="00000000" w:rsidRPr="00000000">
        <w:commentReference w:id="139"/>
      </w:r>
      <w:r w:rsidDel="00000000" w:rsidR="00000000" w:rsidRPr="00000000">
        <w:rPr>
          <w:rtl w:val="0"/>
        </w:rPr>
      </w:r>
    </w:p>
    <w:p w:rsidR="00000000" w:rsidDel="00000000" w:rsidP="00000000" w:rsidRDefault="00000000" w:rsidRPr="00000000" w14:paraId="00001361">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362">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363">
      <w:pPr>
        <w:spacing w:after="240" w:before="240" w:lineRule="auto"/>
        <w:ind w:left="0" w:right="0" w:firstLine="0"/>
        <w:rPr/>
      </w:pPr>
      <w:sdt>
        <w:sdtPr>
          <w:tag w:val="goog_rdk_2270"/>
        </w:sdtPr>
        <w:sdtContent>
          <w:commentRangeStart w:id="140"/>
        </w:sdtContent>
      </w:sdt>
      <w:r w:rsidDel="00000000" w:rsidR="00000000" w:rsidRPr="00000000">
        <w:rPr>
          <w:rtl w:val="0"/>
        </w:rPr>
        <w:t xml:space="preserve">The Session State in the Client consists of:</w:t>
      </w:r>
      <w:commentRangeEnd w:id="140"/>
      <w:r w:rsidDel="00000000" w:rsidR="00000000" w:rsidRPr="00000000">
        <w:commentReference w:id="140"/>
      </w:r>
      <w:r w:rsidDel="00000000" w:rsidR="00000000" w:rsidRPr="00000000">
        <w:rPr>
          <w:rtl w:val="0"/>
        </w:rPr>
      </w:r>
    </w:p>
    <w:p w:rsidR="00000000" w:rsidDel="00000000" w:rsidP="00000000" w:rsidRDefault="00000000" w:rsidRPr="00000000" w14:paraId="00001364">
      <w:pPr>
        <w:numPr>
          <w:ilvl w:val="0"/>
          <w:numId w:val="47"/>
        </w:numPr>
        <w:spacing w:after="0" w:afterAutospacing="0" w:before="240" w:lineRule="auto"/>
        <w:ind w:left="720" w:right="0" w:hanging="360"/>
        <w:rPr>
          <w:u w:val="none"/>
        </w:rPr>
      </w:pPr>
      <w:r w:rsidDel="00000000" w:rsidR="00000000" w:rsidRPr="00000000">
        <w:rPr>
          <w:rtl w:val="0"/>
        </w:rPr>
        <w:t xml:space="preserve">QoS 1 and QoS 2 PUBLISH Packets which have been sent to the Server, but have not been completely acknowledged.</w:t>
      </w:r>
    </w:p>
    <w:sdt>
      <w:sdtPr>
        <w:tag w:val="goog_rdk_2272"/>
      </w:sdtPr>
      <w:sdtContent>
        <w:p w:rsidR="00000000" w:rsidDel="00000000" w:rsidP="00000000" w:rsidRDefault="00000000" w:rsidRPr="00000000" w14:paraId="00001365">
          <w:pPr>
            <w:numPr>
              <w:ilvl w:val="0"/>
              <w:numId w:val="47"/>
            </w:numPr>
            <w:spacing w:after="0" w:afterAutospacing="0" w:before="0" w:beforeAutospacing="0" w:lineRule="auto"/>
            <w:ind w:left="720" w:right="0" w:hanging="360"/>
            <w:rPr>
              <w:ins w:author="davide.lenzarini@u-blox.com" w:id="183" w:date="2024-08-08T15:36:39Z"/>
              <w:u w:val="none"/>
            </w:rPr>
          </w:pPr>
          <w:r w:rsidDel="00000000" w:rsidR="00000000" w:rsidRPr="00000000">
            <w:rPr>
              <w:rtl w:val="0"/>
            </w:rPr>
            <w:t xml:space="preserve">QoS 2 PUBLISH Packets 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sdt>
            <w:sdtPr>
              <w:tag w:val="goog_rdk_2271"/>
            </w:sdtPr>
            <w:sdtContent>
              <w:ins w:author="davide.lenzarini@u-blox.com" w:id="183" w:date="2024-08-08T15:36:39Z">
                <w:r w:rsidDel="00000000" w:rsidR="00000000" w:rsidRPr="00000000">
                  <w:rPr>
                    <w:rtl w:val="0"/>
                  </w:rPr>
                </w:r>
              </w:ins>
            </w:sdtContent>
          </w:sdt>
        </w:p>
      </w:sdtContent>
    </w:sdt>
    <w:p w:rsidR="00000000" w:rsidDel="00000000" w:rsidP="00000000" w:rsidRDefault="00000000" w:rsidRPr="00000000" w14:paraId="00001366">
      <w:pPr>
        <w:numPr>
          <w:ilvl w:val="0"/>
          <w:numId w:val="47"/>
        </w:numPr>
        <w:spacing w:after="240" w:before="0" w:beforeAutospacing="0" w:lineRule="auto"/>
        <w:ind w:left="720" w:right="0" w:hanging="360"/>
        <w:rPr>
          <w:u w:val="none"/>
        </w:rPr>
      </w:pPr>
      <w:sdt>
        <w:sdtPr>
          <w:tag w:val="goog_rdk_2273"/>
        </w:sdtPr>
        <w:sdtContent>
          <w:ins w:author="davide.lenzarini@u-blox.com" w:id="183" w:date="2024-08-08T15:36:39Z">
            <w:r w:rsidDel="00000000" w:rsidR="00000000" w:rsidRPr="00000000">
              <w:rPr>
                <w:rtl w:val="0"/>
              </w:rPr>
              <w:t xml:space="preserve">Session topic alias mapping</w:t>
            </w:r>
          </w:ins>
        </w:sdtContent>
      </w:sdt>
      <w:r w:rsidDel="00000000" w:rsidR="00000000" w:rsidRPr="00000000">
        <w:rPr>
          <w:rtl w:val="0"/>
        </w:rPr>
      </w:r>
    </w:p>
    <w:p w:rsidR="00000000" w:rsidDel="00000000" w:rsidP="00000000" w:rsidRDefault="00000000" w:rsidRPr="00000000" w14:paraId="00001367">
      <w:pPr>
        <w:spacing w:after="240" w:before="240" w:lineRule="auto"/>
        <w:ind w:left="0" w:right="0" w:firstLine="0"/>
        <w:rPr/>
      </w:pPr>
      <w:sdt>
        <w:sdtPr>
          <w:tag w:val="goog_rdk_2274"/>
        </w:sdtPr>
        <w:sdtContent>
          <w:commentRangeStart w:id="141"/>
        </w:sdtContent>
      </w:sdt>
      <w:r w:rsidDel="00000000" w:rsidR="00000000" w:rsidRPr="00000000">
        <w:rPr>
          <w:rtl w:val="0"/>
        </w:rPr>
        <w:t xml:space="preserve">The Session State in the Server consists of:</w:t>
      </w:r>
      <w:commentRangeEnd w:id="141"/>
      <w:r w:rsidDel="00000000" w:rsidR="00000000" w:rsidRPr="00000000">
        <w:commentReference w:id="141"/>
      </w:r>
      <w:r w:rsidDel="00000000" w:rsidR="00000000" w:rsidRPr="00000000">
        <w:rPr>
          <w:rtl w:val="0"/>
        </w:rPr>
      </w:r>
    </w:p>
    <w:p w:rsidR="00000000" w:rsidDel="00000000" w:rsidP="00000000" w:rsidRDefault="00000000" w:rsidRPr="00000000" w14:paraId="00001368">
      <w:pPr>
        <w:numPr>
          <w:ilvl w:val="0"/>
          <w:numId w:val="43"/>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369">
      <w:pPr>
        <w:numPr>
          <w:ilvl w:val="0"/>
          <w:numId w:val="43"/>
        </w:numPr>
        <w:spacing w:after="0" w:afterAutospacing="0" w:before="0" w:beforeAutospacing="0" w:lineRule="auto"/>
        <w:ind w:left="720" w:right="0" w:hanging="360"/>
        <w:rPr>
          <w:u w:val="none"/>
        </w:rPr>
      </w:pPr>
      <w:r w:rsidDel="00000000" w:rsidR="00000000" w:rsidRPr="00000000">
        <w:rPr>
          <w:rtl w:val="0"/>
        </w:rPr>
        <w:t xml:space="preserve">The Client’s subscriptions,</w:t>
      </w:r>
      <w:sdt>
        <w:sdtPr>
          <w:tag w:val="goog_rdk_2275"/>
        </w:sdtPr>
        <w:sdtContent>
          <w:commentRangeStart w:id="142"/>
        </w:sdtContent>
      </w:sdt>
      <w:r w:rsidDel="00000000" w:rsidR="00000000" w:rsidRPr="00000000">
        <w:rPr>
          <w:rtl w:val="0"/>
        </w:rPr>
        <w:t xml:space="preserve"> including any Subscription Identifiers</w:t>
      </w:r>
      <w:commentRangeEnd w:id="142"/>
      <w:r w:rsidDel="00000000" w:rsidR="00000000" w:rsidRPr="00000000">
        <w:commentReference w:id="142"/>
      </w:r>
      <w:r w:rsidDel="00000000" w:rsidR="00000000" w:rsidRPr="00000000">
        <w:rPr>
          <w:rtl w:val="0"/>
        </w:rPr>
        <w:t xml:space="preserve">.</w:t>
      </w:r>
    </w:p>
    <w:p w:rsidR="00000000" w:rsidDel="00000000" w:rsidP="00000000" w:rsidRDefault="00000000" w:rsidRPr="00000000" w14:paraId="0000136A">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which have been sent to the Client, but have not been completely acknowledged.</w:t>
      </w:r>
    </w:p>
    <w:p w:rsidR="00000000" w:rsidDel="00000000" w:rsidP="00000000" w:rsidRDefault="00000000" w:rsidRPr="00000000" w14:paraId="0000136B">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136C">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2 PUBLISH Packets which have been received from the Client, but have not been completely acknowledged.</w:t>
      </w:r>
    </w:p>
    <w:p w:rsidR="00000000" w:rsidDel="00000000" w:rsidP="00000000" w:rsidRDefault="00000000" w:rsidRPr="00000000" w14:paraId="0000136D">
      <w:pPr>
        <w:numPr>
          <w:ilvl w:val="0"/>
          <w:numId w:val="43"/>
        </w:numPr>
        <w:spacing w:after="0" w:afterAutospacing="0" w:before="0" w:beforeAutospacing="0" w:lineRule="auto"/>
        <w:ind w:left="720" w:right="0" w:hanging="360"/>
        <w:rPr>
          <w:u w:val="none"/>
        </w:rPr>
      </w:pPr>
      <w:sdt>
        <w:sdtPr>
          <w:tag w:val="goog_rdk_2276"/>
        </w:sdtPr>
        <w:sdtContent>
          <w:commentRangeStart w:id="143"/>
        </w:sdtContent>
      </w:sdt>
      <w:sdt>
        <w:sdtPr>
          <w:tag w:val="goog_rdk_2277"/>
        </w:sdtPr>
        <w:sdtContent>
          <w:commentRangeStart w:id="144"/>
        </w:sdtContent>
      </w:sdt>
      <w:r w:rsidDel="00000000" w:rsidR="00000000" w:rsidRPr="00000000">
        <w:rPr>
          <w:rtl w:val="0"/>
        </w:rPr>
        <w:t xml:space="preserve">The Will </w:t>
      </w:r>
      <w:sdt>
        <w:sdtPr>
          <w:tag w:val="goog_rdk_2278"/>
        </w:sdtPr>
        <w:sdtContent>
          <w:ins w:author="davide.lenzarini@u-blox.com" w:id="184" w:date="2024-03-19T17:48:32Z">
            <w:commentRangeEnd w:id="143"/>
            <w:r w:rsidDel="00000000" w:rsidR="00000000" w:rsidRPr="00000000">
              <w:commentReference w:id="143"/>
            </w:r>
            <w:commentRangeEnd w:id="144"/>
            <w:r w:rsidDel="00000000" w:rsidR="00000000" w:rsidRPr="00000000">
              <w:commentReference w:id="144"/>
            </w:r>
            <w:r w:rsidDel="00000000" w:rsidR="00000000" w:rsidRPr="00000000">
              <w:rPr>
                <w:rtl w:val="0"/>
              </w:rPr>
              <w:t xml:space="preserve">Payload</w:t>
            </w:r>
          </w:ins>
        </w:sdtContent>
      </w:sdt>
      <w:sdt>
        <w:sdtPr>
          <w:tag w:val="goog_rdk_2279"/>
        </w:sdtPr>
        <w:sdtContent>
          <w:del w:author="davide.lenzarini@u-blox.com" w:id="184" w:date="2024-03-19T17:48:32Z">
            <w:r w:rsidDel="00000000" w:rsidR="00000000" w:rsidRPr="00000000">
              <w:rPr>
                <w:rtl w:val="0"/>
              </w:rPr>
              <w:delText xml:space="preserve">Message</w:delText>
            </w:r>
          </w:del>
        </w:sdtContent>
      </w:sdt>
      <w:sdt>
        <w:sdtPr>
          <w:tag w:val="goog_rdk_2280"/>
        </w:sdtPr>
        <w:sdtContent>
          <w:ins w:author="davide.lenzarini@u-blox.com" w:id="184" w:date="2024-03-19T17:48:32Z">
            <w:sdt>
              <w:sdtPr>
                <w:tag w:val="goog_rdk_2281"/>
              </w:sdtPr>
              <w:sdtContent>
                <w:del w:author="davide.lenzarini@u-blox.com" w:id="184" w:date="2024-03-19T17:48:32Z">
                  <w:r w:rsidDel="00000000" w:rsidR="00000000" w:rsidRPr="00000000">
                    <w:rPr>
                      <w:rtl w:val="0"/>
                    </w:rPr>
                    <w:delText xml:space="preserve"> </w:delText>
                  </w:r>
                </w:del>
              </w:sdtContent>
            </w:sdt>
            <w:r w:rsidDel="00000000" w:rsidR="00000000" w:rsidRPr="00000000">
              <w:rPr>
                <w:rtl w:val="0"/>
              </w:rPr>
              <w:t xml:space="preserve">and the Will Topic (Will data)</w:t>
            </w:r>
          </w:ins>
        </w:sdtContent>
      </w:sdt>
      <w:r w:rsidDel="00000000" w:rsidR="00000000" w:rsidRPr="00000000">
        <w:rPr>
          <w:rtl w:val="0"/>
        </w:rPr>
        <w:t xml:space="preserve">.</w:t>
      </w:r>
    </w:p>
    <w:sdt>
      <w:sdtPr>
        <w:tag w:val="goog_rdk_2283"/>
      </w:sdtPr>
      <w:sdtContent>
        <w:p w:rsidR="00000000" w:rsidDel="00000000" w:rsidP="00000000" w:rsidRDefault="00000000" w:rsidRPr="00000000" w14:paraId="0000136E">
          <w:pPr>
            <w:numPr>
              <w:ilvl w:val="0"/>
              <w:numId w:val="43"/>
            </w:numPr>
            <w:spacing w:after="0" w:afterAutospacing="0" w:before="0" w:beforeAutospacing="0" w:lineRule="auto"/>
            <w:ind w:left="720" w:right="0" w:hanging="360"/>
            <w:rPr>
              <w:ins w:author="davide.lenzarini@u-blox.com" w:id="185" w:date="2024-08-08T15:36:54Z"/>
              <w:u w:val="none"/>
            </w:rPr>
          </w:pPr>
          <w:r w:rsidDel="00000000" w:rsidR="00000000" w:rsidRPr="00000000">
            <w:rPr>
              <w:rtl w:val="0"/>
            </w:rPr>
            <w:t xml:space="preserve">If the Session is currently not connected, the time at which the Session will end and Session State will be discarded.</w:t>
          </w:r>
          <w:sdt>
            <w:sdtPr>
              <w:tag w:val="goog_rdk_2282"/>
            </w:sdtPr>
            <w:sdtContent>
              <w:ins w:author="davide.lenzarini@u-blox.com" w:id="185" w:date="2024-08-08T15:36:54Z">
                <w:r w:rsidDel="00000000" w:rsidR="00000000" w:rsidRPr="00000000">
                  <w:rPr>
                    <w:rtl w:val="0"/>
                  </w:rPr>
                </w:r>
              </w:ins>
            </w:sdtContent>
          </w:sdt>
        </w:p>
      </w:sdtContent>
    </w:sdt>
    <w:p w:rsidR="00000000" w:rsidDel="00000000" w:rsidP="00000000" w:rsidRDefault="00000000" w:rsidRPr="00000000" w14:paraId="0000136F">
      <w:pPr>
        <w:numPr>
          <w:ilvl w:val="0"/>
          <w:numId w:val="43"/>
        </w:numPr>
        <w:spacing w:after="240" w:before="0" w:beforeAutospacing="0" w:lineRule="auto"/>
        <w:ind w:left="720" w:right="0" w:hanging="360"/>
        <w:rPr>
          <w:u w:val="none"/>
        </w:rPr>
      </w:pPr>
      <w:sdt>
        <w:sdtPr>
          <w:tag w:val="goog_rdk_2284"/>
        </w:sdtPr>
        <w:sdtContent>
          <w:ins w:author="davide.lenzarini@u-blox.com" w:id="185" w:date="2024-08-08T15:36:54Z">
            <w:r w:rsidDel="00000000" w:rsidR="00000000" w:rsidRPr="00000000">
              <w:rPr>
                <w:rtl w:val="0"/>
              </w:rPr>
              <w:t xml:space="preserve">Session topic alias mapping</w:t>
            </w:r>
          </w:ins>
        </w:sdtContent>
      </w:sdt>
      <w:r w:rsidDel="00000000" w:rsidR="00000000" w:rsidRPr="00000000">
        <w:rPr>
          <w:rtl w:val="0"/>
        </w:rPr>
      </w:r>
    </w:p>
    <w:p w:rsidR="00000000" w:rsidDel="00000000" w:rsidP="00000000" w:rsidRDefault="00000000" w:rsidRPr="00000000" w14:paraId="00001370">
      <w:pPr>
        <w:spacing w:after="240" w:before="240" w:lineRule="auto"/>
        <w:ind w:left="0" w:right="0" w:firstLine="0"/>
        <w:rPr/>
      </w:pPr>
      <w:r w:rsidDel="00000000" w:rsidR="00000000" w:rsidRPr="00000000">
        <w:rPr>
          <w:rtl w:val="0"/>
        </w:rPr>
        <w:t xml:space="preserve">Retained messages do not form part of the Session State in the Server, they are not deleted as a result of a Session ending.</w:t>
      </w:r>
    </w:p>
    <w:p w:rsidR="00000000" w:rsidDel="00000000" w:rsidP="00000000" w:rsidRDefault="00000000" w:rsidRPr="00000000" w14:paraId="00001371">
      <w:pPr>
        <w:pStyle w:val="Heading3"/>
        <w:keepNext w:val="0"/>
        <w:pBdr>
          <w:top w:color="auto" w:space="0" w:sz="0" w:val="none"/>
        </w:pBdr>
        <w:spacing w:after="80" w:before="280" w:lineRule="auto"/>
        <w:ind w:left="0" w:right="0" w:firstLine="0"/>
        <w:rPr/>
      </w:pPr>
      <w:bookmarkStart w:colFirst="0" w:colLast="0" w:name="_heading=h.nasxg3iedd75" w:id="210"/>
      <w:bookmarkEnd w:id="210"/>
      <w:r w:rsidDel="00000000" w:rsidR="00000000" w:rsidRPr="00000000">
        <w:rPr>
          <w:rtl w:val="0"/>
        </w:rPr>
        <w:t xml:space="preserve">4.1.1 Storing Session State</w:t>
      </w:r>
    </w:p>
    <w:p w:rsidR="00000000" w:rsidDel="00000000" w:rsidP="00000000" w:rsidRDefault="00000000" w:rsidRPr="00000000" w14:paraId="00001372">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373">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74">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r w:rsidDel="00000000" w:rsidR="00000000" w:rsidRPr="00000000">
        <w:rPr>
          <w:highlight w:val="yellow"/>
          <w:rtl w:val="0"/>
        </w:rPr>
        <w:t xml:space="preserve"> </w:t>
      </w:r>
      <w:r w:rsidDel="00000000" w:rsidR="00000000" w:rsidRPr="00000000">
        <w:rPr>
          <w:highlight w:val="yellow"/>
          <w:rtl w:val="0"/>
        </w:rPr>
        <w:t xml:space="preserve">and </w:t>
      </w:r>
      <w:sdt>
        <w:sdtPr>
          <w:tag w:val="goog_rdk_2285"/>
        </w:sdtPr>
        <w:sdtContent>
          <w:commentRangeStart w:id="145"/>
        </w:sdtContent>
      </w:sdt>
      <w:r w:rsidDel="00000000" w:rsidR="00000000" w:rsidRPr="00000000">
        <w:rPr>
          <w:highlight w:val="yellow"/>
          <w:rtl w:val="0"/>
        </w:rPr>
        <w:t xml:space="preserve">the Session Expiry Interval has passed</w:t>
      </w:r>
      <w:commentRangeEnd w:id="145"/>
      <w:r w:rsidDel="00000000" w:rsidR="00000000" w:rsidRPr="00000000">
        <w:commentReference w:id="145"/>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375">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76">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377">
      <w:pPr>
        <w:pStyle w:val="Heading3"/>
        <w:keepLines w:val="1"/>
        <w:spacing w:after="64" w:before="0" w:line="259" w:lineRule="auto"/>
        <w:ind w:left="0" w:firstLine="0"/>
        <w:rPr/>
      </w:pPr>
      <w:bookmarkStart w:colFirst="0" w:colLast="0" w:name="_heading=h.434ayfz" w:id="211"/>
      <w:bookmarkEnd w:id="211"/>
      <w:r w:rsidDel="00000000" w:rsidR="00000000" w:rsidRPr="00000000">
        <w:rPr>
          <w:rtl w:val="0"/>
        </w:rPr>
        <w:t xml:space="preserve">4.1.2 Session Establishment</w:t>
      </w:r>
    </w:p>
    <w:p w:rsidR="00000000" w:rsidDel="00000000" w:rsidP="00000000" w:rsidRDefault="00000000" w:rsidRPr="00000000" w14:paraId="00001378">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379">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w:t>
      </w:r>
      <w:sdt>
        <w:sdtPr>
          <w:tag w:val="goog_rdk_2286"/>
        </w:sdtPr>
        <w:sdtContent>
          <w:del w:author="davide.lenzarini@u-blox.com" w:id="186" w:date="2024-08-07T10:49:02Z">
            <w:r w:rsidDel="00000000" w:rsidR="00000000" w:rsidRPr="00000000">
              <w:rPr>
                <w:rFonts w:ascii="Arial" w:cs="Arial" w:eastAsia="Arial" w:hAnsi="Arial"/>
                <w:rtl w:val="0"/>
              </w:rPr>
              <w:delText xml:space="preserve">, or WILL interactions </w:delText>
            </w:r>
          </w:del>
        </w:sdtContent>
      </w:sdt>
      <w:r w:rsidDel="00000000" w:rsidR="00000000" w:rsidRPr="00000000">
        <w:rPr>
          <w:rFonts w:ascii="Arial" w:cs="Arial" w:eastAsia="Arial" w:hAnsi="Arial"/>
          <w:rtl w:val="0"/>
        </w:rPr>
        <w:t xml:space="preserve">should take place.</w:t>
      </w:r>
    </w:p>
    <w:p w:rsidR="00000000" w:rsidDel="00000000" w:rsidP="00000000" w:rsidRDefault="00000000" w:rsidRPr="00000000" w14:paraId="0000137A">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37" name="image1.png"/>
            <a:graphic>
              <a:graphicData uri="http://schemas.openxmlformats.org/drawingml/2006/picture">
                <pic:pic>
                  <pic:nvPicPr>
                    <pic:cNvPr id="0" name="image1.png"/>
                    <pic:cNvPicPr preferRelativeResize="0"/>
                  </pic:nvPicPr>
                  <pic:blipFill>
                    <a:blip r:embed="rId91"/>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37B">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w:t>
      </w:r>
      <w:sdt>
        <w:sdtPr>
          <w:tag w:val="goog_rdk_2287"/>
        </w:sdtPr>
        <w:sdtContent>
          <w:del w:author="davide.lenzarini@u-blox.com" w:id="187" w:date="2024-08-07T10:49:16Z">
            <w:r w:rsidDel="00000000" w:rsidR="00000000" w:rsidRPr="00000000">
              <w:rPr>
                <w:rFonts w:ascii="Arial" w:cs="Arial" w:eastAsia="Arial" w:hAnsi="Arial"/>
                <w:rtl w:val="0"/>
              </w:rPr>
              <w:delText xml:space="preserve">not Will flag </w:delText>
            </w:r>
          </w:del>
        </w:sdtContent>
      </w:sdt>
      <w:r w:rsidDel="00000000" w:rsidR="00000000" w:rsidRPr="00000000">
        <w:rPr>
          <w:rFonts w:ascii="Arial" w:cs="Arial" w:eastAsia="Arial" w:hAnsi="Arial"/>
          <w:rtl w:val="0"/>
        </w:rPr>
        <w:t xml:space="preserve">set or no further authentication data required)</w:t>
      </w:r>
    </w:p>
    <w:p w:rsidR="00000000" w:rsidDel="00000000" w:rsidP="00000000" w:rsidRDefault="00000000" w:rsidRPr="00000000" w14:paraId="0000137C">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52" name="image22.png"/>
            <a:graphic>
              <a:graphicData uri="http://schemas.openxmlformats.org/drawingml/2006/picture">
                <pic:pic>
                  <pic:nvPicPr>
                    <pic:cNvPr id="0" name="image22.png"/>
                    <pic:cNvPicPr preferRelativeResize="0"/>
                  </pic:nvPicPr>
                  <pic:blipFill>
                    <a:blip r:embed="rId92"/>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37D">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37E">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37F">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380">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381">
      <w:pPr>
        <w:pStyle w:val="Heading2"/>
        <w:keepLines w:val="1"/>
        <w:spacing w:after="64" w:before="0" w:line="259" w:lineRule="auto"/>
        <w:ind w:left="0" w:firstLine="0"/>
        <w:rPr>
          <w:rFonts w:ascii="Arial" w:cs="Arial" w:eastAsia="Arial" w:hAnsi="Arial"/>
        </w:rPr>
      </w:pPr>
      <w:bookmarkStart w:colFirst="0" w:colLast="0" w:name="_heading=h.fc1j1f7dq6oy" w:id="212"/>
      <w:bookmarkEnd w:id="212"/>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382">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w:t>
      </w:r>
      <w:sdt>
        <w:sdtPr>
          <w:tag w:val="goog_rdk_2288"/>
        </w:sdtPr>
        <w:sdtContent>
          <w:ins w:author="davide.lenzarini@u-blox.com" w:id="188" w:date="2024-08-07T10:50:34Z">
            <w:r w:rsidDel="00000000" w:rsidR="00000000" w:rsidRPr="00000000">
              <w:rPr>
                <w:rtl w:val="0"/>
              </w:rPr>
              <w:t xml:space="preserve">from </w:t>
            </w:r>
          </w:ins>
        </w:sdtContent>
      </w:sdt>
      <w:r w:rsidDel="00000000" w:rsidR="00000000" w:rsidRPr="00000000">
        <w:rPr>
          <w:rtl w:val="0"/>
        </w:rPr>
        <w:t xml:space="preserve">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383">
      <w:pPr>
        <w:spacing w:after="240" w:before="240" w:lineRule="auto"/>
        <w:rPr/>
      </w:pPr>
      <w:r w:rsidDel="00000000" w:rsidR="00000000" w:rsidRPr="00000000">
        <w:rPr>
          <w:rtl w:val="0"/>
        </w:rPr>
        <w:t xml:space="preserve">MQTT-SN Packets which are received must be unaltered and complete</w:t>
      </w:r>
      <w:sdt>
        <w:sdtPr>
          <w:tag w:val="goog_rdk_2289"/>
        </w:sdtPr>
        <w:sdtContent>
          <w:ins w:author="davide.lenzarini@u-blox.com" w:id="189" w:date="2024-08-07T10:58:41Z">
            <w:r w:rsidDel="00000000" w:rsidR="00000000" w:rsidRPr="00000000">
              <w:rPr>
                <w:rtl w:val="0"/>
              </w:rPr>
              <w:t xml:space="preserve"> and delivered only once</w:t>
            </w:r>
          </w:ins>
        </w:sdtContent>
      </w:sdt>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84">
      <w:pPr>
        <w:numPr>
          <w:ilvl w:val="0"/>
          <w:numId w:val="63"/>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385">
      <w:pPr>
        <w:numPr>
          <w:ilvl w:val="0"/>
          <w:numId w:val="63"/>
        </w:numPr>
        <w:spacing w:after="0" w:before="0" w:lineRule="auto"/>
        <w:ind w:left="720" w:hanging="360"/>
      </w:pPr>
      <w:sdt>
        <w:sdtPr>
          <w:tag w:val="goog_rdk_2290"/>
        </w:sdtPr>
        <w:sdtContent>
          <w:commentRangeStart w:id="146"/>
        </w:sdtContent>
      </w:sdt>
      <w:r w:rsidDel="00000000" w:rsidR="00000000" w:rsidRPr="00000000">
        <w:rPr>
          <w:rtl w:val="0"/>
        </w:rPr>
        <w:t xml:space="preserve">I</w:t>
      </w:r>
      <w:sdt>
        <w:sdtPr>
          <w:tag w:val="goog_rdk_2291"/>
        </w:sdtPr>
        <w:sdtContent>
          <w:del w:author="davide.lenzarini@u-blox.com" w:id="190" w:date="2024-08-07T10:58:50Z">
            <w:r w:rsidDel="00000000" w:rsidR="00000000" w:rsidRPr="00000000">
              <w:rPr>
                <w:rtl w:val="0"/>
              </w:rPr>
              <w:delText xml:space="preserve">f the network might deliver a Packet more than once, then it is highly recommended that the PROTECTION ENCAPSULATION Monotonic Counter is used to eliminate the duplicates</w:delText>
            </w:r>
          </w:del>
        </w:sdtContent>
      </w:sdt>
      <w:r w:rsidDel="00000000" w:rsidR="00000000" w:rsidRPr="00000000">
        <w:rPr>
          <w:rtl w:val="0"/>
        </w:rPr>
        <w:t xml:space="preserve">.</w:t>
      </w:r>
      <w:commentRangeEnd w:id="146"/>
      <w:r w:rsidDel="00000000" w:rsidR="00000000" w:rsidRPr="00000000">
        <w:commentReference w:id="146"/>
      </w:r>
      <w:r w:rsidDel="00000000" w:rsidR="00000000" w:rsidRPr="00000000">
        <w:rPr>
          <w:rtl w:val="0"/>
        </w:rPr>
      </w:r>
    </w:p>
    <w:p w:rsidR="00000000" w:rsidDel="00000000" w:rsidP="00000000" w:rsidRDefault="00000000" w:rsidRPr="00000000" w14:paraId="00001386">
      <w:pPr>
        <w:numPr>
          <w:ilvl w:val="0"/>
          <w:numId w:val="63"/>
        </w:numPr>
        <w:spacing w:after="0" w:before="0" w:lineRule="auto"/>
        <w:ind w:left="720" w:hanging="360"/>
      </w:pPr>
      <w:r w:rsidDel="00000000" w:rsidR="00000000" w:rsidRPr="00000000">
        <w:rPr>
          <w:rtl w:val="0"/>
        </w:rPr>
        <w:t xml:space="preserve">The MQTT-SN protocol will tolerate out of order Packets and it will retransmit lost Packets</w:t>
      </w:r>
      <w:sdt>
        <w:sdtPr>
          <w:tag w:val="goog_rdk_2292"/>
        </w:sdtPr>
        <w:sdtContent>
          <w:ins w:author="davide.lenzarini@u-blox.com" w:id="191" w:date="2024-08-07T10:53:15Z">
            <w:r w:rsidDel="00000000" w:rsidR="00000000" w:rsidRPr="00000000">
              <w:rPr>
                <w:rtl w:val="0"/>
              </w:rPr>
              <w:t xml:space="preserve"> (so Packets for which an expected </w:t>
            </w:r>
            <w:r w:rsidDel="00000000" w:rsidR="00000000" w:rsidRPr="00000000">
              <w:rPr>
                <w:rtl w:val="0"/>
              </w:rPr>
              <w:t xml:space="preserve">acknowledgement</w:t>
            </w:r>
            <w:r w:rsidDel="00000000" w:rsidR="00000000" w:rsidRPr="00000000">
              <w:rPr>
                <w:rtl w:val="0"/>
              </w:rPr>
              <w:t xml:space="preserve"> has not been received)</w:t>
            </w:r>
          </w:ins>
        </w:sdtContent>
      </w:sdt>
      <w:r w:rsidDel="00000000" w:rsidR="00000000" w:rsidRPr="00000000">
        <w:rPr>
          <w:rtl w:val="0"/>
        </w:rPr>
        <w:t xml:space="preserve">.</w:t>
      </w:r>
    </w:p>
    <w:p w:rsidR="00000000" w:rsidDel="00000000" w:rsidP="00000000" w:rsidRDefault="00000000" w:rsidRPr="00000000" w14:paraId="00001387">
      <w:pPr>
        <w:numPr>
          <w:ilvl w:val="0"/>
          <w:numId w:val="63"/>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388">
      <w:pPr>
        <w:numPr>
          <w:ilvl w:val="0"/>
          <w:numId w:val="63"/>
        </w:numPr>
        <w:spacing w:after="0" w:before="0" w:lineRule="auto"/>
        <w:ind w:left="720" w:hanging="360"/>
      </w:pPr>
      <w:r w:rsidDel="00000000" w:rsidR="00000000" w:rsidRPr="00000000">
        <w:rPr>
          <w:rtl w:val="0"/>
        </w:rPr>
        <w:t xml:space="preserve">The MQTT-SN implementation may use either the origin network address</w:t>
      </w:r>
      <w:sdt>
        <w:sdtPr>
          <w:tag w:val="goog_rdk_2293"/>
        </w:sdtPr>
        <w:sdtContent>
          <w:ins w:author="davide.lenzarini@u-blox.com" w:id="192" w:date="2024-08-07T10:54:53Z">
            <w:r w:rsidDel="00000000" w:rsidR="00000000" w:rsidRPr="00000000">
              <w:rPr>
                <w:rtl w:val="0"/>
              </w:rPr>
              <w:t xml:space="preserve">, or the DTLS connection ID</w:t>
            </w:r>
          </w:ins>
        </w:sdtContent>
      </w:sdt>
      <w:r w:rsidDel="00000000" w:rsidR="00000000" w:rsidRPr="00000000">
        <w:rPr>
          <w:rtl w:val="0"/>
        </w:rPr>
        <w:t xml:space="preserve">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389">
      <w:pPr>
        <w:numPr>
          <w:ilvl w:val="0"/>
          <w:numId w:val="63"/>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38A">
      <w:pPr>
        <w:numPr>
          <w:ilvl w:val="0"/>
          <w:numId w:val="63"/>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38B">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8C">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w:t>
      </w:r>
      <w:sdt>
        <w:sdtPr>
          <w:tag w:val="goog_rdk_2294"/>
        </w:sdtPr>
        <w:sdtContent>
          <w:ins w:author="davide.lenzarini@u-blox.com" w:id="193" w:date="2024-08-07T10:59:35Z">
            <w:r w:rsidDel="00000000" w:rsidR="00000000" w:rsidRPr="00000000">
              <w:rPr>
                <w:shd w:fill="ffe599" w:val="clear"/>
                <w:rtl w:val="0"/>
              </w:rPr>
              <w:t xml:space="preserve">the MQTT-SN should not be used</w:t>
            </w:r>
          </w:ins>
        </w:sdtContent>
      </w:sdt>
      <w:sdt>
        <w:sdtPr>
          <w:tag w:val="goog_rdk_2295"/>
        </w:sdtPr>
        <w:sdtContent>
          <w:del w:author="davide.lenzarini@u-blox.com" w:id="193" w:date="2024-08-07T10:59:35Z">
            <w:r w:rsidDel="00000000" w:rsidR="00000000" w:rsidRPr="00000000">
              <w:rPr>
                <w:shd w:fill="ffe599" w:val="clear"/>
                <w:rtl w:val="0"/>
              </w:rPr>
              <w:delText xml:space="preserve">the PROTECTION ENCAPSULATION monotonic counter should be used</w:delText>
            </w:r>
          </w:del>
        </w:sdtContent>
      </w:sdt>
      <w:r w:rsidDel="00000000" w:rsidR="00000000" w:rsidRPr="00000000">
        <w:rPr>
          <w:shd w:fill="ffe599" w:val="clear"/>
          <w:rtl w:val="0"/>
        </w:rPr>
        <w:t xml:space="preserve">.</w:t>
      </w:r>
    </w:p>
    <w:p w:rsidR="00000000" w:rsidDel="00000000" w:rsidP="00000000" w:rsidRDefault="00000000" w:rsidRPr="00000000" w14:paraId="0000138D">
      <w:pPr>
        <w:spacing w:after="240" w:before="240" w:lineRule="auto"/>
        <w:ind w:left="0" w:firstLine="0"/>
        <w:rPr>
          <w:shd w:fill="ffe599" w:val="clear"/>
        </w:rPr>
      </w:pPr>
      <w:r w:rsidDel="00000000" w:rsidR="00000000" w:rsidRPr="00000000">
        <w:rPr>
          <w:shd w:fill="ffe599" w:val="clear"/>
          <w:rtl w:val="0"/>
        </w:rPr>
        <w:t xml:space="preserve">Examples of possible consequences of </w:t>
      </w:r>
      <w:sdt>
        <w:sdtPr>
          <w:tag w:val="goog_rdk_2296"/>
        </w:sdtPr>
        <w:sdtContent>
          <w:ins w:author="davide.lenzarini@u-blox.com" w:id="194" w:date="2024-08-07T11:00:21Z">
            <w:r w:rsidDel="00000000" w:rsidR="00000000" w:rsidRPr="00000000">
              <w:rPr>
                <w:shd w:fill="ffe599" w:val="clear"/>
                <w:rtl w:val="0"/>
              </w:rPr>
              <w:t xml:space="preserve">allowing</w:t>
            </w:r>
          </w:ins>
        </w:sdtContent>
      </w:sdt>
      <w:sdt>
        <w:sdtPr>
          <w:tag w:val="goog_rdk_2297"/>
        </w:sdtPr>
        <w:sdtContent>
          <w:del w:author="davide.lenzarini@u-blox.com" w:id="194" w:date="2024-08-07T11:00:21Z">
            <w:r w:rsidDel="00000000" w:rsidR="00000000" w:rsidRPr="00000000">
              <w:rPr>
                <w:shd w:fill="ffe599" w:val="clear"/>
                <w:rtl w:val="0"/>
              </w:rPr>
              <w:delText xml:space="preserve">not removing</w:delText>
            </w:r>
          </w:del>
        </w:sdtContent>
      </w:sdt>
      <w:r w:rsidDel="00000000" w:rsidR="00000000" w:rsidRPr="00000000">
        <w:rPr>
          <w:shd w:fill="ffe599" w:val="clear"/>
          <w:rtl w:val="0"/>
        </w:rPr>
        <w:t xml:space="preserve">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8E">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38F">
      <w:pPr>
        <w:numPr>
          <w:ilvl w:val="0"/>
          <w:numId w:val="40"/>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90">
      <w:pPr>
        <w:numPr>
          <w:ilvl w:val="0"/>
          <w:numId w:val="40"/>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91">
      <w:pPr>
        <w:numPr>
          <w:ilvl w:val="0"/>
          <w:numId w:val="40"/>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92">
      <w:pPr>
        <w:numPr>
          <w:ilvl w:val="0"/>
          <w:numId w:val="40"/>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393">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394">
      <w:pPr>
        <w:numPr>
          <w:ilvl w:val="0"/>
          <w:numId w:val="40"/>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395">
      <w:pPr>
        <w:numPr>
          <w:ilvl w:val="0"/>
          <w:numId w:val="40"/>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96">
      <w:pPr>
        <w:numPr>
          <w:ilvl w:val="0"/>
          <w:numId w:val="40"/>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97">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98">
      <w:pPr>
        <w:spacing w:after="240" w:before="240" w:lineRule="auto"/>
        <w:ind w:left="0" w:firstLine="0"/>
        <w:rPr>
          <w:shd w:fill="ffe599" w:val="clear"/>
        </w:rPr>
      </w:pPr>
      <w:r w:rsidDel="00000000" w:rsidR="00000000" w:rsidRPr="00000000">
        <w:rPr>
          <w:shd w:fill="ffe599" w:val="clear"/>
          <w:rtl w:val="0"/>
        </w:rPr>
        <w:t xml:space="preserve">Both </w:t>
      </w:r>
      <w:sdt>
        <w:sdtPr>
          <w:tag w:val="goog_rdk_2298"/>
        </w:sdtPr>
        <w:sdtContent>
          <w:commentRangeStart w:id="147"/>
        </w:sdtContent>
      </w:sdt>
      <w:sdt>
        <w:sdtPr>
          <w:tag w:val="goog_rdk_2299"/>
        </w:sdtPr>
        <w:sdtContent>
          <w:commentRangeStart w:id="148"/>
        </w:sdtContent>
      </w:sdt>
      <w:r w:rsidDel="00000000" w:rsidR="00000000" w:rsidRPr="00000000">
        <w:rPr>
          <w:shd w:fill="ffe599" w:val="clear"/>
          <w:rtl w:val="0"/>
        </w:rPr>
        <w:t xml:space="preserve">TCP and UDP ports 1883 and 8883 are registered with IANA for MQTT and secure communication respectively.</w:t>
      </w:r>
      <w:commentRangeEnd w:id="147"/>
      <w:r w:rsidDel="00000000" w:rsidR="00000000" w:rsidRPr="00000000">
        <w:commentReference w:id="147"/>
      </w:r>
      <w:commentRangeEnd w:id="148"/>
      <w:r w:rsidDel="00000000" w:rsidR="00000000" w:rsidRPr="00000000">
        <w:commentReference w:id="148"/>
      </w:r>
      <w:r w:rsidDel="00000000" w:rsidR="00000000" w:rsidRPr="00000000">
        <w:rPr>
          <w:rtl w:val="0"/>
        </w:rPr>
      </w:r>
    </w:p>
    <w:p w:rsidR="00000000" w:rsidDel="00000000" w:rsidP="00000000" w:rsidRDefault="00000000" w:rsidRPr="00000000" w14:paraId="0000139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9A">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9B">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9C">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9D">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9E">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9F">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A0">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A1">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sdt>
        <w:sdtPr>
          <w:tag w:val="goog_rdk_2300"/>
        </w:sdtPr>
        <w:sdtContent>
          <w:commentRangeStart w:id="149"/>
        </w:sdtContent>
      </w:sdt>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commentRangeEnd w:id="149"/>
      <w:r w:rsidDel="00000000" w:rsidR="00000000" w:rsidRPr="00000000">
        <w:commentReference w:id="149"/>
      </w:r>
      <w:r w:rsidDel="00000000" w:rsidR="00000000" w:rsidRPr="00000000">
        <w:rPr>
          <w:rtl w:val="0"/>
        </w:rPr>
      </w:r>
    </w:p>
    <w:p w:rsidR="00000000" w:rsidDel="00000000" w:rsidP="00000000" w:rsidRDefault="00000000" w:rsidRPr="00000000" w14:paraId="000013A2">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A3">
      <w:pPr>
        <w:pStyle w:val="Heading2"/>
        <w:keepLines w:val="1"/>
        <w:spacing w:after="64" w:before="0" w:line="259" w:lineRule="auto"/>
        <w:ind w:left="0" w:firstLine="0"/>
        <w:rPr>
          <w:rFonts w:ascii="Arial" w:cs="Arial" w:eastAsia="Arial" w:hAnsi="Arial"/>
        </w:rPr>
      </w:pPr>
      <w:bookmarkStart w:colFirst="0" w:colLast="0" w:name="_heading=h.2i9l8ns" w:id="213"/>
      <w:bookmarkEnd w:id="213"/>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A4">
      <w:pPr>
        <w:rPr>
          <w:rFonts w:ascii="Arial" w:cs="Arial" w:eastAsia="Arial" w:hAnsi="Arial"/>
        </w:rPr>
      </w:pPr>
      <w:r w:rsidDel="00000000" w:rsidR="00000000" w:rsidRPr="00000000">
        <w:rPr>
          <w:rFonts w:ascii="Arial" w:cs="Arial" w:eastAsia="Arial" w:hAnsi="Arial"/>
          <w:rtl w:val="0"/>
        </w:rPr>
        <w:t xml:space="preserve">MQTT</w:t>
      </w:r>
      <w:sdt>
        <w:sdtPr>
          <w:tag w:val="goog_rdk_2301"/>
        </w:sdtPr>
        <w:sdtContent>
          <w:ins w:author="davide.lenzarini@u-blox.com" w:id="195" w:date="2024-08-07T13:25:23Z">
            <w:r w:rsidDel="00000000" w:rsidR="00000000" w:rsidRPr="00000000">
              <w:rPr>
                <w:rFonts w:ascii="Arial" w:cs="Arial" w:eastAsia="Arial" w:hAnsi="Arial"/>
                <w:rtl w:val="0"/>
              </w:rPr>
              <w:t xml:space="preserve">-SN</w:t>
            </w:r>
          </w:ins>
        </w:sdtContent>
      </w:sdt>
      <w:r w:rsidDel="00000000" w:rsidR="00000000" w:rsidRPr="00000000">
        <w:rPr>
          <w:rFonts w:ascii="Arial" w:cs="Arial" w:eastAsia="Arial" w:hAnsi="Arial"/>
          <w:rtl w:val="0"/>
        </w:rPr>
        <w:t xml:space="preserve"> delivers Application Messages according to the Quality of Service (QoS) levels defined in the following sections. The delivery protocol is symmetric, in the description below the Client and Server </w:t>
      </w:r>
      <w:sdt>
        <w:sdtPr>
          <w:tag w:val="goog_rdk_2302"/>
        </w:sdtPr>
        <w:sdtContent>
          <w:del w:author="davide.lenzarini@u-blox.com" w:id="196" w:date="2024-08-07T13:25:00Z">
            <w:r w:rsidDel="00000000" w:rsidR="00000000" w:rsidRPr="00000000">
              <w:rPr>
                <w:rFonts w:ascii="Arial" w:cs="Arial" w:eastAsia="Arial" w:hAnsi="Arial"/>
                <w:rtl w:val="0"/>
              </w:rPr>
              <w:delText xml:space="preserve">&amp; Gateway </w:delText>
            </w:r>
          </w:del>
        </w:sdtContent>
      </w:sdt>
      <w:r w:rsidDel="00000000" w:rsidR="00000000" w:rsidRPr="00000000">
        <w:rPr>
          <w:rFonts w:ascii="Arial" w:cs="Arial" w:eastAsia="Arial" w:hAnsi="Arial"/>
          <w:rtl w:val="0"/>
        </w:rPr>
        <w:t xml:space="preserve">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A5">
      <w:pPr>
        <w:pStyle w:val="Heading3"/>
        <w:ind w:left="0" w:firstLine="0"/>
        <w:rPr/>
      </w:pPr>
      <w:bookmarkStart w:colFirst="0" w:colLast="0" w:name="_heading=h.be76rdrlcegt" w:id="214"/>
      <w:bookmarkEnd w:id="214"/>
      <w:r w:rsidDel="00000000" w:rsidR="00000000" w:rsidRPr="00000000">
        <w:rPr>
          <w:rtl w:val="0"/>
        </w:rPr>
        <w:t xml:space="preserve">4.3.1 Publish without session: </w:t>
      </w:r>
      <w:sdt>
        <w:sdtPr>
          <w:tag w:val="goog_rdk_2303"/>
        </w:sdtPr>
        <w:sdtContent>
          <w:commentRangeStart w:id="150"/>
        </w:sdtContent>
      </w:sdt>
      <w:r w:rsidDel="00000000" w:rsidR="00000000" w:rsidRPr="00000000">
        <w:rPr>
          <w:rtl w:val="0"/>
        </w:rPr>
        <w:t xml:space="preserve">Any number of deliveries</w:t>
      </w:r>
      <w:commentRangeEnd w:id="150"/>
      <w:r w:rsidDel="00000000" w:rsidR="00000000" w:rsidRPr="00000000">
        <w:commentReference w:id="150"/>
      </w:r>
      <w:r w:rsidDel="00000000" w:rsidR="00000000" w:rsidRPr="00000000">
        <w:rPr>
          <w:rtl w:val="0"/>
        </w:rPr>
      </w:r>
    </w:p>
    <w:p w:rsidR="00000000" w:rsidDel="00000000" w:rsidP="00000000" w:rsidRDefault="00000000" w:rsidRPr="00000000" w14:paraId="000013A6">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w:t>
      </w:r>
      <w:sdt>
        <w:sdtPr>
          <w:tag w:val="goog_rdk_2304"/>
        </w:sdtPr>
        <w:sdtContent>
          <w:commentRangeStart w:id="151"/>
        </w:sdtContent>
      </w:sdt>
      <w:r w:rsidDel="00000000" w:rsidR="00000000" w:rsidRPr="00000000">
        <w:rPr>
          <w:rFonts w:ascii="Arial" w:cs="Arial" w:eastAsia="Arial" w:hAnsi="Arial"/>
          <w:rtl w:val="0"/>
        </w:rPr>
        <w:t xml:space="preserve">any number of times</w:t>
      </w:r>
      <w:commentRangeEnd w:id="151"/>
      <w:r w:rsidDel="00000000" w:rsidR="00000000" w:rsidRPr="00000000">
        <w:commentReference w:id="151"/>
      </w:r>
      <w:r w:rsidDel="00000000" w:rsidR="00000000" w:rsidRPr="00000000">
        <w:rPr>
          <w:rFonts w:ascii="Arial" w:cs="Arial" w:eastAsia="Arial" w:hAnsi="Arial"/>
          <w:rtl w:val="0"/>
        </w:rPr>
        <w:t xml:space="preserve">, including not at all.</w:t>
      </w:r>
    </w:p>
    <w:p w:rsidR="00000000" w:rsidDel="00000000" w:rsidP="00000000" w:rsidRDefault="00000000" w:rsidRPr="00000000" w14:paraId="000013A7">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A8">
      <w:pPr>
        <w:numPr>
          <w:ilvl w:val="0"/>
          <w:numId w:val="19"/>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A9">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AA">
      <w:pPr>
        <w:numPr>
          <w:ilvl w:val="0"/>
          <w:numId w:val="1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AB">
      <w:pPr>
        <w:numPr>
          <w:ilvl w:val="0"/>
          <w:numId w:val="12"/>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AC">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AD">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AE">
      <w:pPr>
        <w:pStyle w:val="Heading3"/>
        <w:ind w:left="0" w:firstLine="0"/>
        <w:rPr>
          <w:rFonts w:ascii="Arial" w:cs="Arial" w:eastAsia="Arial" w:hAnsi="Arial"/>
        </w:rPr>
      </w:pPr>
      <w:bookmarkStart w:colFirst="0" w:colLast="0" w:name="_heading=h.xevivl" w:id="215"/>
      <w:bookmarkEnd w:id="215"/>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AF">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B0">
      <w:pPr>
        <w:rPr>
          <w:rFonts w:ascii="Arial" w:cs="Arial" w:eastAsia="Arial" w:hAnsi="Arial"/>
        </w:rPr>
      </w:pPr>
      <w:bookmarkStart w:colFirst="0" w:colLast="0" w:name="_heading=h.3hej1je" w:id="216"/>
      <w:bookmarkEnd w:id="216"/>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B1">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w:t>
      </w:r>
      <w:sdt>
        <w:sdtPr>
          <w:tag w:val="goog_rdk_2305"/>
        </w:sdtPr>
        <w:sdtContent>
          <w:commentRangeStart w:id="152"/>
        </w:sdtContent>
      </w:sdt>
      <w:r w:rsidDel="00000000" w:rsidR="00000000" w:rsidRPr="00000000">
        <w:rPr>
          <w:rFonts w:ascii="Arial" w:cs="Arial" w:eastAsia="Arial" w:hAnsi="Arial"/>
          <w:highlight w:val="yellow"/>
          <w:rtl w:val="0"/>
        </w:rPr>
        <w:t xml:space="preserve">and DUP flag set to 0</w:t>
      </w:r>
      <w:commentRangeEnd w:id="152"/>
      <w:r w:rsidDel="00000000" w:rsidR="00000000" w:rsidRPr="00000000">
        <w:commentReference w:id="152"/>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B2">
      <w:pPr>
        <w:rPr>
          <w:rFonts w:ascii="Arial" w:cs="Arial" w:eastAsia="Arial" w:hAnsi="Arial"/>
        </w:rPr>
      </w:pPr>
      <w:bookmarkStart w:colFirst="0" w:colLast="0" w:name="_heading=h.1wjtbr7" w:id="217"/>
      <w:bookmarkEnd w:id="217"/>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B3">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B4">
      <w:pPr>
        <w:ind w:left="720" w:firstLine="0"/>
        <w:rPr>
          <w:rFonts w:ascii="Arial" w:cs="Arial" w:eastAsia="Arial" w:hAnsi="Arial"/>
        </w:rPr>
      </w:pPr>
      <w:bookmarkStart w:colFirst="0" w:colLast="0" w:name="_heading=h.4gjguf0" w:id="218"/>
      <w:bookmarkEnd w:id="218"/>
      <w:r w:rsidDel="00000000" w:rsidR="00000000" w:rsidRPr="00000000">
        <w:rPr>
          <w:rtl w:val="0"/>
        </w:rPr>
      </w:r>
    </w:p>
    <w:tbl>
      <w:tblPr>
        <w:tblStyle w:val="Table4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B5">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B6">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B7">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B8">
            <w:pPr>
              <w:jc w:val="center"/>
              <w:rPr>
                <w:rFonts w:ascii="Arial" w:cs="Arial" w:eastAsia="Arial" w:hAnsi="Arial"/>
              </w:rPr>
            </w:pPr>
            <w:r w:rsidDel="00000000" w:rsidR="00000000" w:rsidRPr="00000000">
              <w:rPr>
                <w:rFonts w:ascii="Arial" w:cs="Arial" w:eastAsia="Arial" w:hAnsi="Arial"/>
                <w:rtl w:val="0"/>
              </w:rPr>
              <w:t xml:space="preserve">PUBLISH QoS 0</w:t>
            </w:r>
            <w:sdt>
              <w:sdtPr>
                <w:tag w:val="goog_rdk_2306"/>
              </w:sdtPr>
              <w:sdtContent>
                <w:commentRangeStart w:id="153"/>
              </w:sdtContent>
            </w:sdt>
            <w:r w:rsidDel="00000000" w:rsidR="00000000" w:rsidRPr="00000000">
              <w:rPr>
                <w:rFonts w:ascii="Arial" w:cs="Arial" w:eastAsia="Arial" w:hAnsi="Arial"/>
                <w:rtl w:val="0"/>
              </w:rPr>
              <w:t xml:space="preserve">, DUP=0</w:t>
            </w:r>
            <w:commentRangeEnd w:id="153"/>
            <w:r w:rsidDel="00000000" w:rsidR="00000000" w:rsidRPr="00000000">
              <w:commentReference w:id="153"/>
            </w:r>
            <w:r w:rsidDel="00000000" w:rsidR="00000000" w:rsidRPr="00000000">
              <w:rPr>
                <w:rtl w:val="0"/>
              </w:rPr>
            </w:r>
          </w:p>
        </w:tc>
        <w:tc>
          <w:tcPr>
            <w:shd w:fill="auto" w:val="clear"/>
          </w:tcPr>
          <w:p w:rsidR="00000000" w:rsidDel="00000000" w:rsidP="00000000" w:rsidRDefault="00000000" w:rsidRPr="00000000" w14:paraId="000013B9">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A">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BB">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C">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BD">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BE">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F">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0">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C1">
      <w:pPr>
        <w:rPr/>
      </w:pPr>
      <w:sdt>
        <w:sdtPr>
          <w:tag w:val="goog_rdk_2307"/>
        </w:sdtPr>
        <w:sdtContent>
          <w:commentRangeStart w:id="154"/>
        </w:sdtContent>
      </w:sdt>
      <w:sdt>
        <w:sdtPr>
          <w:tag w:val="goog_rdk_2308"/>
        </w:sdtPr>
        <w:sdtContent>
          <w:commentRangeStart w:id="155"/>
        </w:sdtContent>
      </w:sdt>
      <w:r w:rsidDel="00000000" w:rsidR="00000000" w:rsidRPr="00000000">
        <w:rPr>
          <w:rtl w:val="0"/>
        </w:rPr>
      </w:r>
    </w:p>
    <w:p w:rsidR="00000000" w:rsidDel="00000000" w:rsidP="00000000" w:rsidRDefault="00000000" w:rsidRPr="00000000" w14:paraId="000013C2">
      <w:pPr>
        <w:pStyle w:val="Heading3"/>
        <w:ind w:left="0" w:firstLine="0"/>
        <w:rPr>
          <w:rFonts w:ascii="Arial" w:cs="Arial" w:eastAsia="Arial" w:hAnsi="Arial"/>
        </w:rPr>
      </w:pPr>
      <w:bookmarkStart w:colFirst="0" w:colLast="0" w:name="_heading=h.1au1eum" w:id="219"/>
      <w:bookmarkEnd w:id="219"/>
      <w:commentRangeEnd w:id="154"/>
      <w:r w:rsidDel="00000000" w:rsidR="00000000" w:rsidRPr="00000000">
        <w:commentReference w:id="154"/>
      </w:r>
      <w:commentRangeEnd w:id="155"/>
      <w:r w:rsidDel="00000000" w:rsidR="00000000" w:rsidRPr="00000000">
        <w:commentReference w:id="155"/>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C3">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C4">
      <w:pPr>
        <w:rPr>
          <w:rFonts w:ascii="Arial" w:cs="Arial" w:eastAsia="Arial" w:hAnsi="Arial"/>
        </w:rPr>
      </w:pPr>
      <w:bookmarkStart w:colFirst="0" w:colLast="0" w:name="_heading=h.3utoxif" w:id="220"/>
      <w:bookmarkEnd w:id="220"/>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C5">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sdt>
      <w:sdtPr>
        <w:tag w:val="goog_rdk_2314"/>
      </w:sdtPr>
      <w:sdtContent>
        <w:p w:rsidR="00000000" w:rsidDel="00000000" w:rsidP="00000000" w:rsidRDefault="00000000" w:rsidRPr="00000000" w14:paraId="000013C6">
          <w:pPr>
            <w:numPr>
              <w:ilvl w:val="0"/>
              <w:numId w:val="53"/>
            </w:numPr>
            <w:ind w:left="780" w:hanging="360"/>
            <w:rPr>
              <w:del w:author="davide.lenzarini@u-blox.com" w:id="197" w:date="2024-08-07T13:35:18Z"/>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2309"/>
            </w:sdtPr>
            <w:sdtContent>
              <w:commentRangeStart w:id="156"/>
            </w:sdtContent>
          </w:sdt>
          <w:sdt>
            <w:sdtPr>
              <w:tag w:val="goog_rdk_2310"/>
            </w:sdtPr>
            <w:sdtContent>
              <w:commentRangeStart w:id="157"/>
            </w:sdtContent>
          </w:sdt>
          <w:sdt>
            <w:sdtPr>
              <w:tag w:val="goog_rdk_2311"/>
            </w:sdtPr>
            <w:sdtContent>
              <w:commentRangeStart w:id="158"/>
            </w:sdtContent>
          </w:sdt>
          <w:r w:rsidDel="00000000" w:rsidR="00000000" w:rsidRPr="00000000">
            <w:rPr>
              <w:rFonts w:ascii="Arial" w:cs="Arial" w:eastAsia="Arial" w:hAnsi="Arial"/>
              <w:highlight w:val="yellow"/>
              <w:rtl w:val="0"/>
            </w:rPr>
            <w:t xml:space="preserve">and DUP flag set to 0</w:t>
          </w:r>
          <w:commentRangeEnd w:id="156"/>
          <w:r w:rsidDel="00000000" w:rsidR="00000000" w:rsidRPr="00000000">
            <w:commentReference w:id="156"/>
          </w:r>
          <w:commentRangeEnd w:id="157"/>
          <w:r w:rsidDel="00000000" w:rsidR="00000000" w:rsidRPr="00000000">
            <w:commentReference w:id="157"/>
          </w:r>
          <w:commentRangeEnd w:id="158"/>
          <w:r w:rsidDel="00000000" w:rsidR="00000000" w:rsidRPr="00000000">
            <w:commentReference w:id="158"/>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sdt>
            <w:sdtPr>
              <w:tag w:val="goog_rdk_2312"/>
            </w:sdtPr>
            <w:sdtContent>
              <w:ins w:author="davide.lenzarini@u-blox.com" w:id="197" w:date="2024-08-07T13:35:18Z">
                <w:r w:rsidDel="00000000" w:rsidR="00000000" w:rsidRPr="00000000">
                  <w:rPr>
                    <w:rFonts w:ascii="Arial" w:cs="Arial" w:eastAsia="Arial" w:hAnsi="Arial"/>
                    <w:color w:val="ff0000"/>
                    <w:rtl w:val="0"/>
                  </w:rPr>
                  <w:t xml:space="preserve">.</w:t>
                </w:r>
              </w:ins>
            </w:sdtContent>
          </w:sdt>
          <w:sdt>
            <w:sdtPr>
              <w:tag w:val="goog_rdk_2313"/>
            </w:sdtPr>
            <w:sdtContent>
              <w:del w:author="davide.lenzarini@u-blox.com" w:id="197" w:date="2024-08-07T13:35:18Z">
                <w:r w:rsidDel="00000000" w:rsidR="00000000" w:rsidRPr="00000000">
                  <w:rPr>
                    <w:rFonts w:ascii="Arial" w:cs="Arial" w:eastAsia="Arial" w:hAnsi="Arial"/>
                    <w:color w:val="ff0000"/>
                    <w:rtl w:val="0"/>
                  </w:rPr>
                  <w:delText xml:space="preserve">.</w:delText>
                </w:r>
              </w:del>
            </w:sdtContent>
          </w:sdt>
        </w:p>
      </w:sdtContent>
    </w:sdt>
    <w:sdt>
      <w:sdtPr>
        <w:tag w:val="goog_rdk_2316"/>
      </w:sdtPr>
      <w:sdtContent>
        <w:p w:rsidR="00000000" w:rsidDel="00000000" w:rsidP="00000000" w:rsidRDefault="00000000" w:rsidRPr="00000000" w14:paraId="000013C7">
          <w:pPr>
            <w:numPr>
              <w:ilvl w:val="0"/>
              <w:numId w:val="53"/>
            </w:numPr>
            <w:ind w:left="780" w:hanging="360"/>
            <w:rPr>
              <w:rFonts w:ascii="Arial" w:cs="Arial" w:eastAsia="Arial" w:hAnsi="Arial"/>
              <w:b w:val="0"/>
              <w:color w:val="172b4d"/>
              <w:sz w:val="21"/>
              <w:szCs w:val="21"/>
              <w:rPrChange w:author="davide.lenzarini@u-blox.com" w:id="198" w:date="2024-08-07T13:35:18Z">
                <w:rPr>
                  <w:rFonts w:ascii="Arial" w:cs="Arial" w:eastAsia="Arial" w:hAnsi="Arial"/>
                  <w:color w:val="ff0000"/>
                  <w:u w:val="none"/>
                </w:rPr>
              </w:rPrChange>
            </w:rPr>
            <w:pPrChange w:author="davide.lenzarini@u-blox.com" w:id="0" w:date="2024-08-07T13:35:18Z">
              <w:pPr>
                <w:numPr>
                  <w:ilvl w:val="0"/>
                  <w:numId w:val="53"/>
                </w:numPr>
                <w:ind w:left="780" w:hanging="360"/>
              </w:pPr>
            </w:pPrChange>
          </w:pPr>
          <w:sdt>
            <w:sdtPr>
              <w:tag w:val="goog_rdk_2315"/>
            </w:sdtPr>
            <w:sdtContent>
              <w:del w:author="davide.lenzarini@u-blox.com" w:id="197" w:date="2024-08-07T13:35:18Z">
                <w:r w:rsidDel="00000000" w:rsidR="00000000" w:rsidRPr="00000000">
                  <w:rPr>
                    <w:rFonts w:ascii="Arial" w:cs="Arial" w:eastAsia="Arial" w:hAnsi="Arial"/>
                    <w:color w:val="ff0000"/>
                    <w:rtl w:val="0"/>
                  </w:rPr>
                  <w:delText xml:space="preserve">The DUP flag must be set to 0 the first time the PUBLISH QoS 1</w:delText>
                </w:r>
              </w:del>
            </w:sdtContent>
          </w:sdt>
          <w:r w:rsidDel="00000000" w:rsidR="00000000" w:rsidRPr="00000000">
            <w:rPr>
              <w:rFonts w:ascii="Arial" w:cs="Arial" w:eastAsia="Arial" w:hAnsi="Arial"/>
              <w:color w:val="ff0000"/>
              <w:rtl w:val="0"/>
            </w:rPr>
            <w:t xml:space="preserve"> </w:t>
          </w:r>
        </w:p>
      </w:sdtContent>
    </w:sdt>
    <w:p w:rsidR="00000000" w:rsidDel="00000000" w:rsidP="00000000" w:rsidRDefault="00000000" w:rsidRPr="00000000" w14:paraId="000013C8">
      <w:pPr>
        <w:numPr>
          <w:ilvl w:val="0"/>
          <w:numId w:val="53"/>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13C9">
      <w:pPr>
        <w:rPr>
          <w:rFonts w:ascii="Arial" w:cs="Arial" w:eastAsia="Arial" w:hAnsi="Arial"/>
          <w:highlight w:val="yellow"/>
        </w:rPr>
      </w:pPr>
      <w:bookmarkStart w:colFirst="0" w:colLast="0" w:name="_heading=h.29yz7q8" w:id="221"/>
      <w:bookmarkEnd w:id="221"/>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CA">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2317"/>
        </w:sdtPr>
        <w:sdtContent>
          <w:commentRangeStart w:id="159"/>
        </w:sdtContent>
      </w:sdt>
      <w:r w:rsidDel="00000000" w:rsidR="00000000" w:rsidRPr="00000000">
        <w:rPr>
          <w:rFonts w:ascii="Arial" w:cs="Arial" w:eastAsia="Arial" w:hAnsi="Arial"/>
          <w:b w:val="1"/>
          <w:highlight w:val="yellow"/>
          <w:rtl w:val="0"/>
        </w:rPr>
        <w:t xml:space="preserve">At any given time a sender </w:t>
      </w:r>
      <w:sdt>
        <w:sdtPr>
          <w:tag w:val="goog_rdk_2318"/>
        </w:sdtPr>
        <w:sdtContent>
          <w:commentRangeStart w:id="160"/>
        </w:sdtContent>
      </w:sdt>
      <w:r w:rsidDel="00000000" w:rsidR="00000000" w:rsidRPr="00000000">
        <w:rPr>
          <w:rFonts w:ascii="Arial" w:cs="Arial" w:eastAsia="Arial" w:hAnsi="Arial"/>
          <w:b w:val="1"/>
          <w:highlight w:val="yellow"/>
          <w:rtl w:val="0"/>
        </w:rPr>
        <w:t xml:space="preserve">must</w:t>
      </w:r>
      <w:commentRangeEnd w:id="160"/>
      <w:r w:rsidDel="00000000" w:rsidR="00000000" w:rsidRPr="00000000">
        <w:commentReference w:id="160"/>
      </w:r>
      <w:r w:rsidDel="00000000" w:rsidR="00000000" w:rsidRPr="00000000">
        <w:rPr>
          <w:rFonts w:ascii="Arial" w:cs="Arial" w:eastAsia="Arial" w:hAnsi="Arial"/>
          <w:b w:val="1"/>
          <w:highlight w:val="yellow"/>
          <w:rtl w:val="0"/>
        </w:rPr>
        <w:t xml:space="preserve"> ONLY have 1 outstanding application message in flight.</w:t>
      </w:r>
      <w:commentRangeEnd w:id="159"/>
      <w:r w:rsidDel="00000000" w:rsidR="00000000" w:rsidRPr="00000000">
        <w:commentReference w:id="159"/>
      </w:r>
      <w:r w:rsidDel="00000000" w:rsidR="00000000" w:rsidRPr="00000000">
        <w:rPr>
          <w:rtl w:val="0"/>
        </w:rPr>
      </w:r>
    </w:p>
    <w:p w:rsidR="00000000" w:rsidDel="00000000" w:rsidP="00000000" w:rsidRDefault="00000000" w:rsidRPr="00000000" w14:paraId="000013CB">
      <w:pPr>
        <w:rPr>
          <w:rFonts w:ascii="Arial" w:cs="Arial" w:eastAsia="Arial" w:hAnsi="Arial"/>
        </w:rPr>
      </w:pPr>
      <w:bookmarkStart w:colFirst="0" w:colLast="0" w:name="_heading=h.p49hy1" w:id="222"/>
      <w:bookmarkEnd w:id="222"/>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CC">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CD">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w:t>
      </w:r>
      <w:sdt>
        <w:sdtPr>
          <w:tag w:val="goog_rdk_2319"/>
        </w:sdtPr>
        <w:sdtContent>
          <w:del w:author="davide.lenzarini@u-blox.com" w:id="199" w:date="2024-08-07T13:40:04Z"/>
          <w:sdt>
            <w:sdtPr>
              <w:tag w:val="goog_rdk_2320"/>
            </w:sdtPr>
            <w:sdtContent>
              <w:commentRangeStart w:id="161"/>
            </w:sdtContent>
          </w:sdt>
          <w:del w:author="davide.lenzarini@u-blox.com" w:id="199" w:date="2024-08-07T13:40:04Z">
            <w:r w:rsidDel="00000000" w:rsidR="00000000" w:rsidRPr="00000000">
              <w:rPr>
                <w:rFonts w:ascii="Arial" w:cs="Arial" w:eastAsia="Arial" w:hAnsi="Arial"/>
                <w:highlight w:val="yellow"/>
                <w:rtl w:val="0"/>
              </w:rPr>
              <w:delText xml:space="preserve">, irrespective of the setting of its DUP flag</w:delText>
            </w:r>
          </w:del>
        </w:sdtContent>
      </w:sdt>
      <w:commentRangeEnd w:id="161"/>
      <w:r w:rsidDel="00000000" w:rsidR="00000000" w:rsidRPr="00000000">
        <w:commentReference w:id="161"/>
      </w:r>
      <w:r w:rsidDel="00000000" w:rsidR="00000000" w:rsidRPr="00000000">
        <w:rPr>
          <w:rtl w:val="0"/>
        </w:rPr>
      </w:r>
    </w:p>
    <w:p w:rsidR="00000000" w:rsidDel="00000000" w:rsidP="00000000" w:rsidRDefault="00000000" w:rsidRPr="00000000" w14:paraId="000013CE">
      <w:pPr>
        <w:ind w:left="720" w:firstLine="0"/>
        <w:rPr>
          <w:rFonts w:ascii="Arial" w:cs="Arial" w:eastAsia="Arial" w:hAnsi="Arial"/>
        </w:rPr>
      </w:pPr>
      <w:bookmarkStart w:colFirst="0" w:colLast="0" w:name="_heading=h.393x0lu" w:id="223"/>
      <w:bookmarkEnd w:id="223"/>
      <w:r w:rsidDel="00000000" w:rsidR="00000000" w:rsidRPr="00000000">
        <w:rPr>
          <w:rFonts w:ascii="Arial" w:cs="Arial" w:eastAsia="Arial" w:hAnsi="Arial"/>
          <w:rtl w:val="0"/>
        </w:rPr>
        <w:t xml:space="preserve">Figure 4.2 – QoS 1 protocol flow diagram, Informative example</w:t>
      </w:r>
    </w:p>
    <w:tbl>
      <w:tblPr>
        <w:tblStyle w:val="Table44"/>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CF">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D0">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D1">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D2">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D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D4">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D5">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D6">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D7">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D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D9">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DA">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DB">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DC">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DD">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DE">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DF">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E0">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E1">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E2">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E3">
      <w:pPr>
        <w:numPr>
          <w:ilvl w:val="0"/>
          <w:numId w:val="24"/>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E4">
      <w:pPr>
        <w:pStyle w:val="Heading3"/>
        <w:ind w:left="0" w:firstLine="0"/>
        <w:rPr>
          <w:rFonts w:ascii="Arial" w:cs="Arial" w:eastAsia="Arial" w:hAnsi="Arial"/>
        </w:rPr>
      </w:pPr>
      <w:bookmarkStart w:colFirst="0" w:colLast="0" w:name="_heading=h.1o97atn" w:id="224"/>
      <w:bookmarkEnd w:id="224"/>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E5">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E6">
      <w:pPr>
        <w:rPr>
          <w:rFonts w:ascii="Arial" w:cs="Arial" w:eastAsia="Arial" w:hAnsi="Arial"/>
        </w:rPr>
      </w:pPr>
      <w:bookmarkStart w:colFirst="0" w:colLast="0" w:name="_heading=h.488uthg" w:id="225"/>
      <w:bookmarkEnd w:id="225"/>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E7">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E8">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E9">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EA">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EB">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EC">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ED">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EE">
      <w:pPr>
        <w:rPr>
          <w:rFonts w:ascii="Arial" w:cs="Arial" w:eastAsia="Arial" w:hAnsi="Arial"/>
          <w:b w:val="1"/>
          <w:color w:val="000000"/>
          <w:sz w:val="18"/>
          <w:szCs w:val="18"/>
        </w:rPr>
      </w:pPr>
      <w:bookmarkStart w:colFirst="0" w:colLast="0" w:name="_heading=h.2ne53p9" w:id="226"/>
      <w:bookmarkEnd w:id="226"/>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EF">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F0">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F1">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F2">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2323"/>
      </w:sdtPr>
      <w:sdtContent>
        <w:p w:rsidR="00000000" w:rsidDel="00000000" w:rsidP="00000000" w:rsidRDefault="00000000" w:rsidRPr="00000000" w14:paraId="000013F3">
          <w:pPr>
            <w:numPr>
              <w:ilvl w:val="0"/>
              <w:numId w:val="58"/>
            </w:numPr>
            <w:ind w:left="720" w:hanging="360"/>
            <w:rPr>
              <w:rFonts w:ascii="Arial" w:cs="Arial" w:eastAsia="Arial" w:hAnsi="Arial"/>
              <w:b w:val="0"/>
              <w:color w:val="172b4d"/>
              <w:sz w:val="21"/>
              <w:szCs w:val="21"/>
              <w:highlight w:val="yellow"/>
              <w:rPrChange w:author="davide.lenzarini@u-blox.com" w:id="201"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58"/>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2321"/>
            </w:sdtPr>
            <w:sdtContent>
              <w:ins w:author="davide.lenzarini@u-blox.com" w:id="200"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2322"/>
            </w:sdtPr>
            <w:sdtContent>
              <w:r w:rsidDel="00000000" w:rsidR="00000000" w:rsidRPr="00000000">
                <w:rPr>
                  <w:rtl w:val="0"/>
                </w:rPr>
              </w:r>
            </w:sdtContent>
          </w:sdt>
        </w:p>
      </w:sdtContent>
    </w:sdt>
    <w:p w:rsidR="00000000" w:rsidDel="00000000" w:rsidP="00000000" w:rsidRDefault="00000000" w:rsidRPr="00000000" w14:paraId="000013F4">
      <w:pPr>
        <w:pStyle w:val="Heading2"/>
        <w:ind w:left="0" w:firstLine="0"/>
        <w:rPr/>
      </w:pPr>
      <w:bookmarkStart w:colFirst="0" w:colLast="0" w:name="_heading=h.6udnv5yl5cv5" w:id="227"/>
      <w:bookmarkEnd w:id="227"/>
      <w:r w:rsidDel="00000000" w:rsidR="00000000" w:rsidRPr="00000000">
        <w:rPr>
          <w:rtl w:val="0"/>
        </w:rPr>
        <w:t xml:space="preserve">4.4 Packet delivery retry</w:t>
      </w:r>
    </w:p>
    <w:p w:rsidR="00000000" w:rsidDel="00000000" w:rsidP="00000000" w:rsidRDefault="00000000" w:rsidRPr="00000000" w14:paraId="000013F5">
      <w:pPr>
        <w:rPr/>
      </w:pPr>
      <w:r w:rsidDel="00000000" w:rsidR="00000000" w:rsidRPr="00000000">
        <w:rPr>
          <w:rtl w:val="0"/>
        </w:rPr>
        <w:t xml:space="preserve">There are two situations when packets that require acknowledgement</w:t>
      </w:r>
      <w:sdt>
        <w:sdtPr>
          <w:tag w:val="goog_rdk_2324"/>
        </w:sdtPr>
        <w:sdtContent>
          <w:ins w:author="davide.lenzarini@u-blox.com" w:id="202" w:date="2024-08-07T13:46:36Z">
            <w:r w:rsidDel="00000000" w:rsidR="00000000" w:rsidRPr="00000000">
              <w:rPr>
                <w:rtl w:val="0"/>
              </w:rPr>
              <w:t xml:space="preserve"> (CONNECT, REGISTER, PUBLISH QoS 1 and 2, SUBSCRIBE, UNSUBSCRIBE, PUBREC, PUBREL, </w:t>
            </w:r>
          </w:ins>
          <w:sdt>
            <w:sdtPr>
              <w:tag w:val="goog_rdk_2325"/>
            </w:sdtPr>
            <w:sdtContent>
              <w:commentRangeStart w:id="162"/>
            </w:sdtContent>
          </w:sdt>
          <w:ins w:author="davide.lenzarini@u-blox.com" w:id="202" w:date="2024-08-07T13:46:36Z">
            <w:r w:rsidDel="00000000" w:rsidR="00000000" w:rsidRPr="00000000">
              <w:rPr>
                <w:rtl w:val="0"/>
              </w:rPr>
              <w:t xml:space="preserve">PINGREQ</w:t>
            </w:r>
            <w:commentRangeEnd w:id="162"/>
            <w:r w:rsidDel="00000000" w:rsidR="00000000" w:rsidRPr="00000000">
              <w:commentReference w:id="162"/>
            </w:r>
            <w:r w:rsidDel="00000000" w:rsidR="00000000" w:rsidRPr="00000000">
              <w:rPr>
                <w:rtl w:val="0"/>
              </w:rPr>
              <w:t xml:space="preserve">, AUTH)</w:t>
            </w:r>
          </w:ins>
        </w:sdtContent>
      </w:sdt>
      <w:r w:rsidDel="00000000" w:rsidR="00000000" w:rsidRPr="00000000">
        <w:rPr>
          <w:rtl w:val="0"/>
        </w:rPr>
        <w:t xml:space="preserve"> are resent by the sender:</w:t>
      </w:r>
    </w:p>
    <w:p w:rsidR="00000000" w:rsidDel="00000000" w:rsidP="00000000" w:rsidRDefault="00000000" w:rsidRPr="00000000" w14:paraId="000013F6">
      <w:pPr>
        <w:numPr>
          <w:ilvl w:val="0"/>
          <w:numId w:val="32"/>
        </w:numPr>
        <w:spacing w:after="0" w:afterAutospacing="0"/>
        <w:ind w:left="720" w:hanging="360"/>
        <w:rPr>
          <w:u w:val="none"/>
        </w:rPr>
      </w:pPr>
      <w:r w:rsidDel="00000000" w:rsidR="00000000" w:rsidRPr="00000000">
        <w:rPr>
          <w:rtl w:val="0"/>
        </w:rPr>
        <w:t xml:space="preserve">when a Virtual Connection is deleted before the acknowledgement is received by the requester (and clean start is false)</w:t>
      </w:r>
    </w:p>
    <w:p w:rsidR="00000000" w:rsidDel="00000000" w:rsidP="00000000" w:rsidRDefault="00000000" w:rsidRPr="00000000" w14:paraId="000013F7">
      <w:pPr>
        <w:numPr>
          <w:ilvl w:val="0"/>
          <w:numId w:val="32"/>
        </w:numPr>
        <w:spacing w:before="0" w:beforeAutospacing="0"/>
        <w:ind w:left="720" w:hanging="360"/>
        <w:rPr>
          <w:u w:val="none"/>
        </w:rPr>
      </w:pPr>
      <w:r w:rsidDel="00000000" w:rsidR="00000000" w:rsidRPr="00000000">
        <w:rPr>
          <w:rtl w:val="0"/>
        </w:rPr>
        <w:t xml:space="preserve">when no acknowledgment is received by the </w:t>
      </w:r>
      <w:sdt>
        <w:sdtPr>
          <w:tag w:val="goog_rdk_2326"/>
        </w:sdtPr>
        <w:sdtContent>
          <w:del w:author="davide.lenzarini@u-blox.com" w:id="203" w:date="2024-08-07T13:49:42Z">
            <w:r w:rsidDel="00000000" w:rsidR="00000000" w:rsidRPr="00000000">
              <w:rPr>
                <w:rtl w:val="0"/>
              </w:rPr>
              <w:delText xml:space="preserve">by the </w:delText>
            </w:r>
          </w:del>
        </w:sdtContent>
      </w:sdt>
      <w:r w:rsidDel="00000000" w:rsidR="00000000" w:rsidRPr="00000000">
        <w:rPr>
          <w:rtl w:val="0"/>
        </w:rPr>
        <w:t xml:space="preserve">requester within a configured timeout period during the existence of a Virtual Connection</w:t>
      </w:r>
    </w:p>
    <w:p w:rsidR="00000000" w:rsidDel="00000000" w:rsidP="00000000" w:rsidRDefault="00000000" w:rsidRPr="00000000" w14:paraId="000013F8">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13F9">
      <w:pPr>
        <w:pStyle w:val="Heading3"/>
        <w:ind w:left="0" w:firstLine="0"/>
        <w:rPr/>
      </w:pPr>
      <w:bookmarkStart w:colFirst="0" w:colLast="0" w:name="_heading=h.kc8msbstg9e" w:id="228"/>
      <w:bookmarkEnd w:id="228"/>
      <w:r w:rsidDel="00000000" w:rsidR="00000000" w:rsidRPr="00000000">
        <w:rPr>
          <w:rtl w:val="0"/>
        </w:rPr>
        <w:t xml:space="preserve">4.4.1 Virtual Connection End</w:t>
      </w:r>
    </w:p>
    <w:p w:rsidR="00000000" w:rsidDel="00000000" w:rsidP="00000000" w:rsidRDefault="00000000" w:rsidRPr="00000000" w14:paraId="000013FA">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w:t>
      </w:r>
      <w:sdt>
        <w:sdtPr>
          <w:tag w:val="goog_rdk_2327"/>
        </w:sdtPr>
        <w:sdtContent>
          <w:commentRangeStart w:id="163"/>
        </w:sdtContent>
      </w:sdt>
      <w:r w:rsidDel="00000000" w:rsidR="00000000" w:rsidRPr="00000000">
        <w:rPr>
          <w:sz w:val="22"/>
          <w:szCs w:val="22"/>
          <w:highlight w:val="yellow"/>
          <w:rtl w:val="0"/>
        </w:rPr>
        <w:t xml:space="preserve">unacknowledged PUBLISH packets</w:t>
      </w:r>
      <w:commentRangeEnd w:id="163"/>
      <w:r w:rsidDel="00000000" w:rsidR="00000000" w:rsidRPr="00000000">
        <w:commentReference w:id="163"/>
      </w:r>
      <w:r w:rsidDel="00000000" w:rsidR="00000000" w:rsidRPr="00000000">
        <w:rPr>
          <w:sz w:val="22"/>
          <w:szCs w:val="22"/>
          <w:highlight w:val="yellow"/>
          <w:rtl w:val="0"/>
        </w:rPr>
        <w:t xml:space="preserve">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13FB">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13FC">
      <w:pPr>
        <w:spacing w:after="240" w:before="240" w:lineRule="auto"/>
        <w:ind w:left="0" w:right="0" w:firstLine="0"/>
        <w:rPr/>
      </w:pPr>
      <w:sdt>
        <w:sdtPr>
          <w:tag w:val="goog_rdk_2328"/>
        </w:sdtPr>
        <w:sdtContent>
          <w:commentRangeStart w:id="164"/>
        </w:sdtContent>
      </w:sdt>
      <w:r w:rsidDel="00000000" w:rsidR="00000000" w:rsidRPr="00000000">
        <w:rPr>
          <w:sz w:val="22"/>
          <w:szCs w:val="22"/>
          <w:highlight w:val="yellow"/>
          <w:rtl w:val="0"/>
        </w:rPr>
        <w:t xml:space="preserve">The DUP flag MUST be set to 1 by the Client or Server when it attempts to re-deliver or retransmit a PUBLISH </w:t>
      </w:r>
      <w:sdt>
        <w:sdtPr>
          <w:tag w:val="goog_rdk_2329"/>
        </w:sdtPr>
        <w:sdtContent>
          <w:ins w:author="davide.lenzarini@u-blox.com" w:id="204" w:date="2024-08-07T13:52:05Z">
            <w:r w:rsidDel="00000000" w:rsidR="00000000" w:rsidRPr="00000000">
              <w:rPr>
                <w:sz w:val="22"/>
                <w:szCs w:val="22"/>
                <w:highlight w:val="yellow"/>
                <w:rtl w:val="0"/>
              </w:rPr>
              <w:t xml:space="preserve">QoS 2 </w:t>
            </w:r>
          </w:ins>
        </w:sdtContent>
      </w:sdt>
      <w:r w:rsidDel="00000000" w:rsidR="00000000" w:rsidRPr="00000000">
        <w:rPr>
          <w:sz w:val="22"/>
          <w:szCs w:val="22"/>
          <w:highlight w:val="yellow"/>
          <w:rtl w:val="0"/>
        </w:rPr>
        <w:t xml:space="preserve">packet. </w:t>
      </w:r>
      <w:sdt>
        <w:sdtPr>
          <w:tag w:val="goog_rdk_2330"/>
        </w:sdtPr>
        <w:sdtContent>
          <w:commentRangeStart w:id="165"/>
        </w:sdtContent>
      </w:sdt>
      <w:r w:rsidDel="00000000" w:rsidR="00000000" w:rsidRPr="00000000">
        <w:rPr>
          <w:sz w:val="22"/>
          <w:szCs w:val="22"/>
          <w:highlight w:val="yellow"/>
          <w:rtl w:val="0"/>
        </w:rPr>
        <w:t xml:space="preserve">The DUP flag must be set to 0 for all QoS </w:t>
      </w:r>
      <w:sdt>
        <w:sdtPr>
          <w:tag w:val="goog_rdk_2331"/>
        </w:sdtPr>
        <w:sdtContent>
          <w:ins w:author="davide.lenzarini@u-blox.com" w:id="205" w:date="2024-08-07T13:52:14Z">
            <w:r w:rsidDel="00000000" w:rsidR="00000000" w:rsidRPr="00000000">
              <w:rPr>
                <w:sz w:val="22"/>
                <w:szCs w:val="22"/>
                <w:highlight w:val="yellow"/>
                <w:rtl w:val="0"/>
              </w:rPr>
              <w:t xml:space="preserve">1</w:t>
            </w:r>
          </w:ins>
        </w:sdtContent>
      </w:sdt>
      <w:sdt>
        <w:sdtPr>
          <w:tag w:val="goog_rdk_2332"/>
        </w:sdtPr>
        <w:sdtContent>
          <w:del w:author="davide.lenzarini@u-blox.com" w:id="205" w:date="2024-08-07T13:52:14Z">
            <w:r w:rsidDel="00000000" w:rsidR="00000000" w:rsidRPr="00000000">
              <w:rPr>
                <w:sz w:val="22"/>
                <w:szCs w:val="22"/>
                <w:highlight w:val="yellow"/>
                <w:rtl w:val="0"/>
              </w:rPr>
              <w:delText xml:space="preserve">0</w:delText>
            </w:r>
          </w:del>
        </w:sdtContent>
      </w:sdt>
      <w:r w:rsidDel="00000000" w:rsidR="00000000" w:rsidRPr="00000000">
        <w:rPr>
          <w:sz w:val="22"/>
          <w:szCs w:val="22"/>
          <w:highlight w:val="yellow"/>
          <w:rtl w:val="0"/>
        </w:rPr>
        <w:t xml:space="preserve"> packets</w:t>
      </w:r>
      <w:commentRangeEnd w:id="165"/>
      <w:r w:rsidDel="00000000" w:rsidR="00000000" w:rsidRPr="00000000">
        <w:commentReference w:id="165"/>
      </w:r>
      <w:r w:rsidDel="00000000" w:rsidR="00000000" w:rsidRPr="00000000">
        <w:rPr>
          <w:sz w:val="22"/>
          <w:szCs w:val="22"/>
          <w:highlight w:val="yellow"/>
          <w:rtl w:val="0"/>
        </w:rPr>
        <w:t xml:space="preserve">.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164"/>
      <w:r w:rsidDel="00000000" w:rsidR="00000000" w:rsidRPr="00000000">
        <w:commentReference w:id="164"/>
      </w:r>
      <w:r w:rsidDel="00000000" w:rsidR="00000000" w:rsidRPr="00000000">
        <w:rPr>
          <w:rtl w:val="0"/>
        </w:rPr>
      </w:r>
    </w:p>
    <w:p w:rsidR="00000000" w:rsidDel="00000000" w:rsidP="00000000" w:rsidRDefault="00000000" w:rsidRPr="00000000" w14:paraId="000013FD">
      <w:pPr>
        <w:spacing w:after="240" w:before="240" w:lineRule="auto"/>
        <w:ind w:left="720" w:right="0" w:firstLine="0"/>
        <w:rPr/>
      </w:pPr>
      <w:sdt>
        <w:sdtPr>
          <w:tag w:val="goog_rdk_2333"/>
        </w:sdtPr>
        <w:sdtContent>
          <w:commentRangeStart w:id="166"/>
        </w:sdtContent>
      </w:sdt>
      <w:r w:rsidDel="00000000" w:rsidR="00000000" w:rsidRPr="00000000">
        <w:rPr>
          <w:rtl w:val="0"/>
        </w:rPr>
        <w:t xml:space="preserve">Figure 4.3 – QoS 2 protocol flow diagram, non-normative example</w:t>
      </w:r>
    </w:p>
    <w:tbl>
      <w:tblPr>
        <w:tblStyle w:val="Table45"/>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E">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F">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0">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1">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3">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4">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6">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8">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9">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A">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C">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E">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F">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1">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2">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3">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4">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5">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6">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8">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A">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B">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D">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E">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F">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1">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2">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3">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4">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5">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6">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7">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428">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429">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r w:rsidDel="00000000" w:rsidR="00000000" w:rsidRPr="00000000">
        <w:rPr>
          <w:rtl w:val="0"/>
        </w:rPr>
        <w:t xml:space="preserve">he receiver does not need to complete delivery of the Application Message before sending the </w:t>
      </w:r>
      <w:r w:rsidDel="00000000" w:rsidR="00000000" w:rsidRPr="00000000">
        <w:rPr>
          <w:rtl w:val="0"/>
        </w:rPr>
        <w:t xml:space="preserve">PUBREC or</w:t>
      </w:r>
      <w:r w:rsidDel="00000000" w:rsidR="00000000" w:rsidRPr="00000000">
        <w:rPr>
          <w:rtl w:val="0"/>
        </w:rPr>
        <w:t xml:space="preserve"> PUBCOMP.</w:t>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commentRangeEnd w:id="166"/>
      <w:r w:rsidDel="00000000" w:rsidR="00000000" w:rsidRPr="00000000">
        <w:commentReference w:id="166"/>
      </w:r>
      <w:r w:rsidDel="00000000" w:rsidR="00000000" w:rsidRPr="00000000">
        <w:rPr>
          <w:rtl w:val="0"/>
        </w:rPr>
      </w:r>
    </w:p>
    <w:p w:rsidR="00000000" w:rsidDel="00000000" w:rsidP="00000000" w:rsidRDefault="00000000" w:rsidRPr="00000000" w14:paraId="0000142A">
      <w:pPr>
        <w:pStyle w:val="Heading3"/>
        <w:keepLines w:val="1"/>
        <w:spacing w:after="64" w:before="0" w:line="259" w:lineRule="auto"/>
        <w:ind w:left="0" w:firstLine="0"/>
        <w:rPr/>
      </w:pPr>
      <w:bookmarkStart w:colFirst="0" w:colLast="0" w:name="_heading=h.17nz8yj" w:id="229"/>
      <w:bookmarkEnd w:id="229"/>
      <w:r w:rsidDel="00000000" w:rsidR="00000000" w:rsidRPr="00000000">
        <w:rPr>
          <w:rtl w:val="0"/>
        </w:rPr>
        <w:t xml:space="preserve">4.4.1 Unacknowledged Packets</w:t>
      </w:r>
    </w:p>
    <w:p w:rsidR="00000000" w:rsidDel="00000000" w:rsidP="00000000" w:rsidRDefault="00000000" w:rsidRPr="00000000" w14:paraId="0000142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w:t>
      </w:r>
      <w:sdt>
        <w:sdtPr>
          <w:tag w:val="goog_rdk_2334"/>
        </w:sdtPr>
        <w:sdtContent>
          <w:ins w:author="davide.lenzarini@u-blox.com" w:id="206" w:date="2024-08-07T14:00:25Z">
            <w:r w:rsidDel="00000000" w:rsidR="00000000" w:rsidRPr="00000000">
              <w:rPr>
                <w:rFonts w:ascii="Arial" w:cs="Arial" w:eastAsia="Arial" w:hAnsi="Arial"/>
                <w:rtl w:val="0"/>
              </w:rPr>
              <w:t xml:space="preserve">in the following use cases.</w:t>
            </w:r>
          </w:ins>
        </w:sdtContent>
      </w:sdt>
      <w:sdt>
        <w:sdtPr>
          <w:tag w:val="goog_rdk_2335"/>
        </w:sdtPr>
        <w:sdtContent>
          <w:del w:author="davide.lenzarini@u-blox.com" w:id="206" w:date="2024-08-07T14:00:25Z">
            <w:r w:rsidDel="00000000" w:rsidR="00000000" w:rsidRPr="00000000">
              <w:rPr>
                <w:rFonts w:ascii="Arial" w:cs="Arial" w:eastAsia="Arial" w:hAnsi="Arial"/>
                <w:rtl w:val="0"/>
              </w:rPr>
              <w:delText xml:space="preserve">one of the following Packets is sent</w:delText>
            </w:r>
          </w:del>
        </w:sdtContent>
      </w:sdt>
      <w:r w:rsidDel="00000000" w:rsidR="00000000" w:rsidRPr="00000000">
        <w:rPr>
          <w:rFonts w:ascii="Arial" w:cs="Arial" w:eastAsia="Arial" w:hAnsi="Arial"/>
          <w:rtl w:val="0"/>
        </w:rPr>
        <w:t xml:space="preserve">.</w:t>
      </w:r>
    </w:p>
    <w:p w:rsidR="00000000" w:rsidDel="00000000" w:rsidP="00000000" w:rsidRDefault="00000000" w:rsidRPr="00000000" w14:paraId="0000142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w:t>
      </w:r>
      <w:sdt>
        <w:sdtPr>
          <w:tag w:val="goog_rdk_2336"/>
        </w:sdtPr>
        <w:sdtContent>
          <w:ins w:author="davide.lenzarini@u-blox.com" w:id="207" w:date="2024-08-07T13:56:44Z">
            <w:r w:rsidDel="00000000" w:rsidR="00000000" w:rsidRPr="00000000">
              <w:rPr>
                <w:rFonts w:ascii="Arial" w:cs="Arial" w:eastAsia="Arial" w:hAnsi="Arial"/>
                <w:highlight w:val="yellow"/>
                <w:rtl w:val="0"/>
              </w:rPr>
              <w:t xml:space="preserve"> PINGREQ,</w:t>
            </w:r>
          </w:ins>
        </w:sdtContent>
      </w:sdt>
      <w:r w:rsidDel="00000000" w:rsidR="00000000" w:rsidRPr="00000000">
        <w:rPr>
          <w:rFonts w:ascii="Arial" w:cs="Arial" w:eastAsia="Arial" w:hAnsi="Arial"/>
          <w:highlight w:val="yellow"/>
          <w:rtl w:val="0"/>
        </w:rPr>
        <w:t xml:space="preserve"> </w:t>
      </w:r>
      <w:sdt>
        <w:sdtPr>
          <w:tag w:val="goog_rdk_2337"/>
        </w:sdtPr>
        <w:sdtContent>
          <w:commentRangeStart w:id="167"/>
        </w:sdtContent>
      </w:sdt>
      <w:r w:rsidDel="00000000" w:rsidR="00000000" w:rsidRPr="00000000">
        <w:rPr>
          <w:rFonts w:ascii="Arial" w:cs="Arial" w:eastAsia="Arial" w:hAnsi="Arial"/>
          <w:highlight w:val="yellow"/>
          <w:rtl w:val="0"/>
        </w:rPr>
        <w:t xml:space="preserve">UNSUBSCRIBE </w:t>
      </w:r>
      <w:sdt>
        <w:sdtPr>
          <w:tag w:val="goog_rdk_2338"/>
        </w:sdtPr>
        <w:sdtContent>
          <w:commentRangeStart w:id="168"/>
        </w:sdtContent>
      </w:sdt>
      <w:r w:rsidDel="00000000" w:rsidR="00000000" w:rsidRPr="00000000">
        <w:rPr>
          <w:rFonts w:ascii="Arial" w:cs="Arial" w:eastAsia="Arial" w:hAnsi="Arial"/>
          <w:highlight w:val="yellow"/>
          <w:rtl w:val="0"/>
        </w:rPr>
        <w:t xml:space="preserve">Packets</w:t>
      </w:r>
      <w:commentRangeEnd w:id="167"/>
      <w:r w:rsidDel="00000000" w:rsidR="00000000" w:rsidRPr="00000000">
        <w:commentReference w:id="167"/>
      </w:r>
      <w:commentRangeEnd w:id="168"/>
      <w:r w:rsidDel="00000000" w:rsidR="00000000" w:rsidRPr="00000000">
        <w:commentReference w:id="168"/>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the Virtual Connection deleted.</w:t>
      </w:r>
    </w:p>
    <w:p w:rsidR="00000000" w:rsidDel="00000000" w:rsidP="00000000" w:rsidRDefault="00000000" w:rsidRPr="00000000" w14:paraId="0000142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w:t>
      </w:r>
      <w:sdt>
        <w:sdtPr>
          <w:tag w:val="goog_rdk_2339"/>
        </w:sdtPr>
        <w:sdtContent>
          <w:ins w:author="davide.lenzarini@u-blox.com" w:id="208" w:date="2024-08-07T13:58:02Z">
            <w:r w:rsidDel="00000000" w:rsidR="00000000" w:rsidRPr="00000000">
              <w:rPr>
                <w:rFonts w:ascii="Arial" w:cs="Arial" w:eastAsia="Arial" w:hAnsi="Arial"/>
                <w:highlight w:val="yellow"/>
                <w:rtl w:val="0"/>
              </w:rPr>
              <w:t xml:space="preserve">REGISTER, AUTH, </w:t>
            </w:r>
          </w:ins>
        </w:sdtContent>
      </w:sdt>
      <w:r w:rsidDel="00000000" w:rsidR="00000000" w:rsidRPr="00000000">
        <w:rPr>
          <w:rFonts w:ascii="Arial" w:cs="Arial" w:eastAsia="Arial" w:hAnsi="Arial"/>
          <w:highlight w:val="yellow"/>
          <w:rtl w:val="0"/>
        </w:rPr>
        <w:t xml:space="preserve">PUBREL </w:t>
      </w:r>
      <w:sdt>
        <w:sdtPr>
          <w:tag w:val="goog_rdk_2340"/>
        </w:sdtPr>
        <w:sdtContent>
          <w:commentRangeStart w:id="169"/>
        </w:sdtContent>
      </w:sdt>
      <w:r w:rsidDel="00000000" w:rsidR="00000000" w:rsidRPr="00000000">
        <w:rPr>
          <w:rFonts w:ascii="Arial" w:cs="Arial" w:eastAsia="Arial" w:hAnsi="Arial"/>
          <w:highlight w:val="yellow"/>
          <w:rtl w:val="0"/>
        </w:rPr>
        <w:t xml:space="preserve">Packets</w:t>
      </w:r>
      <w:commentRangeEnd w:id="169"/>
      <w:r w:rsidDel="00000000" w:rsidR="00000000" w:rsidRPr="00000000">
        <w:commentReference w:id="169"/>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w:t>
      </w:r>
      <w:sdt>
        <w:sdtPr>
          <w:tag w:val="goog_rdk_2341"/>
        </w:sdtPr>
        <w:sdtContent>
          <w:commentRangeStart w:id="170"/>
        </w:sdtContent>
      </w:sdt>
      <w:r w:rsidDel="00000000" w:rsidR="00000000" w:rsidRPr="00000000">
        <w:rPr>
          <w:rFonts w:ascii="Arial" w:cs="Arial" w:eastAsia="Arial" w:hAnsi="Arial"/>
          <w:highlight w:val="yellow"/>
          <w:rtl w:val="0"/>
        </w:rPr>
        <w:t xml:space="preserve">or the Virtual Connection deleted</w:t>
      </w:r>
      <w:commentRangeEnd w:id="170"/>
      <w:r w:rsidDel="00000000" w:rsidR="00000000" w:rsidRPr="00000000">
        <w:commentReference w:id="170"/>
      </w:r>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2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42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2342"/>
        </w:sdtPr>
        <w:sdtContent>
          <w:commentRangeStart w:id="171"/>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171"/>
      <w:r w:rsidDel="00000000" w:rsidR="00000000" w:rsidRPr="00000000">
        <w:commentReference w:id="171"/>
      </w:r>
      <w:r w:rsidDel="00000000" w:rsidR="00000000" w:rsidRPr="00000000">
        <w:rPr>
          <w:rtl w:val="0"/>
        </w:rPr>
      </w:r>
    </w:p>
    <w:p w:rsidR="00000000" w:rsidDel="00000000" w:rsidP="00000000" w:rsidRDefault="00000000" w:rsidRPr="00000000" w14:paraId="0000143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43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w:t>
      </w:r>
      <w:sdt>
        <w:sdtPr>
          <w:tag w:val="goog_rdk_2343"/>
        </w:sdtPr>
        <w:sdtContent>
          <w:ins w:author="davide.lenzarini@u-blox.com" w:id="209" w:date="2024-08-07T14:01:40Z">
            <w:r w:rsidDel="00000000" w:rsidR="00000000" w:rsidRPr="00000000">
              <w:rPr>
                <w:rFonts w:ascii="Arial" w:cs="Arial" w:eastAsia="Arial" w:hAnsi="Arial"/>
                <w:highlight w:val="yellow"/>
                <w:rtl w:val="0"/>
              </w:rPr>
              <w:t xml:space="preserve">and PUBLISH QoS -1 </w:t>
            </w:r>
          </w:ins>
        </w:sdtContent>
      </w:sdt>
      <w:r w:rsidDel="00000000" w:rsidR="00000000" w:rsidRPr="00000000">
        <w:rPr>
          <w:rFonts w:ascii="Arial" w:cs="Arial" w:eastAsia="Arial" w:hAnsi="Arial"/>
          <w:highlight w:val="yellow"/>
          <w:rtl w:val="0"/>
        </w:rPr>
        <w:t xml:space="preserve">Packets MUST NOT be retransmitted.</w:t>
      </w:r>
    </w:p>
    <w:p w:rsidR="00000000" w:rsidDel="00000000" w:rsidP="00000000" w:rsidRDefault="00000000" w:rsidRPr="00000000" w14:paraId="0000143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143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43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3.21 PINGREQ</w:t>
        </w:r>
      </w:hyperlink>
      <w:r w:rsidDel="00000000" w:rsidR="00000000" w:rsidRPr="00000000">
        <w:rPr>
          <w:rFonts w:ascii="Arial" w:cs="Arial" w:eastAsia="Arial" w:hAnsi="Arial"/>
          <w:rtl w:val="0"/>
        </w:rPr>
        <w:t xml:space="preserve">] can </w:t>
      </w:r>
      <w:sdt>
        <w:sdtPr>
          <w:tag w:val="goog_rdk_2344"/>
        </w:sdtPr>
        <w:sdtContent>
          <w:commentRangeStart w:id="172"/>
        </w:sdtContent>
      </w:sdt>
      <w:r w:rsidDel="00000000" w:rsidR="00000000" w:rsidRPr="00000000">
        <w:rPr>
          <w:rFonts w:ascii="Arial" w:cs="Arial" w:eastAsia="Arial" w:hAnsi="Arial"/>
          <w:rtl w:val="0"/>
        </w:rPr>
        <w:t xml:space="preserve">also </w:t>
      </w:r>
      <w:commentRangeEnd w:id="172"/>
      <w:r w:rsidDel="00000000" w:rsidR="00000000" w:rsidRPr="00000000">
        <w:commentReference w:id="172"/>
      </w:r>
      <w:r w:rsidDel="00000000" w:rsidR="00000000" w:rsidRPr="00000000">
        <w:rPr>
          <w:rFonts w:ascii="Arial" w:cs="Arial" w:eastAsia="Arial" w:hAnsi="Arial"/>
          <w:rtl w:val="0"/>
        </w:rPr>
        <w:t xml:space="preserve">be used to determine whether the </w:t>
      </w:r>
      <w:sdt>
        <w:sdtPr>
          <w:tag w:val="goog_rdk_2345"/>
        </w:sdtPr>
        <w:sdtContent>
          <w:commentRangeStart w:id="173"/>
        </w:sdtContent>
      </w:sdt>
      <w:r w:rsidDel="00000000" w:rsidR="00000000" w:rsidRPr="00000000">
        <w:rPr>
          <w:rFonts w:ascii="Arial" w:cs="Arial" w:eastAsia="Arial" w:hAnsi="Arial"/>
          <w:rtl w:val="0"/>
        </w:rPr>
        <w:t xml:space="preserve">Virtual Connection is alive</w:t>
      </w:r>
      <w:commentRangeEnd w:id="173"/>
      <w:r w:rsidDel="00000000" w:rsidR="00000000" w:rsidRPr="00000000">
        <w:commentReference w:id="173"/>
      </w:r>
      <w:r w:rsidDel="00000000" w:rsidR="00000000" w:rsidRPr="00000000">
        <w:rPr>
          <w:rFonts w:ascii="Arial" w:cs="Arial" w:eastAsia="Arial" w:hAnsi="Arial"/>
          <w:rtl w:val="0"/>
        </w:rPr>
        <w:t xml:space="preserve">.</w:t>
      </w:r>
    </w:p>
    <w:p w:rsidR="00000000" w:rsidDel="00000000" w:rsidP="00000000" w:rsidRDefault="00000000" w:rsidRPr="00000000" w14:paraId="0000143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437">
      <w:pPr>
        <w:pStyle w:val="Heading2"/>
        <w:ind w:left="0" w:firstLine="0"/>
        <w:rPr/>
      </w:pPr>
      <w:bookmarkStart w:colFirst="0" w:colLast="0" w:name="_heading=h.xoc2pfhnyfst" w:id="230"/>
      <w:bookmarkEnd w:id="230"/>
      <w:r w:rsidDel="00000000" w:rsidR="00000000" w:rsidRPr="00000000">
        <w:rPr>
          <w:rtl w:val="0"/>
        </w:rPr>
        <w:t xml:space="preserve">4.5 Application Message receipt</w:t>
      </w:r>
    </w:p>
    <w:p w:rsidR="00000000" w:rsidDel="00000000" w:rsidP="00000000" w:rsidRDefault="00000000" w:rsidRPr="00000000" w14:paraId="00001438">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439">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43A">
      <w:pPr>
        <w:pStyle w:val="Heading2"/>
        <w:ind w:left="0" w:firstLine="0"/>
        <w:rPr/>
      </w:pPr>
      <w:bookmarkStart w:colFirst="0" w:colLast="0" w:name="_heading=h.rrfw7sclv8s" w:id="231"/>
      <w:bookmarkEnd w:id="231"/>
      <w:r w:rsidDel="00000000" w:rsidR="00000000" w:rsidRPr="00000000">
        <w:rPr>
          <w:rtl w:val="0"/>
        </w:rPr>
        <w:t xml:space="preserve">4.6 Application Message ordering</w:t>
      </w:r>
    </w:p>
    <w:p w:rsidR="00000000" w:rsidDel="00000000" w:rsidP="00000000" w:rsidRDefault="00000000" w:rsidRPr="00000000" w14:paraId="0000143B">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43C">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43D">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3E">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43F">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440">
      <w:pPr>
        <w:pStyle w:val="Heading2"/>
        <w:keepNext w:val="0"/>
        <w:spacing w:after="80" w:before="360" w:lineRule="auto"/>
        <w:ind w:left="0" w:right="990" w:firstLine="0"/>
        <w:rPr/>
      </w:pPr>
      <w:bookmarkStart w:colFirst="0" w:colLast="0" w:name="_heading=h.g7vjj8m1vj3z" w:id="232"/>
      <w:bookmarkEnd w:id="232"/>
      <w:r w:rsidDel="00000000" w:rsidR="00000000" w:rsidRPr="00000000">
        <w:rPr>
          <w:rtl w:val="0"/>
        </w:rPr>
        <w:t xml:space="preserve">4.7 Topic Names and Topic Filters</w:t>
      </w:r>
    </w:p>
    <w:p w:rsidR="00000000" w:rsidDel="00000000" w:rsidP="00000000" w:rsidRDefault="00000000" w:rsidRPr="00000000" w14:paraId="00001441">
      <w:pPr>
        <w:pStyle w:val="Heading3"/>
        <w:ind w:left="0" w:firstLine="0"/>
        <w:rPr/>
      </w:pPr>
      <w:bookmarkStart w:colFirst="0" w:colLast="0" w:name="_heading=h.q0s32id4lv9p" w:id="233"/>
      <w:bookmarkEnd w:id="233"/>
      <w:r w:rsidDel="00000000" w:rsidR="00000000" w:rsidRPr="00000000">
        <w:rPr>
          <w:rtl w:val="0"/>
        </w:rPr>
        <w:t xml:space="preserve">4.7.1 Topic wildcards</w:t>
      </w:r>
    </w:p>
    <w:p w:rsidR="00000000" w:rsidDel="00000000" w:rsidP="00000000" w:rsidRDefault="00000000" w:rsidRPr="00000000" w14:paraId="00001442">
      <w:pPr>
        <w:spacing w:after="240" w:before="240" w:lineRule="auto"/>
        <w:rPr>
          <w:rFonts w:ascii="Arial" w:cs="Arial" w:eastAsia="Arial" w:hAnsi="Arial"/>
        </w:rPr>
      </w:pPr>
      <w:sdt>
        <w:sdtPr>
          <w:tag w:val="goog_rdk_2346"/>
        </w:sdtPr>
        <w:sdtContent>
          <w:commentRangeStart w:id="174"/>
        </w:sdtContent>
      </w:sdt>
      <w:sdt>
        <w:sdtPr>
          <w:tag w:val="goog_rdk_2347"/>
        </w:sdtPr>
        <w:sdtContent>
          <w:commentRangeStart w:id="175"/>
        </w:sdtContent>
      </w:sdt>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commentRangeEnd w:id="174"/>
      <w:r w:rsidDel="00000000" w:rsidR="00000000" w:rsidRPr="00000000">
        <w:commentReference w:id="174"/>
      </w:r>
      <w:commentRangeEnd w:id="175"/>
      <w:r w:rsidDel="00000000" w:rsidR="00000000" w:rsidRPr="00000000">
        <w:commentReference w:id="175"/>
      </w:r>
      <w:r w:rsidDel="00000000" w:rsidR="00000000" w:rsidRPr="00000000">
        <w:rPr>
          <w:rtl w:val="0"/>
        </w:rPr>
      </w:r>
    </w:p>
    <w:p w:rsidR="00000000" w:rsidDel="00000000" w:rsidP="00000000" w:rsidRDefault="00000000" w:rsidRPr="00000000" w14:paraId="00001443">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444">
      <w:pPr>
        <w:spacing w:after="240" w:before="240" w:lineRule="auto"/>
        <w:rPr>
          <w:rFonts w:ascii="Arial" w:cs="Arial" w:eastAsia="Arial" w:hAnsi="Arial"/>
        </w:rPr>
      </w:pPr>
      <w:sdt>
        <w:sdtPr>
          <w:tag w:val="goog_rdk_2348"/>
        </w:sdtPr>
        <w:sdtContent>
          <w:commentRangeStart w:id="176"/>
        </w:sdtContent>
      </w:sdt>
      <w:sdt>
        <w:sdtPr>
          <w:tag w:val="goog_rdk_2349"/>
        </w:sdtPr>
        <w:sdtContent>
          <w:commentRangeStart w:id="177"/>
        </w:sdtContent>
      </w:sdt>
      <w:sdt>
        <w:sdtPr>
          <w:tag w:val="goog_rdk_2350"/>
        </w:sdtPr>
        <w:sdtContent>
          <w:commentRangeStart w:id="178"/>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176"/>
      <w:r w:rsidDel="00000000" w:rsidR="00000000" w:rsidRPr="00000000">
        <w:commentReference w:id="176"/>
      </w:r>
      <w:commentRangeEnd w:id="177"/>
      <w:r w:rsidDel="00000000" w:rsidR="00000000" w:rsidRPr="00000000">
        <w:commentReference w:id="177"/>
      </w:r>
      <w:commentRangeEnd w:id="178"/>
      <w:r w:rsidDel="00000000" w:rsidR="00000000" w:rsidRPr="00000000">
        <w:commentReference w:id="178"/>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445">
      <w:pPr>
        <w:pStyle w:val="Heading4"/>
        <w:ind w:left="0" w:firstLine="0"/>
        <w:rPr/>
      </w:pPr>
      <w:bookmarkStart w:colFirst="0" w:colLast="0" w:name="_heading=h.3kbulner4ob4" w:id="234"/>
      <w:bookmarkEnd w:id="234"/>
      <w:r w:rsidDel="00000000" w:rsidR="00000000" w:rsidRPr="00000000">
        <w:rPr>
          <w:rtl w:val="0"/>
        </w:rPr>
        <w:t xml:space="preserve">4.7.1.1 Topic level separator</w:t>
      </w:r>
    </w:p>
    <w:p w:rsidR="00000000" w:rsidDel="00000000" w:rsidP="00000000" w:rsidRDefault="00000000" w:rsidRPr="00000000" w14:paraId="00001446">
      <w:pPr>
        <w:spacing w:after="240" w:before="240" w:lineRule="auto"/>
        <w:rPr>
          <w:rFonts w:ascii="Arial" w:cs="Arial" w:eastAsia="Arial" w:hAnsi="Arial"/>
        </w:rPr>
      </w:pPr>
      <w:sdt>
        <w:sdtPr>
          <w:tag w:val="goog_rdk_2351"/>
        </w:sdtPr>
        <w:sdtContent>
          <w:commentRangeStart w:id="179"/>
        </w:sdtContent>
      </w:sdt>
      <w:sdt>
        <w:sdtPr>
          <w:tag w:val="goog_rdk_2352"/>
        </w:sdtPr>
        <w:sdtContent>
          <w:commentRangeStart w:id="180"/>
        </w:sdtContent>
      </w:sdt>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w:t>
      </w:r>
      <w:commentRangeEnd w:id="179"/>
      <w:r w:rsidDel="00000000" w:rsidR="00000000" w:rsidRPr="00000000">
        <w:commentReference w:id="179"/>
      </w:r>
      <w:commentRangeEnd w:id="180"/>
      <w:r w:rsidDel="00000000" w:rsidR="00000000" w:rsidRPr="00000000">
        <w:commentReference w:id="180"/>
      </w:r>
      <w:r w:rsidDel="00000000" w:rsidR="00000000" w:rsidRPr="00000000">
        <w:rPr>
          <w:rFonts w:ascii="Arial" w:cs="Arial" w:eastAsia="Arial" w:hAnsi="Arial"/>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447">
      <w:pPr>
        <w:pStyle w:val="Heading4"/>
        <w:ind w:left="0" w:firstLine="0"/>
        <w:rPr/>
      </w:pPr>
      <w:bookmarkStart w:colFirst="0" w:colLast="0" w:name="_heading=h.ychcrpqsu69r" w:id="235"/>
      <w:bookmarkEnd w:id="235"/>
      <w:r w:rsidDel="00000000" w:rsidR="00000000" w:rsidRPr="00000000">
        <w:rPr>
          <w:rtl w:val="0"/>
        </w:rPr>
        <w:t xml:space="preserve">4.7.1.2 Multi-level wildcard</w:t>
      </w:r>
    </w:p>
    <w:p w:rsidR="00000000" w:rsidDel="00000000" w:rsidP="00000000" w:rsidRDefault="00000000" w:rsidRPr="00000000" w14:paraId="00001448">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449">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A">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144B">
      <w:pPr>
        <w:numPr>
          <w:ilvl w:val="0"/>
          <w:numId w:val="14"/>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44C">
      <w:pPr>
        <w:numPr>
          <w:ilvl w:val="0"/>
          <w:numId w:val="14"/>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44D">
      <w:pPr>
        <w:numPr>
          <w:ilvl w:val="0"/>
          <w:numId w:val="14"/>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44E">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F">
      <w:pPr>
        <w:numPr>
          <w:ilvl w:val="0"/>
          <w:numId w:val="33"/>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450">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451">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452">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453">
      <w:pPr>
        <w:numPr>
          <w:ilvl w:val="0"/>
          <w:numId w:val="33"/>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454">
      <w:pPr>
        <w:pStyle w:val="Heading4"/>
        <w:ind w:left="0" w:firstLine="0"/>
        <w:rPr/>
      </w:pPr>
      <w:bookmarkStart w:colFirst="0" w:colLast="0" w:name="_heading=h.x4yye38w41vd" w:id="236"/>
      <w:bookmarkEnd w:id="236"/>
      <w:r w:rsidDel="00000000" w:rsidR="00000000" w:rsidRPr="00000000">
        <w:rPr>
          <w:rtl w:val="0"/>
        </w:rPr>
        <w:t xml:space="preserve">4.7.1.3 Single-level wildcard</w:t>
      </w:r>
    </w:p>
    <w:p w:rsidR="00000000" w:rsidDel="00000000" w:rsidP="00000000" w:rsidRDefault="00000000" w:rsidRPr="00000000" w14:paraId="00001455">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456">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457">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58">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459">
      <w:pPr>
        <w:numPr>
          <w:ilvl w:val="0"/>
          <w:numId w:val="23"/>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45A">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45B">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45C">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45D">
      <w:pPr>
        <w:numPr>
          <w:ilvl w:val="0"/>
          <w:numId w:val="23"/>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45E">
      <w:pPr>
        <w:pStyle w:val="Heading3"/>
        <w:ind w:left="0" w:firstLine="0"/>
        <w:rPr/>
      </w:pPr>
      <w:bookmarkStart w:colFirst="0" w:colLast="0" w:name="_heading=h.p61p07rh2x26" w:id="237"/>
      <w:bookmarkEnd w:id="237"/>
      <w:r w:rsidDel="00000000" w:rsidR="00000000" w:rsidRPr="00000000">
        <w:rPr>
          <w:rtl w:val="0"/>
        </w:rPr>
        <w:t xml:space="preserve">4.7.2  Topics beginning with $</w:t>
      </w:r>
    </w:p>
    <w:p w:rsidR="00000000" w:rsidDel="00000000" w:rsidP="00000000" w:rsidRDefault="00000000" w:rsidRPr="00000000" w14:paraId="0000145F">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460">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61">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462">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463">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64">
      <w:pPr>
        <w:numPr>
          <w:ilvl w:val="0"/>
          <w:numId w:val="18"/>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465">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466">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467">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468">
      <w:pPr>
        <w:numPr>
          <w:ilvl w:val="0"/>
          <w:numId w:val="18"/>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469">
      <w:pPr>
        <w:pStyle w:val="Heading3"/>
        <w:ind w:left="0" w:firstLine="0"/>
        <w:rPr/>
      </w:pPr>
      <w:bookmarkStart w:colFirst="0" w:colLast="0" w:name="_heading=h.rvcur5x0am" w:id="238"/>
      <w:bookmarkEnd w:id="238"/>
      <w:r w:rsidDel="00000000" w:rsidR="00000000" w:rsidRPr="00000000">
        <w:rPr>
          <w:rtl w:val="0"/>
        </w:rPr>
        <w:t xml:space="preserve">4.7.3 Topic semantic and usage</w:t>
      </w:r>
    </w:p>
    <w:p w:rsidR="00000000" w:rsidDel="00000000" w:rsidP="00000000" w:rsidRDefault="00000000" w:rsidRPr="00000000" w14:paraId="0000146A">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46B">
      <w:pPr>
        <w:numPr>
          <w:ilvl w:val="0"/>
          <w:numId w:val="52"/>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46C">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46D">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46E">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46F">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470">
      <w:pPr>
        <w:numPr>
          <w:ilvl w:val="0"/>
          <w:numId w:val="52"/>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93">
        <w:r w:rsidDel="00000000" w:rsidR="00000000" w:rsidRPr="00000000">
          <w:rPr>
            <w:rFonts w:ascii="Arial" w:cs="Arial" w:eastAsia="Arial" w:hAnsi="Arial"/>
            <w:rtl w:val="0"/>
          </w:rPr>
          <w:t xml:space="preserve"> </w:t>
        </w:r>
      </w:hyperlink>
      <w:hyperlink r:id="rId94">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471">
      <w:pPr>
        <w:numPr>
          <w:ilvl w:val="0"/>
          <w:numId w:val="52"/>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472">
      <w:pPr>
        <w:spacing w:after="240" w:before="240" w:lineRule="auto"/>
        <w:rPr>
          <w:rFonts w:ascii="Arial" w:cs="Arial" w:eastAsia="Arial" w:hAnsi="Arial"/>
        </w:rPr>
      </w:pPr>
      <w:r w:rsidDel="00000000" w:rsidR="00000000" w:rsidRPr="00000000">
        <w:rPr>
          <w:rFonts w:ascii="Arial" w:cs="Arial" w:eastAsia="Arial" w:hAnsi="Arial"/>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1473">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474">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75">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476">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77">
      <w:pPr>
        <w:numPr>
          <w:ilvl w:val="0"/>
          <w:numId w:val="39"/>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478">
      <w:pPr>
        <w:numPr>
          <w:ilvl w:val="0"/>
          <w:numId w:val="39"/>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479">
      <w:pPr>
        <w:numPr>
          <w:ilvl w:val="0"/>
          <w:numId w:val="39"/>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47A">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47B">
      <w:pPr>
        <w:pStyle w:val="Heading2"/>
        <w:ind w:left="0" w:firstLine="0"/>
        <w:rPr/>
      </w:pPr>
      <w:bookmarkStart w:colFirst="0" w:colLast="0" w:name="_heading=h.zh9mgr3i86c2" w:id="239"/>
      <w:bookmarkEnd w:id="239"/>
      <w:r w:rsidDel="00000000" w:rsidR="00000000" w:rsidRPr="00000000">
        <w:rPr>
          <w:rtl w:val="0"/>
        </w:rPr>
        <w:t xml:space="preserve">4.8 Subscriptions</w:t>
      </w:r>
    </w:p>
    <w:p w:rsidR="00000000" w:rsidDel="00000000" w:rsidP="00000000" w:rsidRDefault="00000000" w:rsidRPr="00000000" w14:paraId="0000147C">
      <w:pPr>
        <w:spacing w:after="240" w:before="240" w:lineRule="auto"/>
        <w:ind w:left="0" w:right="0" w:firstLine="0"/>
        <w:rPr/>
      </w:pPr>
      <w:r w:rsidDel="00000000" w:rsidR="00000000" w:rsidRPr="00000000">
        <w:rPr>
          <w:rtl w:val="0"/>
        </w:rPr>
        <w:t xml:space="preserve">A Subscription is associated only with the Session that created it. Each Subscription includes </w:t>
      </w:r>
      <w:sdt>
        <w:sdtPr>
          <w:tag w:val="goog_rdk_2353"/>
        </w:sdtPr>
        <w:sdtContent>
          <w:ins w:author="davide.lenzarini@u-blox.com" w:id="210" w:date="2024-08-08T08:41:35Z">
            <w:r w:rsidDel="00000000" w:rsidR="00000000" w:rsidRPr="00000000">
              <w:rPr>
                <w:rtl w:val="0"/>
              </w:rPr>
              <w:t xml:space="preserve">a Topic Data or </w:t>
            </w:r>
          </w:ins>
        </w:sdtContent>
      </w:sdt>
      <w:r w:rsidDel="00000000" w:rsidR="00000000" w:rsidRPr="00000000">
        <w:rPr>
          <w:rtl w:val="0"/>
        </w:rPr>
        <w:t xml:space="preserve">a Topic Filter, indicating the topic(s) for which messages are to be delivered on that Session, and Subscription Options. The Server is responsible for collecting messages that match the </w:t>
      </w:r>
      <w:sdt>
        <w:sdtPr>
          <w:tag w:val="goog_rdk_2354"/>
        </w:sdtPr>
        <w:sdtContent>
          <w:ins w:author="davide.lenzarini@u-blox.com" w:id="211" w:date="2024-08-08T08:42:06Z">
            <w:r w:rsidDel="00000000" w:rsidR="00000000" w:rsidRPr="00000000">
              <w:rPr>
                <w:rtl w:val="0"/>
              </w:rPr>
              <w:t xml:space="preserve">subscription </w:t>
            </w:r>
          </w:ins>
        </w:sdtContent>
      </w:sdt>
      <w:sdt>
        <w:sdtPr>
          <w:tag w:val="goog_rdk_2355"/>
        </w:sdtPr>
        <w:sdtContent>
          <w:del w:author="davide.lenzarini@u-blox.com" w:id="211" w:date="2024-08-08T08:42:06Z">
            <w:r w:rsidDel="00000000" w:rsidR="00000000" w:rsidRPr="00000000">
              <w:rPr>
                <w:rtl w:val="0"/>
              </w:rPr>
              <w:delText xml:space="preserve">filter </w:delText>
            </w:r>
          </w:del>
        </w:sdtContent>
      </w:sdt>
      <w:r w:rsidDel="00000000" w:rsidR="00000000" w:rsidRPr="00000000">
        <w:rPr>
          <w:rtl w:val="0"/>
        </w:rPr>
        <w:t xml:space="preserve">and transmitting them on the Session's Virtual Connection if and when that Virtual Connection exists.</w:t>
      </w:r>
    </w:p>
    <w:p w:rsidR="00000000" w:rsidDel="00000000" w:rsidP="00000000" w:rsidRDefault="00000000" w:rsidRPr="00000000" w14:paraId="0000147D">
      <w:pPr>
        <w:spacing w:after="240" w:before="240" w:lineRule="auto"/>
        <w:ind w:left="0" w:right="0" w:firstLine="0"/>
        <w:rPr/>
      </w:pPr>
      <w:r w:rsidDel="00000000" w:rsidR="00000000" w:rsidRPr="00000000">
        <w:rPr>
          <w:rtl w:val="0"/>
        </w:rPr>
        <w:t xml:space="preserve">A Session cannot have more than one Subscription with the same </w:t>
      </w:r>
      <w:sdt>
        <w:sdtPr>
          <w:tag w:val="goog_rdk_2356"/>
        </w:sdtPr>
        <w:sdtContent>
          <w:ins w:author="davide.lenzarini@u-blox.com" w:id="212" w:date="2024-08-08T08:42:57Z">
            <w:r w:rsidDel="00000000" w:rsidR="00000000" w:rsidRPr="00000000">
              <w:rPr>
                <w:rtl w:val="0"/>
              </w:rPr>
              <w:t xml:space="preserve">Topic Data or </w:t>
            </w:r>
          </w:ins>
        </w:sdtContent>
      </w:sdt>
      <w:r w:rsidDel="00000000" w:rsidR="00000000" w:rsidRPr="00000000">
        <w:rPr>
          <w:rtl w:val="0"/>
        </w:rPr>
        <w:t xml:space="preserve">Topic Filter, so the </w:t>
      </w:r>
      <w:sdt>
        <w:sdtPr>
          <w:tag w:val="goog_rdk_2357"/>
        </w:sdtPr>
        <w:sdtContent>
          <w:ins w:author="davide.lenzarini@u-blox.com" w:id="213" w:date="2024-08-08T08:43:06Z">
            <w:r w:rsidDel="00000000" w:rsidR="00000000" w:rsidRPr="00000000">
              <w:rPr>
                <w:rtl w:val="0"/>
              </w:rPr>
              <w:t xml:space="preserve">Topic Data or </w:t>
            </w:r>
          </w:ins>
        </w:sdtContent>
      </w:sdt>
      <w:r w:rsidDel="00000000" w:rsidR="00000000" w:rsidRPr="00000000">
        <w:rPr>
          <w:rtl w:val="0"/>
        </w:rPr>
        <w:t xml:space="preserve">Topic Filter can be used as a key to identify the subscription within that Session.</w:t>
      </w:r>
    </w:p>
    <w:p w:rsidR="00000000" w:rsidDel="00000000" w:rsidP="00000000" w:rsidRDefault="00000000" w:rsidRPr="00000000" w14:paraId="0000147E">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47F">
      <w:pPr>
        <w:pStyle w:val="Heading2"/>
        <w:spacing w:after="80" w:before="360" w:lineRule="auto"/>
        <w:ind w:left="0" w:firstLine="0"/>
        <w:rPr/>
      </w:pPr>
      <w:bookmarkStart w:colFirst="0" w:colLast="0" w:name="_heading=h.bfojn6tjnvgm" w:id="240"/>
      <w:bookmarkEnd w:id="240"/>
      <w:r w:rsidDel="00000000" w:rsidR="00000000" w:rsidRPr="00000000">
        <w:rPr>
          <w:rtl w:val="0"/>
        </w:rPr>
        <w:t xml:space="preserve">4.9 Flow Control</w:t>
      </w:r>
    </w:p>
    <w:p w:rsidR="00000000" w:rsidDel="00000000" w:rsidP="00000000" w:rsidRDefault="00000000" w:rsidRPr="00000000" w14:paraId="00001480">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t>
      </w:r>
      <w:sdt>
        <w:sdtPr>
          <w:tag w:val="goog_rdk_2358"/>
        </w:sdtPr>
        <w:sdtContent>
          <w:commentRangeStart w:id="181"/>
        </w:sdtContent>
      </w:sdt>
      <w:r w:rsidDel="00000000" w:rsidR="00000000" w:rsidRPr="00000000">
        <w:rPr>
          <w:rtl w:val="0"/>
        </w:rPr>
        <w:t xml:space="preserve">which need acknowledgement </w:t>
      </w:r>
      <w:commentRangeEnd w:id="181"/>
      <w:r w:rsidDel="00000000" w:rsidR="00000000" w:rsidRPr="00000000">
        <w:commentReference w:id="181"/>
      </w:r>
      <w:r w:rsidDel="00000000" w:rsidR="00000000" w:rsidRPr="00000000">
        <w:rPr>
          <w:rtl w:val="0"/>
        </w:rPr>
        <w:t xml:space="preserve">and are included in this constraint are:</w:t>
      </w:r>
    </w:p>
    <w:p w:rsidR="00000000" w:rsidDel="00000000" w:rsidP="00000000" w:rsidRDefault="00000000" w:rsidRPr="00000000" w14:paraId="00001481">
      <w:pPr>
        <w:numPr>
          <w:ilvl w:val="0"/>
          <w:numId w:val="48"/>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1482">
      <w:pPr>
        <w:numPr>
          <w:ilvl w:val="0"/>
          <w:numId w:val="48"/>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1483">
      <w:pPr>
        <w:numPr>
          <w:ilvl w:val="0"/>
          <w:numId w:val="48"/>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1484">
      <w:pPr>
        <w:numPr>
          <w:ilvl w:val="0"/>
          <w:numId w:val="48"/>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1485">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delete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1486">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1487">
      <w:pPr>
        <w:pStyle w:val="Heading2"/>
        <w:ind w:left="0" w:firstLine="0"/>
        <w:rPr/>
      </w:pPr>
      <w:bookmarkStart w:colFirst="0" w:colLast="0" w:name="_heading=h.k5nujtaz6h05" w:id="241"/>
      <w:bookmarkEnd w:id="241"/>
      <w:r w:rsidDel="00000000" w:rsidR="00000000" w:rsidRPr="00000000">
        <w:rPr>
          <w:rtl w:val="0"/>
        </w:rPr>
        <w:t xml:space="preserve">4.10 Server redirection</w:t>
      </w:r>
    </w:p>
    <w:p w:rsidR="00000000" w:rsidDel="00000000" w:rsidP="00000000" w:rsidRDefault="00000000" w:rsidRPr="00000000" w14:paraId="00001488">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w:t>
      </w:r>
      <w:sdt>
        <w:sdtPr>
          <w:tag w:val="goog_rdk_2359"/>
        </w:sdtPr>
        <w:sdtContent>
          <w:commentRangeStart w:id="182"/>
        </w:sdtContent>
      </w:sdt>
      <w:r w:rsidDel="00000000" w:rsidR="00000000" w:rsidRPr="00000000">
        <w:rPr>
          <w:rtl w:val="0"/>
        </w:rPr>
        <w:t xml:space="preserve">as described in</w:t>
      </w:r>
      <w:hyperlink w:anchor="_heading=h.v8vlgf6xm72a">
        <w:r w:rsidDel="00000000" w:rsidR="00000000" w:rsidRPr="00000000">
          <w:rPr>
            <w:color w:val="1155cc"/>
            <w:u w:val="single"/>
            <w:rtl w:val="0"/>
          </w:rPr>
          <w:t xml:space="preserve"> section 4.12</w:t>
        </w:r>
      </w:hyperlink>
      <w:commentRangeEnd w:id="182"/>
      <w:r w:rsidDel="00000000" w:rsidR="00000000" w:rsidRPr="00000000">
        <w:commentReference w:id="182"/>
      </w:r>
      <w:r w:rsidDel="00000000" w:rsidR="00000000" w:rsidRPr="00000000">
        <w:rPr>
          <w:rtl w:val="0"/>
        </w:rPr>
        <w:t xml:space="preserve">. </w:t>
      </w:r>
    </w:p>
    <w:p w:rsidR="00000000" w:rsidDel="00000000" w:rsidP="00000000" w:rsidRDefault="00000000" w:rsidRPr="00000000" w14:paraId="00001489">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48A">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48B">
      <w:pPr>
        <w:pStyle w:val="Heading2"/>
        <w:ind w:left="0" w:firstLine="0"/>
        <w:rPr/>
      </w:pPr>
      <w:bookmarkStart w:colFirst="0" w:colLast="0" w:name="_heading=h.n3l7hni8c3ae" w:id="242"/>
      <w:bookmarkEnd w:id="242"/>
      <w:r w:rsidDel="00000000" w:rsidR="00000000" w:rsidRPr="00000000">
        <w:rPr>
          <w:rtl w:val="0"/>
        </w:rPr>
        <w:t xml:space="preserve">4.11 Enhanced authentication</w:t>
      </w:r>
    </w:p>
    <w:p w:rsidR="00000000" w:rsidDel="00000000" w:rsidP="00000000" w:rsidRDefault="00000000" w:rsidRPr="00000000" w14:paraId="0000148C">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48D">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48E">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48F">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w:t>
      </w:r>
      <w:sdt>
        <w:sdtPr>
          <w:tag w:val="goog_rdk_2360"/>
        </w:sdtPr>
        <w:sdtContent>
          <w:commentRangeStart w:id="183"/>
        </w:sdtContent>
      </w:sdt>
      <w:r w:rsidDel="00000000" w:rsidR="00000000" w:rsidRPr="00000000">
        <w:rPr>
          <w:rtl w:val="0"/>
        </w:rPr>
        <w:t xml:space="preserve">and any of the other fields in CONNECT</w:t>
      </w:r>
      <w:commentRangeEnd w:id="183"/>
      <w:r w:rsidDel="00000000" w:rsidR="00000000" w:rsidRPr="00000000">
        <w:commentReference w:id="183"/>
      </w:r>
      <w:r w:rsidDel="00000000" w:rsidR="00000000" w:rsidRPr="00000000">
        <w:rPr>
          <w:rtl w:val="0"/>
        </w:rPr>
        <w:t xml:space="preserve">, and the exchanges and processing needed by the Client and Server to complete the authentication.</w:t>
      </w:r>
    </w:p>
    <w:p w:rsidR="00000000" w:rsidDel="00000000" w:rsidP="00000000" w:rsidRDefault="00000000" w:rsidRPr="00000000" w14:paraId="00001490">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91">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492">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w:t>
      </w:r>
      <w:sdt>
        <w:sdtPr>
          <w:tag w:val="goog_rdk_2361"/>
        </w:sdtPr>
        <w:sdtContent>
          <w:ins w:author="davide.lenzarini@u-blox.com" w:id="214" w:date="2024-08-08T08:57:15Z">
            <w:r w:rsidDel="00000000" w:rsidR="00000000" w:rsidRPr="00000000">
              <w:rPr>
                <w:rtl w:val="0"/>
              </w:rPr>
              <w:t xml:space="preserve">the </w:t>
            </w:r>
          </w:ins>
        </w:sdtContent>
      </w:sdt>
      <w:sdt>
        <w:sdtPr>
          <w:tag w:val="goog_rdk_2362"/>
        </w:sdtPr>
        <w:sdtContent>
          <w:del w:author="davide.lenzarini@u-blox.com" w:id="214" w:date="2024-08-08T08:57:15Z">
            <w:r w:rsidDel="00000000" w:rsidR="00000000" w:rsidRPr="00000000">
              <w:rPr>
                <w:rtl w:val="0"/>
              </w:rPr>
              <w:delText xml:space="preserve">an </w:delText>
            </w:r>
          </w:del>
        </w:sdtContent>
      </w:sdt>
      <w:r w:rsidDel="00000000" w:rsidR="00000000" w:rsidRPr="00000000">
        <w:rPr>
          <w:rtl w:val="0"/>
        </w:rPr>
        <w:t xml:space="preserve">Authentication Data </w:t>
      </w:r>
      <w:sdt>
        <w:sdtPr>
          <w:tag w:val="goog_rdk_2363"/>
        </w:sdtPr>
        <w:sdtContent>
          <w:del w:author="davide.lenzarini@u-blox.com" w:id="215" w:date="2024-08-08T08:57:23Z">
            <w:r w:rsidDel="00000000" w:rsidR="00000000" w:rsidRPr="00000000">
              <w:rPr>
                <w:rtl w:val="0"/>
              </w:rPr>
              <w:delText xml:space="preserve">property </w:delText>
            </w:r>
          </w:del>
        </w:sdtContent>
      </w:sdt>
      <w:r w:rsidDel="00000000" w:rsidR="00000000" w:rsidRPr="00000000">
        <w:rPr>
          <w:rtl w:val="0"/>
        </w:rPr>
        <w:t xml:space="preserve">in the CONNECT packet. </w:t>
      </w:r>
      <w:sdt>
        <w:sdtPr>
          <w:tag w:val="goog_rdk_2364"/>
        </w:sdtPr>
        <w:sdtContent>
          <w:del w:author="davide.lenzarini@u-blox.com" w:id="216" w:date="2024-08-08T08:57:45Z">
            <w:r w:rsidDel="00000000" w:rsidR="00000000" w:rsidRPr="00000000">
              <w:rPr>
                <w:rtl w:val="0"/>
              </w:rPr>
              <w:delText xml:space="preserve">This property can be used to provide data as specified by the Authentication Method. </w:delText>
            </w:r>
          </w:del>
        </w:sdtContent>
      </w:sdt>
      <w:r w:rsidDel="00000000" w:rsidR="00000000" w:rsidRPr="00000000">
        <w:rPr>
          <w:rtl w:val="0"/>
        </w:rPr>
        <w:t xml:space="preserve">The contents of the Authentication Data are defined by the authentication method.</w:t>
      </w:r>
    </w:p>
    <w:p w:rsidR="00000000" w:rsidDel="00000000" w:rsidP="00000000" w:rsidRDefault="00000000" w:rsidRPr="00000000" w14:paraId="00001493">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sdt>
        <w:sdtPr>
          <w:tag w:val="goog_rdk_2365"/>
        </w:sdtPr>
        <w:sdtContent>
          <w:ins w:author="davide.lenzarini@u-blox.com" w:id="217" w:date="2024-08-08T08:58:35Z">
            <w:r w:rsidDel="00000000" w:rsidR="00000000" w:rsidRPr="00000000">
              <w:rPr>
                <w:rtl w:val="0"/>
              </w:rPr>
              <w:t xml:space="preserve"> field of the AUTH packet</w:t>
            </w:r>
          </w:ins>
        </w:sdtContent>
      </w:sdt>
      <w:r w:rsidDel="00000000" w:rsidR="00000000" w:rsidRPr="00000000">
        <w:rPr>
          <w:rtl w:val="0"/>
        </w:rPr>
        <w:t xml:space="preserve">.</w:t>
      </w:r>
    </w:p>
    <w:p w:rsidR="00000000" w:rsidDel="00000000" w:rsidP="00000000" w:rsidRDefault="00000000" w:rsidRPr="00000000" w14:paraId="00001494">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sdt>
        <w:sdtPr>
          <w:tag w:val="goog_rdk_2366"/>
        </w:sdtPr>
        <w:sdtContent>
          <w:ins w:author="davide.lenzarini@u-blox.com" w:id="218" w:date="2024-08-08T08:58:48Z">
            <w:r w:rsidDel="00000000" w:rsidR="00000000" w:rsidRPr="00000000">
              <w:rPr>
                <w:rtl w:val="0"/>
              </w:rPr>
              <w:t xml:space="preserve"> field of the AUTH packet</w:t>
            </w:r>
          </w:ins>
        </w:sdtContent>
      </w:sdt>
      <w:r w:rsidDel="00000000" w:rsidR="00000000" w:rsidRPr="00000000">
        <w:rPr>
          <w:rtl w:val="0"/>
        </w:rPr>
        <w:t xml:space="preserve">.</w:t>
      </w:r>
    </w:p>
    <w:p w:rsidR="00000000" w:rsidDel="00000000" w:rsidP="00000000" w:rsidRDefault="00000000" w:rsidRPr="00000000" w14:paraId="00001495">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sdt>
        <w:sdtPr>
          <w:tag w:val="goog_rdk_2367"/>
        </w:sdtPr>
        <w:sdtContent>
          <w:ins w:author="davide.lenzarini@u-blox.com" w:id="219" w:date="2024-08-08T08:59:36Z">
            <w:r w:rsidDel="00000000" w:rsidR="00000000" w:rsidRPr="00000000">
              <w:rPr>
                <w:rtl w:val="0"/>
              </w:rPr>
              <w:t xml:space="preserve"> field of the CONNACK packet</w:t>
            </w:r>
          </w:ins>
        </w:sdtContent>
      </w:sdt>
      <w:r w:rsidDel="00000000" w:rsidR="00000000" w:rsidRPr="00000000">
        <w:rPr>
          <w:rtl w:val="0"/>
        </w:rPr>
        <w:t xml:space="preserve">.</w:t>
      </w:r>
    </w:p>
    <w:p w:rsidR="00000000" w:rsidDel="00000000" w:rsidP="00000000" w:rsidRDefault="00000000" w:rsidRPr="00000000" w14:paraId="00001496">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95">
        <w:r w:rsidDel="00000000" w:rsidR="00000000" w:rsidRPr="00000000">
          <w:rPr>
            <w:highlight w:val="yellow"/>
            <w:rtl w:val="0"/>
          </w:rPr>
          <w:t xml:space="preserve"> </w:t>
        </w:r>
      </w:hyperlink>
      <w:sdt>
        <w:sdtPr>
          <w:tag w:val="goog_rdk_2368"/>
        </w:sdtPr>
        <w:sdtContent>
          <w:commentRangeStart w:id="184"/>
        </w:sdtContent>
      </w:sdt>
      <w:hyperlink r:id="rId96">
        <w:r w:rsidDel="00000000" w:rsidR="00000000" w:rsidRPr="00000000">
          <w:rPr>
            <w:color w:val="1155cc"/>
            <w:highlight w:val="yellow"/>
            <w:u w:val="single"/>
            <w:rtl w:val="0"/>
          </w:rPr>
          <w:t xml:space="preserve">section 4.13</w:t>
        </w:r>
      </w:hyperlink>
      <w:commentRangeEnd w:id="184"/>
      <w:r w:rsidDel="00000000" w:rsidR="00000000" w:rsidRPr="00000000">
        <w:commentReference w:id="184"/>
      </w:r>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497">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498">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499">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sdt>
        <w:sdtPr>
          <w:tag w:val="goog_rdk_2369"/>
        </w:sdtPr>
        <w:sdtContent>
          <w:ins w:author="davide.lenzarini@u-blox.com" w:id="220" w:date="2024-08-08T09:02:31Z">
            <w:r w:rsidDel="00000000" w:rsidR="00000000" w:rsidRPr="00000000">
              <w:rPr>
                <w:rFonts w:ascii="Arial" w:cs="Arial" w:eastAsia="Arial" w:hAnsi="Arial"/>
                <w:shd w:fill="fff2cc" w:val="clear"/>
                <w:rtl w:val="0"/>
              </w:rPr>
              <w:t xml:space="preserve"> or in alternative use the Protection Encapsulation packet</w:t>
            </w:r>
          </w:ins>
        </w:sdtContent>
      </w:sdt>
      <w:sdt>
        <w:sdtPr>
          <w:tag w:val="goog_rdk_2370"/>
        </w:sdtPr>
        <w:sdtContent>
          <w:del w:author="davide.lenzarini@u-blox.com" w:id="220" w:date="2024-08-08T09:02:31Z">
            <w:r w:rsidDel="00000000" w:rsidR="00000000" w:rsidRPr="00000000">
              <w:rPr>
                <w:rFonts w:ascii="Arial" w:cs="Arial" w:eastAsia="Arial" w:hAnsi="Arial"/>
                <w:shd w:fill="fff2cc" w:val="clear"/>
                <w:rtl w:val="0"/>
              </w:rPr>
              <w:delText xml:space="preserve">.</w:delText>
            </w:r>
          </w:del>
        </w:sdtContent>
      </w:sdt>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9A">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49B">
      <w:pPr>
        <w:numPr>
          <w:ilvl w:val="0"/>
          <w:numId w:val="60"/>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49C">
      <w:pPr>
        <w:numPr>
          <w:ilvl w:val="0"/>
          <w:numId w:val="60"/>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49D">
      <w:pPr>
        <w:numPr>
          <w:ilvl w:val="0"/>
          <w:numId w:val="60"/>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49E">
      <w:pPr>
        <w:numPr>
          <w:ilvl w:val="0"/>
          <w:numId w:val="60"/>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49F">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4A0">
      <w:pPr>
        <w:numPr>
          <w:ilvl w:val="0"/>
          <w:numId w:val="2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4A1">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4A2">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4A3">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4A4">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4A5">
      <w:pPr>
        <w:numPr>
          <w:ilvl w:val="0"/>
          <w:numId w:val="2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4A6">
      <w:pPr>
        <w:pStyle w:val="Heading3"/>
        <w:ind w:left="0" w:firstLine="0"/>
        <w:rPr/>
      </w:pPr>
      <w:bookmarkStart w:colFirst="0" w:colLast="0" w:name="_heading=h.ut22r1f7l7us" w:id="243"/>
      <w:bookmarkEnd w:id="243"/>
      <w:r w:rsidDel="00000000" w:rsidR="00000000" w:rsidRPr="00000000">
        <w:rPr>
          <w:rtl w:val="0"/>
        </w:rPr>
        <w:t xml:space="preserve">4.11.1 Re-authentication</w:t>
      </w:r>
    </w:p>
    <w:p w:rsidR="00000000" w:rsidDel="00000000" w:rsidP="00000000" w:rsidRDefault="00000000" w:rsidRPr="00000000" w14:paraId="000014A7">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14A8">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4A9">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color w:val="1155cc"/>
            <w:highlight w:val="yellow"/>
            <w:u w:val="single"/>
            <w:rtl w:val="0"/>
          </w:rPr>
          <w:t xml:space="preserve">section 4.12</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4AA">
      <w:pPr>
        <w:spacing w:after="240" w:before="240" w:lineRule="auto"/>
        <w:ind w:left="0" w:right="0" w:firstLine="0"/>
        <w:rPr/>
      </w:pPr>
      <w:sdt>
        <w:sdtPr>
          <w:tag w:val="goog_rdk_2371"/>
        </w:sdtPr>
        <w:sdtContent>
          <w:commentRangeStart w:id="185"/>
        </w:sdtContent>
      </w:sdt>
      <w:r w:rsidDel="00000000" w:rsidR="00000000" w:rsidRPr="00000000">
        <w:rPr>
          <w:rtl w:val="0"/>
        </w:rPr>
        <w:t xml:space="preserve">During this re-authentication sequence, the flow of other packets between the Client and Server can continue using the previous authentication.</w:t>
      </w:r>
      <w:commentRangeEnd w:id="185"/>
      <w:r w:rsidDel="00000000" w:rsidR="00000000" w:rsidRPr="00000000">
        <w:commentReference w:id="185"/>
      </w:r>
      <w:r w:rsidDel="00000000" w:rsidR="00000000" w:rsidRPr="00000000">
        <w:rPr>
          <w:rtl w:val="0"/>
        </w:rPr>
      </w:r>
    </w:p>
    <w:p w:rsidR="00000000" w:rsidDel="00000000" w:rsidP="00000000" w:rsidRDefault="00000000" w:rsidRPr="00000000" w14:paraId="000014AB">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AC">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AD">
      <w:pPr>
        <w:pStyle w:val="Heading2"/>
        <w:ind w:left="0" w:firstLine="0"/>
        <w:rPr/>
      </w:pPr>
      <w:bookmarkStart w:colFirst="0" w:colLast="0" w:name="_heading=h.v8vlgf6xm72a" w:id="244"/>
      <w:bookmarkEnd w:id="244"/>
      <w:r w:rsidDel="00000000" w:rsidR="00000000" w:rsidRPr="00000000">
        <w:rPr>
          <w:rtl w:val="0"/>
        </w:rPr>
        <w:t xml:space="preserve">4.12 Handling errors</w:t>
      </w:r>
    </w:p>
    <w:p w:rsidR="00000000" w:rsidDel="00000000" w:rsidP="00000000" w:rsidRDefault="00000000" w:rsidRPr="00000000" w14:paraId="000014AE">
      <w:pPr>
        <w:pStyle w:val="Heading3"/>
        <w:ind w:left="0" w:firstLine="0"/>
        <w:rPr/>
      </w:pPr>
      <w:bookmarkStart w:colFirst="0" w:colLast="0" w:name="_heading=h.kbby30dtgah8" w:id="245"/>
      <w:bookmarkEnd w:id="245"/>
      <w:r w:rsidDel="00000000" w:rsidR="00000000" w:rsidRPr="00000000">
        <w:rPr>
          <w:rtl w:val="0"/>
        </w:rPr>
        <w:t xml:space="preserve">4.12.1 Malformed Packet and Protocol Errors</w:t>
      </w:r>
    </w:p>
    <w:p w:rsidR="00000000" w:rsidDel="00000000" w:rsidP="00000000" w:rsidRDefault="00000000" w:rsidRPr="00000000" w14:paraId="000014AF">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B0">
      <w:pPr>
        <w:numPr>
          <w:ilvl w:val="0"/>
          <w:numId w:val="42"/>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B1">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B2">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B3">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B4">
      <w:pPr>
        <w:numPr>
          <w:ilvl w:val="0"/>
          <w:numId w:val="42"/>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B5">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w:t>
      </w:r>
      <w:sdt>
        <w:sdtPr>
          <w:tag w:val="goog_rdk_2372"/>
        </w:sdtPr>
        <w:sdtContent>
          <w:commentRangeStart w:id="186"/>
        </w:sdtContent>
      </w:sdt>
      <w:r w:rsidDel="00000000" w:rsidR="00000000" w:rsidRPr="00000000">
        <w:rPr>
          <w:rtl w:val="0"/>
        </w:rPr>
        <w:t xml:space="preserve">The Reason Codes used for Malformed Packet and Protocol Errors are:</w:t>
      </w:r>
      <w:commentRangeEnd w:id="186"/>
      <w:r w:rsidDel="00000000" w:rsidR="00000000" w:rsidRPr="00000000">
        <w:commentReference w:id="186"/>
      </w:r>
      <w:r w:rsidDel="00000000" w:rsidR="00000000" w:rsidRPr="00000000">
        <w:rPr>
          <w:rtl w:val="0"/>
        </w:rPr>
      </w:r>
    </w:p>
    <w:p w:rsidR="00000000" w:rsidDel="00000000" w:rsidP="00000000" w:rsidRDefault="00000000" w:rsidRPr="00000000" w14:paraId="000014B6">
      <w:pPr>
        <w:numPr>
          <w:ilvl w:val="0"/>
          <w:numId w:val="29"/>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B7">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B8">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B9">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BA">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BB">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BC">
      <w:pPr>
        <w:numPr>
          <w:ilvl w:val="0"/>
          <w:numId w:val="29"/>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BD">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14BE">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w:t>
      </w:r>
      <w:sdt>
        <w:sdtPr>
          <w:tag w:val="goog_rdk_2373"/>
        </w:sdtPr>
        <w:sdtContent>
          <w:commentRangeStart w:id="187"/>
        </w:sdtContent>
      </w:sdt>
      <w:r w:rsidDel="00000000" w:rsidR="00000000" w:rsidRPr="00000000">
        <w:rPr>
          <w:highlight w:val="yellow"/>
          <w:rtl w:val="0"/>
        </w:rPr>
        <w:t xml:space="preserve">PUBWOS </w:t>
      </w:r>
      <w:commentRangeEnd w:id="187"/>
      <w:r w:rsidDel="00000000" w:rsidR="00000000" w:rsidRPr="00000000">
        <w:commentReference w:id="187"/>
      </w:r>
      <w:r w:rsidDel="00000000" w:rsidR="00000000" w:rsidRPr="00000000">
        <w:rPr>
          <w:highlight w:val="yellow"/>
          <w:rtl w:val="0"/>
        </w:rPr>
        <w:t xml:space="preserve">and CONNECT, the Server</w:t>
      </w:r>
      <w:r w:rsidDel="00000000" w:rsidR="00000000" w:rsidRPr="00000000">
        <w:rPr>
          <w:highlight w:val="yellow"/>
          <w:rtl w:val="0"/>
        </w:rPr>
        <w:t xml:space="preserve"> </w:t>
      </w:r>
      <w:sdt>
        <w:sdtPr>
          <w:tag w:val="goog_rdk_2374"/>
        </w:sdtPr>
        <w:sdtContent>
          <w:commentRangeStart w:id="188"/>
        </w:sdtContent>
      </w:sdt>
      <w:r w:rsidDel="00000000" w:rsidR="00000000" w:rsidRPr="00000000">
        <w:rPr>
          <w:highlight w:val="yellow"/>
          <w:rtl w:val="0"/>
        </w:rPr>
        <w:t xml:space="preserve">SHOULD </w:t>
      </w:r>
      <w:commentRangeEnd w:id="188"/>
      <w:r w:rsidDel="00000000" w:rsidR="00000000" w:rsidRPr="00000000">
        <w:commentReference w:id="188"/>
      </w:r>
      <w:r w:rsidDel="00000000" w:rsidR="00000000" w:rsidRPr="00000000">
        <w:rPr>
          <w:highlight w:val="yellow"/>
          <w:rtl w:val="0"/>
        </w:rPr>
        <w:t xml:space="preserve">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14BF">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C0">
      <w:pPr>
        <w:pStyle w:val="Heading3"/>
        <w:ind w:left="0" w:firstLine="0"/>
        <w:rPr/>
      </w:pPr>
      <w:bookmarkStart w:colFirst="0" w:colLast="0" w:name="_heading=h.j0ufrffgt029" w:id="246"/>
      <w:bookmarkEnd w:id="246"/>
      <w:r w:rsidDel="00000000" w:rsidR="00000000" w:rsidRPr="00000000">
        <w:rPr>
          <w:rtl w:val="0"/>
        </w:rPr>
        <w:t xml:space="preserve">4.12.2 Other errors</w:t>
      </w:r>
    </w:p>
    <w:p w:rsidR="00000000" w:rsidDel="00000000" w:rsidP="00000000" w:rsidRDefault="00000000" w:rsidRPr="00000000" w14:paraId="000014C1">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C2">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C3">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C4">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C5">
      <w:pPr>
        <w:spacing w:after="240" w:before="240" w:lineRule="auto"/>
        <w:ind w:left="0" w:right="0" w:firstLine="0"/>
        <w:rPr/>
      </w:pPr>
      <w:r w:rsidDel="00000000" w:rsidR="00000000" w:rsidRPr="00000000">
        <w:rPr>
          <w:rtl w:val="0"/>
        </w:rPr>
        <w:t xml:space="preserve">Refer to section </w:t>
      </w:r>
      <w:sdt>
        <w:sdtPr>
          <w:tag w:val="goog_rdk_2375"/>
        </w:sdtPr>
        <w:sdtContent>
          <w:commentRangeStart w:id="189"/>
        </w:sdtContent>
      </w:sdt>
      <w:sdt>
        <w:sdtPr>
          <w:tag w:val="goog_rdk_2376"/>
        </w:sdtPr>
        <w:sdtContent>
          <w:commentRangeStart w:id="190"/>
        </w:sdtContent>
      </w:sdt>
      <w:sdt>
        <w:sdtPr>
          <w:tag w:val="goog_rdk_2377"/>
        </w:sdtPr>
        <w:sdtContent>
          <w:commentRangeStart w:id="191"/>
        </w:sdtContent>
      </w:sdt>
      <w:r w:rsidDel="00000000" w:rsidR="00000000" w:rsidRPr="00000000">
        <w:rPr>
          <w:rtl w:val="0"/>
        </w:rPr>
        <w:t xml:space="preserve">5.4.9</w:t>
      </w:r>
      <w:commentRangeEnd w:id="189"/>
      <w:r w:rsidDel="00000000" w:rsidR="00000000" w:rsidRPr="00000000">
        <w:commentReference w:id="189"/>
      </w:r>
      <w:commentRangeEnd w:id="190"/>
      <w:r w:rsidDel="00000000" w:rsidR="00000000" w:rsidRPr="00000000">
        <w:commentReference w:id="190"/>
      </w:r>
      <w:commentRangeEnd w:id="191"/>
      <w:r w:rsidDel="00000000" w:rsidR="00000000" w:rsidRPr="00000000">
        <w:commentReference w:id="191"/>
      </w:r>
      <w:r w:rsidDel="00000000" w:rsidR="00000000" w:rsidRPr="00000000">
        <w:rPr>
          <w:rtl w:val="0"/>
        </w:rPr>
        <w:t xml:space="preserve"> for information about handling Disallowed Unicode code points.</w:t>
      </w:r>
    </w:p>
    <w:p w:rsidR="00000000" w:rsidDel="00000000" w:rsidP="00000000" w:rsidRDefault="00000000" w:rsidRPr="00000000" w14:paraId="000014C6">
      <w:pPr>
        <w:pStyle w:val="Heading2"/>
        <w:spacing w:after="240" w:before="240" w:lineRule="auto"/>
        <w:ind w:left="0" w:right="0" w:firstLine="0"/>
        <w:rPr>
          <w:rFonts w:ascii="Arial" w:cs="Arial" w:eastAsia="Arial" w:hAnsi="Arial"/>
        </w:rPr>
      </w:pPr>
      <w:bookmarkStart w:colFirst="0" w:colLast="0" w:name="_heading=h.1vpy4wyrild2" w:id="247"/>
      <w:bookmarkEnd w:id="247"/>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14C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w:t>
      </w:r>
      <w:sdt>
        <w:sdtPr>
          <w:tag w:val="goog_rdk_2378"/>
        </w:sdtPr>
        <w:sdtContent>
          <w:ins w:author="davide.lenzarini@u-blox.com" w:id="221" w:date="2024-08-08T10:08:32Z">
            <w:r w:rsidDel="00000000" w:rsidR="00000000" w:rsidRPr="00000000">
              <w:rPr>
                <w:rFonts w:ascii="Arial" w:cs="Arial" w:eastAsia="Arial" w:hAnsi="Arial"/>
                <w:rtl w:val="0"/>
              </w:rPr>
              <w:t xml:space="preserve">MQTT-SN Gateway or to an </w:t>
            </w:r>
          </w:ins>
        </w:sdtContent>
      </w:sdt>
      <w:r w:rsidDel="00000000" w:rsidR="00000000" w:rsidRPr="00000000">
        <w:rPr>
          <w:rFonts w:ascii="Arial" w:cs="Arial" w:eastAsia="Arial" w:hAnsi="Arial"/>
          <w:rtl w:val="0"/>
        </w:rPr>
        <w:t xml:space="preserve">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C8">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C9">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C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CB">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CC">
      <w:pPr>
        <w:spacing w:after="303" w:line="259" w:lineRule="auto"/>
        <w:ind w:left="284" w:right="4" w:firstLine="0"/>
        <w:rPr>
          <w:rFonts w:ascii="Arial" w:cs="Arial" w:eastAsia="Arial" w:hAnsi="Arial"/>
        </w:rPr>
      </w:pPr>
      <w:sdt>
        <w:sdtPr>
          <w:tag w:val="goog_rdk_2380"/>
        </w:sdtPr>
        <w:sdtContent>
          <w:del w:author="davide.lenzarini@u-blox.com" w:id="222" w:date="2024-03-14T11:37:29Z">
            <w:r w:rsidDel="00000000" w:rsidR="00000000" w:rsidRPr="00000000">
              <w:rPr>
                <w:rFonts w:ascii="Arial" w:cs="Arial" w:eastAsia="Arial" w:hAnsi="Arial"/>
              </w:rPr>
              <w:drawing>
                <wp:inline distB="0" distT="0" distL="0" distR="0">
                  <wp:extent cx="5729288" cy="5321408"/>
                  <wp:effectExtent b="0" l="0" r="0" t="0"/>
                  <wp:docPr id="57" name="image21.png"/>
                  <a:graphic>
                    <a:graphicData uri="http://schemas.openxmlformats.org/drawingml/2006/picture">
                      <pic:pic>
                        <pic:nvPicPr>
                          <pic:cNvPr id="0" name="image21.png"/>
                          <pic:cNvPicPr preferRelativeResize="0"/>
                        </pic:nvPicPr>
                        <pic:blipFill>
                          <a:blip r:embed="rId97"/>
                          <a:srcRect b="1599" l="-1824" r="-1388" t="0"/>
                          <a:stretch>
                            <a:fillRect/>
                          </a:stretch>
                        </pic:blipFill>
                        <pic:spPr>
                          <a:xfrm>
                            <a:off x="0" y="0"/>
                            <a:ext cx="5729288" cy="5321408"/>
                          </a:xfrm>
                          <a:prstGeom prst="rect"/>
                          <a:ln/>
                        </pic:spPr>
                      </pic:pic>
                    </a:graphicData>
                  </a:graphic>
                </wp:inline>
              </w:drawing>
            </w:r>
          </w:del>
        </w:sdtContent>
      </w:sdt>
      <w:r w:rsidDel="00000000" w:rsidR="00000000" w:rsidRPr="00000000">
        <w:rPr>
          <w:rtl w:val="0"/>
        </w:rPr>
      </w:r>
    </w:p>
    <w:p w:rsidR="00000000" w:rsidDel="00000000" w:rsidP="00000000" w:rsidRDefault="00000000" w:rsidRPr="00000000" w14:paraId="000014CD">
      <w:pPr>
        <w:spacing w:after="203" w:line="265" w:lineRule="auto"/>
        <w:ind w:right="4"/>
        <w:jc w:val="center"/>
        <w:rPr>
          <w:rFonts w:ascii="Arial" w:cs="Arial" w:eastAsia="Arial" w:hAnsi="Arial"/>
        </w:rPr>
      </w:pPr>
      <w:sdt>
        <w:sdtPr>
          <w:tag w:val="goog_rdk_2382"/>
        </w:sdtPr>
        <w:sdtContent>
          <w:del w:author="davide.lenzarini@u-blox.com" w:id="223"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CE">
      <w:pPr>
        <w:pStyle w:val="Heading3"/>
        <w:ind w:left="0" w:right="4" w:firstLine="0"/>
        <w:rPr>
          <w:rFonts w:ascii="Arial" w:cs="Arial" w:eastAsia="Arial" w:hAnsi="Arial"/>
        </w:rPr>
      </w:pPr>
      <w:bookmarkStart w:colFirst="0" w:colLast="0" w:name="_heading=h.3pp52gy" w:id="248"/>
      <w:bookmarkEnd w:id="248"/>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CF">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D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2385"/>
      </w:sdtPr>
      <w:sdtContent>
        <w:p w:rsidR="00000000" w:rsidDel="00000000" w:rsidP="00000000" w:rsidRDefault="00000000" w:rsidRPr="00000000" w14:paraId="000014D1">
          <w:pPr>
            <w:spacing w:after="303" w:line="259" w:lineRule="auto"/>
            <w:ind w:right="4"/>
            <w:rPr>
              <w:ins w:author="davide.lenzarini@u-blox.com" w:id="224" w:date="2024-03-14T11:32:00Z"/>
              <w:rFonts w:ascii="Arial" w:cs="Arial" w:eastAsia="Arial" w:hAnsi="Arial"/>
            </w:rPr>
          </w:pPr>
          <w:r w:rsidDel="00000000" w:rsidR="00000000" w:rsidRPr="00000000">
            <w:rPr>
              <w:rFonts w:ascii="Arial" w:cs="Arial" w:eastAsia="Arial" w:hAnsi="Arial"/>
              <w:rtl w:val="0"/>
            </w:rPr>
            <w:t xml:space="preserve">          </w:t>
          </w:r>
          <w:sdt>
            <w:sdtPr>
              <w:tag w:val="goog_rdk_2383"/>
            </w:sdtPr>
            <w:sdtContent>
              <w:del w:author="davide.lenzarini@u-blox.com" w:id="224" w:date="2024-03-14T11:32:00Z">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56" name="image25.png"/>
                      <a:graphic>
                        <a:graphicData uri="http://schemas.openxmlformats.org/drawingml/2006/picture">
                          <pic:pic>
                            <pic:nvPicPr>
                              <pic:cNvPr descr="A close up of a map&#10;&#10;Description automatically generated" id="0" name="image25.png"/>
                              <pic:cNvPicPr preferRelativeResize="0"/>
                            </pic:nvPicPr>
                            <pic:blipFill>
                              <a:blip r:embed="rId98"/>
                              <a:srcRect b="0" l="0" r="0" t="0"/>
                              <a:stretch>
                                <a:fillRect/>
                              </a:stretch>
                            </pic:blipFill>
                            <pic:spPr>
                              <a:xfrm>
                                <a:off x="0" y="0"/>
                                <a:ext cx="4861756" cy="1810693"/>
                              </a:xfrm>
                              <a:prstGeom prst="rect"/>
                              <a:ln/>
                            </pic:spPr>
                          </pic:pic>
                        </a:graphicData>
                      </a:graphic>
                    </wp:inline>
                  </w:drawing>
                </w:r>
              </w:del>
            </w:sdtContent>
          </w:sdt>
          <w:sdt>
            <w:sdtPr>
              <w:tag w:val="goog_rdk_2384"/>
            </w:sdtPr>
            <w:sdtContent>
              <w:ins w:author="davide.lenzarini@u-blox.com" w:id="224" w:date="2024-03-14T11:32:00Z">
                <w:r w:rsidDel="00000000" w:rsidR="00000000" w:rsidRPr="00000000">
                  <w:rPr>
                    <w:rtl w:val="0"/>
                  </w:rPr>
                </w:r>
              </w:ins>
            </w:sdtContent>
          </w:sdt>
        </w:p>
      </w:sdtContent>
    </w:sdt>
    <w:sdt>
      <w:sdtPr>
        <w:tag w:val="goog_rdk_2388"/>
      </w:sdtPr>
      <w:sdtContent>
        <w:p w:rsidR="00000000" w:rsidDel="00000000" w:rsidP="00000000" w:rsidRDefault="00000000" w:rsidRPr="00000000" w14:paraId="000014D2">
          <w:pPr>
            <w:spacing w:after="303" w:line="259" w:lineRule="auto"/>
            <w:ind w:right="4"/>
            <w:jc w:val="center"/>
            <w:rPr>
              <w:shd w:fill="auto" w:val="clear"/>
              <w:rPrChange w:author="davide.lenzarini@u-blox.com" w:id="226"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2387"/>
            </w:sdtPr>
            <w:sdtContent>
              <w:ins w:author="davide.lenzarini@u-blox.com" w:id="225" w:date="2024-03-14T11:32:06Z">
                <w:r w:rsidDel="00000000" w:rsidR="00000000" w:rsidRPr="00000000">
                  <w:rPr>
                    <w:rFonts w:ascii="Arial" w:cs="Arial" w:eastAsia="Arial" w:hAnsi="Arial"/>
                  </w:rPr>
                  <w:drawing>
                    <wp:inline distB="114300" distT="114300" distL="114300" distR="114300">
                      <wp:extent cx="3652838" cy="2437925"/>
                      <wp:effectExtent b="0" l="0" r="0" t="0"/>
                      <wp:docPr id="60" name="image39.png"/>
                      <a:graphic>
                        <a:graphicData uri="http://schemas.openxmlformats.org/drawingml/2006/picture">
                          <pic:pic>
                            <pic:nvPicPr>
                              <pic:cNvPr id="0" name="image39.png"/>
                              <pic:cNvPicPr preferRelativeResize="0"/>
                            </pic:nvPicPr>
                            <pic:blipFill>
                              <a:blip r:embed="rId99"/>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D3">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2389"/>
        </w:sdtPr>
        <w:sdtContent>
          <w:ins w:author="davide.lenzarini@u-blox.com" w:id="227" w:date="2024-03-14T11:41:43Z">
            <w:r w:rsidDel="00000000" w:rsidR="00000000" w:rsidRPr="00000000">
              <w:rPr>
                <w:rFonts w:ascii="Arial" w:cs="Arial" w:eastAsia="Arial" w:hAnsi="Arial"/>
                <w:rtl w:val="0"/>
              </w:rPr>
              <w:t xml:space="preserve">XX</w:t>
            </w:r>
          </w:ins>
        </w:sdtContent>
      </w:sdt>
      <w:sdt>
        <w:sdtPr>
          <w:tag w:val="goog_rdk_2390"/>
        </w:sdtPr>
        <w:sdtContent>
          <w:del w:author="davide.lenzarini@u-blox.com" w:id="227"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2391"/>
        </w:sdtPr>
        <w:sdtContent>
          <w:del w:author="davide.lenzarini@u-blox.com" w:id="228"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2392"/>
        </w:sdtPr>
        <w:sdtContent>
          <w:ins w:author="davide.lenzarini@u-blox.com" w:id="229" w:date="2024-03-14T11:35:46Z">
            <w:r w:rsidDel="00000000" w:rsidR="00000000" w:rsidRPr="00000000">
              <w:rPr>
                <w:rFonts w:ascii="Arial" w:cs="Arial" w:eastAsia="Arial" w:hAnsi="Arial"/>
                <w:rtl w:val="0"/>
              </w:rPr>
              <w:t xml:space="preserve"> scenario</w:t>
            </w:r>
          </w:ins>
        </w:sdtContent>
      </w:sdt>
      <w:sdt>
        <w:sdtPr>
          <w:tag w:val="goog_rdk_2393"/>
        </w:sdtPr>
        <w:sdtContent>
          <w:del w:author="davide.lenzarini@u-blox.com" w:id="229"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D4">
      <w:pPr>
        <w:pStyle w:val="Heading3"/>
        <w:ind w:left="0" w:right="4" w:firstLine="0"/>
        <w:rPr>
          <w:rFonts w:ascii="Arial" w:cs="Arial" w:eastAsia="Arial" w:hAnsi="Arial"/>
        </w:rPr>
      </w:pPr>
      <w:bookmarkStart w:colFirst="0" w:colLast="0" w:name="_heading=h.24ufcor" w:id="249"/>
      <w:bookmarkEnd w:id="249"/>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2398"/>
      </w:sdtPr>
      <w:sdtContent>
        <w:p w:rsidR="00000000" w:rsidDel="00000000" w:rsidP="00000000" w:rsidRDefault="00000000" w:rsidRPr="00000000" w14:paraId="000014D5">
          <w:pPr>
            <w:spacing w:after="460" w:lineRule="auto"/>
            <w:ind w:left="-5" w:right="4" w:firstLine="0"/>
            <w:rPr>
              <w:ins w:author="davide.lenzarini@u-blox.com" w:id="231"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w:t>
          </w:r>
          <w:sdt>
            <w:sdtPr>
              <w:tag w:val="goog_rdk_2394"/>
            </w:sdtPr>
            <w:sdtContent>
              <w:ins w:author="davide.lenzarini@u-blox.com" w:id="230" w:date="2024-08-08T10:13:28Z">
                <w:r w:rsidDel="00000000" w:rsidR="00000000" w:rsidRPr="00000000">
                  <w:rPr>
                    <w:rFonts w:ascii="Arial" w:cs="Arial" w:eastAsia="Arial" w:hAnsi="Arial"/>
                    <w:rtl w:val="0"/>
                  </w:rPr>
                  <w:t xml:space="preserve">MQTT Broker</w:t>
                </w:r>
              </w:ins>
            </w:sdtContent>
          </w:sdt>
          <w:sdt>
            <w:sdtPr>
              <w:tag w:val="goog_rdk_2395"/>
            </w:sdtPr>
            <w:sdtContent>
              <w:del w:author="davide.lenzarini@u-blox.com" w:id="230" w:date="2024-08-08T10:13:28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w:t>
          </w:r>
          <w:sdt>
            <w:sdtPr>
              <w:tag w:val="goog_rdk_2396"/>
            </w:sdtPr>
            <w:sdtContent>
              <w:commentRangeStart w:id="192"/>
            </w:sdtContent>
          </w:sdt>
          <w:r w:rsidDel="00000000" w:rsidR="00000000" w:rsidRPr="00000000">
            <w:rPr>
              <w:rFonts w:ascii="Arial" w:cs="Arial" w:eastAsia="Arial" w:hAnsi="Arial"/>
              <w:rtl w:val="0"/>
            </w:rPr>
            <w:t xml:space="preserve">SAs</w:t>
          </w:r>
          <w:commentRangeEnd w:id="192"/>
          <w:r w:rsidDel="00000000" w:rsidR="00000000" w:rsidRPr="00000000">
            <w:commentReference w:id="192"/>
          </w:r>
          <w:r w:rsidDel="00000000" w:rsidR="00000000" w:rsidRPr="00000000">
            <w:rPr>
              <w:rFonts w:ascii="Arial" w:cs="Arial" w:eastAsia="Arial" w:hAnsi="Arial"/>
              <w:rtl w:val="0"/>
            </w:rPr>
            <w:t xml:space="preserve">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2397"/>
            </w:sdtPr>
            <w:sdtContent>
              <w:ins w:author="davide.lenzarini@u-blox.com" w:id="231" w:date="2024-03-14T11:38:25Z">
                <w:r w:rsidDel="00000000" w:rsidR="00000000" w:rsidRPr="00000000">
                  <w:rPr>
                    <w:rtl w:val="0"/>
                  </w:rPr>
                </w:r>
              </w:ins>
            </w:sdtContent>
          </w:sdt>
        </w:p>
      </w:sdtContent>
    </w:sdt>
    <w:sdt>
      <w:sdtPr>
        <w:tag w:val="goog_rdk_2400"/>
      </w:sdtPr>
      <w:sdtContent>
        <w:p w:rsidR="00000000" w:rsidDel="00000000" w:rsidP="00000000" w:rsidRDefault="00000000" w:rsidRPr="00000000" w14:paraId="000014D6">
          <w:pPr>
            <w:spacing w:after="460" w:lineRule="auto"/>
            <w:ind w:left="-5" w:right="4" w:firstLine="0"/>
            <w:jc w:val="center"/>
            <w:rPr>
              <w:ins w:author="davide.lenzarini@u-blox.com" w:id="231" w:date="2024-03-14T11:38:25Z"/>
              <w:rFonts w:ascii="Arial" w:cs="Arial" w:eastAsia="Arial" w:hAnsi="Arial"/>
            </w:rPr>
          </w:pPr>
          <w:sdt>
            <w:sdtPr>
              <w:tag w:val="goog_rdk_2399"/>
            </w:sdtPr>
            <w:sdtContent>
              <w:ins w:author="davide.lenzarini@u-blox.com" w:id="231" w:date="2024-03-14T11:38:25Z">
                <w:r w:rsidDel="00000000" w:rsidR="00000000" w:rsidRPr="00000000">
                  <w:rPr>
                    <w:rFonts w:ascii="Arial" w:cs="Arial" w:eastAsia="Arial" w:hAnsi="Arial"/>
                  </w:rPr>
                  <w:drawing>
                    <wp:inline distB="114300" distT="114300" distL="114300" distR="114300">
                      <wp:extent cx="4186238" cy="2793744"/>
                      <wp:effectExtent b="0" l="0" r="0" t="0"/>
                      <wp:docPr id="58" name="image41.png"/>
                      <a:graphic>
                        <a:graphicData uri="http://schemas.openxmlformats.org/drawingml/2006/picture">
                          <pic:pic>
                            <pic:nvPicPr>
                              <pic:cNvPr id="0" name="image41.png"/>
                              <pic:cNvPicPr preferRelativeResize="0"/>
                            </pic:nvPicPr>
                            <pic:blipFill>
                              <a:blip r:embed="rId100"/>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2402"/>
      </w:sdtPr>
      <w:sdtContent>
        <w:p w:rsidR="00000000" w:rsidDel="00000000" w:rsidP="00000000" w:rsidRDefault="00000000" w:rsidRPr="00000000" w14:paraId="000014D7">
          <w:pPr>
            <w:spacing w:after="572" w:line="265" w:lineRule="auto"/>
            <w:jc w:val="center"/>
            <w:rPr>
              <w:shd w:fill="auto" w:val="clear"/>
              <w:rPrChange w:author="davide.lenzarini@u-blox.com" w:id="232"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2401"/>
            </w:sdtPr>
            <w:sdtContent>
              <w:ins w:author="davide.lenzarini@u-blox.com" w:id="231"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2405"/>
      </w:sdtPr>
      <w:sdtContent>
        <w:p w:rsidR="00000000" w:rsidDel="00000000" w:rsidP="00000000" w:rsidRDefault="00000000" w:rsidRPr="00000000" w14:paraId="000014D8">
          <w:pPr>
            <w:pStyle w:val="Heading3"/>
            <w:keepLines w:val="1"/>
            <w:spacing w:after="64" w:before="0" w:line="259" w:lineRule="auto"/>
            <w:ind w:left="0" w:firstLine="0"/>
            <w:rPr>
              <w:ins w:author="davide.lenzarini@u-blox.com" w:id="233" w:date="2024-03-14T11:39:33Z"/>
            </w:rPr>
          </w:pPr>
          <w:sdt>
            <w:sdtPr>
              <w:tag w:val="goog_rdk_2404"/>
            </w:sdtPr>
            <w:sdtContent>
              <w:ins w:author="davide.lenzarini@u-blox.com" w:id="233" w:date="2024-03-14T11:39:33Z">
                <w:bookmarkStart w:colFirst="0" w:colLast="0" w:name="_heading=h.jzpmwk" w:id="250"/>
                <w:bookmarkEnd w:id="250"/>
                <w:r w:rsidDel="00000000" w:rsidR="00000000" w:rsidRPr="00000000">
                  <w:rPr>
                    <w:rtl w:val="0"/>
                  </w:rPr>
                  <w:t xml:space="preserve">4.11.3 Forwarder encapsulator</w:t>
                </w:r>
              </w:ins>
            </w:sdtContent>
          </w:sdt>
        </w:p>
      </w:sdtContent>
    </w:sdt>
    <w:sdt>
      <w:sdtPr>
        <w:tag w:val="goog_rdk_2407"/>
      </w:sdtPr>
      <w:sdtContent>
        <w:p w:rsidR="00000000" w:rsidDel="00000000" w:rsidP="00000000" w:rsidRDefault="00000000" w:rsidRPr="00000000" w14:paraId="000014D9">
          <w:pPr>
            <w:spacing w:after="572" w:line="265" w:lineRule="auto"/>
            <w:jc w:val="center"/>
            <w:rPr>
              <w:ins w:author="davide.lenzarini@u-blox.com" w:id="233" w:date="2024-03-14T11:39:33Z"/>
              <w:rFonts w:ascii="Arial" w:cs="Arial" w:eastAsia="Arial" w:hAnsi="Arial"/>
            </w:rPr>
          </w:pPr>
          <w:sdt>
            <w:sdtPr>
              <w:tag w:val="goog_rdk_2406"/>
            </w:sdtPr>
            <w:sdtContent>
              <w:ins w:author="davide.lenzarini@u-blox.com" w:id="233" w:date="2024-03-14T11:39:33Z">
                <w:r w:rsidDel="00000000" w:rsidR="00000000" w:rsidRPr="00000000">
                  <w:rPr>
                    <w:rFonts w:ascii="Arial" w:cs="Arial" w:eastAsia="Arial" w:hAnsi="Arial"/>
                  </w:rPr>
                  <w:drawing>
                    <wp:inline distB="114300" distT="114300" distL="114300" distR="114300">
                      <wp:extent cx="4302045" cy="2557083"/>
                      <wp:effectExtent b="0" l="0" r="0" t="0"/>
                      <wp:docPr id="62" name="image26.png"/>
                      <a:graphic>
                        <a:graphicData uri="http://schemas.openxmlformats.org/drawingml/2006/picture">
                          <pic:pic>
                            <pic:nvPicPr>
                              <pic:cNvPr id="0" name="image26.png"/>
                              <pic:cNvPicPr preferRelativeResize="0"/>
                            </pic:nvPicPr>
                            <pic:blipFill>
                              <a:blip r:embed="rId101"/>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2409"/>
      </w:sdtPr>
      <w:sdtContent>
        <w:p w:rsidR="00000000" w:rsidDel="00000000" w:rsidP="00000000" w:rsidRDefault="00000000" w:rsidRPr="00000000" w14:paraId="000014DA">
          <w:pPr>
            <w:spacing w:after="572" w:line="265" w:lineRule="auto"/>
            <w:jc w:val="center"/>
            <w:rPr>
              <w:ins w:author="davide.lenzarini@u-blox.com" w:id="233" w:date="2024-03-14T11:39:33Z"/>
              <w:rFonts w:ascii="Arial" w:cs="Arial" w:eastAsia="Arial" w:hAnsi="Arial"/>
            </w:rPr>
          </w:pPr>
          <w:sdt>
            <w:sdtPr>
              <w:tag w:val="goog_rdk_2408"/>
            </w:sdtPr>
            <w:sdtContent>
              <w:ins w:author="davide.lenzarini@u-blox.com" w:id="233"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61" name="image44.png"/>
                      <a:graphic>
                        <a:graphicData uri="http://schemas.openxmlformats.org/drawingml/2006/picture">
                          <pic:pic>
                            <pic:nvPicPr>
                              <pic:cNvPr id="0" name="image44.png"/>
                              <pic:cNvPicPr preferRelativeResize="0"/>
                            </pic:nvPicPr>
                            <pic:blipFill>
                              <a:blip r:embed="rId102"/>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2411"/>
      </w:sdtPr>
      <w:sdtContent>
        <w:p w:rsidR="00000000" w:rsidDel="00000000" w:rsidP="00000000" w:rsidRDefault="00000000" w:rsidRPr="00000000" w14:paraId="000014DB">
          <w:pPr>
            <w:spacing w:after="572" w:line="265" w:lineRule="auto"/>
            <w:jc w:val="center"/>
            <w:rPr>
              <w:ins w:author="davide.lenzarini@u-blox.com" w:id="233" w:date="2024-03-14T11:39:33Z"/>
              <w:rFonts w:ascii="Arial" w:cs="Arial" w:eastAsia="Arial" w:hAnsi="Arial"/>
            </w:rPr>
          </w:pPr>
          <w:sdt>
            <w:sdtPr>
              <w:tag w:val="goog_rdk_2410"/>
            </w:sdtPr>
            <w:sdtContent>
              <w:ins w:author="davide.lenzarini@u-blox.com" w:id="233"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2413"/>
      </w:sdtPr>
      <w:sdtContent>
        <w:p w:rsidR="00000000" w:rsidDel="00000000" w:rsidP="00000000" w:rsidRDefault="00000000" w:rsidRPr="00000000" w14:paraId="000014DC">
          <w:pPr>
            <w:pStyle w:val="Heading3"/>
            <w:keepLines w:val="1"/>
            <w:spacing w:after="64" w:before="0" w:line="259" w:lineRule="auto"/>
            <w:ind w:left="0" w:firstLine="0"/>
            <w:rPr>
              <w:ins w:author="davide.lenzarini@u-blox.com" w:id="233" w:date="2024-03-14T11:39:33Z"/>
            </w:rPr>
          </w:pPr>
          <w:sdt>
            <w:sdtPr>
              <w:tag w:val="goog_rdk_2412"/>
            </w:sdtPr>
            <w:sdtContent>
              <w:ins w:author="davide.lenzarini@u-blox.com" w:id="233" w:date="2024-03-14T11:39:33Z">
                <w:bookmarkStart w:colFirst="0" w:colLast="0" w:name="_heading=h.1ypnvbsijucn" w:id="251"/>
                <w:bookmarkEnd w:id="251"/>
                <w:r w:rsidDel="00000000" w:rsidR="00000000" w:rsidRPr="00000000">
                  <w:rPr>
                    <w:rtl w:val="0"/>
                  </w:rPr>
                  <w:t xml:space="preserve">4.13.4 MQTT-SN broker</w:t>
                </w:r>
              </w:ins>
            </w:sdtContent>
          </w:sdt>
        </w:p>
      </w:sdtContent>
    </w:sdt>
    <w:sdt>
      <w:sdtPr>
        <w:tag w:val="goog_rdk_2415"/>
      </w:sdtPr>
      <w:sdtContent>
        <w:p w:rsidR="00000000" w:rsidDel="00000000" w:rsidP="00000000" w:rsidRDefault="00000000" w:rsidRPr="00000000" w14:paraId="000014DD">
          <w:pPr>
            <w:spacing w:after="572" w:line="265" w:lineRule="auto"/>
            <w:jc w:val="center"/>
            <w:rPr>
              <w:ins w:author="davide.lenzarini@u-blox.com" w:id="233" w:date="2024-03-14T11:39:33Z"/>
              <w:rFonts w:ascii="Arial" w:cs="Arial" w:eastAsia="Arial" w:hAnsi="Arial"/>
            </w:rPr>
          </w:pPr>
          <w:sdt>
            <w:sdtPr>
              <w:tag w:val="goog_rdk_2414"/>
            </w:sdtPr>
            <w:sdtContent>
              <w:ins w:author="davide.lenzarini@u-blox.com" w:id="233" w:date="2024-03-14T11:39:33Z">
                <w:r w:rsidDel="00000000" w:rsidR="00000000" w:rsidRPr="00000000">
                  <w:rPr>
                    <w:rFonts w:ascii="Arial" w:cs="Arial" w:eastAsia="Arial" w:hAnsi="Arial"/>
                  </w:rPr>
                  <w:drawing>
                    <wp:inline distB="114300" distT="114300" distL="114300" distR="114300">
                      <wp:extent cx="2614834" cy="2728522"/>
                      <wp:effectExtent b="0" l="0" r="0" t="0"/>
                      <wp:docPr id="63" name="image40.png"/>
                      <a:graphic>
                        <a:graphicData uri="http://schemas.openxmlformats.org/drawingml/2006/picture">
                          <pic:pic>
                            <pic:nvPicPr>
                              <pic:cNvPr id="0" name="image40.png"/>
                              <pic:cNvPicPr preferRelativeResize="0"/>
                            </pic:nvPicPr>
                            <pic:blipFill>
                              <a:blip r:embed="rId103"/>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2417"/>
      </w:sdtPr>
      <w:sdtContent>
        <w:p w:rsidR="00000000" w:rsidDel="00000000" w:rsidP="00000000" w:rsidRDefault="00000000" w:rsidRPr="00000000" w14:paraId="000014DE">
          <w:pPr>
            <w:spacing w:after="572" w:line="265" w:lineRule="auto"/>
            <w:jc w:val="center"/>
            <w:rPr>
              <w:ins w:author="davide.lenzarini@u-blox.com" w:id="233" w:date="2024-03-14T11:39:33Z"/>
              <w:rFonts w:ascii="Arial" w:cs="Arial" w:eastAsia="Arial" w:hAnsi="Arial"/>
            </w:rPr>
          </w:pPr>
          <w:sdt>
            <w:sdtPr>
              <w:tag w:val="goog_rdk_2416"/>
            </w:sdtPr>
            <w:sdtContent>
              <w:ins w:author="davide.lenzarini@u-blox.com" w:id="233"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DF">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pStyle w:val="Heading2"/>
        <w:keepLines w:val="1"/>
        <w:spacing w:after="64" w:before="0" w:line="259" w:lineRule="auto"/>
        <w:ind w:left="0" w:right="4" w:firstLine="0"/>
        <w:rPr>
          <w:rFonts w:ascii="Arial" w:cs="Arial" w:eastAsia="Arial" w:hAnsi="Arial"/>
        </w:rPr>
      </w:pPr>
      <w:bookmarkStart w:colFirst="0" w:colLast="0" w:name="_heading=h.1j4nfs6" w:id="252"/>
      <w:bookmarkEnd w:id="252"/>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14E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w:t>
      </w:r>
      <w:sdt>
        <w:sdtPr>
          <w:tag w:val="goog_rdk_2418"/>
        </w:sdtPr>
        <w:sdtContent>
          <w:commentRangeStart w:id="193"/>
        </w:sdtContent>
      </w:sdt>
      <w:r w:rsidDel="00000000" w:rsidR="00000000" w:rsidRPr="00000000">
        <w:rPr>
          <w:rFonts w:ascii="Arial" w:cs="Arial" w:eastAsia="Arial" w:hAnsi="Arial"/>
          <w:rtl w:val="0"/>
        </w:rPr>
        <w:t xml:space="preserve">A gateway should only advertise its presence if it is connected to a server, or is itself a server.</w:t>
      </w:r>
      <w:commentRangeEnd w:id="193"/>
      <w:r w:rsidDel="00000000" w:rsidR="00000000" w:rsidRPr="00000000">
        <w:commentReference w:id="193"/>
      </w:r>
      <w:r w:rsidDel="00000000" w:rsidR="00000000" w:rsidRPr="00000000">
        <w:rPr>
          <w:rtl w:val="0"/>
        </w:rPr>
      </w:r>
    </w:p>
    <w:p w:rsidR="00000000" w:rsidDel="00000000" w:rsidP="00000000" w:rsidRDefault="00000000" w:rsidRPr="00000000" w14:paraId="000014E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2419"/>
        </w:sdtPr>
        <w:sdtContent>
          <w:commentRangeStart w:id="194"/>
        </w:sdtContent>
      </w:sdt>
      <w:sdt>
        <w:sdtPr>
          <w:tag w:val="goog_rdk_2420"/>
        </w:sdtPr>
        <w:sdtContent>
          <w:commentRangeStart w:id="195"/>
        </w:sdtContent>
      </w:sdt>
      <w:sdt>
        <w:sdtPr>
          <w:tag w:val="goog_rdk_2421"/>
        </w:sdtPr>
        <w:sdtContent>
          <w:commentRangeStart w:id="196"/>
        </w:sdtContent>
      </w:sdt>
      <w:r w:rsidDel="00000000" w:rsidR="00000000" w:rsidRPr="00000000">
        <w:rPr>
          <w:rFonts w:ascii="Arial" w:cs="Arial" w:eastAsia="Arial" w:hAnsi="Arial"/>
          <w:highlight w:val="yellow"/>
          <w:rtl w:val="0"/>
        </w:rPr>
        <w:t xml:space="preserve">At any point in time a Client is allowed to </w:t>
      </w:r>
      <w:sdt>
        <w:sdtPr>
          <w:tag w:val="goog_rdk_2422"/>
        </w:sdtPr>
        <w:sdtContent>
          <w:ins w:author="davide.lenzarini@u-blox.com" w:id="234" w:date="2024-08-08T10:18:03Z">
            <w:r w:rsidDel="00000000" w:rsidR="00000000" w:rsidRPr="00000000">
              <w:rPr>
                <w:rFonts w:ascii="Arial" w:cs="Arial" w:eastAsia="Arial" w:hAnsi="Arial"/>
                <w:highlight w:val="yellow"/>
                <w:rtl w:val="0"/>
              </w:rPr>
              <w:t xml:space="preserve">have a Virtual Connection</w:t>
            </w:r>
          </w:ins>
        </w:sdtContent>
      </w:sdt>
      <w:sdt>
        <w:sdtPr>
          <w:tag w:val="goog_rdk_2423"/>
        </w:sdtPr>
        <w:sdtContent>
          <w:del w:author="davide.lenzarini@u-blox.com" w:id="234" w:date="2024-08-08T10:18:03Z">
            <w:r w:rsidDel="00000000" w:rsidR="00000000" w:rsidRPr="00000000">
              <w:rPr>
                <w:rFonts w:ascii="Arial" w:cs="Arial" w:eastAsia="Arial" w:hAnsi="Arial"/>
                <w:highlight w:val="yellow"/>
                <w:rtl w:val="0"/>
              </w:rPr>
              <w:delText xml:space="preserve">be connected</w:delText>
            </w:r>
          </w:del>
        </w:sdtContent>
      </w:sdt>
      <w:r w:rsidDel="00000000" w:rsidR="00000000" w:rsidRPr="00000000">
        <w:rPr>
          <w:rFonts w:ascii="Arial" w:cs="Arial" w:eastAsia="Arial" w:hAnsi="Arial"/>
          <w:highlight w:val="yellow"/>
          <w:rtl w:val="0"/>
        </w:rPr>
        <w:t xml:space="preserve"> to only one Gateway on the same network.</w:t>
      </w:r>
      <w:commentRangeEnd w:id="194"/>
      <w:r w:rsidDel="00000000" w:rsidR="00000000" w:rsidRPr="00000000">
        <w:commentReference w:id="194"/>
      </w:r>
      <w:commentRangeEnd w:id="195"/>
      <w:r w:rsidDel="00000000" w:rsidR="00000000" w:rsidRPr="00000000">
        <w:commentReference w:id="195"/>
      </w:r>
      <w:commentRangeEnd w:id="196"/>
      <w:r w:rsidDel="00000000" w:rsidR="00000000" w:rsidRPr="00000000">
        <w:commentReference w:id="196"/>
      </w:r>
      <w:r w:rsidDel="00000000" w:rsidR="00000000" w:rsidRPr="00000000">
        <w:rPr>
          <w:rtl w:val="0"/>
        </w:rPr>
      </w:r>
    </w:p>
    <w:p w:rsidR="00000000" w:rsidDel="00000000" w:rsidP="00000000" w:rsidRDefault="00000000" w:rsidRPr="00000000" w14:paraId="000014E4">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2424"/>
        </w:sdtPr>
        <w:sdtContent>
          <w:commentRangeStart w:id="197"/>
        </w:sdtContent>
      </w:sdt>
      <w:r w:rsidDel="00000000" w:rsidR="00000000" w:rsidRPr="00000000">
        <w:rPr>
          <w:rFonts w:ascii="Arial" w:cs="Arial" w:eastAsia="Arial" w:hAnsi="Arial"/>
          <w:rtl w:val="0"/>
        </w:rPr>
        <w:t xml:space="preserve">should</w:t>
      </w:r>
      <w:commentRangeEnd w:id="197"/>
      <w:r w:rsidDel="00000000" w:rsidR="00000000" w:rsidRPr="00000000">
        <w:commentReference w:id="197"/>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E5">
      <w:pPr>
        <w:spacing w:after="26" w:lineRule="auto"/>
        <w:ind w:left="-15" w:right="4" w:firstLine="0"/>
        <w:rPr>
          <w:rFonts w:ascii="Arial" w:cs="Arial" w:eastAsia="Arial" w:hAnsi="Arial"/>
        </w:rPr>
      </w:pPr>
      <w:sdt>
        <w:sdtPr>
          <w:tag w:val="goog_rdk_2425"/>
        </w:sdtPr>
        <w:sdtContent>
          <w:commentRangeStart w:id="198"/>
        </w:sdtContent>
      </w:sdt>
      <w:r w:rsidDel="00000000" w:rsidR="00000000" w:rsidRPr="00000000">
        <w:rPr>
          <w:rFonts w:ascii="Arial" w:cs="Arial" w:eastAsia="Arial" w:hAnsi="Arial"/>
          <w:rtl w:val="0"/>
        </w:rPr>
        <w:t xml:space="preserve">The time duration</w:t>
      </w:r>
      <w:commentRangeEnd w:id="198"/>
      <w:r w:rsidDel="00000000" w:rsidR="00000000" w:rsidRPr="00000000">
        <w:commentReference w:id="198"/>
      </w:r>
      <w:r w:rsidDel="00000000" w:rsidR="00000000" w:rsidRPr="00000000">
        <w:rPr>
          <w:rFonts w:ascii="Arial" w:cs="Arial" w:eastAsia="Arial" w:hAnsi="Arial"/>
          <w:rtl w:val="0"/>
        </w:rPr>
        <w:t xml:space="preserve"> </w:t>
      </w:r>
      <w:sdt>
        <w:sdtPr>
          <w:tag w:val="goog_rdk_2426"/>
        </w:sdtPr>
        <w:sdtContent>
          <w:commentRangeStart w:id="199"/>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199"/>
      <w:r w:rsidDel="00000000" w:rsidR="00000000" w:rsidRPr="00000000">
        <w:commentReference w:id="199"/>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E6">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E7">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2427"/>
        </w:sdtPr>
        <w:sdtContent>
          <w:commentRangeStart w:id="200"/>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200"/>
      <w:r w:rsidDel="00000000" w:rsidR="00000000" w:rsidRPr="00000000">
        <w:commentReference w:id="200"/>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E8">
      <w:pPr>
        <w:spacing w:after="0" w:lineRule="auto"/>
        <w:ind w:left="-15" w:right="4" w:firstLine="0"/>
        <w:rPr>
          <w:rFonts w:ascii="Arial" w:cs="Arial" w:eastAsia="Arial" w:hAnsi="Arial"/>
        </w:rPr>
      </w:pPr>
      <w:sdt>
        <w:sdtPr>
          <w:tag w:val="goog_rdk_2428"/>
        </w:sdtPr>
        <w:sdtContent>
          <w:commentRangeStart w:id="201"/>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201"/>
      <w:r w:rsidDel="00000000" w:rsidR="00000000" w:rsidRPr="00000000">
        <w:commentReference w:id="201"/>
      </w:r>
      <w:r w:rsidDel="00000000" w:rsidR="00000000" w:rsidRPr="00000000">
        <w:rPr>
          <w:rtl w:val="0"/>
        </w:rPr>
      </w:r>
    </w:p>
    <w:p w:rsidR="00000000" w:rsidDel="00000000" w:rsidP="00000000" w:rsidRDefault="00000000" w:rsidRPr="00000000" w14:paraId="000014E9">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EA">
      <w:pPr>
        <w:spacing w:after="13" w:lineRule="auto"/>
        <w:ind w:left="-15" w:right="4" w:firstLine="0"/>
        <w:rPr>
          <w:rFonts w:ascii="Arial" w:cs="Arial" w:eastAsia="Arial" w:hAnsi="Arial"/>
        </w:rPr>
      </w:pPr>
      <w:sdt>
        <w:sdtPr>
          <w:tag w:val="goog_rdk_2429"/>
        </w:sdtPr>
        <w:sdtContent>
          <w:commentRangeStart w:id="202"/>
        </w:sdtContent>
      </w:sdt>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w:t>
      </w:r>
      <w:commentRangeEnd w:id="202"/>
      <w:r w:rsidDel="00000000" w:rsidR="00000000" w:rsidRPr="00000000">
        <w:commentReference w:id="202"/>
      </w:r>
      <w:r w:rsidDel="00000000" w:rsidR="00000000" w:rsidRPr="00000000">
        <w:rPr>
          <w:rFonts w:ascii="Arial" w:cs="Arial" w:eastAsia="Arial" w:hAnsi="Arial"/>
          <w:rtl w:val="0"/>
        </w:rPr>
        <w:t xml:space="preserve">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EB">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EC">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w:t>
      </w:r>
      <w:sdt>
        <w:sdtPr>
          <w:tag w:val="goog_rdk_2430"/>
        </w:sdtPr>
        <w:sdtContent>
          <w:commentRangeStart w:id="203"/>
        </w:sdtContent>
      </w:sdt>
      <w:r w:rsidDel="00000000" w:rsidR="00000000" w:rsidRPr="00000000">
        <w:rPr>
          <w:rFonts w:ascii="Arial" w:cs="Arial" w:eastAsia="Arial" w:hAnsi="Arial"/>
          <w:rtl w:val="0"/>
        </w:rPr>
        <w:t xml:space="preserve">appendix</w:t>
      </w:r>
      <w:commentRangeEnd w:id="203"/>
      <w:r w:rsidDel="00000000" w:rsidR="00000000" w:rsidRPr="00000000">
        <w:commentReference w:id="203"/>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4ED">
      <w:pPr>
        <w:pStyle w:val="Heading2"/>
        <w:keepLines w:val="1"/>
        <w:spacing w:after="64" w:before="0" w:line="259" w:lineRule="auto"/>
        <w:ind w:left="0" w:firstLine="0"/>
        <w:rPr>
          <w:rFonts w:ascii="Arial" w:cs="Arial" w:eastAsia="Arial" w:hAnsi="Arial"/>
        </w:rPr>
      </w:pPr>
      <w:bookmarkStart w:colFirst="0" w:colLast="0" w:name="_heading=h.3mj2wkv" w:id="253"/>
      <w:bookmarkEnd w:id="253"/>
      <w:r w:rsidDel="00000000" w:rsidR="00000000" w:rsidRPr="00000000">
        <w:rPr>
          <w:rFonts w:ascii="Arial" w:cs="Arial" w:eastAsia="Arial" w:hAnsi="Arial"/>
          <w:rtl w:val="0"/>
        </w:rPr>
        <w:t xml:space="preserve">4.15 Client states</w:t>
      </w:r>
    </w:p>
    <w:p w:rsidR="00000000" w:rsidDel="00000000" w:rsidP="00000000" w:rsidRDefault="00000000" w:rsidRPr="00000000" w14:paraId="000014EE">
      <w:pPr>
        <w:rPr>
          <w:rFonts w:ascii="Arial" w:cs="Arial" w:eastAsia="Arial" w:hAnsi="Arial"/>
        </w:rPr>
      </w:pPr>
      <w:sdt>
        <w:sdtPr>
          <w:tag w:val="goog_rdk_2431"/>
        </w:sdtPr>
        <w:sdtContent>
          <w:commentRangeStart w:id="204"/>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sdt>
        <w:sdtPr>
          <w:tag w:val="goog_rdk_2432"/>
        </w:sdtPr>
        <w:sdtContent>
          <w:ins w:author="davide.lenzarini@u-blox.com" w:id="235" w:date="2024-08-08T10:26:52Z">
            <w:commentRangeEnd w:id="204"/>
            <w:r w:rsidDel="00000000" w:rsidR="00000000" w:rsidRPr="00000000">
              <w:commentReference w:id="204"/>
            </w:r>
            <w:r w:rsidDel="00000000" w:rsidR="00000000" w:rsidRPr="00000000">
              <w:rPr>
                <w:rFonts w:ascii="Arial" w:cs="Arial" w:eastAsia="Arial" w:hAnsi="Arial"/>
                <w:b w:val="1"/>
                <w:rtl w:val="0"/>
              </w:rPr>
              <w:t xml:space="preserve"> from the perspective of the gateway</w:t>
            </w:r>
          </w:ins>
        </w:sdtContent>
      </w:sdt>
      <w:r w:rsidDel="00000000" w:rsidR="00000000" w:rsidRPr="00000000">
        <w:rPr>
          <w:rFonts w:ascii="Arial" w:cs="Arial" w:eastAsia="Arial" w:hAnsi="Arial"/>
          <w:rtl w:val="0"/>
        </w:rPr>
        <w:t xml:space="preserve">. Transition through these states is governed by a strictly coordinated sequence of packets between client and </w:t>
      </w:r>
      <w:sdt>
        <w:sdtPr>
          <w:tag w:val="goog_rdk_2433"/>
        </w:sdtPr>
        <w:sdtContent>
          <w:del w:author="davide.lenzarini@u-blox.com" w:id="236" w:date="2024-08-08T10:26:27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w:t>
      </w:r>
      <w:sdt>
        <w:sdtPr>
          <w:tag w:val="goog_rdk_2434"/>
        </w:sdtPr>
        <w:sdtContent>
          <w:del w:author="davide.lenzarini@u-blox.com" w:id="237" w:date="2024-08-08T10:27:13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receives a CONNECT packet from that client. This state is supervised by the </w:t>
      </w:r>
      <w:sdt>
        <w:sdtPr>
          <w:tag w:val="goog_rdk_2435"/>
        </w:sdtPr>
        <w:sdtContent>
          <w:del w:author="davide.lenzarini@u-blox.com" w:id="238" w:date="2024-08-08T10:27:20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with the “keep alive” timer. If the </w:t>
      </w:r>
      <w:sdt>
        <w:sdtPr>
          <w:tag w:val="goog_rdk_2436"/>
        </w:sdtPr>
        <w:sdtContent>
          <w:del w:author="davide.lenzarini@u-blox.com" w:id="239" w:date="2024-08-08T10:27:26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w:t>
      </w:r>
      <w:sdt>
        <w:sdtPr>
          <w:tag w:val="goog_rdk_2437"/>
        </w:sdtPr>
        <w:sdtContent>
          <w:del w:author="davide.lenzarini@u-blox.com" w:id="240" w:date="2024-08-08T10:28:12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w:t>
      </w:r>
      <w:sdt>
        <w:sdtPr>
          <w:tag w:val="goog_rdk_2438"/>
        </w:sdtPr>
        <w:sdtContent>
          <w:del w:author="davide.lenzarini@u-blox.com" w:id="241" w:date="2024-08-08T10:28:57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w:t>
      </w:r>
      <w:sdt>
        <w:sdtPr>
          <w:tag w:val="goog_rdk_2439"/>
        </w:sdtPr>
        <w:sdtContent>
          <w:commentRangeStart w:id="205"/>
        </w:sdtContent>
      </w:sdt>
      <w:r w:rsidDel="00000000" w:rsidR="00000000" w:rsidRPr="00000000">
        <w:rPr>
          <w:rFonts w:ascii="Arial" w:cs="Arial" w:eastAsia="Arial" w:hAnsi="Arial"/>
          <w:rtl w:val="0"/>
        </w:rPr>
        <w:t xml:space="preserve"> “Sleeping clients” section</w:t>
      </w:r>
      <w:commentRangeEnd w:id="205"/>
      <w:r w:rsidDel="00000000" w:rsidR="00000000" w:rsidRPr="00000000">
        <w:commentReference w:id="205"/>
      </w:r>
      <w:r w:rsidDel="00000000" w:rsidR="00000000" w:rsidRPr="00000000">
        <w:rPr>
          <w:rFonts w:ascii="Arial" w:cs="Arial" w:eastAsia="Arial" w:hAnsi="Arial"/>
          <w:rtl w:val="0"/>
        </w:rPr>
        <w:t xml:space="preserve">.</w:t>
      </w:r>
    </w:p>
    <w:p w:rsidR="00000000" w:rsidDel="00000000" w:rsidP="00000000" w:rsidRDefault="00000000" w:rsidRPr="00000000" w14:paraId="000014EF">
      <w:pPr>
        <w:rPr>
          <w:rFonts w:ascii="Arial" w:cs="Arial" w:eastAsia="Arial" w:hAnsi="Arial"/>
        </w:rPr>
      </w:pPr>
      <w:r w:rsidDel="00000000" w:rsidR="00000000" w:rsidRPr="00000000">
        <w:rPr>
          <w:rtl w:val="0"/>
        </w:rPr>
      </w:r>
    </w:p>
    <w:tbl>
      <w:tblPr>
        <w:tblStyle w:val="Table4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F0">
            <w:pPr>
              <w:jc w:val="center"/>
              <w:rPr>
                <w:rFonts w:ascii="Arial" w:cs="Arial" w:eastAsia="Arial" w:hAnsi="Arial"/>
                <w:b w:val="1"/>
              </w:rPr>
            </w:pPr>
            <w:sdt>
              <w:sdtPr>
                <w:tag w:val="goog_rdk_2440"/>
              </w:sdtPr>
              <w:sdtContent>
                <w:commentRangeStart w:id="206"/>
              </w:sdtContent>
            </w:sdt>
            <w:sdt>
              <w:sdtPr>
                <w:tag w:val="goog_rdk_2441"/>
              </w:sdtPr>
              <w:sdtContent>
                <w:commentRangeStart w:id="207"/>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F1">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F2">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F3">
            <w:pPr>
              <w:rPr>
                <w:rFonts w:ascii="Arial" w:cs="Arial" w:eastAsia="Arial" w:hAnsi="Arial"/>
                <w:b w:val="1"/>
              </w:rPr>
            </w:pPr>
            <w:commentRangeEnd w:id="206"/>
            <w:r w:rsidDel="00000000" w:rsidR="00000000" w:rsidRPr="00000000">
              <w:commentReference w:id="206"/>
            </w:r>
            <w:commentRangeEnd w:id="207"/>
            <w:r w:rsidDel="00000000" w:rsidR="00000000" w:rsidRPr="00000000">
              <w:commentReference w:id="207"/>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F4">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F5">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F6">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F7">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by way of supervised </w:t>
            </w:r>
            <w:sdt>
              <w:sdtPr>
                <w:tag w:val="goog_rdk_2442"/>
              </w:sdtPr>
              <w:sdtContent>
                <w:ins w:author="davide.lenzarini@u-blox.com" w:id="242" w:date="2024-08-08T10:41:49Z">
                  <w:r w:rsidDel="00000000" w:rsidR="00000000" w:rsidRPr="00000000">
                    <w:rPr>
                      <w:rFonts w:ascii="Arial" w:cs="Arial" w:eastAsia="Arial" w:hAnsi="Arial"/>
                      <w:rtl w:val="0"/>
                    </w:rPr>
                    <w:t xml:space="preserve">“keep alive” </w:t>
                  </w:r>
                </w:ins>
              </w:sdtContent>
            </w:sdt>
            <w:r w:rsidDel="00000000" w:rsidR="00000000" w:rsidRPr="00000000">
              <w:rPr>
                <w:rFonts w:ascii="Arial" w:cs="Arial" w:eastAsia="Arial" w:hAnsi="Arial"/>
                <w:rtl w:val="0"/>
              </w:rPr>
              <w:t xml:space="preserve">gateway timer</w:t>
            </w:r>
            <w:sdt>
              <w:sdtPr>
                <w:tag w:val="goog_rdk_2443"/>
              </w:sdtPr>
              <w:sdtContent>
                <w:del w:author="davide.lenzarini@u-blox.com" w:id="243" w:date="2024-08-08T10:41:56Z">
                  <w:r w:rsidDel="00000000" w:rsidR="00000000" w:rsidRPr="00000000">
                    <w:rPr>
                      <w:rFonts w:ascii="Arial" w:cs="Arial" w:eastAsia="Arial" w:hAnsi="Arial"/>
                      <w:rtl w:val="0"/>
                    </w:rPr>
                    <w:delText xml:space="preserve">s</w:delText>
                  </w:r>
                </w:del>
              </w:sdtContent>
            </w:sdt>
            <w:r w:rsidDel="00000000" w:rsidR="00000000" w:rsidRPr="00000000">
              <w:rPr>
                <w:rFonts w:ascii="Arial" w:cs="Arial" w:eastAsia="Arial" w:hAnsi="Arial"/>
                <w:rtl w:val="0"/>
              </w:rPr>
              <w:t xml:space="preserve">).</w:t>
            </w:r>
          </w:p>
        </w:tc>
        <w:tc>
          <w:tcPr/>
          <w:p w:rsidR="00000000" w:rsidDel="00000000" w:rsidP="00000000" w:rsidRDefault="00000000" w:rsidRPr="00000000" w14:paraId="000014F8">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F9">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FA">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FB">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2444"/>
              </w:sdtPr>
              <w:sdtContent>
                <w:commentRangeStart w:id="208"/>
              </w:sdtContent>
            </w:sdt>
            <w:r w:rsidDel="00000000" w:rsidR="00000000" w:rsidRPr="00000000">
              <w:rPr>
                <w:rFonts w:ascii="Arial" w:cs="Arial" w:eastAsia="Arial" w:hAnsi="Arial"/>
                <w:rtl w:val="0"/>
              </w:rPr>
              <w:t xml:space="preserve">way of supervised gateway timers</w:t>
            </w:r>
            <w:commentRangeEnd w:id="208"/>
            <w:r w:rsidDel="00000000" w:rsidR="00000000" w:rsidRPr="00000000">
              <w:commentReference w:id="208"/>
            </w:r>
            <w:r w:rsidDel="00000000" w:rsidR="00000000" w:rsidRPr="00000000">
              <w:rPr>
                <w:rFonts w:ascii="Arial" w:cs="Arial" w:eastAsia="Arial" w:hAnsi="Arial"/>
                <w:rtl w:val="0"/>
              </w:rPr>
              <w:t xml:space="preserve">).</w:t>
            </w:r>
          </w:p>
        </w:tc>
        <w:tc>
          <w:tcPr/>
          <w:p w:rsidR="00000000" w:rsidDel="00000000" w:rsidP="00000000" w:rsidRDefault="00000000" w:rsidRPr="00000000" w14:paraId="000014FC">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FD">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FE">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FF">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500">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501">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by way of supervised gateway timers</w:t>
            </w:r>
            <w:sdt>
              <w:sdtPr>
                <w:tag w:val="goog_rdk_2445"/>
              </w:sdtPr>
              <w:sdtContent>
                <w:ins w:author="davide.lenzarini@u-blox.com" w:id="244" w:date="2024-08-08T10:58:14Z">
                  <w:r w:rsidDel="00000000" w:rsidR="00000000" w:rsidRPr="00000000">
                    <w:rPr>
                      <w:rFonts w:ascii="Arial" w:cs="Arial" w:eastAsia="Arial" w:hAnsi="Arial"/>
                      <w:rtl w:val="0"/>
                    </w:rPr>
                    <w:t xml:space="preserve"> for the possible PUBACK, PUBREC, PUBCOMP or REGACK packets to be receiv</w:t>
                  </w:r>
                </w:ins>
              </w:sdtContent>
            </w:sdt>
            <w:r w:rsidDel="00000000" w:rsidR="00000000" w:rsidRPr="00000000">
              <w:rPr>
                <w:rFonts w:ascii="Arial" w:cs="Arial" w:eastAsia="Arial" w:hAnsi="Arial"/>
                <w:rtl w:val="0"/>
              </w:rPr>
              <w:t xml:space="preserve">ed from the Client).</w:t>
            </w:r>
          </w:p>
        </w:tc>
        <w:tc>
          <w:tcPr/>
          <w:p w:rsidR="00000000" w:rsidDel="00000000" w:rsidP="00000000" w:rsidRDefault="00000000" w:rsidRPr="00000000" w14:paraId="00001502">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503">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504">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505">
            <w:pPr>
              <w:rPr>
                <w:rFonts w:ascii="Arial" w:cs="Arial" w:eastAsia="Arial" w:hAnsi="Arial"/>
                <w:b w:val="1"/>
              </w:rPr>
            </w:pPr>
            <w:sdt>
              <w:sdtPr>
                <w:tag w:val="goog_rdk_2446"/>
              </w:sdtPr>
              <w:sdtContent>
                <w:commentRangeStart w:id="209"/>
              </w:sdtContent>
            </w:sdt>
            <w:r w:rsidDel="00000000" w:rsidR="00000000" w:rsidRPr="00000000">
              <w:rPr>
                <w:rFonts w:ascii="Arial" w:cs="Arial" w:eastAsia="Arial" w:hAnsi="Arial"/>
                <w:b w:val="1"/>
                <w:rtl w:val="0"/>
              </w:rPr>
              <w:t xml:space="preserve">LOST</w:t>
            </w:r>
            <w:commentRangeEnd w:id="209"/>
            <w:r w:rsidDel="00000000" w:rsidR="00000000" w:rsidRPr="00000000">
              <w:commentReference w:id="209"/>
            </w:r>
            <w:r w:rsidDel="00000000" w:rsidR="00000000" w:rsidRPr="00000000">
              <w:rPr>
                <w:rtl w:val="0"/>
              </w:rPr>
            </w:r>
          </w:p>
        </w:tc>
        <w:tc>
          <w:tcPr/>
          <w:p w:rsidR="00000000" w:rsidDel="00000000" w:rsidP="00000000" w:rsidRDefault="00000000" w:rsidRPr="00000000" w14:paraId="00001506">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w:t>
            </w:r>
            <w:r w:rsidDel="00000000" w:rsidR="00000000" w:rsidRPr="00000000">
              <w:rPr>
                <w:rFonts w:ascii="Arial" w:cs="Arial" w:eastAsia="Arial" w:hAnsi="Arial"/>
                <w:rtl w:val="0"/>
              </w:rPr>
              <w:t xml:space="preserve">or PUBLISH </w:t>
            </w:r>
            <w:sdt>
              <w:sdtPr>
                <w:tag w:val="goog_rdk_2447"/>
              </w:sdtPr>
              <w:sdtContent>
                <w:ins w:author="davide.lenzarini@u-blox.com" w:id="245" w:date="2024-08-08T12:30:08Z">
                  <w:r w:rsidDel="00000000" w:rsidR="00000000" w:rsidRPr="00000000">
                    <w:rPr>
                      <w:rFonts w:ascii="Arial" w:cs="Arial" w:eastAsia="Arial" w:hAnsi="Arial"/>
                      <w:rtl w:val="0"/>
                    </w:rPr>
                    <w:t xml:space="preserve">QoS </w:t>
                  </w:r>
                </w:ins>
              </w:sdtContent>
            </w:sdt>
            <w:r w:rsidDel="00000000" w:rsidR="00000000" w:rsidRPr="00000000">
              <w:rPr>
                <w:rFonts w:ascii="Arial" w:cs="Arial" w:eastAsia="Arial" w:hAnsi="Arial"/>
                <w:rtl w:val="0"/>
              </w:rPr>
              <w:t xml:space="preserve">-1</w:t>
            </w:r>
            <w:r w:rsidDel="00000000" w:rsidR="00000000" w:rsidRPr="00000000">
              <w:rPr>
                <w:rFonts w:ascii="Arial" w:cs="Arial" w:eastAsia="Arial" w:hAnsi="Arial"/>
                <w:rtl w:val="0"/>
              </w:rPr>
              <w:t xml:space="preserve">.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507">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508">
      <w:pPr>
        <w:jc w:val="left"/>
        <w:rPr>
          <w:rFonts w:ascii="Arial" w:cs="Arial" w:eastAsia="Arial" w:hAnsi="Arial"/>
        </w:rPr>
      </w:pPr>
      <w:r w:rsidDel="00000000" w:rsidR="00000000" w:rsidRPr="00000000">
        <w:rPr>
          <w:rtl w:val="0"/>
        </w:rPr>
      </w:r>
    </w:p>
    <w:p w:rsidR="00000000" w:rsidDel="00000000" w:rsidP="00000000" w:rsidRDefault="00000000" w:rsidRPr="00000000" w14:paraId="00001509">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64" name="image27.png"/>
            <a:graphic>
              <a:graphicData uri="http://schemas.openxmlformats.org/drawingml/2006/picture">
                <pic:pic>
                  <pic:nvPicPr>
                    <pic:cNvPr id="0" name="image27.png"/>
                    <pic:cNvPicPr preferRelativeResize="0"/>
                  </pic:nvPicPr>
                  <pic:blipFill>
                    <a:blip r:embed="rId104"/>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50A">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2448"/>
        </w:sdtPr>
        <w:sdtContent>
          <w:commentRangeStart w:id="210"/>
        </w:sdtContent>
      </w:sdt>
      <w:r w:rsidDel="00000000" w:rsidR="00000000" w:rsidRPr="00000000">
        <w:rPr>
          <w:rFonts w:ascii="Arial" w:cs="Arial" w:eastAsia="Arial" w:hAnsi="Arial"/>
          <w:rtl w:val="0"/>
        </w:rPr>
        <w:t xml:space="preserve">The Server </w:t>
      </w:r>
      <w:sdt>
        <w:sdtPr>
          <w:tag w:val="goog_rdk_2449"/>
        </w:sdtPr>
        <w:sdtContent>
          <w:ins w:author="davide.lenzarini@u-blox.com" w:id="246" w:date="2024-08-08T12:30:20Z">
            <w:r w:rsidDel="00000000" w:rsidR="00000000" w:rsidRPr="00000000">
              <w:rPr>
                <w:rFonts w:ascii="Arial" w:cs="Arial" w:eastAsia="Arial" w:hAnsi="Arial"/>
                <w:rtl w:val="0"/>
              </w:rPr>
              <w:t xml:space="preserve">v</w:t>
            </w:r>
          </w:ins>
        </w:sdtContent>
      </w:sdt>
      <w:sdt>
        <w:sdtPr>
          <w:tag w:val="goog_rdk_2450"/>
        </w:sdtPr>
        <w:sdtContent>
          <w:del w:author="davide.lenzarini@u-blox.com" w:id="246" w:date="2024-08-08T12:30:20Z">
            <w:r w:rsidDel="00000000" w:rsidR="00000000" w:rsidRPr="00000000">
              <w:rPr>
                <w:rFonts w:ascii="Arial" w:cs="Arial" w:eastAsia="Arial" w:hAnsi="Arial"/>
                <w:rtl w:val="0"/>
              </w:rPr>
              <w:delText xml:space="preserve">V</w:delText>
            </w:r>
          </w:del>
        </w:sdtContent>
      </w:sdt>
      <w:r w:rsidDel="00000000" w:rsidR="00000000" w:rsidRPr="00000000">
        <w:rPr>
          <w:rFonts w:ascii="Arial" w:cs="Arial" w:eastAsia="Arial" w:hAnsi="Arial"/>
          <w:rtl w:val="0"/>
        </w:rPr>
        <w:t xml:space="preserve">iew of the Client State</w:t>
      </w:r>
      <w:commentRangeEnd w:id="210"/>
      <w:r w:rsidDel="00000000" w:rsidR="00000000" w:rsidRPr="00000000">
        <w:commentReference w:id="210"/>
      </w:r>
      <w:r w:rsidDel="00000000" w:rsidR="00000000" w:rsidRPr="00000000">
        <w:rPr>
          <w:rtl w:val="0"/>
        </w:rPr>
      </w:r>
    </w:p>
    <w:p w:rsidR="00000000" w:rsidDel="00000000" w:rsidP="00000000" w:rsidRDefault="00000000" w:rsidRPr="00000000" w14:paraId="0000150B">
      <w:pPr>
        <w:pStyle w:val="Heading3"/>
        <w:ind w:left="0" w:firstLine="0"/>
        <w:rPr/>
      </w:pPr>
      <w:bookmarkStart w:colFirst="0" w:colLast="0" w:name="_heading=h.qfa0p4gzzbmu" w:id="254"/>
      <w:bookmarkEnd w:id="254"/>
      <w:r w:rsidDel="00000000" w:rsidR="00000000" w:rsidRPr="00000000">
        <w:rPr>
          <w:rtl w:val="0"/>
        </w:rPr>
        <w:t xml:space="preserve">4.15.1 Gateway timers</w:t>
      </w:r>
    </w:p>
    <w:p w:rsidR="00000000" w:rsidDel="00000000" w:rsidP="00000000" w:rsidRDefault="00000000" w:rsidRPr="00000000" w14:paraId="0000150C">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50D">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w:t>
      </w:r>
      <w:sdt>
        <w:sdtPr>
          <w:tag w:val="goog_rdk_2451"/>
        </w:sdtPr>
        <w:sdtContent>
          <w:del w:author="davide.lenzarini@u-blox.com" w:id="247" w:date="2024-08-08T12:33:28Z">
            <w:r w:rsidDel="00000000" w:rsidR="00000000" w:rsidRPr="00000000">
              <w:rPr>
                <w:rtl w:val="0"/>
              </w:rPr>
              <w:delText xml:space="preserve"> </w:delText>
            </w:r>
          </w:del>
          <w:sdt>
            <w:sdtPr>
              <w:tag w:val="goog_rdk_2452"/>
            </w:sdtPr>
            <w:sdtContent>
              <w:commentRangeStart w:id="211"/>
            </w:sdtContent>
          </w:sdt>
          <w:del w:author="davide.lenzarini@u-blox.com" w:id="247" w:date="2024-08-08T12:33:28Z">
            <w:r w:rsidDel="00000000" w:rsidR="00000000" w:rsidRPr="00000000">
              <w:rPr>
                <w:rtl w:val="0"/>
              </w:rPr>
              <w:delText xml:space="preserve">or from Asleep to Lost state or from Awake to Lost state</w:delText>
            </w:r>
          </w:del>
        </w:sdtContent>
      </w:sdt>
      <w:commentRangeEnd w:id="211"/>
      <w:r w:rsidDel="00000000" w:rsidR="00000000" w:rsidRPr="00000000">
        <w:commentReference w:id="211"/>
      </w:r>
      <w:r w:rsidDel="00000000" w:rsidR="00000000" w:rsidRPr="00000000">
        <w:rPr>
          <w:rtl w:val="0"/>
        </w:rPr>
        <w:t xml:space="preserve">.</w:t>
      </w:r>
      <w:r w:rsidDel="00000000" w:rsidR="00000000" w:rsidRPr="00000000">
        <w:rPr>
          <w:rtl w:val="0"/>
        </w:rPr>
      </w:r>
    </w:p>
    <w:sdt>
      <w:sdtPr>
        <w:tag w:val="goog_rdk_2454"/>
      </w:sdtPr>
      <w:sdtContent>
        <w:p w:rsidR="00000000" w:rsidDel="00000000" w:rsidP="00000000" w:rsidRDefault="00000000" w:rsidRPr="00000000" w14:paraId="0000150E">
          <w:pPr>
            <w:numPr>
              <w:ilvl w:val="0"/>
              <w:numId w:val="6"/>
            </w:numPr>
            <w:spacing w:before="0" w:lineRule="auto"/>
            <w:ind w:left="720" w:hanging="360"/>
            <w:rPr>
              <w:ins w:author="davide.lenzarini@u-blox.com" w:id="248" w:date="2024-08-08T12:33:58Z"/>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sdt>
            <w:sdtPr>
              <w:tag w:val="goog_rdk_2453"/>
            </w:sdtPr>
            <w:sdtContent>
              <w:ins w:author="davide.lenzarini@u-blox.com" w:id="248" w:date="2024-08-08T12:33:58Z">
                <w:r w:rsidDel="00000000" w:rsidR="00000000" w:rsidRPr="00000000">
                  <w:rPr>
                    <w:rtl w:val="0"/>
                  </w:rPr>
                </w:r>
              </w:ins>
            </w:sdtContent>
          </w:sdt>
        </w:p>
      </w:sdtContent>
    </w:sdt>
    <w:p w:rsidR="00000000" w:rsidDel="00000000" w:rsidP="00000000" w:rsidRDefault="00000000" w:rsidRPr="00000000" w14:paraId="0000150F">
      <w:pPr>
        <w:numPr>
          <w:ilvl w:val="0"/>
          <w:numId w:val="6"/>
        </w:numPr>
        <w:spacing w:before="0" w:lineRule="auto"/>
        <w:ind w:left="720" w:hanging="360"/>
        <w:rPr>
          <w:u w:val="none"/>
        </w:rPr>
      </w:pPr>
      <w:sdt>
        <w:sdtPr>
          <w:tag w:val="goog_rdk_2455"/>
        </w:sdtPr>
        <w:sdtContent>
          <w:ins w:author="davide.lenzarini@u-blox.com" w:id="248" w:date="2024-08-08T12:33:58Z">
            <w:r w:rsidDel="00000000" w:rsidR="00000000" w:rsidRPr="00000000">
              <w:rPr>
                <w:rtl w:val="0"/>
              </w:rPr>
              <w:t xml:space="preserve">Retransmission timers for the packets not yet acknowledged. </w:t>
            </w:r>
          </w:ins>
        </w:sdtContent>
      </w:sdt>
      <w:sdt>
        <w:sdtPr>
          <w:tag w:val="goog_rdk_2456"/>
        </w:sdtPr>
        <w:sdtContent>
          <w:r w:rsidDel="00000000" w:rsidR="00000000" w:rsidRPr="00000000">
            <w:rPr>
              <w:rtl w:val="0"/>
            </w:rPr>
          </w:r>
        </w:sdtContent>
      </w:sdt>
    </w:p>
    <w:p w:rsidR="00000000" w:rsidDel="00000000" w:rsidP="00000000" w:rsidRDefault="00000000" w:rsidRPr="00000000" w14:paraId="00001510">
      <w:pPr>
        <w:pStyle w:val="Heading2"/>
        <w:keepLines w:val="1"/>
        <w:spacing w:after="64" w:before="0" w:line="259" w:lineRule="auto"/>
        <w:ind w:left="0" w:firstLine="0"/>
        <w:rPr>
          <w:rFonts w:ascii="Arial" w:cs="Arial" w:eastAsia="Arial" w:hAnsi="Arial"/>
        </w:rPr>
      </w:pPr>
      <w:bookmarkStart w:colFirst="0" w:colLast="0" w:name="_heading=h.gtnh0h" w:id="255"/>
      <w:bookmarkEnd w:id="255"/>
      <w:r w:rsidDel="00000000" w:rsidR="00000000" w:rsidRPr="00000000">
        <w:rPr>
          <w:rFonts w:ascii="Arial" w:cs="Arial" w:eastAsia="Arial" w:hAnsi="Arial"/>
          <w:rtl w:val="0"/>
        </w:rPr>
        <w:t xml:space="preserve">4.16 Clean start</w:t>
      </w:r>
    </w:p>
    <w:p w:rsidR="00000000" w:rsidDel="00000000" w:rsidP="00000000" w:rsidRDefault="00000000" w:rsidRPr="00000000" w14:paraId="00001511">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w:t>
      </w:r>
      <w:sdt>
        <w:sdtPr>
          <w:tag w:val="goog_rdk_2457"/>
        </w:sdtPr>
        <w:sdtContent>
          <w:ins w:author="davide.lenzarini@u-blox.com" w:id="250" w:date="2024-08-08T12:39:06Z">
            <w:r w:rsidDel="00000000" w:rsidR="00000000" w:rsidRPr="00000000">
              <w:rPr>
                <w:rFonts w:ascii="Arial" w:cs="Arial" w:eastAsia="Arial" w:hAnsi="Arial"/>
                <w:rtl w:val="0"/>
              </w:rPr>
              <w:t xml:space="preserve">session state </w:t>
            </w:r>
          </w:ins>
        </w:sdtContent>
      </w:sdt>
      <w:sdt>
        <w:sdtPr>
          <w:tag w:val="goog_rdk_2458"/>
        </w:sdtPr>
        <w:sdtContent>
          <w:del w:author="davide.lenzarini@u-blox.com" w:id="250" w:date="2024-08-08T12:39:06Z">
            <w:r w:rsidDel="00000000" w:rsidR="00000000" w:rsidRPr="00000000">
              <w:rPr>
                <w:rFonts w:ascii="Arial" w:cs="Arial" w:eastAsia="Arial" w:hAnsi="Arial"/>
                <w:rtl w:val="0"/>
              </w:rPr>
              <w:delText xml:space="preserve">subscriptions a</w:delText>
            </w:r>
          </w:del>
        </w:sdtContent>
      </w:sdt>
      <w:sdt>
        <w:sdtPr>
          <w:tag w:val="goog_rdk_2459"/>
        </w:sdtPr>
        <w:sdtContent>
          <w:del w:author="davide.lenzarini@u-blox.com" w:id="251" w:date="2024-08-08T12:39:21Z">
            <w:r w:rsidDel="00000000" w:rsidR="00000000" w:rsidRPr="00000000">
              <w:rPr>
                <w:rFonts w:ascii="Arial" w:cs="Arial" w:eastAsia="Arial" w:hAnsi="Arial"/>
                <w:rtl w:val="0"/>
              </w:rPr>
              <w:delText xml:space="preserve">re</w:delText>
            </w:r>
          </w:del>
        </w:sdtContent>
      </w:sdt>
      <w:sdt>
        <w:sdtPr>
          <w:tag w:val="goog_rdk_2460"/>
        </w:sdtPr>
        <w:sdtContent>
          <w:ins w:author="davide.lenzarini@u-blox.com" w:id="251" w:date="2024-08-08T12:39:21Z">
            <w:r w:rsidDel="00000000" w:rsidR="00000000" w:rsidRPr="00000000">
              <w:rPr>
                <w:rFonts w:ascii="Arial" w:cs="Arial" w:eastAsia="Arial" w:hAnsi="Arial"/>
                <w:rtl w:val="0"/>
              </w:rPr>
              <w:t xml:space="preserve">is</w:t>
            </w:r>
          </w:ins>
        </w:sdtContent>
      </w:sdt>
      <w:r w:rsidDel="00000000" w:rsidR="00000000" w:rsidRPr="00000000">
        <w:rPr>
          <w:rFonts w:ascii="Arial" w:cs="Arial" w:eastAsia="Arial" w:hAnsi="Arial"/>
          <w:rtl w:val="0"/>
        </w:rPr>
        <w:t xml:space="preserve"> retained for no less than the session expiration interval. </w:t>
      </w:r>
      <w:sdt>
        <w:sdtPr>
          <w:tag w:val="goog_rdk_2461"/>
        </w:sdtPr>
        <w:sdtContent>
          <w:ins w:author="davide.lenzarini@u-blox.com" w:id="252" w:date="2024-08-08T12:39:38Z">
            <w:r w:rsidDel="00000000" w:rsidR="00000000" w:rsidRPr="00000000">
              <w:rPr>
                <w:rFonts w:ascii="Arial" w:cs="Arial" w:eastAsia="Arial" w:hAnsi="Arial"/>
                <w:rtl w:val="0"/>
              </w:rPr>
              <w:t xml:space="preserve">The session state is</w:t>
            </w:r>
          </w:ins>
        </w:sdtContent>
      </w:sdt>
      <w:sdt>
        <w:sdtPr>
          <w:tag w:val="goog_rdk_2462"/>
        </w:sdtPr>
        <w:sdtContent>
          <w:del w:author="davide.lenzarini@u-blox.com" w:id="252" w:date="2024-08-08T12:39:38Z">
            <w:r w:rsidDel="00000000" w:rsidR="00000000" w:rsidRPr="00000000">
              <w:rPr>
                <w:rFonts w:ascii="Arial" w:cs="Arial" w:eastAsia="Arial" w:hAnsi="Arial"/>
                <w:rtl w:val="0"/>
              </w:rPr>
              <w:delText xml:space="preserve">They are </w:delText>
            </w:r>
          </w:del>
        </w:sdtContent>
      </w:sdt>
      <w:r w:rsidDel="00000000" w:rsidR="00000000" w:rsidRPr="00000000">
        <w:rPr>
          <w:rFonts w:ascii="Arial" w:cs="Arial" w:eastAsia="Arial" w:hAnsi="Arial"/>
          <w:rtl w:val="0"/>
        </w:rPr>
        <w:t xml:space="preserve">persistent and valid for new (non clean start) sessions, until </w:t>
      </w:r>
      <w:sdt>
        <w:sdtPr>
          <w:tag w:val="goog_rdk_2463"/>
        </w:sdtPr>
        <w:sdtContent>
          <w:del w:author="davide.lenzarini@u-blox.com" w:id="253" w:date="2024-08-08T12:40:16Z">
            <w:r w:rsidDel="00000000" w:rsidR="00000000" w:rsidRPr="00000000">
              <w:rPr>
                <w:rFonts w:ascii="Arial" w:cs="Arial" w:eastAsia="Arial" w:hAnsi="Arial"/>
                <w:rtl w:val="0"/>
              </w:rPr>
              <w:delText xml:space="preserve">either they are explicitly un-subscribed by the client, or </w:delText>
            </w:r>
          </w:del>
        </w:sdtContent>
      </w:sdt>
      <w:r w:rsidDel="00000000" w:rsidR="00000000" w:rsidRPr="00000000">
        <w:rPr>
          <w:rFonts w:ascii="Arial" w:cs="Arial" w:eastAsia="Arial" w:hAnsi="Arial"/>
          <w:rtl w:val="0"/>
        </w:rPr>
        <w:t xml:space="preserve">the client establishes a new session with the “clean start” flag set or </w:t>
      </w:r>
      <w:sdt>
        <w:sdtPr>
          <w:tag w:val="goog_rdk_2464"/>
        </w:sdtPr>
        <w:sdtContent>
          <w:ins w:author="davide.lenzarini@u-blox.com" w:id="254" w:date="2024-08-08T12:40:50Z">
            <w:r w:rsidDel="00000000" w:rsidR="00000000" w:rsidRPr="00000000">
              <w:rPr>
                <w:rFonts w:ascii="Arial" w:cs="Arial" w:eastAsia="Arial" w:hAnsi="Arial"/>
                <w:rtl w:val="0"/>
              </w:rPr>
              <w:t xml:space="preserve">the </w:t>
            </w:r>
          </w:ins>
        </w:sdtContent>
      </w:sdt>
      <w:sdt>
        <w:sdtPr>
          <w:tag w:val="goog_rdk_2465"/>
        </w:sdtPr>
        <w:sdtContent>
          <w:del w:author="davide.lenzarini@u-blox.com" w:id="254" w:date="2024-08-08T12:40:50Z">
            <w:r w:rsidDel="00000000" w:rsidR="00000000" w:rsidRPr="00000000">
              <w:rPr>
                <w:rFonts w:ascii="Arial" w:cs="Arial" w:eastAsia="Arial" w:hAnsi="Arial"/>
                <w:rtl w:val="0"/>
              </w:rPr>
              <w:delText xml:space="preserve">their </w:delText>
            </w:r>
          </w:del>
        </w:sdtContent>
      </w:sdt>
      <w:r w:rsidDel="00000000" w:rsidR="00000000" w:rsidRPr="00000000">
        <w:rPr>
          <w:rFonts w:ascii="Arial" w:cs="Arial" w:eastAsia="Arial" w:hAnsi="Arial"/>
          <w:rtl w:val="0"/>
        </w:rPr>
        <w:t xml:space="preserve">idle time exceeds the session expiry interval associated with the session.</w:t>
      </w:r>
    </w:p>
    <w:p w:rsidR="00000000" w:rsidDel="00000000" w:rsidP="00000000" w:rsidRDefault="00000000" w:rsidRPr="00000000" w14:paraId="00001512">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513">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w:t>
      </w:r>
      <w:sdt>
        <w:sdtPr>
          <w:tag w:val="goog_rdk_2466"/>
        </w:sdtPr>
        <w:sdtContent>
          <w:ins w:author="davide.lenzarini@u-blox.com" w:id="255" w:date="2024-08-08T12:41:49Z">
            <w:r w:rsidDel="00000000" w:rsidR="00000000" w:rsidRPr="00000000">
              <w:rPr>
                <w:rFonts w:ascii="Arial" w:cs="Arial" w:eastAsia="Arial" w:hAnsi="Arial"/>
                <w:rtl w:val="0"/>
              </w:rPr>
              <w:t xml:space="preserve">s</w:t>
            </w:r>
          </w:ins>
        </w:sdtContent>
      </w:sdt>
      <w:sdt>
        <w:sdtPr>
          <w:tag w:val="goog_rdk_2467"/>
        </w:sdtPr>
        <w:sdtContent>
          <w:del w:author="davide.lenzarini@u-blox.com" w:id="255" w:date="2024-08-08T12:41:49Z">
            <w:r w:rsidDel="00000000" w:rsidR="00000000" w:rsidRPr="00000000">
              <w:rPr>
                <w:rFonts w:ascii="Arial" w:cs="Arial" w:eastAsia="Arial" w:hAnsi="Arial"/>
                <w:rtl w:val="0"/>
              </w:rPr>
              <w:delText xml:space="preserve">S</w:delText>
            </w:r>
          </w:del>
        </w:sdtContent>
      </w:sdt>
      <w:r w:rsidDel="00000000" w:rsidR="00000000" w:rsidRPr="00000000">
        <w:rPr>
          <w:rFonts w:ascii="Arial" w:cs="Arial" w:eastAsia="Arial" w:hAnsi="Arial"/>
          <w:rtl w:val="0"/>
        </w:rPr>
        <w:t xml:space="preserve">ession </w:t>
      </w:r>
      <w:sdt>
        <w:sdtPr>
          <w:tag w:val="goog_rdk_2468"/>
        </w:sdtPr>
        <w:sdtContent>
          <w:ins w:author="davide.lenzarini@u-blox.com" w:id="256" w:date="2024-08-08T12:41:45Z">
            <w:r w:rsidDel="00000000" w:rsidR="00000000" w:rsidRPr="00000000">
              <w:rPr>
                <w:rFonts w:ascii="Arial" w:cs="Arial" w:eastAsia="Arial" w:hAnsi="Arial"/>
                <w:rtl w:val="0"/>
              </w:rPr>
              <w:t xml:space="preserve">state </w:t>
            </w:r>
          </w:ins>
        </w:sdtContent>
      </w:sdt>
      <w:r w:rsidDel="00000000" w:rsidR="00000000" w:rsidRPr="00000000">
        <w:rPr>
          <w:rFonts w:ascii="Arial" w:cs="Arial" w:eastAsia="Arial" w:hAnsi="Arial"/>
          <w:rtl w:val="0"/>
        </w:rPr>
        <w:t xml:space="preserve">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514">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w:t>
      </w:r>
      <w:sdt>
        <w:sdtPr>
          <w:tag w:val="goog_rdk_2469"/>
        </w:sdtPr>
        <w:sdtContent>
          <w:ins w:author="davide.lenzarini@u-blox.com" w:id="257" w:date="2024-08-08T12:41:57Z">
            <w:r w:rsidDel="00000000" w:rsidR="00000000" w:rsidRPr="00000000">
              <w:rPr>
                <w:rFonts w:ascii="Arial" w:cs="Arial" w:eastAsia="Arial" w:hAnsi="Arial"/>
                <w:rtl w:val="0"/>
              </w:rPr>
              <w:t xml:space="preserve">session state data </w:t>
            </w:r>
          </w:ins>
        </w:sdtContent>
      </w:sdt>
      <w:sdt>
        <w:sdtPr>
          <w:tag w:val="goog_rdk_2470"/>
        </w:sdtPr>
        <w:sdtContent>
          <w:del w:author="davide.lenzarini@u-blox.com" w:id="257" w:date="2024-08-08T12:41:57Z">
            <w:r w:rsidDel="00000000" w:rsidR="00000000" w:rsidRPr="00000000">
              <w:rPr>
                <w:rFonts w:ascii="Arial" w:cs="Arial" w:eastAsia="Arial" w:hAnsi="Arial"/>
                <w:rtl w:val="0"/>
              </w:rPr>
              <w:delText xml:space="preserve">subscriptions </w:delText>
            </w:r>
          </w:del>
        </w:sdtContent>
      </w:sdt>
      <w:r w:rsidDel="00000000" w:rsidR="00000000" w:rsidRPr="00000000">
        <w:rPr>
          <w:rFonts w:ascii="Arial" w:cs="Arial" w:eastAsia="Arial" w:hAnsi="Arial"/>
          <w:rtl w:val="0"/>
        </w:rPr>
        <w:t xml:space="preserve">and Will data, if present, related to the client and it will return CONNACK.</w:t>
      </w:r>
    </w:p>
    <w:p w:rsidR="00000000" w:rsidDel="00000000" w:rsidP="00000000" w:rsidRDefault="00000000" w:rsidRPr="00000000" w14:paraId="00001515">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w:t>
      </w:r>
      <w:sdt>
        <w:sdtPr>
          <w:tag w:val="goog_rdk_2471"/>
        </w:sdtPr>
        <w:sdtContent>
          <w:ins w:author="davide.lenzarini@u-blox.com" w:id="258" w:date="2024-08-08T12:42:18Z">
            <w:r w:rsidDel="00000000" w:rsidR="00000000" w:rsidRPr="00000000">
              <w:rPr>
                <w:rFonts w:ascii="Arial" w:cs="Arial" w:eastAsia="Arial" w:hAnsi="Arial"/>
                <w:rtl w:val="0"/>
              </w:rPr>
              <w:t xml:space="preserve">session state </w:t>
            </w:r>
          </w:ins>
        </w:sdtContent>
      </w:sdt>
      <w:r w:rsidDel="00000000" w:rsidR="00000000" w:rsidRPr="00000000">
        <w:rPr>
          <w:rFonts w:ascii="Arial" w:cs="Arial" w:eastAsia="Arial" w:hAnsi="Arial"/>
          <w:rtl w:val="0"/>
        </w:rPr>
        <w:t xml:space="preserve">data and it will overwrite, if present, or add the Will data related to the client with the content of the CONNECT Will optional fields and it will return CONNACK.</w:t>
      </w:r>
    </w:p>
    <w:p w:rsidR="00000000" w:rsidDel="00000000" w:rsidP="00000000" w:rsidRDefault="00000000" w:rsidRPr="00000000" w14:paraId="00001516">
      <w:pPr>
        <w:numPr>
          <w:ilvl w:val="0"/>
          <w:numId w:val="44"/>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w:t>
      </w:r>
      <w:sdt>
        <w:sdtPr>
          <w:tag w:val="goog_rdk_2472"/>
        </w:sdtPr>
        <w:sdtContent>
          <w:ins w:author="davide.lenzarini@u-blox.com" w:id="259" w:date="2024-08-08T12:42:42Z">
            <w:r w:rsidDel="00000000" w:rsidR="00000000" w:rsidRPr="00000000">
              <w:rPr>
                <w:rFonts w:ascii="Arial" w:cs="Arial" w:eastAsia="Arial" w:hAnsi="Arial"/>
                <w:rtl w:val="0"/>
              </w:rPr>
              <w:t xml:space="preserve">session state data</w:t>
            </w:r>
          </w:ins>
        </w:sdtContent>
      </w:sdt>
      <w:sdt>
        <w:sdtPr>
          <w:tag w:val="goog_rdk_2473"/>
        </w:sdtPr>
        <w:sdtContent>
          <w:del w:author="davide.lenzarini@u-blox.com" w:id="259" w:date="2024-08-08T12:42:42Z">
            <w:r w:rsidDel="00000000" w:rsidR="00000000" w:rsidRPr="00000000">
              <w:rPr>
                <w:rFonts w:ascii="Arial" w:cs="Arial" w:eastAsia="Arial" w:hAnsi="Arial"/>
                <w:rtl w:val="0"/>
              </w:rPr>
              <w:delText xml:space="preserve">subscriptions </w:delText>
            </w:r>
          </w:del>
        </w:sdtContent>
      </w:sdt>
      <w:r w:rsidDel="00000000" w:rsidR="00000000" w:rsidRPr="00000000">
        <w:rPr>
          <w:rFonts w:ascii="Arial" w:cs="Arial" w:eastAsia="Arial" w:hAnsi="Arial"/>
          <w:rtl w:val="0"/>
        </w:rPr>
        <w:t xml:space="preserve">and it will delete any Will data, if present, and it will return CONNACK.</w:t>
      </w:r>
    </w:p>
    <w:p w:rsidR="00000000" w:rsidDel="00000000" w:rsidP="00000000" w:rsidRDefault="00000000" w:rsidRPr="00000000" w14:paraId="00001517">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518">
      <w:pPr>
        <w:pStyle w:val="Heading2"/>
        <w:keepLines w:val="1"/>
        <w:spacing w:after="64" w:before="0" w:line="259" w:lineRule="auto"/>
        <w:ind w:left="0" w:firstLine="0"/>
        <w:rPr>
          <w:rFonts w:ascii="Arial" w:cs="Arial" w:eastAsia="Arial" w:hAnsi="Arial"/>
        </w:rPr>
      </w:pPr>
      <w:bookmarkStart w:colFirst="0" w:colLast="0" w:name="_heading=h.1fyl9w3" w:id="256"/>
      <w:bookmarkEnd w:id="256"/>
      <w:r w:rsidDel="00000000" w:rsidR="00000000" w:rsidRPr="00000000">
        <w:rPr>
          <w:rFonts w:ascii="Arial" w:cs="Arial" w:eastAsia="Arial" w:hAnsi="Arial"/>
          <w:rtl w:val="0"/>
        </w:rPr>
        <w:t xml:space="preserve">4.17 Topic Registration</w:t>
      </w:r>
    </w:p>
    <w:p w:rsidR="00000000" w:rsidDel="00000000" w:rsidP="00000000" w:rsidRDefault="00000000" w:rsidRPr="00000000" w14:paraId="00001519">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51A">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51B">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51C">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w:t>
      </w:r>
      <w:r w:rsidDel="00000000" w:rsidR="00000000" w:rsidRPr="00000000">
        <w:rPr>
          <w:rFonts w:ascii="Arial" w:cs="Arial" w:eastAsia="Arial" w:hAnsi="Arial"/>
          <w:rtl w:val="0"/>
        </w:rPr>
        <w:t xml:space="preserve"> it is an error case</w:t>
      </w:r>
      <w:sdt>
        <w:sdtPr>
          <w:tag w:val="goog_rdk_2474"/>
        </w:sdtPr>
        <w:sdtContent>
          <w:del w:author="davide.lenzarini@u-blox.com" w:id="260" w:date="2024-08-08T12:51:41Z">
            <w:r w:rsidDel="00000000" w:rsidR="00000000" w:rsidRPr="00000000">
              <w:rPr>
                <w:rFonts w:ascii="Arial" w:cs="Arial" w:eastAsia="Arial" w:hAnsi="Arial"/>
                <w:rtl w:val="0"/>
              </w:rPr>
              <w:delText xml:space="preserve">, </w:delText>
            </w:r>
          </w:del>
          <w:sdt>
            <w:sdtPr>
              <w:tag w:val="goog_rdk_2475"/>
            </w:sdtPr>
            <w:sdtContent>
              <w:commentRangeStart w:id="212"/>
            </w:sdtContent>
          </w:sdt>
          <w:del w:author="davide.lenzarini@u-blox.com" w:id="260" w:date="2024-08-08T12:51:41Z">
            <w:sdt>
              <w:sdtPr>
                <w:tag w:val="goog_rdk_2476"/>
              </w:sdtPr>
              <w:sdtContent>
                <w:commentRangeStart w:id="213"/>
              </w:sdtContent>
            </w:sdt>
            <w:sdt>
              <w:sdtPr>
                <w:tag w:val="goog_rdk_2477"/>
              </w:sdtPr>
              <w:sdtContent>
                <w:commentRangeStart w:id="214"/>
              </w:sdtContent>
            </w:sdt>
            <w:r w:rsidDel="00000000" w:rsidR="00000000" w:rsidRPr="00000000">
              <w:rPr>
                <w:rFonts w:ascii="Arial" w:cs="Arial" w:eastAsia="Arial" w:hAnsi="Arial"/>
                <w:rtl w:val="0"/>
              </w:rPr>
              <w:delText xml:space="preserve">but one which should not be terminal to the session since gateway updates could lead to this scenario</w:delText>
            </w:r>
          </w:del>
        </w:sdtContent>
      </w:sdt>
      <w:r w:rsidDel="00000000" w:rsidR="00000000" w:rsidRPr="00000000">
        <w:rPr>
          <w:rFonts w:ascii="Arial" w:cs="Arial" w:eastAsia="Arial" w:hAnsi="Arial"/>
          <w:rtl w:val="0"/>
        </w:rPr>
        <w:t xml:space="preserve">.</w:t>
      </w:r>
      <w:commentRangeEnd w:id="212"/>
      <w:r w:rsidDel="00000000" w:rsidR="00000000" w:rsidRPr="00000000">
        <w:commentReference w:id="212"/>
      </w:r>
      <w:commentRangeEnd w:id="213"/>
      <w:r w:rsidDel="00000000" w:rsidR="00000000" w:rsidRPr="00000000">
        <w:commentReference w:id="213"/>
      </w:r>
      <w:commentRangeEnd w:id="214"/>
      <w:r w:rsidDel="00000000" w:rsidR="00000000" w:rsidRPr="00000000">
        <w:commentReference w:id="214"/>
      </w:r>
      <w:r w:rsidDel="00000000" w:rsidR="00000000" w:rsidRPr="00000000">
        <w:rPr>
          <w:rFonts w:ascii="Arial" w:cs="Arial" w:eastAsia="Arial" w:hAnsi="Arial"/>
          <w:rtl w:val="0"/>
        </w:rPr>
        <w:t xml:space="preserve"> The gateway will specify </w:t>
      </w:r>
      <w:sdt>
        <w:sdtPr>
          <w:tag w:val="goog_rdk_2478"/>
        </w:sdtPr>
        <w:sdtContent>
          <w:ins w:author="davide.lenzarini@u-blox.com" w:id="261" w:date="2024-08-08T12:54:35Z">
            <w:r w:rsidDel="00000000" w:rsidR="00000000" w:rsidRPr="00000000">
              <w:rPr>
                <w:rFonts w:ascii="Arial" w:cs="Arial" w:eastAsia="Arial" w:hAnsi="Arial"/>
                <w:rtl w:val="0"/>
              </w:rPr>
              <w:t xml:space="preserve">in the REGACK </w:t>
            </w:r>
          </w:ins>
        </w:sdtContent>
      </w:sdt>
      <w:r w:rsidDel="00000000" w:rsidR="00000000" w:rsidRPr="00000000">
        <w:rPr>
          <w:rFonts w:ascii="Arial" w:cs="Arial" w:eastAsia="Arial" w:hAnsi="Arial"/>
          <w:rtl w:val="0"/>
        </w:rPr>
        <w:t xml:space="preserve">its topic alias type to be predefined and set the topic alias value to match that </w:t>
      </w:r>
      <w:sdt>
        <w:sdtPr>
          <w:tag w:val="goog_rdk_2479"/>
        </w:sdtPr>
        <w:sdtContent>
          <w:ins w:author="davide.lenzarini@u-blox.com" w:id="262" w:date="2024-08-08T12:55:18Z">
            <w:r w:rsidDel="00000000" w:rsidR="00000000" w:rsidRPr="00000000">
              <w:rPr>
                <w:rFonts w:ascii="Arial" w:cs="Arial" w:eastAsia="Arial" w:hAnsi="Arial"/>
                <w:rtl w:val="0"/>
              </w:rPr>
              <w:t xml:space="preserve">pre</w:t>
            </w:r>
          </w:ins>
        </w:sdtContent>
      </w:sdt>
      <w:r w:rsidDel="00000000" w:rsidR="00000000" w:rsidRPr="00000000">
        <w:rPr>
          <w:rFonts w:ascii="Arial" w:cs="Arial" w:eastAsia="Arial" w:hAnsi="Arial"/>
          <w:rtl w:val="0"/>
        </w:rPr>
        <w:t xml:space="preserve">defined on the gateway</w:t>
      </w:r>
      <w:sdt>
        <w:sdtPr>
          <w:tag w:val="goog_rdk_2480"/>
        </w:sdtPr>
        <w:sdtContent>
          <w:del w:author="davide.lenzarini@u-blox.com" w:id="263" w:date="2024-08-08T12:54:33Z">
            <w:r w:rsidDel="00000000" w:rsidR="00000000" w:rsidRPr="00000000">
              <w:rPr>
                <w:rFonts w:ascii="Arial" w:cs="Arial" w:eastAsia="Arial" w:hAnsi="Arial"/>
                <w:rtl w:val="0"/>
              </w:rPr>
              <w:delText xml:space="preserve"> in the REGACK</w:delText>
            </w:r>
          </w:del>
        </w:sdtContent>
      </w:sdt>
      <w:r w:rsidDel="00000000" w:rsidR="00000000" w:rsidRPr="00000000">
        <w:rPr>
          <w:rFonts w:ascii="Arial" w:cs="Arial" w:eastAsia="Arial" w:hAnsi="Arial"/>
          <w:rtl w:val="0"/>
        </w:rPr>
        <w:t xml:space="preserve">, </w:t>
      </w:r>
      <w:sdt>
        <w:sdtPr>
          <w:tag w:val="goog_rdk_2481"/>
        </w:sdtPr>
        <w:sdtContent>
          <w:commentRangeStart w:id="215"/>
        </w:sdtContent>
      </w:sdt>
      <w:r w:rsidDel="00000000" w:rsidR="00000000" w:rsidRPr="00000000">
        <w:rPr>
          <w:rFonts w:ascii="Arial" w:cs="Arial" w:eastAsia="Arial" w:hAnsi="Arial"/>
          <w:rtl w:val="0"/>
        </w:rPr>
        <w:t xml:space="preserve">it will also set a reason code on the REGACK to indicate the issue</w:t>
      </w:r>
      <w:commentRangeEnd w:id="215"/>
      <w:r w:rsidDel="00000000" w:rsidR="00000000" w:rsidRPr="00000000">
        <w:commentReference w:id="215"/>
      </w:r>
      <w:r w:rsidDel="00000000" w:rsidR="00000000" w:rsidRPr="00000000">
        <w:rPr>
          <w:rFonts w:ascii="Arial" w:cs="Arial" w:eastAsia="Arial" w:hAnsi="Arial"/>
          <w:rtl w:val="0"/>
        </w:rPr>
        <w:t xml:space="preserve">. The client can then choose to update its registry of predefined topic aliases if it so wishes. </w:t>
      </w:r>
    </w:p>
    <w:p w:rsidR="00000000" w:rsidDel="00000000" w:rsidP="00000000" w:rsidRDefault="00000000" w:rsidRPr="00000000" w14:paraId="0000151D">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w:t>
      </w:r>
      <w:sdt>
        <w:sdtPr>
          <w:tag w:val="goog_rdk_2482"/>
        </w:sdtPr>
        <w:sdtContent>
          <w:ins w:author="davide.lenzarini@u-blox.com" w:id="264" w:date="2024-08-08T12:57:37Z">
            <w:r w:rsidDel="00000000" w:rsidR="00000000" w:rsidRPr="00000000">
              <w:rPr>
                <w:rFonts w:ascii="Arial" w:cs="Arial" w:eastAsia="Arial" w:hAnsi="Arial"/>
                <w:highlight w:val="yellow"/>
                <w:rtl w:val="0"/>
              </w:rPr>
              <w:t xml:space="preserve">error</w:t>
            </w:r>
          </w:ins>
        </w:sdtContent>
      </w:sdt>
      <w:sdt>
        <w:sdtPr>
          <w:tag w:val="goog_rdk_2483"/>
        </w:sdtPr>
        <w:sdtContent>
          <w:del w:author="davide.lenzarini@u-blox.com" w:id="264" w:date="2024-08-08T12:57:37Z">
            <w:r w:rsidDel="00000000" w:rsidR="00000000" w:rsidRPr="00000000">
              <w:rPr>
                <w:rFonts w:ascii="Arial" w:cs="Arial" w:eastAsia="Arial" w:hAnsi="Arial"/>
                <w:highlight w:val="yellow"/>
                <w:rtl w:val="0"/>
              </w:rPr>
              <w:delText xml:space="preserve">v</w:delText>
            </w:r>
          </w:del>
        </w:sdtContent>
      </w:sdt>
      <w:sdt>
        <w:sdtPr>
          <w:tag w:val="goog_rdk_2484"/>
        </w:sdtPr>
        <w:sdtContent>
          <w:del w:author="davide.lenzarini@u-blox.com" w:id="265" w:date="2024-08-08T13:26:12Z">
            <w:r w:rsidDel="00000000" w:rsidR="00000000" w:rsidRPr="00000000">
              <w:rPr>
                <w:rFonts w:ascii="Arial" w:cs="Arial" w:eastAsia="Arial" w:hAnsi="Arial"/>
                <w:highlight w:val="yellow"/>
                <w:rtl w:val="0"/>
              </w:rPr>
              <w:delText xml:space="preserve">iolation</w:delText>
            </w:r>
          </w:del>
        </w:sdtContent>
      </w:sdt>
      <w:r w:rsidDel="00000000" w:rsidR="00000000" w:rsidRPr="00000000">
        <w:rPr>
          <w:rFonts w:ascii="Arial" w:cs="Arial" w:eastAsia="Arial" w:hAnsi="Arial"/>
          <w:highlight w:val="yellow"/>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51E">
      <w:pPr>
        <w:rPr>
          <w:rFonts w:ascii="Arial" w:cs="Arial" w:eastAsia="Arial" w:hAnsi="Arial"/>
        </w:rPr>
      </w:pPr>
      <w:sdt>
        <w:sdtPr>
          <w:tag w:val="goog_rdk_2485"/>
        </w:sdtPr>
        <w:sdtContent>
          <w:commentRangeStart w:id="216"/>
        </w:sdtContent>
      </w:sdt>
      <w:r w:rsidDel="00000000" w:rsidR="00000000" w:rsidRPr="00000000">
        <w:rPr>
          <w:rFonts w:ascii="Arial" w:cs="Arial" w:eastAsia="Arial" w:hAnsi="Arial"/>
          <w:rtl w:val="0"/>
        </w:rPr>
        <w:t xml:space="preserve">If there are no predefined topic aliases, the gateway will pass back a </w:t>
      </w:r>
      <w:sdt>
        <w:sdtPr>
          <w:tag w:val="goog_rdk_2486"/>
        </w:sdtPr>
        <w:sdtContent>
          <w:ins w:author="davide.lenzarini@u-blox.com" w:id="266" w:date="2024-08-08T13:23:55Z">
            <w:r w:rsidDel="00000000" w:rsidR="00000000" w:rsidRPr="00000000">
              <w:rPr>
                <w:rFonts w:ascii="Arial" w:cs="Arial" w:eastAsia="Arial" w:hAnsi="Arial"/>
                <w:rtl w:val="0"/>
              </w:rPr>
              <w:t xml:space="preserve">Session </w:t>
            </w:r>
          </w:ins>
        </w:sdtContent>
      </w:sdt>
      <w:sdt>
        <w:sdtPr>
          <w:tag w:val="goog_rdk_2487"/>
        </w:sdtPr>
        <w:sdtContent>
          <w:del w:author="davide.lenzarini@u-blox.com" w:id="266" w:date="2024-08-08T13:23:55Z">
            <w:r w:rsidDel="00000000" w:rsidR="00000000" w:rsidRPr="00000000">
              <w:rPr>
                <w:rFonts w:ascii="Arial" w:cs="Arial" w:eastAsia="Arial" w:hAnsi="Arial"/>
                <w:rtl w:val="0"/>
              </w:rPr>
              <w:delText xml:space="preserve">SESSION </w:delText>
            </w:r>
          </w:del>
        </w:sdtContent>
      </w:sdt>
      <w:r w:rsidDel="00000000" w:rsidR="00000000" w:rsidRPr="00000000">
        <w:rPr>
          <w:rFonts w:ascii="Arial" w:cs="Arial" w:eastAsia="Arial" w:hAnsi="Arial"/>
          <w:rtl w:val="0"/>
        </w:rPr>
        <w:t xml:space="preserve">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commentRangeEnd w:id="216"/>
      <w:r w:rsidDel="00000000" w:rsidR="00000000" w:rsidRPr="00000000">
        <w:commentReference w:id="216"/>
      </w:r>
      <w:r w:rsidDel="00000000" w:rsidR="00000000" w:rsidRPr="00000000">
        <w:rPr>
          <w:rtl w:val="0"/>
        </w:rPr>
      </w:r>
    </w:p>
    <w:p w:rsidR="00000000" w:rsidDel="00000000" w:rsidP="00000000" w:rsidRDefault="00000000" w:rsidRPr="00000000" w14:paraId="0000151F">
      <w:pPr>
        <w:rPr>
          <w:rFonts w:ascii="Arial" w:cs="Arial" w:eastAsia="Arial" w:hAnsi="Arial"/>
        </w:rPr>
      </w:pPr>
      <w:r w:rsidDel="00000000" w:rsidR="00000000" w:rsidRPr="00000000">
        <w:rPr>
          <w:rFonts w:ascii="Arial" w:cs="Arial" w:eastAsia="Arial" w:hAnsi="Arial"/>
          <w:rtl w:val="0"/>
        </w:rPr>
        <w:t xml:space="preserve">After having received the REGACK packet with </w:t>
      </w:r>
      <w:sdt>
        <w:sdtPr>
          <w:tag w:val="goog_rdk_2488"/>
        </w:sdtPr>
        <w:sdtContent>
          <w:commentRangeStart w:id="217"/>
        </w:sdtContent>
      </w:sdt>
      <w:r w:rsidDel="00000000" w:rsidR="00000000" w:rsidRPr="00000000">
        <w:rPr>
          <w:rFonts w:ascii="Arial" w:cs="Arial" w:eastAsia="Arial" w:hAnsi="Arial"/>
          <w:i w:val="1"/>
          <w:rtl w:val="0"/>
        </w:rPr>
        <w:t xml:space="preserve">ReasonCode =“accepted”</w:t>
      </w:r>
      <w:commentRangeEnd w:id="217"/>
      <w:r w:rsidDel="00000000" w:rsidR="00000000" w:rsidRPr="00000000">
        <w:commentReference w:id="217"/>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w:t>
      </w:r>
      <w:sdt>
        <w:sdtPr>
          <w:tag w:val="goog_rdk_2489"/>
        </w:sdtPr>
        <w:sdtContent>
          <w:ins w:author="davide.lenzarini@u-blox.com" w:id="267" w:date="2024-08-08T13:03:53Z">
            <w:r w:rsidDel="00000000" w:rsidR="00000000" w:rsidRPr="00000000">
              <w:rPr>
                <w:rFonts w:ascii="Arial" w:cs="Arial" w:eastAsia="Arial" w:hAnsi="Arial"/>
                <w:i w:val="1"/>
                <w:rtl w:val="0"/>
              </w:rPr>
              <w:t xml:space="preserve"> alias</w:t>
            </w:r>
          </w:ins>
        </w:sdtContent>
      </w:sdt>
      <w:sdt>
        <w:sdtPr>
          <w:tag w:val="goog_rdk_2490"/>
        </w:sdtPr>
        <w:sdtContent>
          <w:del w:author="davide.lenzarini@u-blox.com" w:id="267" w:date="2024-08-08T13:03:53Z">
            <w:r w:rsidDel="00000000" w:rsidR="00000000" w:rsidRPr="00000000">
              <w:rPr>
                <w:rFonts w:ascii="Arial" w:cs="Arial" w:eastAsia="Arial" w:hAnsi="Arial"/>
                <w:i w:val="1"/>
                <w:rtl w:val="0"/>
              </w:rPr>
              <w:delText xml:space="preserve">Id</w:delText>
            </w:r>
          </w:del>
        </w:sdtContent>
      </w:sdt>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520">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521">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522">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23">
      <w:pPr>
        <w:ind w:left="720" w:firstLine="0"/>
        <w:rPr>
          <w:rFonts w:ascii="Arial" w:cs="Arial" w:eastAsia="Arial" w:hAnsi="Arial"/>
        </w:rPr>
      </w:pPr>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524">
      <w:pPr>
        <w:pStyle w:val="Heading2"/>
        <w:ind w:left="0" w:firstLine="0"/>
        <w:rPr>
          <w:rFonts w:ascii="Arial" w:cs="Arial" w:eastAsia="Arial" w:hAnsi="Arial"/>
        </w:rPr>
      </w:pPr>
      <w:bookmarkStart w:colFirst="0" w:colLast="0" w:name="_heading=h.3zy8sjw" w:id="257"/>
      <w:bookmarkEnd w:id="257"/>
      <w:r w:rsidDel="00000000" w:rsidR="00000000" w:rsidRPr="00000000">
        <w:rPr>
          <w:rFonts w:ascii="Arial" w:cs="Arial" w:eastAsia="Arial" w:hAnsi="Arial"/>
          <w:rtl w:val="0"/>
        </w:rPr>
        <w:t xml:space="preserve">4.18 Topic Mapping and Aliasing</w:t>
      </w:r>
    </w:p>
    <w:p w:rsidR="00000000" w:rsidDel="00000000" w:rsidP="00000000" w:rsidRDefault="00000000" w:rsidRPr="00000000" w14:paraId="00001525">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w:t>
      </w:r>
      <w:sdt>
        <w:sdtPr>
          <w:tag w:val="goog_rdk_2491"/>
        </w:sdtPr>
        <w:sdtContent>
          <w:ins w:author="davide.lenzarini@u-blox.com" w:id="268" w:date="2024-08-08T13:35:01Z">
            <w:r w:rsidDel="00000000" w:rsidR="00000000" w:rsidRPr="00000000">
              <w:rPr>
                <w:rFonts w:ascii="Arial" w:cs="Arial" w:eastAsia="Arial" w:hAnsi="Arial"/>
                <w:highlight w:val="yellow"/>
                <w:rtl w:val="0"/>
              </w:rPr>
              <w:t xml:space="preserve">session </w:t>
            </w:r>
          </w:ins>
        </w:sdtContent>
      </w:sdt>
      <w:r w:rsidDel="00000000" w:rsidR="00000000" w:rsidRPr="00000000">
        <w:rPr>
          <w:rFonts w:ascii="Arial" w:cs="Arial" w:eastAsia="Arial" w:hAnsi="Arial"/>
          <w:highlight w:val="yellow"/>
          <w:rtl w:val="0"/>
        </w:rPr>
        <w:t xml:space="preserve">topic </w:t>
      </w:r>
      <w:sdt>
        <w:sdtPr>
          <w:tag w:val="goog_rdk_2492"/>
        </w:sdtPr>
        <w:sdtContent>
          <w:ins w:author="davide.lenzarini@u-blox.com" w:id="269" w:date="2024-08-08T13:13:30Z">
            <w:r w:rsidDel="00000000" w:rsidR="00000000" w:rsidRPr="00000000">
              <w:rPr>
                <w:rFonts w:ascii="Arial" w:cs="Arial" w:eastAsia="Arial" w:hAnsi="Arial"/>
                <w:highlight w:val="yellow"/>
                <w:rtl w:val="0"/>
              </w:rPr>
              <w:t xml:space="preserve">alias </w:t>
            </w:r>
          </w:ins>
        </w:sdtContent>
      </w:sdt>
      <w:sdt>
        <w:sdtPr>
          <w:tag w:val="goog_rdk_2493"/>
        </w:sdtPr>
        <w:sdtContent>
          <w:del w:author="davide.lenzarini@u-blox.com" w:id="269" w:date="2024-08-08T13:13:30Z">
            <w:r w:rsidDel="00000000" w:rsidR="00000000" w:rsidRPr="00000000">
              <w:rPr>
                <w:rFonts w:ascii="Arial" w:cs="Arial" w:eastAsia="Arial" w:hAnsi="Arial"/>
                <w:highlight w:val="yellow"/>
                <w:rtl w:val="0"/>
              </w:rPr>
              <w:delText xml:space="preserve">ids </w:delText>
            </w:r>
          </w:del>
        </w:sdtContent>
      </w:sdt>
      <w:r w:rsidDel="00000000" w:rsidR="00000000" w:rsidRPr="00000000">
        <w:rPr>
          <w:rFonts w:ascii="Arial" w:cs="Arial" w:eastAsia="Arial" w:hAnsi="Arial"/>
          <w:highlight w:val="yellow"/>
          <w:rtl w:val="0"/>
        </w:rPr>
        <w:t xml:space="preserve">and topic names MUST be implemented per client (and not by a single shared pool between all clients), to reduce the risk of an incorrect topic </w:t>
      </w:r>
      <w:sdt>
        <w:sdtPr>
          <w:tag w:val="goog_rdk_2494"/>
        </w:sdtPr>
        <w:sdtContent>
          <w:ins w:author="davide.lenzarini@u-blox.com" w:id="270" w:date="2024-08-08T13:13:44Z">
            <w:r w:rsidDel="00000000" w:rsidR="00000000" w:rsidRPr="00000000">
              <w:rPr>
                <w:rFonts w:ascii="Arial" w:cs="Arial" w:eastAsia="Arial" w:hAnsi="Arial"/>
                <w:highlight w:val="yellow"/>
                <w:rtl w:val="0"/>
              </w:rPr>
              <w:t xml:space="preserve">alias </w:t>
            </w:r>
          </w:ins>
        </w:sdtContent>
      </w:sdt>
      <w:sdt>
        <w:sdtPr>
          <w:tag w:val="goog_rdk_2495"/>
        </w:sdtPr>
        <w:sdtContent>
          <w:del w:author="davide.lenzarini@u-blox.com" w:id="270" w:date="2024-08-08T13:13:44Z">
            <w:r w:rsidDel="00000000" w:rsidR="00000000" w:rsidRPr="00000000">
              <w:rPr>
                <w:rFonts w:ascii="Arial" w:cs="Arial" w:eastAsia="Arial" w:hAnsi="Arial"/>
                <w:highlight w:val="yellow"/>
                <w:rtl w:val="0"/>
              </w:rPr>
              <w:delText xml:space="preserve">id </w:delText>
            </w:r>
          </w:del>
        </w:sdtContent>
      </w:sdt>
      <w:r w:rsidDel="00000000" w:rsidR="00000000" w:rsidRPr="00000000">
        <w:rPr>
          <w:rFonts w:ascii="Arial" w:cs="Arial" w:eastAsia="Arial" w:hAnsi="Arial"/>
          <w:highlight w:val="yellow"/>
          <w:rtl w:val="0"/>
        </w:rPr>
        <w:t xml:space="preserve">from a client matching another client’s valid topic.</w:t>
      </w:r>
      <w:r w:rsidDel="00000000" w:rsidR="00000000" w:rsidRPr="00000000">
        <w:rPr>
          <w:rtl w:val="0"/>
        </w:rPr>
      </w:r>
    </w:p>
    <w:p w:rsidR="00000000" w:rsidDel="00000000" w:rsidP="00000000" w:rsidRDefault="00000000" w:rsidRPr="00000000" w14:paraId="00001526">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w:t>
      </w:r>
      <w:sdt>
        <w:sdtPr>
          <w:tag w:val="goog_rdk_2496"/>
        </w:sdtPr>
        <w:sdtContent>
          <w:ins w:author="davide.lenzarini@u-blox.com" w:id="271" w:date="2024-08-08T13:32:55Z">
            <w:r w:rsidDel="00000000" w:rsidR="00000000" w:rsidRPr="00000000">
              <w:rPr>
                <w:rFonts w:ascii="Arial" w:cs="Arial" w:eastAsia="Arial" w:hAnsi="Arial"/>
                <w:rtl w:val="0"/>
              </w:rPr>
              <w:t xml:space="preserve">session </w:t>
            </w:r>
          </w:ins>
        </w:sdtContent>
      </w:sdt>
      <w:sdt>
        <w:sdtPr>
          <w:tag w:val="goog_rdk_2497"/>
        </w:sdtPr>
        <w:sdtContent>
          <w:del w:author="davide.lenzarini@u-blox.com" w:id="271" w:date="2024-08-08T13:32:55Z">
            <w:r w:rsidDel="00000000" w:rsidR="00000000" w:rsidRPr="00000000">
              <w:rPr>
                <w:rFonts w:ascii="Arial" w:cs="Arial" w:eastAsia="Arial" w:hAnsi="Arial"/>
                <w:rtl w:val="0"/>
              </w:rPr>
              <w:delText xml:space="preserve">normal </w:delText>
            </w:r>
          </w:del>
        </w:sdtContent>
      </w:sdt>
      <w:r w:rsidDel="00000000" w:rsidR="00000000" w:rsidRPr="00000000">
        <w:rPr>
          <w:rFonts w:ascii="Arial" w:cs="Arial" w:eastAsia="Arial" w:hAnsi="Arial"/>
          <w:rtl w:val="0"/>
        </w:rPr>
        <w:t xml:space="preserve">topic aliases between multiple clients. The mapping table of predefined topic aliases is separate from </w:t>
      </w:r>
      <w:sdt>
        <w:sdtPr>
          <w:tag w:val="goog_rdk_2498"/>
        </w:sdtPr>
        <w:sdtContent>
          <w:ins w:author="davide.lenzarini@u-blox.com" w:id="272" w:date="2024-08-08T13:33:06Z">
            <w:r w:rsidDel="00000000" w:rsidR="00000000" w:rsidRPr="00000000">
              <w:rPr>
                <w:rFonts w:ascii="Arial" w:cs="Arial" w:eastAsia="Arial" w:hAnsi="Arial"/>
                <w:rtl w:val="0"/>
              </w:rPr>
              <w:t xml:space="preserve">session </w:t>
            </w:r>
          </w:ins>
        </w:sdtContent>
      </w:sdt>
      <w:sdt>
        <w:sdtPr>
          <w:tag w:val="goog_rdk_2499"/>
        </w:sdtPr>
        <w:sdtContent>
          <w:del w:author="davide.lenzarini@u-blox.com" w:id="272" w:date="2024-08-08T13:33:06Z">
            <w:r w:rsidDel="00000000" w:rsidR="00000000" w:rsidRPr="00000000">
              <w:rPr>
                <w:rFonts w:ascii="Arial" w:cs="Arial" w:eastAsia="Arial" w:hAnsi="Arial"/>
                <w:rtl w:val="0"/>
              </w:rPr>
              <w:delText xml:space="preserve">normal </w:delText>
            </w:r>
          </w:del>
        </w:sdtContent>
      </w:sdt>
      <w:r w:rsidDel="00000000" w:rsidR="00000000" w:rsidRPr="00000000">
        <w:rPr>
          <w:rFonts w:ascii="Arial" w:cs="Arial" w:eastAsia="Arial" w:hAnsi="Arial"/>
          <w:rtl w:val="0"/>
        </w:rPr>
        <w:t xml:space="preserve">registered aliases. It is global and shared between all clients and gateways and may overlap with </w:t>
      </w:r>
      <w:sdt>
        <w:sdtPr>
          <w:tag w:val="goog_rdk_2500"/>
        </w:sdtPr>
        <w:sdtContent>
          <w:ins w:author="davide.lenzarini@u-blox.com" w:id="273" w:date="2024-08-08T13:35:38Z">
            <w:r w:rsidDel="00000000" w:rsidR="00000000" w:rsidRPr="00000000">
              <w:rPr>
                <w:rFonts w:ascii="Arial" w:cs="Arial" w:eastAsia="Arial" w:hAnsi="Arial"/>
                <w:rtl w:val="0"/>
              </w:rPr>
              <w:t xml:space="preserve">session </w:t>
            </w:r>
          </w:ins>
        </w:sdtContent>
      </w:sdt>
      <w:r w:rsidDel="00000000" w:rsidR="00000000" w:rsidRPr="00000000">
        <w:rPr>
          <w:rFonts w:ascii="Arial" w:cs="Arial" w:eastAsia="Arial" w:hAnsi="Arial"/>
          <w:rtl w:val="0"/>
        </w:rPr>
        <w:t xml:space="preserve">registered aliases, since it is in a different pool.</w:t>
      </w:r>
    </w:p>
    <w:p w:rsidR="00000000" w:rsidDel="00000000" w:rsidP="00000000" w:rsidRDefault="00000000" w:rsidRPr="00000000" w14:paraId="00001527">
      <w:pPr>
        <w:pStyle w:val="Heading2"/>
        <w:keepLines w:val="1"/>
        <w:spacing w:after="64" w:before="0" w:line="259" w:lineRule="auto"/>
        <w:ind w:left="0" w:firstLine="0"/>
        <w:rPr>
          <w:rFonts w:ascii="Arial" w:cs="Arial" w:eastAsia="Arial" w:hAnsi="Arial"/>
        </w:rPr>
      </w:pPr>
      <w:bookmarkStart w:colFirst="0" w:colLast="0" w:name="_heading=h.2f3j2rp" w:id="258"/>
      <w:bookmarkEnd w:id="258"/>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19 Predefined topic aliases and short topic names</w:t>
      </w:r>
    </w:p>
    <w:p w:rsidR="00000000" w:rsidDel="00000000" w:rsidP="00000000" w:rsidRDefault="00000000" w:rsidRPr="00000000" w14:paraId="0000152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w:t>
      </w:r>
      <w:sdt>
        <w:sdtPr>
          <w:tag w:val="goog_rdk_2501"/>
        </w:sdtPr>
        <w:sdtContent>
          <w:del w:author="davide.lenzarini@u-blox.com" w:id="274" w:date="2024-08-08T13:21:49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defined topic aliases, both sides can start immediately with the sending of PUBLISH packets; there is no need for the REGISTER procedure as in the case of </w:t>
      </w:r>
      <w:sdt>
        <w:sdtPr>
          <w:tag w:val="goog_rdk_2502"/>
        </w:sdtPr>
        <w:sdtContent>
          <w:ins w:author="davide.lenzarini@u-blox.com" w:id="275" w:date="2024-08-08T13:23:11Z">
            <w:r w:rsidDel="00000000" w:rsidR="00000000" w:rsidRPr="00000000">
              <w:rPr>
                <w:rFonts w:ascii="Arial" w:cs="Arial" w:eastAsia="Arial" w:hAnsi="Arial"/>
                <w:rtl w:val="0"/>
              </w:rPr>
              <w:t xml:space="preserve">Session</w:t>
            </w:r>
          </w:ins>
        </w:sdtContent>
      </w:sdt>
      <w:sdt>
        <w:sdtPr>
          <w:tag w:val="goog_rdk_2503"/>
        </w:sdtPr>
        <w:sdtContent>
          <w:del w:author="davide.lenzarini@u-blox.com" w:id="275" w:date="2024-08-08T13:23:11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529">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w:t>
      </w:r>
      <w:sdt>
        <w:sdtPr>
          <w:tag w:val="goog_rdk_2504"/>
        </w:sdtPr>
        <w:sdtContent>
          <w:del w:author="davide.lenzarini@u-blox.com" w:id="276" w:date="2024-08-08T13:27:51Z">
            <w:r w:rsidDel="00000000" w:rsidR="00000000" w:rsidRPr="00000000">
              <w:rPr>
                <w:rFonts w:ascii="Arial" w:cs="Arial" w:eastAsia="Arial" w:hAnsi="Arial"/>
                <w:highlight w:val="yellow"/>
                <w:rtl w:val="0"/>
              </w:rPr>
              <w:delText xml:space="preserve">-</w:delText>
            </w:r>
          </w:del>
        </w:sdtContent>
      </w:sdt>
      <w:r w:rsidDel="00000000" w:rsidR="00000000" w:rsidRPr="00000000">
        <w:rPr>
          <w:rFonts w:ascii="Arial" w:cs="Arial" w:eastAsia="Arial" w:hAnsi="Arial"/>
          <w:highlight w:val="yellow"/>
          <w:rtl w:val="0"/>
        </w:rPr>
        <w:t xml:space="preserv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52A">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w:t>
      </w:r>
      <w:sdt>
        <w:sdtPr>
          <w:tag w:val="goog_rdk_2505"/>
        </w:sdtPr>
        <w:sdtContent>
          <w:ins w:author="davide.lenzarini@u-blox.com" w:id="277" w:date="2024-08-08T13:33:57Z">
            <w:r w:rsidDel="00000000" w:rsidR="00000000" w:rsidRPr="00000000">
              <w:rPr>
                <w:rFonts w:ascii="Arial" w:cs="Arial" w:eastAsia="Arial" w:hAnsi="Arial"/>
                <w:rtl w:val="0"/>
              </w:rPr>
              <w:t xml:space="preserve">session </w:t>
            </w:r>
          </w:ins>
        </w:sdtContent>
      </w:sdt>
      <w:sdt>
        <w:sdtPr>
          <w:tag w:val="goog_rdk_2506"/>
        </w:sdtPr>
        <w:sdtContent>
          <w:del w:author="davide.lenzarini@u-blox.com" w:id="277" w:date="2024-08-08T13:33:57Z">
            <w:r w:rsidDel="00000000" w:rsidR="00000000" w:rsidRPr="00000000">
              <w:rPr>
                <w:rFonts w:ascii="Arial" w:cs="Arial" w:eastAsia="Arial" w:hAnsi="Arial"/>
                <w:rtl w:val="0"/>
              </w:rPr>
              <w:delText xml:space="preserve">normal </w:delText>
            </w:r>
          </w:del>
        </w:sdtContent>
      </w:sdt>
      <w:r w:rsidDel="00000000" w:rsidR="00000000" w:rsidRPr="00000000">
        <w:rPr>
          <w:rFonts w:ascii="Arial" w:cs="Arial" w:eastAsia="Arial" w:hAnsi="Arial"/>
          <w:rtl w:val="0"/>
        </w:rPr>
        <w:t xml:space="preserve">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52B">
      <w:pPr>
        <w:pStyle w:val="Heading2"/>
        <w:keepLines w:val="1"/>
        <w:spacing w:after="64" w:before="0" w:line="259" w:lineRule="auto"/>
        <w:ind w:left="0" w:right="4" w:firstLine="0"/>
        <w:rPr>
          <w:rFonts w:ascii="Arial" w:cs="Arial" w:eastAsia="Arial" w:hAnsi="Arial"/>
        </w:rPr>
      </w:pPr>
      <w:bookmarkStart w:colFirst="0" w:colLast="0" w:name="_heading=h.u8tczi" w:id="259"/>
      <w:bookmarkEnd w:id="259"/>
      <w:r w:rsidDel="00000000" w:rsidR="00000000" w:rsidRPr="00000000">
        <w:rPr>
          <w:rFonts w:ascii="Arial" w:cs="Arial" w:eastAsia="Arial" w:hAnsi="Arial"/>
          <w:rtl w:val="0"/>
        </w:rPr>
        <w:t xml:space="preserve">4.20 Client’s Topic Subscribe/Unsubscribe Procedure</w:t>
      </w:r>
    </w:p>
    <w:p w:rsidR="00000000" w:rsidDel="00000000" w:rsidP="00000000" w:rsidRDefault="00000000" w:rsidRPr="00000000" w14:paraId="0000152C">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2507"/>
        </w:sdtPr>
        <w:sdtContent>
          <w:commentRangeStart w:id="218"/>
        </w:sdtContent>
      </w:sdt>
      <w:r w:rsidDel="00000000" w:rsidR="00000000" w:rsidRPr="00000000">
        <w:rPr>
          <w:rFonts w:ascii="Arial" w:cs="Arial" w:eastAsia="Arial" w:hAnsi="Arial"/>
          <w:rtl w:val="0"/>
        </w:rPr>
        <w:t xml:space="preserve">name </w:t>
      </w:r>
      <w:commentRangeEnd w:id="218"/>
      <w:r w:rsidDel="00000000" w:rsidR="00000000" w:rsidRPr="00000000">
        <w:commentReference w:id="218"/>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2508"/>
        </w:sdtPr>
        <w:sdtContent>
          <w:commentRangeStart w:id="219"/>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219"/>
      <w:r w:rsidDel="00000000" w:rsidR="00000000" w:rsidRPr="00000000">
        <w:commentReference w:id="219"/>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52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w:t>
      </w:r>
      <w:sdt>
        <w:sdtPr>
          <w:tag w:val="goog_rdk_2509"/>
        </w:sdtPr>
        <w:sdtContent>
          <w:ins w:author="davide.lenzarini@u-blox.com" w:id="278" w:date="2024-08-08T14:58:42Z">
            <w:r w:rsidDel="00000000" w:rsidR="00000000" w:rsidRPr="00000000">
              <w:rPr>
                <w:rFonts w:ascii="Arial" w:cs="Arial" w:eastAsia="Arial" w:hAnsi="Arial"/>
                <w:rtl w:val="0"/>
              </w:rPr>
              <w:t xml:space="preserve">data </w:t>
            </w:r>
          </w:ins>
        </w:sdtContent>
      </w:sdt>
      <w:sdt>
        <w:sdtPr>
          <w:tag w:val="goog_rdk_2510"/>
        </w:sdtPr>
        <w:sdtContent>
          <w:del w:author="davide.lenzarini@u-blox.com" w:id="278" w:date="2024-08-08T14:58:42Z">
            <w:r w:rsidDel="00000000" w:rsidR="00000000" w:rsidRPr="00000000">
              <w:rPr>
                <w:rFonts w:ascii="Arial" w:cs="Arial" w:eastAsia="Arial" w:hAnsi="Arial"/>
                <w:rtl w:val="0"/>
              </w:rPr>
              <w:delText xml:space="preserve">alias </w:delText>
            </w:r>
          </w:del>
        </w:sdtContent>
      </w:sdt>
      <w:r w:rsidDel="00000000" w:rsidR="00000000" w:rsidRPr="00000000">
        <w:rPr>
          <w:rFonts w:ascii="Arial" w:cs="Arial" w:eastAsia="Arial" w:hAnsi="Arial"/>
          <w:rtl w:val="0"/>
        </w:rPr>
        <w:t xml:space="preserve">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52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w:t>
      </w:r>
      <w:sdt>
        <w:sdtPr>
          <w:tag w:val="goog_rdk_2511"/>
        </w:sdtPr>
        <w:sdtContent>
          <w:del w:author="davide.lenzarini@u-blox.com" w:id="279" w:date="2024-08-08T14:59:12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defined for certain topic names. Short topic names may be used as well. In those two cases the client still needs to subscribe to those pre</w:t>
      </w:r>
      <w:sdt>
        <w:sdtPr>
          <w:tag w:val="goog_rdk_2512"/>
        </w:sdtPr>
        <w:sdtContent>
          <w:del w:author="davide.lenzarini@u-blox.com" w:id="280" w:date="2024-08-08T14:59:24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defined topic aliases or short topic names.</w:t>
      </w:r>
    </w:p>
    <w:p w:rsidR="00000000" w:rsidDel="00000000" w:rsidP="00000000" w:rsidRDefault="00000000" w:rsidRPr="00000000" w14:paraId="0000152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530">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531">
      <w:pPr>
        <w:pStyle w:val="Heading2"/>
        <w:keepLines w:val="1"/>
        <w:spacing w:after="64" w:before="0" w:line="259" w:lineRule="auto"/>
        <w:ind w:left="0" w:firstLine="0"/>
        <w:rPr>
          <w:rFonts w:ascii="Arial" w:cs="Arial" w:eastAsia="Arial" w:hAnsi="Arial"/>
        </w:rPr>
      </w:pPr>
      <w:bookmarkStart w:colFirst="0" w:colLast="0" w:name="_heading=h.3e8gvnb" w:id="260"/>
      <w:bookmarkEnd w:id="260"/>
      <w:r w:rsidDel="00000000" w:rsidR="00000000" w:rsidRPr="00000000">
        <w:rPr>
          <w:rFonts w:ascii="Arial" w:cs="Arial" w:eastAsia="Arial" w:hAnsi="Arial"/>
          <w:rtl w:val="0"/>
        </w:rPr>
        <w:t xml:space="preserve">4.21 Client Publish Procedure</w:t>
      </w:r>
    </w:p>
    <w:p w:rsidR="00000000" w:rsidDel="00000000" w:rsidP="00000000" w:rsidRDefault="00000000" w:rsidRPr="00000000" w14:paraId="00001532">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w:t>
      </w:r>
      <w:sdt>
        <w:sdtPr>
          <w:tag w:val="goog_rdk_2513"/>
        </w:sdtPr>
        <w:sdtContent>
          <w:del w:author="davide.lenzarini@u-blox.com" w:id="281" w:date="2024-08-08T15:03:09Z"/>
          <w:sdt>
            <w:sdtPr>
              <w:tag w:val="goog_rdk_2514"/>
            </w:sdtPr>
            <w:sdtContent>
              <w:commentRangeStart w:id="220"/>
            </w:sdtContent>
          </w:sdt>
          <w:del w:author="davide.lenzarini@u-blox.com" w:id="281" w:date="2024-08-08T15:03:09Z">
            <w:r w:rsidDel="00000000" w:rsidR="00000000" w:rsidRPr="00000000">
              <w:rPr>
                <w:rFonts w:ascii="Arial" w:cs="Arial" w:eastAsia="Arial" w:hAnsi="Arial"/>
                <w:rtl w:val="0"/>
              </w:rPr>
              <w:delText xml:space="preserve">The PUBLISH packets contain the assigned topic alias.</w:delText>
            </w:r>
          </w:del>
        </w:sdtContent>
      </w:sdt>
      <w:commentRangeEnd w:id="220"/>
      <w:r w:rsidDel="00000000" w:rsidR="00000000" w:rsidRPr="00000000">
        <w:commentReference w:id="220"/>
      </w:r>
      <w:r w:rsidDel="00000000" w:rsidR="00000000" w:rsidRPr="00000000">
        <w:rPr>
          <w:rtl w:val="0"/>
        </w:rPr>
      </w:r>
    </w:p>
    <w:p w:rsidR="00000000" w:rsidDel="00000000" w:rsidP="00000000" w:rsidRDefault="00000000" w:rsidRPr="00000000" w14:paraId="0000153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534">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535">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536">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537">
      <w:pPr>
        <w:rPr>
          <w:rFonts w:ascii="Arial" w:cs="Arial" w:eastAsia="Arial" w:hAnsi="Arial"/>
        </w:rPr>
      </w:pPr>
      <w:r w:rsidDel="00000000" w:rsidR="00000000" w:rsidRPr="00000000">
        <w:rPr>
          <w:rFonts w:ascii="Arial" w:cs="Arial" w:eastAsia="Arial" w:hAnsi="Arial"/>
          <w:rtl w:val="0"/>
        </w:rPr>
        <w:t xml:space="preserve">A Client or Gateway processes a single outbound QoS 1 or QoS 2 message at a time</w:t>
      </w:r>
      <w:sdt>
        <w:sdtPr>
          <w:tag w:val="goog_rdk_2515"/>
        </w:sdtPr>
        <w:sdtContent>
          <w:ins w:author="davide.lenzarini@u-blox.com" w:id="282" w:date="2024-08-08T15:06:05Z">
            <w:r w:rsidDel="00000000" w:rsidR="00000000" w:rsidRPr="00000000">
              <w:rPr>
                <w:rFonts w:ascii="Arial" w:cs="Arial" w:eastAsia="Arial" w:hAnsi="Arial"/>
                <w:rtl w:val="0"/>
              </w:rPr>
              <w:t xml:space="preserve"> but it is possible to publish QoS 0 or PUBWOS or PUBLISH QoS -1 </w:t>
            </w:r>
            <w:r w:rsidDel="00000000" w:rsidR="00000000" w:rsidRPr="00000000">
              <w:rPr>
                <w:rFonts w:ascii="Arial" w:cs="Arial" w:eastAsia="Arial" w:hAnsi="Arial"/>
                <w:rtl w:val="0"/>
              </w:rPr>
              <w:t xml:space="preserve">packets in the middle of a QoS 1 or QoS 2 exchange.</w:t>
            </w:r>
            <w:sdt>
              <w:sdtPr>
                <w:tag w:val="goog_rdk_2516"/>
              </w:sdtPr>
              <w:sdtContent>
                <w:del w:author="davide.lenzarini@u-blox.com" w:id="282" w:date="2024-08-08T15:06:05Z">
                  <w:r w:rsidDel="00000000" w:rsidR="00000000" w:rsidRPr="00000000">
                    <w:rPr>
                      <w:rFonts w:ascii="Arial" w:cs="Arial" w:eastAsia="Arial" w:hAnsi="Arial"/>
                      <w:rtl w:val="0"/>
                    </w:rPr>
                    <w:delText xml:space="preserve"> </w:delText>
                  </w:r>
                </w:del>
              </w:sdtContent>
            </w:sdt>
          </w:ins>
        </w:sdtContent>
      </w:sdt>
      <w:sdt>
        <w:sdtPr>
          <w:tag w:val="goog_rdk_2517"/>
        </w:sdtPr>
        <w:sdtContent>
          <w:del w:author="davide.lenzarini@u-blox.com" w:id="282" w:date="2024-08-08T15:06:05Z">
            <w:r w:rsidDel="00000000" w:rsidR="00000000" w:rsidRPr="00000000">
              <w:rPr>
                <w:rFonts w:ascii="Arial" w:cs="Arial" w:eastAsia="Arial" w:hAnsi="Arial"/>
                <w:rtl w:val="0"/>
              </w:rPr>
              <w:delText xml:space="preserve">packets in the midlle of a QoS 1 or QoS 2 exchange.</w:delText>
            </w:r>
          </w:del>
        </w:sdtContent>
      </w:sdt>
      <w:r w:rsidDel="00000000" w:rsidR="00000000" w:rsidRPr="00000000">
        <w:rPr>
          <w:rtl w:val="0"/>
        </w:rPr>
      </w:r>
    </w:p>
    <w:p w:rsidR="00000000" w:rsidDel="00000000" w:rsidP="00000000" w:rsidRDefault="00000000" w:rsidRPr="00000000" w14:paraId="00001538">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539">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153A">
      <w:pPr>
        <w:pStyle w:val="Heading2"/>
        <w:keepLines w:val="1"/>
        <w:spacing w:after="64" w:before="0" w:line="259" w:lineRule="auto"/>
        <w:ind w:left="0" w:firstLine="0"/>
        <w:rPr>
          <w:rFonts w:ascii="Arial" w:cs="Arial" w:eastAsia="Arial" w:hAnsi="Arial"/>
        </w:rPr>
      </w:pPr>
      <w:bookmarkStart w:colFirst="0" w:colLast="0" w:name="_heading=h.1tdr5v4" w:id="261"/>
      <w:bookmarkEnd w:id="261"/>
      <w:r w:rsidDel="00000000" w:rsidR="00000000" w:rsidRPr="00000000">
        <w:rPr>
          <w:rFonts w:ascii="Arial" w:cs="Arial" w:eastAsia="Arial" w:hAnsi="Arial"/>
          <w:rtl w:val="0"/>
        </w:rPr>
        <w:t xml:space="preserve">4.22 Gateway Publish Procedure</w:t>
      </w:r>
    </w:p>
    <w:p w:rsidR="00000000" w:rsidDel="00000000" w:rsidP="00000000" w:rsidRDefault="00000000" w:rsidRPr="00000000" w14:paraId="0000153B">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4.21</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53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w:t>
      </w:r>
      <w:sdt>
        <w:sdtPr>
          <w:tag w:val="goog_rdk_2518"/>
        </w:sdtPr>
        <w:sdtContent>
          <w:ins w:author="davide.lenzarini@u-blox.com" w:id="283" w:date="2024-08-08T15:12:14Z">
            <w:r w:rsidDel="00000000" w:rsidR="00000000" w:rsidRPr="00000000">
              <w:rPr>
                <w:rFonts w:ascii="Arial" w:cs="Arial" w:eastAsia="Arial" w:hAnsi="Arial"/>
                <w:rtl w:val="0"/>
              </w:rPr>
              <w:t xml:space="preserve">a </w:t>
            </w:r>
          </w:ins>
        </w:sdtContent>
      </w:sdt>
      <w:r w:rsidDel="00000000" w:rsidR="00000000" w:rsidRPr="00000000">
        <w:rPr>
          <w:rFonts w:ascii="Arial" w:cs="Arial" w:eastAsia="Arial" w:hAnsi="Arial"/>
          <w:rtl w:val="0"/>
        </w:rPr>
        <w:t xml:space="preserve">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53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53E">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53F">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540">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541">
      <w:pPr>
        <w:pStyle w:val="Heading2"/>
        <w:keepLines w:val="1"/>
        <w:spacing w:after="64" w:before="0" w:line="259" w:lineRule="auto"/>
        <w:ind w:left="0" w:firstLine="0"/>
        <w:rPr>
          <w:rFonts w:ascii="Arial" w:cs="Arial" w:eastAsia="Arial" w:hAnsi="Arial"/>
        </w:rPr>
      </w:pPr>
      <w:bookmarkStart w:colFirst="0" w:colLast="0" w:name="_heading=h.4ddeoix" w:id="262"/>
      <w:bookmarkEnd w:id="262"/>
      <w:r w:rsidDel="00000000" w:rsidR="00000000" w:rsidRPr="00000000">
        <w:rPr>
          <w:rFonts w:ascii="Arial" w:cs="Arial" w:eastAsia="Arial" w:hAnsi="Arial"/>
          <w:rtl w:val="0"/>
        </w:rPr>
        <w:t xml:space="preserve">4.23 Keep Alive and PING Procedure</w:t>
      </w:r>
    </w:p>
    <w:p w:rsidR="00000000" w:rsidDel="00000000" w:rsidP="00000000" w:rsidRDefault="00000000" w:rsidRPr="00000000" w14:paraId="00001542">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54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2519"/>
        </w:sdtPr>
        <w:sdtContent>
          <w:ins w:author="davide.lenzarini@u-blox.com" w:id="284" w:date="2024-03-20T08:48:04Z"/>
          <w:sdt>
            <w:sdtPr>
              <w:tag w:val="goog_rdk_2520"/>
            </w:sdtPr>
            <w:sdtContent>
              <w:commentRangeStart w:id="221"/>
            </w:sdtContent>
          </w:sdt>
          <w:ins w:author="davide.lenzarini@u-blox.com" w:id="284" w:date="2024-03-20T08:48:04Z">
            <w:sdt>
              <w:sdtPr>
                <w:tag w:val="goog_rdk_2521"/>
              </w:sdtPr>
              <w:sdtContent>
                <w:commentRangeStart w:id="222"/>
              </w:sdtContent>
            </w:sdt>
            <w:r w:rsidDel="00000000" w:rsidR="00000000" w:rsidRPr="00000000">
              <w:rPr>
                <w:rFonts w:ascii="Arial" w:cs="Arial" w:eastAsia="Arial" w:hAnsi="Arial"/>
                <w:rtl w:val="0"/>
              </w:rPr>
              <w:t xml:space="preserve">virtually </w:t>
            </w:r>
          </w:ins>
        </w:sdtContent>
      </w:sdt>
      <w:commentRangeEnd w:id="221"/>
      <w:r w:rsidDel="00000000" w:rsidR="00000000" w:rsidRPr="00000000">
        <w:commentReference w:id="221"/>
      </w:r>
      <w:commentRangeEnd w:id="222"/>
      <w:r w:rsidDel="00000000" w:rsidR="00000000" w:rsidRPr="00000000">
        <w:commentReference w:id="222"/>
      </w:r>
      <w:r w:rsidDel="00000000" w:rsidR="00000000" w:rsidRPr="00000000">
        <w:rPr>
          <w:rFonts w:ascii="Arial" w:cs="Arial" w:eastAsia="Arial" w:hAnsi="Arial"/>
          <w:rtl w:val="0"/>
        </w:rPr>
        <w:t xml:space="preserve">connected. </w:t>
      </w:r>
      <w:r w:rsidDel="00000000" w:rsidR="00000000" w:rsidRPr="00000000">
        <w:rPr>
          <w:rFonts w:ascii="Arial" w:cs="Arial" w:eastAsia="Arial" w:hAnsi="Arial"/>
          <w:rtl w:val="0"/>
        </w:rPr>
        <w:t xml:space="preserve">Otherwise, the received PINGREQ packet is ignored.</w:t>
      </w:r>
      <w:r w:rsidDel="00000000" w:rsidR="00000000" w:rsidRPr="00000000">
        <w:rPr>
          <w:rtl w:val="0"/>
        </w:rPr>
      </w:r>
    </w:p>
    <w:p w:rsidR="00000000" w:rsidDel="00000000" w:rsidP="00000000" w:rsidRDefault="00000000" w:rsidRPr="00000000" w14:paraId="00001544">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545">
      <w:pPr>
        <w:pStyle w:val="Heading2"/>
        <w:keepLines w:val="1"/>
        <w:spacing w:after="64" w:before="0" w:line="259" w:lineRule="auto"/>
        <w:ind w:left="0" w:right="4" w:firstLine="0"/>
        <w:rPr>
          <w:rFonts w:ascii="Arial" w:cs="Arial" w:eastAsia="Arial" w:hAnsi="Arial"/>
        </w:rPr>
      </w:pPr>
      <w:bookmarkStart w:colFirst="0" w:colLast="0" w:name="_heading=h.2sioyqq" w:id="263"/>
      <w:bookmarkEnd w:id="263"/>
      <w:r w:rsidDel="00000000" w:rsidR="00000000" w:rsidRPr="00000000">
        <w:rPr>
          <w:rFonts w:ascii="Arial" w:cs="Arial" w:eastAsia="Arial" w:hAnsi="Arial"/>
          <w:rtl w:val="0"/>
        </w:rPr>
        <w:t xml:space="preserve">4.24 Client’s Disconnect Procedure</w:t>
      </w:r>
    </w:p>
    <w:p w:rsidR="00000000" w:rsidDel="00000000" w:rsidP="00000000" w:rsidRDefault="00000000" w:rsidRPr="00000000" w14:paraId="00001546">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create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creates a new Virtual Connection with the CleanStart flag set.</w:t>
      </w:r>
      <w:r w:rsidDel="00000000" w:rsidR="00000000" w:rsidRPr="00000000">
        <w:rPr>
          <w:rFonts w:ascii="Arial" w:cs="Arial" w:eastAsia="Arial" w:hAnsi="Arial"/>
          <w:rtl w:val="0"/>
        </w:rPr>
        <w:t xml:space="preserve"> </w:t>
      </w:r>
      <w:sdt>
        <w:sdtPr>
          <w:tag w:val="goog_rdk_2522"/>
        </w:sdtPr>
        <w:sdtContent>
          <w:commentRangeStart w:id="223"/>
        </w:sdtContent>
      </w:sdt>
      <w:r w:rsidDel="00000000" w:rsidR="00000000" w:rsidRPr="00000000">
        <w:rPr>
          <w:rFonts w:ascii="Arial" w:cs="Arial" w:eastAsia="Arial" w:hAnsi="Arial"/>
          <w:rtl w:val="0"/>
        </w:rPr>
        <w:t xml:space="preserve">The gateway acknowledges the receipt of the DISCONNECT packet by returning a DISCONNECT to the client.</w:t>
      </w:r>
      <w:commentRangeEnd w:id="223"/>
      <w:r w:rsidDel="00000000" w:rsidR="00000000" w:rsidRPr="00000000">
        <w:commentReference w:id="223"/>
      </w:r>
      <w:r w:rsidDel="00000000" w:rsidR="00000000" w:rsidRPr="00000000">
        <w:rPr>
          <w:rtl w:val="0"/>
        </w:rPr>
      </w:r>
    </w:p>
    <w:p w:rsidR="00000000" w:rsidDel="00000000" w:rsidP="00000000" w:rsidRDefault="00000000" w:rsidRPr="00000000" w14:paraId="00001547">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r w:rsidDel="00000000" w:rsidR="00000000" w:rsidRPr="00000000">
        <w:rPr>
          <w:rtl w:val="0"/>
        </w:rPr>
      </w:r>
    </w:p>
    <w:p w:rsidR="00000000" w:rsidDel="00000000" w:rsidP="00000000" w:rsidRDefault="00000000" w:rsidRPr="00000000" w14:paraId="00001548">
      <w:pPr>
        <w:pStyle w:val="Heading2"/>
        <w:keepLines w:val="1"/>
        <w:spacing w:after="94" w:before="0" w:line="259" w:lineRule="auto"/>
        <w:ind w:left="0" w:firstLine="0"/>
        <w:rPr>
          <w:rFonts w:ascii="Arial" w:cs="Arial" w:eastAsia="Arial" w:hAnsi="Arial"/>
        </w:rPr>
      </w:pPr>
      <w:bookmarkStart w:colFirst="0" w:colLast="0" w:name="_heading=h.3rnmrmc" w:id="264"/>
      <w:bookmarkEnd w:id="264"/>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549">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w:t>
      </w:r>
      <w:sdt>
        <w:sdtPr>
          <w:tag w:val="goog_rdk_2523"/>
        </w:sdtPr>
        <w:sdtContent>
          <w:del w:author="davide.lenzarini@u-blox.com" w:id="285" w:date="2024-08-08T12:36:31Z">
            <w:r w:rsidDel="00000000" w:rsidR="00000000" w:rsidRPr="00000000">
              <w:rPr>
                <w:rFonts w:ascii="Arial" w:cs="Arial" w:eastAsia="Arial" w:hAnsi="Arial"/>
                <w:rtl w:val="0"/>
              </w:rPr>
              <w:delText xml:space="preserve"> server/</w:delText>
            </w:r>
          </w:del>
        </w:sdtContent>
      </w:sdt>
      <w:r w:rsidDel="00000000" w:rsidR="00000000" w:rsidRPr="00000000">
        <w:rPr>
          <w:rFonts w:ascii="Arial" w:cs="Arial" w:eastAsia="Arial" w:hAnsi="Arial"/>
          <w:rtl w:val="0"/>
        </w:rPr>
        <w:t xml:space="preserve">gateway needs to be aware of the sleeping state of these clients and will buffer messages destined to them for later delivery when they wake up. </w:t>
      </w:r>
    </w:p>
    <w:p w:rsidR="00000000" w:rsidDel="00000000" w:rsidP="00000000" w:rsidRDefault="00000000" w:rsidRPr="00000000" w14:paraId="0000154A">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w:t>
      </w:r>
      <w:sdt>
        <w:sdtPr>
          <w:tag w:val="goog_rdk_2524"/>
        </w:sdtPr>
        <w:sdtContent>
          <w:commentRangeStart w:id="224"/>
        </w:sdtContent>
      </w:sdt>
      <w:r w:rsidDel="00000000" w:rsidR="00000000" w:rsidRPr="00000000">
        <w:rPr>
          <w:rFonts w:ascii="Arial" w:cs="Arial" w:eastAsia="Arial" w:hAnsi="Arial"/>
          <w:rtl w:val="0"/>
        </w:rPr>
        <w:t xml:space="preserve">The </w:t>
      </w:r>
      <w:sdt>
        <w:sdtPr>
          <w:tag w:val="goog_rdk_2525"/>
        </w:sdtPr>
        <w:sdtContent>
          <w:del w:author="davide.lenzarini@u-blox.com" w:id="286" w:date="2024-08-08T12:36:36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w:t>
      </w:r>
      <w:commentRangeEnd w:id="224"/>
      <w:r w:rsidDel="00000000" w:rsidR="00000000" w:rsidRPr="00000000">
        <w:commentReference w:id="224"/>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w:t>
      </w:r>
      <w:sdt>
        <w:sdtPr>
          <w:tag w:val="goog_rdk_2526"/>
        </w:sdtPr>
        <w:sdtContent>
          <w:del w:author="davide.lenzarini@u-blox.com" w:id="287" w:date="2024-08-08T12:36:41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with the indicated sleep session expiry interval. If the </w:t>
      </w:r>
      <w:sdt>
        <w:sdtPr>
          <w:tag w:val="goog_rdk_2527"/>
        </w:sdtPr>
        <w:sdtContent>
          <w:del w:author="davide.lenzarini@u-blox.com" w:id="288" w:date="2024-08-08T12:36:38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does not receive any packet from the client for a period longer than the sleep session expiry interval, the </w:t>
      </w:r>
      <w:sdt>
        <w:sdtPr>
          <w:tag w:val="goog_rdk_2528"/>
        </w:sdtPr>
        <w:sdtContent>
          <w:del w:author="davide.lenzarini@u-blox.com" w:id="289" w:date="2024-08-08T12:36:47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w:t>
      </w:r>
      <w:sdt>
        <w:sdtPr>
          <w:tag w:val="goog_rdk_2529"/>
        </w:sdtPr>
        <w:sdtContent>
          <w:commentRangeStart w:id="225"/>
        </w:sdtContent>
      </w:sdt>
      <w:r w:rsidDel="00000000" w:rsidR="00000000" w:rsidRPr="00000000">
        <w:rPr>
          <w:rFonts w:ascii="Arial" w:cs="Arial" w:eastAsia="Arial" w:hAnsi="Arial"/>
          <w:rtl w:val="0"/>
        </w:rPr>
        <w:t xml:space="preserve">activates for example the Will feature</w:t>
      </w:r>
      <w:commentRangeEnd w:id="225"/>
      <w:r w:rsidDel="00000000" w:rsidR="00000000" w:rsidRPr="00000000">
        <w:commentReference w:id="225"/>
      </w:r>
      <w:r w:rsidDel="00000000" w:rsidR="00000000" w:rsidRPr="00000000">
        <w:rPr>
          <w:rFonts w:ascii="Arial" w:cs="Arial" w:eastAsia="Arial" w:hAnsi="Arial"/>
          <w:rtl w:val="0"/>
        </w:rPr>
        <w:t xml:space="preserve">. </w:t>
      </w:r>
    </w:p>
    <w:p w:rsidR="00000000" w:rsidDel="00000000" w:rsidP="00000000" w:rsidRDefault="00000000" w:rsidRPr="00000000" w14:paraId="0000154B">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w:t>
      </w:r>
      <w:sdt>
        <w:sdtPr>
          <w:tag w:val="goog_rdk_2530"/>
        </w:sdtPr>
        <w:sdtContent>
          <w:del w:author="davide.lenzarini@u-blox.com" w:id="290" w:date="2024-08-08T12:36:49Z">
            <w:r w:rsidDel="00000000" w:rsidR="00000000" w:rsidRPr="00000000">
              <w:rPr>
                <w:rFonts w:ascii="Arial" w:cs="Arial" w:eastAsia="Arial" w:hAnsi="Arial"/>
                <w:highlight w:val="yellow"/>
                <w:rtl w:val="0"/>
              </w:rPr>
              <w:delText xml:space="preserve">server/</w:delText>
            </w:r>
          </w:del>
        </w:sdtContent>
      </w:sdt>
      <w:r w:rsidDel="00000000" w:rsidR="00000000" w:rsidRPr="00000000">
        <w:rPr>
          <w:rFonts w:ascii="Arial" w:cs="Arial" w:eastAsia="Arial" w:hAnsi="Arial"/>
          <w:highlight w:val="yellow"/>
          <w:rtl w:val="0"/>
        </w:rPr>
        <w:t xml:space="preserve">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54C">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4D">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54E">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w:t>
      </w:r>
      <w:sdt>
        <w:sdtPr>
          <w:tag w:val="goog_rdk_2531"/>
        </w:sdtPr>
        <w:sdtContent>
          <w:del w:author="davide.lenzarini@u-blox.com" w:id="291" w:date="2024-08-08T12:36:53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w:t>
      </w:r>
      <w:sdt>
        <w:sdtPr>
          <w:tag w:val="goog_rdk_2532"/>
        </w:sdtPr>
        <w:sdtContent>
          <w:del w:author="davide.lenzarini@u-blox.com" w:id="292" w:date="2024-08-08T12:36:56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54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2533"/>
        </w:sdtPr>
        <w:sdtContent>
          <w:commentRangeStart w:id="226"/>
        </w:sdtContent>
      </w:sdt>
      <w:r w:rsidDel="00000000" w:rsidR="00000000" w:rsidRPr="00000000">
        <w:rPr>
          <w:rFonts w:ascii="Arial" w:cs="Arial" w:eastAsia="Arial" w:hAnsi="Arial"/>
          <w:color w:val="000000"/>
          <w:rtl w:val="0"/>
        </w:rPr>
        <w:t xml:space="preserve">the gateway detects a timeout in the delivery,</w:t>
      </w:r>
      <w:commentRangeEnd w:id="226"/>
      <w:r w:rsidDel="00000000" w:rsidR="00000000" w:rsidRPr="00000000">
        <w:commentReference w:id="226"/>
      </w:r>
      <w:sdt>
        <w:sdtPr>
          <w:tag w:val="goog_rdk_2534"/>
        </w:sdtPr>
        <w:sdtContent>
          <w:commentRangeStart w:id="227"/>
        </w:sdtContent>
      </w:sdt>
      <w:r w:rsidDel="00000000" w:rsidR="00000000" w:rsidRPr="00000000">
        <w:rPr>
          <w:rFonts w:ascii="Arial" w:cs="Arial" w:eastAsia="Arial" w:hAnsi="Arial"/>
          <w:color w:val="000000"/>
          <w:rtl w:val="0"/>
        </w:rPr>
        <w:t xml:space="preserve"> it should transition the client state to LOST and a DISCONNECT packet with error sent to the device.</w:t>
      </w:r>
      <w:commentRangeEnd w:id="227"/>
      <w:r w:rsidDel="00000000" w:rsidR="00000000" w:rsidRPr="00000000">
        <w:commentReference w:id="227"/>
      </w:r>
      <w:r w:rsidDel="00000000" w:rsidR="00000000" w:rsidRPr="00000000">
        <w:rPr>
          <w:rtl w:val="0"/>
        </w:rPr>
      </w:r>
    </w:p>
    <w:p w:rsidR="00000000" w:rsidDel="00000000" w:rsidP="00000000" w:rsidRDefault="00000000" w:rsidRPr="00000000" w14:paraId="00001550">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w:t>
      </w:r>
      <w:sdt>
        <w:sdtPr>
          <w:tag w:val="goog_rdk_2535"/>
        </w:sdtPr>
        <w:sdtContent>
          <w:del w:author="davide.lenzarini@u-blox.com" w:id="293" w:date="2024-08-08T12:37:01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w:t>
      </w:r>
      <w:sdt>
        <w:sdtPr>
          <w:tag w:val="goog_rdk_2536"/>
        </w:sdtPr>
        <w:sdtContent>
          <w:del w:author="davide.lenzarini@u-blox.com" w:id="294" w:date="2024-08-08T12:37:03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w:t>
      </w:r>
      <w:sdt>
        <w:sdtPr>
          <w:tag w:val="goog_rdk_2537"/>
        </w:sdtPr>
        <w:sdtContent>
          <w:del w:author="davide.lenzarini@u-blox.com" w:id="295" w:date="2024-08-08T12:37:06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551">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w:t>
      </w:r>
      <w:sdt>
        <w:sdtPr>
          <w:tag w:val="goog_rdk_2538"/>
        </w:sdtPr>
        <w:sdtContent>
          <w:del w:author="davide.lenzarini@u-blox.com" w:id="296" w:date="2024-08-08T12:37:08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the client uses the “retransmission procedure” of </w:t>
      </w:r>
      <w:sdt>
        <w:sdtPr>
          <w:tag w:val="goog_rdk_2539"/>
        </w:sdtPr>
        <w:sdtContent>
          <w:commentRangeStart w:id="228"/>
        </w:sdtContent>
      </w:sdt>
      <w:r w:rsidDel="00000000" w:rsidR="00000000" w:rsidRPr="00000000">
        <w:rPr>
          <w:rFonts w:ascii="Arial" w:cs="Arial" w:eastAsia="Arial" w:hAnsi="Arial"/>
          <w:color w:val="000000"/>
          <w:rtl w:val="0"/>
        </w:rPr>
        <w:t xml:space="preserve">section </w:t>
      </w:r>
      <w:sdt>
        <w:sdtPr>
          <w:tag w:val="goog_rdk_2540"/>
        </w:sdtPr>
        <w:sdtContent>
          <w:commentRangeStart w:id="229"/>
        </w:sdtContent>
      </w:sdt>
      <w:r w:rsidDel="00000000" w:rsidR="00000000" w:rsidRPr="00000000">
        <w:rPr>
          <w:rFonts w:ascii="Arial" w:cs="Arial" w:eastAsia="Arial" w:hAnsi="Arial"/>
          <w:rtl w:val="0"/>
        </w:rPr>
        <w:t xml:space="preserve">3.18</w:t>
      </w:r>
      <w:commentRangeEnd w:id="228"/>
      <w:r w:rsidDel="00000000" w:rsidR="00000000" w:rsidRPr="00000000">
        <w:commentReference w:id="228"/>
      </w:r>
      <w:commentRangeEnd w:id="229"/>
      <w:r w:rsidDel="00000000" w:rsidR="00000000" w:rsidRPr="00000000">
        <w:commentReference w:id="229"/>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w:t>
      </w:r>
      <w:sdt>
        <w:sdtPr>
          <w:tag w:val="goog_rdk_2541"/>
        </w:sdtPr>
        <w:sdtContent>
          <w:del w:author="davide.lenzarini@u-blox.com" w:id="297" w:date="2024-08-08T12:37:11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i.e. it restarts timer T</w:t>
      </w:r>
      <w:sdt>
        <w:sdtPr>
          <w:tag w:val="goog_rdk_2542"/>
        </w:sdtPr>
        <w:sdtContent>
          <w:r w:rsidDel="00000000" w:rsidR="00000000" w:rsidRPr="00000000">
            <w:rPr>
              <w:rFonts w:ascii="Arial" w:cs="Arial" w:eastAsia="Arial" w:hAnsi="Arial"/>
              <w:color w:val="000000"/>
              <w:vertAlign w:val="subscript"/>
              <w:rtl w:val="0"/>
              <w:rPrChange w:author="davide.lenzarini@u-blox.com" w:id="298"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2543"/>
        </w:sdtPr>
        <w:sdtContent>
          <w:commentRangeStart w:id="230"/>
        </w:sdtContent>
      </w:sdt>
      <w:r w:rsidDel="00000000" w:rsidR="00000000" w:rsidRPr="00000000">
        <w:rPr>
          <w:rFonts w:ascii="Arial" w:cs="Arial" w:eastAsia="Arial" w:hAnsi="Arial"/>
          <w:color w:val="000000"/>
          <w:rtl w:val="0"/>
        </w:rPr>
        <w:t xml:space="preserve">receives </w:t>
      </w:r>
      <w:commentRangeEnd w:id="230"/>
      <w:r w:rsidDel="00000000" w:rsidR="00000000" w:rsidRPr="00000000">
        <w:commentReference w:id="230"/>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2544"/>
        </w:sdtPr>
        <w:sdtContent>
          <w:commentRangeStart w:id="231"/>
        </w:sdtContent>
      </w:sdt>
      <w:r w:rsidDel="00000000" w:rsidR="00000000" w:rsidRPr="00000000">
        <w:rPr>
          <w:rFonts w:ascii="Arial" w:cs="Arial" w:eastAsia="Arial" w:hAnsi="Arial"/>
          <w:color w:val="000000"/>
          <w:rtl w:val="0"/>
        </w:rPr>
        <w:t xml:space="preserve">PINGRESP</w:t>
      </w:r>
      <w:commentRangeEnd w:id="231"/>
      <w:r w:rsidDel="00000000" w:rsidR="00000000" w:rsidRPr="00000000">
        <w:commentReference w:id="231"/>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2545"/>
        </w:sdtPr>
        <w:sdtContent>
          <w:r w:rsidDel="00000000" w:rsidR="00000000" w:rsidRPr="00000000">
            <w:rPr>
              <w:rFonts w:ascii="Arial" w:cs="Arial" w:eastAsia="Arial" w:hAnsi="Arial"/>
              <w:color w:val="000000"/>
              <w:vertAlign w:val="subscript"/>
              <w:rtl w:val="0"/>
              <w:rPrChange w:author="davide.lenzarini@u-blox.com" w:id="299"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2546"/>
        </w:sdtPr>
        <w:sdtContent>
          <w:r w:rsidDel="00000000" w:rsidR="00000000" w:rsidRPr="00000000">
            <w:rPr>
              <w:rFonts w:ascii="Arial" w:cs="Arial" w:eastAsia="Arial" w:hAnsi="Arial"/>
              <w:color w:val="000000"/>
              <w:vertAlign w:val="subscript"/>
              <w:rtl w:val="0"/>
              <w:rPrChange w:author="davide.lenzarini@u-blox.com" w:id="300"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52">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53">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w:t>
      </w:r>
      <w:sdt>
        <w:sdtPr>
          <w:tag w:val="goog_rdk_2547"/>
        </w:sdtPr>
        <w:sdtContent>
          <w:del w:author="davide.lenzarini@u-blox.com" w:id="301" w:date="2024-08-08T12:37:17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w:t>
      </w:r>
      <w:sdt>
        <w:sdtPr>
          <w:tag w:val="goog_rdk_2548"/>
        </w:sdtPr>
        <w:sdtContent>
          <w:del w:author="davide.lenzarini@u-blox.com" w:id="302" w:date="2024-08-08T12:37:20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w:t>
      </w:r>
      <w:sdt>
        <w:sdtPr>
          <w:tag w:val="goog_rdk_2549"/>
        </w:sdtPr>
        <w:sdtContent>
          <w:del w:author="davide.lenzarini@u-blox.com" w:id="303" w:date="2024-08-08T12:37:23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w:t>
      </w:r>
    </w:p>
    <w:p w:rsidR="00000000" w:rsidDel="00000000" w:rsidP="00000000" w:rsidRDefault="00000000" w:rsidRPr="00000000" w14:paraId="00001554">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555">
      <w:pPr>
        <w:rPr>
          <w:rFonts w:ascii="Arial" w:cs="Arial" w:eastAsia="Arial" w:hAnsi="Arial"/>
          <w:color w:val="000000"/>
        </w:rPr>
      </w:pPr>
      <w:sdt>
        <w:sdtPr>
          <w:tag w:val="goog_rdk_2550"/>
        </w:sdtPr>
        <w:sdtContent>
          <w:commentRangeStart w:id="232"/>
        </w:sdtContent>
      </w:sdt>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2551"/>
        </w:sdtPr>
        <w:sdtContent>
          <w:commentRangeStart w:id="233"/>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233"/>
      <w:r w:rsidDel="00000000" w:rsidR="00000000" w:rsidRPr="00000000">
        <w:commentReference w:id="233"/>
      </w:r>
      <w:r w:rsidDel="00000000" w:rsidR="00000000" w:rsidRPr="00000000">
        <w:rPr>
          <w:rFonts w:ascii="Arial" w:cs="Arial" w:eastAsia="Arial" w:hAnsi="Arial"/>
          <w:color w:val="000000"/>
          <w:highlight w:val="yellow"/>
          <w:rtl w:val="0"/>
        </w:rPr>
        <w:t xml:space="preserve">.</w:t>
      </w:r>
      <w:sdt>
        <w:sdtPr>
          <w:tag w:val="goog_rdk_2552"/>
        </w:sdtPr>
        <w:sdtContent>
          <w:commentRangeStart w:id="234"/>
        </w:sdtContent>
      </w:sdt>
      <w:r w:rsidDel="00000000" w:rsidR="00000000" w:rsidRPr="00000000">
        <w:rPr>
          <w:rFonts w:ascii="Arial" w:cs="Arial" w:eastAsia="Arial" w:hAnsi="Arial"/>
          <w:color w:val="000000"/>
          <w:highlight w:val="yellow"/>
          <w:rtl w:val="0"/>
        </w:rPr>
        <w:t xml:space="preserve"> </w:t>
      </w:r>
      <w:commentRangeEnd w:id="232"/>
      <w:r w:rsidDel="00000000" w:rsidR="00000000" w:rsidRPr="00000000">
        <w:commentReference w:id="232"/>
      </w:r>
      <w:sdt>
        <w:sdtPr>
          <w:tag w:val="goog_rdk_2553"/>
        </w:sdtPr>
        <w:sdtContent>
          <w:commentRangeStart w:id="235"/>
        </w:sdtContent>
      </w:sdt>
      <w:sdt>
        <w:sdtPr>
          <w:tag w:val="goog_rdk_2554"/>
        </w:sdtPr>
        <w:sdtContent>
          <w:commentRangeStart w:id="236"/>
        </w:sdtContent>
      </w:sdt>
      <w:sdt>
        <w:sdtPr>
          <w:tag w:val="goog_rdk_2555"/>
        </w:sdtPr>
        <w:sdtContent>
          <w:commentRangeStart w:id="237"/>
        </w:sdtContent>
      </w:sdt>
      <w:sdt>
        <w:sdtPr>
          <w:tag w:val="goog_rdk_2556"/>
        </w:sdtPr>
        <w:sdtContent>
          <w:commentRangeStart w:id="238"/>
        </w:sdtContent>
      </w:sdt>
      <w:sdt>
        <w:sdtPr>
          <w:tag w:val="goog_rdk_2557"/>
        </w:sdtPr>
        <w:sdtContent>
          <w:commentRangeStart w:id="239"/>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236"/>
      <w:r w:rsidDel="00000000" w:rsidR="00000000" w:rsidRPr="00000000">
        <w:commentReference w:id="236"/>
      </w:r>
      <w:commentRangeEnd w:id="237"/>
      <w:r w:rsidDel="00000000" w:rsidR="00000000" w:rsidRPr="00000000">
        <w:commentReference w:id="237"/>
      </w:r>
      <w:commentRangeEnd w:id="238"/>
      <w:r w:rsidDel="00000000" w:rsidR="00000000" w:rsidRPr="00000000">
        <w:commentReference w:id="238"/>
      </w:r>
      <w:commentRangeEnd w:id="239"/>
      <w:r w:rsidDel="00000000" w:rsidR="00000000" w:rsidRPr="00000000">
        <w:commentReference w:id="239"/>
      </w:r>
      <w:r w:rsidDel="00000000" w:rsidR="00000000" w:rsidRPr="00000000">
        <w:rPr>
          <w:rFonts w:ascii="Arial" w:cs="Arial" w:eastAsia="Arial" w:hAnsi="Arial"/>
          <w:color w:val="000000"/>
          <w:highlight w:val="yellow"/>
          <w:rtl w:val="0"/>
        </w:rPr>
        <w:t xml:space="preserve">.</w:t>
      </w:r>
      <w:commentRangeEnd w:id="235"/>
      <w:r w:rsidDel="00000000" w:rsidR="00000000" w:rsidRPr="00000000">
        <w:commentReference w:id="235"/>
      </w:r>
      <w:r w:rsidDel="00000000" w:rsidR="00000000" w:rsidRPr="00000000">
        <w:rPr>
          <w:rFonts w:ascii="Arial" w:cs="Arial" w:eastAsia="Arial" w:hAnsi="Arial"/>
          <w:color w:val="000000"/>
          <w:rtl w:val="0"/>
        </w:rPr>
        <w:t xml:space="preserve"> </w:t>
      </w:r>
      <w:commentRangeEnd w:id="234"/>
      <w:r w:rsidDel="00000000" w:rsidR="00000000" w:rsidRPr="00000000">
        <w:commentReference w:id="234"/>
      </w:r>
      <w:r w:rsidDel="00000000" w:rsidR="00000000" w:rsidRPr="00000000">
        <w:rPr>
          <w:rtl w:val="0"/>
        </w:rPr>
      </w:r>
    </w:p>
    <w:p w:rsidR="00000000" w:rsidDel="00000000" w:rsidP="00000000" w:rsidRDefault="00000000" w:rsidRPr="00000000" w14:paraId="00001556">
      <w:pPr>
        <w:rPr>
          <w:rFonts w:ascii="Arial" w:cs="Arial" w:eastAsia="Arial" w:hAnsi="Arial"/>
          <w:color w:val="000000"/>
        </w:rPr>
      </w:pPr>
      <w:r w:rsidDel="00000000" w:rsidR="00000000" w:rsidRPr="00000000">
        <w:rPr>
          <w:rtl w:val="0"/>
        </w:rPr>
      </w:r>
    </w:p>
    <w:p w:rsidR="00000000" w:rsidDel="00000000" w:rsidP="00000000" w:rsidRDefault="00000000" w:rsidRPr="00000000" w14:paraId="00001557">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558">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559">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65" name="image37.png"/>
            <a:graphic>
              <a:graphicData uri="http://schemas.openxmlformats.org/drawingml/2006/picture">
                <pic:pic>
                  <pic:nvPicPr>
                    <pic:cNvPr id="0" name="image37.png"/>
                    <pic:cNvPicPr preferRelativeResize="0"/>
                  </pic:nvPicPr>
                  <pic:blipFill>
                    <a:blip r:embed="rId105"/>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55A">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2558"/>
        </w:sdtPr>
        <w:sdtContent>
          <w:commentRangeStart w:id="240"/>
        </w:sdtContent>
      </w:sdt>
      <w:r w:rsidDel="00000000" w:rsidR="00000000" w:rsidRPr="00000000">
        <w:rPr>
          <w:rFonts w:ascii="Arial" w:cs="Arial" w:eastAsia="Arial" w:hAnsi="Arial"/>
          <w:rtl w:val="0"/>
        </w:rPr>
        <w:t xml:space="preserve">Awake ping packet flush</w:t>
      </w:r>
      <w:commentRangeEnd w:id="240"/>
      <w:r w:rsidDel="00000000" w:rsidR="00000000" w:rsidRPr="00000000">
        <w:commentReference w:id="240"/>
      </w:r>
      <w:r w:rsidDel="00000000" w:rsidR="00000000" w:rsidRPr="00000000">
        <w:rPr>
          <w:rtl w:val="0"/>
        </w:rPr>
      </w:r>
    </w:p>
    <w:p w:rsidR="00000000" w:rsidDel="00000000" w:rsidP="00000000" w:rsidRDefault="00000000" w:rsidRPr="00000000" w14:paraId="0000155B">
      <w:pPr>
        <w:pStyle w:val="Heading2"/>
        <w:ind w:left="0" w:firstLine="0"/>
        <w:rPr>
          <w:rFonts w:ascii="Arial" w:cs="Arial" w:eastAsia="Arial" w:hAnsi="Arial"/>
        </w:rPr>
      </w:pPr>
      <w:bookmarkStart w:colFirst="0" w:colLast="0" w:name="_heading=h.ly7c1y" w:id="265"/>
      <w:bookmarkEnd w:id="265"/>
      <w:r w:rsidDel="00000000" w:rsidR="00000000" w:rsidRPr="00000000">
        <w:rPr>
          <w:rFonts w:ascii="Arial" w:cs="Arial" w:eastAsia="Arial" w:hAnsi="Arial"/>
          <w:rtl w:val="0"/>
        </w:rPr>
        <w:t xml:space="preserve">4.26 Retained Messages</w:t>
      </w:r>
    </w:p>
    <w:p w:rsidR="00000000" w:rsidDel="00000000" w:rsidP="00000000" w:rsidRDefault="00000000" w:rsidRPr="00000000" w14:paraId="0000155C">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w:t>
      </w:r>
      <w:sdt>
        <w:sdtPr>
          <w:tag w:val="goog_rdk_2559"/>
        </w:sdtPr>
        <w:sdtContent>
          <w:ins w:author="davide.lenzarini@u-blox.com" w:id="304" w:date="2024-08-08T15:39:42Z">
            <w:r w:rsidDel="00000000" w:rsidR="00000000" w:rsidRPr="00000000">
              <w:rPr>
                <w:rFonts w:ascii="Arial" w:cs="Arial" w:eastAsia="Arial" w:hAnsi="Arial"/>
                <w:highlight w:val="yellow"/>
                <w:rtl w:val="0"/>
              </w:rPr>
              <w:t xml:space="preserve">or PUBLISH QoS-1 </w:t>
            </w:r>
          </w:ins>
        </w:sdtContent>
      </w:sdt>
      <w:r w:rsidDel="00000000" w:rsidR="00000000" w:rsidRPr="00000000">
        <w:rPr>
          <w:rFonts w:ascii="Arial" w:cs="Arial" w:eastAsia="Arial" w:hAnsi="Arial"/>
          <w:highlight w:val="yellow"/>
          <w:rtl w:val="0"/>
        </w:rPr>
        <w:t xml:space="preserve">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155D">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155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155F">
      <w:pPr>
        <w:numPr>
          <w:ilvl w:val="0"/>
          <w:numId w:val="27"/>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1560">
      <w:pPr>
        <w:numPr>
          <w:ilvl w:val="0"/>
          <w:numId w:val="27"/>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1561">
      <w:pPr>
        <w:numPr>
          <w:ilvl w:val="0"/>
          <w:numId w:val="27"/>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156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63">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156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65">
      <w:pPr>
        <w:numPr>
          <w:ilvl w:val="0"/>
          <w:numId w:val="2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1566">
      <w:pPr>
        <w:numPr>
          <w:ilvl w:val="0"/>
          <w:numId w:val="20"/>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1567">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68">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1569">
      <w:pPr>
        <w:pStyle w:val="Heading2"/>
        <w:ind w:left="0" w:firstLine="0"/>
        <w:rPr>
          <w:rFonts w:ascii="Arial" w:cs="Arial" w:eastAsia="Arial" w:hAnsi="Arial"/>
        </w:rPr>
      </w:pPr>
      <w:bookmarkStart w:colFirst="0" w:colLast="0" w:name="_heading=h.mo7ahow0t2fa" w:id="266"/>
      <w:bookmarkEnd w:id="266"/>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56A">
      <w:pPr>
        <w:rPr>
          <w:rFonts w:ascii="Arial" w:cs="Arial" w:eastAsia="Arial" w:hAnsi="Arial"/>
        </w:rPr>
      </w:pPr>
      <w:r w:rsidDel="00000000" w:rsidR="00000000" w:rsidRPr="00000000">
        <w:rPr>
          <w:rFonts w:ascii="Arial" w:cs="Arial" w:eastAsia="Arial" w:hAnsi="Arial"/>
          <w:rtl w:val="0"/>
        </w:rPr>
        <w:t xml:space="preserve">Support for the ADVERTISE, SEARCHGW, GWINFO</w:t>
      </w:r>
      <w:sdt>
        <w:sdtPr>
          <w:tag w:val="goog_rdk_2560"/>
        </w:sdtPr>
        <w:sdtContent>
          <w:ins w:author="davide.lenzarini@u-blox.com" w:id="305" w:date="2024-08-08T15:44:59Z">
            <w:r w:rsidDel="00000000" w:rsidR="00000000" w:rsidRPr="00000000">
              <w:rPr>
                <w:rFonts w:ascii="Arial" w:cs="Arial" w:eastAsia="Arial" w:hAnsi="Arial"/>
                <w:rtl w:val="0"/>
              </w:rPr>
              <w:t xml:space="preserve">, PUBLISH QoS -1</w:t>
            </w:r>
          </w:ins>
        </w:sdtContent>
      </w:sdt>
      <w:r w:rsidDel="00000000" w:rsidR="00000000" w:rsidRPr="00000000">
        <w:rPr>
          <w:rFonts w:ascii="Arial" w:cs="Arial" w:eastAsia="Arial" w:hAnsi="Arial"/>
          <w:rtl w:val="0"/>
        </w:rPr>
        <w:t xml:space="preserve"> and PUBWOS packet types is optional. </w:t>
      </w:r>
    </w:p>
    <w:p w:rsidR="00000000" w:rsidDel="00000000" w:rsidP="00000000" w:rsidRDefault="00000000" w:rsidRPr="00000000" w14:paraId="0000156B">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56C">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56D">
      <w:pPr>
        <w:pStyle w:val="Heading1"/>
        <w:ind w:left="0" w:firstLine="0"/>
        <w:rPr>
          <w:rFonts w:ascii="Arial" w:cs="Arial" w:eastAsia="Arial" w:hAnsi="Arial"/>
        </w:rPr>
      </w:pPr>
      <w:bookmarkStart w:colFirst="0" w:colLast="0" w:name="_heading=h.ao41zqqg0txn" w:id="267"/>
      <w:bookmarkEnd w:id="267"/>
      <w:sdt>
        <w:sdtPr>
          <w:tag w:val="goog_rdk_2561"/>
        </w:sdtPr>
        <w:sdtContent>
          <w:commentRangeStart w:id="241"/>
        </w:sdtContent>
      </w:sdt>
      <w:r w:rsidDel="00000000" w:rsidR="00000000" w:rsidRPr="00000000">
        <w:rPr>
          <w:rFonts w:ascii="Arial" w:cs="Arial" w:eastAsia="Arial" w:hAnsi="Arial"/>
          <w:rtl w:val="0"/>
        </w:rPr>
        <w:t xml:space="preserve">5 Security (Informative)</w:t>
      </w:r>
      <w:commentRangeEnd w:id="241"/>
      <w:r w:rsidDel="00000000" w:rsidR="00000000" w:rsidRPr="00000000">
        <w:commentReference w:id="241"/>
      </w:r>
      <w:r w:rsidDel="00000000" w:rsidR="00000000" w:rsidRPr="00000000">
        <w:rPr>
          <w:rtl w:val="0"/>
        </w:rPr>
      </w:r>
    </w:p>
    <w:p w:rsidR="00000000" w:rsidDel="00000000" w:rsidP="00000000" w:rsidRDefault="00000000" w:rsidRPr="00000000" w14:paraId="0000156E">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56F">
      <w:pPr>
        <w:numPr>
          <w:ilvl w:val="0"/>
          <w:numId w:val="34"/>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570">
      <w:pPr>
        <w:numPr>
          <w:ilvl w:val="1"/>
          <w:numId w:val="34"/>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571">
      <w:pPr>
        <w:numPr>
          <w:ilvl w:val="1"/>
          <w:numId w:val="34"/>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572">
      <w:pPr>
        <w:numPr>
          <w:ilvl w:val="1"/>
          <w:numId w:val="34"/>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573">
      <w:pPr>
        <w:numPr>
          <w:ilvl w:val="1"/>
          <w:numId w:val="34"/>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574">
      <w:pPr>
        <w:pStyle w:val="Heading2"/>
        <w:ind w:left="0" w:firstLine="0"/>
        <w:rPr/>
      </w:pPr>
      <w:bookmarkStart w:colFirst="0" w:colLast="0" w:name="_heading=h.l3biudxg4em6" w:id="268"/>
      <w:bookmarkEnd w:id="268"/>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575">
      <w:pPr>
        <w:pStyle w:val="Heading1"/>
        <w:ind w:left="0" w:firstLine="0"/>
        <w:rPr>
          <w:rFonts w:ascii="Arial" w:cs="Arial" w:eastAsia="Arial" w:hAnsi="Arial"/>
        </w:rPr>
      </w:pPr>
      <w:bookmarkStart w:colFirst="0" w:colLast="0" w:name="_heading=h.2k82xt6" w:id="269"/>
      <w:bookmarkEnd w:id="269"/>
      <w:r w:rsidDel="00000000" w:rsidR="00000000" w:rsidRPr="00000000">
        <w:rPr>
          <w:rFonts w:ascii="Arial" w:cs="Arial" w:eastAsia="Arial" w:hAnsi="Arial"/>
          <w:rtl w:val="0"/>
        </w:rPr>
        <w:t xml:space="preserve">6 Conformance</w:t>
      </w:r>
    </w:p>
    <w:p w:rsidR="00000000" w:rsidDel="00000000" w:rsidP="00000000" w:rsidRDefault="00000000" w:rsidRPr="00000000" w14:paraId="00001576">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06">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577">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07">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8">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08">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9">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57A">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70"/>
      <w:bookmarkEnd w:id="270"/>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57B">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57C">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57D">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57E">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58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58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58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58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6">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58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58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58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B">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58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58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58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590">
      <w:pPr>
        <w:spacing w:after="40" w:before="40" w:lineRule="auto"/>
        <w:rPr>
          <w:rFonts w:ascii="Arial" w:cs="Arial" w:eastAsia="Arial" w:hAnsi="Arial"/>
          <w:highlight w:val="yellow"/>
        </w:rPr>
      </w:pPr>
      <w:hyperlink r:id="rId109">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9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110">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9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593">
      <w:pPr>
        <w:spacing w:after="40" w:before="40" w:lineRule="auto"/>
        <w:rPr>
          <w:rFonts w:ascii="Arial" w:cs="Arial" w:eastAsia="Arial" w:hAnsi="Arial"/>
          <w:highlight w:val="yellow"/>
        </w:rPr>
      </w:pPr>
      <w:hyperlink r:id="rId111">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9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595">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6">
      <w:pPr>
        <w:pStyle w:val="Heading2"/>
        <w:spacing w:after="120" w:before="240" w:lineRule="auto"/>
        <w:ind w:left="0" w:firstLine="0"/>
        <w:rPr/>
      </w:pPr>
      <w:bookmarkStart w:colFirst="0" w:colLast="0" w:name="_heading=h.2pjpzxrro3v8" w:id="271"/>
      <w:bookmarkEnd w:id="271"/>
      <w:r w:rsidDel="00000000" w:rsidR="00000000" w:rsidRPr="00000000">
        <w:rPr>
          <w:rtl w:val="0"/>
        </w:rPr>
        <w:t xml:space="preserve">A.1 Normative References</w:t>
      </w:r>
    </w:p>
    <w:p w:rsidR="00000000" w:rsidDel="00000000" w:rsidP="00000000" w:rsidRDefault="00000000" w:rsidRPr="00000000" w14:paraId="00001597">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598">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59A">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112">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9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59C">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113">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9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9F">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A0">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5A1">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5A2">
      <w:pPr>
        <w:rPr>
          <w:rFonts w:ascii="Arial" w:cs="Arial" w:eastAsia="Arial" w:hAnsi="Arial"/>
          <w:color w:val="0000ee"/>
        </w:rPr>
      </w:pPr>
      <w:hyperlink r:id="rId114">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5A3">
      <w:pPr>
        <w:rPr>
          <w:rFonts w:ascii="Arial" w:cs="Arial" w:eastAsia="Arial" w:hAnsi="Arial"/>
        </w:rPr>
      </w:pPr>
      <w:r w:rsidDel="00000000" w:rsidR="00000000" w:rsidRPr="00000000">
        <w:rPr>
          <w:rtl w:val="0"/>
        </w:rPr>
      </w:r>
    </w:p>
    <w:bookmarkStart w:colFirst="0" w:colLast="0" w:name="bookmark=kix.32y02sm2iqny" w:id="272"/>
    <w:bookmarkEnd w:id="272"/>
    <w:p w:rsidR="00000000" w:rsidDel="00000000" w:rsidP="00000000" w:rsidRDefault="00000000" w:rsidRPr="00000000" w14:paraId="000015A4">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5A5">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5A6">
      <w:pPr>
        <w:rPr>
          <w:rFonts w:ascii="Arial" w:cs="Arial" w:eastAsia="Arial" w:hAnsi="Arial"/>
        </w:rPr>
      </w:pPr>
      <w:hyperlink r:id="rId115">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5A7">
      <w:pPr>
        <w:rPr>
          <w:rFonts w:ascii="Arial" w:cs="Arial" w:eastAsia="Arial" w:hAnsi="Arial"/>
        </w:rPr>
      </w:pPr>
      <w:r w:rsidDel="00000000" w:rsidR="00000000" w:rsidRPr="00000000">
        <w:rPr>
          <w:rtl w:val="0"/>
        </w:rPr>
      </w:r>
    </w:p>
    <w:bookmarkStart w:colFirst="0" w:colLast="0" w:name="bookmark=kix.51xi25h5vzte" w:id="273"/>
    <w:bookmarkEnd w:id="273"/>
    <w:p w:rsidR="00000000" w:rsidDel="00000000" w:rsidP="00000000" w:rsidRDefault="00000000" w:rsidRPr="00000000" w14:paraId="000015A8">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5A9">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5AA">
      <w:pPr>
        <w:rPr>
          <w:rFonts w:ascii="Arial" w:cs="Arial" w:eastAsia="Arial" w:hAnsi="Arial"/>
        </w:rPr>
      </w:pPr>
      <w:hyperlink r:id="rId116">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AB">
      <w:pPr>
        <w:rPr>
          <w:rFonts w:ascii="Arial" w:cs="Arial" w:eastAsia="Arial" w:hAnsi="Arial"/>
        </w:rPr>
      </w:pPr>
      <w:r w:rsidDel="00000000" w:rsidR="00000000" w:rsidRPr="00000000">
        <w:rPr>
          <w:rtl w:val="0"/>
        </w:rPr>
      </w:r>
    </w:p>
    <w:bookmarkStart w:colFirst="0" w:colLast="0" w:name="bookmark=kix.sm86r7ecajs3" w:id="274"/>
    <w:bookmarkEnd w:id="274"/>
    <w:p w:rsidR="00000000" w:rsidDel="00000000" w:rsidP="00000000" w:rsidRDefault="00000000" w:rsidRPr="00000000" w14:paraId="000015AC">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AD">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AE">
      <w:pPr>
        <w:rPr>
          <w:rFonts w:ascii="Arial" w:cs="Arial" w:eastAsia="Arial" w:hAnsi="Arial"/>
          <w:highlight w:val="yellow"/>
        </w:rPr>
      </w:pPr>
      <w:hyperlink r:id="rId117">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AF">
      <w:pPr>
        <w:pStyle w:val="Heading2"/>
        <w:spacing w:after="120" w:before="240" w:lineRule="auto"/>
        <w:ind w:left="0" w:firstLine="0"/>
        <w:rPr/>
      </w:pPr>
      <w:bookmarkStart w:colFirst="0" w:colLast="0" w:name="_heading=h.wmz8ensz9jqs" w:id="275"/>
      <w:bookmarkEnd w:id="275"/>
      <w:r w:rsidDel="00000000" w:rsidR="00000000" w:rsidRPr="00000000">
        <w:rPr>
          <w:rtl w:val="0"/>
        </w:rPr>
        <w:t xml:space="preserve">A.2 Informative References</w:t>
      </w:r>
    </w:p>
    <w:p w:rsidR="00000000" w:rsidDel="00000000" w:rsidP="00000000" w:rsidRDefault="00000000" w:rsidRPr="00000000" w14:paraId="000015B0">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B1">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B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B3">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118">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B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B5">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B6">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B7">
      <w:pPr>
        <w:pStyle w:val="Heading1"/>
        <w:ind w:left="0" w:firstLine="0"/>
        <w:rPr/>
      </w:pPr>
      <w:bookmarkStart w:colFirst="0" w:colLast="0" w:name="_heading=h.twhu880t27o" w:id="276"/>
      <w:bookmarkEnd w:id="276"/>
      <w:sdt>
        <w:sdtPr>
          <w:tag w:val="goog_rdk_2562"/>
        </w:sdtPr>
        <w:sdtContent>
          <w:commentRangeStart w:id="242"/>
        </w:sdtContent>
      </w:sdt>
      <w:r w:rsidDel="00000000" w:rsidR="00000000" w:rsidRPr="00000000">
        <w:rPr>
          <w:rtl w:val="0"/>
        </w:rPr>
        <w:t xml:space="preserve">Appendix B. Backwards Compatibility</w:t>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pStyle w:val="Heading3"/>
        <w:keepLines w:val="1"/>
        <w:spacing w:after="77" w:before="0" w:line="259" w:lineRule="auto"/>
        <w:ind w:left="0" w:firstLine="0"/>
        <w:rPr/>
      </w:pPr>
      <w:bookmarkStart w:colFirst="0" w:colLast="0" w:name="_heading=h.1qoc8b1" w:id="277"/>
      <w:bookmarkEnd w:id="277"/>
      <w:r w:rsidDel="00000000" w:rsidR="00000000" w:rsidRPr="00000000">
        <w:rPr>
          <w:rtl w:val="0"/>
        </w:rPr>
        <w:t xml:space="preserve">B.1 PUBLISH QoS -1 (Packet from MQTT-SN 1.2)</w:t>
      </w:r>
    </w:p>
    <w:p w:rsidR="00000000" w:rsidDel="00000000" w:rsidP="00000000" w:rsidRDefault="00000000" w:rsidRPr="00000000" w14:paraId="000015BA">
      <w:pPr>
        <w:rPr>
          <w:rFonts w:ascii="Arial" w:cs="Arial" w:eastAsia="Arial" w:hAnsi="Arial"/>
        </w:rPr>
      </w:pPr>
      <w:r w:rsidDel="00000000" w:rsidR="00000000" w:rsidRPr="00000000">
        <w:rPr>
          <w:rtl w:val="0"/>
        </w:rPr>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B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B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B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B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C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C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C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C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C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C9">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C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D7">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D8">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E5">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E6">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F4">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F5">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F7">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F8">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FA">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F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F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FF">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600">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60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60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60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60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60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60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60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60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611">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612">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613">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620">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621">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62E">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62F">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3C">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63D">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4A">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64B">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658">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659">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65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65B">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65C">
      <w:pPr>
        <w:pStyle w:val="Heading4"/>
        <w:ind w:left="0" w:right="4" w:firstLine="0"/>
        <w:rPr>
          <w:rFonts w:ascii="Arial" w:cs="Arial" w:eastAsia="Arial" w:hAnsi="Arial"/>
        </w:rPr>
      </w:pPr>
      <w:bookmarkStart w:colFirst="0" w:colLast="0" w:name="_heading=h.4anzqyu" w:id="278"/>
      <w:bookmarkEnd w:id="278"/>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65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242"/>
      <w:r w:rsidDel="00000000" w:rsidR="00000000" w:rsidRPr="00000000">
        <w:commentReference w:id="242"/>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2563"/>
        </w:sdtPr>
        <w:sdtContent>
          <w:commentRangeStart w:id="243"/>
        </w:sdtContent>
      </w:sdt>
      <w:r w:rsidDel="00000000" w:rsidR="00000000" w:rsidRPr="00000000">
        <w:rPr>
          <w:rtl w:val="0"/>
        </w:rPr>
      </w:r>
    </w:p>
    <w:p w:rsidR="00000000" w:rsidDel="00000000" w:rsidP="00000000" w:rsidRDefault="00000000" w:rsidRPr="00000000" w14:paraId="0000165E">
      <w:pPr>
        <w:pStyle w:val="Heading4"/>
        <w:ind w:left="0" w:right="4" w:firstLine="0"/>
        <w:rPr>
          <w:rFonts w:ascii="Arial" w:cs="Arial" w:eastAsia="Arial" w:hAnsi="Arial"/>
        </w:rPr>
      </w:pPr>
      <w:bookmarkStart w:colFirst="0" w:colLast="0" w:name="_heading=h.14ykbeg" w:id="279"/>
      <w:bookmarkEnd w:id="279"/>
      <w:r w:rsidDel="00000000" w:rsidR="00000000" w:rsidRPr="00000000">
        <w:rPr>
          <w:rFonts w:ascii="Arial" w:cs="Arial" w:eastAsia="Arial" w:hAnsi="Arial"/>
          <w:rtl w:val="0"/>
        </w:rPr>
        <w:t xml:space="preserve">B.1.2 PUBLISH Flags</w:t>
      </w:r>
    </w:p>
    <w:p w:rsidR="00000000" w:rsidDel="00000000" w:rsidP="00000000" w:rsidRDefault="00000000" w:rsidRPr="00000000" w14:paraId="0000165F">
      <w:pPr>
        <w:ind w:right="4"/>
        <w:rPr>
          <w:rFonts w:ascii="Arial" w:cs="Arial" w:eastAsia="Arial" w:hAnsi="Arial"/>
        </w:rPr>
      </w:pPr>
      <w:r w:rsidDel="00000000" w:rsidR="00000000" w:rsidRPr="00000000">
        <w:rPr>
          <w:rFonts w:ascii="Arial" w:cs="Arial" w:eastAsia="Arial" w:hAnsi="Arial"/>
          <w:rtl w:val="0"/>
        </w:rPr>
        <w:t xml:space="preserve">The PUBLISH Flags field is 1-byte</w:t>
      </w:r>
      <w:sdt>
        <w:sdtPr>
          <w:tag w:val="goog_rdk_2564"/>
        </w:sdtPr>
        <w:sdtContent>
          <w:del w:author="davide.lenzarini@u-blox.com" w:id="306" w:date="2024-08-07T11:04:41Z">
            <w:r w:rsidDel="00000000" w:rsidR="00000000" w:rsidRPr="00000000">
              <w:rPr>
                <w:rFonts w:ascii="Arial" w:cs="Arial" w:eastAsia="Arial" w:hAnsi="Arial"/>
                <w:rtl w:val="0"/>
              </w:rPr>
              <w:delText xml:space="preserve"> located in Byte 3 position</w:delText>
            </w:r>
          </w:del>
        </w:sdtContent>
      </w:sdt>
      <w:r w:rsidDel="00000000" w:rsidR="00000000" w:rsidRPr="00000000">
        <w:rPr>
          <w:rFonts w:ascii="Arial" w:cs="Arial" w:eastAsia="Arial" w:hAnsi="Arial"/>
          <w:rtl w:val="0"/>
        </w:rPr>
        <w:t xml:space="preserve"> of the PUBLISH control packet. </w:t>
      </w:r>
    </w:p>
    <w:p w:rsidR="00000000" w:rsidDel="00000000" w:rsidP="00000000" w:rsidRDefault="00000000" w:rsidRPr="00000000" w14:paraId="00001660">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661">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662">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663">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664">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665">
      <w:pPr>
        <w:pStyle w:val="Heading4"/>
        <w:ind w:left="0" w:right="4" w:firstLine="0"/>
        <w:rPr>
          <w:rFonts w:ascii="Arial" w:cs="Arial" w:eastAsia="Arial" w:hAnsi="Arial"/>
        </w:rPr>
      </w:pPr>
      <w:bookmarkStart w:colFirst="0" w:colLast="0" w:name="_heading=h.3oy7u29" w:id="280"/>
      <w:bookmarkEnd w:id="280"/>
      <w:r w:rsidDel="00000000" w:rsidR="00000000" w:rsidRPr="00000000">
        <w:rPr>
          <w:rFonts w:ascii="Arial" w:cs="Arial" w:eastAsia="Arial" w:hAnsi="Arial"/>
          <w:rtl w:val="0"/>
        </w:rPr>
        <w:t xml:space="preserve">B.1.3 Topic Id</w:t>
      </w:r>
    </w:p>
    <w:p w:rsidR="00000000" w:rsidDel="00000000" w:rsidP="00000000" w:rsidRDefault="00000000" w:rsidRPr="00000000" w14:paraId="00001666">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w:t>
      </w:r>
      <w:sdt>
        <w:sdtPr>
          <w:tag w:val="goog_rdk_2565"/>
        </w:sdtPr>
        <w:sdtContent>
          <w:ins w:author="davide.lenzarini@u-blox.com" w:id="307" w:date="2024-08-08T15:47:38Z">
            <w:r w:rsidDel="00000000" w:rsidR="00000000" w:rsidRPr="00000000">
              <w:rPr>
                <w:rFonts w:ascii="Arial" w:cs="Arial" w:eastAsia="Arial" w:hAnsi="Arial"/>
                <w:rtl w:val="0"/>
              </w:rPr>
              <w:t xml:space="preserve">alias</w:t>
            </w:r>
          </w:ins>
        </w:sdtContent>
      </w:sdt>
      <w:sdt>
        <w:sdtPr>
          <w:tag w:val="goog_rdk_2566"/>
        </w:sdtPr>
        <w:sdtContent>
          <w:del w:author="davide.lenzarini@u-blox.com" w:id="307" w:date="2024-08-08T15:47:38Z">
            <w:r w:rsidDel="00000000" w:rsidR="00000000" w:rsidRPr="00000000">
              <w:rPr>
                <w:rFonts w:ascii="Arial" w:cs="Arial" w:eastAsia="Arial" w:hAnsi="Arial"/>
                <w:rtl w:val="0"/>
              </w:rPr>
              <w:delText xml:space="preserve">id</w:delText>
            </w:r>
          </w:del>
        </w:sdtContent>
      </w:sdt>
      <w:r w:rsidDel="00000000" w:rsidR="00000000" w:rsidRPr="00000000">
        <w:rPr>
          <w:rFonts w:ascii="Arial" w:cs="Arial" w:eastAsia="Arial" w:hAnsi="Arial"/>
          <w:rtl w:val="0"/>
        </w:rPr>
        <w:t xml:space="preserve"> value or the short topic name for which the data is published.</w:t>
      </w:r>
    </w:p>
    <w:p w:rsidR="00000000" w:rsidDel="00000000" w:rsidP="00000000" w:rsidRDefault="00000000" w:rsidRPr="00000000" w14:paraId="00001667">
      <w:pPr>
        <w:pStyle w:val="Heading4"/>
        <w:ind w:left="0" w:right="4" w:firstLine="0"/>
        <w:rPr>
          <w:rFonts w:ascii="Arial" w:cs="Arial" w:eastAsia="Arial" w:hAnsi="Arial"/>
        </w:rPr>
      </w:pPr>
      <w:bookmarkStart w:colFirst="0" w:colLast="0" w:name="_heading=h.243i4a2" w:id="281"/>
      <w:bookmarkEnd w:id="281"/>
      <w:r w:rsidDel="00000000" w:rsidR="00000000" w:rsidRPr="00000000">
        <w:rPr>
          <w:rFonts w:ascii="Arial" w:cs="Arial" w:eastAsia="Arial" w:hAnsi="Arial"/>
          <w:rtl w:val="0"/>
        </w:rPr>
        <w:t xml:space="preserve">B.1.4 Data</w:t>
      </w:r>
    </w:p>
    <w:p w:rsidR="00000000" w:rsidDel="00000000" w:rsidP="00000000" w:rsidRDefault="00000000" w:rsidRPr="00000000" w14:paraId="00001668">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243"/>
      <w:r w:rsidDel="00000000" w:rsidR="00000000" w:rsidRPr="00000000">
        <w:commentReference w:id="243"/>
      </w:r>
      <w:r w:rsidDel="00000000" w:rsidR="00000000" w:rsidRPr="00000000">
        <w:rPr>
          <w:rtl w:val="0"/>
        </w:rPr>
      </w:r>
    </w:p>
    <w:p w:rsidR="00000000" w:rsidDel="00000000" w:rsidP="00000000" w:rsidRDefault="00000000" w:rsidRPr="00000000" w14:paraId="00001669">
      <w:pPr>
        <w:pStyle w:val="Heading1"/>
        <w:spacing w:after="360" w:before="360" w:lineRule="auto"/>
        <w:ind w:left="0" w:firstLine="0"/>
        <w:rPr/>
      </w:pPr>
      <w:bookmarkStart w:colFirst="0" w:colLast="0" w:name="_heading=h.55r6c0xsdoov" w:id="282"/>
      <w:bookmarkEnd w:id="282"/>
      <w:r w:rsidDel="00000000" w:rsidR="00000000" w:rsidRPr="00000000">
        <w:rPr>
          <w:rtl w:val="0"/>
        </w:rPr>
        <w:t xml:space="preserve">Appendix C. Security and Privacy Considerations</w:t>
      </w:r>
    </w:p>
    <w:p w:rsidR="00000000" w:rsidDel="00000000" w:rsidP="00000000" w:rsidRDefault="00000000" w:rsidRPr="00000000" w14:paraId="0000166A">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66B">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66C">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66D">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66E">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66F">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670">
      <w:pPr>
        <w:rPr>
          <w:rFonts w:ascii="Arial" w:cs="Arial" w:eastAsia="Arial" w:hAnsi="Arial"/>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MQTT-SN Client and Gateway</w:t>
      </w:r>
      <w:sdt>
        <w:sdtPr>
          <w:tag w:val="goog_rdk_2567"/>
        </w:sdtPr>
        <w:sdtContent>
          <w:del w:author="davide.lenzarini@u-blox.com" w:id="308" w:date="2024-08-08T15:48:16Z">
            <w:r w:rsidDel="00000000" w:rsidR="00000000" w:rsidRPr="00000000">
              <w:rPr>
                <w:rtl w:val="0"/>
              </w:rPr>
              <w:delText xml:space="preserve">/Server</w:delText>
            </w:r>
          </w:del>
        </w:sdtContent>
      </w:sdt>
      <w:r w:rsidDel="00000000" w:rsidR="00000000" w:rsidRPr="00000000">
        <w:rPr>
          <w:rtl w:val="0"/>
        </w:rPr>
        <w:t xml:space="preserve"> implementations SHOULD offer Authentication and Authorization options. Furthermore, the confidentiality and authenticity of the MQTT-SN messages can be provided by the underlying transport or can be obtained by encapsulating the MQTT-SN messages into the P</w:t>
      </w:r>
      <w:sdt>
        <w:sdtPr>
          <w:tag w:val="goog_rdk_2568"/>
        </w:sdtPr>
        <w:sdtContent>
          <w:ins w:author="davide.lenzarini@u-blox.com" w:id="309" w:date="2024-08-08T15:49:01Z">
            <w:r w:rsidDel="00000000" w:rsidR="00000000" w:rsidRPr="00000000">
              <w:rPr>
                <w:rtl w:val="0"/>
              </w:rPr>
              <w:t xml:space="preserve">rotection</w:t>
            </w:r>
          </w:ins>
        </w:sdtContent>
      </w:sdt>
      <w:sdt>
        <w:sdtPr>
          <w:tag w:val="goog_rdk_2569"/>
        </w:sdtPr>
        <w:sdtContent>
          <w:del w:author="davide.lenzarini@u-blox.com" w:id="309" w:date="2024-08-08T15:49:01Z">
            <w:r w:rsidDel="00000000" w:rsidR="00000000" w:rsidRPr="00000000">
              <w:rPr>
                <w:rtl w:val="0"/>
              </w:rPr>
              <w:delText xml:space="preserve">ROTECTION</w:delText>
            </w:r>
          </w:del>
        </w:sdtContent>
      </w:sdt>
      <w:r w:rsidDel="00000000" w:rsidR="00000000" w:rsidRPr="00000000">
        <w:rPr>
          <w:rtl w:val="0"/>
        </w:rPr>
        <w:t xml:space="preserve"> </w:t>
      </w:r>
      <w:sdt>
        <w:sdtPr>
          <w:tag w:val="goog_rdk_2570"/>
        </w:sdtPr>
        <w:sdtContent>
          <w:ins w:author="davide.lenzarini@u-blox.com" w:id="310" w:date="2024-08-08T15:48:54Z">
            <w:r w:rsidDel="00000000" w:rsidR="00000000" w:rsidRPr="00000000">
              <w:rPr>
                <w:rtl w:val="0"/>
              </w:rPr>
              <w:t xml:space="preserve">Encapsulation </w:t>
            </w:r>
          </w:ins>
        </w:sdtContent>
      </w:sdt>
      <w:r w:rsidDel="00000000" w:rsidR="00000000" w:rsidRPr="00000000">
        <w:rPr>
          <w:rtl w:val="0"/>
        </w:rPr>
        <w:t xml:space="preserve">packet.</w:t>
      </w:r>
    </w:p>
    <w:p w:rsidR="00000000" w:rsidDel="00000000" w:rsidP="00000000" w:rsidRDefault="00000000" w:rsidRPr="00000000" w14:paraId="00001672">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673">
      <w:pPr>
        <w:keepNext w:val="1"/>
        <w:spacing w:after="120" w:before="240" w:lineRule="auto"/>
        <w:ind w:left="144.00000000000006" w:hanging="15"/>
        <w:rPr>
          <w:rFonts w:ascii="Arial" w:cs="Arial" w:eastAsia="Arial" w:hAnsi="Arial"/>
          <w:b w:val="1"/>
          <w:color w:val="446caa"/>
        </w:rPr>
      </w:pPr>
      <w:bookmarkStart w:colFirst="0" w:colLast="0" w:name="_heading=h.452snld" w:id="283"/>
      <w:bookmarkEnd w:id="283"/>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674">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675">
      <w:pPr>
        <w:rPr>
          <w:rFonts w:ascii="Arial" w:cs="Arial" w:eastAsia="Arial" w:hAnsi="Arial"/>
        </w:rPr>
      </w:pPr>
      <w:r w:rsidDel="00000000" w:rsidR="00000000" w:rsidRPr="00000000">
        <w:rPr>
          <w:rtl w:val="0"/>
        </w:rPr>
      </w:r>
    </w:p>
    <w:p w:rsidR="00000000" w:rsidDel="00000000" w:rsidP="00000000" w:rsidRDefault="00000000" w:rsidRPr="00000000" w14:paraId="000016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6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6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6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6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67B">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7C">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7D">
      <w:pPr>
        <w:pStyle w:val="Heading1"/>
        <w:spacing w:after="360" w:before="360" w:lineRule="auto"/>
        <w:ind w:left="0" w:firstLine="0"/>
        <w:rPr/>
      </w:pPr>
      <w:bookmarkStart w:colFirst="0" w:colLast="0" w:name="_heading=h.bc8w7ov5oli4" w:id="284"/>
      <w:bookmarkEnd w:id="284"/>
      <w:r w:rsidDel="00000000" w:rsidR="00000000" w:rsidRPr="00000000">
        <w:rPr>
          <w:rtl w:val="0"/>
        </w:rPr>
        <w:t xml:space="preserve">Appendix D. Acknowledgments</w:t>
      </w:r>
    </w:p>
    <w:p w:rsidR="00000000" w:rsidDel="00000000" w:rsidP="00000000" w:rsidRDefault="00000000" w:rsidRPr="00000000" w14:paraId="0000167E">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67F">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680">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681">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82">
      <w:pPr>
        <w:pStyle w:val="Heading2"/>
        <w:spacing w:after="120" w:before="240" w:lineRule="auto"/>
        <w:ind w:left="0" w:firstLine="0"/>
        <w:rPr/>
      </w:pPr>
      <w:bookmarkStart w:colFirst="0" w:colLast="0" w:name="_heading=h.glow6i83isd5" w:id="285"/>
      <w:bookmarkEnd w:id="285"/>
      <w:r w:rsidDel="00000000" w:rsidR="00000000" w:rsidRPr="00000000">
        <w:rPr>
          <w:rtl w:val="0"/>
        </w:rPr>
        <w:t xml:space="preserve">D.1 Special Thanks</w:t>
      </w:r>
    </w:p>
    <w:p w:rsidR="00000000" w:rsidDel="00000000" w:rsidP="00000000" w:rsidRDefault="00000000" w:rsidRPr="00000000" w14:paraId="00001683">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684">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685">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86">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87">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88">
      <w:pPr>
        <w:pStyle w:val="Heading2"/>
        <w:spacing w:after="120" w:before="240" w:lineRule="auto"/>
        <w:ind w:left="0" w:firstLine="0"/>
        <w:rPr/>
      </w:pPr>
      <w:bookmarkStart w:colFirst="0" w:colLast="0" w:name="_heading=h.tdeowwajj1wf" w:id="286"/>
      <w:bookmarkEnd w:id="286"/>
      <w:r w:rsidDel="00000000" w:rsidR="00000000" w:rsidRPr="00000000">
        <w:rPr>
          <w:rtl w:val="0"/>
        </w:rPr>
        <w:t xml:space="preserve">D.2 Participants</w:t>
      </w:r>
    </w:p>
    <w:p w:rsidR="00000000" w:rsidDel="00000000" w:rsidP="00000000" w:rsidRDefault="00000000" w:rsidRPr="00000000" w14:paraId="00001689">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68A">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68B">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8C">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68E">
      <w:pPr>
        <w:pStyle w:val="Heading1"/>
        <w:spacing w:after="360" w:before="360" w:lineRule="auto"/>
        <w:ind w:left="0" w:firstLine="0"/>
        <w:rPr>
          <w:rFonts w:ascii="Arial" w:cs="Arial" w:eastAsia="Arial" w:hAnsi="Arial"/>
          <w:highlight w:val="yellow"/>
        </w:rPr>
      </w:pPr>
      <w:bookmarkStart w:colFirst="0" w:colLast="0" w:name="_heading=h.ewpzaw2f211a" w:id="287"/>
      <w:bookmarkEnd w:id="287"/>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68F">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690">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691">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2">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3">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4">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5">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6">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7">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8">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9">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A">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B">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C">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69D">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E">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69F">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0">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1">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3">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4">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5">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7">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8">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9">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B">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C">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D">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F">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0">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1">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3">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4">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5">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7">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8">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9">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B">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C">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E">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F">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0">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1">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3">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4">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5">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7">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8">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9">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B">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C">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D">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E">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F">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0">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1">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2">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3">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4">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5">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7">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8">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9">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A">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B">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C">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D">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F">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0">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1">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3">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4">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5">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7">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E8">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E9">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EA">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EB">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EC">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ED">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EE">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F">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0">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2">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F3">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F4">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F5">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F6">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F7">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F8">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9">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A">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C">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FD">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FE">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FF">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700">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701">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702">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3">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4">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6">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707">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708">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709">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70A">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70B">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70C">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D">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E">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0">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711">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712">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3">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4">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6">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7">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8">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A">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71B">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C">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D">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E">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F">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0">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1">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2">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3">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724">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725">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726">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72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8">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9">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A">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72C">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72D">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88"/>
      <w:bookmarkEnd w:id="288"/>
      <w:r w:rsidDel="00000000" w:rsidR="00000000" w:rsidRPr="00000000">
        <w:rPr>
          <w:rtl w:val="0"/>
        </w:rPr>
      </w:r>
    </w:p>
    <w:p w:rsidR="00000000" w:rsidDel="00000000" w:rsidP="00000000" w:rsidRDefault="00000000" w:rsidRPr="00000000" w14:paraId="0000172E">
      <w:pPr>
        <w:pStyle w:val="Heading1"/>
        <w:keepNext w:val="1"/>
        <w:pBdr>
          <w:top w:color="808080" w:space="6" w:sz="4" w:val="single"/>
        </w:pBdr>
        <w:spacing w:after="120" w:before="480" w:lineRule="auto"/>
        <w:ind w:left="0" w:firstLine="0"/>
        <w:rPr>
          <w:vertAlign w:val="baseline"/>
        </w:rPr>
      </w:pPr>
      <w:bookmarkStart w:colFirst="0" w:colLast="0" w:name="_heading=h.3jd0qos" w:id="289"/>
      <w:bookmarkEnd w:id="289"/>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72F">
      <w:pPr>
        <w:pStyle w:val="Heading2"/>
        <w:ind w:left="0" w:firstLine="0"/>
        <w:rPr>
          <w:vertAlign w:val="baseline"/>
        </w:rPr>
      </w:pPr>
      <w:bookmarkStart w:colFirst="0" w:colLast="0" w:name="_heading=h.1yib0wl" w:id="290"/>
      <w:bookmarkEnd w:id="290"/>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730">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731">
      <w:pPr>
        <w:pStyle w:val="Heading2"/>
        <w:ind w:left="0" w:firstLine="0"/>
        <w:rPr>
          <w:vertAlign w:val="baseline"/>
        </w:rPr>
      </w:pPr>
      <w:bookmarkStart w:colFirst="0" w:colLast="0" w:name="_heading=h.4ihyjke" w:id="291"/>
      <w:bookmarkEnd w:id="291"/>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732">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49"/>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733">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734">
            <w:pPr>
              <w:spacing w:after="0" w:line="259" w:lineRule="auto"/>
              <w:ind w:right="4"/>
              <w:jc w:val="center"/>
              <w:rPr>
                <w:rFonts w:ascii="Arial" w:cs="Arial" w:eastAsia="Arial" w:hAnsi="Arial"/>
                <w:b w:val="1"/>
              </w:rPr>
            </w:pPr>
            <w:sdt>
              <w:sdtPr>
                <w:tag w:val="goog_rdk_2571"/>
              </w:sdtPr>
              <w:sdtContent>
                <w:commentRangeStart w:id="244"/>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5">
            <w:pPr>
              <w:spacing w:after="0" w:line="259" w:lineRule="auto"/>
              <w:ind w:right="4"/>
              <w:rPr>
                <w:rFonts w:ascii="Arial" w:cs="Arial" w:eastAsia="Arial" w:hAnsi="Arial"/>
                <w:sz w:val="20"/>
                <w:szCs w:val="20"/>
                <w:vertAlign w:val="subscript"/>
              </w:rPr>
            </w:pPr>
            <w:commentRangeEnd w:id="244"/>
            <w:r w:rsidDel="00000000" w:rsidR="00000000" w:rsidRPr="00000000">
              <w:commentReference w:id="244"/>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6">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7">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8">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9">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A">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B">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C">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D">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E">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F">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0">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1">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2">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3">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4">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745">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sdt>
      <w:sdtPr>
        <w:tag w:val="goog_rdk_2573"/>
      </w:sdtPr>
      <w:sdtContent>
        <w:p w:rsidR="00000000" w:rsidDel="00000000" w:rsidP="00000000" w:rsidRDefault="00000000" w:rsidRPr="00000000" w14:paraId="00001746">
          <w:pPr>
            <w:spacing w:after="354" w:lineRule="auto"/>
            <w:ind w:left="-15" w:right="4" w:firstLine="0"/>
            <w:rPr>
              <w:rFonts w:ascii="Arial" w:cs="Arial" w:eastAsia="Arial" w:hAnsi="Arial"/>
            </w:rPr>
            <w:pPrChange w:author="davide.lenzarini@u-blox.com" w:id="0" w:date="2024-08-08T10:31:49Z">
              <w:pPr>
                <w:spacing w:after="354" w:lineRule="auto"/>
                <w:ind w:left="-15" w:right="4" w:firstLine="299"/>
              </w:pPr>
            </w:pPrChange>
          </w:pPr>
          <w:r w:rsidDel="00000000" w:rsidR="00000000" w:rsidRPr="00000000">
            <w:rPr>
              <w:rFonts w:ascii="Arial" w:cs="Arial" w:eastAsia="Arial" w:hAnsi="Arial"/>
              <w:rtl w:val="0"/>
            </w:rPr>
            <w:t xml:space="preserve">The “tolerance” of the sleep and keep-alive timers at the </w:t>
          </w:r>
          <w:sdt>
            <w:sdtPr>
              <w:tag w:val="goog_rdk_2572"/>
            </w:sdtPr>
            <w:sdtContent>
              <w:del w:author="davide.lenzarini@u-blox.com" w:id="311" w:date="2024-08-08T10:31:55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depends on the values indicated by the clients. For example, the timer values should be 10% higher than the indicated values for periods larger than 1 minute, and 50% higher if less.</w:t>
          </w:r>
        </w:p>
      </w:sdtContent>
    </w:sdt>
    <w:p w:rsidR="00000000" w:rsidDel="00000000" w:rsidP="00000000" w:rsidRDefault="00000000" w:rsidRPr="00000000" w14:paraId="00001747">
      <w:pPr>
        <w:pStyle w:val="Heading2"/>
        <w:ind w:left="0" w:firstLine="0"/>
        <w:rPr>
          <w:vertAlign w:val="baseline"/>
        </w:rPr>
      </w:pPr>
      <w:bookmarkStart w:colFirst="0" w:colLast="0" w:name="_heading=h.2xn8ts7" w:id="292"/>
      <w:bookmarkEnd w:id="292"/>
      <w:sdt>
        <w:sdtPr>
          <w:tag w:val="goog_rdk_2574"/>
        </w:sdtPr>
        <w:sdtContent>
          <w:commentRangeStart w:id="245"/>
        </w:sdtContent>
      </w:sdt>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748">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commentRangeEnd w:id="245"/>
      <w:r w:rsidDel="00000000" w:rsidR="00000000" w:rsidRPr="00000000">
        <w:commentReference w:id="245"/>
      </w:r>
      <w:r w:rsidDel="00000000" w:rsidR="00000000" w:rsidRPr="00000000">
        <w:rPr>
          <w:rtl w:val="0"/>
        </w:rPr>
      </w:r>
    </w:p>
    <w:p w:rsidR="00000000" w:rsidDel="00000000" w:rsidP="00000000" w:rsidRDefault="00000000" w:rsidRPr="00000000" w14:paraId="00001749">
      <w:pPr>
        <w:pStyle w:val="Heading2"/>
        <w:ind w:left="0" w:firstLine="0"/>
        <w:rPr>
          <w:vertAlign w:val="baseline"/>
        </w:rPr>
      </w:pPr>
      <w:bookmarkStart w:colFirst="0" w:colLast="0" w:name="_heading=h.1csj400" w:id="293"/>
      <w:bookmarkEnd w:id="293"/>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74A">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74B">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74C">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74D">
      <w:pPr>
        <w:numPr>
          <w:ilvl w:val="0"/>
          <w:numId w:val="66"/>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74E">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74F">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750">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751">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752">
      <w:pPr>
        <w:numPr>
          <w:ilvl w:val="0"/>
          <w:numId w:val="66"/>
        </w:numPr>
        <w:spacing w:after="280" w:before="0" w:lineRule="auto"/>
        <w:ind w:left="720" w:hanging="360"/>
        <w:rPr>
          <w:rFonts w:ascii="Arial" w:cs="Arial" w:eastAsia="Arial" w:hAnsi="Arial"/>
          <w:color w:val="333333"/>
        </w:rPr>
      </w:pPr>
      <w:sdt>
        <w:sdtPr>
          <w:tag w:val="goog_rdk_2575"/>
        </w:sdtPr>
        <w:sdtContent>
          <w:commentRangeStart w:id="246"/>
        </w:sdtContent>
      </w:sdt>
      <w:r w:rsidDel="00000000" w:rsidR="00000000" w:rsidRPr="00000000">
        <w:rPr>
          <w:rFonts w:ascii="Arial" w:cs="Arial" w:eastAsia="Arial" w:hAnsi="Arial"/>
          <w:color w:val="333333"/>
          <w:rtl w:val="0"/>
        </w:rPr>
        <w:t xml:space="preserve">Continue waiting and retrying up to some maximum number of retries,</w:t>
      </w:r>
      <w:commentRangeEnd w:id="246"/>
      <w:r w:rsidDel="00000000" w:rsidR="00000000" w:rsidRPr="00000000">
        <w:commentReference w:id="246"/>
      </w:r>
      <w:r w:rsidDel="00000000" w:rsidR="00000000" w:rsidRPr="00000000">
        <w:rPr>
          <w:rFonts w:ascii="Arial" w:cs="Arial" w:eastAsia="Arial" w:hAnsi="Arial"/>
          <w:color w:val="333333"/>
          <w:rtl w:val="0"/>
        </w:rPr>
        <w:t xml:space="preserve"> but do not increase the wait period between retries.</w:t>
      </w:r>
    </w:p>
    <w:p w:rsidR="00000000" w:rsidDel="00000000" w:rsidP="00000000" w:rsidRDefault="00000000" w:rsidRPr="00000000" w14:paraId="00001753">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754">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755">
      <w:pPr>
        <w:pStyle w:val="Heading1"/>
        <w:spacing w:after="360" w:before="360" w:lineRule="auto"/>
        <w:ind w:left="0" w:firstLine="0"/>
        <w:rPr/>
      </w:pPr>
      <w:bookmarkStart w:colFirst="0" w:colLast="0" w:name="_heading=h.sg1xgdru14ui" w:id="294"/>
      <w:bookmarkEnd w:id="294"/>
      <w:r w:rsidDel="00000000" w:rsidR="00000000" w:rsidRPr="00000000">
        <w:rPr>
          <w:rtl w:val="0"/>
        </w:rPr>
        <w:t xml:space="preserve">Appendix G. Notices</w:t>
      </w:r>
    </w:p>
    <w:p w:rsidR="00000000" w:rsidDel="00000000" w:rsidP="00000000" w:rsidRDefault="00000000" w:rsidRPr="00000000" w14:paraId="00001756">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757">
      <w:pPr>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1758">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119">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120">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759">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75A">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75B">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75C">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75D">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75E">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75F">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760">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21">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22">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e.lenzarini@u-blox.com" w:id="77" w:date="2024-08-06T14:44:03Z">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follow the table name convention</w:t>
      </w:r>
    </w:p>
  </w:comment>
  <w:comment w:author="davide.lenzarini@u-blox.com" w:id="83" w:date="2024-08-06T14:55:28Z">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mean the "server"? It seems not clear to me</w:t>
      </w:r>
    </w:p>
  </w:comment>
  <w:comment w:author="Simon Johnson" w:id="20" w:date="2024-02-02T15:03:53Z">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21" w:date="2024-02-22T15:03:28Z">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67" w:date="2024-08-07T13:56:01Z">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DISCONNECT packet for which a server ack is expected?</w:t>
      </w:r>
    </w:p>
  </w:comment>
  <w:comment w:author="davide.lenzarini@u-blox.com" w:id="219" w:date="2023-10-26T13:21:10Z">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davide.lenzarini@u-blox.com" w:id="162" w:date="2024-08-07T13:49:15Z">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really need to add DISCONNECT here?</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above comments.</w:t>
      </w:r>
    </w:p>
  </w:comment>
  <w:comment w:author="davide.lenzarini@u-blox.com" w:id="163" w:date="2024-08-07T13:51:40Z">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other messages like  REGISTER, SUBSCRIBE, UNSUBSCRIBE?</w:t>
      </w:r>
    </w:p>
  </w:comment>
  <w:comment w:author="Richard Coppen" w:id="160" w:date="2024-03-19T16:49:34Z">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davide.lenzarini@u-blox.com" w:id="151" w:date="2024-08-07T13:27:53Z">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exclude the duplicate use case that we excluded in 4.2. How a PUBWOS can reach a recipient more than once?</w:t>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replace "any number of times, including not at all" with "either once or not at all"</w:t>
      </w:r>
    </w:p>
  </w:comment>
  <w:comment w:author="davide.lenzarini@u-blox.com" w:id="161" w:date="2024-08-07T13:40:43Z">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said above that for QoS1 the DUP is always =0</w:t>
      </w:r>
    </w:p>
  </w:comment>
  <w:comment w:author="davide.lenzarini@u-blox.com" w:id="150" w:date="2024-08-07T13:30:25Z">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Unclear definition. This is simply a QoS0 publish without the need of a session.</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which use case the PUBWOS is delivered more than once (excluding the cases already excluded in 4.2)?</w:t>
      </w:r>
    </w:p>
  </w:comment>
  <w:comment w:author="davide.lenzarini@u-blox.com" w:id="153" w:date="2024-08-07T13:41:12Z">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chapter 3.1.11</w:t>
      </w:r>
    </w:p>
  </w:comment>
  <w:comment w:author="davide.lenzarini@u-blox.com" w:id="152" w:date="2024-08-07T13:32:30Z">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DUP Flag is not present if QoS is 0. See chapter 3.1.11</w:t>
      </w:r>
    </w:p>
  </w:comment>
  <w:comment w:author="Simon Johnson" w:id="135" w:date="2023-10-20T09:26:02Z">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136" w:date="2024-01-04T16:48:28Z">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davide.lenzarini@u-blox.com" w:id="165" w:date="2024-08-07T13:52:40Z">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present for QoS 0 packets</w:t>
      </w:r>
    </w:p>
  </w:comment>
  <w:comment w:author="davide.lenzarini@u-blox.com" w:id="166" w:date="2024-08-07T13:53:53Z">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must be moved in chapter 4.3.4 (QoS 2)</w:t>
      </w:r>
    </w:p>
  </w:comment>
  <w:comment w:author="davide.lenzarini@u-blox.com" w:id="70" w:date="2024-08-12T14:24:21Z">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"Data" we should have "(N)" to be consistent with the other images</w:t>
      </w:r>
    </w:p>
  </w:comment>
  <w:comment w:author="davide.lenzarini@u-blox.com" w:id="227" w:date="2024-08-08T15:31:03Z">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basically from the Server standpoint the LOST and DISCONNECTED Client states are identical</w:t>
      </w:r>
    </w:p>
  </w:comment>
  <w:comment w:author="davide.lenzarini@u-blox.com" w:id="220" w:date="2024-08-08T15:04:06Z">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can contain also a full topic name or a predefined topic alias or a short topic alias, right?</w:t>
      </w:r>
    </w:p>
  </w:comment>
  <w:comment w:author="davide.lenzarini@u-blox.com" w:id="228" w:date="2024-08-08T15:32:00Z">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23" w:date="2024-08-08T15:19:33Z">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really required? Look for comments in 3.1.23 as DISCONNECT doesn't have a packet identifier</w:t>
      </w:r>
    </w:p>
  </w:comment>
  <w:comment w:author="davide.lenzarini@u-blox.com" w:id="61" w:date="2024-08-06T09:16:37Z">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17 is missing</w:t>
      </w:r>
    </w:p>
  </w:comment>
  <w:comment w:author="davide.lenzarini@u-blox.com" w:id="14" w:date="2024-08-06T09:15:55Z">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7 is missing</w:t>
      </w:r>
    </w:p>
  </w:comment>
  <w:comment w:author="davide.lenzarini@u-blox.com" w:id="75" w:date="2024-08-06T14:39:52Z">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QoS 0 is not valid for this packet description as the Packet Identifier field is not present if QoS=0. Furthermore DUP is reserved for QoS=0</w:t>
      </w:r>
    </w:p>
  </w:comment>
  <w:comment w:author="davide.lenzarini@u-blox.com" w:id="173" w:date="2024-08-07T14:03:47Z">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to verify is session is still alive as we are passing the client id?</w:t>
      </w:r>
    </w:p>
  </w:comment>
  <w:comment w:author="davide.lenzarini@u-blox.com" w:id="73" w:date="2024-08-06T14:31:51Z">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davide.lenzarini@u-blox.com" w:id="125" w:date="2024-08-07T10:20:14Z">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Considering chapter 4.15 (client states), in which state the Client should be to be waked up? In the SLEEP state it is clearly stated that "it cannot receive packets". Do we need to adapt chapter 4.15 for that, at least for the SLEEP state?</w:t>
      </w:r>
    </w:p>
  </w:comment>
  <w:comment w:author="Andrew Banks" w:id="128" w:date="2024-03-19T16:09:39Z">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davide.lenzarini@u-blox.com" w:id="101" w:date="2024-08-06T09:18:55Z">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38 is missing</w:t>
      </w:r>
    </w:p>
  </w:comment>
  <w:comment w:author="Stefan Hagen" w:id="176" w:date="2024-03-18T15:44:35Z">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177" w:date="2024-06-20T11:10:24Z">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Ian Craggs" w:id="178" w:date="2024-08-27T11:54:40Z">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in these sections were taken directly from MQTT 5)</w:t>
      </w:r>
    </w:p>
  </w:comment>
  <w:comment w:author="davide.lenzarini@u-blox.com" w:id="87" w:date="2024-08-06T09:18:23Z">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32 is missing</w:t>
      </w:r>
    </w:p>
  </w:comment>
  <w:comment w:author="davide.lenzarini@u-blox.com" w:id="76" w:date="2024-08-06T09:17:57Z">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Table 31</w:t>
      </w:r>
    </w:p>
  </w:comment>
  <w:comment w:author="davide.lenzarini@u-blox.com" w:id="71" w:date="2024-08-06T09:17:27Z">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26 and 27 are missing</w:t>
      </w:r>
    </w:p>
  </w:comment>
  <w:comment w:author="davide.lenzarini@u-blox.com" w:id="140" w:date="2024-08-07T10:44:02Z">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topic alias defined by the server, right?</w:t>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next keep alive expiration time, right?</w:t>
      </w:r>
    </w:p>
  </w:comment>
  <w:comment w:author="davide.lenzarini@u-blox.com" w:id="146" w:date="2024-08-07T10:58:02Z">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the Protection Encapsulation packet can be duplicated and in this case the value of the Monotonic Counter will be the same on the two replica.</w:t>
      </w:r>
    </w:p>
  </w:comment>
  <w:comment w:author="davide.lenzarini@u-blox.com" w:id="65" w:date="2024-08-06T09:17:02Z">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23 is missing</w:t>
      </w:r>
    </w:p>
  </w:comment>
  <w:comment w:author="davide.lenzarini@u-blox.com" w:id="141" w:date="2024-08-07T10:44:47Z">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topic alias defined by the server, right?</w:t>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next keep alive expiration time, right?</w:t>
      </w:r>
    </w:p>
  </w:comment>
  <w:comment w:author="davide.lenzarini@u-blox.com" w:id="215" w:date="2024-08-08T12:55:57Z">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"Reason code" in this case?</w:t>
      </w:r>
    </w:p>
  </w:comment>
  <w:comment w:author="Richard Coppen" w:id="35" w:date="2024-03-19T12:22:45Z">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davide.lenzarini@u-blox.com" w:id="216" w:date="2024-08-08T12:59:07Z">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sentence is not clear or wrong. A REGACK can't be sent in reply to a PUBLISH.</w:t>
      </w:r>
    </w:p>
  </w:comment>
  <w:comment w:author="davide.lenzarini@u-blox.com" w:id="123" w:date="2024-08-07T10:14:08Z">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server has received the DISCONNECT with sessionexpiry packet from the client, it generates and send the DISCONNECT ack but this packet is lost. Now the client can't simply resend the DISCONNECT as the server has deleted the virtual connection so a new CONNECT+DISCONNECT with session expiry is required to indicate the client sleeping status?</w:t>
      </w:r>
    </w:p>
  </w:comment>
  <w:comment w:author="Richard Coppen" w:id="19" w:date="2024-03-19T12:05:40Z">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7" w:date="2024-03-19T12:04:36Z">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davide.lenzarini@u-blox.com" w:id="182" w:date="2024-08-08T08:52:31Z">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can't see any reference to this topic in chapter 4.13 (example mqtt-sb architectures)</w:t>
      </w:r>
    </w:p>
  </w:comment>
  <w:comment w:author="davide.lenzarini@u-blox.com" w:id="66" w:date="2024-08-08T08:38:01Z">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add an "Client Identifier (optional)", filled optionally only when the packet is generated by a Client. Like we did for PINGREQ.</w:t>
      </w:r>
    </w:p>
  </w:comment>
  <w:comment w:author="davide.lenzarini@u-blox.com" w:id="127" w:date="2024-08-06T09:20:02Z">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102" w:date="2024-08-08T08:38:38Z">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add an "Client Identifier (optional)", filled optionally only when the packet is generated by a Client. Like we did for PINGREQ.</w:t>
      </w:r>
    </w:p>
  </w:comment>
  <w:comment w:author="davide.lenzarini@u-blox.com" w:id="124" w:date="2024-08-06T09:19:50Z">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89" w:date="2024-08-08T08:38:24Z">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add an "Client Identifier (optional)", filled optionally only when the packet is generated by a Client. Like we did for PINGREQ.</w:t>
      </w:r>
    </w:p>
  </w:comment>
  <w:comment w:author="davide.lenzarini@u-blox.com" w:id="217" w:date="2024-08-08T13:02:23Z">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chapter 2.3.3 this reason code is not listed</w:t>
      </w:r>
    </w:p>
  </w:comment>
  <w:comment w:author="davide.lenzarini@u-blox.com" w:id="111" w:date="2024-08-06T09:19:18Z">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41 and 42 are missing</w:t>
      </w:r>
    </w:p>
  </w:comment>
  <w:comment w:author="davide.lenzarini@u-blox.com" w:id="183" w:date="2024-08-08T08:55:58Z">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What are the other CONNECT fields relevant for the authentication?</w:t>
      </w:r>
    </w:p>
  </w:comment>
  <w:comment w:author="davide.lenzarini@u-blox.com" w:id="181" w:date="2024-08-08T08:49:55Z">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here "PINGREQ, PUBREC, AUTH"?</w:t>
      </w:r>
    </w:p>
  </w:comment>
  <w:comment w:author="Andrew Banks" w:id="131" w:date="2024-03-19T16:20:12Z">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132" w:date="2024-05-02T12:17:44Z">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52" w:date="2024-08-06T10:19:55Z">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Will Retain is False, right?</w:t>
      </w:r>
    </w:p>
  </w:comment>
  <w:comment w:author="davide.lenzarini@u-blox.com" w:id="185" w:date="2024-08-08T09:07:57Z">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the flow control mechanism of chapter 4.9 (only one message at a time per direction)</w:t>
      </w:r>
    </w:p>
  </w:comment>
  <w:comment w:author="davide.lenzarini@u-blox.com" w:id="0" w:date="2023-12-08T14:05:17Z">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84" w:date="2024-08-08T09:01:10Z">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it be 4.12 (Handling errors)?</w:t>
      </w:r>
    </w:p>
  </w:comment>
  <w:comment w:author="davide.lenzarini@u-blox.com" w:id="1" w:date="2023-12-08T14:13:08Z">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Andrew Banks" w:id="133" w:date="2024-03-19T16:39:58Z">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134" w:date="2024-05-02T12:18:26Z">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davide.lenzarini@u-blox.com" w:id="98" w:date="2024-08-08T13:01:00Z">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48" w:date="2024-08-06T10:24:07Z">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Retained until when? in MQTT 5 there is a message expiry interval</w:t>
      </w:r>
    </w:p>
  </w:comment>
  <w:comment w:author="Ian Craggs" w:id="49" w:date="2024-08-07T10:26:25Z">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situation is similar to MQTT 3.1.1. There it is left up to the server, leaving the option for the server to clean up if it is running out of space</w:t>
      </w:r>
    </w:p>
  </w:comment>
  <w:comment w:author="davide.lenzarini@u-blox.com" w:id="50" w:date="2024-08-07T12:02:02Z">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I added a sentence for that. Is it ok for you?</w:t>
      </w:r>
    </w:p>
  </w:comment>
  <w:comment w:author="davide.lenzarini@u-blox.com" w:id="86" w:date="2024-08-07T11:03:24Z">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is it defined? Should we mention appendix B</w:t>
      </w:r>
    </w:p>
  </w:comment>
  <w:comment w:author="Ian Craggs" w:id="3" w:date="2024-03-19T10:30:16Z">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Richard Coppen" w:id="4" w:date="2024-03-19T10:28:33Z">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149" w:date="2024-08-07T11:05:55Z">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to add also PUBLISH-1?</w:t>
      </w:r>
    </w:p>
  </w:comment>
  <w:comment w:author="davide.lenzarini@u-blox.com" w:id="168" w:date="2024-03-20T08:54:09Z">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240" w:date="2023-10-12T19:28:02Z">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229" w:date="2024-03-20T09:03:26Z">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129" w:date="2024-08-12T14:36:51Z">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130" w:date="2024-08-12T14:37:49Z">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"protected mqtt-sn packet" and "authentication tag" we should have "(N)" to be consistent with the other images</w:t>
      </w:r>
    </w:p>
  </w:comment>
  <w:comment w:author="Andrew Banks" w:id="119" w:date="2024-03-19T15:53:06Z">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172" w:date="2024-03-20T09:00:07Z">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206" w:date="2023-10-12T19:20:15Z">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207" w:date="2024-01-05T15:08:54Z">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143" w:date="2024-03-19T15:21:48Z">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144" w:date="2024-03-19T15:23:50Z">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159" w:date="2024-02-22T16:19:54Z">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231" w:date="2024-03-20T09:04:50Z">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46" w:date="2024-07-30T19:20:35Z">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refer to chapter 4.15, right?</w:t>
      </w:r>
    </w:p>
  </w:comment>
  <w:comment w:author="davide.lenzarini@u-blox.com" w:id="230" w:date="2024-03-20T09:04:24Z">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davide.lenzarini@u-blox.com" w:id="218" w:date="2024-03-20T08:35:53Z">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64" w:date="2024-06-25T10:18:44Z">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169" w:date="2024-03-20T08:55:23Z">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234" w:date="2024-03-20T09:07:26Z">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Andrew Banks" w:id="116" w:date="2024-03-19T15:54:52Z">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117" w:date="2024-08-07T10:04:14Z">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if it is an acknowledge we should use a PacketIdentifier, right?</w:t>
      </w:r>
    </w:p>
  </w:comment>
  <w:comment w:author="Andrew Banks" w:id="118" w:date="2024-08-15T10:48:59Z">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Possibly, but sometimes there may not be a relevant PacketIdentifier, after a timeout for example.</w:t>
      </w:r>
    </w:p>
  </w:comment>
  <w:comment w:author="davide.lenzarini@u-blox.com" w:id="171" w:date="2024-03-20T08:57:22Z">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56" w:date="2024-08-06T10:48:39Z">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"Connect Reason Code" values? Do we mean "CONNACK" related reason code in table 9?</w:t>
      </w:r>
    </w:p>
  </w:comment>
  <w:comment w:author="Ian Craggs" w:id="221" w:date="2024-06-13T14:25:07Z">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222" w:date="2024-06-13T15:41:53Z">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67" w:date="2024-08-06T14:21:51Z">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content if the REGACK is generated by the Client?</w:t>
      </w:r>
    </w:p>
  </w:comment>
  <w:comment w:author="davide.lenzarini@u-blox.com" w:id="63" w:date="2024-08-06T11:00:04Z">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"Authenticate Reason Code" values? Do we mean "AUTH" related reason codes in table 9?</w:t>
      </w:r>
    </w:p>
  </w:comment>
  <w:comment w:author="davide.lenzarini@u-blox.com" w:id="68" w:date="2024-08-06T14:20:14Z">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"Authenticate Reason Code" values? Do we mean "REGACK" related reason codes in table 9?</w:t>
      </w:r>
    </w:p>
  </w:comment>
  <w:comment w:author="davide.lenzarini@u-blox.com" w:id="205" w:date="2024-08-08T10:29:23Z">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link</w:t>
      </w:r>
    </w:p>
  </w:comment>
  <w:comment w:author="Stefan Hagen" w:id="138" w:date="2023-11-16T16:45:21Z">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davide.lenzarini@u-blox.com" w:id="59" w:date="2024-08-06T10:52:22Z">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245 as 255-10, do I miss something?</w:t>
      </w:r>
    </w:p>
  </w:comment>
  <w:comment w:author="davide.lenzarini@u-blox.com" w:id="203" w:date="2024-08-08T10:25:01Z">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the link</w:t>
      </w:r>
    </w:p>
  </w:comment>
  <w:comment w:author="Stefan Hagen" w:id="122" w:date="2024-01-04T16:52:29Z">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13" w:date="2024-08-12T14:33:48Z">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visibility of the vertical field is very low. I would recommend to increase the font</w:t>
      </w:r>
    </w:p>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"Reason String" we should have "(N)" to be consistent with the other images</w:t>
      </w:r>
    </w:p>
  </w:comment>
  <w:comment w:author="davide.lenzarini@u-blox.com" w:id="69" w:date="2024-08-06T14:23:10Z">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table number is missing</w:t>
      </w:r>
    </w:p>
  </w:comment>
  <w:comment w:author="davide.lenzarini@u-blox.com" w:id="192" w:date="2024-08-08T10:15:19Z">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a definition for "SA"?</w:t>
      </w:r>
    </w:p>
  </w:comment>
  <w:comment w:author="Stefan Hagen" w:id="198" w:date="2024-03-18T16:14:25Z">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199" w:date="2024-03-18T16:13:21Z">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Stefan Hagen" w:id="197" w:date="2024-03-18T16:09:57Z">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202" w:date="2024-08-08T10:24:21Z">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not a Radius field in the GWINFO packet. Is the sentence correct?</w:t>
      </w:r>
    </w:p>
  </w:comment>
  <w:comment w:author="Stefan Hagen" w:id="201" w:date="2024-03-18T16:20:57Z">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244" w:date="2023-10-05T18:07:12Z">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davide.lenzarini@u-blox.com" w:id="126" w:date="2024-08-12T14:34:59Z">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"WirelessnodeId" and "mqtt sn packet" we should have "(N)" to be consistent with the other images</w:t>
      </w:r>
    </w:p>
  </w:comment>
  <w:comment w:author="davide.lenzarini@u-blox.com" w:id="193" w:date="2024-08-08T10:17:31Z">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inconsistent with the terminology section where Server, Gateway and GW is the same entity</w:t>
      </w:r>
    </w:p>
  </w:comment>
  <w:comment w:author="Stefan Hagen" w:id="200" w:date="2024-03-18T16:19:29Z">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186" w:date="2024-08-08T09:55:47Z">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really need this list? Is it complete? For instance, why all "not supported" error codes or "payload format invalid" error code?</w:t>
      </w:r>
    </w:p>
  </w:comment>
  <w:comment w:author="Andrew Banks" w:id="121" w:date="2024-03-19T15:33:30Z">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241" w:date="2024-08-08T10:07:11Z">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that we need a security chapter at all. The protection packet is the only security option provided by the MQTT-SN v2 protocol. Any other security option is outside the scope of the MQTT-SN v2 specifications.</w:t>
      </w:r>
    </w:p>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mentioned in chapter 3.1.26 "The authentication of the sender and the receiver, their authorizations and the provisioning of the shared keys used to protect integrity and optionally confidentiality of the protected packet content are out of scope."</w:t>
      </w:r>
    </w:p>
  </w:comment>
  <w:comment w:author="davide.lenzarini@u-blox.com" w:id="108" w:date="2024-08-12T14:32:06Z">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"Client Identifier" we should have "(N)" to be consistent with the other images</w:t>
      </w:r>
    </w:p>
  </w:comment>
  <w:comment w:author="davide.lenzarini@u-blox.com" w:id="233" w:date="2024-03-20T14:35:28Z">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188" w:date="2024-08-08T09:59:43Z">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minimize the attack surface for DoS attacks I would recommend to replace "SHOULD" with "MAY"</w:t>
      </w:r>
    </w:p>
  </w:comment>
  <w:comment w:author="Richard Coppen" w:id="33" w:date="2024-03-19T14:22:50Z">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davide.lenzarini@u-blox.com" w:id="187" w:date="2024-08-08T09:57:23Z">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here Publish Q0S-1?</w:t>
      </w:r>
    </w:p>
  </w:comment>
  <w:comment w:author="davide.lenzarini@u-blox.com" w:id="224" w:date="2024-08-08T15:23:51Z">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really required? See comments on chapter 3.1.23</w:t>
      </w:r>
    </w:p>
  </w:comment>
  <w:comment w:author="davide.lenzarini@u-blox.com" w:id="245" w:date="2024-08-08T15:50:53Z">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should be integrated with chapter 4.18 (topic mapping and aliasing)</w:t>
      </w:r>
    </w:p>
  </w:comment>
  <w:comment w:author="davide.lenzarini@u-blox.com" w:id="174" w:date="2024-08-07T15:05:20Z">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in a separated chapter like "Topic Names"?</w:t>
      </w:r>
    </w:p>
  </w:comment>
  <w:comment w:author="Ian Craggs" w:id="175" w:date="2024-08-27T11:53:28Z">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is reproduced from MQTT 5 - I saw no reason to change it.</w:t>
      </w:r>
    </w:p>
  </w:comment>
  <w:comment w:author="davide.lenzarini@u-blox.com" w:id="10" w:date="2024-07-30T18:03:24Z">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can remove "or broker". If a client has not a session with a MQTT-SN gateway, how can it have a session with a MQTT broker?</w:t>
      </w:r>
    </w:p>
  </w:comment>
  <w:comment w:author="davide.lenzarini@u-blox.com" w:id="232" w:date="2024-08-08T15:38:06Z">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sentence seems incorrect. The session topic alias are part of the Session state.</w:t>
      </w:r>
    </w:p>
  </w:comment>
  <w:comment w:author="davide.lenzarini@u-blox.com" w:id="179" w:date="2024-08-07T15:06:43Z">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go in the chapter related to topic level separators (to be added)</w:t>
      </w:r>
    </w:p>
  </w:comment>
  <w:comment w:author="Ian Craggs" w:id="180" w:date="2024-08-27T11:57:36Z">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this is taken directly from MQTT 5 so I'm careful about changing.</w:t>
      </w:r>
    </w:p>
  </w:comment>
  <w:comment w:author="davide.lenzarini@u-blox.com" w:id="24" w:date="2024-07-30T18:47:07Z">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the client can request a specific MQTT version?</w:t>
      </w:r>
    </w:p>
  </w:comment>
  <w:comment w:author="Ian Craggs" w:id="25" w:date="2024-07-31T09:57:04Z">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connect packet has a protocol version number field</w:t>
      </w:r>
    </w:p>
  </w:comment>
  <w:comment w:author="davide.lenzarini@u-blox.com" w:id="26" w:date="2024-08-06T08:15:17Z">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CONNECT packet the protocol version is for MQTT-SN. How the client can request a specific MQTT version?</w:t>
      </w:r>
    </w:p>
  </w:comment>
  <w:comment w:author="davide.lenzarini@u-blox.com" w:id="225" w:date="2024-08-08T15:26:10Z">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one of the conditions indicated in 3.1.4.9 to trigger the WIll message sending</w:t>
      </w:r>
    </w:p>
  </w:comment>
  <w:comment w:author="davide.lenzarini@u-blox.com" w:id="22" w:date="2024-07-30T18:42:18Z">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duplicated in the CONNECT chapter. Can we remove it?</w:t>
      </w:r>
    </w:p>
  </w:comment>
  <w:comment w:author="Andrew Banks" w:id="115" w:date="2024-03-19T15:41:47Z">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54" w:date="2024-03-19T14:40:45Z">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davide.lenzarini@u-blox.com" w:id="91" w:date="2024-08-08T15:44:40Z">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use case is covered by this?</w:t>
      </w:r>
    </w:p>
  </w:comment>
  <w:comment w:author="davide.lenzarini@u-blox.com" w:id="235" w:date="2024-08-08T15:39:08Z">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Asleep and awake the session is always the same so there is no need to re-register</w:t>
      </w:r>
    </w:p>
  </w:comment>
  <w:comment w:author="Richard Coppen" w:id="34" w:date="2024-03-19T14:25:15Z">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davide.lenzarini@u-blox.com" w:id="62" w:date="2024-07-30T18:21:12Z">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which use case an AUTH packet is send in reply to a CONNACK?</w:t>
      </w:r>
    </w:p>
  </w:comment>
  <w:comment w:author="davide.lenzarini@u-blox.com" w:id="5" w:date="2024-07-30T17:31:31Z">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define also a MQTT Client? In alternative maybe it is better to remove this definition as part of the MQTT 5 specs referred in the Abstract.</w:t>
      </w:r>
    </w:p>
  </w:comment>
  <w:comment w:author="davide.lenzarini@u-blox.com" w:id="27" w:date="2024-07-30T18:49:13Z">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MQTT-SN server is not available, right?</w:t>
      </w:r>
    </w:p>
  </w:comment>
  <w:comment w:author="Ian Craggs" w:id="28" w:date="2024-07-31T09:56:45Z">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can apply to both MQTT and MQTT-SN</w:t>
      </w:r>
    </w:p>
  </w:comment>
  <w:comment w:author="davide.lenzarini@u-blox.com" w:id="29" w:date="2024-08-06T08:16:55Z">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proposed change ok for you?</w:t>
      </w:r>
    </w:p>
  </w:comment>
  <w:comment w:author="davide.lenzarini@u-blox.com" w:id="30" w:date="2024-07-30T18:51:45Z">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DISCONNECT from the server will force the Client to close the new session created. Do I miss something?</w:t>
      </w:r>
    </w:p>
  </w:comment>
  <w:comment w:author="Andrew Banks" w:id="120" w:date="2024-03-19T15:45:06Z">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23" w:date="2024-07-30T18:41:45Z">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Radius is defined in SEARCHGW and Forwarder encapsulation. Furthermore this definition of Radius=0x00 seems inconsistent with the one in SEARCHGW</w:t>
      </w:r>
    </w:p>
  </w:comment>
  <w:comment w:author="davide.lenzarini@u-blox.com" w:id="18" w:date="2024-07-30T18:33:47Z">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a "command"?</w:t>
      </w:r>
    </w:p>
  </w:comment>
  <w:comment w:author="davide.lenzarini@u-blox.com" w:id="60" w:date="2024-08-12T14:22:14Z">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 indicating the length of the field should be right of "Auth Method" and not right of "Auth Method Length"</w:t>
      </w:r>
    </w:p>
  </w:comment>
  <w:comment w:author="davide.lenzarini@u-blox.com" w:id="64" w:date="2024-08-12T14:23:20Z">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"Topic Name" we should have "(N)" to be consistent with the other images</w:t>
      </w:r>
    </w:p>
  </w:comment>
  <w:comment w:author="davide.lenzarini@u-blox.com" w:id="226" w:date="2023-10-05T17:55:10Z">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40" w:date="2024-07-30T18:24:44Z">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 or CONNACK, right?</w:t>
      </w:r>
    </w:p>
  </w:comment>
  <w:comment w:author="davide.lenzarini@u-blox.com" w:id="11" w:date="2024-07-30T18:06:37Z">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was a cut&amp;paste error to be removed, right?</w:t>
      </w:r>
    </w:p>
  </w:comment>
  <w:comment w:author="davide.lenzarini@u-blox.com" w:id="55" w:date="2024-07-30T18:25:38Z">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CONNECT or AUTH, right?</w:t>
      </w:r>
    </w:p>
  </w:comment>
  <w:comment w:author="Stefan Hagen" w:id="137" w:date="2024-03-03T17:43:50Z">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72" w:date="2024-08-12T14:25:06Z">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"Data" we should have "(N)" to be consistent with the other images</w:t>
      </w:r>
    </w:p>
  </w:comment>
  <w:comment w:author="davide.lenzarini@u-blox.com" w:id="36" w:date="2024-07-30T19:08:51Z">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inconsistent with the ADVERTISE packet. If it send from a Client, that get the GwId from ADVERTISE over 6 bytes (a MAC address) what is the content of the GwId field in the GWINFO packet?</w:t>
      </w:r>
    </w:p>
  </w:comment>
  <w:comment w:author="davide.lenzarini@u-blox.com" w:id="145" w:date="2024-03-19T15:25:59Z">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74" w:date="2024-08-12T14:25:26Z">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"Data" we should have "(N)" to be consistent with the other images</w:t>
      </w:r>
    </w:p>
  </w:comment>
  <w:comment w:author="davide.lenzarini@u-blox.com" w:id="81" w:date="2024-08-06T14:54:46Z">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Can it be explained in more clear way without the double negation?</w:t>
      </w:r>
    </w:p>
  </w:comment>
  <w:comment w:author="Stefan Hagen" w:id="194" w:date="2023-10-12T19:15:52Z">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195" w:date="2023-10-20T08:59:01Z">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196" w:date="2023-10-20T08:59:10Z">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92" w:date="2024-08-12T14:29:20Z">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that "TopicType='b11" is not allowed?</w:t>
      </w:r>
    </w:p>
  </w:comment>
  <w:comment w:author="davide.lenzarini@u-blox.com" w:id="110" w:date="2024-08-12T14:32:45Z">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"Messages Remaining is not aligned with the title of the chapter 3.1.22.3</w:t>
      </w:r>
    </w:p>
  </w:comment>
  <w:comment w:author="davide.lenzarini@u-blox.com" w:id="170" w:date="2024-08-06T14:59:19Z">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Virtual connection is initiated by the client so how the server can retransmit something in case the Virtual Connection is deleted?</w:t>
      </w:r>
    </w:p>
  </w:comment>
  <w:comment w:author="davide.lenzarini@u-blox.com" w:id="236" w:date="2023-10-05T17:51:33Z">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237" w:date="2024-03-20T14:36:59Z">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238" w:date="2024-03-20T14:37:44Z">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239" w:date="2024-03-20T14:39:15Z">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142" w:date="2024-08-06T14:49:36Z">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"subscription identifier" in MQTT-SN?</w:t>
      </w:r>
    </w:p>
  </w:comment>
  <w:comment w:author="davide.lenzarini@u-blox.com" w:id="100" w:date="2024-08-12T14:31:18Z">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"Topic Filter" we should have "(N)" to be consistent with the other images</w:t>
      </w:r>
    </w:p>
  </w:comment>
  <w:comment w:author="davide.lenzarini@u-blox.com" w:id="88" w:date="2024-08-12T14:30:21Z">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"Topic Filter" we should have "(N)" to be consistent with the other images</w:t>
      </w:r>
    </w:p>
  </w:comment>
  <w:comment w:author="davide.lenzarini@u-blox.com" w:id="78" w:date="2024-08-06T14:44:46Z">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"subscription identifier" in MQTT-SN?</w:t>
      </w:r>
    </w:p>
  </w:comment>
  <w:comment w:author="davide.lenzarini@u-blox.com" w:id="156" w:date="2024-03-19T15:48:20Z">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157" w:date="2024-06-20T11:05:09Z">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58" w:date="2024-08-07T13:37:00Z">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it is not necessary to say anything else about the DUP flag, right?</w:t>
      </w:r>
    </w:p>
  </w:comment>
  <w:comment w:author="davide.lenzarini@u-blox.com" w:id="47" w:date="2024-07-30T19:22:21Z">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correct?</w:t>
      </w:r>
    </w:p>
  </w:comment>
  <w:comment w:author="Stefan Hagen" w:id="242" w:date="2024-03-03T08:53:53Z">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243" w:date="2024-03-03T08:53:53Z">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Ian Craggs" w:id="6" w:date="2024-06-12T08:52:02Z">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7" w:date="2024-06-12T08:52:58Z">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Andrew Banks" w:id="41" w:date="2023-10-20T12:41:18Z">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42" w:date="2023-11-02T14:12:55Z">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43" w:date="2023-11-02T14:52:40Z">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44" w:date="2023-11-02T14:53:30Z">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45" w:date="2023-11-02T15:58:55Z">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davide.lenzarini@u-blox.com" w:id="209" w:date="2024-08-08T11:05:13Z">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a gateway perspective the LOST status should not be distinguished from the DISCONNECTED state. I propose to remove the LOST Client state.</w:t>
      </w:r>
    </w:p>
  </w:comment>
  <w:comment w:author="davide.lenzarini@u-blox.com" w:id="37" w:date="2024-08-12T12:50:22Z">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the left of "2" there is a character to be removed</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will flags field, if the length is over 1 byte, is on byte 4, the "Packet identifier MSB" is on byte Z, with Z=4 if the will flag is 0 and Z=5 if the will flag is 1.</w:t>
      </w:r>
    </w:p>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will data section, present only if the will flag is 1, should start at  Q=Z+11 so Q=16 and finish at P=Q+4+K. So P=15 if the will flag is 0 and P=20+K (where K is the number by will payload bytes) if the will flag is 1.</w:t>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auth data section, present only if the auth flag is 1, should start at R=P and finish at S=P+4+L (where L is the number of Auth Data bytes). So S=P if the auth flag is 0 and S=P+4+L if the auth flag is 1.</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client identifier starts at byte S</w:t>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basically I would recommend to avoid using 14+1 but use instead Q,Q+1 etc (for the will section) and R,R+1 (for the auth section) and S for the client identifier start</w:t>
      </w:r>
    </w:p>
  </w:comment>
  <w:comment w:author="Andrew Banks" w:id="210" w:date="2024-06-16T09:32:40Z">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189" w:date="2024-03-19T17:42:59Z">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190" w:date="2024-06-11T15:41:31Z">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davide.lenzarini@u-blox.com" w:id="191" w:date="2024-08-08T10:06:37Z">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that we need a security chapter at all. The protection packet is the only security option provided by the MQTT-SN v2 protocol. Any other security option is outside the scope of the MQTT-SN v2 specifications.</w:t>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mentioned in chapter 3.1.26 "The authentication of the sender and the receiver, their authorizations and the provisioning of the shared keys used to protect integrity and optionally confidentiality of the protected packet content are out of scope."</w:t>
      </w:r>
    </w:p>
  </w:comment>
  <w:comment w:author="Ian Craggs" w:id="82" w:date="2024-06-27T15:24:32Z">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Ian Craggs" w:id="79" w:date="2024-06-27T15:27:19Z">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davide.lenzarini@u-blox.com" w:id="80" w:date="2024-08-06T14:59:58Z">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 to be treated in 4.4.1 but this section is not clear</w:t>
      </w:r>
    </w:p>
  </w:comment>
  <w:comment w:author="Stefan Hagen" w:id="12" w:date="2023-12-08T16:41:32Z">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3" w:date="2024-06-04T12:40:11Z">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212" w:date="2024-03-19T17:55:57Z">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213" w:date="2024-03-20T14:04:25Z">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214" w:date="2024-03-20T14:22:55Z">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84" w:date="2024-08-06T15:27:54Z">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above this sections is not really clear</w:t>
      </w:r>
    </w:p>
  </w:comment>
  <w:comment w:author="davide.lenzarini@u-blox.com" w:id="96" w:date="2024-03-20T08:38:34Z">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value in case a topic filter was used in the SUBSCRIBE?</w:t>
      </w:r>
    </w:p>
  </w:comment>
  <w:comment w:author="Ian Craggs" w:id="139" w:date="2024-03-18T12:26:05Z">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davide.lenzarini@u-blox.com" w:id="85" w:date="2024-08-06T15:30:36Z">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specify the content of PacketIdentifier is the error is on QoS0?</w:t>
      </w:r>
    </w:p>
  </w:comment>
  <w:comment w:author="davide.lenzarini@u-blox.com" w:id="99" w:date="2024-03-14T09:44:26Z">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Stefan Hagen" w:id="38" w:date="2024-02-01T16:59:35Z">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39" w:date="2024-02-22T13:05:28Z">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davide.lenzarini@u-blox.com" w:id="204" w:date="2024-06-13T16:05:28Z">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davide.lenzarini@u-blox.com" w:id="2" w:date="2023-12-08T14:25:46Z">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Ian Craggs" w:id="15" w:date="2024-05-30T14:20:06Z">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davide.lenzarini@u-blox.com" w:id="16" w:date="2024-07-30T18:34:29Z">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PINGREQ and PINGRESP are missing</w:t>
      </w:r>
    </w:p>
  </w:comment>
  <w:comment w:author="Anonymous" w:id="154" w:date="2024-03-20T10:34:54Z">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davide.lenzarini@u-blox.com" w:id="155" w:date="2024-08-07T13:34:54Z">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basis of 4.2 we should exclude the possibility to use MQTT-SN on a network allowing duplicated packets</w:t>
      </w:r>
    </w:p>
  </w:comment>
  <w:comment w:author="davide.lenzarini@u-blox.com" w:id="31" w:date="2024-02-07T16:41:05Z">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32" w:date="2024-06-24T14:39:36Z">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53" w:date="2024-06-25T04:33:39Z">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"Auth Data Length" right? It is not Byte 11 in general.</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indicate with a letter the final Byte of each section so the next one can be parametric.</w:t>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here Byte(10+5) could by X, Byte 10 could by Y. Byte11=Y+X</w:t>
      </w:r>
    </w:p>
  </w:comment>
  <w:comment w:author="davide.lenzarini@u-blox.com" w:id="112" w:date="2024-08-07T09:07:37Z">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replaced with "when the PINGRESP is sent", right?</w:t>
      </w:r>
    </w:p>
  </w:comment>
  <w:comment w:author="davide.lenzarini@u-blox.com" w:id="208" w:date="2024-02-14T10:03:36Z">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the "asleep" state as per chapter 3.1.23.4 (disconnect, session expiry interval) the keep alive timer is not used, so how is it possible that a client state is transitioned from ASLEEP to LOST with a TIMEOUT?</w:t>
      </w:r>
    </w:p>
  </w:comment>
  <w:comment w:author="davide.lenzarini@u-blox.com" w:id="51" w:date="2024-08-08T12:23:57Z">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send the Will Message if while attempting to resend a packet multiple times it reached the N_RETRY max?</w:t>
      </w:r>
    </w:p>
  </w:comment>
  <w:comment w:author="davide.lenzarini@u-blox.com" w:id="246" w:date="2024-08-08T12:22:41Z">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happens after the N_RETRY has been reached? </w:t>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client attempt a new CONNECT, so a new Virtual Connection?</w:t>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consider the Client in DISCONNECTED state and send the will message if any?</w:t>
      </w:r>
    </w:p>
  </w:comment>
  <w:comment w:author="davide.lenzarini@u-blox.com" w:id="211" w:date="2024-08-08T12:33:21Z">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the "asleep" state as per chapter 3.1.23.4 (disconnect, session expiry interval) the keep alive timer is not used.</w:t>
      </w:r>
    </w:p>
  </w:comment>
  <w:comment w:author="davide.lenzarini@u-blox.com" w:id="106" w:date="2024-08-07T08:58:40Z">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107" w:date="2024-08-07T08:58:49Z">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109" w:date="2024-08-07T09:04:41Z">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Identifier" here is really helping the server but for the very same reason we should have the "Client identifier" also in the SUBSCRIBE/UNSUBSCRIBE/REGISTER. Why do we need the "Client Identifier" only on the PINGREQ originated by the client?</w:t>
      </w:r>
    </w:p>
  </w:comment>
  <w:comment w:author="Simon Johnson" w:id="114" w:date="2023-10-12T14:50:37Z">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davide.lenzarini@u-blox.com" w:id="104" w:date="2024-08-07T08:58:16Z">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105" w:date="2024-08-07T08:58:27Z">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8" w:date="2023-12-08T14:31:19Z">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57" w:date="2024-02-13T14:12:29Z">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58" w:date="2024-06-13T12:56:25Z">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davide.lenzarini@u-blox.com" w:id="97" w:date="2024-08-07T08:39:49Z">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really unclear. Can we details what is the content of the SUBACK flags "topic type" and field "topic data" in case the SUBSCRIBE flags "topic type" was 0b00 or 0b01 or 0b11?</w:t>
      </w:r>
    </w:p>
  </w:comment>
  <w:comment w:author="davide.lenzarini@u-blox.com" w:id="93" w:date="2024-08-07T08:51:15Z">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TopicType if a Topic Filter is used?</w:t>
      </w:r>
    </w:p>
  </w:comment>
  <w:comment w:author="davide.lenzarini@u-blox.com" w:id="103" w:date="2024-08-07T08:51:52Z">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TopicType if a Topic Filter is used?</w:t>
      </w:r>
    </w:p>
  </w:comment>
  <w:comment w:author="davide.lenzarini@u-blox.com" w:id="147" w:date="2023-11-23T17:39:04Z">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148" w:date="2023-11-23T17:42:22Z">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davide.lenzarini@u-blox.com" w:id="90" w:date="2024-08-07T07:46:46Z">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ClientID identifies a Session or a Virtual Connection? A Session can span over multiple Virtual Connections but on chapter 4.1 (session state) it seems the session state is associated to the Client Identifier. Should we clearly explain that the ClientID must be the same across the multiple Virtual Connections of the same session?</w:t>
      </w:r>
    </w:p>
  </w:comment>
  <w:comment w:author="davide.lenzarini@u-blox.com" w:id="95" w:date="2024-08-07T08:11:50Z">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94" w:date="2024-08-07T08:03:59Z">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against the idea to have a single message on the flight per session?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766" w15:done="0"/>
  <w15:commentEx w15:paraId="00001767" w15:done="0"/>
  <w15:commentEx w15:paraId="00001768" w15:done="0"/>
  <w15:commentEx w15:paraId="00001769" w15:paraIdParent="00001768" w15:done="0"/>
  <w15:commentEx w15:paraId="0000176A" w15:done="0"/>
  <w15:commentEx w15:paraId="0000176B" w15:done="0"/>
  <w15:commentEx w15:paraId="0000176D" w15:done="0"/>
  <w15:commentEx w15:paraId="0000176E" w15:done="0"/>
  <w15:commentEx w15:paraId="0000176F" w15:done="0"/>
  <w15:commentEx w15:paraId="00001771" w15:done="0"/>
  <w15:commentEx w15:paraId="00001772" w15:done="0"/>
  <w15:commentEx w15:paraId="00001774" w15:done="0"/>
  <w15:commentEx w15:paraId="00001775" w15:done="0"/>
  <w15:commentEx w15:paraId="00001776" w15:done="0"/>
  <w15:commentEx w15:paraId="00001777" w15:done="0"/>
  <w15:commentEx w15:paraId="00001779" w15:paraIdParent="00001777" w15:done="0"/>
  <w15:commentEx w15:paraId="0000177A" w15:done="0"/>
  <w15:commentEx w15:paraId="0000177B" w15:done="0"/>
  <w15:commentEx w15:paraId="0000177C" w15:done="0"/>
  <w15:commentEx w15:paraId="0000177D" w15:done="0"/>
  <w15:commentEx w15:paraId="0000177E" w15:done="0"/>
  <w15:commentEx w15:paraId="0000177F" w15:done="0"/>
  <w15:commentEx w15:paraId="00001780" w15:done="0"/>
  <w15:commentEx w15:paraId="00001781" w15:done="0"/>
  <w15:commentEx w15:paraId="00001782" w15:done="0"/>
  <w15:commentEx w15:paraId="00001783" w15:done="0"/>
  <w15:commentEx w15:paraId="00001784" w15:done="0"/>
  <w15:commentEx w15:paraId="00001786" w15:done="0"/>
  <w15:commentEx w15:paraId="00001787" w15:done="0"/>
  <w15:commentEx w15:paraId="00001788" w15:done="0"/>
  <w15:commentEx w15:paraId="00001789" w15:done="0"/>
  <w15:commentEx w15:paraId="00001794" w15:done="0"/>
  <w15:commentEx w15:paraId="00001795" w15:paraIdParent="00001794" w15:done="0"/>
  <w15:commentEx w15:paraId="00001796" w15:paraIdParent="00001794" w15:done="0"/>
  <w15:commentEx w15:paraId="00001797" w15:done="0"/>
  <w15:commentEx w15:paraId="00001798" w15:done="0"/>
  <w15:commentEx w15:paraId="00001799" w15:done="0"/>
  <w15:commentEx w15:paraId="0000179B" w15:done="0"/>
  <w15:commentEx w15:paraId="0000179C" w15:done="0"/>
  <w15:commentEx w15:paraId="0000179D" w15:done="0"/>
  <w15:commentEx w15:paraId="0000179F" w15:done="0"/>
  <w15:commentEx w15:paraId="000017A0" w15:done="0"/>
  <w15:commentEx w15:paraId="000017A1" w15:done="0"/>
  <w15:commentEx w15:paraId="000017A2" w15:done="0"/>
  <w15:commentEx w15:paraId="000017A3" w15:done="0"/>
  <w15:commentEx w15:paraId="000017A6" w15:done="0"/>
  <w15:commentEx w15:paraId="000017A7" w15:done="0"/>
  <w15:commentEx w15:paraId="000017A8" w15:done="0"/>
  <w15:commentEx w15:paraId="000017A9" w15:done="0"/>
  <w15:commentEx w15:paraId="000017AA" w15:done="0"/>
  <w15:commentEx w15:paraId="000017AB" w15:done="0"/>
  <w15:commentEx w15:paraId="000017AC" w15:done="0"/>
  <w15:commentEx w15:paraId="000017AD" w15:done="0"/>
  <w15:commentEx w15:paraId="000017AE" w15:done="0"/>
  <w15:commentEx w15:paraId="000017AF" w15:done="0"/>
  <w15:commentEx w15:paraId="000017B0" w15:done="0"/>
  <w15:commentEx w15:paraId="000017B1" w15:done="0"/>
  <w15:commentEx w15:paraId="000017B2" w15:done="0"/>
  <w15:commentEx w15:paraId="000017B3" w15:paraIdParent="000017B2" w15:done="0"/>
  <w15:commentEx w15:paraId="000017B4" w15:done="0"/>
  <w15:commentEx w15:paraId="000017B5" w15:done="0"/>
  <w15:commentEx w15:paraId="000017B6" w15:done="0"/>
  <w15:commentEx w15:paraId="000017B7" w15:done="0"/>
  <w15:commentEx w15:paraId="000017B8" w15:done="0"/>
  <w15:commentEx w15:paraId="000017B9" w15:done="0"/>
  <w15:commentEx w15:paraId="000017BA" w15:paraIdParent="000017B9" w15:done="0"/>
  <w15:commentEx w15:paraId="000017BB" w15:done="0"/>
  <w15:commentEx w15:paraId="000017BC" w15:done="0"/>
  <w15:commentEx w15:paraId="000017BD" w15:paraIdParent="000017BC" w15:done="0"/>
  <w15:commentEx w15:paraId="000017BE" w15:paraIdParent="000017BC" w15:done="0"/>
  <w15:commentEx w15:paraId="000017BF" w15:done="0"/>
  <w15:commentEx w15:paraId="000017C0" w15:done="0"/>
  <w15:commentEx w15:paraId="000017C1" w15:done="0"/>
  <w15:commentEx w15:paraId="000017C2" w15:done="0"/>
  <w15:commentEx w15:paraId="000017C3" w15:done="0"/>
  <w15:commentEx w15:paraId="000017C4" w15:done="0"/>
  <w15:commentEx w15:paraId="000017C5" w15:done="0"/>
  <w15:commentEx w15:paraId="000017C7" w15:done="0"/>
  <w15:commentEx w15:paraId="000017C8" w15:done="0"/>
  <w15:commentEx w15:paraId="000017CD" w15:done="0"/>
  <w15:commentEx w15:paraId="000017CE" w15:done="0"/>
  <w15:commentEx w15:paraId="000017D3" w15:done="0"/>
  <w15:commentEx w15:paraId="000017D4" w15:paraIdParent="000017D3" w15:done="0"/>
  <w15:commentEx w15:paraId="000017D5" w15:done="0"/>
  <w15:commentEx w15:paraId="000017D6" w15:paraIdParent="000017D5" w15:done="0"/>
  <w15:commentEx w15:paraId="000017D7" w15:done="0"/>
  <w15:commentEx w15:paraId="000017D8" w15:done="0"/>
  <w15:commentEx w15:paraId="000017D9" w15:done="0"/>
  <w15:commentEx w15:paraId="000017DA" w15:done="0"/>
  <w15:commentEx w15:paraId="000017DB" w15:done="0"/>
  <w15:commentEx w15:paraId="000017DC" w15:done="0"/>
  <w15:commentEx w15:paraId="000017DD" w15:done="0"/>
  <w15:commentEx w15:paraId="000017DE" w15:done="0"/>
  <w15:commentEx w15:paraId="000017DF" w15:done="0"/>
  <w15:commentEx w15:paraId="000017E0" w15:paraIdParent="000017DF" w15:done="0"/>
  <w15:commentEx w15:paraId="000017E1" w15:paraIdParent="000017DF" w15:done="0"/>
  <w15:commentEx w15:paraId="000017E2" w15:done="0"/>
  <w15:commentEx w15:paraId="000017E3" w15:done="0"/>
  <w15:commentEx w15:paraId="000017E4" w15:done="0"/>
  <w15:commentEx w15:paraId="000017E5" w15:paraIdParent="000017E4" w15:done="0"/>
  <w15:commentEx w15:paraId="000017E6" w15:done="0"/>
  <w15:commentEx w15:paraId="000017E7" w15:done="0"/>
  <w15:commentEx w15:paraId="000017E8" w15:done="0"/>
  <w15:commentEx w15:paraId="000017E9" w15:done="0"/>
  <w15:commentEx w15:paraId="000017EA" w15:done="0"/>
  <w15:commentEx w15:paraId="000017EB" w15:done="0"/>
  <w15:commentEx w15:paraId="000017EC" w15:done="0"/>
  <w15:commentEx w15:paraId="000017ED" w15:done="0"/>
  <w15:commentEx w15:paraId="000017EF" w15:done="0"/>
  <w15:commentEx w15:paraId="000017F0" w15:done="0"/>
  <w15:commentEx w15:paraId="000017F1" w15:done="0"/>
  <w15:commentEx w15:paraId="000017F2" w15:done="0"/>
  <w15:commentEx w15:paraId="000017F4" w15:done="0"/>
  <w15:commentEx w15:paraId="000017F5" w15:done="0"/>
  <w15:commentEx w15:paraId="000017F6" w15:done="0"/>
  <w15:commentEx w15:paraId="000017F7" w15:done="0"/>
  <w15:commentEx w15:paraId="000017F8" w15:done="0"/>
  <w15:commentEx w15:paraId="000017F9" w15:done="0"/>
  <w15:commentEx w15:paraId="000017FA" w15:done="0"/>
  <w15:commentEx w15:paraId="000017FD" w15:done="0"/>
  <w15:commentEx w15:paraId="000017FE" w15:done="0"/>
  <w15:commentEx w15:paraId="000017FF" w15:done="0"/>
  <w15:commentEx w15:paraId="00001801" w15:done="0"/>
  <w15:commentEx w15:paraId="00001802" w15:done="0"/>
  <w15:commentEx w15:paraId="00001803" w15:done="0"/>
  <w15:commentEx w15:paraId="00001804" w15:done="0"/>
  <w15:commentEx w15:paraId="00001805" w15:done="0"/>
  <w15:commentEx w15:paraId="00001806" w15:done="0"/>
  <w15:commentEx w15:paraId="00001807" w15:done="0"/>
  <w15:commentEx w15:paraId="00001808" w15:done="0"/>
  <w15:commentEx w15:paraId="00001809" w15:done="0"/>
  <w15:commentEx w15:paraId="0000180A" w15:paraIdParent="00001809" w15:done="0"/>
  <w15:commentEx w15:paraId="0000180B" w15:done="0"/>
  <w15:commentEx w15:paraId="0000180C" w15:done="0"/>
  <w15:commentEx w15:paraId="0000180D" w15:done="0"/>
  <w15:commentEx w15:paraId="0000180E" w15:paraIdParent="0000180D" w15:done="0"/>
  <w15:commentEx w15:paraId="0000180F" w15:done="0"/>
  <w15:commentEx w15:paraId="00001810" w15:paraIdParent="0000180F" w15:done="0"/>
  <w15:commentEx w15:paraId="00001811" w15:paraIdParent="0000180F" w15:done="0"/>
  <w15:commentEx w15:paraId="00001812" w15:done="0"/>
  <w15:commentEx w15:paraId="00001813" w15:done="0"/>
  <w15:commentEx w15:paraId="00001814" w15:done="0"/>
  <w15:commentEx w15:paraId="00001815" w15:done="0"/>
  <w15:commentEx w15:paraId="00001816" w15:done="0"/>
  <w15:commentEx w15:paraId="00001817" w15:done="0"/>
  <w15:commentEx w15:paraId="00001818" w15:done="0"/>
  <w15:commentEx w15:paraId="00001819" w15:done="0"/>
  <w15:commentEx w15:paraId="0000181A" w15:done="0"/>
  <w15:commentEx w15:paraId="0000181B" w15:done="0"/>
  <w15:commentEx w15:paraId="0000181C" w15:paraIdParent="0000181B" w15:done="0"/>
  <w15:commentEx w15:paraId="0000181D" w15:paraIdParent="0000181B" w15:done="0"/>
  <w15:commentEx w15:paraId="0000181E" w15:done="0"/>
  <w15:commentEx w15:paraId="00001821" w15:done="0"/>
  <w15:commentEx w15:paraId="00001822" w15:done="0"/>
  <w15:commentEx w15:paraId="00001823" w15:done="0"/>
  <w15:commentEx w15:paraId="00001824" w15:done="0"/>
  <w15:commentEx w15:paraId="00001825" w15:done="0"/>
  <w15:commentEx w15:paraId="00001826" w15:done="0"/>
  <w15:commentEx w15:paraId="00001827" w15:done="0"/>
  <w15:commentEx w15:paraId="00001828" w15:done="0"/>
  <w15:commentEx w15:paraId="00001829" w15:done="0"/>
  <w15:commentEx w15:paraId="0000182A" w15:done="0"/>
  <w15:commentEx w15:paraId="0000182B" w15:done="0"/>
  <w15:commentEx w15:paraId="0000182C" w15:done="0"/>
  <w15:commentEx w15:paraId="0000182D" w15:done="0"/>
  <w15:commentEx w15:paraId="0000182E" w15:done="0"/>
  <w15:commentEx w15:paraId="0000182F" w15:done="0"/>
  <w15:commentEx w15:paraId="00001834" w15:done="0"/>
  <w15:commentEx w15:paraId="00001835" w15:paraIdParent="00001834" w15:done="0"/>
  <w15:commentEx w15:paraId="00001836" w15:paraIdParent="00001834" w15:done="0"/>
  <w15:commentEx w15:paraId="00001837" w15:done="0"/>
  <w15:commentEx w15:paraId="00001838" w15:done="0"/>
  <w15:commentEx w15:paraId="00001839" w15:done="0"/>
  <w15:commentEx w15:paraId="0000183A" w15:done="0"/>
  <w15:commentEx w15:paraId="0000183B" w15:paraIdParent="0000183A" w15:done="0"/>
  <w15:commentEx w15:paraId="0000183C" w15:paraIdParent="0000183A" w15:done="0"/>
  <w15:commentEx w15:paraId="0000183D" w15:paraIdParent="0000183A" w15:done="0"/>
  <w15:commentEx w15:paraId="0000183E" w15:done="0"/>
  <w15:commentEx w15:paraId="0000183F" w15:done="0"/>
  <w15:commentEx w15:paraId="00001840" w15:done="0"/>
  <w15:commentEx w15:paraId="00001841" w15:done="0"/>
  <w15:commentEx w15:paraId="00001842" w15:done="0"/>
  <w15:commentEx w15:paraId="00001843" w15:paraIdParent="00001842" w15:done="0"/>
  <w15:commentEx w15:paraId="00001844" w15:paraIdParent="00001842" w15:done="0"/>
  <w15:commentEx w15:paraId="00001845" w15:done="0"/>
  <w15:commentEx w15:paraId="00001847" w15:done="0"/>
  <w15:commentEx w15:paraId="00001849" w15:done="0"/>
  <w15:commentEx w15:paraId="0000184A" w15:done="0"/>
  <w15:commentEx w15:paraId="0000184B" w15:paraIdParent="0000184A" w15:done="0"/>
  <w15:commentEx w15:paraId="0000184C" w15:done="0"/>
  <w15:commentEx w15:paraId="0000184D" w15:paraIdParent="0000184C" w15:done="0"/>
  <w15:commentEx w15:paraId="0000184E" w15:paraIdParent="0000184C" w15:done="0"/>
  <w15:commentEx w15:paraId="0000184F" w15:paraIdParent="0000184C" w15:done="0"/>
  <w15:commentEx w15:paraId="00001851" w15:paraIdParent="0000184C" w15:done="0"/>
  <w15:commentEx w15:paraId="00001852" w15:done="0"/>
  <w15:commentEx w15:paraId="00001859" w15:done="0"/>
  <w15:commentEx w15:paraId="0000185C" w15:done="0"/>
  <w15:commentEx w15:paraId="0000185D" w15:done="0"/>
  <w15:commentEx w15:paraId="0000185E" w15:paraIdParent="0000185D" w15:done="0"/>
  <w15:commentEx w15:paraId="00001860" w15:paraIdParent="0000185D" w15:done="0"/>
  <w15:commentEx w15:paraId="00001861" w15:done="0"/>
  <w15:commentEx w15:paraId="00001862" w15:done="0"/>
  <w15:commentEx w15:paraId="00001863" w15:paraIdParent="00001862" w15:done="0"/>
  <w15:commentEx w15:paraId="00001864" w15:done="0"/>
  <w15:commentEx w15:paraId="00001865" w15:paraIdParent="00001864" w15:done="0"/>
  <w15:commentEx w15:paraId="00001866" w15:done="0"/>
  <w15:commentEx w15:paraId="00001867" w15:paraIdParent="00001866" w15:done="0"/>
  <w15:commentEx w15:paraId="00001868" w15:paraIdParent="00001866" w15:done="0"/>
  <w15:commentEx w15:paraId="00001869" w15:done="0"/>
  <w15:commentEx w15:paraId="0000186B" w15:done="0"/>
  <w15:commentEx w15:paraId="00001874" w15:done="0"/>
  <w15:commentEx w15:paraId="00001875" w15:done="0"/>
  <w15:commentEx w15:paraId="00001876" w15:done="0"/>
  <w15:commentEx w15:paraId="00001879" w15:done="0"/>
  <w15:commentEx w15:paraId="0000187A" w15:paraIdParent="00001879" w15:done="0"/>
  <w15:commentEx w15:paraId="0000187B" w15:done="0"/>
  <w15:commentEx w15:paraId="0000187C" w15:done="0"/>
  <w15:commentEx w15:paraId="0000187D" w15:done="0"/>
  <w15:commentEx w15:paraId="0000187E" w15:paraIdParent="0000187D" w15:done="0"/>
  <w15:commentEx w15:paraId="00001880" w15:done="0"/>
  <w15:commentEx w15:paraId="00001881" w15:paraIdParent="00001880" w15:done="0"/>
  <w15:commentEx w15:paraId="00001882" w15:done="0"/>
  <w15:commentEx w15:paraId="00001883" w15:paraIdParent="00001882" w15:done="0"/>
  <w15:commentEx w15:paraId="00001886" w15:done="0"/>
  <w15:commentEx w15:paraId="00001887" w15:done="0"/>
  <w15:commentEx w15:paraId="00001888" w15:done="0"/>
  <w15:commentEx w15:paraId="00001889" w15:done="0"/>
  <w15:commentEx w15:paraId="0000188C" w15:done="0"/>
  <w15:commentEx w15:paraId="0000188D" w15:done="0"/>
  <w15:commentEx w15:paraId="0000188E" w15:done="0"/>
  <w15:commentEx w15:paraId="0000188F" w15:done="0"/>
  <w15:commentEx w15:paraId="00001890" w15:done="0"/>
  <w15:commentEx w15:paraId="00001891" w15:done="0"/>
  <w15:commentEx w15:paraId="00001892" w15:done="0"/>
  <w15:commentEx w15:paraId="00001893" w15:done="0"/>
  <w15:commentEx w15:paraId="00001894" w15:done="0"/>
  <w15:commentEx w15:paraId="00001895" w15:paraIdParent="00001894" w15:done="0"/>
  <w15:commentEx w15:paraId="00001896" w15:done="0"/>
  <w15:commentEx w15:paraId="00001897" w15:paraIdParent="00001896" w15:done="0"/>
  <w15:commentEx w15:paraId="00001898" w15:done="0"/>
  <w15:commentEx w15:paraId="00001899" w15:done="0"/>
  <w15:commentEx w15:paraId="0000189A" w15:done="0"/>
  <w15:commentEx w15:paraId="0000189C" w15:done="0"/>
  <w15:commentEx w15:paraId="0000189E" w15:paraIdParent="0000189C" w15:done="0"/>
  <w15:commentEx w15:paraId="0000189F" w15:done="0"/>
  <w15:commentEx w15:paraId="000018A0" w15:done="0"/>
  <w15:commentEx w15:paraId="000018A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August</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w:t>
    </w:r>
    <w:r w:rsidDel="00000000" w:rsidR="00000000" w:rsidRPr="00000000">
      <w:rPr>
        <w:color w:val="000000"/>
        <w:sz w:val="16"/>
        <w:szCs w:val="16"/>
        <w:shd w:fill="auto" w:val="clear"/>
        <w:rtl w:val="0"/>
      </w:rPr>
      <w:t xml:space="preserve">4</w:t>
    </w:r>
    <w:r w:rsidDel="00000000" w:rsidR="00000000" w:rsidRPr="00000000">
      <w:rPr>
        <w:rtl w:val="0"/>
      </w:rPr>
    </w:r>
  </w:p>
  <w:p w:rsidR="00000000" w:rsidDel="00000000" w:rsidP="00000000" w:rsidRDefault="00000000" w:rsidRPr="00000000" w14:paraId="0000176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4</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1">
    <w:pPr>
      <w:rPr/>
    </w:pPr>
    <w:r w:rsidDel="00000000" w:rsidR="00000000" w:rsidRPr="00000000">
      <w:rPr/>
      <w:drawing>
        <wp:inline distB="114300" distT="114300" distL="114300" distR="114300">
          <wp:extent cx="2200275" cy="457200"/>
          <wp:effectExtent b="0" l="0" r="0" t="0"/>
          <wp:docPr id="66" name="image31.png"/>
          <a:graphic>
            <a:graphicData uri="http://schemas.openxmlformats.org/drawingml/2006/picture">
              <pic:pic>
                <pic:nvPicPr>
                  <pic:cNvPr id="0" name="image31.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45">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6">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 TargetMode="External"/><Relationship Id="rId42" Type="http://schemas.openxmlformats.org/officeDocument/2006/relationships/hyperlink" Target="https://www.oasis-open.org/committees/mqtt/ipr.php" TargetMode="External"/><Relationship Id="rId41" Type="http://schemas.openxmlformats.org/officeDocument/2006/relationships/hyperlink" Target="https://www.oasis-open.org/policies-guidelines/ipr" TargetMode="External"/><Relationship Id="rId44" Type="http://schemas.openxmlformats.org/officeDocument/2006/relationships/hyperlink" Target="http://www.rfc-editor.org/info/rfc3629" TargetMode="External"/><Relationship Id="rId43" Type="http://schemas.openxmlformats.org/officeDocument/2006/relationships/hyperlink" Target="http://www.rfc-editor.org/info/rfc2119" TargetMode="External"/><Relationship Id="rId46" Type="http://schemas.openxmlformats.org/officeDocument/2006/relationships/hyperlink" Target="http://www.unicode.org/versions/latest/" TargetMode="External"/><Relationship Id="rId45" Type="http://schemas.openxmlformats.org/officeDocument/2006/relationships/hyperlink" Target="http://www.rfc-editor.org/info/rfc6455" TargetMode="External"/><Relationship Id="rId107" Type="http://schemas.openxmlformats.org/officeDocument/2006/relationships/hyperlink" Target="https://www.oasis-open.org/policies-guidelines/oasis-defined-terms-2017-05-26#dConformanceClause" TargetMode="External"/><Relationship Id="rId106" Type="http://schemas.openxmlformats.org/officeDocument/2006/relationships/hyperlink" Target="https://www.oasis-open.org/policies-guidelines/tc-process#wpComponentsConfClause" TargetMode="External"/><Relationship Id="rId105" Type="http://schemas.openxmlformats.org/officeDocument/2006/relationships/image" Target="media/image37.png"/><Relationship Id="rId104" Type="http://schemas.openxmlformats.org/officeDocument/2006/relationships/image" Target="media/image27.png"/><Relationship Id="rId109" Type="http://schemas.openxmlformats.org/officeDocument/2006/relationships/hyperlink" Target="https://docs.oasis-open.org/templates/ietf-rfc-list/ietf-rfc-list.html" TargetMode="External"/><Relationship Id="rId108" Type="http://schemas.openxmlformats.org/officeDocument/2006/relationships/hyperlink" Target="https://docs.oasis-open.org/templates/TCHandbook/ConformanceGuidelines.html" TargetMode="External"/><Relationship Id="rId48" Type="http://schemas.openxmlformats.org/officeDocument/2006/relationships/hyperlink" Target="https://docs.oasis-open.org/mqtt/mqtt/v5.0/cos02/mqtt-v5.0-cos02.html#Unicode" TargetMode="External"/><Relationship Id="rId47" Type="http://schemas.openxmlformats.org/officeDocument/2006/relationships/hyperlink" Target="https://docs.oasis-open.org/mqtt/mqtt/v5.0/cos02/mqtt-v5.0-cos02.html#RFC3629" TargetMode="External"/><Relationship Id="rId49" Type="http://schemas.openxmlformats.org/officeDocument/2006/relationships/image" Target="media/image16.png"/><Relationship Id="rId103" Type="http://schemas.openxmlformats.org/officeDocument/2006/relationships/image" Target="media/image40.png"/><Relationship Id="rId102" Type="http://schemas.openxmlformats.org/officeDocument/2006/relationships/image" Target="media/image44.png"/><Relationship Id="rId101" Type="http://schemas.openxmlformats.org/officeDocument/2006/relationships/image" Target="media/image26.png"/><Relationship Id="rId100" Type="http://schemas.openxmlformats.org/officeDocument/2006/relationships/image" Target="media/image41.png"/><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eader" Target="header1.xml"/><Relationship Id="rId34" Type="http://schemas.openxmlformats.org/officeDocument/2006/relationships/header" Target="header2.xml"/><Relationship Id="rId37" Type="http://schemas.openxmlformats.org/officeDocument/2006/relationships/footer" Target="footer1.xml"/><Relationship Id="rId36" Type="http://schemas.openxmlformats.org/officeDocument/2006/relationships/footer" Target="footer2.xml"/><Relationship Id="rId39" Type="http://schemas.openxmlformats.org/officeDocument/2006/relationships/hyperlink" Target="https://www.oasis-open.org/policies-guidelines/ipr#Non-Assertion-Mode" TargetMode="External"/><Relationship Id="rId38" Type="http://schemas.openxmlformats.org/officeDocument/2006/relationships/hyperlink" Target="https://www.oasis-open.org/policies-guidelines/ipr#Non-Assertion-Mode" TargetMode="Externa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www.oasis-open.org/"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www.oasis-open.org/policies-guidelines/ipr/"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29" Type="http://schemas.openxmlformats.org/officeDocument/2006/relationships/hyperlink" Target="https://docs.oasis-open.org/mqtt/mqtt-sn/v12.30/csd01/mqtt-sn-v12.30-csd01.docx" TargetMode="External"/><Relationship Id="rId122" Type="http://schemas.openxmlformats.org/officeDocument/2006/relationships/hyperlink" Target="https://www.oasis-open.org/policies-guidelines/trademark/" TargetMode="External"/><Relationship Id="rId95" Type="http://schemas.openxmlformats.org/officeDocument/2006/relationships/hyperlink" Target="https://docs.oasis-open.org/mqtt/mqtt/v5.0/os/mqtt-v5.0-os.html#S4_13_Errors" TargetMode="External"/><Relationship Id="rId94" Type="http://schemas.openxmlformats.org/officeDocument/2006/relationships/hyperlink" Target="https://docs.oasis-open.org/mqtt/mqtt/v5.0/os/mqtt-v5.0-os.html#Unicode" TargetMode="External"/><Relationship Id="rId97" Type="http://schemas.openxmlformats.org/officeDocument/2006/relationships/image" Target="media/image21.png"/><Relationship Id="rId96" Type="http://schemas.openxmlformats.org/officeDocument/2006/relationships/hyperlink" Target="https://docs.oasis-open.org/mqtt/mqtt/v5.0/os/mqtt-v5.0-os.html#S4_13_Errors" TargetMode="External"/><Relationship Id="rId11" Type="http://schemas.openxmlformats.org/officeDocument/2006/relationships/hyperlink" Target="mailto:davide.lenzarini@u-blox.com" TargetMode="External"/><Relationship Id="rId99" Type="http://schemas.openxmlformats.org/officeDocument/2006/relationships/image" Target="media/image39.png"/><Relationship Id="rId10" Type="http://schemas.openxmlformats.org/officeDocument/2006/relationships/hyperlink" Target="mailto:icraggs@gmail.com" TargetMode="External"/><Relationship Id="rId98" Type="http://schemas.openxmlformats.org/officeDocument/2006/relationships/image" Target="media/image25.png"/><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image" Target="media/image1.png"/><Relationship Id="rId90" Type="http://schemas.openxmlformats.org/officeDocument/2006/relationships/hyperlink" Target="https://en.wikipedia.org/wiki/Galois/Counter_Mode" TargetMode="External"/><Relationship Id="rId93" Type="http://schemas.openxmlformats.org/officeDocument/2006/relationships/hyperlink" Target="https://docs.oasis-open.org/mqtt/mqtt/v5.0/os/mqtt-v5.0-os.html#Unicode" TargetMode="External"/><Relationship Id="rId92" Type="http://schemas.openxmlformats.org/officeDocument/2006/relationships/image" Target="media/image22.png"/><Relationship Id="rId118" Type="http://schemas.openxmlformats.org/officeDocument/2006/relationships/hyperlink" Target="https://www.rfc-editor.org/info/rfc3552" TargetMode="External"/><Relationship Id="rId117" Type="http://schemas.openxmlformats.org/officeDocument/2006/relationships/hyperlink" Target="http://www.unicode.org/versions/latest/" TargetMode="External"/><Relationship Id="rId116" Type="http://schemas.openxmlformats.org/officeDocument/2006/relationships/hyperlink" Target="http://www.rfc-editor.org/info/rfc6455" TargetMode="External"/><Relationship Id="rId115" Type="http://schemas.openxmlformats.org/officeDocument/2006/relationships/hyperlink" Target="http://www.rfc-editor.org/info/rfc3629" TargetMode="External"/><Relationship Id="rId119" Type="http://schemas.openxmlformats.org/officeDocument/2006/relationships/hyperlink" Target="https://www.oasis-open.org/policies-guidelines/ipr/" TargetMode="External"/><Relationship Id="rId15" Type="http://schemas.openxmlformats.org/officeDocument/2006/relationships/hyperlink" Target="mailto:simon622@gmail.com" TargetMode="External"/><Relationship Id="rId110" Type="http://schemas.openxmlformats.org/officeDocument/2006/relationships/hyperlink" Target="https://www.rfc-editor.org/in-notes/rfc-ref.txt"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14" Type="http://schemas.openxmlformats.org/officeDocument/2006/relationships/hyperlink" Target="http://www.rfc-editor.org/info/rfc2119" TargetMode="External"/><Relationship Id="rId18" Type="http://schemas.openxmlformats.org/officeDocument/2006/relationships/hyperlink" Target="http://www.microsoft.com/" TargetMode="External"/><Relationship Id="rId113" Type="http://schemas.openxmlformats.org/officeDocument/2006/relationships/hyperlink" Target="https://www.rfc-editor.org/info/rfc8174" TargetMode="External"/><Relationship Id="rId112" Type="http://schemas.openxmlformats.org/officeDocument/2006/relationships/hyperlink" Target="https://www.rfc-editor.org/info/rfc2119" TargetMode="External"/><Relationship Id="rId111" Type="http://schemas.openxmlformats.org/officeDocument/2006/relationships/hyperlink" Target="https://docs.oasis-open.org/templates/w3c-recommendations-list/w3c-recommendations-list.html" TargetMode="External"/><Relationship Id="rId84"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83" Type="http://schemas.openxmlformats.org/officeDocument/2006/relationships/hyperlink" Target="https://nvlpubs.nist.gov/nistpubs/FIPS/NIST.FIPS.198-1.pdf" TargetMode="External"/><Relationship Id="rId86"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85" Type="http://schemas.openxmlformats.org/officeDocument/2006/relationships/hyperlink" Target="https://nvlpubs.nist.gov/nistpubs/SpecialPublications/NIST.SP.800-38b.pdf" TargetMode="External"/><Relationship Id="rId88"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87" Type="http://schemas.openxmlformats.org/officeDocument/2006/relationships/hyperlink" Target="https://www.rfc-editor.org/rfc/rfc3610" TargetMode="External"/><Relationship Id="rId89" Type="http://schemas.openxmlformats.org/officeDocument/2006/relationships/hyperlink" Target="https://en.wikipedia.org/wiki/CCM_mode" TargetMode="External"/><Relationship Id="rId80" Type="http://schemas.openxmlformats.org/officeDocument/2006/relationships/image" Target="media/image10.png"/><Relationship Id="rId82" Type="http://schemas.openxmlformats.org/officeDocument/2006/relationships/hyperlink" Target="https://www.rfc-editor.org/rfc/rfc2104" TargetMode="External"/><Relationship Id="rId81"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17.png"/><Relationship Id="rId72" Type="http://schemas.openxmlformats.org/officeDocument/2006/relationships/image" Target="media/image9.png"/><Relationship Id="rId75" Type="http://schemas.openxmlformats.org/officeDocument/2006/relationships/image" Target="media/image43.png"/><Relationship Id="rId74" Type="http://schemas.openxmlformats.org/officeDocument/2006/relationships/image" Target="media/image29.png"/><Relationship Id="rId77" Type="http://schemas.openxmlformats.org/officeDocument/2006/relationships/image" Target="media/image20.png"/><Relationship Id="rId76" Type="http://schemas.openxmlformats.org/officeDocument/2006/relationships/image" Target="media/image8.png"/><Relationship Id="rId79" Type="http://schemas.openxmlformats.org/officeDocument/2006/relationships/hyperlink" Target="https://docs.google.com/document/d/1Q_l-TOttOqktQmnupRv7Un1Y8KzULIxc/edit?pli=1#heading=h.23ckvvd" TargetMode="External"/><Relationship Id="rId78" Type="http://schemas.openxmlformats.org/officeDocument/2006/relationships/image" Target="media/image32.png"/><Relationship Id="rId71" Type="http://schemas.openxmlformats.org/officeDocument/2006/relationships/image" Target="media/image11.png"/><Relationship Id="rId70" Type="http://schemas.openxmlformats.org/officeDocument/2006/relationships/image" Target="media/image24.png"/><Relationship Id="rId62" Type="http://schemas.openxmlformats.org/officeDocument/2006/relationships/image" Target="media/image33.png"/><Relationship Id="rId61" Type="http://schemas.openxmlformats.org/officeDocument/2006/relationships/image" Target="media/image19.png"/><Relationship Id="rId64" Type="http://schemas.openxmlformats.org/officeDocument/2006/relationships/image" Target="media/image36.png"/><Relationship Id="rId63" Type="http://schemas.openxmlformats.org/officeDocument/2006/relationships/image" Target="media/image38.png"/><Relationship Id="rId66" Type="http://schemas.openxmlformats.org/officeDocument/2006/relationships/image" Target="media/image15.png"/><Relationship Id="rId65" Type="http://schemas.openxmlformats.org/officeDocument/2006/relationships/image" Target="media/image14.png"/><Relationship Id="rId68" Type="http://schemas.openxmlformats.org/officeDocument/2006/relationships/image" Target="media/image35.png"/><Relationship Id="rId67" Type="http://schemas.openxmlformats.org/officeDocument/2006/relationships/image" Target="media/image18.png"/><Relationship Id="rId60" Type="http://schemas.openxmlformats.org/officeDocument/2006/relationships/image" Target="media/image4.png"/><Relationship Id="rId69" Type="http://schemas.openxmlformats.org/officeDocument/2006/relationships/image" Target="media/image28.png"/><Relationship Id="rId51" Type="http://schemas.openxmlformats.org/officeDocument/2006/relationships/hyperlink" Target="https://docs.oasis-open.org/mqtt/mqtt/v5.0/cos02/mqtt-v5.0-cos02.html#RFC3629" TargetMode="External"/><Relationship Id="rId50" Type="http://schemas.openxmlformats.org/officeDocument/2006/relationships/hyperlink" Target="https://docs.oasis-open.org/mqtt/mqtt/v5.0/cos02/mqtt-v5.0-cos02.html#Unicode" TargetMode="External"/><Relationship Id="rId53" Type="http://schemas.openxmlformats.org/officeDocument/2006/relationships/hyperlink" Target="https://docs.oasis-open.org/mqtt/mqtt/v5.0/cos02/mqtt-v5.0-cos02.html#Unicode" TargetMode="External"/><Relationship Id="rId52" Type="http://schemas.openxmlformats.org/officeDocument/2006/relationships/hyperlink" Target="https://docs.oasis-open.org/mqtt/mqtt/v5.0/cos02/mqtt-v5.0-cos02.html#S4_13_Errors" TargetMode="External"/><Relationship Id="rId55" Type="http://schemas.openxmlformats.org/officeDocument/2006/relationships/image" Target="media/image13.png"/><Relationship Id="rId54" Type="http://schemas.openxmlformats.org/officeDocument/2006/relationships/image" Target="media/image30.png"/><Relationship Id="rId57" Type="http://schemas.openxmlformats.org/officeDocument/2006/relationships/image" Target="media/image23.png"/><Relationship Id="rId56" Type="http://schemas.openxmlformats.org/officeDocument/2006/relationships/image" Target="media/image7.png"/><Relationship Id="rId59" Type="http://schemas.openxmlformats.org/officeDocument/2006/relationships/image" Target="media/image34.png"/><Relationship Id="rId5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SF6zpcXteD86R3HNvCKyjgqyQw==">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IvMBCgp0ZXh0L3BsYWlu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KhsiFTExMzk2NTIyNDQyODA1ODA5MzczOSgAOAAwyv7j0tYxOMr+49LWMVoMdXo0em9qNTA3Y256cgIgAHgAiAECmgEGCAAQABgAqgHnAR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7ABALgBAUKXBgoLQUFBQkhKTG9tTGsSC0FBQUJGeHdYajIwGuQBCgl0ZXh0L2h0bWw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IuUBCgp0ZXh0L3BsYWlu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obIhUxMDM5NzQxMTg5MTQ0MDMwNzg4NzYoADgAMPWY34rdMTj1mN+K3TFaDHZqMm44Z2lrNW95eHICIAB4AIgBApoBBggAEAAYAKoB2QE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yKSAgoKdGV4dC9wbGFpb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qGyIVMTA4MTg0Mzc1ODE0MDUwNjYyMDc2KAA4ADDv7/aS5TE47+/2kuUxSpMBCgp0ZXh0L3BsYWluEoQBVGhlIHRyYW5zbWlzc2lvbiByYWRpdXMgUmIgb2YgdGhlIFNFQVJDSEdXIHBhY2tldCBpcyBsaW1pdGVkLCBlLmcuIHRvIGEgc2luZ2xlIGhvcCBpbiBjYXNlIG9mIGEgZGVuc2UgZGVwbG95bWVudCBvZiBNUVRULVNOIGNsaWVudHMuWgw1NG1wczdqcXo1ZjdyAiAAeACaAQYIABAAGACqAYYC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IrgCCgp0ZXh0L3BsYWluEqkCSXQgc2hvdWxkIGJlIGJlIGNvbnNpc3RlbnQgd2l0aCB0aGUgQ29ubmVjdCAiS2VlcCBBbGl2ZSBUaW1lciI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KhsiFTExNTYyNjM1NzE0MjczNTgxMjI2NigAOAAw6ueWiLAxOOrnloiwMVoMdmMwOWcxdXdsbTh4cgIgAHgAiAECmgEGCAAQABgAqgG2Ah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ioQQKCnRleHQvcGxhaW4SkgREbyB0aGVzZSB5ZWxsb3fCoGhpZ2hsaWdodHMgaW5kaWNhdGUgY29udGVudC9ydWxlcyBhbmQgZm9ybSBlcXVhbGx5IHRvIG5lZWQgd29yaz8gSSBndWVzcyBzby4KCkRlcGVuZGluZyBvbiB0aGUgdW5kZXJseWluZyAicnVsZXMiIGZyb20gZW5mb3JjZW1lbnQgcGVyIGVpdGhlciBob3BpbmcsIGNvbnZlbnRpb24sIG9yIGVuZm9yY2VtZW50IEkgYW0gc3VyZSB3ZSBjYW4gd3JpdGUgdGhpcyBzdGF0ZW1lbnQgc2hvcnRlciBhbmQgdG8gdGhlIHBvaW50LgoK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It0DCgp0ZXh0L3BsYWlu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iLKAgoKdGV4dC9wbGFpbh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iobIhUxMTYwODE4OTkxNzExMzQ1MzAwMDMoADgAMPyciYa5MTj8nImGuTFQAVoMZGU4Zmk0dzQ0NWF1cgIgAHgAiAECmgEGCAAQABgAqgG+Ah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rABALgBAVoMeG54ZjBnb2R5cTJ0cgIgAHgAiAECmgEGCAAQABgAqgHRAx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Cgp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4qGyIVMTE2MDgxODk5MTcxMTM0NTMwMDAzKAA4ADCai5GDgjI4mouRg4IySjEKCnRleHQvcGxhaW4SI1RoZSBTZXJ2ZXIgVmlldyBvZiB0aGUgQ2xpZW50IFN0YXRlWgw4bXp4cjZnZ3Bva2tyAiAAeACaAQYIABAAGACqAaEHEp4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PGJyPjxicj5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IqkFCgp0ZXh0L3BsYWluEpoFQnl0ZSA0ICJQcm90b2NvbCBWZXJzaW9uIi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IoQECgp0ZXh0L3BsYWluEvUDQVNDIHNheXMsIGFkZCBzb21ldGhpbmcgbGlrZToK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yNDc3MDIxNzUzMjExOSZhbXA7dXNnPUFPdlZhdzFYcjFZUUZ5LTRTV2FfaC1wX0Zkc3Q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