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01 August 2024</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w:t>
      </w:r>
      <w:r w:rsidDel="00000000" w:rsidR="00000000" w:rsidRPr="00000000">
        <w:rPr>
          <w:rFonts w:ascii="Arial" w:cs="Arial" w:eastAsia="Arial" w:hAnsi="Arial"/>
          <w:color w:val="000000"/>
          <w:sz w:val="20"/>
          <w:szCs w:val="20"/>
          <w:shd w:fill="auto" w:val="clear"/>
          <w:rtl w:val="0"/>
        </w:rPr>
        <w:t xml:space="preserve">anks </w:t>
      </w:r>
      <w:r w:rsidDel="00000000" w:rsidR="00000000" w:rsidRPr="00000000">
        <w:rPr>
          <w:rFonts w:ascii="Arial" w:cs="Arial" w:eastAsia="Arial" w:hAnsi="Arial"/>
          <w:color w:val="000000"/>
          <w:sz w:val="20"/>
          <w:szCs w:val="20"/>
          <w:shd w:fill="auto" w:val="clear"/>
          <w:rtl w:val="0"/>
        </w:rPr>
        <w:t xml:space="preserve">(andrewdjbanks@gmail.com</w:t>
      </w:r>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Davide Lenzarini (</w:t>
      </w:r>
      <w:hyperlink r:id="rId11">
        <w:r w:rsidDel="00000000" w:rsidR="00000000" w:rsidRPr="00000000">
          <w:rPr>
            <w:rFonts w:ascii="Arial" w:cs="Arial" w:eastAsia="Arial" w:hAnsi="Arial"/>
            <w:color w:val="000000"/>
            <w:sz w:val="20"/>
            <w:szCs w:val="20"/>
            <w:shd w:fill="auto" w:val="clear"/>
            <w:rtl w:val="0"/>
          </w:rPr>
          <w:t xml:space="preserve">davide.lenzarini@u-blox.com</w:t>
        </w:r>
      </w:hyperlink>
      <w:r w:rsidDel="00000000" w:rsidR="00000000" w:rsidRPr="00000000">
        <w:rPr>
          <w:rFonts w:ascii="Arial" w:cs="Arial" w:eastAsia="Arial" w:hAnsi="Arial"/>
          <w:color w:val="000000"/>
          <w:sz w:val="20"/>
          <w:szCs w:val="20"/>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Ian Craggs (</w:t>
      </w:r>
      <w:hyperlink r:id="rId12">
        <w:r w:rsidDel="00000000" w:rsidR="00000000" w:rsidRPr="00000000">
          <w:rPr>
            <w:rFonts w:ascii="Arial" w:cs="Arial" w:eastAsia="Arial" w:hAnsi="Arial"/>
            <w:color w:val="000000"/>
            <w:sz w:val="20"/>
            <w:szCs w:val="20"/>
            <w:shd w:fill="auto" w:val="clear"/>
            <w:rtl w:val="0"/>
          </w:rPr>
          <w:t xml:space="preserve">icraggs@gmail.com</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Rahul Gupta (</w:t>
      </w:r>
      <w:hyperlink r:id="rId13">
        <w:r w:rsidDel="00000000" w:rsidR="00000000" w:rsidRPr="00000000">
          <w:rPr>
            <w:rFonts w:ascii="Arial" w:cs="Arial" w:eastAsia="Arial" w:hAnsi="Arial"/>
            <w:color w:val="000000"/>
            <w:sz w:val="20"/>
            <w:szCs w:val="20"/>
            <w:shd w:fill="auto" w:val="clear"/>
            <w:rtl w:val="0"/>
          </w:rPr>
          <w:t xml:space="preserve">rahul.gupta@us.ibm.com</w:t>
        </w:r>
      </w:hyperlink>
      <w:r w:rsidDel="00000000" w:rsidR="00000000" w:rsidRPr="00000000">
        <w:rPr>
          <w:rFonts w:ascii="Arial" w:cs="Arial" w:eastAsia="Arial" w:hAnsi="Arial"/>
          <w:color w:val="000000"/>
          <w:sz w:val="20"/>
          <w:szCs w:val="20"/>
          <w:shd w:fill="auto" w:val="clear"/>
          <w:rtl w:val="0"/>
        </w:rPr>
        <w:t xml:space="preserve">), </w:t>
      </w:r>
      <w:hyperlink r:id="rId14">
        <w:r w:rsidDel="00000000" w:rsidR="00000000" w:rsidRPr="00000000">
          <w:rPr>
            <w:rFonts w:ascii="Arial" w:cs="Arial" w:eastAsia="Arial" w:hAnsi="Arial"/>
            <w:color w:val="000000"/>
            <w:sz w:val="20"/>
            <w:szCs w:val="20"/>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Simon Johnson (</w:t>
      </w:r>
      <w:hyperlink r:id="rId15">
        <w:r w:rsidDel="00000000" w:rsidR="00000000" w:rsidRPr="00000000">
          <w:rPr>
            <w:rFonts w:ascii="Arial" w:cs="Arial" w:eastAsia="Arial" w:hAnsi="Arial"/>
            <w:color w:val="000000"/>
            <w:sz w:val="20"/>
            <w:szCs w:val="20"/>
            <w:shd w:fill="auto" w:val="clear"/>
            <w:rtl w:val="0"/>
          </w:rPr>
          <w:t xml:space="preserve">simon</w:t>
        </w:r>
      </w:hyperlink>
      <w:r w:rsidDel="00000000" w:rsidR="00000000" w:rsidRPr="00000000">
        <w:rPr>
          <w:rFonts w:ascii="Arial" w:cs="Arial" w:eastAsia="Arial" w:hAnsi="Arial"/>
          <w:color w:val="000000"/>
          <w:sz w:val="20"/>
          <w:szCs w:val="20"/>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Stefan Hagen (</w:t>
      </w:r>
      <w:hyperlink r:id="rId16">
        <w:r w:rsidDel="00000000" w:rsidR="00000000" w:rsidRPr="00000000">
          <w:rPr>
            <w:rFonts w:ascii="Arial" w:cs="Arial" w:eastAsia="Arial" w:hAnsi="Arial"/>
            <w:color w:val="000000"/>
            <w:sz w:val="20"/>
            <w:szCs w:val="20"/>
            <w:shd w:fill="auto" w:val="clear"/>
            <w:rtl w:val="0"/>
          </w:rPr>
          <w:t xml:space="preserve">stefan@hagen.link</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Tara E. Walker (</w:t>
      </w:r>
      <w:hyperlink r:id="rId17">
        <w:r w:rsidDel="00000000" w:rsidR="00000000" w:rsidRPr="00000000">
          <w:rPr>
            <w:rFonts w:ascii="Arial" w:cs="Arial" w:eastAsia="Arial" w:hAnsi="Arial"/>
            <w:color w:val="000000"/>
            <w:sz w:val="20"/>
            <w:szCs w:val="20"/>
            <w:shd w:fill="auto" w:val="clear"/>
            <w:rtl w:val="0"/>
          </w:rPr>
          <w:t xml:space="preserve">tara.walker@microsoft.com</w:t>
        </w:r>
      </w:hyperlink>
      <w:r w:rsidDel="00000000" w:rsidR="00000000" w:rsidRPr="00000000">
        <w:rPr>
          <w:rFonts w:ascii="Arial" w:cs="Arial" w:eastAsia="Arial" w:hAnsi="Arial"/>
          <w:color w:val="000000"/>
          <w:sz w:val="20"/>
          <w:szCs w:val="20"/>
          <w:shd w:fill="auto" w:val="clear"/>
          <w:rtl w:val="0"/>
        </w:rPr>
        <w:t xml:space="preserve">), </w:t>
      </w:r>
      <w:hyperlink r:id="rId18">
        <w:r w:rsidDel="00000000" w:rsidR="00000000" w:rsidRPr="00000000">
          <w:rPr>
            <w:rFonts w:ascii="Arial" w:cs="Arial" w:eastAsia="Arial" w:hAnsi="Arial"/>
            <w:color w:val="000000"/>
            <w:sz w:val="20"/>
            <w:szCs w:val="20"/>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01 August 2024.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0">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34">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36">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ADVERTISE - Gateway Advertisement</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Header</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GwId</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Duration</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SEARCHGW - Search for A Gateway</w:t>
              <w:tab/>
              <w:t xml:space="preserve">35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SEARCHGW Header</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Radius</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GWINFO - Gateway Information</w:t>
              <w:tab/>
              <w:t xml:space="preserve">36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GWINFO Header</w:t>
              <w:tab/>
              <w:t xml:space="preserve">36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GwId</w:t>
              <w:tab/>
              <w:t xml:space="preserve">36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GwAdd</w:t>
              <w:tab/>
              <w:t xml:space="preserve">37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CONNECT - Connection Request</w:t>
              <w:tab/>
              <w:t xml:space="preserve">38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CONNECT Header</w:t>
              <w:tab/>
              <w:t xml:space="preserve">39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3.4.2 Connect Flags</w:t>
              <w:tab/>
              <w:t xml:space="preserve">39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Clean Start</w:t>
              <w:tab/>
              <w:t xml:space="preserve">39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3.4.2.2 Will Flag</w:t>
              <w:tab/>
              <w:t xml:space="preserve">39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3.4.2.3 Authentication Flag</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3.4.2.4 Default Number of Awake Messages</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 Packet Identifier</w:t>
              <w:tab/>
              <w:t xml:space="preserve">40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Protocol Version</w:t>
              <w:tab/>
              <w:t xml:space="preserve">40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3.4.5 Keep Alive</w:t>
              <w:tab/>
              <w:t xml:space="preserve">40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3.4.6 Session Expiry Interval</w:t>
              <w:tab/>
              <w:t xml:space="preserve">41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3.4.7 Maximum Packet Size</w:t>
              <w:tab/>
              <w:t xml:space="preserve">41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3.4.8 Client Identifier</w:t>
              <w:tab/>
              <w:t xml:space="preserve">42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3.4.9 Will Flags</w:t>
              <w:tab/>
              <w:t xml:space="preserve">42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3.4.9.1 Will Topic Type</w:t>
              <w:tab/>
              <w:t xml:space="preserve">42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3.4.9.2 Will QoS</w:t>
              <w:tab/>
              <w:t xml:space="preserve">42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3.4.9.3 Will Retain</w:t>
              <w:tab/>
              <w:t xml:space="preserve">42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3.4.10 Will Topic Data</w:t>
              <w:tab/>
              <w:t xml:space="preserve">43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3.4.11 Will Payload Length</w:t>
              <w:tab/>
              <w:t xml:space="preserve">43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3.4.12 Will Payload</w:t>
              <w:tab/>
              <w:t xml:space="preserve">43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3.4.13 Authentication Method Length</w:t>
              <w:tab/>
              <w:t xml:space="preserve">43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3.4.14 Authentication Method</w:t>
              <w:tab/>
              <w:t xml:space="preserve">43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3.4.15 Authentication Data Length</w:t>
              <w:tab/>
              <w:t xml:space="preserve">43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3.4.16 Authentication Data</w:t>
              <w:tab/>
              <w:t xml:space="preserve">43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3.4.17 CONNECT Actions</w:t>
              <w:tab/>
              <w:t xml:space="preserve">44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CONNACK - Connect Acknowledgement</w:t>
              <w:tab/>
              <w:t xml:space="preserve">45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CONNACK Header</w:t>
              <w:tab/>
              <w:t xml:space="preserve">45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CONNACK Flags</w:t>
              <w:tab/>
              <w:t xml:space="preserve">45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Session Present</w:t>
              <w:tab/>
              <w:t xml:space="preserve">46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Session Expiry Interval Flag</w:t>
              <w:tab/>
              <w:t xml:space="preserve">46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3.5.2.3 Authentication Flag</w:t>
              <w:tab/>
              <w:t xml:space="preserve">46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3.5.3 Packet Identifier</w:t>
              <w:tab/>
              <w:t xml:space="preserve">46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Reason Code</w:t>
              <w:tab/>
              <w:t xml:space="preserve">46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Session Expiry Interval</w:t>
              <w:tab/>
              <w:t xml:space="preserve">47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3.5.6 Authentication Method Length</w:t>
              <w:tab/>
              <w:t xml:space="preserve">47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3.5.7 Authentication Method</w:t>
              <w:tab/>
              <w:t xml:space="preserve">47</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3.5.8 Authentication Data Length</w:t>
              <w:tab/>
              <w:t xml:space="preserve">47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3.5.9 Authentication Data</w:t>
              <w:tab/>
              <w:t xml:space="preserve">47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3.5.10 Assigned Client Identifier</w:t>
              <w:tab/>
              <w:t xml:space="preserve">47</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 AUTH - Authentication Exchange</w:t>
              <w:tab/>
              <w:t xml:space="preserve">48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AUTH Header</w:t>
              <w:tab/>
              <w:t xml:space="preserve">48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 Packet Identifier</w:t>
              <w:tab/>
              <w:t xml:space="preserve">48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Reason Code</w:t>
              <w:tab/>
              <w:t xml:space="preserve">48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Authentication Method Length</w:t>
              <w:tab/>
              <w:t xml:space="preserve">48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Authentication Method</w:t>
              <w:tab/>
              <w:t xml:space="preserve">48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Authentication Data</w:t>
              <w:tab/>
              <w:t xml:space="preserve">49</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 AUTH Actions</w:t>
              <w:tab/>
              <w:t xml:space="preserve">49</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REGISTER - Register Topic Alias Request</w:t>
              <w:tab/>
              <w:t xml:space="preserve">49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REGISTER Header</w:t>
              <w:tab/>
              <w:t xml:space="preserve">49</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Packet Identifier</w:t>
              <w:tab/>
              <w:t xml:space="preserve">49</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Topic Alias</w:t>
              <w:tab/>
              <w:t xml:space="preserve">49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Name</w:t>
              <w:tab/>
              <w:t xml:space="preserve">49</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REGISTER Actions</w:t>
              <w:tab/>
              <w:t xml:space="preserve">49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REGACK - Register Topic Alias Acknowledgement</w:t>
              <w:tab/>
              <w:t xml:space="preserve">50</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REGACK Header</w:t>
              <w:tab/>
              <w:t xml:space="preserve">50</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REGACK Flags</w:t>
              <w:tab/>
              <w:t xml:space="preserve">50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Type</w:t>
              <w:tab/>
              <w:t xml:space="preserve">50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50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50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50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3.9 Publish Variants</w:t>
              <w:tab/>
              <w:t xml:space="preserve">51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PUBWOS - Publish Without Session</w:t>
              <w:tab/>
              <w:t xml:space="preserve">51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3.9.1.1 PUBWOS Header</w:t>
              <w:tab/>
              <w:t xml:space="preserve">52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3.9.1.2 PUBWOS Flags</w:t>
              <w:tab/>
              <w:t xml:space="preserve">52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3.9.1.2.1 Topic Type</w:t>
              <w:tab/>
              <w:t xml:space="preserve">52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3.9.1.2.2 Retain</w:t>
              <w:tab/>
              <w:t xml:space="preserve">52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3.9.1.3 Topic Data</w:t>
              <w:tab/>
              <w:t xml:space="preserve">52</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3.9.1.4 Data</w:t>
              <w:tab/>
              <w:t xml:space="preserve">52</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3.9.1.5 PUBWOS Actions</w:t>
              <w:tab/>
              <w:t xml:space="preserve">52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dbg4wo1b8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 PUBLISH QoS -1 (Informative)</w:t>
              <w:tab/>
              <w:t xml:space="preserve">52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PUBLISH Header</w:t>
              <w:tab/>
              <w:t xml:space="preserve">53</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 PUBLISH Flags</w:t>
              <w:tab/>
              <w:t xml:space="preserve">53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3.9.2.2.1 Topic Type</w:t>
              <w:tab/>
              <w:t xml:space="preserve">53</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3.9.2.2.2 QoS</w:t>
              <w:tab/>
              <w:t xml:space="preserve">53</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3.9.2.2.3 DUP</w:t>
              <w:tab/>
              <w:t xml:space="preserve">53</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3.9.2.2.4 Retain</w:t>
              <w:tab/>
              <w:t xml:space="preserve">54</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5ilmvegzm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3.9.2.3 Topic Data</w:t>
              <w:tab/>
              <w:t xml:space="preserve">54</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3.9.2.4 Data</w:t>
              <w:tab/>
              <w:t xml:space="preserve">54</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3.9.2.5 PUBLISH QoS -1 Actions</w:t>
              <w:tab/>
              <w:t xml:space="preserve">54</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PUBLISH - QoS 0</w:t>
              <w:tab/>
              <w:t xml:space="preserve">54</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3.9.3.1 PUBLISH Header</w:t>
              <w:tab/>
              <w:t xml:space="preserve">54</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3.9.3.2 PUBLISH Flags</w:t>
              <w:tab/>
              <w:t xml:space="preserve">55</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3.9.3.2.1 Topic Type</w:t>
              <w:tab/>
              <w:t xml:space="preserve">55</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3.9.2.2.2 QoS</w:t>
              <w:tab/>
              <w:t xml:space="preserve">55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3.9.2.2.3 Retain</w:t>
              <w:tab/>
              <w:t xml:space="preserve">55</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3.9.3.3 Topic Data</w:t>
              <w:tab/>
              <w:t xml:space="preserve">55</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3.9.3.4 Data</w:t>
              <w:tab/>
              <w:t xml:space="preserve">55</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3.9.3.5 PUBLISH - QoS 0 Actions</w:t>
              <w:tab/>
              <w:t xml:space="preserve">55</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PUBLISH - QoS 1 and 2</w:t>
              <w:tab/>
              <w:t xml:space="preserve">56</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3.9.4.1 PUBLISH Header</w:t>
              <w:tab/>
              <w:t xml:space="preserve">56</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3.9.4.2 PUBLISH Flags</w:t>
              <w:tab/>
              <w:t xml:space="preserve">56</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3.9.4.2.1 Topic Type</w:t>
              <w:tab/>
              <w:t xml:space="preserve">56</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3.9.4.2.2 QoS</w:t>
              <w:tab/>
              <w:t xml:space="preserve">56</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3.9.4.2.3 DUP</w:t>
              <w:tab/>
              <w:t xml:space="preserve">57</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3.9.4.2.4 Retain</w:t>
              <w:tab/>
              <w:t xml:space="preserve">57</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3.9.4.3 Packet Identifier</w:t>
              <w:tab/>
              <w:t xml:space="preserve">57</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3.9.4.4 Topic Data</w:t>
              <w:tab/>
              <w:t xml:space="preserve">57</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3.9.4.5 Data</w:t>
              <w:tab/>
              <w:t xml:space="preserve">57</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3.9.4.6 PUBLISH Actions</w:t>
              <w:tab/>
              <w:t xml:space="preserve">57</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 PUBACK – Publish Acknowledgement (QoS 1 delivery)</w:t>
              <w:tab/>
              <w:t xml:space="preserve">58</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3.9.5.1 PUBACK Header</w:t>
              <w:tab/>
              <w:t xml:space="preserve">58</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3.9.5.2 Packet Identifier</w:t>
              <w:tab/>
              <w:t xml:space="preserve">58</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3.9.5.3 Reason Code</w:t>
              <w:tab/>
              <w:t xml:space="preserve">59</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3.9.5.4 PUBACK Actions</w:t>
              <w:tab/>
              <w:t xml:space="preserve">59</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 PUBREC - Publish Received (QoS 2 delivery part 1)</w:t>
              <w:tab/>
              <w:t xml:space="preserve">59</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3.9.6.1 PUBREC Header</w:t>
              <w:tab/>
              <w:t xml:space="preserve">59</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3.9.6.2 Packet Identifier</w:t>
              <w:tab/>
              <w:t xml:space="preserve">59</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3.9.6.3 Reason Code</w:t>
              <w:tab/>
              <w:t xml:space="preserve">59</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3.9.6.4 PUBREC Actions</w:t>
              <w:tab/>
              <w:t xml:space="preserve">59</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 PUBREL - Publish Release (QoS 2 delivery part 2)</w:t>
              <w:tab/>
              <w:t xml:space="preserve">59</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3.9.7.1 PUBREL Header</w:t>
              <w:tab/>
              <w:t xml:space="preserve">60</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3.9.7.2 Packet Identifier</w:t>
              <w:tab/>
              <w:t xml:space="preserve">60</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3.9.7.3 Reason Code</w:t>
              <w:tab/>
              <w:t xml:space="preserve">60</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3.9.7.4 PUBREL Actions</w:t>
              <w:tab/>
              <w:t xml:space="preserve">60</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3.9.8 PUBCOMP - Publish Complete (QoS 2 delivery part 3)</w:t>
              <w:tab/>
              <w:t xml:space="preserve">60</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3.9.8.1 PUBCOMP Header</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3.9.8.2 Packet Identifier</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3.9.8.3 Reason Code</w:t>
              <w:tab/>
              <w:t xml:space="preserve">60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3.9.8.4 PUBCOMP Actions</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SUBSCRIBE - Subscribe Request</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SUBSCRIBE Header</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SUBSCRIBE Flags</w:t>
              <w:tab/>
              <w:t xml:space="preserve">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3.10.2.1 Topic Type</w:t>
              <w:tab/>
              <w:t xml:space="preserve">61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3.10.2.2 Retain handling</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3.10.2.3 Retain as published</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3.10.2.4 QoS</w:t>
              <w:tab/>
              <w:t xml:space="preserve">62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3.10.2.5 No Local</w:t>
              <w:tab/>
              <w:t xml:space="preserve">62</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Packet Identifier</w:t>
              <w:tab/>
              <w:t xml:space="preserve">62</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3.10.4 Topic Data or Topic Filter</w:t>
              <w:tab/>
              <w:t xml:space="preserve">62</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3.10.5 SUBSCRIBE Actions</w:t>
              <w:tab/>
              <w:t xml:space="preserve">62</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SUBACK - Subscribe Acknowledgement</w:t>
              <w:tab/>
              <w:t xml:space="preserve">64</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SUBACK Header</w:t>
              <w:tab/>
              <w:t xml:space="preserve">64</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SUBACK Flags</w:t>
              <w:tab/>
              <w:t xml:space="preserve">64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3.11.2.1 Topic Type</w:t>
              <w:tab/>
              <w:t xml:space="preserve">64</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Topic Data</w:t>
              <w:tab/>
              <w:t xml:space="preserve">64</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Packet Identifier</w:t>
              <w:tab/>
              <w:t xml:space="preserve">64</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Reason Code</w:t>
              <w:tab/>
              <w:t xml:space="preserve">64</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UNSUBSCRIBE - Unsubscribe Request</w:t>
              <w:tab/>
              <w:t xml:space="preserve">65</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UNSUBSCRIBE Header</w:t>
              <w:tab/>
              <w:t xml:space="preserve">65</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UNSUBSCRIBE Flags</w:t>
              <w:tab/>
              <w:t xml:space="preserve">65</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3.12.2.1 Topic Type</w:t>
              <w:tab/>
              <w:t xml:space="preserve">65</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Packet Identifier</w:t>
              <w:tab/>
              <w:t xml:space="preserve">66</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Topic Data or Topic Filter</w:t>
              <w:tab/>
              <w:t xml:space="preserve">66</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3.12.4 UNSUBSCRIBE Actions</w:t>
              <w:tab/>
              <w:t xml:space="preserve">66</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UNSUBACK - Unsubscribe Acknowledgement</w:t>
              <w:tab/>
              <w:t xml:space="preserve">66</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UNSUBACK Header</w:t>
              <w:tab/>
              <w:t xml:space="preserve">67</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Packet Identifier</w:t>
              <w:tab/>
              <w:t xml:space="preserve">67</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Reason Code</w:t>
              <w:tab/>
              <w:t xml:space="preserve">67</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PINGREQ - Ping Request</w:t>
              <w:tab/>
              <w:t xml:space="preserve">67</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PINGREQ Header</w:t>
              <w:tab/>
              <w:t xml:space="preserve">67</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Packet Identifier</w:t>
              <w:tab/>
              <w:t xml:space="preserve">67</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3.14.3 Client Identifier</w:t>
              <w:tab/>
              <w:t xml:space="preserve">67</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3.14.4 PINGREQ Actions</w:t>
              <w:tab/>
              <w:t xml:space="preserve">67</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PINGRESP - Ping Response</w:t>
              <w:tab/>
              <w:t xml:space="preserve">68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PINGRESP Header</w:t>
              <w:tab/>
              <w:t xml:space="preserve">68</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Packet Identifier</w:t>
              <w:tab/>
              <w:t xml:space="preserve">68</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3.15.3 Application Messages Remaining</w:t>
              <w:tab/>
              <w:t xml:space="preserve">68</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DISCONNECT - Disconnect Notification</w:t>
              <w:tab/>
              <w:t xml:space="preserve">69</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DISCONNECT Header</w:t>
              <w:tab/>
              <w:t xml:space="preserve">70</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DISCONNECT Flags</w:t>
              <w:tab/>
              <w:t xml:space="preserve">70</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e2fw8unua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3.16.2.1 Retain Registrations</w:t>
              <w:tab/>
              <w:t xml:space="preserve">70</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9865emxsi8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3.16.2.2 Reason String Flag</w:t>
              <w:tab/>
              <w:t xml:space="preserve">70</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3.16.2.3 Session Expiry Interval Flag</w:t>
              <w:tab/>
              <w:t xml:space="preserve">70</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3.16.2.4 Reason Code Flag</w:t>
              <w:tab/>
              <w:t xml:space="preserve">70</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3.16.2.5 Packet Identifier Flag</w:t>
              <w:tab/>
              <w:t xml:space="preserve">70</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3.16.3 Packet Identifier</w:t>
              <w:tab/>
              <w:t xml:space="preserve">71</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Reason Code</w:t>
              <w:tab/>
              <w:t xml:space="preserve">71</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Session Expiry Interval</w:t>
              <w:tab/>
              <w:t xml:space="preserve">71</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3.16.6 Reason String</w:t>
              <w:tab/>
              <w:t xml:space="preserve">71</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3.16.7 DISCONNECT Actions</w:t>
              <w:tab/>
              <w:t xml:space="preserve">71</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 WAKEUP - Wake up request</w:t>
              <w:tab/>
              <w:t xml:space="preserve">72</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3.17.1 WAKEUP Header</w:t>
              <w:tab/>
              <w:t xml:space="preserve">72</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WAKEUP Actions</w:t>
              <w:tab/>
              <w:t xml:space="preserve">72</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SLEEPREQ - Sleep request</w:t>
              <w:tab/>
              <w:t xml:space="preserve">72</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3.18.1 SLEEPREQ Header</w:t>
              <w:tab/>
              <w:t xml:space="preserve">72</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3.18.2 Packet Identifier</w:t>
              <w:tab/>
              <w:t xml:space="preserve">72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3.18.3 Sleep Duration</w:t>
              <w:tab/>
              <w:t xml:space="preserve">73</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3.18.4 SLEEPREQ Actions</w:t>
              <w:tab/>
              <w:t xml:space="preserve">73</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 SLEEPRESP - Sleep response</w:t>
              <w:tab/>
              <w:t xml:space="preserve">73</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3.19.1 SLEEPRESP Header</w:t>
              <w:tab/>
              <w:t xml:space="preserve">73</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3.19.2 Packet Identifier</w:t>
              <w:tab/>
              <w:t xml:space="preserve">73</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 Forwarder Encapsulation</w:t>
              <w:tab/>
              <w:t xml:space="preserve">74</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 Length</w:t>
              <w:tab/>
              <w:t xml:space="preserve">74</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 Packet Type</w:t>
              <w:tab/>
              <w:t xml:space="preserve">74</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 Ctrl</w:t>
              <w:tab/>
              <w:t xml:space="preserve">74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3.20.4 Radius</w:t>
              <w:tab/>
              <w:t xml:space="preserve">74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3.20.5 Wireless Node Id</w:t>
              <w:tab/>
              <w:t xml:space="preserve">75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3.20.6 MQTT-SN Packet</w:t>
              <w:tab/>
              <w:t xml:space="preserve">75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Protection Encapsulation</w:t>
              <w:tab/>
              <w:t xml:space="preserve">75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Length</w:t>
              <w:tab/>
              <w:t xml:space="preserve">76</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3.21.2 Packet Type</w:t>
              <w:tab/>
              <w:t xml:space="preserve">76</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3.21.3 Protection Flags</w:t>
              <w:tab/>
              <w:t xml:space="preserve">76</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3.21.3.1 Monotonic Counter Length</w:t>
              <w:tab/>
              <w:t xml:space="preserve">76</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3.21.3.2 Cryptographic Material Length</w:t>
              <w:tab/>
              <w:t xml:space="preserve">76</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3.21.3.3 Authentication Tag Length</w:t>
              <w:tab/>
              <w:t xml:space="preserve">77</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3.21.4 Protection Scheme</w:t>
              <w:tab/>
              <w:t xml:space="preserve">77</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3.21.5 Sender Identifier</w:t>
              <w:tab/>
              <w:t xml:space="preserve">78</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3.21.6 Random</w:t>
              <w:tab/>
              <w:t xml:space="preserve">79</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3.21.7 Cryptographic Material</w:t>
              <w:tab/>
              <w:t xml:space="preserve">79</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3.21.8 Monotonic Counter</w:t>
              <w:tab/>
              <w:t xml:space="preserve">79</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3.21.9 Protected MQTT-SN Packet</w:t>
              <w:tab/>
              <w:t xml:space="preserve">80</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3.21.10 Authentication Tag</w:t>
              <w:tab/>
              <w:t xml:space="preserve">80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81</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81</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81</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82</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83</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84</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84</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85</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85</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86</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87</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87</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88</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4.4.3 Exponential Backoff (informative)</w:t>
              <w:tab/>
              <w:t xml:space="preserve">89</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89</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90</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90</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90</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90</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90</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91</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91</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91</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92</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93</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in506fc1w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Topic Registration</w:t>
              <w:tab/>
              <w:t xml:space="preserve">93</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4.7.2.2 Topic Mapping and Aliasing</w:t>
              <w:tab/>
              <w:t xml:space="preserve">94</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4.7.2.3 Predefined topic aliases and short topic names</w:t>
              <w:tab/>
              <w:t xml:space="preserve">94</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4.7.2.4 Client Topic Subscribe/Unsubscribe Procedure</w:t>
              <w:tab/>
              <w:t xml:space="preserve">94</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4.7.2.5 Client Publish Procedure</w:t>
              <w:tab/>
              <w:t xml:space="preserve">94</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4.7.2.6 Gateway Publish Procedure</w:t>
              <w:tab/>
              <w:t xml:space="preserve">95</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95</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96</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96</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97</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97</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98</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99</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101</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101</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102</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102</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102</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103</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zpm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4.11.3 Forwarder encapsulator</w:t>
              <w:tab/>
              <w:t xml:space="preserve">104</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pnvbsijuc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4.13.4 MQTT-SN broker</w:t>
              <w:tab/>
              <w:t xml:space="preserve">105</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106</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107</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110</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4.15.1.1 Timer and Counter Values (Informative)</w:t>
              <w:tab/>
              <w:t xml:space="preserve">110</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4.15.2 Clean start</w:t>
              <w:tab/>
              <w:t xml:space="preserve">110</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4.15.3 Sleeping clients</w:t>
              <w:tab/>
              <w:t xml:space="preserve">111</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4.15.4 Keep Alive</w:t>
              <w:tab/>
              <w:t xml:space="preserve">113</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4.15.5 Client Disconnect</w:t>
              <w:tab/>
              <w:t xml:space="preserve">114</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Retained Messages</w:t>
              <w:tab/>
              <w:t xml:space="preserve">114</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Optional Features</w:t>
              <w:tab/>
              <w:t xml:space="preserve">115</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116</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116</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116</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116</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117</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117</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118</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118</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119</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119</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119</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119</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120</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120</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120</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121</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121</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122</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122</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122</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122</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122</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123</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123</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124</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125</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125</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125</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126</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Revision History (informative)</w:t>
              <w:tab/>
              <w:t xml:space="preserve">127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78">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79">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7B">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7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1">
        <w:r w:rsidDel="00000000" w:rsidR="00000000" w:rsidRPr="00000000">
          <w:rPr>
            <w:rFonts w:ascii="Arial" w:cs="Arial" w:eastAsia="Arial" w:hAnsi="Arial"/>
            <w:rtl w:val="0"/>
          </w:rPr>
          <w:t xml:space="preserve"> </w:t>
        </w:r>
      </w:hyperlink>
      <w:hyperlink r:id="rId42">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3">
        <w:r w:rsidDel="00000000" w:rsidR="00000000" w:rsidRPr="00000000">
          <w:rPr>
            <w:rFonts w:ascii="Arial" w:cs="Arial" w:eastAsia="Arial" w:hAnsi="Arial"/>
            <w:rtl w:val="0"/>
          </w:rPr>
          <w:t xml:space="preserve"> </w:t>
        </w:r>
      </w:hyperlink>
      <w:hyperlink r:id="rId44">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7D">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7E">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7F">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80">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81">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82">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The specification is split into six chapters:</w:t>
      </w:r>
    </w:p>
    <w:p w:rsidR="00000000" w:rsidDel="00000000" w:rsidP="00000000" w:rsidRDefault="00000000" w:rsidRPr="00000000" w14:paraId="000001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color w:val="000000"/>
          <w:sz w:val="20"/>
          <w:szCs w:val="20"/>
          <w:u w:val="none"/>
          <w:shd w:fill="auto" w:val="clear"/>
        </w:rPr>
      </w:pPr>
      <w:r w:rsidDel="00000000" w:rsidR="00000000" w:rsidRPr="00000000">
        <w:rPr>
          <w:rFonts w:ascii="Arial" w:cs="Arial" w:eastAsia="Arial" w:hAnsi="Arial"/>
          <w:color w:val="000000"/>
          <w:sz w:val="20"/>
          <w:szCs w:val="20"/>
          <w:shd w:fill="auto" w:val="clear"/>
          <w:rtl w:val="0"/>
        </w:rPr>
        <w:t xml:space="preserve">Chapter 5 - Security</w:t>
      </w:r>
    </w:p>
    <w:p w:rsidR="00000000" w:rsidDel="00000000" w:rsidP="00000000" w:rsidRDefault="00000000" w:rsidRPr="00000000" w14:paraId="000001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8A">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8B">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8C">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8D">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8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8F">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w:t>
      </w:r>
    </w:p>
    <w:p w:rsidR="00000000" w:rsidDel="00000000" w:rsidP="00000000" w:rsidRDefault="00000000" w:rsidRPr="00000000" w14:paraId="00000190">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9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9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9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9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9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9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97">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98">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9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9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9B">
      <w:pPr>
        <w:numPr>
          <w:ilvl w:val="0"/>
          <w:numId w:val="6"/>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9C">
      <w:pPr>
        <w:numPr>
          <w:ilvl w:val="0"/>
          <w:numId w:val="6"/>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9D">
      <w:pPr>
        <w:numPr>
          <w:ilvl w:val="0"/>
          <w:numId w:val="6"/>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9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9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A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A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A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A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A4">
      <w:pPr>
        <w:numPr>
          <w:ilvl w:val="0"/>
          <w:numId w:val="5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A5">
      <w:pPr>
        <w:numPr>
          <w:ilvl w:val="0"/>
          <w:numId w:val="5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A6">
      <w:pPr>
        <w:numPr>
          <w:ilvl w:val="0"/>
          <w:numId w:val="5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A7">
      <w:pPr>
        <w:numPr>
          <w:ilvl w:val="0"/>
          <w:numId w:val="5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A8">
      <w:pPr>
        <w:numPr>
          <w:ilvl w:val="0"/>
          <w:numId w:val="5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A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AA">
      <w:pPr>
        <w:numPr>
          <w:ilvl w:val="0"/>
          <w:numId w:val="3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A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AC">
      <w:pPr>
        <w:numPr>
          <w:ilvl w:val="0"/>
          <w:numId w:val="14"/>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A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A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A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 - sometimes abbreviated to</w:t>
      </w:r>
      <w:r w:rsidDel="00000000" w:rsidR="00000000" w:rsidRPr="00000000">
        <w:rPr>
          <w:rFonts w:ascii="Arial" w:cs="Arial" w:eastAsia="Arial" w:hAnsi="Arial"/>
          <w:b w:val="1"/>
          <w:color w:val="000000"/>
          <w:sz w:val="22"/>
          <w:szCs w:val="22"/>
          <w:shd w:fill="auto" w:val="clear"/>
          <w:rtl w:val="0"/>
        </w:rPr>
        <w:t xml:space="preserve"> GW</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B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B1">
      <w:pPr>
        <w:numPr>
          <w:ilvl w:val="0"/>
          <w:numId w:val="1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B2">
      <w:pPr>
        <w:numPr>
          <w:ilvl w:val="0"/>
          <w:numId w:val="1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B3">
      <w:pPr>
        <w:numPr>
          <w:ilvl w:val="0"/>
          <w:numId w:val="1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B4">
      <w:pPr>
        <w:numPr>
          <w:ilvl w:val="0"/>
          <w:numId w:val="1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B5">
      <w:pPr>
        <w:numPr>
          <w:ilvl w:val="0"/>
          <w:numId w:val="1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B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7">
      <w:pPr>
        <w:numPr>
          <w:ilvl w:val="0"/>
          <w:numId w:val="1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B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9">
      <w:pPr>
        <w:numPr>
          <w:ilvl w:val="0"/>
          <w:numId w:val="54"/>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BA">
      <w:pPr>
        <w:numPr>
          <w:ilvl w:val="0"/>
          <w:numId w:val="5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BB">
      <w:pPr>
        <w:numPr>
          <w:ilvl w:val="0"/>
          <w:numId w:val="54"/>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B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D">
      <w:pPr>
        <w:numPr>
          <w:ilvl w:val="0"/>
          <w:numId w:val="26"/>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BE">
      <w:pPr>
        <w:numPr>
          <w:ilvl w:val="0"/>
          <w:numId w:val="26"/>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BF">
      <w:pPr>
        <w:numPr>
          <w:ilvl w:val="0"/>
          <w:numId w:val="26"/>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C0">
      <w:pPr>
        <w:numPr>
          <w:ilvl w:val="0"/>
          <w:numId w:val="26"/>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C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C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C3">
      <w:pPr>
        <w:numPr>
          <w:ilvl w:val="0"/>
          <w:numId w:val="15"/>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C4">
      <w:pPr>
        <w:numPr>
          <w:ilvl w:val="0"/>
          <w:numId w:val="15"/>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C5">
      <w:pPr>
        <w:numPr>
          <w:ilvl w:val="0"/>
          <w:numId w:val="15"/>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C6">
      <w:pPr>
        <w:numPr>
          <w:ilvl w:val="0"/>
          <w:numId w:val="15"/>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C7">
      <w:pPr>
        <w:numPr>
          <w:ilvl w:val="0"/>
          <w:numId w:val="15"/>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C8">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C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C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C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CC">
      <w:pPr>
        <w:numPr>
          <w:ilvl w:val="0"/>
          <w:numId w:val="3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CD">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CE">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CF">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D0">
      <w:pPr>
        <w:numPr>
          <w:ilvl w:val="0"/>
          <w:numId w:val="3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D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D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D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D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which is associated with a Client Identifier. Some Sessions last only as long as the Virtual Connection, others can span multiple consecutive Virtual Connections between a Client and a Gateway. </w:t>
      </w:r>
    </w:p>
    <w:p w:rsidR="00000000" w:rsidDel="00000000" w:rsidP="00000000" w:rsidRDefault="00000000" w:rsidRPr="00000000" w14:paraId="000001D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D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D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D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D9">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D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DB">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D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D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D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DF">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E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E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E2">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E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E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E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E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E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E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E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E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3.17.2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4.16</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E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E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ED">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EE">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EF">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F0">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F1">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1F2">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1F3">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1F4">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1F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1F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1F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1F8">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1F9">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1F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1F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F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1F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1FE">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1F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20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0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03">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06">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7">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08">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09">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0A">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0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0C">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0D">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0E">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0F">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10">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11">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12">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13">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14">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15">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16">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1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1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1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1A">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1B">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1F">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20">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22">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223">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225">
      <w:pPr>
        <w:numPr>
          <w:ilvl w:val="0"/>
          <w:numId w:val="40"/>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226">
      <w:pPr>
        <w:numPr>
          <w:ilvl w:val="0"/>
          <w:numId w:val="40"/>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227">
      <w:pPr>
        <w:numPr>
          <w:ilvl w:val="0"/>
          <w:numId w:val="40"/>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228">
      <w:pPr>
        <w:numPr>
          <w:ilvl w:val="0"/>
          <w:numId w:val="40"/>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29">
      <w:pPr>
        <w:numPr>
          <w:ilvl w:val="0"/>
          <w:numId w:val="40"/>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2A">
      <w:pPr>
        <w:numPr>
          <w:ilvl w:val="0"/>
          <w:numId w:val="40"/>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22B">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2C">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22E">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30">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32">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33">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6">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234">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p w:rsidR="00000000" w:rsidDel="00000000" w:rsidP="00000000" w:rsidRDefault="00000000" w:rsidRPr="00000000" w14:paraId="00000235">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40"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23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9">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38">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60">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23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23A">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3E">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23F">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240">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p w:rsidR="00000000" w:rsidDel="00000000" w:rsidP="00000000" w:rsidRDefault="00000000" w:rsidRPr="00000000" w14:paraId="00000241">
      <w:pPr>
        <w:ind w:left="54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2374900"/>
            <wp:effectExtent b="0" l="0" r="0" t="0"/>
            <wp:docPr id="57" name="image47.png"/>
            <a:graphic>
              <a:graphicData uri="http://schemas.openxmlformats.org/drawingml/2006/picture">
                <pic:pic>
                  <pic:nvPicPr>
                    <pic:cNvPr id="0" name="image47.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43">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4">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5">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7">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8">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A">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p>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8"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5"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50">
      <w:pPr>
        <w:pStyle w:val="Heading3"/>
        <w:keepLines w:val="1"/>
        <w:spacing w:after="145" w:before="0" w:line="259" w:lineRule="auto"/>
        <w:ind w:left="0" w:firstLine="0"/>
        <w:rPr>
          <w:rFonts w:ascii="Arial" w:cs="Arial" w:eastAsia="Arial" w:hAnsi="Arial"/>
        </w:rPr>
      </w:pPr>
      <w:bookmarkStart w:colFirst="0" w:colLast="0" w:name="_heading=h.vx1227" w:id="26"/>
      <w:bookmarkEnd w:id="26"/>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1">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52">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5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54">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55">
      <w:pPr>
        <w:ind w:right="4" w:firstLine="583"/>
        <w:rPr>
          <w:rFonts w:ascii="Arial" w:cs="Arial" w:eastAsia="Arial" w:hAnsi="Arial"/>
          <w:b w:val="1"/>
        </w:rPr>
      </w:pPr>
      <w:bookmarkStart w:colFirst="0" w:colLast="0" w:name="_heading=h.3fwokq0" w:id="27"/>
      <w:bookmarkEnd w:id="27"/>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56">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57">
      <w:pPr>
        <w:pStyle w:val="Heading3"/>
        <w:keepLines w:val="1"/>
        <w:spacing w:after="145" w:before="0" w:line="259" w:lineRule="auto"/>
        <w:ind w:left="0" w:right="4" w:firstLine="0"/>
        <w:rPr>
          <w:rFonts w:ascii="Arial" w:cs="Arial" w:eastAsia="Arial" w:hAnsi="Arial"/>
        </w:rPr>
      </w:pPr>
      <w:bookmarkStart w:colFirst="0" w:colLast="0" w:name="_heading=h.1v1yuxt" w:id="28"/>
      <w:bookmarkEnd w:id="28"/>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1755"/>
        <w:gridCol w:w="4680"/>
        <w:tblGridChange w:id="0">
          <w:tblGrid>
            <w:gridCol w:w="2115"/>
            <w:gridCol w:w="1365"/>
            <w:gridCol w:w="175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9">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A">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BA">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0">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color w:val="000000"/>
              </w:rPr>
            </w:pPr>
            <w:r w:rsidDel="00000000" w:rsidR="00000000" w:rsidRPr="00000000">
              <w:rPr>
                <w:rFonts w:ascii="Arial" w:cs="Arial" w:eastAsia="Arial" w:hAnsi="Arial"/>
                <w:color w:val="000000"/>
                <w:rtl w:val="0"/>
              </w:rPr>
              <w:t xml:space="preserve">0x1A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Client to</w:t>
            </w:r>
          </w:p>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color w:val="000000"/>
              </w:rPr>
            </w:pPr>
            <w:r w:rsidDel="00000000" w:rsidR="00000000" w:rsidRPr="00000000">
              <w:rPr>
                <w:rFonts w:ascii="Arial" w:cs="Arial" w:eastAsia="Arial" w:hAnsi="Arial"/>
                <w:color w:val="000000"/>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5">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color w:val="000000"/>
              </w:rPr>
            </w:pPr>
            <w:r w:rsidDel="00000000" w:rsidR="00000000" w:rsidRPr="00000000">
              <w:rPr>
                <w:rFonts w:ascii="Arial" w:cs="Arial" w:eastAsia="Arial" w:hAnsi="Arial"/>
                <w:color w:val="000000"/>
                <w:rtl w:val="0"/>
              </w:rPr>
              <w:t xml:space="preserve">0x1B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rPr>
            </w:pPr>
            <w:r w:rsidDel="00000000" w:rsidR="00000000" w:rsidRPr="00000000">
              <w:rPr>
                <w:rFonts w:ascii="Arial" w:cs="Arial" w:eastAsia="Arial" w:hAnsi="Arial"/>
                <w:rtl w:val="0"/>
              </w:rPr>
              <w:t xml:space="preserve">Gateway to</w:t>
            </w:r>
          </w:p>
          <w:p w:rsidR="00000000" w:rsidDel="00000000" w:rsidP="00000000" w:rsidRDefault="00000000" w:rsidRPr="00000000" w14:paraId="000002C8">
            <w:pPr>
              <w:jc w:val="center"/>
              <w:rPr>
                <w:rFonts w:ascii="Arial" w:cs="Arial" w:eastAsia="Arial" w:hAnsi="Arial"/>
              </w:rPr>
            </w:pPr>
            <w:r w:rsidDel="00000000" w:rsidR="00000000" w:rsidRPr="00000000">
              <w:rPr>
                <w:rFonts w:ascii="Arial" w:cs="Arial" w:eastAsia="Arial" w:hAnsi="Arial"/>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Arial" w:cs="Arial" w:eastAsia="Arial" w:hAnsi="Arial"/>
                <w:color w:val="000000"/>
              </w:rPr>
            </w:pPr>
            <w:r w:rsidDel="00000000" w:rsidR="00000000" w:rsidRPr="00000000">
              <w:rPr>
                <w:rFonts w:ascii="Arial" w:cs="Arial" w:eastAsia="Arial" w:hAnsi="Arial"/>
                <w:color w:val="000000"/>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A">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color w:val="666666"/>
              </w:rPr>
            </w:pPr>
            <w:r w:rsidDel="00000000" w:rsidR="00000000" w:rsidRPr="00000000">
              <w:rPr>
                <w:rFonts w:ascii="Arial" w:cs="Arial" w:eastAsia="Arial" w:hAnsi="Arial"/>
                <w:color w:val="666666"/>
                <w:rtl w:val="0"/>
              </w:rPr>
              <w:t xml:space="preserve">0x1C-0xFD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jc w:val="center"/>
              <w:rPr>
                <w:rFonts w:ascii="Arial" w:cs="Arial" w:eastAsia="Arial" w:hAnsi="Arial"/>
                <w:color w:val="666666"/>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rFonts w:ascii="Arial" w:cs="Arial" w:eastAsia="Arial" w:hAnsi="Arial"/>
                <w:color w:val="666666"/>
              </w:rPr>
            </w:pPr>
            <w:r w:rsidDel="00000000" w:rsidR="00000000" w:rsidRPr="00000000">
              <w:rPr>
                <w:rFonts w:ascii="Arial" w:cs="Arial" w:eastAsia="Arial" w:hAnsi="Arial"/>
                <w:color w:val="666666"/>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1">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D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w:t>
      </w:r>
      <w:r w:rsidDel="00000000" w:rsidR="00000000" w:rsidRPr="00000000">
        <w:rPr>
          <w:color w:val="000000"/>
          <w:sz w:val="20"/>
          <w:szCs w:val="20"/>
          <w:u w:val="single"/>
          <w:shd w:fill="auto" w:val="clear"/>
          <w:rtl w:val="0"/>
        </w:rPr>
        <w:t xml:space="preserve">MQTT-SN Control Packet types</w:t>
      </w:r>
    </w:p>
    <w:p w:rsidR="00000000" w:rsidDel="00000000" w:rsidP="00000000" w:rsidRDefault="00000000" w:rsidRPr="00000000" w14:paraId="000002D9">
      <w:pPr>
        <w:pStyle w:val="Heading2"/>
        <w:ind w:left="0" w:firstLine="0"/>
        <w:rPr>
          <w:rFonts w:ascii="Arial" w:cs="Arial" w:eastAsia="Arial" w:hAnsi="Arial"/>
        </w:rPr>
      </w:pPr>
      <w:bookmarkStart w:colFirst="0" w:colLast="0" w:name="_heading=h.19c6y18" w:id="29"/>
      <w:bookmarkEnd w:id="29"/>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DA">
      <w:pPr>
        <w:rPr>
          <w:rFonts w:ascii="Arial" w:cs="Arial" w:eastAsia="Arial" w:hAnsi="Arial"/>
        </w:rPr>
      </w:pPr>
      <w:bookmarkStart w:colFirst="0" w:colLast="0" w:name="_heading=h.3tbugp1" w:id="30"/>
      <w:bookmarkEnd w:id="30"/>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below</w:t>
      </w:r>
      <w:r w:rsidDel="00000000" w:rsidR="00000000" w:rsidRPr="00000000">
        <w:rPr>
          <w:rFonts w:ascii="Arial" w:cs="Arial" w:eastAsia="Arial" w:hAnsi="Arial"/>
          <w:rtl w:val="0"/>
        </w:rPr>
        <w:t xml:space="preserve">:</w:t>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DB">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D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2E8">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2F0">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color w:val="ff0000"/>
        </w:rPr>
      </w:pPr>
      <w:sdt>
        <w:sdtPr>
          <w:tag w:val="goog_rdk_5"/>
        </w:sdtPr>
        <w:sdtContent>
          <w:commentRangeStart w:id="5"/>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w:t>
      </w:r>
      <w:commentRangeEnd w:id="5"/>
      <w:r w:rsidDel="00000000" w:rsidR="00000000" w:rsidRPr="00000000">
        <w:commentReference w:id="5"/>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Packets with Packet Identifier</w:t>
      </w:r>
      <w:r w:rsidDel="00000000" w:rsidR="00000000" w:rsidRPr="00000000">
        <w:rPr>
          <w:rtl w:val="0"/>
        </w:rPr>
      </w:r>
    </w:p>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highlight w:val="yellow"/>
          <w:rtl w:val="0"/>
        </w:rPr>
        <w:t xml:space="preserve">Each time a Client sends a new MQTT-SN Control Packet which is identified in the above table as requiring a Packet Identifier,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13">
      <w:pPr>
        <w:rPr>
          <w:rFonts w:ascii="Arial" w:cs="Arial" w:eastAsia="Arial" w:hAnsi="Arial"/>
          <w:highlight w:val="yellow"/>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Packet at any time.</w:t>
      </w:r>
      <w:r w:rsidDel="00000000" w:rsidR="00000000" w:rsidRPr="00000000">
        <w:rPr>
          <w:rtl w:val="0"/>
        </w:rPr>
      </w:r>
    </w:p>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r w:rsidDel="00000000" w:rsidR="00000000" w:rsidRPr="00000000">
        <w:rPr>
          <w:rtl w:val="0"/>
        </w:rPr>
      </w:r>
    </w:p>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18">
      <w:pPr>
        <w:rPr>
          <w:rFonts w:ascii="Arial" w:cs="Arial" w:eastAsia="Arial" w:hAnsi="Arial"/>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19">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1A">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1B">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62" name="image45.png"/>
            <a:graphic>
              <a:graphicData uri="http://schemas.openxmlformats.org/drawingml/2006/picture">
                <pic:pic>
                  <pic:nvPicPr>
                    <pic:cNvPr id="0" name="image45.png"/>
                    <pic:cNvPicPr preferRelativeResize="0"/>
                  </pic:nvPicPr>
                  <pic:blipFill>
                    <a:blip r:embed="rId6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Style w:val="Heading2"/>
        <w:keepLines w:val="1"/>
        <w:spacing w:after="145" w:before="0" w:line="259" w:lineRule="auto"/>
        <w:ind w:left="0" w:firstLine="0"/>
        <w:rPr>
          <w:rFonts w:ascii="Arial" w:cs="Arial" w:eastAsia="Arial" w:hAnsi="Arial"/>
          <w:color w:val="000000"/>
        </w:rPr>
      </w:pPr>
      <w:bookmarkStart w:colFirst="0" w:colLast="0" w:name="_heading=h.46r0co2" w:id="31"/>
      <w:bookmarkEnd w:id="31"/>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1D">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A Reason Code is a one byte unsigned value that indicates the result of an operation. Reason Codes less than 0x80 indicate successful completion of an operation. The normal Reason Code for success is 0. Reason Code values of 0x80 or greater indicate failure.</w:t>
      </w:r>
      <w:r w:rsidDel="00000000" w:rsidR="00000000" w:rsidRPr="00000000">
        <w:rPr>
          <w:rtl w:val="0"/>
        </w:rPr>
      </w:r>
    </w:p>
    <w:p w:rsidR="00000000" w:rsidDel="00000000" w:rsidP="00000000" w:rsidRDefault="00000000" w:rsidRPr="00000000" w14:paraId="0000031E">
      <w:pPr>
        <w:spacing w:after="200" w:lineRule="auto"/>
        <w:ind w:left="-5" w:right="4" w:firstLine="0"/>
        <w:rPr>
          <w:rFonts w:ascii="Arial" w:cs="Arial" w:eastAsia="Arial" w:hAnsi="Arial"/>
        </w:rPr>
      </w:pPr>
      <w:r w:rsidDel="00000000" w:rsidR="00000000" w:rsidRPr="00000000">
        <w:rPr>
          <w:rFonts w:ascii="Arial" w:cs="Arial" w:eastAsia="Arial" w:hAnsi="Arial"/>
          <w:rtl w:val="0"/>
        </w:rPr>
        <w:t xml:space="preserve">The Reason Codes share a common set of values as shown below.</w:t>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1F">
            <w:pPr>
              <w:spacing w:after="9" w:lineRule="auto"/>
              <w:ind w:right="4"/>
              <w:jc w:val="center"/>
              <w:rPr>
                <w:rFonts w:ascii="Arial" w:cs="Arial" w:eastAsia="Arial" w:hAnsi="Arial"/>
                <w:b w:val="1"/>
                <w:shd w:fill="cfe2f3" w:val="clear"/>
              </w:rPr>
            </w:pPr>
            <w:bookmarkStart w:colFirst="0" w:colLast="0" w:name="_heading=h.2lwamvv" w:id="32"/>
            <w:bookmarkEnd w:id="32"/>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21">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22">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23">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24">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2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2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2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2B">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2C">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2D">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2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2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0">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3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32">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33">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4">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38">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39">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8"/>
              </w:sdtPr>
              <w:sdtContent>
                <w:commentRangeStart w:id="8"/>
              </w:sdtContent>
            </w:sdt>
            <w:sdt>
              <w:sdtPr>
                <w:tag w:val="goog_rdk_9"/>
              </w:sdtPr>
              <w:sdtContent>
                <w:commentRangeStart w:id="9"/>
              </w:sdtContent>
            </w:sdt>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rtl w:val="0"/>
              </w:rPr>
              <w:t xml:space="preserve">MQTT or MQTT-SN  protocol requested by the Client.</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B3">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B4">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C7">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CD">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D2">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D7">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DC">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D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D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E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E2">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E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E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E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E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E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E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3F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3F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3F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3F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3F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0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0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0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0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0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0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1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1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3">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15">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1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1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1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1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2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2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 </w:t>
            </w:r>
            <w:r w:rsidDel="00000000" w:rsidR="00000000" w:rsidRPr="00000000">
              <w:rPr>
                <w:rFonts w:ascii="Arial" w:cs="Arial" w:eastAsia="Arial" w:hAnsi="Arial"/>
                <w:rtl w:val="0"/>
              </w:rPr>
              <w:t xml:space="preserve">UNSUBACK, REGACK</w:t>
            </w:r>
            <w:r w:rsidDel="00000000" w:rsidR="00000000" w:rsidRPr="00000000">
              <w:rPr>
                <w:rtl w:val="0"/>
              </w:rPr>
            </w:r>
          </w:p>
        </w:tc>
        <w:tc>
          <w:tcPr/>
          <w:p w:rsidR="00000000" w:rsidDel="00000000" w:rsidP="00000000" w:rsidRDefault="00000000" w:rsidRPr="00000000" w14:paraId="0000042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2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2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2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3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No Virtual Connection exists</w:t>
            </w:r>
          </w:p>
        </w:tc>
        <w:tc>
          <w:tcPr/>
          <w:p w:rsidR="00000000" w:rsidDel="00000000" w:rsidP="00000000" w:rsidRDefault="00000000" w:rsidRPr="00000000" w14:paraId="0000043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245</w:t>
            </w:r>
          </w:p>
          <w:p w:rsidR="00000000" w:rsidDel="00000000" w:rsidP="00000000" w:rsidRDefault="00000000" w:rsidRPr="00000000" w14:paraId="0000043C">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255</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0xF5</w:t>
            </w:r>
          </w:p>
          <w:p w:rsidR="00000000" w:rsidDel="00000000" w:rsidP="00000000" w:rsidRDefault="00000000" w:rsidRPr="00000000" w14:paraId="0000043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0xFF</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42">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4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44">
      <w:pPr>
        <w:spacing w:before="120" w:line="360" w:lineRule="auto"/>
        <w:ind w:left="0" w:right="0" w:firstLine="0"/>
        <w:jc w:val="center"/>
        <w:rPr>
          <w:vertAlign w:val="baseline"/>
        </w:rPr>
      </w:pPr>
      <w:r w:rsidDel="00000000" w:rsidR="00000000" w:rsidRPr="00000000">
        <w:rPr>
          <w:vertAlign w:val="baseline"/>
          <w:rtl w:val="0"/>
        </w:rPr>
        <w:t xml:space="preserve">Table 9: Reason Code Values</w:t>
      </w:r>
    </w:p>
    <w:p w:rsidR="00000000" w:rsidDel="00000000" w:rsidP="00000000" w:rsidRDefault="00000000" w:rsidRPr="00000000" w14:paraId="00000445">
      <w:pPr>
        <w:rPr/>
      </w:pPr>
      <w:r w:rsidDel="00000000" w:rsidR="00000000" w:rsidRPr="00000000">
        <w:rPr>
          <w:rtl w:val="0"/>
        </w:rPr>
        <w:t xml:space="preserve">Note(s):</w:t>
      </w:r>
    </w:p>
    <w:p w:rsidR="00000000" w:rsidDel="00000000" w:rsidP="00000000" w:rsidRDefault="00000000" w:rsidRPr="00000000" w14:paraId="00000446">
      <w:pPr>
        <w:numPr>
          <w:ilvl w:val="0"/>
          <w:numId w:val="41"/>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47">
      <w:pPr>
        <w:numPr>
          <w:ilvl w:val="0"/>
          <w:numId w:val="41"/>
        </w:numPr>
        <w:spacing w:after="200" w:before="0" w:lineRule="auto"/>
        <w:ind w:left="720" w:hanging="360"/>
        <w:rPr>
          <w:rFonts w:ascii="Arial" w:cs="Arial" w:eastAsia="Arial" w:hAnsi="Arial"/>
          <w:u w:val="none"/>
        </w:rPr>
      </w:pPr>
      <w:sdt>
        <w:sdtPr>
          <w:tag w:val="goog_rdk_12"/>
        </w:sdtPr>
        <w:sdtContent>
          <w:commentRangeStart w:id="12"/>
        </w:sdtContent>
      </w:sdt>
      <w:sdt>
        <w:sdtPr>
          <w:tag w:val="goog_rdk_13"/>
        </w:sdtPr>
        <w:sdtContent>
          <w:commentRangeStart w:id="13"/>
        </w:sdtContent>
      </w:sdt>
      <w:r w:rsidDel="00000000" w:rsidR="00000000" w:rsidRPr="00000000">
        <w:rPr>
          <w:rFonts w:ascii="Arial" w:cs="Arial" w:eastAsia="Arial" w:hAnsi="Arial"/>
          <w:rtl w:val="0"/>
        </w:rPr>
        <w:t xml:space="preserve">The MQTT-SN dedicated range of reason codes is from 0xE6 (230) to 0xFF(255).</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448">
      <w:pPr>
        <w:pStyle w:val="Heading2"/>
        <w:keepLines w:val="1"/>
        <w:spacing w:after="64" w:before="200" w:line="259" w:lineRule="auto"/>
        <w:ind w:left="0" w:firstLine="0"/>
        <w:rPr>
          <w:rFonts w:ascii="Arial" w:cs="Arial" w:eastAsia="Arial" w:hAnsi="Arial"/>
        </w:rPr>
      </w:pPr>
      <w:bookmarkStart w:colFirst="0" w:colLast="0" w:name="_heading=h.2zbgiuw" w:id="33"/>
      <w:bookmarkEnd w:id="33"/>
      <w:r w:rsidDel="00000000" w:rsidR="00000000" w:rsidRPr="00000000">
        <w:rPr>
          <w:rFonts w:ascii="Arial" w:cs="Arial" w:eastAsia="Arial" w:hAnsi="Arial"/>
          <w:rtl w:val="0"/>
        </w:rPr>
        <w:t xml:space="preserve">2.4 Topic Types</w:t>
      </w:r>
    </w:p>
    <w:p w:rsidR="00000000" w:rsidDel="00000000" w:rsidP="00000000" w:rsidRDefault="00000000" w:rsidRPr="00000000" w14:paraId="00000449">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w:t>
      </w:r>
    </w:p>
    <w:p w:rsidR="00000000" w:rsidDel="00000000" w:rsidP="00000000" w:rsidRDefault="00000000" w:rsidRPr="00000000" w14:paraId="0000044A">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4B">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4C">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4D">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4E">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4F">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50">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51">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52">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session.</w:t>
            </w:r>
          </w:p>
        </w:tc>
      </w:tr>
      <w:tr>
        <w:trPr>
          <w:cantSplit w:val="0"/>
          <w:tblHeader w:val="0"/>
        </w:trPr>
        <w:tc>
          <w:tcPr>
            <w:vAlign w:val="center"/>
          </w:tcPr>
          <w:p w:rsidR="00000000" w:rsidDel="00000000" w:rsidP="00000000" w:rsidRDefault="00000000" w:rsidRPr="00000000" w14:paraId="00000453">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54">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55">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56">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Gateway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57">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58">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59">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5A">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r w:rsidDel="00000000" w:rsidR="00000000" w:rsidRPr="00000000">
              <w:rPr>
                <w:rFonts w:ascii="Arial" w:cs="Arial" w:eastAsia="Arial" w:hAnsi="Arial"/>
                <w:rtl w:val="0"/>
              </w:rPr>
              <w:t xml:space="preserve">no negotiation.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B">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5C">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5D">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 or Topic Filter</w:t>
            </w:r>
          </w:p>
        </w:tc>
        <w:tc>
          <w:tcPr>
            <w:vAlign w:val="center"/>
          </w:tcPr>
          <w:p w:rsidR="00000000" w:rsidDel="00000000" w:rsidP="00000000" w:rsidRDefault="00000000" w:rsidRPr="00000000" w14:paraId="0000045E">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Name or Topic Filter, which requires no session negotiation.</w:t>
            </w:r>
          </w:p>
        </w:tc>
      </w:tr>
    </w:tbl>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60">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61">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rFonts w:ascii="Arial" w:cs="Arial" w:eastAsia="Arial" w:hAnsi="Arial"/>
            <w:color w:val="1155cc"/>
            <w:u w:val="single"/>
            <w:rtl w:val="0"/>
          </w:rPr>
          <w:t xml:space="preserve">Section 4.7</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62">
      <w:pPr>
        <w:pStyle w:val="Heading1"/>
        <w:ind w:left="0" w:firstLine="0"/>
        <w:rPr>
          <w:rFonts w:ascii="Arial" w:cs="Arial" w:eastAsia="Arial" w:hAnsi="Arial"/>
        </w:rPr>
      </w:pPr>
      <w:bookmarkStart w:colFirst="0" w:colLast="0" w:name="_heading=h.1egqt2p" w:id="34"/>
      <w:bookmarkEnd w:id="34"/>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63">
      <w:pPr>
        <w:pStyle w:val="Heading2"/>
        <w:keepLines w:val="1"/>
        <w:spacing w:after="77" w:before="0" w:line="259" w:lineRule="auto"/>
        <w:ind w:left="0" w:firstLine="0"/>
        <w:rPr>
          <w:rFonts w:ascii="Arial" w:cs="Arial" w:eastAsia="Arial" w:hAnsi="Arial"/>
        </w:rPr>
      </w:pPr>
      <w:bookmarkStart w:colFirst="0" w:colLast="0" w:name="_heading=h.2dlolyb" w:id="35"/>
      <w:bookmarkEnd w:id="35"/>
      <w:r w:rsidDel="00000000" w:rsidR="00000000" w:rsidRPr="00000000">
        <w:rPr>
          <w:rtl w:val="0"/>
        </w:rPr>
        <w:t xml:space="preserve">3.1 </w:t>
      </w:r>
      <w:r w:rsidDel="00000000" w:rsidR="00000000" w:rsidRPr="00000000">
        <w:rPr>
          <w:rFonts w:ascii="Arial" w:cs="Arial" w:eastAsia="Arial" w:hAnsi="Arial"/>
          <w:rtl w:val="0"/>
        </w:rPr>
        <w:t xml:space="preserve">ADVERTISE - Gateway Advertisement</w:t>
      </w:r>
    </w:p>
    <w:p w:rsidR="00000000" w:rsidDel="00000000" w:rsidP="00000000" w:rsidRDefault="00000000" w:rsidRPr="00000000" w14:paraId="00000464">
      <w:pPr>
        <w:rPr/>
      </w:pPr>
      <w:r w:rsidDel="00000000" w:rsidR="00000000" w:rsidRPr="00000000">
        <w:rPr/>
        <w:drawing>
          <wp:inline distB="114300" distT="114300" distL="114300" distR="114300">
            <wp:extent cx="5943600" cy="1295400"/>
            <wp:effectExtent b="0" l="0" r="0" t="0"/>
            <wp:docPr id="31" name="image24.png"/>
            <a:graphic>
              <a:graphicData uri="http://schemas.openxmlformats.org/drawingml/2006/picture">
                <pic:pic>
                  <pic:nvPicPr>
                    <pic:cNvPr id="0" name="image24.png"/>
                    <pic:cNvPicPr preferRelativeResize="0"/>
                  </pic:nvPicPr>
                  <pic:blipFill>
                    <a:blip r:embed="rId6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466">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467">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68">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469">
      <w:pPr>
        <w:pStyle w:val="Heading3"/>
        <w:ind w:left="0" w:firstLine="0"/>
        <w:rPr/>
      </w:pPr>
      <w:bookmarkStart w:colFirst="0" w:colLast="0" w:name="_heading=h.sqyw64" w:id="36"/>
      <w:bookmarkEnd w:id="36"/>
      <w:r w:rsidDel="00000000" w:rsidR="00000000" w:rsidRPr="00000000">
        <w:rPr>
          <w:rtl w:val="0"/>
        </w:rPr>
        <w:t xml:space="preserve">3.1.1 ADVERTISE Header</w:t>
      </w:r>
    </w:p>
    <w:p w:rsidR="00000000" w:rsidDel="00000000" w:rsidP="00000000" w:rsidRDefault="00000000" w:rsidRPr="00000000" w14:paraId="0000046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6B">
      <w:pPr>
        <w:pStyle w:val="Heading3"/>
        <w:ind w:left="0" w:firstLine="0"/>
        <w:rPr/>
      </w:pPr>
      <w:bookmarkStart w:colFirst="0" w:colLast="0" w:name="_heading=h.3cqmetx" w:id="37"/>
      <w:bookmarkEnd w:id="37"/>
      <w:r w:rsidDel="00000000" w:rsidR="00000000" w:rsidRPr="00000000">
        <w:rPr>
          <w:rtl w:val="0"/>
        </w:rPr>
        <w:t xml:space="preserve">3.1.2 GwId</w:t>
      </w:r>
    </w:p>
    <w:p w:rsidR="00000000" w:rsidDel="00000000" w:rsidP="00000000" w:rsidRDefault="00000000" w:rsidRPr="00000000" w14:paraId="0000046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46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46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6F">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470">
      <w:pPr>
        <w:pStyle w:val="Heading3"/>
        <w:ind w:left="0" w:firstLine="0"/>
        <w:rPr/>
      </w:pPr>
      <w:bookmarkStart w:colFirst="0" w:colLast="0" w:name="_heading=h.1rvwp1q" w:id="38"/>
      <w:bookmarkEnd w:id="38"/>
      <w:r w:rsidDel="00000000" w:rsidR="00000000" w:rsidRPr="00000000">
        <w:rPr>
          <w:rtl w:val="0"/>
        </w:rPr>
        <w:t xml:space="preserve">3.1.3 Duration</w:t>
      </w:r>
    </w:p>
    <w:p w:rsidR="00000000" w:rsidDel="00000000" w:rsidP="00000000" w:rsidRDefault="00000000" w:rsidRPr="00000000" w14:paraId="00000471">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472">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473">
      <w:pPr>
        <w:pStyle w:val="Heading2"/>
        <w:keepLines w:val="1"/>
        <w:spacing w:after="77" w:before="0" w:line="259" w:lineRule="auto"/>
        <w:ind w:left="0" w:firstLine="0"/>
        <w:rPr>
          <w:rFonts w:ascii="Arial" w:cs="Arial" w:eastAsia="Arial" w:hAnsi="Arial"/>
        </w:rPr>
      </w:pPr>
      <w:bookmarkStart w:colFirst="0" w:colLast="0" w:name="_heading=h.4bvk7pj" w:id="39"/>
      <w:bookmarkEnd w:id="39"/>
      <w:r w:rsidDel="00000000" w:rsidR="00000000" w:rsidRPr="00000000">
        <w:rPr>
          <w:rtl w:val="0"/>
        </w:rPr>
        <w:t xml:space="preserve">3.2 </w:t>
      </w:r>
      <w:r w:rsidDel="00000000" w:rsidR="00000000" w:rsidRPr="00000000">
        <w:rPr>
          <w:rFonts w:ascii="Arial" w:cs="Arial" w:eastAsia="Arial" w:hAnsi="Arial"/>
          <w:rtl w:val="0"/>
        </w:rPr>
        <w:t xml:space="preserve">SEARCHGW - Search for A Gateway</w:t>
      </w:r>
    </w:p>
    <w:p w:rsidR="00000000" w:rsidDel="00000000" w:rsidP="00000000" w:rsidRDefault="00000000" w:rsidRPr="00000000" w14:paraId="00000474">
      <w:pPr>
        <w:rPr/>
      </w:pPr>
      <w:r w:rsidDel="00000000" w:rsidR="00000000" w:rsidRPr="00000000">
        <w:rPr/>
        <w:drawing>
          <wp:inline distB="114300" distT="114300" distL="114300" distR="114300">
            <wp:extent cx="5943600" cy="876300"/>
            <wp:effectExtent b="0" l="0" r="0" t="0"/>
            <wp:docPr id="61" name="image30.png"/>
            <a:graphic>
              <a:graphicData uri="http://schemas.openxmlformats.org/drawingml/2006/picture">
                <pic:pic>
                  <pic:nvPicPr>
                    <pic:cNvPr id="0" name="image30.png"/>
                    <pic:cNvPicPr preferRelativeResize="0"/>
                  </pic:nvPicPr>
                  <pic:blipFill>
                    <a:blip r:embed="rId6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476">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14"/>
        </w:sdtPr>
        <w:sdtContent>
          <w:commentRangeStart w:id="14"/>
        </w:sdtContent>
      </w:sdt>
      <w:r w:rsidDel="00000000" w:rsidR="00000000" w:rsidRPr="00000000">
        <w:rPr>
          <w:rFonts w:ascii="Arial" w:cs="Arial" w:eastAsia="Arial" w:hAnsi="Arial"/>
          <w:rtl w:val="0"/>
        </w:rPr>
        <w:t xml:space="preserve">1-hop </w:t>
      </w:r>
      <w:commentRangeEnd w:id="14"/>
      <w:r w:rsidDel="00000000" w:rsidR="00000000" w:rsidRPr="00000000">
        <w:commentReference w:id="14"/>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477">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78">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479">
      <w:pPr>
        <w:pStyle w:val="Heading3"/>
        <w:ind w:left="0" w:firstLine="0"/>
        <w:rPr/>
      </w:pPr>
      <w:bookmarkStart w:colFirst="0" w:colLast="0" w:name="_heading=h.2r0uhxc" w:id="40"/>
      <w:bookmarkEnd w:id="40"/>
      <w:r w:rsidDel="00000000" w:rsidR="00000000" w:rsidRPr="00000000">
        <w:rPr>
          <w:rtl w:val="0"/>
        </w:rPr>
        <w:t xml:space="preserve">3.2.1 SEARCHGW Header</w:t>
      </w:r>
    </w:p>
    <w:p w:rsidR="00000000" w:rsidDel="00000000" w:rsidP="00000000" w:rsidRDefault="00000000" w:rsidRPr="00000000" w14:paraId="0000047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7B">
      <w:pPr>
        <w:pStyle w:val="Heading3"/>
        <w:ind w:left="0" w:firstLine="0"/>
        <w:rPr/>
      </w:pPr>
      <w:bookmarkStart w:colFirst="0" w:colLast="0" w:name="_heading=h.1664s55" w:id="41"/>
      <w:bookmarkEnd w:id="41"/>
      <w:r w:rsidDel="00000000" w:rsidR="00000000" w:rsidRPr="00000000">
        <w:rPr>
          <w:rtl w:val="0"/>
        </w:rPr>
        <w:t xml:space="preserve">3.2.2 Radius</w:t>
      </w:r>
    </w:p>
    <w:p w:rsidR="00000000" w:rsidDel="00000000" w:rsidP="00000000" w:rsidRDefault="00000000" w:rsidRPr="00000000" w14:paraId="0000047C">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47D">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47E">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47F">
      <w:pPr>
        <w:pStyle w:val="Heading2"/>
        <w:keepLines w:val="1"/>
        <w:spacing w:after="77" w:before="0" w:line="259" w:lineRule="auto"/>
        <w:ind w:left="0" w:firstLine="0"/>
        <w:rPr>
          <w:rFonts w:ascii="Arial" w:cs="Arial" w:eastAsia="Arial" w:hAnsi="Arial"/>
        </w:rPr>
      </w:pPr>
      <w:bookmarkStart w:colFirst="0" w:colLast="0" w:name="_heading=h.3q5sasy" w:id="42"/>
      <w:bookmarkEnd w:id="42"/>
      <w:r w:rsidDel="00000000" w:rsidR="00000000" w:rsidRPr="00000000">
        <w:rPr>
          <w:rtl w:val="0"/>
        </w:rPr>
        <w:t xml:space="preserve">3.3 </w:t>
      </w:r>
      <w:r w:rsidDel="00000000" w:rsidR="00000000" w:rsidRPr="00000000">
        <w:rPr>
          <w:rFonts w:ascii="Arial" w:cs="Arial" w:eastAsia="Arial" w:hAnsi="Arial"/>
          <w:rtl w:val="0"/>
        </w:rPr>
        <w:t xml:space="preserve">GWINFO - Gateway Information</w:t>
      </w:r>
    </w:p>
    <w:p w:rsidR="00000000" w:rsidDel="00000000" w:rsidP="00000000" w:rsidRDefault="00000000" w:rsidRPr="00000000" w14:paraId="00000480">
      <w:pPr>
        <w:rPr/>
      </w:pPr>
      <w:r w:rsidDel="00000000" w:rsidR="00000000" w:rsidRPr="00000000">
        <w:rPr/>
        <w:drawing>
          <wp:inline distB="114300" distT="114300" distL="114300" distR="114300">
            <wp:extent cx="5943600" cy="1587500"/>
            <wp:effectExtent b="0" l="0" r="0" t="0"/>
            <wp:docPr id="41" name="image6.png"/>
            <a:graphic>
              <a:graphicData uri="http://schemas.openxmlformats.org/drawingml/2006/picture">
                <pic:pic>
                  <pic:nvPicPr>
                    <pic:cNvPr id="0" name="image6.png"/>
                    <pic:cNvPicPr preferRelativeResize="0"/>
                  </pic:nvPicPr>
                  <pic:blipFill>
                    <a:blip r:embed="rId6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482">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48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84">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a Multicast Address as destination.</w:t>
      </w:r>
    </w:p>
    <w:p w:rsidR="00000000" w:rsidDel="00000000" w:rsidP="00000000" w:rsidRDefault="00000000" w:rsidRPr="00000000" w14:paraId="00000485">
      <w:pPr>
        <w:pStyle w:val="Heading3"/>
        <w:ind w:left="0" w:firstLine="0"/>
        <w:rPr/>
      </w:pPr>
      <w:bookmarkStart w:colFirst="0" w:colLast="0" w:name="_heading=h.25b2l0r" w:id="43"/>
      <w:bookmarkEnd w:id="43"/>
      <w:r w:rsidDel="00000000" w:rsidR="00000000" w:rsidRPr="00000000">
        <w:rPr>
          <w:rtl w:val="0"/>
        </w:rPr>
        <w:t xml:space="preserve">3.3.1 GWINFO Header</w:t>
      </w:r>
    </w:p>
    <w:p w:rsidR="00000000" w:rsidDel="00000000" w:rsidP="00000000" w:rsidRDefault="00000000" w:rsidRPr="00000000" w14:paraId="0000048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87">
      <w:pPr>
        <w:pStyle w:val="Heading3"/>
        <w:ind w:left="0" w:firstLine="0"/>
        <w:rPr/>
      </w:pPr>
      <w:bookmarkStart w:colFirst="0" w:colLast="0" w:name="_heading=h.kgcv8k" w:id="44"/>
      <w:bookmarkEnd w:id="44"/>
      <w:r w:rsidDel="00000000" w:rsidR="00000000" w:rsidRPr="00000000">
        <w:rPr>
          <w:rtl w:val="0"/>
        </w:rPr>
        <w:t xml:space="preserve">3.3.2 GwId</w:t>
      </w:r>
    </w:p>
    <w:p w:rsidR="00000000" w:rsidDel="00000000" w:rsidP="00000000" w:rsidRDefault="00000000" w:rsidRPr="00000000" w14:paraId="00000488">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w:t>
      </w:r>
      <w:sdt>
        <w:sdtPr>
          <w:tag w:val="goog_rdk_15"/>
        </w:sdtPr>
        <w:sdtContent>
          <w:commentRangeStart w:id="15"/>
        </w:sdtContent>
      </w:sdt>
      <w:sdt>
        <w:sdtPr>
          <w:tag w:val="goog_rdk_16"/>
        </w:sdtPr>
        <w:sdtContent>
          <w:commentRangeStart w:id="16"/>
        </w:sdtContent>
      </w:sdt>
      <w:r w:rsidDel="00000000" w:rsidR="00000000" w:rsidRPr="00000000">
        <w:rPr>
          <w:rFonts w:ascii="Arial" w:cs="Arial" w:eastAsia="Arial" w:hAnsi="Arial"/>
          <w:rtl w:val="0"/>
        </w:rPr>
        <w:t xml:space="preserve">1-byte long</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489">
      <w:pPr>
        <w:pStyle w:val="Heading3"/>
        <w:ind w:left="0" w:firstLine="0"/>
        <w:rPr/>
      </w:pPr>
      <w:bookmarkStart w:colFirst="0" w:colLast="0" w:name="_heading=h.34g0dwd" w:id="45"/>
      <w:bookmarkEnd w:id="45"/>
      <w:r w:rsidDel="00000000" w:rsidR="00000000" w:rsidRPr="00000000">
        <w:rPr>
          <w:rtl w:val="0"/>
        </w:rPr>
        <w:t xml:space="preserve">3.3.3 GwAdd</w:t>
      </w:r>
    </w:p>
    <w:p w:rsidR="00000000" w:rsidDel="00000000" w:rsidP="00000000" w:rsidRDefault="00000000" w:rsidRPr="00000000" w14:paraId="0000048A">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sdt>
      <w:sdtPr>
        <w:tag w:val="goog_rdk_20"/>
      </w:sdtPr>
      <w:sdtContent>
        <w:p w:rsidR="00000000" w:rsidDel="00000000" w:rsidP="00000000" w:rsidRDefault="00000000" w:rsidRPr="00000000" w14:paraId="0000048B">
          <w:pPr>
            <w:pStyle w:val="Heading2"/>
            <w:keepLines w:val="1"/>
            <w:spacing w:after="52" w:before="0" w:line="259" w:lineRule="auto"/>
            <w:ind w:left="0" w:firstLine="0"/>
            <w:rPr>
              <w:ins w:author="Stefan Hagen" w:id="0" w:date="2024-08-11T18:54:28Z"/>
              <w:rFonts w:ascii="Arial" w:cs="Arial" w:eastAsia="Arial" w:hAnsi="Arial"/>
            </w:rPr>
          </w:pPr>
          <w:r w:rsidDel="00000000" w:rsidR="00000000" w:rsidRPr="00000000">
            <w:rPr>
              <w:rtl w:val="0"/>
            </w:rPr>
            <w:t xml:space="preserve">3.4 </w:t>
          </w:r>
          <w:r w:rsidDel="00000000" w:rsidR="00000000" w:rsidRPr="00000000">
            <w:rPr>
              <w:rFonts w:ascii="Arial" w:cs="Arial" w:eastAsia="Arial" w:hAnsi="Arial"/>
              <w:rtl w:val="0"/>
            </w:rPr>
            <w:t xml:space="preserve">CONNECT - Connection Request</w:t>
          </w:r>
          <w:sdt>
            <w:sdtPr>
              <w:tag w:val="goog_rdk_17"/>
            </w:sdtPr>
            <w:sdtContent>
              <w:ins w:author="Stefan Hagen" w:id="0" w:date="2024-08-11T18:54:28Z"/>
              <w:sdt>
                <w:sdtPr>
                  <w:tag w:val="goog_rdk_18"/>
                </w:sdtPr>
                <w:sdtContent>
                  <w:commentRangeStart w:id="17"/>
                </w:sdtContent>
              </w:sdt>
              <w:ins w:author="Stefan Hagen" w:id="0" w:date="2024-08-11T18:54:28Z">
                <w:bookmarkStart w:colFirst="0" w:colLast="0" w:name="_heading=h.1jlao46" w:id="46"/>
                <w:bookmarkEnd w:id="46"/>
                <w:sdt>
                  <w:sdtPr>
                    <w:tag w:val="goog_rdk_19"/>
                  </w:sdtPr>
                  <w:sdtContent>
                    <w:commentRangeStart w:id="18"/>
                  </w:sdtContent>
                </w:sdt>
                <w:r w:rsidDel="00000000" w:rsidR="00000000" w:rsidRPr="00000000">
                  <w:rPr>
                    <w:rtl w:val="0"/>
                  </w:rPr>
                </w:r>
              </w:ins>
            </w:sdtContent>
          </w:sdt>
        </w:p>
      </w:sdtContent>
    </w:sdt>
    <w:sdt>
      <w:sdtPr>
        <w:tag w:val="goog_rdk_25"/>
      </w:sdtPr>
      <w:sdtContent>
        <w:p w:rsidR="00000000" w:rsidDel="00000000" w:rsidP="00000000" w:rsidRDefault="00000000" w:rsidRPr="00000000" w14:paraId="0000048C">
          <w:pPr>
            <w:rPr>
              <w:rPrChange w:author="Stefan Hagen" w:id="1" w:date="2024-08-11T18:54:28Z">
                <w:rPr>
                  <w:rFonts w:ascii="Arial" w:cs="Arial" w:eastAsia="Arial" w:hAnsi="Arial"/>
                  <w:i w:val="1"/>
                  <w:color w:val="000000"/>
                  <w:sz w:val="18"/>
                  <w:szCs w:val="18"/>
                </w:rPr>
              </w:rPrChange>
            </w:rPr>
            <w:pPrChange w:author="Stefan Hagen" w:id="0" w:date="2024-08-11T18:54:28Z">
              <w:pPr>
                <w:pStyle w:val="Heading3"/>
                <w:keepLines w:val="1"/>
                <w:spacing w:after="52" w:before="0" w:line="259" w:lineRule="auto"/>
                <w:ind w:left="0" w:firstLine="0"/>
              </w:pPr>
            </w:pPrChange>
          </w:pPr>
          <w:bookmarkStart w:colFirst="0" w:colLast="0" w:name="_heading=h.1jlao46" w:id="46"/>
          <w:bookmarkEnd w:id="46"/>
          <w:sdt>
            <w:sdtPr>
              <w:tag w:val="goog_rdk_21"/>
            </w:sdtPr>
            <w:sdtContent>
              <w:ins w:author="Stefan Hagen" w:id="0" w:date="2024-08-11T18:54:28Z"/>
              <w:sdt>
                <w:sdtPr>
                  <w:tag w:val="goog_rdk_22"/>
                </w:sdtPr>
                <w:sdtContent>
                  <w:commentRangeStart w:id="17"/>
                </w:sdtContent>
              </w:sdt>
              <w:ins w:author="Stefan Hagen" w:id="0" w:date="2024-08-11T18:54:28Z">
                <w:commentRangeEnd w:id="17"/>
                <w:r w:rsidDel="00000000" w:rsidR="00000000" w:rsidRPr="00000000">
                  <w:commentReference w:id="17"/>
                </w:r>
                <w:sdt>
                  <w:sdtPr>
                    <w:tag w:val="goog_rdk_23"/>
                  </w:sdtPr>
                  <w:sdtContent>
                    <w:commentRangeStart w:id="18"/>
                  </w:sdtContent>
                </w:sdt>
                <w:commentRangeEnd w:id="18"/>
                <w:r w:rsidDel="00000000" w:rsidR="00000000" w:rsidRPr="00000000">
                  <w:commentReference w:id="18"/>
                </w:r>
                <w:r w:rsidDel="00000000" w:rsidR="00000000" w:rsidRPr="00000000">
                  <w:rPr>
                    <w:rPrChange w:author="Stefan Hagen" w:id="1" w:date="2024-08-11T18:54:28Z">
                      <w:rPr>
                        <w:rFonts w:ascii="Arial" w:cs="Arial" w:eastAsia="Arial" w:hAnsi="Arial"/>
                      </w:rPr>
                    </w:rPrChange>
                  </w:rPr>
                  <w:drawing>
                    <wp:inline distB="114300" distT="114300" distL="114300" distR="114300">
                      <wp:extent cx="5943600" cy="7759700"/>
                      <wp:effectExtent b="0" l="0" r="0" t="0"/>
                      <wp:docPr id="43" name="image16.png"/>
                      <a:graphic>
                        <a:graphicData uri="http://schemas.openxmlformats.org/drawingml/2006/picture">
                          <pic:pic>
                            <pic:nvPicPr>
                              <pic:cNvPr id="0" name="image16.png"/>
                              <pic:cNvPicPr preferRelativeResize="0"/>
                            </pic:nvPicPr>
                            <pic:blipFill>
                              <a:blip r:embed="rId69"/>
                              <a:srcRect b="0" l="17" r="17" t="0"/>
                              <a:stretch>
                                <a:fillRect/>
                              </a:stretch>
                            </pic:blipFill>
                            <pic:spPr>
                              <a:xfrm>
                                <a:off x="0" y="0"/>
                                <a:ext cx="5943600" cy="7759700"/>
                              </a:xfrm>
                              <a:prstGeom prst="rect"/>
                              <a:ln/>
                            </pic:spPr>
                          </pic:pic>
                        </a:graphicData>
                      </a:graphic>
                    </wp:inline>
                  </w:drawing>
                </w:r>
              </w:ins>
            </w:sdtContent>
          </w:sdt>
          <w:sdt>
            <w:sdtPr>
              <w:tag w:val="goog_rdk_24"/>
            </w:sdtPr>
            <w:sdtContent>
              <w:r w:rsidDel="00000000" w:rsidR="00000000" w:rsidRPr="00000000">
                <w:rPr>
                  <w:rtl w:val="0"/>
                </w:rPr>
              </w:r>
            </w:sdtContent>
          </w:sdt>
        </w:p>
      </w:sdtContent>
    </w:sdt>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48E">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8F">
      <w:pPr>
        <w:pStyle w:val="Heading3"/>
        <w:ind w:left="0" w:firstLine="0"/>
        <w:rPr/>
      </w:pPr>
      <w:bookmarkStart w:colFirst="0" w:colLast="0" w:name="_heading=h.43ky6rz" w:id="47"/>
      <w:bookmarkEnd w:id="47"/>
      <w:r w:rsidDel="00000000" w:rsidR="00000000" w:rsidRPr="00000000">
        <w:rPr>
          <w:rtl w:val="0"/>
        </w:rPr>
        <w:t xml:space="preserve">3.4.1 CONNECT Header</w:t>
      </w:r>
    </w:p>
    <w:p w:rsidR="00000000" w:rsidDel="00000000" w:rsidP="00000000" w:rsidRDefault="00000000" w:rsidRPr="00000000" w14:paraId="00000490">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91">
      <w:pPr>
        <w:pStyle w:val="Heading3"/>
        <w:ind w:left="0" w:firstLine="0"/>
        <w:rPr/>
      </w:pPr>
      <w:bookmarkStart w:colFirst="0" w:colLast="0" w:name="_heading=h.2iq8gzs" w:id="48"/>
      <w:bookmarkEnd w:id="48"/>
      <w:r w:rsidDel="00000000" w:rsidR="00000000" w:rsidRPr="00000000">
        <w:rPr>
          <w:rtl w:val="0"/>
        </w:rPr>
        <w:t xml:space="preserve">3.4.2 Connect Flags</w:t>
      </w:r>
    </w:p>
    <w:p w:rsidR="00000000" w:rsidDel="00000000" w:rsidP="00000000" w:rsidRDefault="00000000" w:rsidRPr="00000000" w14:paraId="00000492">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It also indicates the presence or absence of fields in the Packet.</w:t>
      </w:r>
    </w:p>
    <w:p w:rsidR="00000000" w:rsidDel="00000000" w:rsidP="00000000" w:rsidRDefault="00000000" w:rsidRPr="00000000" w14:paraId="00000493">
      <w:pPr>
        <w:ind w:left="0" w:firstLine="0"/>
        <w:rPr>
          <w:rFonts w:ascii="Arial" w:cs="Arial" w:eastAsia="Arial" w:hAnsi="Arial"/>
          <w:color w:val="000000"/>
        </w:rPr>
      </w:pPr>
      <w:r w:rsidDel="00000000" w:rsidR="00000000" w:rsidRPr="00000000">
        <w:rPr>
          <w:rFonts w:ascii="Arial" w:cs="Arial" w:eastAsia="Arial" w:hAnsi="Arial"/>
          <w:highlight w:val="yellow"/>
          <w:rtl w:val="0"/>
        </w:rPr>
        <w:t xml:space="preserve">The Gateway MUST validate that the reserved flags in the CONNECT packet are set to 0 </w:t>
      </w:r>
      <w:r w:rsidDel="00000000" w:rsidR="00000000" w:rsidRPr="00000000">
        <w:rPr>
          <w:rFonts w:ascii="Arial" w:cs="Arial" w:eastAsia="Arial" w:hAnsi="Arial"/>
          <w:color w:val="ff0000"/>
          <w:sz w:val="20"/>
          <w:szCs w:val="20"/>
          <w:shd w:fill="auto" w:val="clear"/>
          <w:rtl w:val="0"/>
        </w:rPr>
        <w:t xml:space="preserve">[MQTT-SN-3.4.2-1]</w:t>
      </w:r>
      <w:r w:rsidDel="00000000" w:rsidR="00000000" w:rsidRPr="00000000">
        <w:rPr>
          <w:rFonts w:ascii="Arial" w:cs="Arial" w:eastAsia="Arial" w:hAnsi="Arial"/>
          <w:rtl w:val="0"/>
        </w:rPr>
        <w:t xml:space="preserve">. If any of the reserved flags is not 0 it is a Malformed Packet. Refer to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for information about handling errors.</w:t>
      </w:r>
      <w:r w:rsidDel="00000000" w:rsidR="00000000" w:rsidRPr="00000000">
        <w:rPr>
          <w:rtl w:val="0"/>
        </w:rPr>
      </w:r>
    </w:p>
    <w:p w:rsidR="00000000" w:rsidDel="00000000" w:rsidP="00000000" w:rsidRDefault="00000000" w:rsidRPr="00000000" w14:paraId="00000494">
      <w:pPr>
        <w:pStyle w:val="Heading4"/>
        <w:ind w:left="0" w:firstLine="0"/>
        <w:rPr/>
      </w:pPr>
      <w:bookmarkStart w:colFirst="0" w:colLast="0" w:name="_heading=h.etqaie4ha8c7" w:id="49"/>
      <w:bookmarkEnd w:id="49"/>
      <w:r w:rsidDel="00000000" w:rsidR="00000000" w:rsidRPr="00000000">
        <w:rPr>
          <w:rtl w:val="0"/>
        </w:rPr>
        <w:t xml:space="preserve">3.4.2.1 Clean Start</w:t>
      </w:r>
    </w:p>
    <w:p w:rsidR="00000000" w:rsidDel="00000000" w:rsidP="00000000" w:rsidRDefault="00000000" w:rsidRPr="00000000" w14:paraId="00000495">
      <w:pPr>
        <w:rPr>
          <w:rFonts w:ascii="Arial" w:cs="Arial" w:eastAsia="Arial" w:hAnsi="Arial"/>
          <w:color w:val="000000"/>
          <w:sz w:val="20"/>
          <w:szCs w:val="20"/>
          <w:shd w:fill="auto" w:val="clear"/>
        </w:rPr>
      </w:pPr>
      <w:r w:rsidDel="00000000" w:rsidR="00000000" w:rsidRPr="00000000">
        <w:rPr>
          <w:b w:val="1"/>
          <w:rtl w:val="0"/>
        </w:rPr>
        <w:t xml:space="preserve">Position:</w:t>
      </w:r>
      <w:r w:rsidDel="00000000" w:rsidR="00000000" w:rsidRPr="00000000">
        <w:rPr>
          <w:rtl w:val="0"/>
        </w:rPr>
        <w:t xml:space="preserve"> bit 0 of the Connect Flags byte.</w:t>
      </w:r>
      <w:r w:rsidDel="00000000" w:rsidR="00000000" w:rsidRPr="00000000">
        <w:rPr>
          <w:rtl w:val="0"/>
        </w:rPr>
      </w:r>
    </w:p>
    <w:p w:rsidR="00000000" w:rsidDel="00000000" w:rsidP="00000000" w:rsidRDefault="00000000" w:rsidRPr="00000000" w14:paraId="00000496">
      <w:pPr>
        <w:spacing w:after="240" w:before="0" w:lineRule="auto"/>
        <w:ind w:left="0" w:righ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rFonts w:ascii="Arial" w:cs="Arial" w:eastAsia="Arial" w:hAnsi="Arial"/>
            <w:color w:val="1155cc"/>
            <w:sz w:val="20"/>
            <w:szCs w:val="20"/>
            <w:u w:val="single"/>
            <w:shd w:fill="auto" w:val="clear"/>
            <w:rtl w:val="0"/>
          </w:rPr>
          <w:t xml:space="preserve">section 4.1</w:t>
        </w:r>
      </w:hyperlink>
      <w:r w:rsidDel="00000000" w:rsidR="00000000" w:rsidRPr="00000000">
        <w:rPr>
          <w:rFonts w:ascii="Arial" w:cs="Arial" w:eastAsia="Arial" w:hAnsi="Arial"/>
          <w:color w:val="000000"/>
          <w:sz w:val="20"/>
          <w:szCs w:val="20"/>
          <w:shd w:fill="auto" w:val="clear"/>
          <w:rtl w:val="0"/>
        </w:rPr>
        <w:t xml:space="preserve"> for a definition of the Session State.</w:t>
      </w:r>
    </w:p>
    <w:p w:rsidR="00000000" w:rsidDel="00000000" w:rsidP="00000000" w:rsidRDefault="00000000" w:rsidRPr="00000000" w14:paraId="00000497">
      <w:pPr>
        <w:spacing w:after="240" w:before="0" w:lineRule="auto"/>
        <w:ind w:left="0" w:righ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[MQTT-SN-3.4.2.1-1]</w:t>
      </w:r>
      <w:r w:rsidDel="00000000" w:rsidR="00000000" w:rsidRPr="00000000">
        <w:rPr>
          <w:rFonts w:ascii="Arial" w:cs="Arial" w:eastAsia="Arial" w:hAnsi="Arial"/>
          <w:color w:val="000000"/>
          <w:sz w:val="20"/>
          <w:szCs w:val="20"/>
          <w:shd w:fill="auto" w:val="clear"/>
          <w:rtl w:val="0"/>
        </w:rPr>
        <w:t xml:space="preserve">. Consequently, the Session Present flag in CONNACK is always set to 0 if Clean Start is set to 1.</w:t>
      </w:r>
    </w:p>
    <w:p w:rsidR="00000000" w:rsidDel="00000000" w:rsidP="00000000" w:rsidRDefault="00000000" w:rsidRPr="00000000" w14:paraId="00000498">
      <w:pPr>
        <w:spacing w:after="240" w:before="0" w:lineRule="auto"/>
        <w:ind w:left="0" w:righ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[MQTT-SN-3.4.2.1-2]</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[MQTT-3.4.2.1-3]</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499">
      <w:pPr>
        <w:pStyle w:val="Heading4"/>
        <w:spacing w:after="0" w:lineRule="auto"/>
        <w:ind w:left="0" w:firstLine="0"/>
        <w:rPr/>
      </w:pPr>
      <w:bookmarkStart w:colFirst="0" w:colLast="0" w:name="_heading=h.92dpq2f7xb81" w:id="50"/>
      <w:bookmarkEnd w:id="50"/>
      <w:r w:rsidDel="00000000" w:rsidR="00000000" w:rsidRPr="00000000">
        <w:rPr>
          <w:rtl w:val="0"/>
        </w:rPr>
        <w:t xml:space="preserve">3.4.2.2 Will Flag</w:t>
      </w:r>
    </w:p>
    <w:p w:rsidR="00000000" w:rsidDel="00000000" w:rsidP="00000000" w:rsidRDefault="00000000" w:rsidRPr="00000000" w14:paraId="0000049A">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 xml:space="preserve">Position:</w:t>
      </w:r>
      <w:r w:rsidDel="00000000" w:rsidR="00000000" w:rsidRPr="00000000">
        <w:rPr>
          <w:rtl w:val="0"/>
        </w:rPr>
        <w:t xml:space="preserve"> bit 1 of the Connect Flags byte.</w:t>
      </w:r>
      <w:r w:rsidDel="00000000" w:rsidR="00000000" w:rsidRPr="00000000">
        <w:rPr>
          <w:rtl w:val="0"/>
        </w:rPr>
      </w:r>
    </w:p>
    <w:p w:rsidR="00000000" w:rsidDel="00000000" w:rsidP="00000000" w:rsidRDefault="00000000" w:rsidRPr="00000000" w14:paraId="0000049B">
      <w:pPr>
        <w:spacing w:after="240" w:before="240" w:lineRule="auto"/>
        <w:ind w:left="0" w:righ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[MQTT-SN-3.4.2.2-1]</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49C">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[MQTT-SN-3.4.2.2-2]</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[MQTT-SN-3.4.2.2-3]</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49D">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49E">
      <w:pPr>
        <w:numPr>
          <w:ilvl w:val="0"/>
          <w:numId w:val="25"/>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deletes the Virtual Connection as a result of a</w:t>
      </w:r>
      <w:r w:rsidDel="00000000" w:rsidR="00000000" w:rsidRPr="00000000">
        <w:rPr>
          <w:rFonts w:ascii="Arial" w:cs="Arial" w:eastAsia="Arial" w:hAnsi="Arial"/>
          <w:color w:val="000000"/>
          <w:sz w:val="20"/>
          <w:szCs w:val="20"/>
          <w:rtl w:val="0"/>
        </w:rPr>
        <w:t xml:space="preserve">n I/O error or network failure</w:t>
      </w:r>
      <w:r w:rsidDel="00000000" w:rsidR="00000000" w:rsidRPr="00000000">
        <w:rPr>
          <w:rFonts w:ascii="Arial" w:cs="Arial" w:eastAsia="Arial" w:hAnsi="Arial"/>
          <w:color w:val="000000"/>
          <w:sz w:val="20"/>
          <w:szCs w:val="20"/>
          <w:rtl w:val="0"/>
        </w:rPr>
        <w:t xml:space="preserve"> it has detected.</w:t>
      </w:r>
    </w:p>
    <w:p w:rsidR="00000000" w:rsidDel="00000000" w:rsidP="00000000" w:rsidRDefault="00000000" w:rsidRPr="00000000" w14:paraId="0000049F">
      <w:pPr>
        <w:numPr>
          <w:ilvl w:val="0"/>
          <w:numId w:val="25"/>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4A0">
      <w:pPr>
        <w:numPr>
          <w:ilvl w:val="0"/>
          <w:numId w:val="25"/>
        </w:numPr>
        <w:spacing w:after="0" w:afterAutospacing="0" w:before="0"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0"/>
          <w:szCs w:val="20"/>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A1">
      <w:pPr>
        <w:numPr>
          <w:ilvl w:val="0"/>
          <w:numId w:val="25"/>
        </w:numPr>
        <w:spacing w:after="240" w:before="0" w:lineRule="auto"/>
        <w:ind w:left="720" w:right="0" w:hanging="360"/>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The Server deletes the Virtual Connection because of a Retry timeout.</w:t>
      </w:r>
    </w:p>
    <w:p w:rsidR="00000000" w:rsidDel="00000000" w:rsidP="00000000" w:rsidRDefault="00000000" w:rsidRPr="00000000" w14:paraId="000004A2">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0"/>
          <w:szCs w:val="20"/>
          <w:highlight w:val="yellow"/>
          <w:rtl w:val="0"/>
        </w:rPr>
        <w:t xml:space="preserve"> been published</w:t>
      </w:r>
      <w:r w:rsidDel="00000000" w:rsidR="00000000" w:rsidRPr="00000000">
        <w:rPr>
          <w:rFonts w:ascii="Arial" w:cs="Arial" w:eastAsia="Arial" w:hAnsi="Arial"/>
          <w:color w:val="000000"/>
          <w:sz w:val="20"/>
          <w:szCs w:val="20"/>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[MQTT-SN-3.4.2.2-4]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4A3">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A4">
      <w:pPr>
        <w:pStyle w:val="Heading4"/>
        <w:spacing w:after="0" w:before="0" w:line="248.00000000000006" w:lineRule="auto"/>
        <w:ind w:left="0" w:firstLine="0"/>
        <w:jc w:val="both"/>
        <w:rPr/>
      </w:pPr>
      <w:bookmarkStart w:colFirst="0" w:colLast="0" w:name="_heading=h.26ppt98ru9i8" w:id="51"/>
      <w:bookmarkEnd w:id="51"/>
      <w:r w:rsidDel="00000000" w:rsidR="00000000" w:rsidRPr="00000000">
        <w:rPr>
          <w:rtl w:val="0"/>
        </w:rPr>
        <w:t xml:space="preserve">3.4.2.3 Authentication Flag</w:t>
      </w:r>
    </w:p>
    <w:p w:rsidR="00000000" w:rsidDel="00000000" w:rsidP="00000000" w:rsidRDefault="00000000" w:rsidRPr="00000000" w14:paraId="000004A5">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w:t>
      </w:r>
      <w:r w:rsidDel="00000000" w:rsidR="00000000" w:rsidRPr="00000000">
        <w:rPr>
          <w:rtl w:val="0"/>
        </w:rPr>
      </w:r>
    </w:p>
    <w:p w:rsidR="00000000" w:rsidDel="00000000" w:rsidP="00000000" w:rsidRDefault="00000000" w:rsidRPr="00000000" w14:paraId="000004A6">
      <w:pPr>
        <w:spacing w:after="240" w:before="240" w:lineRule="auto"/>
        <w:ind w:left="0" w:righ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[MQTT-SN-3.4.2.3-1]</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4A7">
      <w:pPr>
        <w:pStyle w:val="Heading4"/>
        <w:spacing w:after="0" w:before="0" w:lineRule="auto"/>
        <w:ind w:left="0" w:firstLine="0"/>
        <w:rPr/>
      </w:pPr>
      <w:bookmarkStart w:colFirst="0" w:colLast="0" w:name="_heading=h.ynjlp937bzvf" w:id="52"/>
      <w:bookmarkEnd w:id="52"/>
      <w:r w:rsidDel="00000000" w:rsidR="00000000" w:rsidRPr="00000000">
        <w:rPr>
          <w:rtl w:val="0"/>
        </w:rPr>
        <w:t xml:space="preserve">3.4.2.4 Default Number of Awake Messages</w:t>
      </w:r>
    </w:p>
    <w:p w:rsidR="00000000" w:rsidDel="00000000" w:rsidP="00000000" w:rsidRDefault="00000000" w:rsidRPr="00000000" w14:paraId="000004A8">
      <w:pPr>
        <w:rPr/>
      </w:pPr>
      <w:r w:rsidDel="00000000" w:rsidR="00000000" w:rsidRPr="00000000">
        <w:rPr>
          <w:b w:val="1"/>
          <w:rtl w:val="0"/>
        </w:rPr>
        <w:t xml:space="preserve">Position:</w:t>
      </w:r>
      <w:r w:rsidDel="00000000" w:rsidR="00000000" w:rsidRPr="00000000">
        <w:rPr>
          <w:rtl w:val="0"/>
        </w:rPr>
        <w:t xml:space="preserve"> bits 6 through 3 of the Connect Flags byte.</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4"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r w:rsidDel="00000000" w:rsidR="00000000" w:rsidRPr="00000000">
        <w:rPr>
          <w:rtl w:val="0"/>
        </w:rPr>
      </w:r>
    </w:p>
    <w:p w:rsidR="00000000" w:rsidDel="00000000" w:rsidP="00000000" w:rsidRDefault="00000000" w:rsidRPr="00000000" w14:paraId="000004AA">
      <w:pPr>
        <w:pStyle w:val="Heading3"/>
        <w:ind w:left="0" w:firstLine="0"/>
        <w:rPr/>
      </w:pPr>
      <w:bookmarkStart w:colFirst="0" w:colLast="0" w:name="_heading=h.kxsqte300p6i" w:id="53"/>
      <w:bookmarkEnd w:id="53"/>
      <w:r w:rsidDel="00000000" w:rsidR="00000000" w:rsidRPr="00000000">
        <w:rPr>
          <w:rtl w:val="0"/>
        </w:rPr>
        <w:t xml:space="preserve">3.4.3 Packet Identifier</w:t>
      </w:r>
    </w:p>
    <w:p w:rsidR="00000000" w:rsidDel="00000000" w:rsidP="00000000" w:rsidRDefault="00000000" w:rsidRPr="00000000" w14:paraId="000004AB">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4AC">
      <w:pPr>
        <w:pStyle w:val="Heading3"/>
        <w:ind w:left="0" w:firstLine="0"/>
        <w:rPr/>
      </w:pPr>
      <w:bookmarkStart w:colFirst="0" w:colLast="0" w:name="_heading=h.xvir7l" w:id="54"/>
      <w:bookmarkEnd w:id="54"/>
      <w:r w:rsidDel="00000000" w:rsidR="00000000" w:rsidRPr="00000000">
        <w:rPr>
          <w:rtl w:val="0"/>
        </w:rPr>
        <w:t xml:space="preserve">3.4.4 Protocol Version</w:t>
      </w:r>
    </w:p>
    <w:p w:rsidR="00000000" w:rsidDel="00000000" w:rsidP="00000000" w:rsidRDefault="00000000" w:rsidRPr="00000000" w14:paraId="000004AD">
      <w:pPr>
        <w:rPr>
          <w:rFonts w:ascii="Arial" w:cs="Arial" w:eastAsia="Arial" w:hAnsi="Arial"/>
          <w:color w:val="000000"/>
        </w:rPr>
      </w:pPr>
      <w:bookmarkStart w:colFirst="0" w:colLast="0" w:name="_heading=h.3hv69ve" w:id="55"/>
      <w:bookmarkEnd w:id="55"/>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AE">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AF">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B0">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B1">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B2">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B3">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B4">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4B5">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4B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4B8">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4B9">
      <w:pPr>
        <w:pStyle w:val="Heading3"/>
        <w:ind w:left="0" w:firstLine="0"/>
        <w:rPr/>
      </w:pPr>
      <w:bookmarkStart w:colFirst="0" w:colLast="0" w:name="_heading=h.4h042r0" w:id="56"/>
      <w:bookmarkEnd w:id="56"/>
      <w:r w:rsidDel="00000000" w:rsidR="00000000" w:rsidRPr="00000000">
        <w:rPr>
          <w:rtl w:val="0"/>
        </w:rPr>
        <w:t xml:space="preserve">3.4.5 Keep Alive</w:t>
      </w:r>
    </w:p>
    <w:p w:rsidR="00000000" w:rsidDel="00000000" w:rsidP="00000000" w:rsidRDefault="00000000" w:rsidRPr="00000000" w14:paraId="000004BA">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[MQTT-SN-3.4.5-1]</w:t>
      </w:r>
      <w:r w:rsidDel="00000000" w:rsidR="00000000" w:rsidRPr="00000000">
        <w:rPr>
          <w:rtl w:val="0"/>
        </w:rPr>
      </w:r>
    </w:p>
    <w:p w:rsidR="00000000" w:rsidDel="00000000" w:rsidP="00000000" w:rsidRDefault="00000000" w:rsidRPr="00000000" w14:paraId="000004BB">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BC">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4BD">
      <w:pPr>
        <w:rPr>
          <w:rFonts w:ascii="Arial" w:cs="Arial" w:eastAsia="Arial" w:hAnsi="Arial"/>
          <w:color w:val="000000"/>
        </w:rPr>
      </w:pPr>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highlight w:val="yellow"/>
          <w:rtl w:val="0"/>
        </w:rPr>
        <w:t xml:space="preserve">see </w:t>
      </w:r>
      <w:hyperlink w:anchor="_heading=h.3mj2wkv">
        <w:r w:rsidDel="00000000" w:rsidR="00000000" w:rsidRPr="00000000">
          <w:rPr>
            <w:rFonts w:ascii="Arial" w:cs="Arial" w:eastAsia="Arial" w:hAnsi="Arial"/>
            <w:color w:val="1155cc"/>
            <w:highlight w:val="yellow"/>
            <w:u w:val="single"/>
            <w:rtl w:val="0"/>
          </w:rPr>
          <w:t xml:space="preserve">section 4.15</w:t>
        </w:r>
      </w:hyperlink>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shd w:fill="auto" w:val="clear"/>
          <w:rtl w:val="0"/>
        </w:rPr>
        <w:t xml:space="preserve">[MQTT-SN-3.4.5-2]</w:t>
      </w:r>
      <w:r w:rsidDel="00000000" w:rsidR="00000000" w:rsidRPr="00000000">
        <w:rPr>
          <w:rtl w:val="0"/>
        </w:rPr>
      </w:r>
    </w:p>
    <w:p w:rsidR="00000000" w:rsidDel="00000000" w:rsidP="00000000" w:rsidRDefault="00000000" w:rsidRPr="00000000" w14:paraId="000004B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4.4.2</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delete the Virtual Connection to the Gateway by way of a DISCONNECT, with the</w:t>
      </w:r>
      <w:r w:rsidDel="00000000" w:rsidR="00000000" w:rsidRPr="00000000">
        <w:rPr>
          <w:rFonts w:ascii="Arial" w:cs="Arial" w:eastAsia="Arial" w:hAnsi="Arial"/>
          <w:highlight w:val="yellow"/>
          <w:rtl w:val="0"/>
        </w:rPr>
        <w:t xml:space="preserve"> understanding that the Gateway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4B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a protocol error if a Keep Alive value of 0 or below is set. </w:t>
      </w:r>
      <w:r w:rsidDel="00000000" w:rsidR="00000000" w:rsidRPr="00000000">
        <w:rPr>
          <w:rtl w:val="0"/>
        </w:rPr>
      </w:r>
    </w:p>
    <w:p w:rsidR="00000000" w:rsidDel="00000000" w:rsidP="00000000" w:rsidRDefault="00000000" w:rsidRPr="00000000" w14:paraId="000004C0">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4C1">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4C2">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4C3">
      <w:pPr>
        <w:pStyle w:val="Heading3"/>
        <w:ind w:left="0" w:firstLine="0"/>
        <w:rPr/>
      </w:pPr>
      <w:bookmarkStart w:colFirst="0" w:colLast="0" w:name="_heading=h.1baon6m" w:id="57"/>
      <w:bookmarkEnd w:id="57"/>
      <w:r w:rsidDel="00000000" w:rsidR="00000000" w:rsidRPr="00000000">
        <w:rPr>
          <w:rtl w:val="0"/>
        </w:rPr>
        <w:t xml:space="preserve">3.4.6 Session Expiry Interval</w:t>
      </w:r>
    </w:p>
    <w:p w:rsidR="00000000" w:rsidDel="00000000" w:rsidP="00000000" w:rsidRDefault="00000000" w:rsidRPr="00000000" w14:paraId="000004C4">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4C5">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4C6">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4C7">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4C8">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4C9">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4CA">
      <w:pPr>
        <w:ind w:left="705" w:firstLine="0"/>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expiry interval of many months on a gateway whose hardware is only capable of storing a few client sessions.</w:t>
      </w:r>
    </w:p>
    <w:p w:rsidR="00000000" w:rsidDel="00000000" w:rsidP="00000000" w:rsidRDefault="00000000" w:rsidRPr="00000000" w14:paraId="000004CB">
      <w:pPr>
        <w:spacing w:after="200" w:before="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4CC">
      <w:pPr>
        <w:spacing w:after="0" w:before="0" w:lineRule="auto"/>
        <w:ind w:left="720" w:right="0" w:firstLine="0"/>
        <w:rPr/>
      </w:pPr>
      <w:r w:rsidDel="00000000" w:rsidR="00000000" w:rsidRPr="00000000">
        <w:rPr>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CD">
      <w:pPr>
        <w:pStyle w:val="Heading3"/>
        <w:ind w:left="0" w:firstLine="0"/>
        <w:rPr/>
      </w:pPr>
      <w:bookmarkStart w:colFirst="0" w:colLast="0" w:name="_heading=h.3vac5uf" w:id="58"/>
      <w:bookmarkEnd w:id="58"/>
      <w:r w:rsidDel="00000000" w:rsidR="00000000" w:rsidRPr="00000000">
        <w:rPr>
          <w:rtl w:val="0"/>
        </w:rPr>
        <w:t xml:space="preserve">3.4.7 Maximum Packet Size</w:t>
      </w:r>
    </w:p>
    <w:p w:rsidR="00000000" w:rsidDel="00000000" w:rsidP="00000000" w:rsidRDefault="00000000" w:rsidRPr="00000000" w14:paraId="000004CE">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CF">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D0">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D1">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4D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4D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4D4">
      <w:pPr>
        <w:ind w:left="720" w:firstLine="0"/>
        <w:rPr>
          <w:rFonts w:ascii="Arial" w:cs="Arial" w:eastAsia="Arial" w:hAnsi="Arial"/>
          <w:color w:val="000000"/>
        </w:rPr>
      </w:pPr>
      <w:bookmarkStart w:colFirst="0" w:colLast="0" w:name="_heading=h.2afmg28" w:id="59"/>
      <w:bookmarkEnd w:id="59"/>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D5">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4D6">
      <w:pPr>
        <w:pStyle w:val="Heading3"/>
        <w:ind w:left="0" w:firstLine="0"/>
        <w:rPr/>
      </w:pPr>
      <w:bookmarkStart w:colFirst="0" w:colLast="0" w:name="_heading=h.pkwqa1" w:id="60"/>
      <w:bookmarkEnd w:id="60"/>
      <w:r w:rsidDel="00000000" w:rsidR="00000000" w:rsidRPr="00000000">
        <w:rPr>
          <w:rtl w:val="0"/>
        </w:rPr>
        <w:t xml:space="preserve">3.4.8 Client Identifier</w:t>
      </w:r>
    </w:p>
    <w:p w:rsidR="00000000" w:rsidDel="00000000" w:rsidP="00000000" w:rsidRDefault="00000000" w:rsidRPr="00000000" w14:paraId="000004D7">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D8">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D9">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4DA">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4D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4D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4DD">
      <w:pPr>
        <w:pStyle w:val="Heading3"/>
        <w:ind w:left="0" w:firstLine="0"/>
        <w:rPr>
          <w:rFonts w:ascii="Arial" w:cs="Arial" w:eastAsia="Arial" w:hAnsi="Arial"/>
        </w:rPr>
      </w:pPr>
      <w:bookmarkStart w:colFirst="0" w:colLast="0" w:name="_heading=h.u38i2mpp332q" w:id="61"/>
      <w:bookmarkEnd w:id="61"/>
      <w:r w:rsidDel="00000000" w:rsidR="00000000" w:rsidRPr="00000000">
        <w:rPr>
          <w:rFonts w:ascii="Arial" w:cs="Arial" w:eastAsia="Arial" w:hAnsi="Arial"/>
          <w:rtl w:val="0"/>
        </w:rPr>
        <w:t xml:space="preserve">3.4.9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DE">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[MQTT-SN-3.4.9-1].</w:t>
      </w:r>
      <w:r w:rsidDel="00000000" w:rsidR="00000000" w:rsidRPr="00000000">
        <w:rPr>
          <w:rtl w:val="0"/>
        </w:rPr>
      </w:r>
    </w:p>
    <w:p w:rsidR="00000000" w:rsidDel="00000000" w:rsidP="00000000" w:rsidRDefault="00000000" w:rsidRPr="00000000" w14:paraId="000004DF">
      <w:pPr>
        <w:ind w:right="4"/>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[MQTT-SN-3.4.9-2].</w:t>
      </w:r>
      <w:r w:rsidDel="00000000" w:rsidR="00000000" w:rsidRPr="00000000">
        <w:rPr>
          <w:rtl w:val="0"/>
        </w:rPr>
      </w:r>
    </w:p>
    <w:p w:rsidR="00000000" w:rsidDel="00000000" w:rsidP="00000000" w:rsidRDefault="00000000" w:rsidRPr="00000000" w14:paraId="000004E0">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E1">
      <w:pPr>
        <w:pStyle w:val="Heading4"/>
        <w:ind w:left="0" w:firstLine="0"/>
        <w:rPr>
          <w:b w:val="1"/>
        </w:rPr>
      </w:pPr>
      <w:bookmarkStart w:colFirst="0" w:colLast="0" w:name="_heading=h.mbj87qvk8qy6" w:id="62"/>
      <w:bookmarkEnd w:id="62"/>
      <w:r w:rsidDel="00000000" w:rsidR="00000000" w:rsidRPr="00000000">
        <w:rPr>
          <w:rtl w:val="0"/>
        </w:rPr>
        <w:t xml:space="preserve">3.4.9.1 </w:t>
      </w:r>
      <w:r w:rsidDel="00000000" w:rsidR="00000000" w:rsidRPr="00000000">
        <w:rPr>
          <w:b w:val="1"/>
          <w:rtl w:val="0"/>
        </w:rPr>
        <w:t xml:space="preserve">Will Topic Type</w:t>
      </w:r>
    </w:p>
    <w:p w:rsidR="00000000" w:rsidDel="00000000" w:rsidP="00000000" w:rsidRDefault="00000000" w:rsidRPr="00000000" w14:paraId="000004E2">
      <w:pPr>
        <w:rPr/>
      </w:pPr>
      <w:r w:rsidDel="00000000" w:rsidR="00000000" w:rsidRPr="00000000">
        <w:rPr>
          <w:b w:val="1"/>
          <w:rtl w:val="0"/>
        </w:rPr>
        <w:t xml:space="preserve">Position:</w:t>
      </w:r>
      <w:r w:rsidDel="00000000" w:rsidR="00000000" w:rsidRPr="00000000">
        <w:rPr>
          <w:rtl w:val="0"/>
        </w:rPr>
        <w:t xml:space="preserve"> bits 1 and 0 of the Will Flags byte.</w:t>
      </w:r>
      <w:r w:rsidDel="00000000" w:rsidR="00000000" w:rsidRPr="00000000">
        <w:rPr>
          <w:rtl w:val="0"/>
        </w:rPr>
      </w:r>
    </w:p>
    <w:p w:rsidR="00000000" w:rsidDel="00000000" w:rsidP="00000000" w:rsidRDefault="00000000" w:rsidRPr="00000000" w14:paraId="000004E3">
      <w:pPr>
        <w:ind w:right="4"/>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E4">
      <w:pPr>
        <w:pStyle w:val="Heading4"/>
        <w:ind w:left="0" w:firstLine="0"/>
        <w:rPr>
          <w:b w:val="1"/>
        </w:rPr>
      </w:pPr>
      <w:bookmarkStart w:colFirst="0" w:colLast="0" w:name="_heading=h.36sxt0949mi2" w:id="63"/>
      <w:bookmarkEnd w:id="63"/>
      <w:r w:rsidDel="00000000" w:rsidR="00000000" w:rsidRPr="00000000">
        <w:rPr>
          <w:rtl w:val="0"/>
        </w:rPr>
        <w:t xml:space="preserve">3.4.9.2 </w:t>
      </w:r>
      <w:r w:rsidDel="00000000" w:rsidR="00000000" w:rsidRPr="00000000">
        <w:rPr>
          <w:b w:val="1"/>
          <w:rtl w:val="0"/>
        </w:rPr>
        <w:t xml:space="preserve">Will QoS</w:t>
      </w:r>
    </w:p>
    <w:p w:rsidR="00000000" w:rsidDel="00000000" w:rsidP="00000000" w:rsidRDefault="00000000" w:rsidRPr="00000000" w14:paraId="000004E5">
      <w:pPr>
        <w:rPr/>
      </w:pPr>
      <w:r w:rsidDel="00000000" w:rsidR="00000000" w:rsidRPr="00000000">
        <w:rPr>
          <w:b w:val="1"/>
          <w:rtl w:val="0"/>
        </w:rPr>
        <w:t xml:space="preserve">Position:</w:t>
      </w:r>
      <w:r w:rsidDel="00000000" w:rsidR="00000000" w:rsidRPr="00000000">
        <w:rPr>
          <w:rtl w:val="0"/>
        </w:rPr>
        <w:t xml:space="preserve"> bits 3 and 2 of the Will Flags byte.</w:t>
      </w:r>
      <w:r w:rsidDel="00000000" w:rsidR="00000000" w:rsidRPr="00000000">
        <w:rPr>
          <w:rtl w:val="0"/>
        </w:rPr>
      </w:r>
    </w:p>
    <w:p w:rsidR="00000000" w:rsidDel="00000000" w:rsidP="00000000" w:rsidRDefault="00000000" w:rsidRPr="00000000" w14:paraId="000004E6">
      <w:pPr>
        <w:ind w:right="4"/>
        <w:rPr>
          <w:rFonts w:ascii="Arial" w:cs="Arial" w:eastAsia="Arial" w:hAnsi="Arial"/>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rtl w:val="0"/>
        </w:rPr>
        <w:t xml:space="preserve">hese two bits specify the QoS level to be used. The value of Will QoS can be 0 (0x00), 1 (0x01), or 2 (0x02). A value of 3 (0x03) is a Malformed Packet.</w:t>
      </w:r>
    </w:p>
    <w:p w:rsidR="00000000" w:rsidDel="00000000" w:rsidP="00000000" w:rsidRDefault="00000000" w:rsidRPr="00000000" w14:paraId="000004E7">
      <w:pPr>
        <w:pStyle w:val="Heading4"/>
        <w:ind w:left="0" w:firstLine="0"/>
        <w:rPr/>
      </w:pPr>
      <w:bookmarkStart w:colFirst="0" w:colLast="0" w:name="_heading=h.bnoytfwh08eh" w:id="64"/>
      <w:bookmarkEnd w:id="64"/>
      <w:r w:rsidDel="00000000" w:rsidR="00000000" w:rsidRPr="00000000">
        <w:rPr>
          <w:rtl w:val="0"/>
        </w:rPr>
        <w:t xml:space="preserve">3.4.9.3 Will Retain</w:t>
      </w:r>
    </w:p>
    <w:p w:rsidR="00000000" w:rsidDel="00000000" w:rsidP="00000000" w:rsidRDefault="00000000" w:rsidRPr="00000000" w14:paraId="000004E8">
      <w:pPr>
        <w:rPr/>
      </w:pPr>
      <w:r w:rsidDel="00000000" w:rsidR="00000000" w:rsidRPr="00000000">
        <w:rPr>
          <w:b w:val="1"/>
          <w:rtl w:val="0"/>
        </w:rPr>
        <w:t xml:space="preserve">Position:</w:t>
      </w:r>
      <w:r w:rsidDel="00000000" w:rsidR="00000000" w:rsidRPr="00000000">
        <w:rPr>
          <w:rtl w:val="0"/>
        </w:rPr>
        <w:t xml:space="preserve"> bit 4 of the Will Flags byte.</w:t>
      </w:r>
      <w:r w:rsidDel="00000000" w:rsidR="00000000" w:rsidRPr="00000000">
        <w:rPr>
          <w:rtl w:val="0"/>
        </w:rPr>
      </w:r>
    </w:p>
    <w:p w:rsidR="00000000" w:rsidDel="00000000" w:rsidP="00000000" w:rsidRDefault="00000000" w:rsidRPr="00000000" w14:paraId="000004E9">
      <w:pPr>
        <w:ind w:right="4"/>
        <w:rPr>
          <w:rFonts w:ascii="Arial" w:cs="Arial" w:eastAsia="Arial" w:hAnsi="Arial"/>
          <w:b w:val="0"/>
          <w:color w:val="000000"/>
          <w:sz w:val="20"/>
          <w:szCs w:val="20"/>
        </w:rPr>
      </w:pPr>
      <w:r w:rsidDel="00000000" w:rsidR="00000000" w:rsidRPr="00000000">
        <w:rPr>
          <w:rFonts w:ascii="Arial" w:cs="Arial" w:eastAsia="Arial" w:hAnsi="Arial"/>
          <w:color w:val="000000"/>
          <w:sz w:val="20"/>
          <w:szCs w:val="20"/>
          <w:rtl w:val="0"/>
        </w:rPr>
        <w:t xml:space="preserve">This s</w:t>
      </w:r>
      <w:r w:rsidDel="00000000" w:rsidR="00000000" w:rsidRPr="00000000">
        <w:rPr>
          <w:rFonts w:ascii="Arial" w:cs="Arial" w:eastAsia="Arial" w:hAnsi="Arial"/>
          <w:b w:val="0"/>
          <w:color w:val="000000"/>
          <w:sz w:val="20"/>
          <w:szCs w:val="20"/>
          <w:rtl w:val="0"/>
        </w:rPr>
        <w:t xml:space="preserve">pecifies if the Will Message is to be </w:t>
      </w:r>
      <w:r w:rsidDel="00000000" w:rsidR="00000000" w:rsidRPr="00000000">
        <w:rPr>
          <w:rFonts w:ascii="Arial" w:cs="Arial" w:eastAsia="Arial" w:hAnsi="Arial"/>
          <w:b w:val="0"/>
          <w:color w:val="000000"/>
          <w:sz w:val="20"/>
          <w:szCs w:val="20"/>
          <w:rtl w:val="0"/>
        </w:rPr>
        <w:t xml:space="preserve">retained when it is published</w:t>
      </w:r>
      <w:r w:rsidDel="00000000" w:rsidR="00000000" w:rsidRPr="00000000">
        <w:rPr>
          <w:rFonts w:ascii="Arial" w:cs="Arial" w:eastAsia="Arial" w:hAnsi="Arial"/>
          <w:b w:val="0"/>
          <w:color w:val="000000"/>
          <w:sz w:val="20"/>
          <w:szCs w:val="20"/>
          <w:rtl w:val="0"/>
        </w:rPr>
        <w:t xml:space="preserve">. </w:t>
      </w:r>
      <w:r w:rsidDel="00000000" w:rsidR="00000000" w:rsidRPr="00000000">
        <w:rPr>
          <w:rFonts w:ascii="Arial" w:cs="Arial" w:eastAsia="Arial" w:hAnsi="Arial"/>
          <w:color w:val="000000"/>
          <w:sz w:val="20"/>
          <w:szCs w:val="20"/>
          <w:rtl w:val="0"/>
        </w:rPr>
        <w:t xml:space="preserve">See </w:t>
      </w:r>
      <w:hyperlink w:anchor="_heading=h.ly7c1y">
        <w:r w:rsidDel="00000000" w:rsidR="00000000" w:rsidRPr="00000000">
          <w:rPr>
            <w:rFonts w:ascii="Arial" w:cs="Arial" w:eastAsia="Arial" w:hAnsi="Arial"/>
            <w:color w:val="1155cc"/>
            <w:sz w:val="20"/>
            <w:szCs w:val="20"/>
            <w:u w:val="single"/>
            <w:rtl w:val="0"/>
          </w:rPr>
          <w:t xml:space="preserve">section 4.16</w:t>
        </w:r>
      </w:hyperlink>
      <w:r w:rsidDel="00000000" w:rsidR="00000000" w:rsidRPr="00000000">
        <w:rPr>
          <w:rFonts w:ascii="Arial" w:cs="Arial" w:eastAsia="Arial" w:hAnsi="Arial"/>
          <w:color w:val="000000"/>
          <w:sz w:val="20"/>
          <w:szCs w:val="20"/>
          <w:rtl w:val="0"/>
        </w:rPr>
        <w:t xml:space="preserve"> for more information about Retained Messages.</w:t>
      </w:r>
      <w:r w:rsidDel="00000000" w:rsidR="00000000" w:rsidRPr="00000000">
        <w:rPr>
          <w:rtl w:val="0"/>
        </w:rPr>
      </w:r>
    </w:p>
    <w:p w:rsidR="00000000" w:rsidDel="00000000" w:rsidP="00000000" w:rsidRDefault="00000000" w:rsidRPr="00000000" w14:paraId="000004EA">
      <w:pPr>
        <w:ind w:right="4"/>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sz w:val="20"/>
          <w:szCs w:val="20"/>
          <w:rtl w:val="0"/>
        </w:rPr>
        <w:t xml:space="preserve">[MQTT-SN-3.4..9.3-1].</w:t>
      </w:r>
      <w:r w:rsidDel="00000000" w:rsidR="00000000" w:rsidRPr="00000000">
        <w:rPr>
          <w:rtl w:val="0"/>
        </w:rPr>
      </w:r>
    </w:p>
    <w:p w:rsidR="00000000" w:rsidDel="00000000" w:rsidP="00000000" w:rsidRDefault="00000000" w:rsidRPr="00000000" w14:paraId="000004EB">
      <w:pPr>
        <w:ind w:right="4"/>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[MQTT-3.1.2-15]</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4EC">
      <w:pPr>
        <w:pStyle w:val="Heading3"/>
        <w:ind w:left="0" w:firstLine="0"/>
        <w:rPr>
          <w:rFonts w:ascii="Arial" w:cs="Arial" w:eastAsia="Arial" w:hAnsi="Arial"/>
        </w:rPr>
      </w:pPr>
      <w:bookmarkStart w:colFirst="0" w:colLast="0" w:name="_heading=h.6mntinqaom6n" w:id="65"/>
      <w:bookmarkEnd w:id="65"/>
      <w:r w:rsidDel="00000000" w:rsidR="00000000" w:rsidRPr="00000000">
        <w:rPr>
          <w:rFonts w:ascii="Arial" w:cs="Arial" w:eastAsia="Arial" w:hAnsi="Arial"/>
          <w:rtl w:val="0"/>
        </w:rPr>
        <w:t xml:space="preserve">3.4.10 Will Topic Data </w:t>
      </w:r>
    </w:p>
    <w:p w:rsidR="00000000" w:rsidDel="00000000" w:rsidP="00000000" w:rsidRDefault="00000000" w:rsidRPr="00000000" w14:paraId="000004ED">
      <w:pPr>
        <w:ind w:left="0" w:firstLine="0"/>
        <w:rPr/>
      </w:pPr>
      <w:r w:rsidDel="00000000" w:rsidR="00000000" w:rsidRPr="00000000">
        <w:rPr>
          <w:rtl w:val="0"/>
        </w:rPr>
        <w:t xml:space="preserve">If the Will Flag is set to 1, the Will Topic is the next field in the Packet.</w:t>
      </w:r>
    </w:p>
    <w:p w:rsidR="00000000" w:rsidDel="00000000" w:rsidP="00000000" w:rsidRDefault="00000000" w:rsidRPr="00000000" w14:paraId="000004E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4EF">
      <w:pPr>
        <w:pStyle w:val="Heading3"/>
        <w:ind w:left="0" w:firstLine="0"/>
        <w:rPr>
          <w:rFonts w:ascii="Arial" w:cs="Arial" w:eastAsia="Arial" w:hAnsi="Arial"/>
        </w:rPr>
      </w:pPr>
      <w:bookmarkStart w:colFirst="0" w:colLast="0" w:name="_heading=h.g5w1zpmaiace" w:id="66"/>
      <w:bookmarkEnd w:id="66"/>
      <w:r w:rsidDel="00000000" w:rsidR="00000000" w:rsidRPr="00000000">
        <w:rPr>
          <w:rFonts w:ascii="Arial" w:cs="Arial" w:eastAsia="Arial" w:hAnsi="Arial"/>
          <w:rtl w:val="0"/>
        </w:rPr>
        <w:t xml:space="preserve">3.4.11 Will Payload Length</w:t>
      </w:r>
    </w:p>
    <w:p w:rsidR="00000000" w:rsidDel="00000000" w:rsidP="00000000" w:rsidRDefault="00000000" w:rsidRPr="00000000" w14:paraId="000004F0">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4F1">
      <w:pPr>
        <w:pStyle w:val="Heading3"/>
        <w:ind w:left="0" w:firstLine="0"/>
        <w:rPr>
          <w:rFonts w:ascii="Arial" w:cs="Arial" w:eastAsia="Arial" w:hAnsi="Arial"/>
        </w:rPr>
      </w:pPr>
      <w:bookmarkStart w:colFirst="0" w:colLast="0" w:name="_heading=h.o88zms19c5d1" w:id="67"/>
      <w:bookmarkEnd w:id="67"/>
      <w:r w:rsidDel="00000000" w:rsidR="00000000" w:rsidRPr="00000000">
        <w:rPr>
          <w:rFonts w:ascii="Arial" w:cs="Arial" w:eastAsia="Arial" w:hAnsi="Arial"/>
          <w:rtl w:val="0"/>
        </w:rPr>
        <w:t xml:space="preserve">3.4.12 Will Payload</w:t>
      </w:r>
    </w:p>
    <w:p w:rsidR="00000000" w:rsidDel="00000000" w:rsidP="00000000" w:rsidRDefault="00000000" w:rsidRPr="00000000" w14:paraId="000004F2">
      <w:pPr>
        <w:ind w:left="0" w:firstLine="0"/>
        <w:rPr/>
      </w:pPr>
      <w:r w:rsidDel="00000000" w:rsidR="00000000" w:rsidRPr="00000000">
        <w:rPr>
          <w:rtl w:val="0"/>
        </w:rPr>
        <w:t xml:space="preserve">If the Will Flag is set to 1, the Will Payload is the next field in the Packet. </w:t>
      </w: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4F3">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4F4">
      <w:pPr>
        <w:pStyle w:val="Heading3"/>
        <w:ind w:left="0" w:firstLine="0"/>
        <w:rPr>
          <w:rFonts w:ascii="Arial" w:cs="Arial" w:eastAsia="Arial" w:hAnsi="Arial"/>
        </w:rPr>
      </w:pPr>
      <w:bookmarkStart w:colFirst="0" w:colLast="0" w:name="_heading=h.mw1gvx9qi5t0" w:id="68"/>
      <w:bookmarkEnd w:id="68"/>
      <w:r w:rsidDel="00000000" w:rsidR="00000000" w:rsidRPr="00000000">
        <w:rPr>
          <w:rFonts w:ascii="Arial" w:cs="Arial" w:eastAsia="Arial" w:hAnsi="Arial"/>
          <w:rtl w:val="0"/>
        </w:rPr>
        <w:t xml:space="preserve">3.4.13 Authentication Method Length</w:t>
      </w:r>
    </w:p>
    <w:p w:rsidR="00000000" w:rsidDel="00000000" w:rsidP="00000000" w:rsidRDefault="00000000" w:rsidRPr="00000000" w14:paraId="000004F5">
      <w:pPr>
        <w:ind w:left="0" w:firstLine="0"/>
        <w:rPr>
          <w:rFonts w:ascii="Arial" w:cs="Arial" w:eastAsia="Arial" w:hAnsi="Arial"/>
        </w:rPr>
      </w:pPr>
      <w:r w:rsidDel="00000000" w:rsidR="00000000" w:rsidRPr="00000000">
        <w:rPr>
          <w:rtl w:val="0"/>
        </w:rPr>
        <w:t xml:space="preserve">If the Auth Flag is set to 1, the Authentication Method Length is the next field in the Packet. </w:t>
      </w:r>
      <w:r w:rsidDel="00000000" w:rsidR="00000000" w:rsidRPr="00000000">
        <w:rPr>
          <w:rFonts w:ascii="Arial" w:cs="Arial" w:eastAsia="Arial" w:hAnsi="Arial"/>
          <w:rtl w:val="0"/>
        </w:rPr>
        <w:t xml:space="preserve">It is a s</w:t>
      </w:r>
      <w:r w:rsidDel="00000000" w:rsidR="00000000" w:rsidRPr="00000000">
        <w:rPr>
          <w:rFonts w:ascii="Arial" w:cs="Arial" w:eastAsia="Arial" w:hAnsi="Arial"/>
          <w:rtl w:val="0"/>
        </w:rPr>
        <w:t xml:space="preserve">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F6">
      <w:pPr>
        <w:pStyle w:val="Heading3"/>
        <w:ind w:left="0" w:firstLine="0"/>
        <w:rPr>
          <w:rFonts w:ascii="Arial" w:cs="Arial" w:eastAsia="Arial" w:hAnsi="Arial"/>
        </w:rPr>
      </w:pPr>
      <w:bookmarkStart w:colFirst="0" w:colLast="0" w:name="_heading=h.4ydjyi9y5y20" w:id="69"/>
      <w:bookmarkEnd w:id="69"/>
      <w:r w:rsidDel="00000000" w:rsidR="00000000" w:rsidRPr="00000000">
        <w:rPr>
          <w:rFonts w:ascii="Arial" w:cs="Arial" w:eastAsia="Arial" w:hAnsi="Arial"/>
          <w:rtl w:val="0"/>
        </w:rPr>
        <w:t xml:space="preserve">3.4.14 Authentication Method</w:t>
      </w:r>
    </w:p>
    <w:p w:rsidR="00000000" w:rsidDel="00000000" w:rsidP="00000000" w:rsidRDefault="00000000" w:rsidRPr="00000000" w14:paraId="000004F7">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4F8">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see section </w:t>
      </w:r>
      <w:hyperlink w:anchor="_heading=h.nhp24wh46om4">
        <w:r w:rsidDel="00000000" w:rsidR="00000000" w:rsidRPr="00000000">
          <w:rPr>
            <w:rFonts w:ascii="Arial" w:cs="Arial" w:eastAsia="Arial" w:hAnsi="Arial"/>
            <w:color w:val="1155cc"/>
            <w:u w:val="single"/>
            <w:rtl w:val="0"/>
          </w:rPr>
          <w:t xml:space="preserve">4.11.1.2</w:t>
        </w:r>
      </w:hyperlink>
      <w:r w:rsidDel="00000000" w:rsidR="00000000" w:rsidRPr="00000000">
        <w:rPr>
          <w:rFonts w:ascii="Arial" w:cs="Arial" w:eastAsia="Arial" w:hAnsi="Arial"/>
          <w:rtl w:val="0"/>
        </w:rPr>
        <w:t xml:space="preserve">.</w:t>
      </w:r>
    </w:p>
    <w:p w:rsidR="00000000" w:rsidDel="00000000" w:rsidP="00000000" w:rsidRDefault="00000000" w:rsidRPr="00000000" w14:paraId="000004F9">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FA">
      <w:pPr>
        <w:pStyle w:val="Heading3"/>
        <w:ind w:left="0" w:firstLine="0"/>
        <w:rPr>
          <w:rFonts w:ascii="Arial" w:cs="Arial" w:eastAsia="Arial" w:hAnsi="Arial"/>
        </w:rPr>
      </w:pPr>
      <w:bookmarkStart w:colFirst="0" w:colLast="0" w:name="_heading=h.5hocu94eubqg" w:id="70"/>
      <w:bookmarkEnd w:id="70"/>
      <w:r w:rsidDel="00000000" w:rsidR="00000000" w:rsidRPr="00000000">
        <w:rPr>
          <w:rFonts w:ascii="Arial" w:cs="Arial" w:eastAsia="Arial" w:hAnsi="Arial"/>
          <w:rtl w:val="0"/>
        </w:rPr>
        <w:t xml:space="preserve">3.4.15 Authentication Data Length</w:t>
      </w:r>
    </w:p>
    <w:p w:rsidR="00000000" w:rsidDel="00000000" w:rsidP="00000000" w:rsidRDefault="00000000" w:rsidRPr="00000000" w14:paraId="000004FB">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FC">
      <w:pPr>
        <w:pStyle w:val="Heading3"/>
        <w:ind w:left="0" w:firstLine="0"/>
        <w:rPr>
          <w:rFonts w:ascii="Arial" w:cs="Arial" w:eastAsia="Arial" w:hAnsi="Arial"/>
        </w:rPr>
      </w:pPr>
      <w:bookmarkStart w:colFirst="0" w:colLast="0" w:name="_heading=h.g9mib2nvvlzy" w:id="71"/>
      <w:bookmarkEnd w:id="71"/>
      <w:r w:rsidDel="00000000" w:rsidR="00000000" w:rsidRPr="00000000">
        <w:rPr>
          <w:rFonts w:ascii="Arial" w:cs="Arial" w:eastAsia="Arial" w:hAnsi="Arial"/>
          <w:rtl w:val="0"/>
        </w:rPr>
        <w:t xml:space="preserve">3.4.16 Authentication Data</w:t>
      </w:r>
    </w:p>
    <w:p w:rsidR="00000000" w:rsidDel="00000000" w:rsidP="00000000" w:rsidRDefault="00000000" w:rsidRPr="00000000" w14:paraId="000004FD">
      <w:pPr>
        <w:spacing w:after="240" w:before="240" w:lineRule="auto"/>
        <w:rPr>
          <w:rFonts w:ascii="Arial" w:cs="Arial" w:eastAsia="Arial" w:hAnsi="Arial"/>
        </w:rPr>
      </w:pPr>
      <w:r w:rsidDel="00000000" w:rsidR="00000000" w:rsidRPr="00000000">
        <w:rPr>
          <w:rtl w:val="0"/>
        </w:rPr>
        <w:t xml:space="preserve">If the Auth Flag is set to 1, the Authentication Data is the next field in the Packet. </w:t>
      </w:r>
      <w:r w:rsidDel="00000000" w:rsidR="00000000" w:rsidRPr="00000000">
        <w:rPr>
          <w:rtl w:val="0"/>
        </w:rPr>
      </w:r>
    </w:p>
    <w:p w:rsidR="00000000" w:rsidDel="00000000" w:rsidP="00000000" w:rsidRDefault="00000000" w:rsidRPr="00000000" w14:paraId="000004FE">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w:t>
      </w:r>
    </w:p>
    <w:p w:rsidR="00000000" w:rsidDel="00000000" w:rsidP="00000000" w:rsidRDefault="00000000" w:rsidRPr="00000000" w14:paraId="000004FF">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CONNECT packet fields, see section </w:t>
      </w:r>
      <w:hyperlink w:anchor="_heading=h.nhp24wh46om4">
        <w:r w:rsidDel="00000000" w:rsidR="00000000" w:rsidRPr="00000000">
          <w:rPr>
            <w:rFonts w:ascii="Arial" w:cs="Arial" w:eastAsia="Arial" w:hAnsi="Arial"/>
            <w:color w:val="1155cc"/>
            <w:u w:val="single"/>
            <w:rtl w:val="0"/>
          </w:rPr>
          <w:t xml:space="preserve">4.11.1.2</w:t>
        </w:r>
      </w:hyperlink>
      <w:r w:rsidDel="00000000" w:rsidR="00000000" w:rsidRPr="00000000">
        <w:rPr>
          <w:rFonts w:ascii="Arial" w:cs="Arial" w:eastAsia="Arial" w:hAnsi="Arial"/>
          <w:rtl w:val="0"/>
        </w:rPr>
        <w:t xml:space="preserve">.</w:t>
      </w:r>
    </w:p>
    <w:p w:rsidR="00000000" w:rsidDel="00000000" w:rsidP="00000000" w:rsidRDefault="00000000" w:rsidRPr="00000000" w14:paraId="00000500">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1">
      <w:pPr>
        <w:pStyle w:val="Heading3"/>
        <w:keepNext w:val="0"/>
        <w:pBdr>
          <w:top w:color="auto" w:space="0" w:sz="0" w:val="none"/>
        </w:pBdr>
        <w:spacing w:after="80" w:before="280" w:lineRule="auto"/>
        <w:ind w:left="-15" w:firstLine="0"/>
        <w:rPr/>
      </w:pPr>
      <w:bookmarkStart w:colFirst="0" w:colLast="0" w:name="_heading=h.6hlt7zbtaja" w:id="72"/>
      <w:bookmarkEnd w:id="72"/>
      <w:r w:rsidDel="00000000" w:rsidR="00000000" w:rsidRPr="00000000">
        <w:rPr>
          <w:rtl w:val="0"/>
        </w:rPr>
        <w:t xml:space="preserve">3.4.17 CONNECT Actions</w:t>
      </w:r>
    </w:p>
    <w:p w:rsidR="00000000" w:rsidDel="00000000" w:rsidP="00000000" w:rsidRDefault="00000000" w:rsidRPr="00000000" w14:paraId="0000050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503">
      <w:pPr>
        <w:numPr>
          <w:ilvl w:val="0"/>
          <w:numId w:val="24"/>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04">
      <w:pPr>
        <w:numPr>
          <w:ilvl w:val="0"/>
          <w:numId w:val="24"/>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50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506">
      <w:pPr>
        <w:numPr>
          <w:ilvl w:val="0"/>
          <w:numId w:val="53"/>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[MQTT-SN-3.4.17-3]</w:t>
      </w:r>
      <w:r w:rsidDel="00000000" w:rsidR="00000000" w:rsidRPr="00000000">
        <w:rPr>
          <w:rFonts w:ascii="Arial" w:cs="Arial" w:eastAsia="Arial" w:hAnsi="Arial"/>
          <w:rtl w:val="0"/>
        </w:rPr>
        <w:t xml:space="preserve">. If the existing Client has a Will Message, that Will Message is published as described in</w:t>
      </w:r>
      <w:r w:rsidDel="00000000" w:rsidR="00000000" w:rsidRPr="00000000">
        <w:rPr>
          <w:rFonts w:ascii="Arial" w:cs="Arial" w:eastAsia="Arial" w:hAnsi="Arial"/>
          <w:rtl w:val="0"/>
        </w:rPr>
        <w:t xml:space="preserve">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 </w:t>
      </w:r>
    </w:p>
    <w:p w:rsidR="00000000" w:rsidDel="00000000" w:rsidP="00000000" w:rsidRDefault="00000000" w:rsidRPr="00000000" w14:paraId="00000507">
      <w:pPr>
        <w:numPr>
          <w:ilvl w:val="0"/>
          <w:numId w:val="53"/>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4.15.2</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[MQTT-SN-3.4.17-4]</w:t>
      </w:r>
      <w:r w:rsidDel="00000000" w:rsidR="00000000" w:rsidRPr="00000000">
        <w:rPr>
          <w:rFonts w:ascii="Arial" w:cs="Arial" w:eastAsia="Arial" w:hAnsi="Arial"/>
          <w:rtl w:val="0"/>
        </w:rPr>
        <w:t xml:space="preserve">.</w:t>
      </w:r>
    </w:p>
    <w:p w:rsidR="00000000" w:rsidDel="00000000" w:rsidP="00000000" w:rsidRDefault="00000000" w:rsidRPr="00000000" w14:paraId="00000508">
      <w:pPr>
        <w:numPr>
          <w:ilvl w:val="0"/>
          <w:numId w:val="53"/>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[MQTT-SN-3.4.17-5]</w:t>
      </w:r>
      <w:r w:rsidDel="00000000" w:rsidR="00000000" w:rsidRPr="00000000">
        <w:rPr>
          <w:rFonts w:ascii="Arial" w:cs="Arial" w:eastAsia="Arial" w:hAnsi="Arial"/>
          <w:rtl w:val="0"/>
        </w:rPr>
        <w:t xml:space="preserve">.</w:t>
      </w:r>
    </w:p>
    <w:p w:rsidR="00000000" w:rsidDel="00000000" w:rsidP="00000000" w:rsidRDefault="00000000" w:rsidRPr="00000000" w14:paraId="00000509">
      <w:pPr>
        <w:numPr>
          <w:ilvl w:val="0"/>
          <w:numId w:val="53"/>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50A">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50B">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50C">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 Client MUST</w:t>
      </w:r>
      <w:r w:rsidDel="00000000" w:rsidR="00000000" w:rsidRPr="00000000">
        <w:rPr>
          <w:rFonts w:ascii="Arial" w:cs="Arial" w:eastAsia="Arial" w:hAnsi="Arial"/>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[MQTT-SN-3.4.17-6]</w:t>
      </w:r>
      <w:r w:rsidDel="00000000" w:rsidR="00000000" w:rsidRPr="00000000">
        <w:rPr>
          <w:rFonts w:ascii="Arial" w:cs="Arial" w:eastAsia="Arial" w:hAnsi="Arial"/>
          <w:rtl w:val="0"/>
        </w:rPr>
        <w:t xml:space="preserve">.</w:t>
      </w:r>
    </w:p>
    <w:p w:rsidR="00000000" w:rsidDel="00000000" w:rsidP="00000000" w:rsidRDefault="00000000" w:rsidRPr="00000000" w14:paraId="0000050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highlight w:val="yellow"/>
          <w:rtl w:val="0"/>
        </w:rPr>
        <w:t xml:space="preserve">he Server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[MQTT-SN-3.4.17-7]</w:t>
      </w:r>
      <w:r w:rsidDel="00000000" w:rsidR="00000000" w:rsidRPr="00000000">
        <w:rPr>
          <w:rFonts w:ascii="Arial" w:cs="Arial" w:eastAsia="Arial" w:hAnsi="Arial"/>
          <w:rtl w:val="0"/>
        </w:rPr>
        <w:t xml:space="preserve">.</w:t>
      </w:r>
    </w:p>
    <w:p w:rsidR="00000000" w:rsidDel="00000000" w:rsidP="00000000" w:rsidRDefault="00000000" w:rsidRPr="00000000" w14:paraId="0000050E">
      <w:pPr>
        <w:pStyle w:val="Heading2"/>
        <w:keepLines w:val="1"/>
        <w:spacing w:after="52" w:before="0" w:line="259" w:lineRule="auto"/>
        <w:ind w:left="0" w:firstLine="0"/>
        <w:rPr>
          <w:rFonts w:ascii="Arial" w:cs="Arial" w:eastAsia="Arial" w:hAnsi="Arial"/>
        </w:rPr>
      </w:pPr>
      <w:bookmarkStart w:colFirst="0" w:colLast="0" w:name="_heading=h.39kk8xu" w:id="73"/>
      <w:bookmarkEnd w:id="73"/>
      <w:r w:rsidDel="00000000" w:rsidR="00000000" w:rsidRPr="00000000">
        <w:rPr>
          <w:rtl w:val="0"/>
        </w:rPr>
        <w:t xml:space="preserve">3.5 </w:t>
      </w:r>
      <w:r w:rsidDel="00000000" w:rsidR="00000000" w:rsidRPr="00000000">
        <w:rPr>
          <w:rFonts w:ascii="Arial" w:cs="Arial" w:eastAsia="Arial" w:hAnsi="Arial"/>
          <w:rtl w:val="0"/>
        </w:rPr>
        <w:t xml:space="preserve">CONNACK - Connect Acknowledgement</w:t>
      </w:r>
    </w:p>
    <w:p w:rsidR="00000000" w:rsidDel="00000000" w:rsidP="00000000" w:rsidRDefault="00000000" w:rsidRPr="00000000" w14:paraId="0000050F">
      <w:pPr>
        <w:rPr/>
      </w:pPr>
      <w:r w:rsidDel="00000000" w:rsidR="00000000" w:rsidRPr="00000000">
        <w:rPr/>
        <w:drawing>
          <wp:inline distB="114300" distT="114300" distL="114300" distR="114300">
            <wp:extent cx="5943600" cy="5524500"/>
            <wp:effectExtent b="0" l="0" r="0" t="0"/>
            <wp:docPr id="34" name="image14.png"/>
            <a:graphic>
              <a:graphicData uri="http://schemas.openxmlformats.org/drawingml/2006/picture">
                <pic:pic>
                  <pic:nvPicPr>
                    <pic:cNvPr id="0" name="image14.png"/>
                    <pic:cNvPicPr preferRelativeResize="0"/>
                  </pic:nvPicPr>
                  <pic:blipFill>
                    <a:blip r:embed="rId70"/>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4"/>
      <w:bookmarkEnd w:id="7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511">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12">
      <w:pPr>
        <w:pStyle w:val="Heading3"/>
        <w:ind w:left="0" w:firstLine="0"/>
        <w:rPr/>
      </w:pPr>
      <w:bookmarkStart w:colFirst="0" w:colLast="0" w:name="_heading=h.2nusc19" w:id="75"/>
      <w:bookmarkEnd w:id="75"/>
      <w:r w:rsidDel="00000000" w:rsidR="00000000" w:rsidRPr="00000000">
        <w:rPr>
          <w:rtl w:val="0"/>
        </w:rPr>
        <w:t xml:space="preserve">3.5.1 CONNACK Header</w:t>
      </w:r>
    </w:p>
    <w:p w:rsidR="00000000" w:rsidDel="00000000" w:rsidP="00000000" w:rsidRDefault="00000000" w:rsidRPr="00000000" w14:paraId="00000513">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14">
      <w:pPr>
        <w:pStyle w:val="Heading3"/>
        <w:ind w:left="0" w:firstLine="0"/>
        <w:rPr/>
      </w:pPr>
      <w:bookmarkStart w:colFirst="0" w:colLast="0" w:name="_heading=h.3mzq4wv" w:id="76"/>
      <w:bookmarkEnd w:id="76"/>
      <w:r w:rsidDel="00000000" w:rsidR="00000000" w:rsidRPr="00000000">
        <w:rPr>
          <w:rtl w:val="0"/>
        </w:rPr>
        <w:t xml:space="preserve">3.5.2 CONNACK Flags</w:t>
      </w:r>
    </w:p>
    <w:p w:rsidR="00000000" w:rsidDel="00000000" w:rsidP="00000000" w:rsidRDefault="00000000" w:rsidRPr="00000000" w14:paraId="00000515">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16">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517">
      <w:pPr>
        <w:pStyle w:val="Heading4"/>
        <w:ind w:left="0" w:firstLine="0"/>
        <w:rPr>
          <w:vertAlign w:val="baseline"/>
        </w:rPr>
      </w:pPr>
      <w:bookmarkStart w:colFirst="0" w:colLast="0" w:name="_heading=h.w3elb16r2ceb" w:id="77"/>
      <w:bookmarkEnd w:id="77"/>
      <w:r w:rsidDel="00000000" w:rsidR="00000000" w:rsidRPr="00000000">
        <w:rPr>
          <w:b w:val="1"/>
          <w:rtl w:val="0"/>
        </w:rPr>
        <w:t xml:space="preserve">3.5.2.1 </w:t>
      </w:r>
      <w:r w:rsidDel="00000000" w:rsidR="00000000" w:rsidRPr="00000000">
        <w:rPr>
          <w:b w:val="1"/>
          <w:vertAlign w:val="baseline"/>
          <w:rtl w:val="0"/>
        </w:rPr>
        <w:t xml:space="preserve">Session Present</w:t>
      </w:r>
      <w:r w:rsidDel="00000000" w:rsidR="00000000" w:rsidRPr="00000000">
        <w:rPr>
          <w:vertAlign w:val="baseline"/>
          <w:rtl w:val="0"/>
        </w:rPr>
        <w:t xml:space="preserve"> </w:t>
      </w:r>
    </w:p>
    <w:p w:rsidR="00000000" w:rsidDel="00000000" w:rsidP="00000000" w:rsidRDefault="00000000" w:rsidRPr="00000000" w14:paraId="00000518">
      <w:pPr>
        <w:rPr>
          <w:vertAlign w:val="baseline"/>
        </w:rPr>
      </w:pPr>
      <w:r w:rsidDel="00000000" w:rsidR="00000000" w:rsidRPr="00000000">
        <w:rPr>
          <w:b w:val="1"/>
          <w:rtl w:val="0"/>
        </w:rPr>
        <w:t xml:space="preserve">Position</w:t>
      </w:r>
      <w:r w:rsidDel="00000000" w:rsidR="00000000" w:rsidRPr="00000000">
        <w:rPr>
          <w:rtl w:val="0"/>
        </w:rPr>
        <w:t xml:space="preserve">: bit 0 of the CONNACK Flags.</w:t>
      </w:r>
      <w:r w:rsidDel="00000000" w:rsidR="00000000" w:rsidRPr="00000000">
        <w:rPr>
          <w:rtl w:val="0"/>
        </w:rPr>
      </w:r>
    </w:p>
    <w:p w:rsidR="00000000" w:rsidDel="00000000" w:rsidP="00000000" w:rsidRDefault="00000000" w:rsidRPr="00000000" w14:paraId="00000519">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1A">
      <w:pPr>
        <w:ind w:left="0" w:firstLine="0"/>
        <w:rPr>
          <w:u w:val="none"/>
        </w:rPr>
      </w:pP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51B">
      <w:pPr>
        <w:ind w:left="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r>
    </w:p>
    <w:p w:rsidR="00000000" w:rsidDel="00000000" w:rsidP="00000000" w:rsidRDefault="00000000" w:rsidRPr="00000000" w14:paraId="0000051C">
      <w:pPr>
        <w:ind w:left="0" w:firstLine="0"/>
        <w:rPr/>
      </w:pPr>
      <w:r w:rsidDel="00000000" w:rsidR="00000000" w:rsidRPr="00000000">
        <w:rPr>
          <w:rtl w:val="0"/>
        </w:rPr>
        <w:t xml:space="preserve">If the value of Session Present received by the Client from the Gateway is not as expected, the Client proceeds as follows:</w:t>
      </w:r>
    </w:p>
    <w:p w:rsidR="00000000" w:rsidDel="00000000" w:rsidP="00000000" w:rsidRDefault="00000000" w:rsidRPr="00000000" w14:paraId="0000051D">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51E">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Gateway sends a CONNACK packet containing a non-zero Reason Code it MUST set Session Present to 0.</w:t>
      </w:r>
    </w:p>
    <w:p w:rsidR="00000000" w:rsidDel="00000000" w:rsidP="00000000" w:rsidRDefault="00000000" w:rsidRPr="00000000" w14:paraId="00000520">
      <w:pPr>
        <w:pStyle w:val="Heading4"/>
        <w:spacing w:after="0" w:lineRule="auto"/>
        <w:ind w:left="0" w:firstLine="0"/>
        <w:rPr/>
      </w:pPr>
      <w:bookmarkStart w:colFirst="0" w:colLast="0" w:name="_heading=h.xzl3tg24tlhl" w:id="78"/>
      <w:bookmarkEnd w:id="78"/>
      <w:r w:rsidDel="00000000" w:rsidR="00000000" w:rsidRPr="00000000">
        <w:rPr>
          <w:rtl w:val="0"/>
        </w:rPr>
        <w:t xml:space="preserve">3.5.2.2 Session Expiry Interval Flag</w:t>
      </w:r>
    </w:p>
    <w:p w:rsidR="00000000" w:rsidDel="00000000" w:rsidP="00000000" w:rsidRDefault="00000000" w:rsidRPr="00000000" w14:paraId="00000521">
      <w:pPr>
        <w:rPr/>
      </w:pPr>
      <w:r w:rsidDel="00000000" w:rsidR="00000000" w:rsidRPr="00000000">
        <w:rPr>
          <w:b w:val="1"/>
          <w:rtl w:val="0"/>
        </w:rPr>
        <w:t xml:space="preserve">Position</w:t>
      </w:r>
      <w:r w:rsidDel="00000000" w:rsidR="00000000" w:rsidRPr="00000000">
        <w:rPr>
          <w:rtl w:val="0"/>
        </w:rPr>
        <w:t xml:space="preserve">: bit 1 of the CONNACK Flags.</w:t>
      </w:r>
    </w:p>
    <w:p w:rsidR="00000000" w:rsidDel="00000000" w:rsidP="00000000" w:rsidRDefault="00000000" w:rsidRPr="00000000" w14:paraId="00000522">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23">
      <w:pPr>
        <w:spacing w:after="200" w:before="0" w:lineRule="auto"/>
        <w:ind w:left="0" w:firstLine="0"/>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24">
      <w:pPr>
        <w:pStyle w:val="Heading4"/>
        <w:spacing w:after="0" w:lineRule="auto"/>
        <w:ind w:left="0" w:firstLine="0"/>
        <w:rPr/>
      </w:pPr>
      <w:bookmarkStart w:colFirst="0" w:colLast="0" w:name="_heading=h.cjfdh2p7nklr" w:id="79"/>
      <w:bookmarkEnd w:id="79"/>
      <w:r w:rsidDel="00000000" w:rsidR="00000000" w:rsidRPr="00000000">
        <w:rPr>
          <w:rtl w:val="0"/>
        </w:rPr>
        <w:t xml:space="preserve">3.5.2.3 Authentication Flag</w:t>
      </w:r>
    </w:p>
    <w:p w:rsidR="00000000" w:rsidDel="00000000" w:rsidP="00000000" w:rsidRDefault="00000000" w:rsidRPr="00000000" w14:paraId="00000525">
      <w:pPr>
        <w:rPr/>
      </w:pPr>
      <w:r w:rsidDel="00000000" w:rsidR="00000000" w:rsidRPr="00000000">
        <w:rPr>
          <w:b w:val="1"/>
          <w:rtl w:val="0"/>
        </w:rPr>
        <w:t xml:space="preserve">Position</w:t>
      </w:r>
      <w:r w:rsidDel="00000000" w:rsidR="00000000" w:rsidRPr="00000000">
        <w:rPr>
          <w:rtl w:val="0"/>
        </w:rPr>
        <w:t xml:space="preserve">: bit 2 of the CONNACK Flags.</w:t>
      </w:r>
    </w:p>
    <w:p w:rsidR="00000000" w:rsidDel="00000000" w:rsidP="00000000" w:rsidRDefault="00000000" w:rsidRPr="00000000" w14:paraId="00000526">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27">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28">
      <w:pPr>
        <w:spacing w:after="200" w:before="0" w:lineRule="auto"/>
        <w:ind w:lef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29">
      <w:pPr>
        <w:pStyle w:val="Heading3"/>
        <w:ind w:left="0" w:firstLine="0"/>
        <w:rPr/>
      </w:pPr>
      <w:bookmarkStart w:colFirst="0" w:colLast="0" w:name="_heading=h.lnmexuhpjkl8" w:id="80"/>
      <w:bookmarkEnd w:id="80"/>
      <w:r w:rsidDel="00000000" w:rsidR="00000000" w:rsidRPr="00000000">
        <w:rPr>
          <w:rtl w:val="0"/>
        </w:rPr>
        <w:t xml:space="preserve">3.5.3 Packet Identifier</w:t>
      </w:r>
    </w:p>
    <w:p w:rsidR="00000000" w:rsidDel="00000000" w:rsidP="00000000" w:rsidRDefault="00000000" w:rsidRPr="00000000" w14:paraId="0000052A">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2B">
      <w:pPr>
        <w:pStyle w:val="Heading3"/>
        <w:spacing w:before="0" w:lineRule="auto"/>
        <w:ind w:left="0" w:firstLine="0"/>
        <w:rPr/>
      </w:pPr>
      <w:bookmarkStart w:colFirst="0" w:colLast="0" w:name="_heading=h.1302m92" w:id="81"/>
      <w:bookmarkEnd w:id="81"/>
      <w:r w:rsidDel="00000000" w:rsidR="00000000" w:rsidRPr="00000000">
        <w:rPr>
          <w:rtl w:val="0"/>
        </w:rPr>
        <w:t xml:space="preserve">3.5.4 Reason Code</w:t>
      </w:r>
    </w:p>
    <w:p w:rsidR="00000000" w:rsidDel="00000000" w:rsidP="00000000" w:rsidRDefault="00000000" w:rsidRPr="00000000" w14:paraId="0000052C">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2D">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r w:rsidDel="00000000" w:rsidR="00000000" w:rsidRPr="00000000">
        <w:rPr>
          <w:highlight w:val="yellow"/>
          <w:rtl w:val="0"/>
        </w:rPr>
        <w:t xml:space="preserve">128</w:t>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52E">
      <w:pPr>
        <w:pStyle w:val="Heading3"/>
        <w:ind w:left="0" w:firstLine="0"/>
        <w:rPr/>
      </w:pPr>
      <w:bookmarkStart w:colFirst="0" w:colLast="0" w:name="_heading=h.2250f4o" w:id="82"/>
      <w:bookmarkEnd w:id="82"/>
      <w:r w:rsidDel="00000000" w:rsidR="00000000" w:rsidRPr="00000000">
        <w:rPr>
          <w:rtl w:val="0"/>
        </w:rPr>
        <w:t xml:space="preserve">3.5.5 Session Expiry Interval</w:t>
      </w:r>
    </w:p>
    <w:p w:rsidR="00000000" w:rsidDel="00000000" w:rsidP="00000000" w:rsidRDefault="00000000" w:rsidRPr="00000000" w14:paraId="0000052F">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30">
      <w:pPr>
        <w:spacing w:after="0" w:before="0" w:lineRule="auto"/>
        <w:ind w:right="4"/>
        <w:rPr>
          <w:rFonts w:ascii="Arial" w:cs="Arial" w:eastAsia="Arial" w:hAnsi="Arial"/>
          <w:color w:val="000000"/>
        </w:rPr>
      </w:pPr>
      <w:r w:rsidDel="00000000" w:rsidR="00000000" w:rsidRPr="00000000">
        <w:rPr>
          <w:rtl w:val="0"/>
        </w:rPr>
      </w:r>
    </w:p>
    <w:p w:rsidR="00000000" w:rsidDel="00000000" w:rsidP="00000000" w:rsidRDefault="00000000" w:rsidRPr="00000000" w14:paraId="00000531">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rFonts w:ascii="Arial" w:cs="Arial" w:eastAsia="Arial" w:hAnsi="Arial"/>
            <w:color w:val="1155cc"/>
            <w:u w:val="single"/>
            <w:rtl w:val="0"/>
          </w:rPr>
          <w:t xml:space="preserve">section 3.4.6</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32">
      <w:pPr>
        <w:pStyle w:val="Heading3"/>
        <w:ind w:left="0" w:firstLine="0"/>
        <w:rPr>
          <w:rFonts w:ascii="Arial" w:cs="Arial" w:eastAsia="Arial" w:hAnsi="Arial"/>
        </w:rPr>
      </w:pPr>
      <w:bookmarkStart w:colFirst="0" w:colLast="0" w:name="_heading=h.3wmneavoet74" w:id="83"/>
      <w:bookmarkEnd w:id="83"/>
      <w:r w:rsidDel="00000000" w:rsidR="00000000" w:rsidRPr="00000000">
        <w:rPr>
          <w:rFonts w:ascii="Arial" w:cs="Arial" w:eastAsia="Arial" w:hAnsi="Arial"/>
          <w:rtl w:val="0"/>
        </w:rPr>
        <w:t xml:space="preserve">3.5.6 Authentication Method Length</w:t>
      </w:r>
    </w:p>
    <w:p w:rsidR="00000000" w:rsidDel="00000000" w:rsidP="00000000" w:rsidRDefault="00000000" w:rsidRPr="00000000" w14:paraId="00000533">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4">
      <w:pPr>
        <w:pStyle w:val="Heading3"/>
        <w:ind w:left="0" w:firstLine="0"/>
        <w:rPr>
          <w:rFonts w:ascii="Arial" w:cs="Arial" w:eastAsia="Arial" w:hAnsi="Arial"/>
        </w:rPr>
      </w:pPr>
      <w:bookmarkStart w:colFirst="0" w:colLast="0" w:name="_heading=h.ydayklwjstjk" w:id="84"/>
      <w:bookmarkEnd w:id="84"/>
      <w:r w:rsidDel="00000000" w:rsidR="00000000" w:rsidRPr="00000000">
        <w:rPr>
          <w:rFonts w:ascii="Arial" w:cs="Arial" w:eastAsia="Arial" w:hAnsi="Arial"/>
          <w:rtl w:val="0"/>
        </w:rPr>
        <w:t xml:space="preserve">3.5.7 Authentication Method</w:t>
      </w:r>
    </w:p>
    <w:p w:rsidR="00000000" w:rsidDel="00000000" w:rsidP="00000000" w:rsidRDefault="00000000" w:rsidRPr="00000000" w14:paraId="00000535">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36">
      <w:pPr>
        <w:pStyle w:val="Heading3"/>
        <w:ind w:left="0" w:firstLine="0"/>
        <w:rPr>
          <w:rFonts w:ascii="Arial" w:cs="Arial" w:eastAsia="Arial" w:hAnsi="Arial"/>
        </w:rPr>
      </w:pPr>
      <w:bookmarkStart w:colFirst="0" w:colLast="0" w:name="_heading=h.kvppk7yh36lv" w:id="85"/>
      <w:bookmarkEnd w:id="85"/>
      <w:r w:rsidDel="00000000" w:rsidR="00000000" w:rsidRPr="00000000">
        <w:rPr>
          <w:rFonts w:ascii="Arial" w:cs="Arial" w:eastAsia="Arial" w:hAnsi="Arial"/>
          <w:rtl w:val="0"/>
        </w:rPr>
        <w:t xml:space="preserve">3.5.8 Authentication Data Length</w:t>
      </w:r>
    </w:p>
    <w:p w:rsidR="00000000" w:rsidDel="00000000" w:rsidP="00000000" w:rsidRDefault="00000000" w:rsidRPr="00000000" w14:paraId="00000537">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8">
      <w:pPr>
        <w:pStyle w:val="Heading3"/>
        <w:ind w:left="0" w:firstLine="0"/>
        <w:rPr>
          <w:rFonts w:ascii="Arial" w:cs="Arial" w:eastAsia="Arial" w:hAnsi="Arial"/>
        </w:rPr>
      </w:pPr>
      <w:bookmarkStart w:colFirst="0" w:colLast="0" w:name="_heading=h.600ktmi3vm5o" w:id="86"/>
      <w:bookmarkEnd w:id="86"/>
      <w:r w:rsidDel="00000000" w:rsidR="00000000" w:rsidRPr="00000000">
        <w:rPr>
          <w:rFonts w:ascii="Arial" w:cs="Arial" w:eastAsia="Arial" w:hAnsi="Arial"/>
          <w:rtl w:val="0"/>
        </w:rPr>
        <w:t xml:space="preserve">3.5.9 Authentication Data</w:t>
      </w:r>
    </w:p>
    <w:p w:rsidR="00000000" w:rsidDel="00000000" w:rsidP="00000000" w:rsidRDefault="00000000" w:rsidRPr="00000000" w14:paraId="00000539">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A">
      <w:pPr>
        <w:pStyle w:val="Heading3"/>
        <w:ind w:left="0" w:firstLine="0"/>
        <w:rPr/>
      </w:pPr>
      <w:bookmarkStart w:colFirst="0" w:colLast="0" w:name="_heading=h.haapch" w:id="87"/>
      <w:bookmarkEnd w:id="87"/>
      <w:r w:rsidDel="00000000" w:rsidR="00000000" w:rsidRPr="00000000">
        <w:rPr>
          <w:rtl w:val="0"/>
        </w:rPr>
        <w:t xml:space="preserve">3.5.10 Assigned Client Identifier</w:t>
      </w:r>
    </w:p>
    <w:p w:rsidR="00000000" w:rsidDel="00000000" w:rsidP="00000000" w:rsidRDefault="00000000" w:rsidRPr="00000000" w14:paraId="0000053B">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53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53D">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53E">
      <w:pPr>
        <w:spacing w:after="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The length of Assigned Client Identifiers should take into account the maximum packet size allowed by the MQTT-SN implementation. For reference, RFC4122 describes Universally Unique IDentifiers (UUIDs) that are 128 bytes in size, 16 bytes or 32 hexadecimal digits. These UUIDs are commonly expressed in 36 characters, including 4 dashes as separators.</w:t>
      </w:r>
    </w:p>
    <w:p w:rsidR="00000000" w:rsidDel="00000000" w:rsidP="00000000" w:rsidRDefault="00000000" w:rsidRPr="00000000" w14:paraId="0000053F">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540">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541">
      <w:pPr>
        <w:pStyle w:val="Heading2"/>
        <w:keepLines w:val="1"/>
        <w:spacing w:after="118" w:before="200" w:line="259" w:lineRule="auto"/>
        <w:ind w:left="0" w:firstLine="0"/>
        <w:rPr>
          <w:rFonts w:ascii="Arial" w:cs="Arial" w:eastAsia="Arial" w:hAnsi="Arial"/>
        </w:rPr>
      </w:pPr>
      <w:bookmarkStart w:colFirst="0" w:colLast="0" w:name="_heading=h.184mhaj" w:id="88"/>
      <w:bookmarkEnd w:id="88"/>
      <w:r w:rsidDel="00000000" w:rsidR="00000000" w:rsidRPr="00000000">
        <w:rPr>
          <w:rtl w:val="0"/>
        </w:rPr>
        <w:t xml:space="preserve">3.6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42">
      <w:pPr>
        <w:rPr/>
      </w:pPr>
      <w:r w:rsidDel="00000000" w:rsidR="00000000" w:rsidRPr="00000000">
        <w:rPr/>
        <w:drawing>
          <wp:inline distB="114300" distT="114300" distL="114300" distR="114300">
            <wp:extent cx="5943600" cy="2946400"/>
            <wp:effectExtent b="0" l="0" r="0" t="0"/>
            <wp:docPr id="56" name="image27.png"/>
            <a:graphic>
              <a:graphicData uri="http://schemas.openxmlformats.org/drawingml/2006/picture">
                <pic:pic>
                  <pic:nvPicPr>
                    <pic:cNvPr id="0" name="image27.png"/>
                    <pic:cNvPicPr preferRelativeResize="0"/>
                  </pic:nvPicPr>
                  <pic:blipFill>
                    <a:blip r:embed="rId71"/>
                    <a:srcRect b="6" l="0" r="0" t="6"/>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26"/>
        </w:sdtPr>
        <w:sdtContent>
          <w:commentRangeStart w:id="19"/>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w:t>
      </w:r>
      <w:commentRangeEnd w:id="19"/>
      <w:r w:rsidDel="00000000" w:rsidR="00000000" w:rsidRPr="00000000">
        <w:commentReference w:id="19"/>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AUTH packet</w:t>
      </w:r>
    </w:p>
    <w:p w:rsidR="00000000" w:rsidDel="00000000" w:rsidP="00000000" w:rsidRDefault="00000000" w:rsidRPr="00000000" w14:paraId="00000544">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45">
      <w:pPr>
        <w:pStyle w:val="Heading3"/>
        <w:ind w:left="0" w:firstLine="0"/>
        <w:rPr/>
      </w:pPr>
      <w:bookmarkStart w:colFirst="0" w:colLast="0" w:name="_heading=h.3s49zyc" w:id="89"/>
      <w:bookmarkEnd w:id="89"/>
      <w:r w:rsidDel="00000000" w:rsidR="00000000" w:rsidRPr="00000000">
        <w:rPr>
          <w:rtl w:val="0"/>
        </w:rPr>
        <w:t xml:space="preserve">3.6.1 AUTH Header</w:t>
      </w:r>
    </w:p>
    <w:p w:rsidR="00000000" w:rsidDel="00000000" w:rsidP="00000000" w:rsidRDefault="00000000" w:rsidRPr="00000000" w14:paraId="0000054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47">
      <w:pPr>
        <w:pStyle w:val="Heading3"/>
        <w:ind w:left="0" w:firstLine="0"/>
        <w:rPr/>
      </w:pPr>
      <w:bookmarkStart w:colFirst="0" w:colLast="0" w:name="_heading=h.6cbjggtsyz0j" w:id="90"/>
      <w:bookmarkEnd w:id="90"/>
      <w:r w:rsidDel="00000000" w:rsidR="00000000" w:rsidRPr="00000000">
        <w:rPr>
          <w:rtl w:val="0"/>
        </w:rPr>
        <w:t xml:space="preserve">3.6.2 Packet Identifier</w:t>
      </w:r>
    </w:p>
    <w:p w:rsidR="00000000" w:rsidDel="00000000" w:rsidP="00000000" w:rsidRDefault="00000000" w:rsidRPr="00000000" w14:paraId="00000548">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549">
      <w:pPr>
        <w:pStyle w:val="Heading3"/>
        <w:ind w:left="0" w:firstLine="0"/>
        <w:rPr/>
      </w:pPr>
      <w:bookmarkStart w:colFirst="0" w:colLast="0" w:name="_heading=h.279ka65" w:id="91"/>
      <w:bookmarkEnd w:id="91"/>
      <w:r w:rsidDel="00000000" w:rsidR="00000000" w:rsidRPr="00000000">
        <w:rPr>
          <w:rtl w:val="0"/>
        </w:rPr>
        <w:t xml:space="preserve">3.6.2 Reason Code</w:t>
      </w:r>
    </w:p>
    <w:p w:rsidR="00000000" w:rsidDel="00000000" w:rsidP="00000000" w:rsidRDefault="00000000" w:rsidRPr="00000000" w14:paraId="0000054A">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Table 9: Reason Code Values</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54B">
      <w:pPr>
        <w:pStyle w:val="Heading3"/>
        <w:ind w:left="0" w:firstLine="0"/>
        <w:rPr/>
      </w:pPr>
      <w:bookmarkStart w:colFirst="0" w:colLast="0" w:name="_heading=h.meukdy" w:id="92"/>
      <w:bookmarkEnd w:id="92"/>
      <w:r w:rsidDel="00000000" w:rsidR="00000000" w:rsidRPr="00000000">
        <w:rPr>
          <w:rtl w:val="0"/>
        </w:rPr>
        <w:t xml:space="preserve">3.6.3 Authentication Method Length</w:t>
      </w:r>
    </w:p>
    <w:p w:rsidR="00000000" w:rsidDel="00000000" w:rsidP="00000000" w:rsidRDefault="00000000" w:rsidRPr="00000000" w14:paraId="0000054C">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4D">
      <w:pPr>
        <w:pStyle w:val="Heading3"/>
        <w:ind w:left="0" w:firstLine="0"/>
        <w:rPr/>
      </w:pPr>
      <w:bookmarkStart w:colFirst="0" w:colLast="0" w:name="_heading=h.36ei31r" w:id="93"/>
      <w:bookmarkEnd w:id="93"/>
      <w:r w:rsidDel="00000000" w:rsidR="00000000" w:rsidRPr="00000000">
        <w:rPr>
          <w:rtl w:val="0"/>
        </w:rPr>
        <w:t xml:space="preserve">3.6.4 Authentication Method</w:t>
      </w:r>
    </w:p>
    <w:p w:rsidR="00000000" w:rsidDel="00000000" w:rsidP="00000000" w:rsidRDefault="00000000" w:rsidRPr="00000000" w14:paraId="0000054E">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4F">
      <w:pPr>
        <w:pStyle w:val="Heading3"/>
        <w:ind w:left="0" w:firstLine="0"/>
        <w:rPr/>
      </w:pPr>
      <w:bookmarkStart w:colFirst="0" w:colLast="0" w:name="_heading=h.1ljsd9k" w:id="94"/>
      <w:bookmarkEnd w:id="94"/>
      <w:r w:rsidDel="00000000" w:rsidR="00000000" w:rsidRPr="00000000">
        <w:rPr>
          <w:rtl w:val="0"/>
        </w:rPr>
        <w:t xml:space="preserve">3.6.5 Authentication Data</w:t>
      </w:r>
    </w:p>
    <w:p w:rsidR="00000000" w:rsidDel="00000000" w:rsidP="00000000" w:rsidRDefault="00000000" w:rsidRPr="00000000" w14:paraId="00000550">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51">
      <w:pPr>
        <w:pStyle w:val="Heading3"/>
        <w:ind w:left="0" w:firstLine="0"/>
        <w:rPr/>
      </w:pPr>
      <w:bookmarkStart w:colFirst="0" w:colLast="0" w:name="_heading=h.psc1lxe4uzxw" w:id="95"/>
      <w:bookmarkEnd w:id="95"/>
      <w:r w:rsidDel="00000000" w:rsidR="00000000" w:rsidRPr="00000000">
        <w:rPr>
          <w:rtl w:val="0"/>
        </w:rPr>
        <w:t xml:space="preserve">3.6.6 AUTH Actions</w:t>
      </w:r>
    </w:p>
    <w:p w:rsidR="00000000" w:rsidDel="00000000" w:rsidP="00000000" w:rsidRDefault="00000000" w:rsidRPr="00000000" w14:paraId="00000552">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authentication.</w:t>
      </w:r>
    </w:p>
    <w:p w:rsidR="00000000" w:rsidDel="00000000" w:rsidP="00000000" w:rsidRDefault="00000000" w:rsidRPr="00000000" w14:paraId="00000553">
      <w:pPr>
        <w:pStyle w:val="Heading2"/>
        <w:keepLines w:val="1"/>
        <w:spacing w:after="118" w:before="0" w:line="259" w:lineRule="auto"/>
        <w:ind w:left="0" w:firstLine="0"/>
        <w:rPr>
          <w:rFonts w:ascii="Arial" w:cs="Arial" w:eastAsia="Arial" w:hAnsi="Arial"/>
        </w:rPr>
      </w:pPr>
      <w:bookmarkStart w:colFirst="0" w:colLast="0" w:name="_heading=h.45jfvxd" w:id="96"/>
      <w:bookmarkEnd w:id="96"/>
      <w:r w:rsidDel="00000000" w:rsidR="00000000" w:rsidRPr="00000000">
        <w:rPr>
          <w:rtl w:val="0"/>
        </w:rPr>
        <w:t xml:space="preserve">3.7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54">
      <w:pPr>
        <w:rPr/>
      </w:pPr>
      <w:sdt>
        <w:sdtPr>
          <w:tag w:val="goog_rdk_27"/>
        </w:sdtPr>
        <w:sdtContent>
          <w:commentRangeStart w:id="20"/>
        </w:sdtContent>
      </w:sdt>
      <w:r w:rsidDel="00000000" w:rsidR="00000000" w:rsidRPr="00000000">
        <w:rPr/>
        <w:drawing>
          <wp:inline distB="114300" distT="114300" distL="114300" distR="114300">
            <wp:extent cx="5943600" cy="2235200"/>
            <wp:effectExtent b="0" l="0" r="0" t="0"/>
            <wp:docPr id="64" name="image29.png"/>
            <a:graphic>
              <a:graphicData uri="http://schemas.openxmlformats.org/drawingml/2006/picture">
                <pic:pic>
                  <pic:nvPicPr>
                    <pic:cNvPr id="0" name="image29.png"/>
                    <pic:cNvPicPr preferRelativeResize="0"/>
                  </pic:nvPicPr>
                  <pic:blipFill>
                    <a:blip r:embed="rId72"/>
                    <a:srcRect b="0" l="82" r="82" t="0"/>
                    <a:stretch>
                      <a:fillRect/>
                    </a:stretch>
                  </pic:blipFill>
                  <pic:spPr>
                    <a:xfrm>
                      <a:off x="0" y="0"/>
                      <a:ext cx="5943600" cy="2235200"/>
                    </a:xfrm>
                    <a:prstGeom prst="rect"/>
                    <a:ln/>
                  </pic:spPr>
                </pic:pic>
              </a:graphicData>
            </a:graphic>
          </wp:inline>
        </w:drawing>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w:t>
      </w:r>
      <w:sdt>
        <w:sdtPr>
          <w:tag w:val="goog_rdk_28"/>
        </w:sdtPr>
        <w:sdtContent>
          <w:commentRangeStart w:id="21"/>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24</w:t>
      </w:r>
      <w:commentRangeEnd w:id="21"/>
      <w:r w:rsidDel="00000000" w:rsidR="00000000" w:rsidRPr="00000000">
        <w:commentReference w:id="2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REGISTER packet</w:t>
      </w:r>
    </w:p>
    <w:p w:rsidR="00000000" w:rsidDel="00000000" w:rsidP="00000000" w:rsidRDefault="00000000" w:rsidRPr="00000000" w14:paraId="00000556">
      <w:pPr>
        <w:ind w:left="-5" w:right="990" w:firstLine="0"/>
        <w:rPr>
          <w:rFonts w:ascii="Arial" w:cs="Arial" w:eastAsia="Arial" w:hAnsi="Arial"/>
        </w:rPr>
      </w:pPr>
      <w:r w:rsidDel="00000000" w:rsidR="00000000" w:rsidRPr="00000000">
        <w:rPr>
          <w:rFonts w:ascii="Arial" w:cs="Arial" w:eastAsia="Arial" w:hAnsi="Arial"/>
          <w:rtl w:val="0"/>
        </w:rPr>
        <w:t xml:space="preserve">The REGISTER packet </w:t>
      </w:r>
      <w:r w:rsidDel="00000000" w:rsidR="00000000" w:rsidRPr="00000000">
        <w:rPr>
          <w:rFonts w:ascii="Arial" w:cs="Arial" w:eastAsia="Arial" w:hAnsi="Arial"/>
          <w:rtl w:val="0"/>
        </w:rPr>
        <w:t xml:space="preserve">is sent by a Client to a Gateway to request a Topic Alias for the included topic name. It is also sent by a Gateway to inform a Client about the Topic Alias  it has assigned to the included topic name.</w:t>
      </w:r>
    </w:p>
    <w:p w:rsidR="00000000" w:rsidDel="00000000" w:rsidP="00000000" w:rsidRDefault="00000000" w:rsidRPr="00000000" w14:paraId="00000557">
      <w:pPr>
        <w:ind w:left="-5" w:right="990" w:firstLine="0"/>
        <w:rPr>
          <w:rFonts w:ascii="Arial" w:cs="Arial" w:eastAsia="Arial" w:hAnsi="Arial"/>
        </w:rPr>
      </w:pPr>
      <w:r w:rsidDel="00000000" w:rsidR="00000000" w:rsidRPr="00000000">
        <w:rPr>
          <w:rFonts w:ascii="Arial" w:cs="Arial" w:eastAsia="Arial" w:hAnsi="Arial"/>
          <w:rtl w:val="0"/>
        </w:rPr>
        <w:t xml:space="preserve">Topic Aliases are always assigned by the Gateway, not the Client.</w:t>
      </w:r>
    </w:p>
    <w:p w:rsidR="00000000" w:rsidDel="00000000" w:rsidP="00000000" w:rsidRDefault="00000000" w:rsidRPr="00000000" w14:paraId="00000558">
      <w:pPr>
        <w:pStyle w:val="Heading3"/>
        <w:ind w:left="0" w:firstLine="0"/>
        <w:rPr/>
      </w:pPr>
      <w:bookmarkStart w:colFirst="0" w:colLast="0" w:name="_heading=h.2koq656" w:id="97"/>
      <w:bookmarkEnd w:id="97"/>
      <w:r w:rsidDel="00000000" w:rsidR="00000000" w:rsidRPr="00000000">
        <w:rPr>
          <w:rtl w:val="0"/>
        </w:rPr>
        <w:t xml:space="preserve">3.7.1 REGISTER Header</w:t>
      </w:r>
    </w:p>
    <w:p w:rsidR="00000000" w:rsidDel="00000000" w:rsidP="00000000" w:rsidRDefault="00000000" w:rsidRPr="00000000" w14:paraId="0000055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5A">
      <w:pPr>
        <w:pStyle w:val="Heading3"/>
        <w:ind w:left="0" w:firstLine="0"/>
        <w:rPr/>
      </w:pPr>
      <w:bookmarkStart w:colFirst="0" w:colLast="0" w:name="_heading=h.3jtnz0s" w:id="98"/>
      <w:bookmarkEnd w:id="98"/>
      <w:r w:rsidDel="00000000" w:rsidR="00000000" w:rsidRPr="00000000">
        <w:rPr>
          <w:rtl w:val="0"/>
        </w:rPr>
        <w:t xml:space="preserve">3.7.2 Packet Identifier</w:t>
      </w:r>
    </w:p>
    <w:p w:rsidR="00000000" w:rsidDel="00000000" w:rsidP="00000000" w:rsidRDefault="00000000" w:rsidRPr="00000000" w14:paraId="0000055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55C">
      <w:pPr>
        <w:pStyle w:val="Heading3"/>
        <w:ind w:left="0" w:firstLine="0"/>
        <w:rPr/>
      </w:pPr>
      <w:bookmarkStart w:colFirst="0" w:colLast="0" w:name="_heading=h.zu0gcz" w:id="99"/>
      <w:bookmarkEnd w:id="99"/>
      <w:r w:rsidDel="00000000" w:rsidR="00000000" w:rsidRPr="00000000">
        <w:rPr>
          <w:rtl w:val="0"/>
        </w:rPr>
        <w:t xml:space="preserve">3.7.3 Topic Alias</w:t>
      </w:r>
    </w:p>
    <w:p w:rsidR="00000000" w:rsidDel="00000000" w:rsidP="00000000" w:rsidRDefault="00000000" w:rsidRPr="00000000" w14:paraId="0000055D">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55E">
      <w:pPr>
        <w:pStyle w:val="Heading3"/>
        <w:ind w:left="0" w:firstLine="0"/>
        <w:rPr/>
      </w:pPr>
      <w:bookmarkStart w:colFirst="0" w:colLast="0" w:name="_heading=h.1yyy98l" w:id="100"/>
      <w:bookmarkEnd w:id="100"/>
      <w:r w:rsidDel="00000000" w:rsidR="00000000" w:rsidRPr="00000000">
        <w:rPr>
          <w:rtl w:val="0"/>
        </w:rPr>
        <w:t xml:space="preserve">3.7.4 Topic Name</w:t>
      </w:r>
    </w:p>
    <w:p w:rsidR="00000000" w:rsidDel="00000000" w:rsidP="00000000" w:rsidRDefault="00000000" w:rsidRPr="00000000" w14:paraId="0000055F">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560">
      <w:pPr>
        <w:pStyle w:val="Heading3"/>
        <w:spacing w:after="0" w:before="200" w:line="248.00000000000006" w:lineRule="auto"/>
        <w:ind w:left="0" w:right="990" w:firstLine="0"/>
        <w:jc w:val="both"/>
        <w:rPr/>
      </w:pPr>
      <w:bookmarkStart w:colFirst="0" w:colLast="0" w:name="_heading=h.2jnkuws4c71i" w:id="101"/>
      <w:bookmarkEnd w:id="101"/>
      <w:r w:rsidDel="00000000" w:rsidR="00000000" w:rsidRPr="00000000">
        <w:rPr>
          <w:rtl w:val="0"/>
        </w:rPr>
        <w:t xml:space="preserve">3.7.5 REGISTER Actions</w:t>
      </w:r>
    </w:p>
    <w:p w:rsidR="00000000" w:rsidDel="00000000" w:rsidP="00000000" w:rsidRDefault="00000000" w:rsidRPr="00000000" w14:paraId="00000561">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w:t>
      </w:r>
    </w:p>
    <w:p w:rsidR="00000000" w:rsidDel="00000000" w:rsidP="00000000" w:rsidRDefault="00000000" w:rsidRPr="00000000" w14:paraId="00000562">
      <w:pPr>
        <w:pStyle w:val="Heading2"/>
        <w:keepLines w:val="1"/>
        <w:spacing w:after="77" w:before="0" w:line="259" w:lineRule="auto"/>
        <w:ind w:left="0" w:firstLine="0"/>
        <w:rPr>
          <w:rFonts w:ascii="Arial" w:cs="Arial" w:eastAsia="Arial" w:hAnsi="Arial"/>
        </w:rPr>
      </w:pPr>
      <w:bookmarkStart w:colFirst="0" w:colLast="0" w:name="_heading=h.4iylrwe" w:id="102"/>
      <w:bookmarkEnd w:id="102"/>
      <w:r w:rsidDel="00000000" w:rsidR="00000000" w:rsidRPr="00000000">
        <w:rPr>
          <w:rtl w:val="0"/>
        </w:rPr>
        <w:t xml:space="preserve">3.8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63">
      <w:pPr>
        <w:rPr/>
      </w:pPr>
      <w:r w:rsidDel="00000000" w:rsidR="00000000" w:rsidRPr="00000000">
        <w:rPr/>
        <w:drawing>
          <wp:inline distB="114300" distT="114300" distL="114300" distR="114300">
            <wp:extent cx="5943600" cy="2374900"/>
            <wp:effectExtent b="0" l="0" r="0" t="0"/>
            <wp:docPr id="39" name="image8.png"/>
            <a:graphic>
              <a:graphicData uri="http://schemas.openxmlformats.org/drawingml/2006/picture">
                <pic:pic>
                  <pic:nvPicPr>
                    <pic:cNvPr id="0" name="image8.png"/>
                    <pic:cNvPicPr preferRelativeResize="0"/>
                  </pic:nvPicPr>
                  <pic:blipFill>
                    <a:blip r:embed="rId73"/>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565">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Gateway as an acknowledgment to the receipt and processing of a REGISTER packet.</w:t>
      </w:r>
    </w:p>
    <w:p w:rsidR="00000000" w:rsidDel="00000000" w:rsidP="00000000" w:rsidRDefault="00000000" w:rsidRPr="00000000" w14:paraId="00000566">
      <w:pPr>
        <w:pStyle w:val="Heading3"/>
        <w:ind w:left="0" w:firstLine="0"/>
        <w:rPr/>
      </w:pPr>
      <w:bookmarkStart w:colFirst="0" w:colLast="0" w:name="_heading=h.2y3w247" w:id="103"/>
      <w:bookmarkEnd w:id="103"/>
      <w:r w:rsidDel="00000000" w:rsidR="00000000" w:rsidRPr="00000000">
        <w:rPr>
          <w:rtl w:val="0"/>
        </w:rPr>
        <w:t xml:space="preserve">3.8.1 REGACK Header</w:t>
      </w:r>
    </w:p>
    <w:p w:rsidR="00000000" w:rsidDel="00000000" w:rsidP="00000000" w:rsidRDefault="00000000" w:rsidRPr="00000000" w14:paraId="0000056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8">
      <w:pPr>
        <w:pStyle w:val="Heading3"/>
        <w:ind w:left="0" w:firstLine="0"/>
        <w:rPr/>
      </w:pPr>
      <w:bookmarkStart w:colFirst="0" w:colLast="0" w:name="_heading=h.1d96cc0" w:id="104"/>
      <w:bookmarkEnd w:id="104"/>
      <w:r w:rsidDel="00000000" w:rsidR="00000000" w:rsidRPr="00000000">
        <w:rPr>
          <w:rtl w:val="0"/>
        </w:rPr>
        <w:t xml:space="preserve">3.8.2 REGACK Flags</w:t>
      </w:r>
    </w:p>
    <w:p w:rsidR="00000000" w:rsidDel="00000000" w:rsidP="00000000" w:rsidRDefault="00000000" w:rsidRPr="00000000" w14:paraId="00000569">
      <w:pPr>
        <w:rPr>
          <w:rFonts w:ascii="Arial" w:cs="Arial" w:eastAsia="Arial" w:hAnsi="Arial"/>
          <w:color w:val="000000"/>
        </w:rPr>
      </w:pPr>
      <w:r w:rsidDel="00000000" w:rsidR="00000000" w:rsidRPr="00000000">
        <w:rPr>
          <w:rFonts w:ascii="Arial" w:cs="Arial" w:eastAsia="Arial" w:hAnsi="Arial"/>
          <w:color w:val="000000"/>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REGACK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6A">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REGACK packet are set to 0. If any of the reserved flags is not 0 it is a Malformed Packet.</w:t>
      </w:r>
      <w:r w:rsidDel="00000000" w:rsidR="00000000" w:rsidRPr="00000000">
        <w:rPr>
          <w:rtl w:val="0"/>
        </w:rPr>
      </w:r>
    </w:p>
    <w:p w:rsidR="00000000" w:rsidDel="00000000" w:rsidP="00000000" w:rsidRDefault="00000000" w:rsidRPr="00000000" w14:paraId="0000056B">
      <w:pPr>
        <w:pStyle w:val="Heading4"/>
        <w:spacing w:after="200" w:before="0" w:line="248.00000000000006" w:lineRule="auto"/>
        <w:ind w:left="0" w:firstLine="0"/>
        <w:jc w:val="both"/>
        <w:rPr>
          <w:vertAlign w:val="baseline"/>
        </w:rPr>
      </w:pPr>
      <w:bookmarkStart w:colFirst="0" w:colLast="0" w:name="_heading=h.9sc8qmlasy98" w:id="105"/>
      <w:bookmarkEnd w:id="105"/>
      <w:r w:rsidDel="00000000" w:rsidR="00000000" w:rsidRPr="00000000">
        <w:rPr>
          <w:rtl w:val="0"/>
        </w:rPr>
        <w:t xml:space="preserve">3.8.2.1 </w:t>
      </w:r>
      <w:r w:rsidDel="00000000" w:rsidR="00000000" w:rsidRPr="00000000">
        <w:rPr>
          <w:vertAlign w:val="baseline"/>
          <w:rtl w:val="0"/>
        </w:rPr>
        <w:t xml:space="preserve">Topic Type</w:t>
      </w:r>
    </w:p>
    <w:p w:rsidR="00000000" w:rsidDel="00000000" w:rsidP="00000000" w:rsidRDefault="00000000" w:rsidRPr="00000000" w14:paraId="0000056C">
      <w:pPr>
        <w:rPr/>
      </w:pPr>
      <w:r w:rsidDel="00000000" w:rsidR="00000000" w:rsidRPr="00000000">
        <w:rPr>
          <w:b w:val="1"/>
          <w:rtl w:val="0"/>
        </w:rPr>
        <w:t xml:space="preserve">Position</w:t>
      </w:r>
      <w:r w:rsidDel="00000000" w:rsidR="00000000" w:rsidRPr="00000000">
        <w:rPr>
          <w:rtl w:val="0"/>
        </w:rPr>
        <w:t xml:space="preserve">: bits 0 and 1 of the REGACK Flags.</w:t>
      </w:r>
    </w:p>
    <w:p w:rsidR="00000000" w:rsidDel="00000000" w:rsidP="00000000" w:rsidRDefault="00000000" w:rsidRPr="00000000" w14:paraId="0000056D">
      <w:pPr>
        <w:spacing w:after="306" w:before="0" w:line="248.00000000000006" w:lineRule="auto"/>
        <w:ind w:left="0" w:firstLine="0"/>
        <w:rPr>
          <w:color w:val="000000"/>
          <w:vertAlign w:val="baseline"/>
        </w:rPr>
      </w:pPr>
      <w:r w:rsidDel="00000000" w:rsidR="00000000" w:rsidRPr="00000000">
        <w:rPr>
          <w:color w:val="000000"/>
          <w:rtl w:val="0"/>
        </w:rPr>
        <w:t xml:space="preserve">D</w:t>
      </w:r>
      <w:r w:rsidDel="00000000" w:rsidR="00000000" w:rsidRPr="00000000">
        <w:rPr>
          <w:color w:val="000000"/>
          <w:vertAlign w:val="baseline"/>
          <w:rtl w:val="0"/>
        </w:rPr>
        <w:t xml:space="preserve">etermines the format of the topic value. Refer to </w:t>
      </w:r>
      <w:hyperlink w:anchor="_heading=h.2zbgiuw">
        <w:r w:rsidDel="00000000" w:rsidR="00000000" w:rsidRPr="00000000">
          <w:rPr>
            <w:color w:val="0000ee"/>
            <w:u w:val="single"/>
            <w:vertAlign w:val="baseline"/>
            <w:rtl w:val="0"/>
          </w:rPr>
          <w:t xml:space="preserve">Table 10</w:t>
        </w:r>
      </w:hyperlink>
      <w:r w:rsidDel="00000000" w:rsidR="00000000" w:rsidRPr="00000000">
        <w:rPr>
          <w:color w:val="000000"/>
          <w:vertAlign w:val="baseline"/>
          <w:rtl w:val="0"/>
        </w:rPr>
        <w:t xml:space="preserve"> for the definition of the various topic types.</w:t>
      </w:r>
    </w:p>
    <w:p w:rsidR="00000000" w:rsidDel="00000000" w:rsidP="00000000" w:rsidRDefault="00000000" w:rsidRPr="00000000" w14:paraId="0000056E">
      <w:pPr>
        <w:pStyle w:val="Heading3"/>
        <w:ind w:left="0" w:firstLine="0"/>
        <w:rPr/>
      </w:pPr>
      <w:bookmarkStart w:colFirst="0" w:colLast="0" w:name="_heading=h.2ce457m" w:id="106"/>
      <w:bookmarkEnd w:id="106"/>
      <w:r w:rsidDel="00000000" w:rsidR="00000000" w:rsidRPr="00000000">
        <w:rPr>
          <w:rtl w:val="0"/>
        </w:rPr>
        <w:t xml:space="preserve">3.8.3 Packet Identifier</w:t>
      </w:r>
    </w:p>
    <w:p w:rsidR="00000000" w:rsidDel="00000000" w:rsidP="00000000" w:rsidRDefault="00000000" w:rsidRPr="00000000" w14:paraId="0000056F">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70">
      <w:pPr>
        <w:pStyle w:val="Heading3"/>
        <w:ind w:left="0" w:firstLine="0"/>
        <w:rPr/>
      </w:pPr>
      <w:bookmarkStart w:colFirst="0" w:colLast="0" w:name="_heading=h.3x8tuzt" w:id="107"/>
      <w:bookmarkEnd w:id="107"/>
      <w:r w:rsidDel="00000000" w:rsidR="00000000" w:rsidRPr="00000000">
        <w:rPr>
          <w:rtl w:val="0"/>
        </w:rPr>
        <w:t xml:space="preserve">3.8.4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71">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572">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If the REGACK is sent by a Gateway in response to a REGISTER request from a Client, the Topic Alias is that which has been assigned by the Gateway, and which the Client should use during the rest of the Session to refer to the Topic Name identified in the REGISTER packet.</w:t>
      </w:r>
    </w:p>
    <w:p w:rsidR="00000000" w:rsidDel="00000000" w:rsidP="00000000" w:rsidRDefault="00000000" w:rsidRPr="00000000" w14:paraId="00000573">
      <w:pPr>
        <w:spacing w:after="174" w:before="0" w:line="248.00000000000006" w:lineRule="auto"/>
        <w:ind w:right="4"/>
        <w:rPr>
          <w:rFonts w:ascii="Arial" w:cs="Arial" w:eastAsia="Arial" w:hAnsi="Arial"/>
          <w:highlight w:val="yellow"/>
        </w:rPr>
      </w:pPr>
      <w:r w:rsidDel="00000000" w:rsidR="00000000" w:rsidRPr="00000000">
        <w:rPr>
          <w:rFonts w:ascii="Arial" w:cs="Arial" w:eastAsia="Arial" w:hAnsi="Arial"/>
          <w:rtl w:val="0"/>
        </w:rPr>
        <w:t xml:space="preserve">If the REGACK is sent by a Client, it is in response to a REGISTER packet from a Gateway informing the Client which Topic Alias it should use. </w:t>
      </w:r>
      <w:r w:rsidDel="00000000" w:rsidR="00000000" w:rsidRPr="00000000">
        <w:rPr>
          <w:rFonts w:ascii="Arial" w:cs="Arial" w:eastAsia="Arial" w:hAnsi="Arial"/>
          <w:highlight w:val="yellow"/>
          <w:rtl w:val="0"/>
        </w:rPr>
        <w:t xml:space="preserve">When sent by a Client the REGACK MUST contain the same Topic Alias that was sent in the REGISTER packet. </w:t>
      </w:r>
    </w:p>
    <w:p w:rsidR="00000000" w:rsidDel="00000000" w:rsidP="00000000" w:rsidRDefault="00000000" w:rsidRPr="00000000" w14:paraId="00000574">
      <w:pPr>
        <w:pStyle w:val="Heading3"/>
        <w:ind w:left="0" w:firstLine="0"/>
        <w:rPr>
          <w:highlight w:val="yellow"/>
        </w:rPr>
      </w:pPr>
      <w:bookmarkStart w:colFirst="0" w:colLast="0" w:name="_heading=h.rjefff" w:id="108"/>
      <w:bookmarkEnd w:id="108"/>
      <w:r w:rsidDel="00000000" w:rsidR="00000000" w:rsidRPr="00000000">
        <w:rPr>
          <w:rtl w:val="0"/>
        </w:rPr>
        <w:t xml:space="preserve">3.8.5 Reason Code</w:t>
      </w: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76">
      <w:pPr>
        <w:pStyle w:val="Heading2"/>
        <w:ind w:left="0" w:firstLine="0"/>
        <w:rPr/>
      </w:pPr>
      <w:bookmarkStart w:colFirst="0" w:colLast="0" w:name="_heading=h.3bj1y38" w:id="109"/>
      <w:bookmarkEnd w:id="109"/>
      <w:r w:rsidDel="00000000" w:rsidR="00000000" w:rsidRPr="00000000">
        <w:rPr>
          <w:rtl w:val="0"/>
        </w:rPr>
        <w:t xml:space="preserve">3.9 Publish Variants</w:t>
      </w:r>
    </w:p>
    <w:p w:rsidR="00000000" w:rsidDel="00000000" w:rsidP="00000000" w:rsidRDefault="00000000" w:rsidRPr="00000000" w14:paraId="00000577">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session is required, Variant 2 catering for Quality of Service 0 where no response ACK is required and thus no packet identifier is required and Quality of Service 1 and 2 where a response is expected. The </w:t>
      </w:r>
      <w:sdt>
        <w:sdtPr>
          <w:tag w:val="goog_rdk_29"/>
        </w:sdtPr>
        <w:sdtContent>
          <w:commentRangeStart w:id="22"/>
        </w:sdtContent>
      </w:sdt>
      <w:r w:rsidDel="00000000" w:rsidR="00000000" w:rsidRPr="00000000">
        <w:rPr>
          <w:rtl w:val="0"/>
        </w:rPr>
        <w:t xml:space="preserve">table below</w:t>
      </w:r>
      <w:commentRangeEnd w:id="22"/>
      <w:r w:rsidDel="00000000" w:rsidR="00000000" w:rsidRPr="00000000">
        <w:commentReference w:id="22"/>
      </w:r>
      <w:r w:rsidDel="00000000" w:rsidR="00000000" w:rsidRPr="00000000">
        <w:rPr>
          <w:rtl w:val="0"/>
        </w:rPr>
        <w:t xml:space="preserve"> breaks down the different versions of the PUBLISH packet and their respective type identifiers.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78">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Type</w:t>
            </w:r>
          </w:p>
        </w:tc>
        <w:tc>
          <w:tcPr>
            <w:shd w:fill="cfe2f3" w:val="clear"/>
          </w:tcPr>
          <w:p w:rsidR="00000000" w:rsidDel="00000000" w:rsidP="00000000" w:rsidRDefault="00000000" w:rsidRPr="00000000" w14:paraId="00000579">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7A">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7B">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7C">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7D">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7E">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7F">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80">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581">
      <w:pPr>
        <w:pStyle w:val="Heading3"/>
        <w:keepLines w:val="1"/>
        <w:spacing w:after="77" w:before="0" w:line="259" w:lineRule="auto"/>
        <w:ind w:left="0" w:firstLine="0"/>
        <w:rPr/>
      </w:pPr>
      <w:bookmarkStart w:colFirst="0" w:colLast="0" w:name="_heading=h.j8sehv" w:id="110"/>
      <w:bookmarkEnd w:id="110"/>
      <w:r w:rsidDel="00000000" w:rsidR="00000000" w:rsidRPr="00000000">
        <w:rPr>
          <w:rtl w:val="0"/>
        </w:rPr>
        <w:t xml:space="preserve">3.9.1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82">
      <w:pPr>
        <w:rPr/>
      </w:pPr>
      <w:r w:rsidDel="00000000" w:rsidR="00000000" w:rsidRPr="00000000">
        <w:rPr/>
        <w:drawing>
          <wp:inline distB="114300" distT="114300" distL="114300" distR="114300">
            <wp:extent cx="5943600" cy="2451100"/>
            <wp:effectExtent b="0" l="0" r="0" t="0"/>
            <wp:docPr id="47" name="image13.png"/>
            <a:graphic>
              <a:graphicData uri="http://schemas.openxmlformats.org/drawingml/2006/picture">
                <pic:pic>
                  <pic:nvPicPr>
                    <pic:cNvPr id="0" name="image13.png"/>
                    <pic:cNvPicPr preferRelativeResize="0"/>
                  </pic:nvPicPr>
                  <pic:blipFill>
                    <a:blip r:embed="rId74"/>
                    <a:srcRect b="0" l="101" r="101"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30"/>
        </w:sdtPr>
        <w:sdtContent>
          <w:commentRangeStart w:id="23"/>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w:t>
      </w:r>
      <w:commentRangeEnd w:id="23"/>
      <w:r w:rsidDel="00000000" w:rsidR="00000000" w:rsidRPr="00000000">
        <w:commentReference w:id="23"/>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584">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585">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[MQTT-SN-3.10-1]</w:t>
      </w:r>
    </w:p>
    <w:p w:rsidR="00000000" w:rsidDel="00000000" w:rsidP="00000000" w:rsidRDefault="00000000" w:rsidRPr="00000000" w14:paraId="0000058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87">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588">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89">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p>
    <w:p w:rsidR="00000000" w:rsidDel="00000000" w:rsidP="00000000" w:rsidRDefault="00000000" w:rsidRPr="00000000" w14:paraId="0000058A">
      <w:pPr>
        <w:pStyle w:val="Heading4"/>
        <w:ind w:left="0" w:right="4" w:firstLine="0"/>
        <w:rPr>
          <w:rFonts w:ascii="Arial" w:cs="Arial" w:eastAsia="Arial" w:hAnsi="Arial"/>
        </w:rPr>
      </w:pPr>
      <w:bookmarkStart w:colFirst="0" w:colLast="0" w:name="_heading=h.338fx5o" w:id="111"/>
      <w:bookmarkEnd w:id="111"/>
      <w:r w:rsidDel="00000000" w:rsidR="00000000" w:rsidRPr="00000000">
        <w:rPr>
          <w:rFonts w:ascii="Arial" w:cs="Arial" w:eastAsia="Arial" w:hAnsi="Arial"/>
          <w:rtl w:val="0"/>
        </w:rPr>
        <w:t xml:space="preserve">3.9.1.1 PUBWOS Header</w:t>
      </w:r>
    </w:p>
    <w:p w:rsidR="00000000" w:rsidDel="00000000" w:rsidP="00000000" w:rsidRDefault="00000000" w:rsidRPr="00000000" w14:paraId="0000058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8C">
      <w:pPr>
        <w:pStyle w:val="Heading4"/>
        <w:ind w:left="0" w:right="4" w:firstLine="0"/>
        <w:rPr>
          <w:rFonts w:ascii="Arial" w:cs="Arial" w:eastAsia="Arial" w:hAnsi="Arial"/>
        </w:rPr>
      </w:pPr>
      <w:bookmarkStart w:colFirst="0" w:colLast="0" w:name="_heading=h.1idq7dh" w:id="112"/>
      <w:bookmarkEnd w:id="112"/>
      <w:r w:rsidDel="00000000" w:rsidR="00000000" w:rsidRPr="00000000">
        <w:rPr>
          <w:rFonts w:ascii="Arial" w:cs="Arial" w:eastAsia="Arial" w:hAnsi="Arial"/>
          <w:rtl w:val="0"/>
        </w:rPr>
        <w:t xml:space="preserve">3.9.1.2 PUBWOS Flags</w:t>
      </w:r>
    </w:p>
    <w:p w:rsidR="00000000" w:rsidDel="00000000" w:rsidP="00000000" w:rsidRDefault="00000000" w:rsidRPr="00000000" w14:paraId="0000058D">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Gateway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8E">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rtl w:val="0"/>
        </w:rPr>
      </w:r>
    </w:p>
    <w:p w:rsidR="00000000" w:rsidDel="00000000" w:rsidP="00000000" w:rsidRDefault="00000000" w:rsidRPr="00000000" w14:paraId="0000058F">
      <w:pPr>
        <w:pStyle w:val="Heading5"/>
        <w:spacing w:after="200" w:before="0" w:line="248.00000000000006" w:lineRule="auto"/>
        <w:ind w:left="0" w:right="6" w:firstLine="0"/>
        <w:jc w:val="both"/>
        <w:rPr/>
      </w:pPr>
      <w:bookmarkStart w:colFirst="0" w:colLast="0" w:name="_heading=h.qfef1dqk26d9" w:id="113"/>
      <w:bookmarkEnd w:id="113"/>
      <w:r w:rsidDel="00000000" w:rsidR="00000000" w:rsidRPr="00000000">
        <w:rPr>
          <w:rtl w:val="0"/>
        </w:rPr>
        <w:t xml:space="preserve">3.9.1.2.1 Topic Type</w:t>
      </w:r>
    </w:p>
    <w:p w:rsidR="00000000" w:rsidDel="00000000" w:rsidP="00000000" w:rsidRDefault="00000000" w:rsidRPr="00000000" w14:paraId="00000590">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91">
      <w:pPr>
        <w:spacing w:after="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592">
      <w:pPr>
        <w:pStyle w:val="Heading5"/>
        <w:spacing w:after="280" w:before="0" w:line="246.99999999999994" w:lineRule="auto"/>
        <w:ind w:left="0" w:right="6" w:firstLine="0"/>
        <w:rPr/>
      </w:pPr>
      <w:bookmarkStart w:colFirst="0" w:colLast="0" w:name="_heading=h.kky57id4222a" w:id="114"/>
      <w:bookmarkEnd w:id="114"/>
      <w:r w:rsidDel="00000000" w:rsidR="00000000" w:rsidRPr="00000000">
        <w:rPr>
          <w:rtl w:val="0"/>
        </w:rPr>
        <w:t xml:space="preserve">3.9.1.2.2 Retain</w:t>
      </w:r>
    </w:p>
    <w:p w:rsidR="00000000" w:rsidDel="00000000" w:rsidP="00000000" w:rsidRDefault="00000000" w:rsidRPr="00000000" w14:paraId="00000593">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94">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w:t>
      </w:r>
    </w:p>
    <w:p w:rsidR="00000000" w:rsidDel="00000000" w:rsidP="00000000" w:rsidRDefault="00000000" w:rsidRPr="00000000" w14:paraId="00000595">
      <w:pPr>
        <w:pStyle w:val="Heading4"/>
        <w:ind w:left="0" w:right="4" w:firstLine="0"/>
        <w:rPr>
          <w:rFonts w:ascii="Arial" w:cs="Arial" w:eastAsia="Arial" w:hAnsi="Arial"/>
        </w:rPr>
      </w:pPr>
      <w:bookmarkStart w:colFirst="0" w:colLast="0" w:name="_heading=h.42ddq1a" w:id="115"/>
      <w:bookmarkEnd w:id="115"/>
      <w:r w:rsidDel="00000000" w:rsidR="00000000" w:rsidRPr="00000000">
        <w:rPr>
          <w:rFonts w:ascii="Arial" w:cs="Arial" w:eastAsia="Arial" w:hAnsi="Arial"/>
          <w:rtl w:val="0"/>
        </w:rPr>
        <w:t xml:space="preserve">3.9.1.3 Topic Data</w:t>
      </w:r>
    </w:p>
    <w:p w:rsidR="00000000" w:rsidDel="00000000" w:rsidP="00000000" w:rsidRDefault="00000000" w:rsidRPr="00000000" w14:paraId="00000596">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597">
      <w:pPr>
        <w:pStyle w:val="Heading4"/>
        <w:ind w:left="0" w:right="4" w:firstLine="0"/>
        <w:rPr>
          <w:rFonts w:ascii="Arial" w:cs="Arial" w:eastAsia="Arial" w:hAnsi="Arial"/>
        </w:rPr>
      </w:pPr>
      <w:bookmarkStart w:colFirst="0" w:colLast="0" w:name="_heading=h.2hio093" w:id="116"/>
      <w:bookmarkEnd w:id="116"/>
      <w:r w:rsidDel="00000000" w:rsidR="00000000" w:rsidRPr="00000000">
        <w:rPr>
          <w:rFonts w:ascii="Arial" w:cs="Arial" w:eastAsia="Arial" w:hAnsi="Arial"/>
          <w:rtl w:val="0"/>
        </w:rPr>
        <w:t xml:space="preserve">3.9.1.4 Data</w:t>
      </w:r>
    </w:p>
    <w:p w:rsidR="00000000" w:rsidDel="00000000" w:rsidP="00000000" w:rsidRDefault="00000000" w:rsidRPr="00000000" w14:paraId="00000598">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599">
      <w:pPr>
        <w:pStyle w:val="Heading4"/>
        <w:spacing w:after="306" w:lineRule="auto"/>
        <w:ind w:left="-5" w:firstLine="0"/>
        <w:rPr/>
      </w:pPr>
      <w:bookmarkStart w:colFirst="0" w:colLast="0" w:name="_heading=h.whhpchgpz502" w:id="117"/>
      <w:bookmarkEnd w:id="117"/>
      <w:r w:rsidDel="00000000" w:rsidR="00000000" w:rsidRPr="00000000">
        <w:rPr>
          <w:rtl w:val="0"/>
        </w:rPr>
        <w:t xml:space="preserve">3.9.1.5 PUBWOS Actions</w:t>
      </w:r>
    </w:p>
    <w:p w:rsidR="00000000" w:rsidDel="00000000" w:rsidP="00000000" w:rsidRDefault="00000000" w:rsidRPr="00000000" w14:paraId="0000059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9B">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[MQTT-SN-3.10.5-1]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9C">
      <w:pPr>
        <w:pStyle w:val="Heading3"/>
        <w:keepLines w:val="1"/>
        <w:spacing w:after="77" w:before="0" w:line="259" w:lineRule="auto"/>
        <w:ind w:left="0" w:firstLine="0"/>
        <w:rPr>
          <w:rFonts w:ascii="Arial" w:cs="Arial" w:eastAsia="Arial" w:hAnsi="Arial"/>
        </w:rPr>
      </w:pPr>
      <w:bookmarkStart w:colFirst="0" w:colLast="0" w:name="_heading=h.qdbg4wo1b88k" w:id="118"/>
      <w:bookmarkEnd w:id="118"/>
      <w:r w:rsidDel="00000000" w:rsidR="00000000" w:rsidRPr="00000000">
        <w:rPr>
          <w:rtl w:val="0"/>
        </w:rPr>
        <w:t xml:space="preserve">3.9.2 PUBLISH QoS -1 (Informative)</w:t>
      </w:r>
      <w:r w:rsidDel="00000000" w:rsidR="00000000" w:rsidRPr="00000000">
        <w:rPr>
          <w:rtl w:val="0"/>
        </w:rPr>
      </w:r>
    </w:p>
    <w:tbl>
      <w:tblPr>
        <w:tblStyle w:val="Table8"/>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840"/>
        <w:gridCol w:w="105"/>
        <w:gridCol w:w="825"/>
        <w:gridCol w:w="810"/>
        <w:gridCol w:w="105"/>
        <w:gridCol w:w="915"/>
        <w:gridCol w:w="105"/>
        <w:gridCol w:w="1185"/>
        <w:gridCol w:w="1380"/>
        <w:gridCol w:w="105"/>
        <w:gridCol w:w="930"/>
        <w:gridCol w:w="105"/>
        <w:gridCol w:w="1260"/>
        <w:tblGridChange w:id="0">
          <w:tblGrid>
            <w:gridCol w:w="1275"/>
            <w:gridCol w:w="840"/>
            <w:gridCol w:w="105"/>
            <w:gridCol w:w="825"/>
            <w:gridCol w:w="810"/>
            <w:gridCol w:w="105"/>
            <w:gridCol w:w="915"/>
            <w:gridCol w:w="105"/>
            <w:gridCol w:w="1185"/>
            <w:gridCol w:w="1380"/>
            <w:gridCol w:w="105"/>
            <w:gridCol w:w="930"/>
            <w:gridCol w:w="105"/>
            <w:gridCol w:w="1260"/>
          </w:tblGrid>
        </w:tblGridChange>
      </w:tblGrid>
      <w:tr>
        <w:trPr>
          <w:cantSplit w:val="0"/>
          <w:tblHeader w:val="0"/>
        </w:trPr>
        <w:tc>
          <w:tcPr>
            <w:shd w:fill="cfe2f3" w:val="clear"/>
          </w:tcPr>
          <w:p w:rsidR="00000000" w:rsidDel="00000000" w:rsidP="00000000" w:rsidRDefault="00000000" w:rsidRPr="00000000" w14:paraId="0000059D">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Bit</w:t>
            </w:r>
          </w:p>
        </w:tc>
        <w:tc>
          <w:tcPr>
            <w:shd w:fill="cfe2f3" w:val="clear"/>
          </w:tcPr>
          <w:p w:rsidR="00000000" w:rsidDel="00000000" w:rsidP="00000000" w:rsidRDefault="00000000" w:rsidRPr="00000000" w14:paraId="0000059E">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7</w:t>
            </w:r>
          </w:p>
        </w:tc>
        <w:tc>
          <w:tcPr>
            <w:gridSpan w:val="2"/>
            <w:shd w:fill="cfe2f3" w:val="clear"/>
          </w:tcPr>
          <w:p w:rsidR="00000000" w:rsidDel="00000000" w:rsidP="00000000" w:rsidRDefault="00000000" w:rsidRPr="00000000" w14:paraId="0000059F">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6</w:t>
            </w:r>
          </w:p>
        </w:tc>
        <w:tc>
          <w:tcPr>
            <w:gridSpan w:val="2"/>
            <w:shd w:fill="cfe2f3" w:val="clear"/>
          </w:tcPr>
          <w:p w:rsidR="00000000" w:rsidDel="00000000" w:rsidP="00000000" w:rsidRDefault="00000000" w:rsidRPr="00000000" w14:paraId="000005A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5</w:t>
            </w:r>
          </w:p>
        </w:tc>
        <w:tc>
          <w:tcPr>
            <w:shd w:fill="cfe2f3" w:val="clear"/>
          </w:tcPr>
          <w:p w:rsidR="00000000" w:rsidDel="00000000" w:rsidP="00000000" w:rsidRDefault="00000000" w:rsidRPr="00000000" w14:paraId="000005A3">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4</w:t>
            </w:r>
          </w:p>
        </w:tc>
        <w:tc>
          <w:tcPr>
            <w:gridSpan w:val="2"/>
            <w:shd w:fill="cfe2f3" w:val="clear"/>
          </w:tcPr>
          <w:p w:rsidR="00000000" w:rsidDel="00000000" w:rsidP="00000000" w:rsidRDefault="00000000" w:rsidRPr="00000000" w14:paraId="000005A4">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3</w:t>
            </w:r>
          </w:p>
        </w:tc>
        <w:tc>
          <w:tcPr>
            <w:gridSpan w:val="2"/>
            <w:shd w:fill="cfe2f3" w:val="clear"/>
          </w:tcPr>
          <w:p w:rsidR="00000000" w:rsidDel="00000000" w:rsidP="00000000" w:rsidRDefault="00000000" w:rsidRPr="00000000" w14:paraId="000005A6">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2</w:t>
            </w:r>
          </w:p>
        </w:tc>
        <w:tc>
          <w:tcPr>
            <w:shd w:fill="cfe2f3" w:val="clear"/>
          </w:tcPr>
          <w:p w:rsidR="00000000" w:rsidDel="00000000" w:rsidP="00000000" w:rsidRDefault="00000000" w:rsidRPr="00000000" w14:paraId="000005A8">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1</w:t>
            </w:r>
          </w:p>
        </w:tc>
        <w:tc>
          <w:tcPr>
            <w:gridSpan w:val="2"/>
            <w:shd w:fill="cfe2f3" w:val="clear"/>
          </w:tcPr>
          <w:p w:rsidR="00000000" w:rsidDel="00000000" w:rsidP="00000000" w:rsidRDefault="00000000" w:rsidRPr="00000000" w14:paraId="000005A9">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0</w:t>
            </w:r>
          </w:p>
        </w:tc>
      </w:tr>
      <w:tr>
        <w:trPr>
          <w:cantSplit w:val="0"/>
          <w:tblHeader w:val="0"/>
        </w:trPr>
        <w:tc>
          <w:tcPr/>
          <w:p w:rsidR="00000000" w:rsidDel="00000000" w:rsidP="00000000" w:rsidRDefault="00000000" w:rsidRPr="00000000" w14:paraId="000005AB">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B9">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A">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5C7">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5C8">
            <w:pPr>
              <w:jc w:val="center"/>
              <w:rPr>
                <w:rFonts w:ascii="Arial" w:cs="Arial" w:eastAsia="Arial" w:hAnsi="Arial"/>
                <w:b w:val="1"/>
                <w:i w:val="1"/>
                <w:shd w:fill="cccccc" w:val="clear"/>
              </w:rPr>
            </w:pPr>
            <w:r w:rsidDel="00000000" w:rsidR="00000000" w:rsidRPr="00000000">
              <w:rPr>
                <w:rFonts w:ascii="Arial" w:cs="Arial" w:eastAsia="Arial" w:hAnsi="Arial"/>
                <w:b w:val="1"/>
                <w:i w:val="1"/>
                <w:shd w:fill="cccccc" w:val="clear"/>
                <w:rtl w:val="0"/>
              </w:rPr>
              <w:t xml:space="preserve">FLAGS</w:t>
            </w:r>
          </w:p>
        </w:tc>
      </w:tr>
      <w:tr>
        <w:trPr>
          <w:cantSplit w:val="0"/>
          <w:trHeight w:val="200" w:hRule="atLeast"/>
          <w:tblHeader w:val="0"/>
        </w:trPr>
        <w:tc>
          <w:tcPr>
            <w:vMerge w:val="continue"/>
          </w:tcPr>
          <w:p w:rsidR="00000000" w:rsidDel="00000000" w:rsidP="00000000" w:rsidRDefault="00000000" w:rsidRPr="00000000" w14:paraId="000005D5">
            <w:pPr>
              <w:widowControl w:val="0"/>
              <w:spacing w:after="0" w:before="0" w:line="276" w:lineRule="auto"/>
              <w:ind w:left="0" w:right="0" w:firstLine="0"/>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6">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5D7">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5D9">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5DA">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5DC">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05D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5E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05E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5E6">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9">
            <w:pPr>
              <w:jc w:val="center"/>
              <w:rPr>
                <w:rFonts w:ascii="Arial" w:cs="Arial" w:eastAsia="Arial" w:hAnsi="Arial"/>
                <w:i w:val="1"/>
              </w:rPr>
            </w:pPr>
            <w:r w:rsidDel="00000000" w:rsidR="00000000" w:rsidRPr="00000000">
              <w:rPr>
                <w:rFonts w:ascii="Arial" w:cs="Arial" w:eastAsia="Arial" w:hAnsi="Arial"/>
                <w:i w:val="1"/>
                <w:rtl w:val="0"/>
              </w:rPr>
              <w:t xml:space="preserve">1</w:t>
            </w:r>
          </w:p>
        </w:tc>
        <w:tc>
          <w:tcPr/>
          <w:p w:rsidR="00000000" w:rsidDel="00000000" w:rsidP="00000000" w:rsidRDefault="00000000" w:rsidRPr="00000000" w14:paraId="000005EA">
            <w:pPr>
              <w:jc w:val="center"/>
              <w:rPr>
                <w:rFonts w:ascii="Arial" w:cs="Arial" w:eastAsia="Arial" w:hAnsi="Arial"/>
                <w:i w:val="1"/>
              </w:rPr>
            </w:pPr>
            <w:r w:rsidDel="00000000" w:rsidR="00000000" w:rsidRPr="00000000">
              <w:rPr>
                <w:rFonts w:ascii="Arial" w:cs="Arial" w:eastAsia="Arial" w:hAnsi="Arial"/>
                <w:i w:val="1"/>
                <w:rtl w:val="0"/>
              </w:rPr>
              <w:t xml:space="preserve">1</w:t>
            </w:r>
          </w:p>
        </w:tc>
        <w:tc>
          <w:tcPr>
            <w:gridSpan w:val="3"/>
          </w:tcPr>
          <w:p w:rsidR="00000000" w:rsidDel="00000000" w:rsidP="00000000" w:rsidRDefault="00000000" w:rsidRPr="00000000" w14:paraId="000005E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5F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F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F4">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5F5">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0602">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03">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0610">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11">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61E">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1F">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62C">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062D">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63A">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063B">
      <w:pPr>
        <w:rPr>
          <w:rFonts w:ascii="Arial" w:cs="Arial" w:eastAsia="Arial" w:hAnsi="Arial"/>
        </w:rPr>
      </w:pPr>
      <w:r w:rsidDel="00000000" w:rsidR="00000000" w:rsidRPr="00000000">
        <w:rPr>
          <w:rFonts w:ascii="Arial" w:cs="Arial" w:eastAsia="Arial" w:hAnsi="Arial"/>
          <w:rtl w:val="0"/>
        </w:rPr>
        <w:t xml:space="preserve">This packet is the MQTT-SN 1.2 equivalent of PUBWOS. It may be supported by a Gateway if there are existing MQTT-SN 1.2 transmitters that the Gateway wants to listen to, or receivers it wants to send to. Implementation of this packet is optional.</w:t>
      </w:r>
    </w:p>
    <w:p w:rsidR="00000000" w:rsidDel="00000000" w:rsidP="00000000" w:rsidRDefault="00000000" w:rsidRPr="00000000" w14:paraId="0000063C">
      <w:pPr>
        <w:rPr>
          <w:rFonts w:ascii="Arial" w:cs="Arial" w:eastAsia="Arial" w:hAnsi="Arial"/>
        </w:rPr>
      </w:pPr>
      <w:r w:rsidDel="00000000" w:rsidR="00000000" w:rsidRPr="00000000">
        <w:rPr>
          <w:rFonts w:ascii="Arial" w:cs="Arial" w:eastAsia="Arial" w:hAnsi="Arial"/>
          <w:rtl w:val="0"/>
        </w:rPr>
        <w:t xml:space="preserve">This packet can be used by both Clients and Gateways to publish data to a topic without establishing a Virtual Connection or Session.</w:t>
      </w:r>
    </w:p>
    <w:p w:rsidR="00000000" w:rsidDel="00000000" w:rsidP="00000000" w:rsidRDefault="00000000" w:rsidRPr="00000000" w14:paraId="0000063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63E">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063F">
      <w:pPr>
        <w:pStyle w:val="Heading4"/>
        <w:ind w:left="0" w:firstLine="0"/>
        <w:rPr>
          <w:rFonts w:ascii="Arial" w:cs="Arial" w:eastAsia="Arial" w:hAnsi="Arial"/>
        </w:rPr>
      </w:pPr>
      <w:bookmarkStart w:colFirst="0" w:colLast="0" w:name="_heading=h.d1955xpjj9qi" w:id="119"/>
      <w:bookmarkEnd w:id="119"/>
      <w:r w:rsidDel="00000000" w:rsidR="00000000" w:rsidRPr="00000000">
        <w:rPr>
          <w:rFonts w:ascii="Arial" w:cs="Arial" w:eastAsia="Arial" w:hAnsi="Arial"/>
          <w:rtl w:val="0"/>
        </w:rPr>
        <w:t xml:space="preserve">3.9.2.1 PUBLISH Header</w:t>
      </w:r>
    </w:p>
    <w:p w:rsidR="00000000" w:rsidDel="00000000" w:rsidP="00000000" w:rsidRDefault="00000000" w:rsidRPr="00000000" w14:paraId="00000640">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641">
      <w:pPr>
        <w:pStyle w:val="Heading4"/>
        <w:ind w:left="0" w:firstLine="0"/>
        <w:rPr>
          <w:rFonts w:ascii="Arial" w:cs="Arial" w:eastAsia="Arial" w:hAnsi="Arial"/>
        </w:rPr>
      </w:pPr>
      <w:bookmarkStart w:colFirst="0" w:colLast="0" w:name="_heading=h.z6s5szoqybu9" w:id="120"/>
      <w:bookmarkEnd w:id="120"/>
      <w:r w:rsidDel="00000000" w:rsidR="00000000" w:rsidRPr="00000000">
        <w:rPr>
          <w:rFonts w:ascii="Arial" w:cs="Arial" w:eastAsia="Arial" w:hAnsi="Arial"/>
          <w:rtl w:val="0"/>
        </w:rPr>
        <w:t xml:space="preserve">3.9.2.2 PUBLISH Flags</w:t>
      </w:r>
    </w:p>
    <w:p w:rsidR="00000000" w:rsidDel="00000000" w:rsidP="00000000" w:rsidRDefault="00000000" w:rsidRPr="00000000" w14:paraId="00000642">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43">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644">
      <w:pPr>
        <w:pStyle w:val="Heading5"/>
        <w:spacing w:after="0" w:before="0" w:line="248.00000000000006" w:lineRule="auto"/>
        <w:ind w:left="0" w:right="6" w:firstLine="0"/>
        <w:rPr/>
      </w:pPr>
      <w:bookmarkStart w:colFirst="0" w:colLast="0" w:name="_heading=h.k49fswnusgzd" w:id="121"/>
      <w:bookmarkEnd w:id="121"/>
      <w:r w:rsidDel="00000000" w:rsidR="00000000" w:rsidRPr="00000000">
        <w:rPr>
          <w:rtl w:val="0"/>
        </w:rPr>
        <w:t xml:space="preserve">3.9.2.2.1 Topic Type</w:t>
      </w:r>
    </w:p>
    <w:p w:rsidR="00000000" w:rsidDel="00000000" w:rsidP="00000000" w:rsidRDefault="00000000" w:rsidRPr="00000000" w14:paraId="00000645">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46">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647">
      <w:pPr>
        <w:pStyle w:val="Heading5"/>
        <w:spacing w:after="0" w:before="0" w:line="248.00000000000006" w:lineRule="auto"/>
        <w:ind w:left="0" w:right="6" w:firstLine="0"/>
        <w:rPr/>
      </w:pPr>
      <w:bookmarkStart w:colFirst="0" w:colLast="0" w:name="_heading=h.f8v6o4gdlqm1" w:id="122"/>
      <w:bookmarkEnd w:id="122"/>
      <w:r w:rsidDel="00000000" w:rsidR="00000000" w:rsidRPr="00000000">
        <w:rPr>
          <w:rtl w:val="0"/>
        </w:rPr>
        <w:t xml:space="preserve">3.9.2.2.2 </w:t>
      </w:r>
      <w:r w:rsidDel="00000000" w:rsidR="00000000" w:rsidRPr="00000000">
        <w:rPr>
          <w:rtl w:val="0"/>
        </w:rPr>
        <w:t xml:space="preserve">QoS</w:t>
      </w:r>
    </w:p>
    <w:p w:rsidR="00000000" w:rsidDel="00000000" w:rsidP="00000000" w:rsidRDefault="00000000" w:rsidRPr="00000000" w14:paraId="00000648">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649">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64A">
      <w:pPr>
        <w:pStyle w:val="Heading5"/>
        <w:spacing w:after="0" w:before="0" w:line="248.00000000000006" w:lineRule="auto"/>
        <w:ind w:left="0" w:right="6" w:firstLine="0"/>
        <w:rPr/>
      </w:pPr>
      <w:bookmarkStart w:colFirst="0" w:colLast="0" w:name="_heading=h.k1um9syapc89" w:id="123"/>
      <w:bookmarkEnd w:id="123"/>
      <w:r w:rsidDel="00000000" w:rsidR="00000000" w:rsidRPr="00000000">
        <w:rPr>
          <w:rtl w:val="0"/>
        </w:rPr>
        <w:t xml:space="preserve">3.9.2.2.3 DUP</w:t>
      </w:r>
    </w:p>
    <w:p w:rsidR="00000000" w:rsidDel="00000000" w:rsidP="00000000" w:rsidRDefault="00000000" w:rsidRPr="00000000" w14:paraId="0000064B">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64C">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64D">
      <w:pPr>
        <w:pStyle w:val="Heading5"/>
        <w:spacing w:after="0" w:before="0" w:line="246.99999999999994" w:lineRule="auto"/>
        <w:ind w:left="0" w:right="6" w:firstLine="0"/>
        <w:rPr/>
      </w:pPr>
      <w:bookmarkStart w:colFirst="0" w:colLast="0" w:name="_heading=h.fdqzktr96rsl" w:id="124"/>
      <w:bookmarkEnd w:id="124"/>
      <w:r w:rsidDel="00000000" w:rsidR="00000000" w:rsidRPr="00000000">
        <w:rPr>
          <w:rtl w:val="0"/>
        </w:rPr>
        <w:t xml:space="preserve">3.9.2.2.4 </w:t>
      </w:r>
      <w:r w:rsidDel="00000000" w:rsidR="00000000" w:rsidRPr="00000000">
        <w:rPr>
          <w:rtl w:val="0"/>
        </w:rPr>
        <w:t xml:space="preserve">Retain</w:t>
      </w:r>
    </w:p>
    <w:p w:rsidR="00000000" w:rsidDel="00000000" w:rsidP="00000000" w:rsidRDefault="00000000" w:rsidRPr="00000000" w14:paraId="0000064E">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64F">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field </w:t>
      </w:r>
      <w:r w:rsidDel="00000000" w:rsidR="00000000" w:rsidRPr="00000000">
        <w:rPr>
          <w:rFonts w:ascii="Arial" w:cs="Arial" w:eastAsia="Arial" w:hAnsi="Arial"/>
          <w:rtl w:val="0"/>
        </w:rPr>
        <w:t xml:space="preserve">has the same meaning as with MQTT. It signifies whether the existing retained message for this topic is replaced or kept.</w:t>
      </w:r>
    </w:p>
    <w:p w:rsidR="00000000" w:rsidDel="00000000" w:rsidP="00000000" w:rsidRDefault="00000000" w:rsidRPr="00000000" w14:paraId="00000650">
      <w:pPr>
        <w:pStyle w:val="Heading4"/>
        <w:ind w:left="0" w:firstLine="0"/>
        <w:rPr>
          <w:rFonts w:ascii="Arial" w:cs="Arial" w:eastAsia="Arial" w:hAnsi="Arial"/>
        </w:rPr>
      </w:pPr>
      <w:bookmarkStart w:colFirst="0" w:colLast="0" w:name="_heading=h.t5ilmvegzm38" w:id="125"/>
      <w:bookmarkEnd w:id="125"/>
      <w:r w:rsidDel="00000000" w:rsidR="00000000" w:rsidRPr="00000000">
        <w:rPr>
          <w:rFonts w:ascii="Arial" w:cs="Arial" w:eastAsia="Arial" w:hAnsi="Arial"/>
          <w:rtl w:val="0"/>
        </w:rPr>
        <w:t xml:space="preserve">3.9.2.3 Topic Data</w:t>
      </w:r>
    </w:p>
    <w:p w:rsidR="00000000" w:rsidDel="00000000" w:rsidP="00000000" w:rsidRDefault="00000000" w:rsidRPr="00000000" w14:paraId="00000651">
      <w:pPr>
        <w:spacing w:after="306" w:before="0" w:line="248.00000000000006" w:lineRule="auto"/>
        <w:jc w:val="both"/>
        <w:rPr>
          <w:rFonts w:ascii="Arial" w:cs="Arial" w:eastAsia="Arial" w:hAnsi="Arial"/>
        </w:rPr>
      </w:pPr>
      <w:r w:rsidDel="00000000" w:rsidR="00000000" w:rsidRPr="00000000">
        <w:rPr>
          <w:rFonts w:ascii="Arial" w:cs="Arial" w:eastAsia="Arial" w:hAnsi="Arial"/>
          <w:rtl w:val="0"/>
        </w:rPr>
        <w:t xml:space="preserve">Contains the topic alias (predefined or session topic alias/normal),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r w:rsidDel="00000000" w:rsidR="00000000" w:rsidRPr="00000000">
        <w:rPr>
          <w:rtl w:val="0"/>
        </w:rPr>
      </w:r>
    </w:p>
    <w:p w:rsidR="00000000" w:rsidDel="00000000" w:rsidP="00000000" w:rsidRDefault="00000000" w:rsidRPr="00000000" w14:paraId="00000652">
      <w:pPr>
        <w:pStyle w:val="Heading4"/>
        <w:ind w:left="0" w:firstLine="0"/>
        <w:rPr>
          <w:rFonts w:ascii="Arial" w:cs="Arial" w:eastAsia="Arial" w:hAnsi="Arial"/>
        </w:rPr>
      </w:pPr>
      <w:bookmarkStart w:colFirst="0" w:colLast="0" w:name="_heading=h.krzmgvozyfdn" w:id="126"/>
      <w:bookmarkEnd w:id="126"/>
      <w:r w:rsidDel="00000000" w:rsidR="00000000" w:rsidRPr="00000000">
        <w:rPr>
          <w:rFonts w:ascii="Arial" w:cs="Arial" w:eastAsia="Arial" w:hAnsi="Arial"/>
          <w:rtl w:val="0"/>
        </w:rPr>
        <w:t xml:space="preserve">3.9.2.4 Data</w:t>
      </w:r>
    </w:p>
    <w:p w:rsidR="00000000" w:rsidDel="00000000" w:rsidP="00000000" w:rsidRDefault="00000000" w:rsidRPr="00000000" w14:paraId="00000653">
      <w:pPr>
        <w:spacing w:after="306" w:lineRule="auto"/>
        <w:ind w:left="-5" w:firstLine="0"/>
        <w:rPr>
          <w:rFonts w:ascii="Arial" w:cs="Arial" w:eastAsia="Arial" w:hAnsi="Arial"/>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54">
      <w:pPr>
        <w:pStyle w:val="Heading4"/>
        <w:spacing w:after="306" w:lineRule="auto"/>
        <w:ind w:left="-5" w:firstLine="0"/>
        <w:rPr/>
      </w:pPr>
      <w:bookmarkStart w:colFirst="0" w:colLast="0" w:name="_heading=h.q6351elzwqpo" w:id="127"/>
      <w:bookmarkEnd w:id="127"/>
      <w:r w:rsidDel="00000000" w:rsidR="00000000" w:rsidRPr="00000000">
        <w:rPr>
          <w:rtl w:val="0"/>
        </w:rPr>
        <w:t xml:space="preserve">3.9.2.5 PUBLISH QoS -1 Actions</w:t>
      </w:r>
    </w:p>
    <w:p w:rsidR="00000000" w:rsidDel="00000000" w:rsidP="00000000" w:rsidRDefault="00000000" w:rsidRPr="00000000" w14:paraId="0000065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65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657">
      <w:pPr>
        <w:pStyle w:val="Heading3"/>
        <w:keepLines w:val="1"/>
        <w:spacing w:after="77" w:before="0" w:line="259" w:lineRule="auto"/>
        <w:ind w:left="0" w:firstLine="0"/>
        <w:rPr>
          <w:rFonts w:ascii="Arial" w:cs="Arial" w:eastAsia="Arial" w:hAnsi="Arial"/>
        </w:rPr>
      </w:pPr>
      <w:bookmarkStart w:colFirst="0" w:colLast="0" w:name="_heading=h.wnyagw" w:id="128"/>
      <w:bookmarkEnd w:id="128"/>
      <w:r w:rsidDel="00000000" w:rsidR="00000000" w:rsidRPr="00000000">
        <w:rPr>
          <w:rtl w:val="0"/>
        </w:rPr>
        <w:t xml:space="preserve">3.9.3</w:t>
      </w:r>
      <w:r w:rsidDel="00000000" w:rsidR="00000000" w:rsidRPr="00000000">
        <w:rPr>
          <w:rtl w:val="0"/>
        </w:rPr>
        <w:t xml:space="preserve"> </w:t>
      </w:r>
      <w:r w:rsidDel="00000000" w:rsidR="00000000" w:rsidRPr="00000000">
        <w:rPr>
          <w:rFonts w:ascii="Arial" w:cs="Arial" w:eastAsia="Arial" w:hAnsi="Arial"/>
          <w:rtl w:val="0"/>
        </w:rPr>
        <w:t xml:space="preserve">PUBLISH - QoS 0</w:t>
      </w:r>
    </w:p>
    <w:p w:rsidR="00000000" w:rsidDel="00000000" w:rsidP="00000000" w:rsidRDefault="00000000" w:rsidRPr="00000000" w14:paraId="00000658">
      <w:pPr>
        <w:rPr/>
      </w:pPr>
      <w:r w:rsidDel="00000000" w:rsidR="00000000" w:rsidRPr="00000000">
        <w:rPr/>
        <w:drawing>
          <wp:inline distB="114300" distT="114300" distL="114300" distR="114300">
            <wp:extent cx="5943600" cy="2451100"/>
            <wp:effectExtent b="0" l="0" r="0" t="0"/>
            <wp:docPr id="49" name="image18.png"/>
            <a:graphic>
              <a:graphicData uri="http://schemas.openxmlformats.org/drawingml/2006/picture">
                <pic:pic>
                  <pic:nvPicPr>
                    <pic:cNvPr id="0" name="image18.png"/>
                    <pic:cNvPicPr preferRelativeResize="0"/>
                  </pic:nvPicPr>
                  <pic:blipFill>
                    <a:blip r:embed="rId75"/>
                    <a:srcRect b="0" l="101" r="101"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65A">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transmit Application Messages for a certain topic. </w:t>
      </w:r>
      <w:r w:rsidDel="00000000" w:rsidR="00000000" w:rsidRPr="00000000">
        <w:rPr>
          <w:rFonts w:ascii="Arial" w:cs="Arial" w:eastAsia="Arial" w:hAnsi="Arial"/>
          <w:highlight w:val="yellow"/>
          <w:rtl w:val="0"/>
        </w:rPr>
        <w:t xml:space="preserve">PUBLISH QoS 0, 1 and 2 packets received by a Gateway </w:t>
      </w:r>
      <w:sdt>
        <w:sdtPr>
          <w:tag w:val="goog_rdk_31"/>
        </w:sdtPr>
        <w:sdtContent>
          <w:commentRangeStart w:id="24"/>
        </w:sdtContent>
      </w:sdt>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commentRangeEnd w:id="24"/>
      <w:r w:rsidDel="00000000" w:rsidR="00000000" w:rsidRPr="00000000">
        <w:commentReference w:id="24"/>
      </w:r>
      <w:r w:rsidDel="00000000" w:rsidR="00000000" w:rsidRPr="00000000">
        <w:rPr>
          <w:rFonts w:ascii="Arial" w:cs="Arial" w:eastAsia="Arial" w:hAnsi="Arial"/>
          <w:color w:val="ff0000"/>
          <w:rtl w:val="0"/>
        </w:rPr>
        <w:t xml:space="preserve">[MQTT-SN-3.9.3-1].</w:t>
      </w:r>
    </w:p>
    <w:p w:rsidR="00000000" w:rsidDel="00000000" w:rsidP="00000000" w:rsidRDefault="00000000" w:rsidRPr="00000000" w14:paraId="0000065B">
      <w:pPr>
        <w:pStyle w:val="Heading4"/>
        <w:ind w:left="0" w:right="4" w:firstLine="0"/>
        <w:rPr>
          <w:rFonts w:ascii="Arial" w:cs="Arial" w:eastAsia="Arial" w:hAnsi="Arial"/>
        </w:rPr>
      </w:pPr>
      <w:bookmarkStart w:colFirst="0" w:colLast="0" w:name="_heading=h.3gnlt4p" w:id="129"/>
      <w:bookmarkEnd w:id="129"/>
      <w:r w:rsidDel="00000000" w:rsidR="00000000" w:rsidRPr="00000000">
        <w:rPr>
          <w:rFonts w:ascii="Arial" w:cs="Arial" w:eastAsia="Arial" w:hAnsi="Arial"/>
          <w:rtl w:val="0"/>
        </w:rPr>
        <w:t xml:space="preserve">3.9.3.1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65C">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D">
      <w:pPr>
        <w:pStyle w:val="Heading4"/>
        <w:ind w:left="0" w:right="4" w:firstLine="0"/>
        <w:rPr>
          <w:rFonts w:ascii="Arial" w:cs="Arial" w:eastAsia="Arial" w:hAnsi="Arial"/>
        </w:rPr>
      </w:pPr>
      <w:bookmarkStart w:colFirst="0" w:colLast="0" w:name="_heading=h.1vsw3ci" w:id="130"/>
      <w:bookmarkEnd w:id="130"/>
      <w:r w:rsidDel="00000000" w:rsidR="00000000" w:rsidRPr="00000000">
        <w:rPr>
          <w:rFonts w:ascii="Arial" w:cs="Arial" w:eastAsia="Arial" w:hAnsi="Arial"/>
          <w:rtl w:val="0"/>
        </w:rPr>
        <w:t xml:space="preserve">3.9.3.2 PUBLISH Flags</w:t>
      </w:r>
      <w:r w:rsidDel="00000000" w:rsidR="00000000" w:rsidRPr="00000000">
        <w:rPr>
          <w:rtl w:val="0"/>
        </w:rPr>
      </w:r>
    </w:p>
    <w:p w:rsidR="00000000" w:rsidDel="00000000" w:rsidP="00000000" w:rsidRDefault="00000000" w:rsidRPr="00000000" w14:paraId="0000065E">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5F">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660">
      <w:pPr>
        <w:pStyle w:val="Heading5"/>
        <w:spacing w:after="0" w:before="0" w:line="248.00000000000006" w:lineRule="auto"/>
        <w:ind w:left="0" w:right="6" w:firstLine="0"/>
        <w:rPr/>
      </w:pPr>
      <w:bookmarkStart w:colFirst="0" w:colLast="0" w:name="_heading=h.fmrm4etlxug5" w:id="131"/>
      <w:bookmarkEnd w:id="131"/>
      <w:r w:rsidDel="00000000" w:rsidR="00000000" w:rsidRPr="00000000">
        <w:rPr>
          <w:rtl w:val="0"/>
        </w:rPr>
        <w:t xml:space="preserve">3.9.3.2.1 Topic Type</w:t>
      </w:r>
    </w:p>
    <w:p w:rsidR="00000000" w:rsidDel="00000000" w:rsidP="00000000" w:rsidRDefault="00000000" w:rsidRPr="00000000" w14:paraId="00000661">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62">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663">
      <w:pPr>
        <w:pStyle w:val="Heading5"/>
        <w:spacing w:after="0" w:before="0" w:line="248.00000000000006" w:lineRule="auto"/>
        <w:ind w:left="0" w:right="6" w:firstLine="0"/>
        <w:rPr/>
      </w:pPr>
      <w:bookmarkStart w:colFirst="0" w:colLast="0" w:name="_heading=h.hmaja4ei5dew" w:id="132"/>
      <w:bookmarkEnd w:id="132"/>
      <w:r w:rsidDel="00000000" w:rsidR="00000000" w:rsidRPr="00000000">
        <w:rPr>
          <w:rtl w:val="0"/>
        </w:rPr>
        <w:t xml:space="preserve">3.9.2.2.2 QoS</w:t>
      </w:r>
    </w:p>
    <w:p w:rsidR="00000000" w:rsidDel="00000000" w:rsidP="00000000" w:rsidRDefault="00000000" w:rsidRPr="00000000" w14:paraId="00000664">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665">
      <w:pPr>
        <w:spacing w:after="200" w:before="0" w:line="248.00000000000006" w:lineRule="auto"/>
        <w:ind w:left="0" w:right="6"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666">
      <w:pPr>
        <w:pStyle w:val="Heading5"/>
        <w:spacing w:after="0" w:before="0" w:line="246.99999999999994" w:lineRule="auto"/>
        <w:ind w:left="0" w:right="6" w:firstLine="0"/>
        <w:rPr/>
      </w:pPr>
      <w:bookmarkStart w:colFirst="0" w:colLast="0" w:name="_heading=h.ehxpc4g73qd3" w:id="133"/>
      <w:bookmarkEnd w:id="133"/>
      <w:r w:rsidDel="00000000" w:rsidR="00000000" w:rsidRPr="00000000">
        <w:rPr>
          <w:rtl w:val="0"/>
        </w:rPr>
        <w:t xml:space="preserve">3.9.2.2.3 Retain</w:t>
      </w:r>
    </w:p>
    <w:p w:rsidR="00000000" w:rsidDel="00000000" w:rsidP="00000000" w:rsidRDefault="00000000" w:rsidRPr="00000000" w14:paraId="00000667">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668">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field has the same meaning as with MQTT. It signifies whether the existing retained message for this topic is replaced or kept.</w:t>
      </w:r>
      <w:r w:rsidDel="00000000" w:rsidR="00000000" w:rsidRPr="00000000">
        <w:rPr>
          <w:rFonts w:ascii="Arial" w:cs="Arial" w:eastAsia="Arial" w:hAnsi="Arial"/>
          <w:rtl w:val="0"/>
        </w:rPr>
        <w:t xml:space="preserve">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w:t>
      </w:r>
    </w:p>
    <w:p w:rsidR="00000000" w:rsidDel="00000000" w:rsidP="00000000" w:rsidRDefault="00000000" w:rsidRPr="00000000" w14:paraId="00000669">
      <w:pPr>
        <w:pStyle w:val="Heading4"/>
        <w:ind w:left="0" w:right="4" w:firstLine="0"/>
        <w:rPr>
          <w:rFonts w:ascii="Arial" w:cs="Arial" w:eastAsia="Arial" w:hAnsi="Arial"/>
        </w:rPr>
      </w:pPr>
      <w:bookmarkStart w:colFirst="0" w:colLast="0" w:name="_heading=h.4fsjm0b" w:id="134"/>
      <w:bookmarkEnd w:id="134"/>
      <w:r w:rsidDel="00000000" w:rsidR="00000000" w:rsidRPr="00000000">
        <w:rPr>
          <w:rFonts w:ascii="Arial" w:cs="Arial" w:eastAsia="Arial" w:hAnsi="Arial"/>
          <w:rtl w:val="0"/>
        </w:rPr>
        <w:t xml:space="preserve">3.9.3.3 Topic Data</w:t>
      </w:r>
    </w:p>
    <w:p w:rsidR="00000000" w:rsidDel="00000000" w:rsidP="00000000" w:rsidRDefault="00000000" w:rsidRPr="00000000" w14:paraId="0000066A">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session topic alias),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66B">
      <w:pPr>
        <w:pStyle w:val="Heading4"/>
        <w:ind w:left="0" w:right="4" w:firstLine="0"/>
        <w:rPr>
          <w:rFonts w:ascii="Arial" w:cs="Arial" w:eastAsia="Arial" w:hAnsi="Arial"/>
        </w:rPr>
      </w:pPr>
      <w:bookmarkStart w:colFirst="0" w:colLast="0" w:name="_heading=h.2uxtw84" w:id="135"/>
      <w:bookmarkEnd w:id="135"/>
      <w:r w:rsidDel="00000000" w:rsidR="00000000" w:rsidRPr="00000000">
        <w:rPr>
          <w:rFonts w:ascii="Arial" w:cs="Arial" w:eastAsia="Arial" w:hAnsi="Arial"/>
          <w:rtl w:val="0"/>
        </w:rPr>
        <w:t xml:space="preserve">3.9.3.4 Data</w:t>
      </w:r>
    </w:p>
    <w:p w:rsidR="00000000" w:rsidDel="00000000" w:rsidP="00000000" w:rsidRDefault="00000000" w:rsidRPr="00000000" w14:paraId="0000066C">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66D">
      <w:pPr>
        <w:pStyle w:val="Heading4"/>
        <w:ind w:left="0" w:firstLine="0"/>
        <w:rPr/>
      </w:pPr>
      <w:bookmarkStart w:colFirst="0" w:colLast="0" w:name="_heading=h.inu1col38lh0" w:id="136"/>
      <w:bookmarkEnd w:id="136"/>
      <w:r w:rsidDel="00000000" w:rsidR="00000000" w:rsidRPr="00000000">
        <w:rPr>
          <w:rtl w:val="0"/>
        </w:rPr>
        <w:t xml:space="preserve">3.9.3.5 </w:t>
      </w:r>
      <w:r w:rsidDel="00000000" w:rsidR="00000000" w:rsidRPr="00000000">
        <w:rPr>
          <w:rtl w:val="0"/>
        </w:rPr>
        <w:t xml:space="preserve">PUBLISH - QoS 0 Actions</w:t>
      </w:r>
    </w:p>
    <w:p w:rsidR="00000000" w:rsidDel="00000000" w:rsidP="00000000" w:rsidRDefault="00000000" w:rsidRPr="00000000" w14:paraId="0000066E">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6F">
      <w:pPr>
        <w:pStyle w:val="Heading3"/>
        <w:keepLines w:val="1"/>
        <w:spacing w:after="77" w:before="0" w:line="259" w:lineRule="auto"/>
        <w:ind w:left="0" w:firstLine="0"/>
        <w:rPr>
          <w:rFonts w:ascii="Arial" w:cs="Arial" w:eastAsia="Arial" w:hAnsi="Arial"/>
        </w:rPr>
      </w:pPr>
      <w:bookmarkStart w:colFirst="0" w:colLast="0" w:name="_heading=h.1a346fx" w:id="137"/>
      <w:bookmarkEnd w:id="137"/>
      <w:r w:rsidDel="00000000" w:rsidR="00000000" w:rsidRPr="00000000">
        <w:rPr>
          <w:rtl w:val="0"/>
        </w:rPr>
        <w:t xml:space="preserve">3.9.4 </w:t>
      </w:r>
      <w:r w:rsidDel="00000000" w:rsidR="00000000" w:rsidRPr="00000000">
        <w:rPr>
          <w:rFonts w:ascii="Arial" w:cs="Arial" w:eastAsia="Arial" w:hAnsi="Arial"/>
          <w:rtl w:val="0"/>
        </w:rPr>
        <w:t xml:space="preserve">PUBLISH - QoS 1 and 2</w:t>
      </w:r>
    </w:p>
    <w:p w:rsidR="00000000" w:rsidDel="00000000" w:rsidP="00000000" w:rsidRDefault="00000000" w:rsidRPr="00000000" w14:paraId="00000670">
      <w:pPr>
        <w:rPr/>
      </w:pPr>
      <w:r w:rsidDel="00000000" w:rsidR="00000000" w:rsidRPr="00000000">
        <w:rPr/>
        <w:drawing>
          <wp:inline distB="114300" distT="114300" distL="114300" distR="114300">
            <wp:extent cx="5943600" cy="2870200"/>
            <wp:effectExtent b="0" l="0" r="0" t="0"/>
            <wp:docPr id="60" name="image33.png"/>
            <a:graphic>
              <a:graphicData uri="http://schemas.openxmlformats.org/drawingml/2006/picture">
                <pic:pic>
                  <pic:nvPicPr>
                    <pic:cNvPr id="0" name="image33.png"/>
                    <pic:cNvPicPr preferRelativeResize="0"/>
                  </pic:nvPicPr>
                  <pic:blipFill>
                    <a:blip r:embed="rId76"/>
                    <a:srcRect b="87" l="0" r="0" t="87"/>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672">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673">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Session </w:t>
      </w:r>
      <w:r w:rsidDel="00000000" w:rsidR="00000000" w:rsidRPr="00000000">
        <w:rPr>
          <w:rFonts w:ascii="Arial" w:cs="Arial" w:eastAsia="Arial" w:hAnsi="Arial"/>
          <w:color w:val="ff0000"/>
          <w:rtl w:val="0"/>
        </w:rPr>
        <w:t xml:space="preserve">[MQTT-SN-3.12-1].</w:t>
      </w:r>
    </w:p>
    <w:p w:rsidR="00000000" w:rsidDel="00000000" w:rsidP="00000000" w:rsidRDefault="00000000" w:rsidRPr="00000000" w14:paraId="00000674">
      <w:pPr>
        <w:pStyle w:val="Heading4"/>
        <w:ind w:left="0" w:right="4" w:firstLine="0"/>
        <w:rPr>
          <w:rFonts w:ascii="Arial" w:cs="Arial" w:eastAsia="Arial" w:hAnsi="Arial"/>
        </w:rPr>
      </w:pPr>
      <w:bookmarkStart w:colFirst="0" w:colLast="0" w:name="_heading=h.3u2rp3q" w:id="138"/>
      <w:bookmarkEnd w:id="138"/>
      <w:r w:rsidDel="00000000" w:rsidR="00000000" w:rsidRPr="00000000">
        <w:rPr>
          <w:rFonts w:ascii="Arial" w:cs="Arial" w:eastAsia="Arial" w:hAnsi="Arial"/>
          <w:rtl w:val="0"/>
        </w:rPr>
        <w:t xml:space="preserve">3.9.4.</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67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76">
      <w:pPr>
        <w:pStyle w:val="Heading4"/>
        <w:ind w:left="0" w:right="4" w:firstLine="0"/>
        <w:rPr>
          <w:rFonts w:ascii="Arial" w:cs="Arial" w:eastAsia="Arial" w:hAnsi="Arial"/>
        </w:rPr>
      </w:pPr>
      <w:bookmarkStart w:colFirst="0" w:colLast="0" w:name="_heading=h.2981zbj" w:id="139"/>
      <w:bookmarkEnd w:id="139"/>
      <w:r w:rsidDel="00000000" w:rsidR="00000000" w:rsidRPr="00000000">
        <w:rPr>
          <w:rFonts w:ascii="Arial" w:cs="Arial" w:eastAsia="Arial" w:hAnsi="Arial"/>
          <w:rtl w:val="0"/>
        </w:rPr>
        <w:t xml:space="preserve">3.9.4.2 PUBLISH Flags</w:t>
      </w:r>
      <w:r w:rsidDel="00000000" w:rsidR="00000000" w:rsidRPr="00000000">
        <w:rPr>
          <w:rtl w:val="0"/>
        </w:rPr>
      </w:r>
    </w:p>
    <w:p w:rsidR="00000000" w:rsidDel="00000000" w:rsidP="00000000" w:rsidRDefault="00000000" w:rsidRPr="00000000" w14:paraId="00000677">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78">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679">
      <w:pPr>
        <w:pStyle w:val="Heading5"/>
        <w:spacing w:after="0" w:before="0" w:line="248.00000000000006" w:lineRule="auto"/>
        <w:ind w:left="0" w:right="6" w:firstLine="0"/>
        <w:rPr/>
      </w:pPr>
      <w:bookmarkStart w:colFirst="0" w:colLast="0" w:name="_heading=h.kw46rfulitvm" w:id="140"/>
      <w:bookmarkEnd w:id="140"/>
      <w:r w:rsidDel="00000000" w:rsidR="00000000" w:rsidRPr="00000000">
        <w:rPr>
          <w:rtl w:val="0"/>
        </w:rPr>
        <w:t xml:space="preserve">3.9.4.2.1 Topic Type</w:t>
      </w:r>
    </w:p>
    <w:p w:rsidR="00000000" w:rsidDel="00000000" w:rsidP="00000000" w:rsidRDefault="00000000" w:rsidRPr="00000000" w14:paraId="0000067A">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7B">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67C">
      <w:pPr>
        <w:pStyle w:val="Heading5"/>
        <w:spacing w:after="0" w:before="0" w:line="248.00000000000006" w:lineRule="auto"/>
        <w:ind w:left="0" w:right="6" w:firstLine="0"/>
        <w:rPr/>
      </w:pPr>
      <w:bookmarkStart w:colFirst="0" w:colLast="0" w:name="_heading=h.vji0n7lr4z5x" w:id="141"/>
      <w:bookmarkEnd w:id="141"/>
      <w:r w:rsidDel="00000000" w:rsidR="00000000" w:rsidRPr="00000000">
        <w:rPr>
          <w:rtl w:val="0"/>
        </w:rPr>
        <w:t xml:space="preserve">3.9.4.2.2 QoS</w:t>
      </w:r>
    </w:p>
    <w:p w:rsidR="00000000" w:rsidDel="00000000" w:rsidP="00000000" w:rsidRDefault="00000000" w:rsidRPr="00000000" w14:paraId="0000067D">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67E">
      <w:pPr>
        <w:spacing w:after="0" w:before="0" w:line="248.00000000000006" w:lineRule="auto"/>
        <w:ind w:left="0" w:right="6"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QoS has the same meaning as with MQTT indicating the Quality of Service. The QoS levels are shown below:</w:t>
      </w:r>
    </w:p>
    <w:tbl>
      <w:tblPr>
        <w:tblStyle w:val="Table9"/>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F">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0">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1">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2">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4">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6">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8">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A">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C">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E">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0">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2">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693">
      <w:pPr>
        <w:spacing w:after="0" w:before="0" w:line="248.00000000000006" w:lineRule="auto"/>
        <w:ind w:left="720" w:right="6" w:firstLine="0"/>
        <w:jc w:val="both"/>
        <w:rPr>
          <w:rFonts w:ascii="Arial" w:cs="Arial" w:eastAsia="Arial" w:hAnsi="Arial"/>
          <w:color w:val="000000"/>
          <w:sz w:val="20"/>
          <w:szCs w:val="20"/>
          <w:shd w:fill="auto" w:val="clear"/>
        </w:rPr>
      </w:pPr>
      <w:sdt>
        <w:sdtPr>
          <w:tag w:val="goog_rdk_32"/>
        </w:sdtPr>
        <w:sdtContent>
          <w:commentRangeStart w:id="25"/>
        </w:sdtContent>
      </w:sdt>
      <w:r w:rsidDel="00000000" w:rsidR="00000000" w:rsidRPr="00000000">
        <w:rPr>
          <w:rFonts w:ascii="Arial" w:cs="Arial" w:eastAsia="Arial" w:hAnsi="Arial"/>
          <w:color w:val="000000"/>
          <w:sz w:val="20"/>
          <w:szCs w:val="20"/>
          <w:shd w:fill="auto" w:val="clear"/>
          <w:rtl w:val="0"/>
        </w:rPr>
        <w:t xml:space="preserve">Table 3‑2</w:t>
      </w:r>
      <w:commentRangeEnd w:id="25"/>
      <w:r w:rsidDel="00000000" w:rsidR="00000000" w:rsidRPr="00000000">
        <w:commentReference w:id="25"/>
      </w:r>
      <w:r w:rsidDel="00000000" w:rsidR="00000000" w:rsidRPr="00000000">
        <w:rPr>
          <w:rFonts w:ascii="Arial" w:cs="Arial" w:eastAsia="Arial" w:hAnsi="Arial"/>
          <w:color w:val="000000"/>
          <w:sz w:val="20"/>
          <w:szCs w:val="20"/>
          <w:shd w:fill="auto" w:val="clear"/>
          <w:rtl w:val="0"/>
        </w:rPr>
        <w:t xml:space="preserve"> - QoS definitions</w:t>
      </w:r>
    </w:p>
    <w:p w:rsidR="00000000" w:rsidDel="00000000" w:rsidP="00000000" w:rsidRDefault="00000000" w:rsidRPr="00000000" w14:paraId="00000694">
      <w:pPr>
        <w:spacing w:after="200" w:before="0" w:line="248.00000000000006" w:lineRule="auto"/>
        <w:ind w:left="0" w:right="6"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695">
      <w:pPr>
        <w:pStyle w:val="Heading5"/>
        <w:spacing w:after="0" w:before="0" w:line="248.00000000000006" w:lineRule="auto"/>
        <w:ind w:left="0" w:right="6" w:firstLine="0"/>
        <w:rPr/>
      </w:pPr>
      <w:bookmarkStart w:colFirst="0" w:colLast="0" w:name="_heading=h.rxf6r8qtkk4u" w:id="142"/>
      <w:bookmarkEnd w:id="142"/>
      <w:r w:rsidDel="00000000" w:rsidR="00000000" w:rsidRPr="00000000">
        <w:rPr>
          <w:rtl w:val="0"/>
        </w:rPr>
        <w:t xml:space="preserve">3.9.4.2.3 DUP</w:t>
      </w:r>
    </w:p>
    <w:p w:rsidR="00000000" w:rsidDel="00000000" w:rsidP="00000000" w:rsidRDefault="00000000" w:rsidRPr="00000000" w14:paraId="00000696">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697">
      <w:pPr>
        <w:spacing w:after="200" w:before="0" w:line="248.00000000000006" w:lineRule="auto"/>
        <w:ind w:left="0" w:right="6" w:firstLine="0"/>
        <w:jc w:val="both"/>
        <w:rPr>
          <w:rFonts w:ascii="Arial" w:cs="Arial" w:eastAsia="Arial" w:hAnsi="Arial"/>
        </w:rPr>
      </w:pPr>
      <w:r w:rsidDel="00000000" w:rsidR="00000000" w:rsidRPr="00000000">
        <w:rPr>
          <w:rFonts w:ascii="Arial" w:cs="Arial" w:eastAsia="Arial" w:hAnsi="Arial"/>
          <w:color w:val="000000"/>
          <w:sz w:val="20"/>
          <w:szCs w:val="20"/>
          <w:shd w:fill="auto" w:val="clear"/>
          <w:rtl w:val="0"/>
        </w:rPr>
        <w:t xml:space="preserve">This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shd w:fill="auto" w:val="clear"/>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color w:val="000000"/>
          <w:sz w:val="20"/>
          <w:szCs w:val="20"/>
          <w:shd w:fill="auto" w:val="clear"/>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tl w:val="0"/>
        </w:rPr>
      </w:r>
    </w:p>
    <w:p w:rsidR="00000000" w:rsidDel="00000000" w:rsidP="00000000" w:rsidRDefault="00000000" w:rsidRPr="00000000" w14:paraId="00000698">
      <w:pPr>
        <w:pStyle w:val="Heading5"/>
        <w:spacing w:after="0" w:before="0" w:line="246.99999999999994" w:lineRule="auto"/>
        <w:ind w:left="0" w:right="6" w:firstLine="0"/>
        <w:rPr/>
      </w:pPr>
      <w:bookmarkStart w:colFirst="0" w:colLast="0" w:name="_heading=h.qucfg7kks10e" w:id="143"/>
      <w:bookmarkEnd w:id="143"/>
      <w:r w:rsidDel="00000000" w:rsidR="00000000" w:rsidRPr="00000000">
        <w:rPr>
          <w:rtl w:val="0"/>
        </w:rPr>
        <w:t xml:space="preserve">3.9.4.2.4 Retain</w:t>
      </w:r>
    </w:p>
    <w:p w:rsidR="00000000" w:rsidDel="00000000" w:rsidP="00000000" w:rsidRDefault="00000000" w:rsidRPr="00000000" w14:paraId="00000699">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69A">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field has the same meaning as with MQTT. It signifies whether the existing retained message for this topic is replaced or kept.</w:t>
      </w:r>
      <w:r w:rsidDel="00000000" w:rsidR="00000000" w:rsidRPr="00000000">
        <w:rPr>
          <w:rFonts w:ascii="Arial" w:cs="Arial" w:eastAsia="Arial" w:hAnsi="Arial"/>
          <w:rtl w:val="0"/>
        </w:rPr>
        <w:t xml:space="preserve">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w:t>
      </w:r>
    </w:p>
    <w:p w:rsidR="00000000" w:rsidDel="00000000" w:rsidP="00000000" w:rsidRDefault="00000000" w:rsidRPr="00000000" w14:paraId="0000069B">
      <w:pPr>
        <w:pStyle w:val="Heading4"/>
        <w:ind w:left="0" w:right="4" w:firstLine="0"/>
        <w:rPr>
          <w:rFonts w:ascii="Arial" w:cs="Arial" w:eastAsia="Arial" w:hAnsi="Arial"/>
        </w:rPr>
      </w:pPr>
      <w:bookmarkStart w:colFirst="0" w:colLast="0" w:name="_heading=h.1nia2ey" w:id="144"/>
      <w:bookmarkEnd w:id="144"/>
      <w:r w:rsidDel="00000000" w:rsidR="00000000" w:rsidRPr="00000000">
        <w:rPr>
          <w:rFonts w:ascii="Arial" w:cs="Arial" w:eastAsia="Arial" w:hAnsi="Arial"/>
          <w:rtl w:val="0"/>
        </w:rPr>
        <w:t xml:space="preserve">3.9.4.3 Packet Identifier</w:t>
      </w:r>
    </w:p>
    <w:p w:rsidR="00000000" w:rsidDel="00000000" w:rsidP="00000000" w:rsidRDefault="00000000" w:rsidRPr="00000000" w14:paraId="0000069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69D">
      <w:pPr>
        <w:pStyle w:val="Heading4"/>
        <w:ind w:left="0" w:right="4" w:firstLine="0"/>
        <w:rPr>
          <w:rFonts w:ascii="Arial" w:cs="Arial" w:eastAsia="Arial" w:hAnsi="Arial"/>
        </w:rPr>
      </w:pPr>
      <w:bookmarkStart w:colFirst="0" w:colLast="0" w:name="_heading=h.47hxl2r" w:id="145"/>
      <w:bookmarkEnd w:id="145"/>
      <w:r w:rsidDel="00000000" w:rsidR="00000000" w:rsidRPr="00000000">
        <w:rPr>
          <w:rFonts w:ascii="Arial" w:cs="Arial" w:eastAsia="Arial" w:hAnsi="Arial"/>
          <w:rtl w:val="0"/>
        </w:rPr>
        <w:t xml:space="preserve">3.9.4.4 Topic Data</w:t>
      </w:r>
    </w:p>
    <w:p w:rsidR="00000000" w:rsidDel="00000000" w:rsidP="00000000" w:rsidRDefault="00000000" w:rsidRPr="00000000" w14:paraId="0000069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w:t>
      </w:r>
      <w:sdt>
        <w:sdtPr>
          <w:tag w:val="goog_rdk_33"/>
        </w:sdtPr>
        <w:sdtContent>
          <w:ins w:author="davide.lenzarini@u-blox.com" w:id="2" w:date="2024-08-08T13:32:03Z">
            <w:r w:rsidDel="00000000" w:rsidR="00000000" w:rsidRPr="00000000">
              <w:rPr>
                <w:rFonts w:ascii="Arial" w:cs="Arial" w:eastAsia="Arial" w:hAnsi="Arial"/>
                <w:rtl w:val="0"/>
              </w:rPr>
              <w:t xml:space="preserve">session topic alias</w:t>
            </w:r>
          </w:ins>
        </w:sdtContent>
      </w:sdt>
      <w:sdt>
        <w:sdtPr>
          <w:tag w:val="goog_rdk_34"/>
        </w:sdtPr>
        <w:sdtContent>
          <w:del w:author="davide.lenzarini@u-blox.com" w:id="2" w:date="2024-08-08T13:32:03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69F">
      <w:pPr>
        <w:pStyle w:val="Heading4"/>
        <w:ind w:left="0" w:right="4" w:firstLine="0"/>
        <w:rPr>
          <w:rFonts w:ascii="Arial" w:cs="Arial" w:eastAsia="Arial" w:hAnsi="Arial"/>
        </w:rPr>
      </w:pPr>
      <w:bookmarkStart w:colFirst="0" w:colLast="0" w:name="_heading=h.2mn7vak" w:id="146"/>
      <w:bookmarkEnd w:id="146"/>
      <w:r w:rsidDel="00000000" w:rsidR="00000000" w:rsidRPr="00000000">
        <w:rPr>
          <w:rFonts w:ascii="Arial" w:cs="Arial" w:eastAsia="Arial" w:hAnsi="Arial"/>
          <w:rtl w:val="0"/>
        </w:rPr>
        <w:t xml:space="preserve">3.9.4.5 Data</w:t>
      </w:r>
    </w:p>
    <w:sdt>
      <w:sdtPr>
        <w:tag w:val="goog_rdk_39"/>
      </w:sdtPr>
      <w:sdtContent>
        <w:p w:rsidR="00000000" w:rsidDel="00000000" w:rsidP="00000000" w:rsidRDefault="00000000" w:rsidRPr="00000000" w14:paraId="000006A0">
          <w:pPr>
            <w:spacing w:after="306" w:lineRule="auto"/>
            <w:ind w:left="-5" w:right="4" w:firstLine="0"/>
            <w:rPr>
              <w:ins w:author="davide.lenzarini@u-blox.com" w:id="3" w:date="2024-08-06T14:41:38Z"/>
              <w:del w:author="davide.lenzarini@u-blox.com" w:id="3" w:date="2024-08-06T14:41:38Z"/>
              <w:rFonts w:ascii="Arial" w:cs="Arial" w:eastAsia="Arial" w:hAnsi="Arial"/>
            </w:rPr>
          </w:pPr>
          <w:sdt>
            <w:sdtPr>
              <w:tag w:val="goog_rdk_36"/>
            </w:sdtPr>
            <w:sdtContent>
              <w:del w:author="davide.lenzarini@u-blox.com" w:id="3" w:date="2024-08-06T14:41:38Z">
                <w:r w:rsidDel="00000000" w:rsidR="00000000" w:rsidRPr="00000000">
                  <w:rPr>
                    <w:rFonts w:ascii="Arial" w:cs="Arial" w:eastAsia="Arial" w:hAnsi="Arial"/>
                    <w:rtl w:val="0"/>
                  </w:rPr>
                  <w:delText xml:space="preserve">The </w:delText>
                </w:r>
                <w:r w:rsidDel="00000000" w:rsidR="00000000" w:rsidRPr="00000000">
                  <w:rPr>
                    <w:rFonts w:ascii="Arial" w:cs="Arial" w:eastAsia="Arial" w:hAnsi="Arial"/>
                    <w:i w:val="1"/>
                    <w:rtl w:val="0"/>
                  </w:rPr>
                  <w:delText xml:space="preserve">Data </w:delText>
                </w:r>
                <w:r w:rsidDel="00000000" w:rsidR="00000000" w:rsidRPr="00000000">
                  <w:rPr>
                    <w:rFonts w:ascii="Arial" w:cs="Arial" w:eastAsia="Arial" w:hAnsi="Arial"/>
                    <w:rtl w:val="0"/>
                  </w:rPr>
                  <w:delText xml:space="preserve">field corresponds to the payload of an MQTT PUBLISH packet. It has a variable length and contains the application data that is being published.</w:delText>
                </w:r>
              </w:del>
            </w:sdtContent>
          </w:sdt>
          <w:sdt>
            <w:sdtPr>
              <w:tag w:val="goog_rdk_37"/>
            </w:sdtPr>
            <w:sdtContent>
              <w:ins w:author="davide.lenzarini@u-blox.com" w:id="3" w:date="2024-08-06T14:41:38Z">
                <w:sdt>
                  <w:sdtPr>
                    <w:tag w:val="goog_rdk_38"/>
                  </w:sdtPr>
                  <w:sdtContent>
                    <w:del w:author="davide.lenzarini@u-blox.com" w:id="3" w:date="2024-08-06T14:41:38Z">
                      <w:r w:rsidDel="00000000" w:rsidR="00000000" w:rsidRPr="00000000">
                        <w:rPr>
                          <w:rtl w:val="0"/>
                        </w:rPr>
                      </w:r>
                    </w:del>
                  </w:sdtContent>
                </w:sdt>
              </w:ins>
            </w:sdtContent>
          </w:sdt>
        </w:p>
      </w:sdtContent>
    </w:sdt>
    <w:sdt>
      <w:sdtPr>
        <w:tag w:val="goog_rdk_41"/>
      </w:sdtPr>
      <w:sdtContent>
        <w:p w:rsidR="00000000" w:rsidDel="00000000" w:rsidP="00000000" w:rsidRDefault="00000000" w:rsidRPr="00000000" w14:paraId="000006A1">
          <w:pPr>
            <w:rPr>
              <w:rFonts w:ascii="Arial" w:cs="Arial" w:eastAsia="Arial" w:hAnsi="Arial"/>
            </w:rPr>
            <w:pPrChange w:author="davide.lenzarini@u-blox.com" w:id="0" w:date="2024-08-06T14:41:38Z">
              <w:pPr>
                <w:spacing w:after="306" w:lineRule="auto"/>
                <w:ind w:left="-5" w:right="4" w:firstLine="0"/>
              </w:pPr>
            </w:pPrChange>
          </w:pPr>
          <w:sdt>
            <w:sdtPr>
              <w:tag w:val="goog_rdk_40"/>
            </w:sdtPr>
            <w:sdtContent>
              <w:ins w:author="davide.lenzarini@u-blox.com" w:id="3" w:date="2024-08-06T14:41:38Z">
                <w:r w:rsidDel="00000000" w:rsidR="00000000" w:rsidRPr="00000000">
                  <w:rPr>
                    <w:rFonts w:ascii="Arial" w:cs="Arial" w:eastAsia="Arial" w:hAnsi="Arial"/>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ins>
            </w:sdtContent>
          </w:sdt>
          <w:r w:rsidDel="00000000" w:rsidR="00000000" w:rsidRPr="00000000">
            <w:rPr>
              <w:rtl w:val="0"/>
            </w:rPr>
          </w:r>
        </w:p>
      </w:sdtContent>
    </w:sdt>
    <w:p w:rsidR="00000000" w:rsidDel="00000000" w:rsidP="00000000" w:rsidRDefault="00000000" w:rsidRPr="00000000" w14:paraId="000006A2">
      <w:pPr>
        <w:pStyle w:val="Heading4"/>
        <w:spacing w:after="306" w:lineRule="auto"/>
        <w:ind w:left="-5" w:firstLine="0"/>
        <w:rPr/>
      </w:pPr>
      <w:bookmarkStart w:colFirst="0" w:colLast="0" w:name="_heading=h.3hu8nopr74va" w:id="147"/>
      <w:bookmarkEnd w:id="147"/>
      <w:r w:rsidDel="00000000" w:rsidR="00000000" w:rsidRPr="00000000">
        <w:rPr>
          <w:rtl w:val="0"/>
        </w:rPr>
        <w:t xml:space="preserve">3.9.4.6</w:t>
      </w:r>
      <w:r w:rsidDel="00000000" w:rsidR="00000000" w:rsidRPr="00000000">
        <w:rPr>
          <w:rtl w:val="0"/>
        </w:rPr>
        <w:t xml:space="preserve"> PUBLISH Actions</w:t>
      </w:r>
    </w:p>
    <w:p w:rsidR="00000000" w:rsidDel="00000000" w:rsidP="00000000" w:rsidRDefault="00000000" w:rsidRPr="00000000" w14:paraId="000006A3">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A4">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w:t>
      </w:r>
      <w:sdt>
        <w:sdtPr>
          <w:tag w:val="goog_rdk_42"/>
        </w:sdtPr>
        <w:sdtContent>
          <w:commentRangeStart w:id="26"/>
        </w:sdtContent>
      </w:sdt>
      <w:r w:rsidDel="00000000" w:rsidR="00000000" w:rsidRPr="00000000">
        <w:rPr>
          <w:rFonts w:ascii="Arial" w:cs="Arial" w:eastAsia="Arial" w:hAnsi="Arial"/>
          <w:color w:val="000000"/>
          <w:rtl w:val="0"/>
        </w:rPr>
        <w:t xml:space="preserve">Table 3‑3</w:t>
      </w:r>
      <w:commentRangeEnd w:id="26"/>
      <w:r w:rsidDel="00000000" w:rsidR="00000000" w:rsidRPr="00000000">
        <w:commentReference w:id="26"/>
      </w:r>
      <w:r w:rsidDel="00000000" w:rsidR="00000000" w:rsidRPr="00000000">
        <w:rPr>
          <w:rFonts w:ascii="Arial" w:cs="Arial" w:eastAsia="Arial" w:hAnsi="Arial"/>
          <w:color w:val="000000"/>
          <w:rtl w:val="0"/>
        </w:rPr>
        <w:t xml:space="preserve"> Expected PUBLISH packet response</w:t>
      </w:r>
    </w:p>
    <w:tbl>
      <w:tblPr>
        <w:tblStyle w:val="Table10"/>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5">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6">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7">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8">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9">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A">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B">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A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A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w:t>
      </w:r>
    </w:p>
    <w:p w:rsidR="00000000" w:rsidDel="00000000" w:rsidP="00000000" w:rsidRDefault="00000000" w:rsidRPr="00000000" w14:paraId="000006AF">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B0">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6B1">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6B2">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B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rtl w:val="0"/>
        </w:rPr>
        <w:t xml:space="preserve">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r w:rsidDel="00000000" w:rsidR="00000000" w:rsidRPr="00000000">
        <w:rPr>
          <w:rtl w:val="0"/>
        </w:rPr>
      </w:r>
    </w:p>
    <w:p w:rsidR="00000000" w:rsidDel="00000000" w:rsidP="00000000" w:rsidRDefault="00000000" w:rsidRPr="00000000" w14:paraId="000006B4">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6B5">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Sender might choose to suspend the sending of QoS 0 PUBLISH packets when it suspends the sending of QoS 1 and QoS 2 PUBLISH packets for Flow Control reasons.</w:t>
      </w:r>
    </w:p>
    <w:p w:rsidR="00000000" w:rsidDel="00000000" w:rsidP="00000000" w:rsidRDefault="00000000" w:rsidRPr="00000000" w14:paraId="000006B6">
      <w:pPr>
        <w:pStyle w:val="Heading3"/>
        <w:keepLines w:val="1"/>
        <w:spacing w:after="77" w:before="0" w:line="259" w:lineRule="auto"/>
        <w:ind w:left="0" w:firstLine="0"/>
        <w:rPr>
          <w:rFonts w:ascii="Arial" w:cs="Arial" w:eastAsia="Arial" w:hAnsi="Arial"/>
        </w:rPr>
      </w:pPr>
      <w:bookmarkStart w:colFirst="0" w:colLast="0" w:name="_heading=h.11si5id" w:id="148"/>
      <w:bookmarkEnd w:id="148"/>
      <w:r w:rsidDel="00000000" w:rsidR="00000000" w:rsidRPr="00000000">
        <w:rPr>
          <w:rtl w:val="0"/>
        </w:rPr>
        <w:t xml:space="preserve">3.9.5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B7">
      <w:pPr>
        <w:rPr/>
      </w:pPr>
      <w:r w:rsidDel="00000000" w:rsidR="00000000" w:rsidRPr="00000000">
        <w:rPr/>
        <w:drawing>
          <wp:inline distB="114300" distT="114300" distL="114300" distR="114300">
            <wp:extent cx="5943600" cy="1295400"/>
            <wp:effectExtent b="0" l="0" r="0" t="0"/>
            <wp:docPr id="55" name="image12.png"/>
            <a:graphic>
              <a:graphicData uri="http://schemas.openxmlformats.org/drawingml/2006/picture">
                <pic:pic>
                  <pic:nvPicPr>
                    <pic:cNvPr id="0" name="image12.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6B9">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BA">
      <w:pPr>
        <w:pStyle w:val="Heading4"/>
        <w:ind w:left="0" w:right="4" w:firstLine="0"/>
        <w:rPr>
          <w:rFonts w:ascii="Arial" w:cs="Arial" w:eastAsia="Arial" w:hAnsi="Arial"/>
        </w:rPr>
      </w:pPr>
      <w:bookmarkStart w:colFirst="0" w:colLast="0" w:name="_heading=h.3ls5o66" w:id="149"/>
      <w:bookmarkEnd w:id="149"/>
      <w:r w:rsidDel="00000000" w:rsidR="00000000" w:rsidRPr="00000000">
        <w:rPr>
          <w:rFonts w:ascii="Arial" w:cs="Arial" w:eastAsia="Arial" w:hAnsi="Arial"/>
          <w:rtl w:val="0"/>
        </w:rPr>
        <w:t xml:space="preserve">3.9.5.1 PUBACK Header</w:t>
      </w:r>
    </w:p>
    <w:p w:rsidR="00000000" w:rsidDel="00000000" w:rsidP="00000000" w:rsidRDefault="00000000" w:rsidRPr="00000000" w14:paraId="000006B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BC">
      <w:pPr>
        <w:pStyle w:val="Heading4"/>
        <w:ind w:left="0" w:right="4" w:firstLine="0"/>
        <w:rPr>
          <w:rFonts w:ascii="Arial" w:cs="Arial" w:eastAsia="Arial" w:hAnsi="Arial"/>
        </w:rPr>
      </w:pPr>
      <w:bookmarkStart w:colFirst="0" w:colLast="0" w:name="_heading=h.20xfydz" w:id="150"/>
      <w:bookmarkEnd w:id="150"/>
      <w:r w:rsidDel="00000000" w:rsidR="00000000" w:rsidRPr="00000000">
        <w:rPr>
          <w:rFonts w:ascii="Arial" w:cs="Arial" w:eastAsia="Arial" w:hAnsi="Arial"/>
          <w:rtl w:val="0"/>
        </w:rPr>
        <w:t xml:space="preserve">3.9.5.2 Packet Identifier</w:t>
      </w:r>
    </w:p>
    <w:p w:rsidR="00000000" w:rsidDel="00000000" w:rsidP="00000000" w:rsidRDefault="00000000" w:rsidRPr="00000000" w14:paraId="000006B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BE">
      <w:pPr>
        <w:pStyle w:val="Heading4"/>
        <w:spacing w:after="0" w:before="0" w:line="422" w:lineRule="auto"/>
        <w:ind w:left="0" w:firstLine="0"/>
        <w:jc w:val="both"/>
        <w:rPr>
          <w:rFonts w:ascii="Arial" w:cs="Arial" w:eastAsia="Arial" w:hAnsi="Arial"/>
        </w:rPr>
      </w:pPr>
      <w:bookmarkStart w:colFirst="0" w:colLast="0" w:name="_heading=h.6vzc3pa0vvfr" w:id="151"/>
      <w:bookmarkEnd w:id="151"/>
      <w:r w:rsidDel="00000000" w:rsidR="00000000" w:rsidRPr="00000000">
        <w:rPr>
          <w:rtl w:val="0"/>
        </w:rPr>
        <w:t xml:space="preserve">3.9.5.3 Reason Code</w:t>
      </w:r>
      <w:r w:rsidDel="00000000" w:rsidR="00000000" w:rsidRPr="00000000">
        <w:rPr>
          <w:rtl w:val="0"/>
        </w:rPr>
      </w:r>
    </w:p>
    <w:p w:rsidR="00000000" w:rsidDel="00000000" w:rsidP="00000000" w:rsidRDefault="00000000" w:rsidRPr="00000000" w14:paraId="000006BF">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C0">
      <w:pPr>
        <w:pStyle w:val="Heading4"/>
        <w:spacing w:after="174" w:before="0" w:line="248.00000000000006" w:lineRule="auto"/>
        <w:ind w:left="0" w:firstLine="0"/>
        <w:jc w:val="both"/>
        <w:rPr/>
      </w:pPr>
      <w:bookmarkStart w:colFirst="0" w:colLast="0" w:name="_heading=h.xgybvs5ktz8v" w:id="152"/>
      <w:bookmarkEnd w:id="152"/>
      <w:r w:rsidDel="00000000" w:rsidR="00000000" w:rsidRPr="00000000">
        <w:rPr>
          <w:rtl w:val="0"/>
        </w:rPr>
        <w:t xml:space="preserve">3.9.5.4 </w:t>
      </w:r>
      <w:r w:rsidDel="00000000" w:rsidR="00000000" w:rsidRPr="00000000">
        <w:rPr>
          <w:rtl w:val="0"/>
        </w:rPr>
        <w:t xml:space="preserve">PUBACK Actions</w:t>
      </w:r>
    </w:p>
    <w:p w:rsidR="00000000" w:rsidDel="00000000" w:rsidP="00000000" w:rsidRDefault="00000000" w:rsidRPr="00000000" w14:paraId="000006C1">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6C2">
      <w:pPr>
        <w:pStyle w:val="Heading3"/>
        <w:keepLines w:val="1"/>
        <w:spacing w:after="109" w:before="0" w:line="259" w:lineRule="auto"/>
        <w:ind w:left="0" w:right="4" w:firstLine="0"/>
        <w:rPr>
          <w:rFonts w:ascii="Arial" w:cs="Arial" w:eastAsia="Arial" w:hAnsi="Arial"/>
        </w:rPr>
      </w:pPr>
      <w:bookmarkStart w:colFirst="0" w:colLast="0" w:name="_heading=h.302dr9l" w:id="153"/>
      <w:bookmarkEnd w:id="153"/>
      <w:r w:rsidDel="00000000" w:rsidR="00000000" w:rsidRPr="00000000">
        <w:rPr>
          <w:rtl w:val="0"/>
        </w:rPr>
        <w:t xml:space="preserve">3.9.6</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C3">
      <w:pPr>
        <w:rPr/>
      </w:pPr>
      <w:r w:rsidDel="00000000" w:rsidR="00000000" w:rsidRPr="00000000">
        <w:rPr/>
        <w:drawing>
          <wp:inline distB="114300" distT="114300" distL="114300" distR="114300">
            <wp:extent cx="5943600" cy="1295400"/>
            <wp:effectExtent b="0" l="0" r="0" t="0"/>
            <wp:docPr id="28" name="image4.png"/>
            <a:graphic>
              <a:graphicData uri="http://schemas.openxmlformats.org/drawingml/2006/picture">
                <pic:pic>
                  <pic:nvPicPr>
                    <pic:cNvPr id="0" name="image4.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43"/>
        </w:sdtPr>
        <w:sdtContent>
          <w:commentRangeStart w:id="27"/>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w:t>
      </w:r>
      <w:commentRangeEnd w:id="27"/>
      <w:r w:rsidDel="00000000" w:rsidR="00000000" w:rsidRPr="00000000">
        <w:commentReference w:id="27"/>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PUBREC packet</w:t>
      </w:r>
    </w:p>
    <w:p w:rsidR="00000000" w:rsidDel="00000000" w:rsidP="00000000" w:rsidRDefault="00000000" w:rsidRPr="00000000" w14:paraId="000006C5">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C6">
      <w:pPr>
        <w:pStyle w:val="Heading4"/>
        <w:ind w:left="0" w:firstLine="0"/>
        <w:rPr/>
      </w:pPr>
      <w:bookmarkStart w:colFirst="0" w:colLast="0" w:name="_heading=h.1f7o1he" w:id="154"/>
      <w:bookmarkEnd w:id="154"/>
      <w:r w:rsidDel="00000000" w:rsidR="00000000" w:rsidRPr="00000000">
        <w:rPr>
          <w:rtl w:val="0"/>
        </w:rPr>
        <w:t xml:space="preserve">3.9.6.1 PUBREC Header</w:t>
      </w:r>
    </w:p>
    <w:p w:rsidR="00000000" w:rsidDel="00000000" w:rsidP="00000000" w:rsidRDefault="00000000" w:rsidRPr="00000000" w14:paraId="000006C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C8">
      <w:pPr>
        <w:pStyle w:val="Heading4"/>
        <w:ind w:left="0" w:right="4" w:firstLine="0"/>
        <w:rPr>
          <w:rFonts w:ascii="Arial" w:cs="Arial" w:eastAsia="Arial" w:hAnsi="Arial"/>
        </w:rPr>
      </w:pPr>
      <w:bookmarkStart w:colFirst="0" w:colLast="0" w:name="_heading=h.3z7bk57" w:id="155"/>
      <w:bookmarkEnd w:id="155"/>
      <w:r w:rsidDel="00000000" w:rsidR="00000000" w:rsidRPr="00000000">
        <w:rPr>
          <w:rFonts w:ascii="Arial" w:cs="Arial" w:eastAsia="Arial" w:hAnsi="Arial"/>
          <w:rtl w:val="0"/>
        </w:rPr>
        <w:t xml:space="preserve">3.</w:t>
      </w:r>
      <w:r w:rsidDel="00000000" w:rsidR="00000000" w:rsidRPr="00000000">
        <w:rPr>
          <w:rtl w:val="0"/>
        </w:rPr>
        <w:t xml:space="preserve">9.6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C9">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CA">
      <w:pPr>
        <w:pStyle w:val="Heading4"/>
        <w:spacing w:after="0" w:before="0" w:line="422" w:lineRule="auto"/>
        <w:ind w:left="0" w:firstLine="0"/>
        <w:jc w:val="both"/>
        <w:rPr>
          <w:rFonts w:ascii="Arial" w:cs="Arial" w:eastAsia="Arial" w:hAnsi="Arial"/>
        </w:rPr>
      </w:pPr>
      <w:bookmarkStart w:colFirst="0" w:colLast="0" w:name="_heading=h.r1l18glza5z5" w:id="156"/>
      <w:bookmarkEnd w:id="156"/>
      <w:r w:rsidDel="00000000" w:rsidR="00000000" w:rsidRPr="00000000">
        <w:rPr>
          <w:rFonts w:ascii="Arial" w:cs="Arial" w:eastAsia="Arial" w:hAnsi="Arial"/>
          <w:rtl w:val="0"/>
        </w:rPr>
        <w:t xml:space="preserve">3.</w:t>
      </w:r>
      <w:r w:rsidDel="00000000" w:rsidR="00000000" w:rsidRPr="00000000">
        <w:rPr>
          <w:rtl w:val="0"/>
        </w:rPr>
        <w:t xml:space="preserve">9.6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CB">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CC">
      <w:pPr>
        <w:pStyle w:val="Heading4"/>
        <w:spacing w:after="174" w:before="0" w:line="248.00000000000006" w:lineRule="auto"/>
        <w:ind w:left="0" w:firstLine="0"/>
        <w:jc w:val="both"/>
        <w:rPr/>
      </w:pPr>
      <w:bookmarkStart w:colFirst="0" w:colLast="0" w:name="_heading=h.kktb96s9v8sj" w:id="157"/>
      <w:bookmarkEnd w:id="157"/>
      <w:r w:rsidDel="00000000" w:rsidR="00000000" w:rsidRPr="00000000">
        <w:rPr>
          <w:rtl w:val="0"/>
        </w:rPr>
        <w:t xml:space="preserve">3.</w:t>
      </w:r>
      <w:r w:rsidDel="00000000" w:rsidR="00000000" w:rsidRPr="00000000">
        <w:rPr>
          <w:rtl w:val="0"/>
        </w:rPr>
        <w:t xml:space="preserve">9.6</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C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CE">
      <w:pPr>
        <w:pStyle w:val="Heading3"/>
        <w:keepLines w:val="1"/>
        <w:spacing w:after="109" w:before="0" w:line="259" w:lineRule="auto"/>
        <w:ind w:left="0" w:right="4" w:firstLine="0"/>
        <w:rPr>
          <w:rFonts w:ascii="Arial" w:cs="Arial" w:eastAsia="Arial" w:hAnsi="Arial"/>
        </w:rPr>
      </w:pPr>
      <w:bookmarkStart w:colFirst="0" w:colLast="0" w:name="_heading=h.2eclud0" w:id="158"/>
      <w:bookmarkEnd w:id="158"/>
      <w:r w:rsidDel="00000000" w:rsidR="00000000" w:rsidRPr="00000000">
        <w:rPr>
          <w:rtl w:val="0"/>
        </w:rPr>
        <w:t xml:space="preserve">3.9.7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CF">
      <w:pPr>
        <w:rPr/>
      </w:pPr>
      <w:r w:rsidDel="00000000" w:rsidR="00000000" w:rsidRPr="00000000">
        <w:rPr/>
        <w:drawing>
          <wp:inline distB="114300" distT="114300" distL="114300" distR="114300">
            <wp:extent cx="5943600" cy="1295400"/>
            <wp:effectExtent b="0" l="0" r="0" t="0"/>
            <wp:docPr id="46" name="image7.png"/>
            <a:graphic>
              <a:graphicData uri="http://schemas.openxmlformats.org/drawingml/2006/picture">
                <pic:pic>
                  <pic:nvPicPr>
                    <pic:cNvPr id="0" name="image7.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6D1">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D2">
      <w:pPr>
        <w:pStyle w:val="Heading4"/>
        <w:ind w:left="0" w:firstLine="0"/>
        <w:rPr>
          <w:rFonts w:ascii="Arial" w:cs="Arial" w:eastAsia="Arial" w:hAnsi="Arial"/>
        </w:rPr>
      </w:pPr>
      <w:bookmarkStart w:colFirst="0" w:colLast="0" w:name="_heading=h.thw4kt" w:id="159"/>
      <w:bookmarkEnd w:id="159"/>
      <w:r w:rsidDel="00000000" w:rsidR="00000000" w:rsidRPr="00000000">
        <w:rPr>
          <w:rFonts w:ascii="Arial" w:cs="Arial" w:eastAsia="Arial" w:hAnsi="Arial"/>
          <w:rtl w:val="0"/>
        </w:rPr>
        <w:t xml:space="preserve">3.</w:t>
      </w:r>
      <w:r w:rsidDel="00000000" w:rsidR="00000000" w:rsidRPr="00000000">
        <w:rPr>
          <w:rtl w:val="0"/>
        </w:rPr>
        <w:t xml:space="preserve">9.7</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D3">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D4">
      <w:pPr>
        <w:pStyle w:val="Heading4"/>
        <w:ind w:left="0" w:right="4" w:firstLine="0"/>
        <w:rPr>
          <w:rFonts w:ascii="Arial" w:cs="Arial" w:eastAsia="Arial" w:hAnsi="Arial"/>
        </w:rPr>
      </w:pPr>
      <w:bookmarkStart w:colFirst="0" w:colLast="0" w:name="_heading=h.3dhjn8m" w:id="160"/>
      <w:bookmarkEnd w:id="160"/>
      <w:r w:rsidDel="00000000" w:rsidR="00000000" w:rsidRPr="00000000">
        <w:rPr>
          <w:rFonts w:ascii="Arial" w:cs="Arial" w:eastAsia="Arial" w:hAnsi="Arial"/>
          <w:rtl w:val="0"/>
        </w:rPr>
        <w:t xml:space="preserve">3.</w:t>
      </w:r>
      <w:r w:rsidDel="00000000" w:rsidR="00000000" w:rsidRPr="00000000">
        <w:rPr>
          <w:rtl w:val="0"/>
        </w:rPr>
        <w:t xml:space="preserve">9.7</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D5">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D6">
      <w:pPr>
        <w:pStyle w:val="Heading4"/>
        <w:spacing w:after="0" w:before="0" w:line="422" w:lineRule="auto"/>
        <w:ind w:left="0" w:firstLine="0"/>
        <w:jc w:val="both"/>
        <w:rPr>
          <w:rFonts w:ascii="Arial" w:cs="Arial" w:eastAsia="Arial" w:hAnsi="Arial"/>
        </w:rPr>
      </w:pPr>
      <w:bookmarkStart w:colFirst="0" w:colLast="0" w:name="_heading=h.93he5qdacswt" w:id="161"/>
      <w:bookmarkEnd w:id="161"/>
      <w:r w:rsidDel="00000000" w:rsidR="00000000" w:rsidRPr="00000000">
        <w:rPr>
          <w:rFonts w:ascii="Arial" w:cs="Arial" w:eastAsia="Arial" w:hAnsi="Arial"/>
          <w:rtl w:val="0"/>
        </w:rPr>
        <w:t xml:space="preserve">3.</w:t>
      </w:r>
      <w:r w:rsidDel="00000000" w:rsidR="00000000" w:rsidRPr="00000000">
        <w:rPr>
          <w:b w:val="1"/>
          <w:color w:val="446caa"/>
          <w:sz w:val="24"/>
          <w:szCs w:val="24"/>
          <w:rtl w:val="0"/>
        </w:rPr>
        <w:t xml:space="preserve">9.7</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D7">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w:t>
      </w:r>
      <w:r w:rsidDel="00000000" w:rsidR="00000000" w:rsidRPr="00000000">
        <w:rPr>
          <w:rtl w:val="0"/>
        </w:rPr>
      </w:r>
    </w:p>
    <w:p w:rsidR="00000000" w:rsidDel="00000000" w:rsidP="00000000" w:rsidRDefault="00000000" w:rsidRPr="00000000" w14:paraId="000006D8">
      <w:pPr>
        <w:pStyle w:val="Heading4"/>
        <w:spacing w:after="174" w:before="0" w:line="248.00000000000006" w:lineRule="auto"/>
        <w:ind w:left="0" w:firstLine="0"/>
        <w:jc w:val="both"/>
        <w:rPr/>
      </w:pPr>
      <w:bookmarkStart w:colFirst="0" w:colLast="0" w:name="_heading=h.nj4sqaal9xm4" w:id="162"/>
      <w:bookmarkEnd w:id="162"/>
      <w:r w:rsidDel="00000000" w:rsidR="00000000" w:rsidRPr="00000000">
        <w:rPr>
          <w:rtl w:val="0"/>
        </w:rPr>
        <w:t xml:space="preserve">3.9.7.4 PUBREL Actions</w:t>
      </w:r>
    </w:p>
    <w:p w:rsidR="00000000" w:rsidDel="00000000" w:rsidP="00000000" w:rsidRDefault="00000000" w:rsidRPr="00000000" w14:paraId="000006D9">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6DA">
      <w:pPr>
        <w:pStyle w:val="Heading3"/>
        <w:keepLines w:val="1"/>
        <w:spacing w:after="109" w:before="0" w:line="259" w:lineRule="auto"/>
        <w:ind w:left="0" w:right="4" w:firstLine="0"/>
        <w:rPr>
          <w:rFonts w:ascii="Arial" w:cs="Arial" w:eastAsia="Arial" w:hAnsi="Arial"/>
        </w:rPr>
      </w:pPr>
      <w:bookmarkStart w:colFirst="0" w:colLast="0" w:name="_heading=h.1smtxgf" w:id="163"/>
      <w:bookmarkEnd w:id="163"/>
      <w:r w:rsidDel="00000000" w:rsidR="00000000" w:rsidRPr="00000000">
        <w:rPr>
          <w:rtl w:val="0"/>
        </w:rPr>
        <w:t xml:space="preserve">3.9.8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DB">
      <w:pPr>
        <w:rPr/>
      </w:pPr>
      <w:r w:rsidDel="00000000" w:rsidR="00000000" w:rsidRPr="00000000">
        <w:rPr/>
        <w:drawing>
          <wp:inline distB="114300" distT="114300" distL="114300" distR="114300">
            <wp:extent cx="5943600" cy="1295400"/>
            <wp:effectExtent b="0" l="0" r="0" t="0"/>
            <wp:docPr id="37" name="image9.png"/>
            <a:graphic>
              <a:graphicData uri="http://schemas.openxmlformats.org/drawingml/2006/picture">
                <pic:pic>
                  <pic:nvPicPr>
                    <pic:cNvPr id="0" name="image9.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6DD">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DE">
      <w:pPr>
        <w:pStyle w:val="Heading4"/>
        <w:ind w:left="0" w:right="4" w:firstLine="0"/>
        <w:rPr>
          <w:rFonts w:ascii="Arial" w:cs="Arial" w:eastAsia="Arial" w:hAnsi="Arial"/>
        </w:rPr>
      </w:pPr>
      <w:bookmarkStart w:colFirst="0" w:colLast="0" w:name="_heading=h.4cmhg48" w:id="164"/>
      <w:bookmarkEnd w:id="164"/>
      <w:r w:rsidDel="00000000" w:rsidR="00000000" w:rsidRPr="00000000">
        <w:rPr>
          <w:rFonts w:ascii="Arial" w:cs="Arial" w:eastAsia="Arial" w:hAnsi="Arial"/>
          <w:rtl w:val="0"/>
        </w:rPr>
        <w:t xml:space="preserve">3.9.8.1 PUBCOMP Header</w:t>
      </w:r>
    </w:p>
    <w:p w:rsidR="00000000" w:rsidDel="00000000" w:rsidP="00000000" w:rsidRDefault="00000000" w:rsidRPr="00000000" w14:paraId="000006D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E0">
      <w:pPr>
        <w:pStyle w:val="Heading4"/>
        <w:ind w:left="0" w:right="4" w:firstLine="0"/>
        <w:rPr>
          <w:rFonts w:ascii="Arial" w:cs="Arial" w:eastAsia="Arial" w:hAnsi="Arial"/>
        </w:rPr>
      </w:pPr>
      <w:bookmarkStart w:colFirst="0" w:colLast="0" w:name="_heading=h.2rrrqc1" w:id="165"/>
      <w:bookmarkEnd w:id="165"/>
      <w:r w:rsidDel="00000000" w:rsidR="00000000" w:rsidRPr="00000000">
        <w:rPr>
          <w:rFonts w:ascii="Arial" w:cs="Arial" w:eastAsia="Arial" w:hAnsi="Arial"/>
          <w:rtl w:val="0"/>
        </w:rPr>
        <w:t xml:space="preserve">3.9.8.2 Packet Identifier</w:t>
      </w:r>
    </w:p>
    <w:p w:rsidR="00000000" w:rsidDel="00000000" w:rsidP="00000000" w:rsidRDefault="00000000" w:rsidRPr="00000000" w14:paraId="000006E1">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E2">
      <w:pPr>
        <w:pStyle w:val="Heading4"/>
        <w:ind w:left="0" w:right="4" w:firstLine="0"/>
        <w:rPr>
          <w:rFonts w:ascii="Arial" w:cs="Arial" w:eastAsia="Arial" w:hAnsi="Arial"/>
        </w:rPr>
      </w:pPr>
      <w:bookmarkStart w:colFirst="0" w:colLast="0" w:name="_heading=h.j9ce9nedlrkd" w:id="166"/>
      <w:bookmarkEnd w:id="166"/>
      <w:r w:rsidDel="00000000" w:rsidR="00000000" w:rsidRPr="00000000">
        <w:rPr>
          <w:rFonts w:ascii="Arial" w:cs="Arial" w:eastAsia="Arial" w:hAnsi="Arial"/>
          <w:rtl w:val="0"/>
        </w:rPr>
        <w:t xml:space="preserve">3.9.8.3 Reason Code</w:t>
      </w:r>
    </w:p>
    <w:p w:rsidR="00000000" w:rsidDel="00000000" w:rsidP="00000000" w:rsidRDefault="00000000" w:rsidRPr="00000000" w14:paraId="000006E3">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w:t>
      </w:r>
      <w:r w:rsidDel="00000000" w:rsidR="00000000" w:rsidRPr="00000000">
        <w:rPr>
          <w:rtl w:val="0"/>
        </w:rPr>
      </w:r>
    </w:p>
    <w:p w:rsidR="00000000" w:rsidDel="00000000" w:rsidP="00000000" w:rsidRDefault="00000000" w:rsidRPr="00000000" w14:paraId="000006E4">
      <w:pPr>
        <w:pStyle w:val="Heading4"/>
        <w:spacing w:after="174" w:before="0" w:line="248.00000000000006" w:lineRule="auto"/>
        <w:ind w:left="0" w:firstLine="0"/>
        <w:jc w:val="both"/>
        <w:rPr/>
      </w:pPr>
      <w:bookmarkStart w:colFirst="0" w:colLast="0" w:name="_heading=h.wwlbpe629g7j" w:id="167"/>
      <w:bookmarkEnd w:id="167"/>
      <w:r w:rsidDel="00000000" w:rsidR="00000000" w:rsidRPr="00000000">
        <w:rPr>
          <w:rtl w:val="0"/>
        </w:rPr>
        <w:t xml:space="preserve">3.9.8.4 PUBCOMP Actions</w:t>
      </w:r>
    </w:p>
    <w:p w:rsidR="00000000" w:rsidDel="00000000" w:rsidP="00000000" w:rsidRDefault="00000000" w:rsidRPr="00000000" w14:paraId="000006E5">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6E6">
      <w:pPr>
        <w:pStyle w:val="Heading2"/>
        <w:keepLines w:val="1"/>
        <w:spacing w:after="118" w:before="0" w:line="259" w:lineRule="auto"/>
        <w:ind w:left="0" w:firstLine="0"/>
        <w:rPr/>
      </w:pPr>
      <w:bookmarkStart w:colFirst="0" w:colLast="0" w:name="_heading=h.16x20ju" w:id="168"/>
      <w:bookmarkEnd w:id="168"/>
      <w:r w:rsidDel="00000000" w:rsidR="00000000" w:rsidRPr="00000000">
        <w:rPr>
          <w:rtl w:val="0"/>
        </w:rPr>
        <w:t xml:space="preserve">3.10 </w:t>
      </w:r>
      <w:r w:rsidDel="00000000" w:rsidR="00000000" w:rsidRPr="00000000">
        <w:rPr>
          <w:rFonts w:ascii="Arial" w:cs="Arial" w:eastAsia="Arial" w:hAnsi="Arial"/>
          <w:rtl w:val="0"/>
        </w:rPr>
        <w:t xml:space="preserve">SUBSCRIBE - Subscribe Request</w:t>
      </w:r>
      <w:r w:rsidDel="00000000" w:rsidR="00000000" w:rsidRPr="00000000">
        <w:rPr>
          <w:rtl w:val="0"/>
        </w:rPr>
      </w:r>
    </w:p>
    <w:p w:rsidR="00000000" w:rsidDel="00000000" w:rsidP="00000000" w:rsidRDefault="00000000" w:rsidRPr="00000000" w14:paraId="000006E7">
      <w:pPr>
        <w:rPr/>
      </w:pPr>
      <w:r w:rsidDel="00000000" w:rsidR="00000000" w:rsidRPr="00000000">
        <w:rPr/>
        <w:drawing>
          <wp:inline distB="114300" distT="114300" distL="114300" distR="114300">
            <wp:extent cx="5943600" cy="2159000"/>
            <wp:effectExtent b="0" l="0" r="0" t="0"/>
            <wp:docPr id="25" name="image15.png"/>
            <a:graphic>
              <a:graphicData uri="http://schemas.openxmlformats.org/drawingml/2006/picture">
                <pic:pic>
                  <pic:nvPicPr>
                    <pic:cNvPr id="0" name="image15.png"/>
                    <pic:cNvPicPr preferRelativeResize="0"/>
                  </pic:nvPicPr>
                  <pic:blipFill>
                    <a:blip r:embed="rId78"/>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Or</w:t>
      </w:r>
    </w:p>
    <w:p w:rsidR="00000000" w:rsidDel="00000000" w:rsidP="00000000" w:rsidRDefault="00000000" w:rsidRPr="00000000" w14:paraId="000006E9">
      <w:pPr>
        <w:rPr/>
      </w:pPr>
      <w:r w:rsidDel="00000000" w:rsidR="00000000" w:rsidRPr="00000000">
        <w:rPr/>
        <w:drawing>
          <wp:inline distB="114300" distT="114300" distL="114300" distR="114300">
            <wp:extent cx="5943600" cy="2451100"/>
            <wp:effectExtent b="0" l="0" r="0" t="0"/>
            <wp:docPr id="51" name="image22.png"/>
            <a:graphic>
              <a:graphicData uri="http://schemas.openxmlformats.org/drawingml/2006/picture">
                <pic:pic>
                  <pic:nvPicPr>
                    <pic:cNvPr id="0" name="image22.png"/>
                    <pic:cNvPicPr preferRelativeResize="0"/>
                  </pic:nvPicPr>
                  <pic:blipFill>
                    <a:blip r:embed="rId7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6EB">
      <w:pPr>
        <w:ind w:left="-5" w:right="4" w:firstLine="0"/>
        <w:rPr>
          <w:rFonts w:ascii="Arial" w:cs="Arial" w:eastAsia="Arial" w:hAnsi="Arial"/>
        </w:rPr>
      </w:pPr>
      <w:r w:rsidDel="00000000" w:rsidR="00000000" w:rsidRPr="00000000">
        <w:rPr>
          <w:rFonts w:ascii="Arial" w:cs="Arial" w:eastAsia="Arial" w:hAnsi="Arial"/>
          <w:rtl w:val="0"/>
        </w:rPr>
        <w:t xml:space="preserve">The SUBSCRIBE packet</w:t>
      </w:r>
      <w:r w:rsidDel="00000000" w:rsidR="00000000" w:rsidRPr="00000000">
        <w:rPr>
          <w:rFonts w:ascii="Arial" w:cs="Arial" w:eastAsia="Arial" w:hAnsi="Arial"/>
          <w:rtl w:val="0"/>
        </w:rPr>
        <w:t xml:space="preserve"> is used by a client to subscribe to a certain topic name.</w:t>
      </w:r>
    </w:p>
    <w:p w:rsidR="00000000" w:rsidDel="00000000" w:rsidP="00000000" w:rsidRDefault="00000000" w:rsidRPr="00000000" w14:paraId="000006EC">
      <w:pPr>
        <w:pStyle w:val="Heading3"/>
        <w:ind w:left="0" w:firstLine="0"/>
        <w:rPr/>
      </w:pPr>
      <w:bookmarkStart w:colFirst="0" w:colLast="0" w:name="_heading=h.3qwpj7n" w:id="169"/>
      <w:bookmarkEnd w:id="169"/>
      <w:r w:rsidDel="00000000" w:rsidR="00000000" w:rsidRPr="00000000">
        <w:rPr>
          <w:rtl w:val="0"/>
        </w:rPr>
        <w:t xml:space="preserve">3.10.1 SUBSCRIBE Header</w:t>
      </w:r>
    </w:p>
    <w:p w:rsidR="00000000" w:rsidDel="00000000" w:rsidP="00000000" w:rsidRDefault="00000000" w:rsidRPr="00000000" w14:paraId="000006E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EE">
      <w:pPr>
        <w:pStyle w:val="Heading3"/>
        <w:ind w:left="0" w:firstLine="0"/>
        <w:rPr/>
      </w:pPr>
      <w:bookmarkStart w:colFirst="0" w:colLast="0" w:name="_heading=h.261ztfg" w:id="170"/>
      <w:bookmarkEnd w:id="170"/>
      <w:r w:rsidDel="00000000" w:rsidR="00000000" w:rsidRPr="00000000">
        <w:rPr>
          <w:rtl w:val="0"/>
        </w:rPr>
        <w:t xml:space="preserve">3.10.2 SUBSCRIBE Flags</w:t>
      </w:r>
    </w:p>
    <w:p w:rsidR="00000000" w:rsidDel="00000000" w:rsidP="00000000" w:rsidRDefault="00000000" w:rsidRPr="00000000" w14:paraId="000006EF">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F0">
      <w:pPr>
        <w:pStyle w:val="Heading4"/>
        <w:spacing w:after="0" w:before="0" w:line="248.00000000000006" w:lineRule="auto"/>
        <w:ind w:left="0" w:firstLine="0"/>
        <w:rPr/>
      </w:pPr>
      <w:bookmarkStart w:colFirst="0" w:colLast="0" w:name="_heading=h.o4chcds3950x" w:id="171"/>
      <w:bookmarkEnd w:id="171"/>
      <w:r w:rsidDel="00000000" w:rsidR="00000000" w:rsidRPr="00000000">
        <w:rPr>
          <w:rtl w:val="0"/>
        </w:rPr>
        <w:t xml:space="preserve">3.10.2.1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6F1">
      <w:pPr>
        <w:rPr/>
      </w:pPr>
      <w:r w:rsidDel="00000000" w:rsidR="00000000" w:rsidRPr="00000000">
        <w:rPr>
          <w:b w:val="1"/>
          <w:rtl w:val="0"/>
        </w:rPr>
        <w:t xml:space="preserve">Position</w:t>
      </w:r>
      <w:r w:rsidDel="00000000" w:rsidR="00000000" w:rsidRPr="00000000">
        <w:rPr>
          <w:rtl w:val="0"/>
        </w:rPr>
        <w:t xml:space="preserve">: bits 0 and 1 of the SUBSCRIBE Flags.</w:t>
      </w:r>
      <w:r w:rsidDel="00000000" w:rsidR="00000000" w:rsidRPr="00000000">
        <w:rPr>
          <w:rtl w:val="0"/>
        </w:rPr>
      </w:r>
    </w:p>
    <w:p w:rsidR="00000000" w:rsidDel="00000000" w:rsidP="00000000" w:rsidRDefault="00000000" w:rsidRPr="00000000" w14:paraId="000006F2">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This field determines the format of the topic data field. 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6F3">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All Topic Types are allowed in the SUBSCRIBE packet, but the Short Topic Name</w:t>
      </w:r>
    </w:p>
    <w:p w:rsidR="00000000" w:rsidDel="00000000" w:rsidP="00000000" w:rsidRDefault="00000000" w:rsidRPr="00000000" w14:paraId="000006F4">
      <w:pPr>
        <w:pStyle w:val="Heading4"/>
        <w:spacing w:after="0" w:before="0" w:line="248.00000000000006" w:lineRule="auto"/>
        <w:ind w:left="0" w:firstLine="0"/>
        <w:rPr/>
      </w:pPr>
      <w:bookmarkStart w:colFirst="0" w:colLast="0" w:name="_heading=h.cqknfyf6vt7z" w:id="172"/>
      <w:bookmarkEnd w:id="172"/>
      <w:r w:rsidDel="00000000" w:rsidR="00000000" w:rsidRPr="00000000">
        <w:rPr>
          <w:rtl w:val="0"/>
        </w:rPr>
        <w:t xml:space="preserve">3.10.2.2 Retain handling</w:t>
      </w:r>
    </w:p>
    <w:p w:rsidR="00000000" w:rsidDel="00000000" w:rsidP="00000000" w:rsidRDefault="00000000" w:rsidRPr="00000000" w14:paraId="000006F5">
      <w:pPr>
        <w:rPr/>
      </w:pPr>
      <w:r w:rsidDel="00000000" w:rsidR="00000000" w:rsidRPr="00000000">
        <w:rPr>
          <w:b w:val="1"/>
          <w:rtl w:val="0"/>
        </w:rPr>
        <w:t xml:space="preserve">Position</w:t>
      </w:r>
      <w:r w:rsidDel="00000000" w:rsidR="00000000" w:rsidRPr="00000000">
        <w:rPr>
          <w:rtl w:val="0"/>
        </w:rPr>
        <w:t xml:space="preserve">: bits 2 and 3 of the SUBSCRIBE Flags.</w:t>
      </w:r>
    </w:p>
    <w:p w:rsidR="00000000" w:rsidDel="00000000" w:rsidP="00000000" w:rsidRDefault="00000000" w:rsidRPr="00000000" w14:paraId="000006F6">
      <w:pPr>
        <w:spacing w:after="0" w:before="0" w:line="248.00000000000006"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F7">
      <w:pPr>
        <w:spacing w:after="0" w:before="0" w:line="248.00000000000006" w:lineRule="auto"/>
        <w:ind w:left="72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 Send retained messages at the time of the subscribe</w:t>
      </w:r>
    </w:p>
    <w:p w:rsidR="00000000" w:rsidDel="00000000" w:rsidP="00000000" w:rsidRDefault="00000000" w:rsidRPr="00000000" w14:paraId="000006F8">
      <w:pPr>
        <w:spacing w:after="0" w:before="0" w:line="248.00000000000006" w:lineRule="auto"/>
        <w:ind w:left="72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 Send retained messages at subscribe only if the subscription does not currently exist</w:t>
      </w:r>
    </w:p>
    <w:p w:rsidR="00000000" w:rsidDel="00000000" w:rsidP="00000000" w:rsidRDefault="00000000" w:rsidRPr="00000000" w14:paraId="000006F9">
      <w:pPr>
        <w:spacing w:after="0" w:before="0" w:line="248.00000000000006" w:lineRule="auto"/>
        <w:ind w:left="72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2: Do not send retained messages at the time </w:t>
      </w:r>
      <w:r w:rsidDel="00000000" w:rsidR="00000000" w:rsidRPr="00000000">
        <w:rPr>
          <w:rFonts w:ascii="Arial" w:cs="Arial" w:eastAsia="Arial" w:hAnsi="Arial"/>
          <w:rtl w:val="0"/>
        </w:rPr>
        <w:t xml:space="preserve">of the subscribe</w:t>
      </w:r>
      <w:r w:rsidDel="00000000" w:rsidR="00000000" w:rsidRPr="00000000">
        <w:rPr>
          <w:rtl w:val="0"/>
        </w:rPr>
      </w:r>
    </w:p>
    <w:p w:rsidR="00000000" w:rsidDel="00000000" w:rsidP="00000000" w:rsidRDefault="00000000" w:rsidRPr="00000000" w14:paraId="000006FA">
      <w:pPr>
        <w:spacing w:after="200" w:before="0" w:line="248.00000000000006" w:lineRule="auto"/>
        <w:ind w:left="0" w:firstLine="0"/>
        <w:rPr>
          <w:rFonts w:ascii="Arial" w:cs="Arial" w:eastAsia="Arial" w:hAnsi="Arial"/>
        </w:rPr>
      </w:pPr>
      <w:r w:rsidDel="00000000" w:rsidR="00000000" w:rsidRPr="00000000">
        <w:rPr>
          <w:rFonts w:ascii="Arial" w:cs="Arial" w:eastAsia="Arial" w:hAnsi="Arial"/>
          <w:color w:val="000000"/>
          <w:shd w:fill="auto" w:val="clear"/>
          <w:rtl w:val="0"/>
        </w:rPr>
        <w:t xml:space="preserve">It is a Protocol Error to send a Retain Handling value of 3.</w:t>
      </w:r>
      <w:r w:rsidDel="00000000" w:rsidR="00000000" w:rsidRPr="00000000">
        <w:rPr>
          <w:rtl w:val="0"/>
        </w:rPr>
      </w:r>
    </w:p>
    <w:p w:rsidR="00000000" w:rsidDel="00000000" w:rsidP="00000000" w:rsidRDefault="00000000" w:rsidRPr="00000000" w14:paraId="000006FB">
      <w:pPr>
        <w:pStyle w:val="Heading4"/>
        <w:spacing w:after="0" w:before="0" w:line="248.00000000000006" w:lineRule="auto"/>
        <w:ind w:left="0" w:firstLine="0"/>
        <w:rPr/>
      </w:pPr>
      <w:bookmarkStart w:colFirst="0" w:colLast="0" w:name="_heading=h.pzgz6pkwxml8" w:id="173"/>
      <w:bookmarkEnd w:id="173"/>
      <w:r w:rsidDel="00000000" w:rsidR="00000000" w:rsidRPr="00000000">
        <w:rPr>
          <w:rtl w:val="0"/>
        </w:rPr>
        <w:t xml:space="preserve">3.10.2.3 Retain as published</w:t>
      </w:r>
    </w:p>
    <w:p w:rsidR="00000000" w:rsidDel="00000000" w:rsidP="00000000" w:rsidRDefault="00000000" w:rsidRPr="00000000" w14:paraId="000006FC">
      <w:pPr>
        <w:rPr/>
      </w:pPr>
      <w:r w:rsidDel="00000000" w:rsidR="00000000" w:rsidRPr="00000000">
        <w:rPr>
          <w:b w:val="1"/>
          <w:rtl w:val="0"/>
        </w:rPr>
        <w:t xml:space="preserve">Position</w:t>
      </w:r>
      <w:r w:rsidDel="00000000" w:rsidR="00000000" w:rsidRPr="00000000">
        <w:rPr>
          <w:rtl w:val="0"/>
        </w:rPr>
        <w:t xml:space="preserve">: bit 4 of the SUBSCRIBE Flags.</w:t>
      </w:r>
    </w:p>
    <w:p w:rsidR="00000000" w:rsidDel="00000000" w:rsidP="00000000" w:rsidRDefault="00000000" w:rsidRPr="00000000" w14:paraId="000006FD">
      <w:pPr>
        <w:spacing w:after="200" w:before="0" w:line="248.00000000000006"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1, Application Messages forwarded using this subscription keep the RETAIN flag they were published with. </w:t>
      </w:r>
    </w:p>
    <w:p w:rsidR="00000000" w:rsidDel="00000000" w:rsidP="00000000" w:rsidRDefault="00000000" w:rsidRPr="00000000" w14:paraId="000006FE">
      <w:pPr>
        <w:spacing w:after="200" w:before="0" w:line="248.00000000000006" w:lineRule="auto"/>
        <w:ind w:left="0" w:firstLine="0"/>
        <w:rPr>
          <w:rFonts w:ascii="Arial" w:cs="Arial" w:eastAsia="Arial" w:hAnsi="Arial"/>
        </w:rPr>
      </w:pPr>
      <w:r w:rsidDel="00000000" w:rsidR="00000000" w:rsidRPr="00000000">
        <w:rPr>
          <w:rFonts w:ascii="Arial" w:cs="Arial" w:eastAsia="Arial" w:hAnsi="Arial"/>
          <w:color w:val="000000"/>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6FF">
      <w:pPr>
        <w:pStyle w:val="Heading4"/>
        <w:spacing w:after="0" w:before="0" w:line="248.00000000000006" w:lineRule="auto"/>
        <w:ind w:left="0" w:firstLine="0"/>
        <w:rPr/>
      </w:pPr>
      <w:bookmarkStart w:colFirst="0" w:colLast="0" w:name="_heading=h.pcycfor1m7ik" w:id="174"/>
      <w:bookmarkEnd w:id="174"/>
      <w:r w:rsidDel="00000000" w:rsidR="00000000" w:rsidRPr="00000000">
        <w:rPr>
          <w:rtl w:val="0"/>
        </w:rPr>
        <w:t xml:space="preserve">3.10.2.4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700">
      <w:pPr>
        <w:rPr/>
      </w:pPr>
      <w:r w:rsidDel="00000000" w:rsidR="00000000" w:rsidRPr="00000000">
        <w:rPr>
          <w:b w:val="1"/>
          <w:rtl w:val="0"/>
        </w:rPr>
        <w:t xml:space="preserve">Position</w:t>
      </w:r>
      <w:r w:rsidDel="00000000" w:rsidR="00000000" w:rsidRPr="00000000">
        <w:rPr>
          <w:rtl w:val="0"/>
        </w:rPr>
        <w:t xml:space="preserve">: bits 5 and 6 of the SUBSCRIBE Flags.</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8.00000000000006" w:lineRule="auto"/>
        <w:ind w:left="0" w:right="4"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702">
      <w:pPr>
        <w:pStyle w:val="Heading4"/>
        <w:spacing w:after="0" w:before="0" w:line="248.00000000000006" w:lineRule="auto"/>
        <w:ind w:left="0" w:firstLine="0"/>
        <w:rPr>
          <w:vertAlign w:val="baseline"/>
        </w:rPr>
      </w:pPr>
      <w:bookmarkStart w:colFirst="0" w:colLast="0" w:name="_heading=h.6uifx1r15uxd" w:id="175"/>
      <w:bookmarkEnd w:id="175"/>
      <w:r w:rsidDel="00000000" w:rsidR="00000000" w:rsidRPr="00000000">
        <w:rPr>
          <w:rtl w:val="0"/>
        </w:rPr>
        <w:t xml:space="preserve">3.10.2.5 </w:t>
      </w:r>
      <w:r w:rsidDel="00000000" w:rsidR="00000000" w:rsidRPr="00000000">
        <w:rPr>
          <w:vertAlign w:val="baseline"/>
          <w:rtl w:val="0"/>
        </w:rPr>
        <w:t xml:space="preserve">No Local</w:t>
      </w:r>
    </w:p>
    <w:p w:rsidR="00000000" w:rsidDel="00000000" w:rsidP="00000000" w:rsidRDefault="00000000" w:rsidRPr="00000000" w14:paraId="00000703">
      <w:pPr>
        <w:rPr/>
      </w:pPr>
      <w:r w:rsidDel="00000000" w:rsidR="00000000" w:rsidRPr="00000000">
        <w:rPr>
          <w:b w:val="1"/>
          <w:rtl w:val="0"/>
        </w:rPr>
        <w:t xml:space="preserve">Position</w:t>
      </w:r>
      <w:r w:rsidDel="00000000" w:rsidR="00000000" w:rsidRPr="00000000">
        <w:rPr>
          <w:rtl w:val="0"/>
        </w:rPr>
        <w:t xml:space="preserve">: bit 7 of the SUBSCRIBE Flags.</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8.00000000000006" w:lineRule="auto"/>
        <w:ind w:left="0" w:right="4" w:firstLine="0"/>
        <w:rPr>
          <w:rFonts w:ascii="Arial" w:cs="Arial" w:eastAsia="Arial" w:hAnsi="Arial"/>
          <w:b w:val="0"/>
          <w:i w:val="0"/>
          <w:smallCaps w:val="0"/>
          <w:strike w:val="0"/>
          <w:color w:val="000000"/>
          <w:highlight w:val="yellow"/>
          <w:u w:val="none"/>
          <w:vertAlign w:val="baseline"/>
        </w:rPr>
      </w:pPr>
      <w:r w:rsidDel="00000000" w:rsidR="00000000" w:rsidRPr="00000000">
        <w:rPr>
          <w:rFonts w:ascii="Arial" w:cs="Arial" w:eastAsia="Arial" w:hAnsi="Arial"/>
          <w:b w:val="0"/>
          <w:i w:val="0"/>
          <w:smallCaps w:val="0"/>
          <w:strike w:val="0"/>
          <w:color w:val="000000"/>
          <w:highlight w:val="yellow"/>
          <w:u w:val="none"/>
          <w:vertAlign w:val="baseline"/>
          <w:rtl w:val="0"/>
        </w:rPr>
        <w:t xml:space="preserve">if the value is 1, Application Messages MUST NOT be forwarded to a</w:t>
      </w:r>
      <w:r w:rsidDel="00000000" w:rsidR="00000000" w:rsidRPr="00000000">
        <w:rPr>
          <w:rFonts w:ascii="Arial" w:cs="Arial" w:eastAsia="Arial" w:hAnsi="Arial"/>
          <w:b w:val="0"/>
          <w:i w:val="0"/>
          <w:smallCaps w:val="0"/>
          <w:strike w:val="0"/>
          <w:color w:val="000000"/>
          <w:highlight w:val="yellow"/>
          <w:u w:val="none"/>
          <w:vertAlign w:val="baseline"/>
          <w:rtl w:val="0"/>
        </w:rPr>
        <w:t xml:space="preserve"> Virtual Connection with a Client Identi</w:t>
      </w:r>
      <w:r w:rsidDel="00000000" w:rsidR="00000000" w:rsidRPr="00000000">
        <w:rPr>
          <w:rFonts w:ascii="Arial" w:cs="Arial" w:eastAsia="Arial" w:hAnsi="Arial"/>
          <w:color w:val="000000"/>
          <w:highlight w:val="yellow"/>
          <w:rtl w:val="0"/>
        </w:rPr>
        <w:t xml:space="preserve">fier</w:t>
      </w:r>
      <w:r w:rsidDel="00000000" w:rsidR="00000000" w:rsidRPr="00000000">
        <w:rPr>
          <w:rFonts w:ascii="Arial" w:cs="Arial" w:eastAsia="Arial" w:hAnsi="Arial"/>
          <w:b w:val="0"/>
          <w:i w:val="0"/>
          <w:smallCaps w:val="0"/>
          <w:strike w:val="0"/>
          <w:color w:val="000000"/>
          <w:highlight w:val="yellow"/>
          <w:u w:val="none"/>
          <w:vertAlign w:val="baseline"/>
          <w:rtl w:val="0"/>
        </w:rPr>
        <w:t xml:space="preserve"> equal to the Client Identif</w:t>
      </w:r>
      <w:r w:rsidDel="00000000" w:rsidR="00000000" w:rsidRPr="00000000">
        <w:rPr>
          <w:rFonts w:ascii="Arial" w:cs="Arial" w:eastAsia="Arial" w:hAnsi="Arial"/>
          <w:color w:val="000000"/>
          <w:highlight w:val="yellow"/>
          <w:rtl w:val="0"/>
        </w:rPr>
        <w:t xml:space="preserve">ier</w:t>
      </w:r>
      <w:r w:rsidDel="00000000" w:rsidR="00000000" w:rsidRPr="00000000">
        <w:rPr>
          <w:rFonts w:ascii="Arial" w:cs="Arial" w:eastAsia="Arial" w:hAnsi="Arial"/>
          <w:b w:val="0"/>
          <w:i w:val="0"/>
          <w:smallCaps w:val="0"/>
          <w:strike w:val="0"/>
          <w:color w:val="000000"/>
          <w:highlight w:val="yellow"/>
          <w:u w:val="none"/>
          <w:vertAlign w:val="baseline"/>
          <w:rtl w:val="0"/>
        </w:rPr>
        <w:t xml:space="preserve">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highlight w:val="yellow"/>
          <w:u w:val="none"/>
          <w:vertAlign w:val="baseline"/>
          <w:rtl w:val="0"/>
        </w:rPr>
        <w:t xml:space="preserve">onnection.</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8.00000000000006" w:lineRule="auto"/>
        <w:ind w:left="0" w:right="4" w:firstLine="720"/>
        <w:rPr>
          <w:rFonts w:ascii="Arial" w:cs="Arial" w:eastAsia="Arial" w:hAnsi="Arial"/>
          <w:b w:val="1"/>
          <w:color w:val="000000"/>
        </w:rPr>
      </w:pPr>
      <w:r w:rsidDel="00000000" w:rsidR="00000000" w:rsidRPr="00000000">
        <w:rPr>
          <w:rFonts w:ascii="Arial" w:cs="Arial" w:eastAsia="Arial" w:hAnsi="Arial"/>
          <w:b w:val="1"/>
          <w:color w:val="000000"/>
          <w:rtl w:val="0"/>
        </w:rPr>
        <w:t xml:space="preserve">Informative Comment</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8.00000000000006" w:lineRule="auto"/>
        <w:ind w:left="720" w:right="4" w:firstLine="0"/>
        <w:rPr>
          <w:rFonts w:ascii="Arial" w:cs="Arial" w:eastAsia="Arial" w:hAnsi="Arial"/>
          <w:color w:val="000000"/>
        </w:rPr>
      </w:pPr>
      <w:r w:rsidDel="00000000" w:rsidR="00000000" w:rsidRPr="00000000">
        <w:rPr>
          <w:rFonts w:ascii="Arial" w:cs="Arial" w:eastAsia="Arial" w:hAnsi="Arial"/>
          <w:color w:val="000000"/>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707">
      <w:pPr>
        <w:pStyle w:val="Heading3"/>
        <w:ind w:left="0" w:firstLine="0"/>
        <w:rPr/>
      </w:pPr>
      <w:bookmarkStart w:colFirst="0" w:colLast="0" w:name="_heading=h.l7a3n9" w:id="176"/>
      <w:bookmarkEnd w:id="176"/>
      <w:r w:rsidDel="00000000" w:rsidR="00000000" w:rsidRPr="00000000">
        <w:rPr>
          <w:rtl w:val="0"/>
        </w:rPr>
        <w:t xml:space="preserve">3.10.3 Packet Identifier</w:t>
      </w:r>
    </w:p>
    <w:p w:rsidR="00000000" w:rsidDel="00000000" w:rsidP="00000000" w:rsidRDefault="00000000" w:rsidRPr="00000000" w14:paraId="00000708">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709">
      <w:pPr>
        <w:pStyle w:val="Heading3"/>
        <w:ind w:left="0" w:firstLine="0"/>
        <w:rPr/>
      </w:pPr>
      <w:bookmarkStart w:colFirst="0" w:colLast="0" w:name="_heading=h.356xmb2" w:id="177"/>
      <w:bookmarkEnd w:id="177"/>
      <w:r w:rsidDel="00000000" w:rsidR="00000000" w:rsidRPr="00000000">
        <w:rPr>
          <w:rtl w:val="0"/>
        </w:rPr>
        <w:t xml:space="preserve">3.10.4 Topic Data or Topic Filter</w:t>
      </w:r>
    </w:p>
    <w:p w:rsidR="00000000" w:rsidDel="00000000" w:rsidP="00000000" w:rsidRDefault="00000000" w:rsidRPr="00000000" w14:paraId="0000070A">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r w:rsidDel="00000000" w:rsidR="00000000" w:rsidRPr="00000000">
        <w:rPr>
          <w:rFonts w:ascii="Arial" w:cs="Arial" w:eastAsia="Arial" w:hAnsi="Arial"/>
          <w:rtl w:val="0"/>
        </w:rPr>
        <w:t xml:space="preserve">session topic alias</w:t>
      </w:r>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70B">
      <w:pPr>
        <w:pStyle w:val="Heading3"/>
        <w:keepNext w:val="0"/>
        <w:pBdr>
          <w:top w:color="auto" w:space="0" w:sz="0" w:val="none"/>
        </w:pBdr>
        <w:spacing w:after="80" w:before="280" w:line="248.00000000000006" w:lineRule="auto"/>
        <w:ind w:left="-15" w:firstLine="0"/>
        <w:jc w:val="both"/>
        <w:rPr/>
      </w:pPr>
      <w:bookmarkStart w:colFirst="0" w:colLast="0" w:name="_heading=h.8f4jncpi264u" w:id="178"/>
      <w:bookmarkEnd w:id="178"/>
      <w:r w:rsidDel="00000000" w:rsidR="00000000" w:rsidRPr="00000000">
        <w:rPr>
          <w:rtl w:val="0"/>
        </w:rPr>
        <w:t xml:space="preserve">3.10.5 SUBSCRIBE Actions</w:t>
      </w:r>
    </w:p>
    <w:p w:rsidR="00000000" w:rsidDel="00000000" w:rsidP="00000000" w:rsidRDefault="00000000" w:rsidRPr="00000000" w14:paraId="0000070C">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[MQTT-SN-3.17.5-2]</w:t>
      </w:r>
      <w:r w:rsidDel="00000000" w:rsidR="00000000" w:rsidRPr="00000000">
        <w:rPr>
          <w:rFonts w:ascii="Arial" w:cs="Arial" w:eastAsia="Arial" w:hAnsi="Arial"/>
          <w:rtl w:val="0"/>
        </w:rPr>
        <w:t xml:space="preserve">.</w:t>
      </w:r>
    </w:p>
    <w:p w:rsidR="00000000" w:rsidDel="00000000" w:rsidP="00000000" w:rsidRDefault="00000000" w:rsidRPr="00000000" w14:paraId="0000070D">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w:t>
      </w:r>
      <w:sdt>
        <w:sdtPr>
          <w:tag w:val="goog_rdk_44"/>
        </w:sdtPr>
        <w:sdtContent>
          <w:commentRangeStart w:id="28"/>
        </w:sdtContent>
      </w:sdt>
      <w:sdt>
        <w:sdtPr>
          <w:tag w:val="goog_rdk_45"/>
        </w:sdtPr>
        <w:sdtContent>
          <w:commentRangeStart w:id="29"/>
        </w:sdtContent>
      </w:sdt>
      <w:r w:rsidDel="00000000" w:rsidR="00000000" w:rsidRPr="00000000">
        <w:rPr>
          <w:rFonts w:ascii="Arial" w:cs="Arial" w:eastAsia="Arial" w:hAnsi="Arial"/>
          <w:highlight w:val="yellow"/>
          <w:rtl w:val="0"/>
        </w:rPr>
        <w:t xml:space="preserve">but Application Messages MUST NOT be lost due to replacing the Subscription</w:t>
      </w:r>
      <w:commentRangeEnd w:id="28"/>
      <w:r w:rsidDel="00000000" w:rsidR="00000000" w:rsidRPr="00000000">
        <w:commentReference w:id="28"/>
      </w:r>
      <w:commentRangeEnd w:id="29"/>
      <w:r w:rsidDel="00000000" w:rsidR="00000000" w:rsidRPr="00000000">
        <w:commentReference w:id="29"/>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[MQTT-SN-3.17.5-4]</w:t>
      </w:r>
      <w:r w:rsidDel="00000000" w:rsidR="00000000" w:rsidRPr="00000000">
        <w:rPr>
          <w:rFonts w:ascii="Arial" w:cs="Arial" w:eastAsia="Arial" w:hAnsi="Arial"/>
          <w:rtl w:val="0"/>
        </w:rPr>
        <w:t xml:space="preserve">.</w:t>
      </w:r>
    </w:p>
    <w:p w:rsidR="00000000" w:rsidDel="00000000" w:rsidP="00000000" w:rsidRDefault="00000000" w:rsidRPr="00000000" w14:paraId="0000070E">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70F">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710">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711">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12">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713">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14">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715">
      <w:pPr>
        <w:pStyle w:val="Heading2"/>
        <w:keepLines w:val="1"/>
        <w:spacing w:after="77" w:before="0" w:line="259" w:lineRule="auto"/>
        <w:ind w:left="0" w:firstLine="0"/>
        <w:rPr>
          <w:rFonts w:ascii="Arial" w:cs="Arial" w:eastAsia="Arial" w:hAnsi="Arial"/>
        </w:rPr>
      </w:pPr>
      <w:bookmarkStart w:colFirst="0" w:colLast="0" w:name="_heading=h.1kc7wiv" w:id="179"/>
      <w:bookmarkEnd w:id="179"/>
      <w:r w:rsidDel="00000000" w:rsidR="00000000" w:rsidRPr="00000000">
        <w:rPr>
          <w:rtl w:val="0"/>
        </w:rPr>
        <w:t xml:space="preserve">3.11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716">
      <w:pPr>
        <w:rPr/>
      </w:pPr>
      <w:r w:rsidDel="00000000" w:rsidR="00000000" w:rsidRPr="00000000">
        <w:rPr/>
        <w:drawing>
          <wp:inline distB="114300" distT="114300" distL="114300" distR="114300">
            <wp:extent cx="5943600" cy="2374900"/>
            <wp:effectExtent b="0" l="0" r="0" t="0"/>
            <wp:docPr id="30" name="image17.png"/>
            <a:graphic>
              <a:graphicData uri="http://schemas.openxmlformats.org/drawingml/2006/picture">
                <pic:pic>
                  <pic:nvPicPr>
                    <pic:cNvPr id="0" name="image17.png"/>
                    <pic:cNvPicPr preferRelativeResize="0"/>
                  </pic:nvPicPr>
                  <pic:blipFill>
                    <a:blip r:embed="rId8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718">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719">
      <w:pPr>
        <w:pStyle w:val="Heading3"/>
        <w:ind w:left="0" w:firstLine="0"/>
        <w:rPr/>
      </w:pPr>
      <w:bookmarkStart w:colFirst="0" w:colLast="0" w:name="_heading=h.44bvf6o" w:id="180"/>
      <w:bookmarkEnd w:id="180"/>
      <w:r w:rsidDel="00000000" w:rsidR="00000000" w:rsidRPr="00000000">
        <w:rPr>
          <w:rtl w:val="0"/>
        </w:rPr>
        <w:t xml:space="preserve">3.11.1 SUBACK Header</w:t>
      </w:r>
    </w:p>
    <w:p w:rsidR="00000000" w:rsidDel="00000000" w:rsidP="00000000" w:rsidRDefault="00000000" w:rsidRPr="00000000" w14:paraId="0000071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1B">
      <w:pPr>
        <w:pStyle w:val="Heading3"/>
        <w:ind w:left="0" w:firstLine="0"/>
        <w:rPr>
          <w:rFonts w:ascii="Arial" w:cs="Arial" w:eastAsia="Arial" w:hAnsi="Arial"/>
        </w:rPr>
      </w:pPr>
      <w:bookmarkStart w:colFirst="0" w:colLast="0" w:name="_heading=h.2jh5peh" w:id="181"/>
      <w:bookmarkEnd w:id="181"/>
      <w:r w:rsidDel="00000000" w:rsidR="00000000" w:rsidRPr="00000000">
        <w:rPr>
          <w:rtl w:val="0"/>
        </w:rPr>
        <w:t xml:space="preserve">3.11.2 SUBACK Flags</w:t>
      </w:r>
      <w:r w:rsidDel="00000000" w:rsidR="00000000" w:rsidRPr="00000000">
        <w:rPr>
          <w:rtl w:val="0"/>
        </w:rPr>
      </w:r>
    </w:p>
    <w:p w:rsidR="00000000" w:rsidDel="00000000" w:rsidP="00000000" w:rsidRDefault="00000000" w:rsidRPr="00000000" w14:paraId="0000071C">
      <w:pPr>
        <w:rPr>
          <w:rFonts w:ascii="Arial" w:cs="Arial" w:eastAsia="Arial" w:hAnsi="Arial"/>
          <w:color w:val="000000"/>
        </w:rPr>
      </w:pPr>
      <w:r w:rsidDel="00000000" w:rsidR="00000000" w:rsidRPr="00000000">
        <w:rPr>
          <w:rFonts w:ascii="Arial" w:cs="Arial" w:eastAsia="Arial" w:hAnsi="Arial"/>
          <w:color w:val="000000"/>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SUBACK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1D">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SUBACK packet are set to 0. If any of the reserved flags is not 0 it is a Malformed Packet.</w:t>
      </w:r>
      <w:r w:rsidDel="00000000" w:rsidR="00000000" w:rsidRPr="00000000">
        <w:rPr>
          <w:rtl w:val="0"/>
        </w:rPr>
      </w:r>
    </w:p>
    <w:p w:rsidR="00000000" w:rsidDel="00000000" w:rsidP="00000000" w:rsidRDefault="00000000" w:rsidRPr="00000000" w14:paraId="0000071E">
      <w:pPr>
        <w:pStyle w:val="Heading4"/>
        <w:spacing w:after="200" w:before="0" w:line="248.00000000000006" w:lineRule="auto"/>
        <w:ind w:left="0" w:firstLine="0"/>
        <w:jc w:val="both"/>
        <w:rPr/>
      </w:pPr>
      <w:bookmarkStart w:colFirst="0" w:colLast="0" w:name="_heading=h.sjf79nlu0oyc" w:id="182"/>
      <w:bookmarkEnd w:id="182"/>
      <w:r w:rsidDel="00000000" w:rsidR="00000000" w:rsidRPr="00000000">
        <w:rPr>
          <w:rtl w:val="0"/>
        </w:rPr>
        <w:t xml:space="preserve">3.11.2.1 Topic Type</w:t>
      </w:r>
    </w:p>
    <w:p w:rsidR="00000000" w:rsidDel="00000000" w:rsidP="00000000" w:rsidRDefault="00000000" w:rsidRPr="00000000" w14:paraId="0000071F">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720">
      <w:pPr>
        <w:spacing w:after="306" w:before="0" w:line="248.00000000000006" w:lineRule="auto"/>
        <w:ind w:left="0" w:firstLine="0"/>
        <w:rPr>
          <w:rFonts w:ascii="Arial" w:cs="Arial" w:eastAsia="Arial" w:hAnsi="Arial"/>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0000ee"/>
            <w:u w:val="single"/>
            <w:rtl w:val="0"/>
          </w:rPr>
          <w:t xml:space="preserve">Table 10</w:t>
        </w:r>
      </w:hyperlink>
      <w:r w:rsidDel="00000000" w:rsidR="00000000" w:rsidRPr="00000000">
        <w:rPr>
          <w:color w:val="000000"/>
          <w:rtl w:val="0"/>
        </w:rPr>
        <w:t xml:space="preserve"> for the definition of the various topic types.</w:t>
      </w:r>
      <w:r w:rsidDel="00000000" w:rsidR="00000000" w:rsidRPr="00000000">
        <w:rPr>
          <w:rtl w:val="0"/>
        </w:rPr>
      </w:r>
    </w:p>
    <w:p w:rsidR="00000000" w:rsidDel="00000000" w:rsidP="00000000" w:rsidRDefault="00000000" w:rsidRPr="00000000" w14:paraId="00000721">
      <w:pPr>
        <w:pStyle w:val="Heading3"/>
        <w:ind w:left="0" w:firstLine="0"/>
        <w:rPr/>
      </w:pPr>
      <w:bookmarkStart w:colFirst="0" w:colLast="0" w:name="_heading=h.ymfzma" w:id="183"/>
      <w:bookmarkEnd w:id="183"/>
      <w:r w:rsidDel="00000000" w:rsidR="00000000" w:rsidRPr="00000000">
        <w:rPr>
          <w:rtl w:val="0"/>
        </w:rPr>
        <w:t xml:space="preserve">3.11.3 Topic Data</w:t>
      </w:r>
    </w:p>
    <w:p w:rsidR="00000000" w:rsidDel="00000000" w:rsidP="00000000" w:rsidRDefault="00000000" w:rsidRPr="00000000" w14:paraId="00000722">
      <w:pPr>
        <w:spacing w:after="147" w:before="0" w:line="248.00000000000006" w:lineRule="auto"/>
        <w:ind w:right="4"/>
        <w:jc w:val="both"/>
        <w:rPr>
          <w:rFonts w:ascii="Arial" w:cs="Arial" w:eastAsia="Arial" w:hAnsi="Arial"/>
        </w:rPr>
      </w:pPr>
      <w:sdt>
        <w:sdtPr>
          <w:tag w:val="goog_rdk_46"/>
        </w:sdtPr>
        <w:sdtContent>
          <w:commentRangeStart w:id="30"/>
        </w:sdtContent>
      </w:sdt>
      <w:sdt>
        <w:sdtPr>
          <w:tag w:val="goog_rdk_47"/>
        </w:sdtPr>
        <w:sdtContent>
          <w:commentRangeStart w:id="31"/>
        </w:sdtContent>
      </w:sdt>
      <w:r w:rsidDel="00000000" w:rsidR="00000000" w:rsidRPr="00000000">
        <w:rPr>
          <w:rFonts w:ascii="Arial" w:cs="Arial" w:eastAsia="Arial" w:hAnsi="Arial"/>
          <w:rtl w:val="0"/>
        </w:rPr>
        <w:t xml:space="preserve">In case of “accepted”</w:t>
      </w:r>
      <w:commentRangeEnd w:id="31"/>
      <w:r w:rsidDel="00000000" w:rsidR="00000000" w:rsidRPr="00000000">
        <w:commentReference w:id="31"/>
      </w:r>
      <w:r w:rsidDel="00000000" w:rsidR="00000000" w:rsidRPr="00000000">
        <w:rPr>
          <w:rFonts w:ascii="Arial" w:cs="Arial" w:eastAsia="Arial" w:hAnsi="Arial"/>
          <w:rtl w:val="0"/>
        </w:rPr>
        <w:t xml:space="preserve"> the </w:t>
      </w:r>
      <w:sdt>
        <w:sdtPr>
          <w:tag w:val="goog_rdk_48"/>
        </w:sdtPr>
        <w:sdtContent>
          <w:ins w:author="davide.lenzarini@u-blox.com" w:id="5" w:date="2024-03-20T08:37:30Z">
            <w:r w:rsidDel="00000000" w:rsidR="00000000" w:rsidRPr="00000000">
              <w:rPr>
                <w:rFonts w:ascii="Arial" w:cs="Arial" w:eastAsia="Arial" w:hAnsi="Arial"/>
                <w:rtl w:val="0"/>
              </w:rPr>
              <w:t xml:space="preserve">returned Topic Data</w:t>
            </w:r>
          </w:ins>
        </w:sdtContent>
      </w:sdt>
      <w:sdt>
        <w:sdtPr>
          <w:tag w:val="goog_rdk_49"/>
        </w:sdtPr>
        <w:sdtContent>
          <w:del w:author="davide.lenzarini@u-blox.com" w:id="5"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50"/>
        </w:sdtPr>
        <w:sdtContent>
          <w:commentRangeStart w:id="32"/>
        </w:sdtContent>
      </w:sdt>
      <w:r w:rsidDel="00000000" w:rsidR="00000000" w:rsidRPr="00000000">
        <w:rPr>
          <w:rFonts w:ascii="Arial" w:cs="Arial" w:eastAsia="Arial" w:hAnsi="Arial"/>
          <w:rtl w:val="0"/>
        </w:rPr>
        <w:t xml:space="preserve">not relevant</w:t>
      </w:r>
      <w:sdt>
        <w:sdtPr>
          <w:tag w:val="goog_rdk_51"/>
        </w:sdtPr>
        <w:sdtContent>
          <w:ins w:author="davide.lenzarini@u-blox.com" w:id="6"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32"/>
      <w:r w:rsidDel="00000000" w:rsidR="00000000" w:rsidRPr="00000000">
        <w:commentReference w:id="32"/>
      </w:r>
      <w:r w:rsidDel="00000000" w:rsidR="00000000" w:rsidRPr="00000000">
        <w:rPr>
          <w:rFonts w:ascii="Arial" w:cs="Arial" w:eastAsia="Arial" w:hAnsi="Arial"/>
          <w:rtl w:val="0"/>
        </w:rPr>
        <w:t xml:space="preserve">)</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723">
      <w:pPr>
        <w:pStyle w:val="Heading3"/>
        <w:ind w:left="0" w:firstLine="0"/>
        <w:rPr/>
      </w:pPr>
      <w:bookmarkStart w:colFirst="0" w:colLast="0" w:name="_heading=h.3im3ia3" w:id="184"/>
      <w:bookmarkEnd w:id="184"/>
      <w:r w:rsidDel="00000000" w:rsidR="00000000" w:rsidRPr="00000000">
        <w:rPr>
          <w:rtl w:val="0"/>
        </w:rPr>
        <w:t xml:space="preserve">3.11.4 Packet Identifier</w:t>
      </w:r>
    </w:p>
    <w:p w:rsidR="00000000" w:rsidDel="00000000" w:rsidP="00000000" w:rsidRDefault="00000000" w:rsidRPr="00000000" w14:paraId="00000724">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725">
      <w:pPr>
        <w:pStyle w:val="Heading3"/>
        <w:ind w:left="0" w:firstLine="0"/>
        <w:rPr/>
      </w:pPr>
      <w:bookmarkStart w:colFirst="0" w:colLast="0" w:name="_heading=h.1xrdshw" w:id="185"/>
      <w:bookmarkEnd w:id="185"/>
      <w:r w:rsidDel="00000000" w:rsidR="00000000" w:rsidRPr="00000000">
        <w:rPr>
          <w:rtl w:val="0"/>
        </w:rPr>
        <w:t xml:space="preserve">3.11.5 Reason Code</w:t>
      </w:r>
    </w:p>
    <w:p w:rsidR="00000000" w:rsidDel="00000000" w:rsidP="00000000" w:rsidRDefault="00000000" w:rsidRPr="00000000" w14:paraId="00000726">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727">
      <w:pPr>
        <w:pStyle w:val="Heading2"/>
        <w:keepLines w:val="1"/>
        <w:spacing w:after="118" w:before="0" w:line="259" w:lineRule="auto"/>
        <w:ind w:left="0" w:firstLine="0"/>
        <w:rPr>
          <w:rFonts w:ascii="Arial" w:cs="Arial" w:eastAsia="Arial" w:hAnsi="Arial"/>
        </w:rPr>
      </w:pPr>
      <w:bookmarkStart w:colFirst="0" w:colLast="0" w:name="_heading=h.4hr1b5p" w:id="186"/>
      <w:bookmarkEnd w:id="186"/>
      <w:r w:rsidDel="00000000" w:rsidR="00000000" w:rsidRPr="00000000">
        <w:rPr>
          <w:rtl w:val="0"/>
        </w:rPr>
        <w:t xml:space="preserve">3.12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728">
      <w:pPr>
        <w:rPr/>
      </w:pPr>
      <w:r w:rsidDel="00000000" w:rsidR="00000000" w:rsidRPr="00000000">
        <w:rPr/>
        <w:drawing>
          <wp:inline distB="114300" distT="114300" distL="114300" distR="114300">
            <wp:extent cx="5943600" cy="2159000"/>
            <wp:effectExtent b="0" l="0" r="0" t="0"/>
            <wp:docPr id="35" name="image10.png"/>
            <a:graphic>
              <a:graphicData uri="http://schemas.openxmlformats.org/drawingml/2006/picture">
                <pic:pic>
                  <pic:nvPicPr>
                    <pic:cNvPr id="0" name="image10.png"/>
                    <pic:cNvPicPr preferRelativeResize="0"/>
                  </pic:nvPicPr>
                  <pic:blipFill>
                    <a:blip r:embed="rId8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Or:</w:t>
      </w:r>
    </w:p>
    <w:p w:rsidR="00000000" w:rsidDel="00000000" w:rsidP="00000000" w:rsidRDefault="00000000" w:rsidRPr="00000000" w14:paraId="0000072A">
      <w:pPr>
        <w:rPr/>
      </w:pPr>
      <w:r w:rsidDel="00000000" w:rsidR="00000000" w:rsidRPr="00000000">
        <w:rPr/>
        <w:drawing>
          <wp:inline distB="114300" distT="114300" distL="114300" distR="114300">
            <wp:extent cx="5943600" cy="2451100"/>
            <wp:effectExtent b="0" l="0" r="0" t="0"/>
            <wp:docPr id="58" name="image43.png"/>
            <a:graphic>
              <a:graphicData uri="http://schemas.openxmlformats.org/drawingml/2006/picture">
                <pic:pic>
                  <pic:nvPicPr>
                    <pic:cNvPr id="0" name="image43.png"/>
                    <pic:cNvPicPr preferRelativeResize="0"/>
                  </pic:nvPicPr>
                  <pic:blipFill>
                    <a:blip r:embed="rId82"/>
                    <a:srcRect b="0" l="101" r="101"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52"/>
        </w:sdtPr>
        <w:sdtContent>
          <w:commentRangeStart w:id="33"/>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w:t>
      </w:r>
      <w:commentRangeEnd w:id="33"/>
      <w:r w:rsidDel="00000000" w:rsidR="00000000" w:rsidRPr="00000000">
        <w:commentReference w:id="33"/>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UNSUBSCRIBE packet</w:t>
      </w:r>
    </w:p>
    <w:p w:rsidR="00000000" w:rsidDel="00000000" w:rsidP="00000000" w:rsidRDefault="00000000" w:rsidRPr="00000000" w14:paraId="0000072C">
      <w:pPr>
        <w:spacing w:after="119" w:lineRule="auto"/>
        <w:ind w:left="-5" w:right="990" w:firstLine="0"/>
        <w:rPr>
          <w:rFonts w:ascii="Arial" w:cs="Arial" w:eastAsia="Arial" w:hAnsi="Arial"/>
        </w:rPr>
      </w:pPr>
      <w:bookmarkStart w:colFirst="0" w:colLast="0" w:name="_heading=h.2wwbldi" w:id="187"/>
      <w:bookmarkEnd w:id="187"/>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Gateway to remove subscriptions to topics.</w:t>
      </w:r>
    </w:p>
    <w:p w:rsidR="00000000" w:rsidDel="00000000" w:rsidP="00000000" w:rsidRDefault="00000000" w:rsidRPr="00000000" w14:paraId="0000072D">
      <w:pPr>
        <w:pStyle w:val="Heading3"/>
        <w:ind w:left="0" w:firstLine="0"/>
        <w:rPr/>
      </w:pPr>
      <w:bookmarkStart w:colFirst="0" w:colLast="0" w:name="_heading=h.1c1lvlb" w:id="188"/>
      <w:bookmarkEnd w:id="188"/>
      <w:r w:rsidDel="00000000" w:rsidR="00000000" w:rsidRPr="00000000">
        <w:rPr>
          <w:rtl w:val="0"/>
        </w:rPr>
        <w:t xml:space="preserve">3.12.1 UNSUBSCRIBE Header</w:t>
      </w:r>
    </w:p>
    <w:p w:rsidR="00000000" w:rsidDel="00000000" w:rsidP="00000000" w:rsidRDefault="00000000" w:rsidRPr="00000000" w14:paraId="0000072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2F">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89"/>
      <w:bookmarkEnd w:id="189"/>
      <w:r w:rsidDel="00000000" w:rsidR="00000000" w:rsidRPr="00000000">
        <w:rPr>
          <w:rtl w:val="0"/>
        </w:rPr>
        <w:t xml:space="preserve">3.12.2 UNSUBSCRIBE Flags</w:t>
      </w:r>
      <w:r w:rsidDel="00000000" w:rsidR="00000000" w:rsidRPr="00000000">
        <w:rPr>
          <w:rtl w:val="0"/>
        </w:rPr>
      </w:r>
    </w:p>
    <w:p w:rsidR="00000000" w:rsidDel="00000000" w:rsidP="00000000" w:rsidRDefault="00000000" w:rsidRPr="00000000" w14:paraId="00000730">
      <w:pPr>
        <w:rPr>
          <w:rFonts w:ascii="Arial" w:cs="Arial" w:eastAsia="Arial" w:hAnsi="Arial"/>
          <w:color w:val="000000"/>
        </w:rPr>
      </w:pPr>
      <w:r w:rsidDel="00000000" w:rsidR="00000000" w:rsidRPr="00000000">
        <w:rPr>
          <w:rFonts w:ascii="Arial" w:cs="Arial" w:eastAsia="Arial" w:hAnsi="Arial"/>
          <w:color w:val="000000"/>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UNSUBSCRIBE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31">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UNSUBSCRIBE packet are set to 0. If any of the reserved flags is not 0 it is a Malformed Packet.</w:t>
      </w:r>
      <w:r w:rsidDel="00000000" w:rsidR="00000000" w:rsidRPr="00000000">
        <w:rPr>
          <w:rtl w:val="0"/>
        </w:rPr>
      </w:r>
    </w:p>
    <w:p w:rsidR="00000000" w:rsidDel="00000000" w:rsidP="00000000" w:rsidRDefault="00000000" w:rsidRPr="00000000" w14:paraId="00000732">
      <w:pPr>
        <w:pStyle w:val="Heading4"/>
        <w:spacing w:after="0" w:before="0" w:line="248.00000000000006" w:lineRule="auto"/>
        <w:ind w:left="0" w:firstLine="0"/>
        <w:jc w:val="both"/>
        <w:rPr/>
      </w:pPr>
      <w:bookmarkStart w:colFirst="0" w:colLast="0" w:name="_heading=h.35jl7go284h2" w:id="190"/>
      <w:bookmarkEnd w:id="190"/>
      <w:r w:rsidDel="00000000" w:rsidR="00000000" w:rsidRPr="00000000">
        <w:rPr>
          <w:rtl w:val="0"/>
        </w:rPr>
        <w:t xml:space="preserve">3.12.2.1 Topic Type</w:t>
      </w:r>
    </w:p>
    <w:p w:rsidR="00000000" w:rsidDel="00000000" w:rsidP="00000000" w:rsidRDefault="00000000" w:rsidRPr="00000000" w14:paraId="00000733">
      <w:pPr>
        <w:rPr/>
      </w:pPr>
      <w:r w:rsidDel="00000000" w:rsidR="00000000" w:rsidRPr="00000000">
        <w:rPr>
          <w:b w:val="1"/>
          <w:rtl w:val="0"/>
        </w:rPr>
        <w:t xml:space="preserve">Position</w:t>
      </w:r>
      <w:r w:rsidDel="00000000" w:rsidR="00000000" w:rsidRPr="00000000">
        <w:rPr>
          <w:rtl w:val="0"/>
        </w:rPr>
        <w:t xml:space="preserve">: bits 0 and 1 of the UNSUBSCRIBE Flags.</w:t>
      </w:r>
    </w:p>
    <w:p w:rsidR="00000000" w:rsidDel="00000000" w:rsidP="00000000" w:rsidRDefault="00000000" w:rsidRPr="00000000" w14:paraId="00000734">
      <w:pPr>
        <w:spacing w:after="306" w:before="0" w:line="248.00000000000006" w:lineRule="auto"/>
        <w:ind w:left="0" w:firstLine="0"/>
        <w:rPr>
          <w:rFonts w:ascii="Arial" w:cs="Arial" w:eastAsia="Arial" w:hAnsi="Arial"/>
          <w:color w:val="000000"/>
          <w:sz w:val="20"/>
          <w:szCs w:val="20"/>
          <w:shd w:fill="auto" w:val="clear"/>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0000ee"/>
            <w:u w:val="single"/>
            <w:rtl w:val="0"/>
          </w:rPr>
          <w:t xml:space="preserve">Table 10</w:t>
        </w:r>
      </w:hyperlink>
      <w:r w:rsidDel="00000000" w:rsidR="00000000" w:rsidRPr="00000000">
        <w:rPr>
          <w:color w:val="000000"/>
          <w:rtl w:val="0"/>
        </w:rPr>
        <w:t xml:space="preserve"> for the definition of the various topic types.</w:t>
      </w:r>
      <w:r w:rsidDel="00000000" w:rsidR="00000000" w:rsidRPr="00000000">
        <w:rPr>
          <w:rtl w:val="0"/>
        </w:rPr>
      </w:r>
    </w:p>
    <w:p w:rsidR="00000000" w:rsidDel="00000000" w:rsidP="00000000" w:rsidRDefault="00000000" w:rsidRPr="00000000" w14:paraId="00000735">
      <w:pPr>
        <w:pStyle w:val="Heading3"/>
        <w:ind w:left="0" w:firstLine="0"/>
        <w:rPr/>
      </w:pPr>
      <w:bookmarkStart w:colFirst="0" w:colLast="0" w:name="_heading=h.2b6jogx" w:id="191"/>
      <w:bookmarkEnd w:id="191"/>
      <w:r w:rsidDel="00000000" w:rsidR="00000000" w:rsidRPr="00000000">
        <w:rPr>
          <w:rtl w:val="0"/>
        </w:rPr>
        <w:t xml:space="preserve">3.12.3 Packet Identifier</w:t>
      </w:r>
    </w:p>
    <w:p w:rsidR="00000000" w:rsidDel="00000000" w:rsidP="00000000" w:rsidRDefault="00000000" w:rsidRPr="00000000" w14:paraId="0000073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737">
      <w:pPr>
        <w:pStyle w:val="Heading3"/>
        <w:ind w:left="0" w:firstLine="0"/>
        <w:rPr/>
      </w:pPr>
      <w:bookmarkStart w:colFirst="0" w:colLast="0" w:name="_heading=h.qbtyoq" w:id="192"/>
      <w:bookmarkEnd w:id="192"/>
      <w:r w:rsidDel="00000000" w:rsidR="00000000" w:rsidRPr="00000000">
        <w:rPr>
          <w:rtl w:val="0"/>
        </w:rPr>
        <w:t xml:space="preserve">3.12.4 Topic Data or Topic Filter</w:t>
      </w:r>
    </w:p>
    <w:p w:rsidR="00000000" w:rsidDel="00000000" w:rsidP="00000000" w:rsidRDefault="00000000" w:rsidRPr="00000000" w14:paraId="00000738">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sdt>
        <w:sdtPr>
          <w:tag w:val="goog_rdk_53"/>
        </w:sdtPr>
        <w:sdtContent>
          <w:ins w:author="davide.lenzarini@u-blox.com" w:id="7" w:date="2024-08-08T13:32:29Z">
            <w:r w:rsidDel="00000000" w:rsidR="00000000" w:rsidRPr="00000000">
              <w:rPr>
                <w:rFonts w:ascii="Arial" w:cs="Arial" w:eastAsia="Arial" w:hAnsi="Arial"/>
                <w:rtl w:val="0"/>
              </w:rPr>
              <w:t xml:space="preserve">session topic alias</w:t>
            </w:r>
          </w:ins>
        </w:sdtContent>
      </w:sdt>
      <w:sdt>
        <w:sdtPr>
          <w:tag w:val="goog_rdk_54"/>
        </w:sdtPr>
        <w:sdtContent>
          <w:del w:author="davide.lenzarini@u-blox.com" w:id="7" w:date="2024-08-08T13:32:29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739">
      <w:pPr>
        <w:pStyle w:val="Heading3"/>
        <w:keepNext w:val="0"/>
        <w:pBdr>
          <w:top w:color="auto" w:space="0" w:sz="0" w:val="none"/>
        </w:pBdr>
        <w:spacing w:after="80" w:before="280" w:line="248.00000000000006" w:lineRule="auto"/>
        <w:ind w:left="-15" w:firstLine="0"/>
        <w:jc w:val="both"/>
        <w:rPr/>
      </w:pPr>
      <w:bookmarkStart w:colFirst="0" w:colLast="0" w:name="_heading=h.yu0e4zurjnhj" w:id="193"/>
      <w:bookmarkEnd w:id="193"/>
      <w:r w:rsidDel="00000000" w:rsidR="00000000" w:rsidRPr="00000000">
        <w:rPr>
          <w:rtl w:val="0"/>
        </w:rPr>
        <w:t xml:space="preserve">3.12.4 UNSUBSCRIBE Actions</w:t>
      </w:r>
    </w:p>
    <w:p w:rsidR="00000000" w:rsidDel="00000000" w:rsidP="00000000" w:rsidRDefault="00000000" w:rsidRPr="00000000" w14:paraId="0000073A">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55"/>
        </w:sdtPr>
        <w:sdtContent>
          <w:commentRangeStart w:id="34"/>
        </w:sdtContent>
      </w:sdt>
      <w:r w:rsidDel="00000000" w:rsidR="00000000" w:rsidRPr="00000000">
        <w:rPr>
          <w:rFonts w:ascii="Arial" w:cs="Arial" w:eastAsia="Arial" w:hAnsi="Arial"/>
          <w:highlight w:val="yellow"/>
          <w:rtl w:val="0"/>
        </w:rPr>
        <w:t xml:space="preserve">Topic Filter</w:t>
      </w:r>
      <w:commentRangeEnd w:id="34"/>
      <w:r w:rsidDel="00000000" w:rsidR="00000000" w:rsidRPr="00000000">
        <w:commentReference w:id="34"/>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73B">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73C">
      <w:pPr>
        <w:numPr>
          <w:ilvl w:val="0"/>
          <w:numId w:val="61"/>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sdt>
        <w:sdtPr>
          <w:tag w:val="goog_rdk_56"/>
        </w:sdtPr>
        <w:sdtContent>
          <w:commentRangeStart w:id="35"/>
        </w:sdtContent>
      </w:sdt>
      <w:r w:rsidDel="00000000" w:rsidR="00000000" w:rsidRPr="00000000">
        <w:rPr>
          <w:rFonts w:ascii="Arial" w:cs="Arial" w:eastAsia="Arial" w:hAnsi="Arial"/>
          <w:highlight w:val="yellow"/>
          <w:rtl w:val="0"/>
        </w:rPr>
        <w:t xml:space="preserve">Topic Filters</w:t>
      </w:r>
      <w:commentRangeEnd w:id="35"/>
      <w:r w:rsidDel="00000000" w:rsidR="00000000" w:rsidRPr="00000000">
        <w:commentReference w:id="35"/>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[MQTT-SN-3.19.4-2]</w:t>
      </w:r>
      <w:r w:rsidDel="00000000" w:rsidR="00000000" w:rsidRPr="00000000">
        <w:rPr>
          <w:rFonts w:ascii="Arial" w:cs="Arial" w:eastAsia="Arial" w:hAnsi="Arial"/>
          <w:rtl w:val="0"/>
        </w:rPr>
        <w:t xml:space="preserve">.</w:t>
      </w:r>
    </w:p>
    <w:p w:rsidR="00000000" w:rsidDel="00000000" w:rsidP="00000000" w:rsidRDefault="00000000" w:rsidRPr="00000000" w14:paraId="0000073D">
      <w:pPr>
        <w:numPr>
          <w:ilvl w:val="0"/>
          <w:numId w:val="61"/>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sdt>
        <w:sdtPr>
          <w:tag w:val="goog_rdk_57"/>
        </w:sdtPr>
        <w:sdtContent>
          <w:commentRangeStart w:id="36"/>
        </w:sdtContent>
      </w:sdt>
      <w:r w:rsidDel="00000000" w:rsidR="00000000" w:rsidRPr="00000000">
        <w:rPr>
          <w:rFonts w:ascii="Arial" w:cs="Arial" w:eastAsia="Arial" w:hAnsi="Arial"/>
          <w:highlight w:val="yellow"/>
          <w:rtl w:val="0"/>
        </w:rPr>
        <w:t xml:space="preserve">Topic Filters</w:t>
      </w:r>
      <w:commentRangeEnd w:id="36"/>
      <w:r w:rsidDel="00000000" w:rsidR="00000000" w:rsidRPr="00000000">
        <w:commentReference w:id="36"/>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[MQTT-SN-3.19.4-3]</w:t>
      </w:r>
      <w:r w:rsidDel="00000000" w:rsidR="00000000" w:rsidRPr="00000000">
        <w:rPr>
          <w:rFonts w:ascii="Arial" w:cs="Arial" w:eastAsia="Arial" w:hAnsi="Arial"/>
          <w:rtl w:val="0"/>
        </w:rPr>
        <w:t xml:space="preserve">.</w:t>
      </w:r>
    </w:p>
    <w:p w:rsidR="00000000" w:rsidDel="00000000" w:rsidP="00000000" w:rsidRDefault="00000000" w:rsidRPr="00000000" w14:paraId="0000073E">
      <w:pPr>
        <w:numPr>
          <w:ilvl w:val="0"/>
          <w:numId w:val="61"/>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sdt>
        <w:sdtPr>
          <w:tag w:val="goog_rdk_58"/>
        </w:sdtPr>
        <w:sdtContent>
          <w:ins w:author="davide.lenzarini@u-blox.com" w:id="8" w:date="2024-08-07T08:57:11Z">
            <w:r w:rsidDel="00000000" w:rsidR="00000000" w:rsidRPr="00000000">
              <w:rPr>
                <w:rFonts w:ascii="Arial" w:cs="Arial" w:eastAsia="Arial" w:hAnsi="Arial"/>
                <w:rtl w:val="0"/>
              </w:rPr>
              <w:t xml:space="preserve">which match the </w:t>
            </w:r>
          </w:ins>
          <w:sdt>
            <w:sdtPr>
              <w:tag w:val="goog_rdk_59"/>
            </w:sdtPr>
            <w:sdtContent>
              <w:commentRangeStart w:id="37"/>
            </w:sdtContent>
          </w:sdt>
          <w:ins w:author="davide.lenzarini@u-blox.com" w:id="8" w:date="2024-08-07T08:57:11Z">
            <w:r w:rsidDel="00000000" w:rsidR="00000000" w:rsidRPr="00000000">
              <w:rPr>
                <w:rFonts w:ascii="Arial" w:cs="Arial" w:eastAsia="Arial" w:hAnsi="Arial"/>
                <w:rtl w:val="0"/>
              </w:rPr>
              <w:t xml:space="preserve">Topic Filters </w:t>
            </w:r>
          </w:ins>
        </w:sdtContent>
      </w:sdt>
      <w:commentRangeEnd w:id="37"/>
      <w:r w:rsidDel="00000000" w:rsidR="00000000" w:rsidRPr="00000000">
        <w:commentReference w:id="37"/>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73F">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[MQTT-3.19.4-5]</w:t>
      </w:r>
      <w:r w:rsidDel="00000000" w:rsidR="00000000" w:rsidRPr="00000000">
        <w:rPr>
          <w:rFonts w:ascii="Arial" w:cs="Arial" w:eastAsia="Arial" w:hAnsi="Arial"/>
          <w:rtl w:val="0"/>
        </w:rPr>
        <w:t xml:space="preserve">.</w:t>
      </w:r>
    </w:p>
    <w:p w:rsidR="00000000" w:rsidDel="00000000" w:rsidP="00000000" w:rsidRDefault="00000000" w:rsidRPr="00000000" w14:paraId="00000740">
      <w:pPr>
        <w:pStyle w:val="Heading2"/>
        <w:keepLines w:val="1"/>
        <w:spacing w:after="48" w:before="0" w:line="259" w:lineRule="auto"/>
        <w:ind w:left="0" w:firstLine="0"/>
        <w:rPr>
          <w:rFonts w:ascii="Arial" w:cs="Arial" w:eastAsia="Arial" w:hAnsi="Arial"/>
        </w:rPr>
      </w:pPr>
      <w:bookmarkStart w:colFirst="0" w:colLast="0" w:name="_heading=h.3abhhcj" w:id="194"/>
      <w:bookmarkEnd w:id="194"/>
      <w:r w:rsidDel="00000000" w:rsidR="00000000" w:rsidRPr="00000000">
        <w:rPr>
          <w:rtl w:val="0"/>
        </w:rPr>
        <w:t xml:space="preserve">3.13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741">
      <w:pPr>
        <w:rPr/>
      </w:pPr>
      <w:r w:rsidDel="00000000" w:rsidR="00000000" w:rsidRPr="00000000">
        <w:rPr/>
        <w:drawing>
          <wp:inline distB="114300" distT="114300" distL="114300" distR="114300">
            <wp:extent cx="5943600" cy="1295400"/>
            <wp:effectExtent b="0" l="0" r="0" t="0"/>
            <wp:docPr id="27" name="image2.png"/>
            <a:graphic>
              <a:graphicData uri="http://schemas.openxmlformats.org/drawingml/2006/picture">
                <pic:pic>
                  <pic:nvPicPr>
                    <pic:cNvPr id="0" name="image2.png"/>
                    <pic:cNvPicPr preferRelativeResize="0"/>
                  </pic:nvPicPr>
                  <pic:blipFill>
                    <a:blip r:embed="rId7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743">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Gateway to acknowledge the receipt and processing of an UNSUBSCRIBE packet.</w:t>
      </w:r>
    </w:p>
    <w:p w:rsidR="00000000" w:rsidDel="00000000" w:rsidP="00000000" w:rsidRDefault="00000000" w:rsidRPr="00000000" w14:paraId="00000744">
      <w:pPr>
        <w:pStyle w:val="Heading3"/>
        <w:ind w:left="0" w:firstLine="0"/>
        <w:rPr/>
      </w:pPr>
      <w:bookmarkStart w:colFirst="0" w:colLast="0" w:name="_heading=h.1pgrrkc" w:id="195"/>
      <w:bookmarkEnd w:id="195"/>
      <w:r w:rsidDel="00000000" w:rsidR="00000000" w:rsidRPr="00000000">
        <w:rPr>
          <w:rtl w:val="0"/>
        </w:rPr>
        <w:t xml:space="preserve">3.13.1 UNSUBACK Header</w:t>
      </w:r>
    </w:p>
    <w:p w:rsidR="00000000" w:rsidDel="00000000" w:rsidP="00000000" w:rsidRDefault="00000000" w:rsidRPr="00000000" w14:paraId="0000074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46">
      <w:pPr>
        <w:pStyle w:val="Heading3"/>
        <w:ind w:left="0" w:firstLine="0"/>
        <w:rPr/>
      </w:pPr>
      <w:bookmarkStart w:colFirst="0" w:colLast="0" w:name="_heading=h.49gfa85" w:id="196"/>
      <w:bookmarkEnd w:id="196"/>
      <w:r w:rsidDel="00000000" w:rsidR="00000000" w:rsidRPr="00000000">
        <w:rPr>
          <w:rtl w:val="0"/>
        </w:rPr>
        <w:t xml:space="preserve">3.13.2 Packet Identifier</w:t>
      </w:r>
    </w:p>
    <w:p w:rsidR="00000000" w:rsidDel="00000000" w:rsidP="00000000" w:rsidRDefault="00000000" w:rsidRPr="00000000" w14:paraId="00000747">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748">
      <w:pPr>
        <w:pStyle w:val="Heading3"/>
        <w:ind w:left="0" w:firstLine="0"/>
        <w:rPr/>
      </w:pPr>
      <w:bookmarkStart w:colFirst="0" w:colLast="0" w:name="_heading=h.2olpkfy" w:id="197"/>
      <w:bookmarkEnd w:id="197"/>
      <w:r w:rsidDel="00000000" w:rsidR="00000000" w:rsidRPr="00000000">
        <w:rPr>
          <w:rtl w:val="0"/>
        </w:rPr>
        <w:t xml:space="preserve">3.13.3 Reason Code</w:t>
      </w:r>
    </w:p>
    <w:p w:rsidR="00000000" w:rsidDel="00000000" w:rsidP="00000000" w:rsidRDefault="00000000" w:rsidRPr="00000000" w14:paraId="00000749">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74A">
      <w:pPr>
        <w:pStyle w:val="Heading2"/>
        <w:keepLines w:val="1"/>
        <w:spacing w:after="77" w:before="0" w:line="259" w:lineRule="auto"/>
        <w:ind w:left="0" w:firstLine="0"/>
        <w:rPr>
          <w:rFonts w:ascii="Arial" w:cs="Arial" w:eastAsia="Arial" w:hAnsi="Arial"/>
        </w:rPr>
      </w:pPr>
      <w:bookmarkStart w:colFirst="0" w:colLast="0" w:name="_heading=h.13qzunr" w:id="198"/>
      <w:bookmarkEnd w:id="198"/>
      <w:r w:rsidDel="00000000" w:rsidR="00000000" w:rsidRPr="00000000">
        <w:rPr>
          <w:rtl w:val="0"/>
        </w:rPr>
        <w:t xml:space="preserve">3.14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74B">
      <w:pPr>
        <w:rPr/>
      </w:pPr>
      <w:r w:rsidDel="00000000" w:rsidR="00000000" w:rsidRPr="00000000">
        <w:rPr/>
        <w:drawing>
          <wp:inline distB="114300" distT="114300" distL="114300" distR="114300">
            <wp:extent cx="5943600" cy="1803400"/>
            <wp:effectExtent b="0" l="0" r="0" t="0"/>
            <wp:docPr id="71" name="image41.png"/>
            <a:graphic>
              <a:graphicData uri="http://schemas.openxmlformats.org/drawingml/2006/picture">
                <pic:pic>
                  <pic:nvPicPr>
                    <pic:cNvPr id="0" name="image41.png"/>
                    <pic:cNvPicPr preferRelativeResize="0"/>
                  </pic:nvPicPr>
                  <pic:blipFill>
                    <a:blip r:embed="rId83"/>
                    <a:srcRect b="0" l="27" r="27"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74C">
      <w:pPr>
        <w:ind w:left="-15" w:right="4" w:firstLine="0"/>
        <w:rPr>
          <w:rFonts w:ascii="Arial" w:cs="Arial" w:eastAsia="Arial" w:hAnsi="Arial"/>
        </w:rPr>
      </w:pPr>
      <w:r w:rsidDel="00000000" w:rsidR="00000000" w:rsidRPr="00000000">
        <w:rPr>
          <w:color w:val="000000"/>
          <w:sz w:val="20"/>
          <w:szCs w:val="20"/>
          <w:u w:val="single"/>
          <w:shd w:fill="auto" w:val="clear"/>
          <w:rtl w:val="0"/>
        </w:rPr>
        <w:t xml:space="preserve">T</w:t>
      </w:r>
      <w:r w:rsidDel="00000000" w:rsidR="00000000" w:rsidRPr="00000000">
        <w:rPr>
          <w:rFonts w:ascii="Arial" w:cs="Arial" w:eastAsia="Arial" w:hAnsi="Arial"/>
          <w:rtl w:val="0"/>
        </w:rPr>
        <w:t xml:space="preserve">he PINGREQ packet is an ”are you alive” packet that is sent from or received by a connected client.</w:t>
      </w:r>
    </w:p>
    <w:p w:rsidR="00000000" w:rsidDel="00000000" w:rsidP="00000000" w:rsidRDefault="00000000" w:rsidRPr="00000000" w14:paraId="0000074D">
      <w:pPr>
        <w:pStyle w:val="Heading3"/>
        <w:ind w:left="0" w:firstLine="0"/>
        <w:rPr/>
      </w:pPr>
      <w:bookmarkStart w:colFirst="0" w:colLast="0" w:name="_heading=h.3nqndbk" w:id="199"/>
      <w:bookmarkEnd w:id="199"/>
      <w:r w:rsidDel="00000000" w:rsidR="00000000" w:rsidRPr="00000000">
        <w:rPr>
          <w:rtl w:val="0"/>
        </w:rPr>
        <w:t xml:space="preserve">3.14.1 PINGREQ Header</w:t>
      </w:r>
    </w:p>
    <w:p w:rsidR="00000000" w:rsidDel="00000000" w:rsidP="00000000" w:rsidRDefault="00000000" w:rsidRPr="00000000" w14:paraId="0000074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4F">
      <w:pPr>
        <w:pStyle w:val="Heading3"/>
        <w:ind w:left="0" w:firstLine="0"/>
        <w:rPr/>
      </w:pPr>
      <w:bookmarkStart w:colFirst="0" w:colLast="0" w:name="_heading=h.sqbpplpqb01e" w:id="200"/>
      <w:bookmarkEnd w:id="200"/>
      <w:r w:rsidDel="00000000" w:rsidR="00000000" w:rsidRPr="00000000">
        <w:rPr>
          <w:rtl w:val="0"/>
        </w:rPr>
        <w:t xml:space="preserve">3.14.2 Packet Identifier</w:t>
      </w:r>
    </w:p>
    <w:p w:rsidR="00000000" w:rsidDel="00000000" w:rsidP="00000000" w:rsidRDefault="00000000" w:rsidRPr="00000000" w14:paraId="00000750">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751">
      <w:pPr>
        <w:pStyle w:val="Heading3"/>
        <w:ind w:left="0" w:firstLine="0"/>
        <w:rPr/>
      </w:pPr>
      <w:bookmarkStart w:colFirst="0" w:colLast="0" w:name="_heading=h.22vxnjd" w:id="201"/>
      <w:bookmarkEnd w:id="201"/>
      <w:r w:rsidDel="00000000" w:rsidR="00000000" w:rsidRPr="00000000">
        <w:rPr>
          <w:rtl w:val="0"/>
        </w:rPr>
        <w:t xml:space="preserve">3.14.3</w:t>
      </w:r>
      <w:sdt>
        <w:sdtPr>
          <w:tag w:val="goog_rdk_60"/>
        </w:sdtPr>
        <w:sdtContent>
          <w:commentRangeStart w:id="38"/>
        </w:sdtContent>
      </w:sdt>
      <w:sdt>
        <w:sdtPr>
          <w:tag w:val="goog_rdk_61"/>
        </w:sdtPr>
        <w:sdtContent>
          <w:commentRangeStart w:id="39"/>
        </w:sdtContent>
      </w:sdt>
      <w:sdt>
        <w:sdtPr>
          <w:tag w:val="goog_rdk_62"/>
        </w:sdtPr>
        <w:sdtContent>
          <w:commentRangeStart w:id="40"/>
        </w:sdtContent>
      </w:sdt>
      <w:r w:rsidDel="00000000" w:rsidR="00000000" w:rsidRPr="00000000">
        <w:rPr>
          <w:rtl w:val="0"/>
        </w:rPr>
        <w:t xml:space="preserve"> Client Identifier</w:t>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752">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Gateway.</w:t>
      </w:r>
    </w:p>
    <w:p w:rsidR="00000000" w:rsidDel="00000000" w:rsidP="00000000" w:rsidRDefault="00000000" w:rsidRPr="00000000" w14:paraId="00000753">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[MQTT-SN-3.21.3-1].</w:t>
      </w:r>
      <w:r w:rsidDel="00000000" w:rsidR="00000000" w:rsidRPr="00000000">
        <w:rPr>
          <w:rtl w:val="0"/>
        </w:rPr>
      </w:r>
    </w:p>
    <w:p w:rsidR="00000000" w:rsidDel="00000000" w:rsidP="00000000" w:rsidRDefault="00000000" w:rsidRPr="00000000" w14:paraId="00000754">
      <w:pPr>
        <w:pStyle w:val="Heading3"/>
        <w:keepNext w:val="0"/>
        <w:pBdr>
          <w:top w:color="auto" w:space="0" w:sz="0" w:val="none"/>
        </w:pBdr>
        <w:spacing w:after="80" w:before="280" w:lineRule="auto"/>
        <w:ind w:left="-15" w:firstLine="0"/>
        <w:rPr/>
      </w:pPr>
      <w:bookmarkStart w:colFirst="0" w:colLast="0" w:name="_heading=h.1bpzu4dgtzqz" w:id="202"/>
      <w:bookmarkEnd w:id="202"/>
      <w:r w:rsidDel="00000000" w:rsidR="00000000" w:rsidRPr="00000000">
        <w:rPr>
          <w:rtl w:val="0"/>
        </w:rPr>
        <w:t xml:space="preserve">3.14.4 PINGREQ Actions</w:t>
      </w:r>
    </w:p>
    <w:p w:rsidR="00000000" w:rsidDel="00000000" w:rsidP="00000000" w:rsidRDefault="00000000" w:rsidRPr="00000000" w14:paraId="00000755">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56">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57">
      <w:pPr>
        <w:pStyle w:val="Heading2"/>
        <w:keepLines w:val="1"/>
        <w:spacing w:after="77" w:before="0" w:line="259" w:lineRule="auto"/>
        <w:ind w:left="0" w:firstLine="0"/>
        <w:rPr>
          <w:rFonts w:ascii="Arial" w:cs="Arial" w:eastAsia="Arial" w:hAnsi="Arial"/>
        </w:rPr>
      </w:pPr>
      <w:bookmarkStart w:colFirst="0" w:colLast="0" w:name="_heading=h.i17xr6" w:id="203"/>
      <w:bookmarkEnd w:id="203"/>
      <w:r w:rsidDel="00000000" w:rsidR="00000000" w:rsidRPr="00000000">
        <w:rPr>
          <w:rtl w:val="0"/>
        </w:rPr>
        <w:t xml:space="preserve">3.15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758">
      <w:pPr>
        <w:rPr/>
      </w:pPr>
      <w:r w:rsidDel="00000000" w:rsidR="00000000" w:rsidRPr="00000000">
        <w:rPr/>
        <w:drawing>
          <wp:inline distB="114300" distT="114300" distL="114300" distR="114300">
            <wp:extent cx="5943600" cy="1295400"/>
            <wp:effectExtent b="0" l="0" r="0" t="0"/>
            <wp:docPr id="50" name="image32.png"/>
            <a:graphic>
              <a:graphicData uri="http://schemas.openxmlformats.org/drawingml/2006/picture">
                <pic:pic>
                  <pic:nvPicPr>
                    <pic:cNvPr id="0" name="image32.png"/>
                    <pic:cNvPicPr preferRelativeResize="0"/>
                  </pic:nvPicPr>
                  <pic:blipFill>
                    <a:blip r:embed="rId84"/>
                    <a:srcRect b="243" l="0" r="0" t="243"/>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63"/>
        </w:sdtPr>
        <w:sdtContent>
          <w:commentRangeStart w:id="41"/>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w:t>
      </w:r>
      <w:commentRangeEnd w:id="41"/>
      <w:r w:rsidDel="00000000" w:rsidR="00000000" w:rsidRPr="00000000">
        <w:commentReference w:id="4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PINGRESP packet</w:t>
      </w:r>
    </w:p>
    <w:p w:rsidR="00000000" w:rsidDel="00000000" w:rsidP="00000000" w:rsidRDefault="00000000" w:rsidRPr="00000000" w14:paraId="0000075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075B">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Client that it has no more buffered packets for that Client.</w:t>
      </w:r>
    </w:p>
    <w:p w:rsidR="00000000" w:rsidDel="00000000" w:rsidP="00000000" w:rsidRDefault="00000000" w:rsidRPr="00000000" w14:paraId="0000075C">
      <w:pPr>
        <w:pStyle w:val="Heading3"/>
        <w:ind w:left="0" w:firstLine="0"/>
        <w:rPr/>
      </w:pPr>
      <w:bookmarkStart w:colFirst="0" w:colLast="0" w:name="_heading=h.320vgez" w:id="204"/>
      <w:bookmarkEnd w:id="204"/>
      <w:r w:rsidDel="00000000" w:rsidR="00000000" w:rsidRPr="00000000">
        <w:rPr>
          <w:rtl w:val="0"/>
        </w:rPr>
        <w:t xml:space="preserve">3.15.1 PINGRESP Header</w:t>
      </w:r>
    </w:p>
    <w:p w:rsidR="00000000" w:rsidDel="00000000" w:rsidP="00000000" w:rsidRDefault="00000000" w:rsidRPr="00000000" w14:paraId="0000075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5E">
      <w:pPr>
        <w:pStyle w:val="Heading3"/>
        <w:ind w:left="0" w:firstLine="0"/>
        <w:rPr/>
      </w:pPr>
      <w:bookmarkStart w:colFirst="0" w:colLast="0" w:name="_heading=h.fodwg3l5deju" w:id="205"/>
      <w:bookmarkEnd w:id="205"/>
      <w:r w:rsidDel="00000000" w:rsidR="00000000" w:rsidRPr="00000000">
        <w:rPr>
          <w:rtl w:val="0"/>
        </w:rPr>
        <w:t xml:space="preserve">3.15.2 Packet Identifier</w:t>
      </w:r>
    </w:p>
    <w:p w:rsidR="00000000" w:rsidDel="00000000" w:rsidP="00000000" w:rsidRDefault="00000000" w:rsidRPr="00000000" w14:paraId="0000075F">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760">
      <w:pPr>
        <w:pStyle w:val="Heading3"/>
        <w:ind w:left="0" w:firstLine="0"/>
        <w:rPr/>
      </w:pPr>
      <w:bookmarkStart w:colFirst="0" w:colLast="0" w:name="_heading=h.1h65qms" w:id="206"/>
      <w:bookmarkEnd w:id="206"/>
      <w:r w:rsidDel="00000000" w:rsidR="00000000" w:rsidRPr="00000000">
        <w:rPr>
          <w:rtl w:val="0"/>
        </w:rPr>
        <w:t xml:space="preserve">3.15.3 Application Messages Remaining</w:t>
      </w:r>
    </w:p>
    <w:p w:rsidR="00000000" w:rsidDel="00000000" w:rsidP="00000000" w:rsidRDefault="00000000" w:rsidRPr="00000000" w14:paraId="00000761">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It is optional, intended as useful information for the Client. Values can be:</w:t>
      </w:r>
    </w:p>
    <w:tbl>
      <w:tblPr>
        <w:tblStyle w:val="Table11"/>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762">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763">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764">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765">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66">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767">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68">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769">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076B">
      <w:pPr>
        <w:pStyle w:val="Heading2"/>
        <w:keepLines w:val="1"/>
        <w:spacing w:after="77" w:before="0" w:line="259" w:lineRule="auto"/>
        <w:ind w:left="0" w:firstLine="0"/>
        <w:rPr/>
      </w:pPr>
      <w:bookmarkStart w:colFirst="0" w:colLast="0" w:name="_heading=h.415t9al" w:id="207"/>
      <w:bookmarkEnd w:id="207"/>
      <w:r w:rsidDel="00000000" w:rsidR="00000000" w:rsidRPr="00000000">
        <w:rPr>
          <w:rtl w:val="0"/>
        </w:rPr>
        <w:t xml:space="preserve">3.16 </w:t>
      </w:r>
      <w:r w:rsidDel="00000000" w:rsidR="00000000" w:rsidRPr="00000000">
        <w:rPr>
          <w:rFonts w:ascii="Arial" w:cs="Arial" w:eastAsia="Arial" w:hAnsi="Arial"/>
          <w:rtl w:val="0"/>
        </w:rPr>
        <w:t xml:space="preserve">DISCONNECT - Disconnect Notification</w:t>
      </w:r>
      <w:r w:rsidDel="00000000" w:rsidR="00000000" w:rsidRPr="00000000">
        <w:rPr>
          <w:rtl w:val="0"/>
        </w:rPr>
      </w:r>
    </w:p>
    <w:p w:rsidR="00000000" w:rsidDel="00000000" w:rsidP="00000000" w:rsidRDefault="00000000" w:rsidRPr="00000000" w14:paraId="0000076C">
      <w:pPr>
        <w:rPr/>
      </w:pPr>
      <w:sdt>
        <w:sdtPr>
          <w:tag w:val="goog_rdk_64"/>
        </w:sdtPr>
        <w:sdtContent>
          <w:commentRangeStart w:id="42"/>
        </w:sdtContent>
      </w:sdt>
      <w:sdt>
        <w:sdtPr>
          <w:tag w:val="goog_rdk_65"/>
        </w:sdtPr>
        <w:sdtContent>
          <w:commentRangeStart w:id="43"/>
        </w:sdtContent>
      </w:sdt>
      <w:sdt>
        <w:sdtPr>
          <w:tag w:val="goog_rdk_66"/>
        </w:sdtPr>
        <w:sdtContent>
          <w:commentRangeStart w:id="44"/>
        </w:sdtContent>
      </w:sdt>
      <w:r w:rsidDel="00000000" w:rsidR="00000000" w:rsidRPr="00000000">
        <w:rPr/>
        <w:drawing>
          <wp:inline distB="114300" distT="114300" distL="114300" distR="114300">
            <wp:extent cx="5943600" cy="3771900"/>
            <wp:effectExtent b="0" l="0" r="0" t="0"/>
            <wp:docPr id="44" name="image21.png"/>
            <a:graphic>
              <a:graphicData uri="http://schemas.openxmlformats.org/drawingml/2006/picture">
                <pic:pic>
                  <pic:nvPicPr>
                    <pic:cNvPr id="0" name="image21.png"/>
                    <pic:cNvPicPr preferRelativeResize="0"/>
                  </pic:nvPicPr>
                  <pic:blipFill>
                    <a:blip r:embed="rId85"/>
                    <a:srcRect b="0" l="0" r="0" t="0"/>
                    <a:stretch>
                      <a:fillRect/>
                    </a:stretch>
                  </pic:blipFill>
                  <pic:spPr>
                    <a:xfrm>
                      <a:off x="0" y="0"/>
                      <a:ext cx="5943600" cy="3771900"/>
                    </a:xfrm>
                    <a:prstGeom prst="rect"/>
                    <a:ln/>
                  </pic:spPr>
                </pic:pic>
              </a:graphicData>
            </a:graphic>
          </wp:inline>
        </w:drawing>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76D">
      <w:pPr>
        <w:rPr/>
      </w:pPr>
      <w:sdt>
        <w:sdtPr>
          <w:tag w:val="goog_rdk_67"/>
        </w:sdtPr>
        <w:sdtContent>
          <w:commentRangeStart w:id="45"/>
        </w:sdtContent>
      </w:sdt>
      <w:sdt>
        <w:sdtPr>
          <w:tag w:val="goog_rdk_68"/>
        </w:sdtPr>
        <w:sdtContent>
          <w:commentRangeStart w:id="46"/>
        </w:sdtContent>
      </w:sdt>
      <w:r w:rsidDel="00000000" w:rsidR="00000000" w:rsidRPr="00000000">
        <w:rPr/>
        <w:drawing>
          <wp:inline distB="114300" distT="114300" distL="114300" distR="114300">
            <wp:extent cx="5943600" cy="3949700"/>
            <wp:effectExtent b="0" l="0" r="0" t="0"/>
            <wp:docPr id="52" name="image39.png"/>
            <a:graphic>
              <a:graphicData uri="http://schemas.openxmlformats.org/drawingml/2006/picture">
                <pic:pic>
                  <pic:nvPicPr>
                    <pic:cNvPr id="0" name="image39.png"/>
                    <pic:cNvPicPr preferRelativeResize="0"/>
                  </pic:nvPicPr>
                  <pic:blipFill>
                    <a:blip r:embed="rId86"/>
                    <a:srcRect b="0" l="0" r="0" t="0"/>
                    <a:stretch>
                      <a:fillRect/>
                    </a:stretch>
                  </pic:blipFill>
                  <pic:spPr>
                    <a:xfrm>
                      <a:off x="0" y="0"/>
                      <a:ext cx="5943600" cy="3949700"/>
                    </a:xfrm>
                    <a:prstGeom prst="rect"/>
                    <a:ln/>
                  </pic:spPr>
                </pic:pic>
              </a:graphicData>
            </a:graphic>
          </wp:inline>
        </w:drawing>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076F">
      <w:pPr>
        <w:spacing w:after="23" w:lineRule="auto"/>
        <w:ind w:right="4"/>
        <w:rPr>
          <w:rFonts w:ascii="Arial" w:cs="Arial" w:eastAsia="Arial" w:hAnsi="Arial"/>
        </w:rPr>
      </w:pPr>
      <w:r w:rsidDel="00000000" w:rsidR="00000000" w:rsidRPr="00000000">
        <w:rPr>
          <w:rFonts w:ascii="Arial" w:cs="Arial" w:eastAsia="Arial" w:hAnsi="Arial"/>
          <w:rtl w:val="0"/>
        </w:rPr>
        <w:t xml:space="preserve">The DISCONNECT packet is sent by a Client to indicate that it is going to delete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Virtual connection and go to the Disconnected state.</w:t>
      </w:r>
    </w:p>
    <w:p w:rsidR="00000000" w:rsidDel="00000000" w:rsidP="00000000" w:rsidRDefault="00000000" w:rsidRPr="00000000" w14:paraId="00000770">
      <w:pPr>
        <w:spacing w:after="23" w:lineRule="auto"/>
        <w:ind w:right="4"/>
        <w:rPr>
          <w:rFonts w:ascii="Arial" w:cs="Arial" w:eastAsia="Arial" w:hAnsi="Arial"/>
        </w:rPr>
      </w:pPr>
      <w:r w:rsidDel="00000000" w:rsidR="00000000" w:rsidRPr="00000000">
        <w:rPr>
          <w:rFonts w:ascii="Arial" w:cs="Arial" w:eastAsia="Arial" w:hAnsi="Arial"/>
          <w:rtl w:val="0"/>
        </w:rPr>
        <w:t xml:space="preserve">DISCONNECT may be sent by a Server to indicate that it cannot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771">
      <w:pPr>
        <w:spacing w:after="23" w:lineRule="auto"/>
        <w:ind w:right="4"/>
        <w:rPr>
          <w:rFonts w:ascii="Arial" w:cs="Arial" w:eastAsia="Arial" w:hAnsi="Arial"/>
        </w:rPr>
      </w:pPr>
      <w:r w:rsidDel="00000000" w:rsidR="00000000" w:rsidRPr="00000000">
        <w:rPr>
          <w:rFonts w:ascii="Arial" w:cs="Arial" w:eastAsia="Arial" w:hAnsi="Arial"/>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772">
      <w:pPr>
        <w:pStyle w:val="Heading3"/>
        <w:ind w:left="0" w:firstLine="0"/>
        <w:rPr/>
      </w:pPr>
      <w:bookmarkStart w:colFirst="0" w:colLast="0" w:name="_heading=h.2gb3jie" w:id="208"/>
      <w:bookmarkEnd w:id="208"/>
      <w:r w:rsidDel="00000000" w:rsidR="00000000" w:rsidRPr="00000000">
        <w:rPr>
          <w:rtl w:val="0"/>
        </w:rPr>
        <w:t xml:space="preserve">3.16.1 DISCONNECT Header</w:t>
      </w:r>
    </w:p>
    <w:p w:rsidR="00000000" w:rsidDel="00000000" w:rsidP="00000000" w:rsidRDefault="00000000" w:rsidRPr="00000000" w14:paraId="0000077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4">
      <w:pPr>
        <w:pStyle w:val="Heading3"/>
        <w:ind w:left="0" w:firstLine="0"/>
        <w:rPr/>
      </w:pPr>
      <w:bookmarkStart w:colFirst="0" w:colLast="0" w:name="_heading=h.vgdtq7" w:id="209"/>
      <w:bookmarkEnd w:id="209"/>
      <w:r w:rsidDel="00000000" w:rsidR="00000000" w:rsidRPr="00000000">
        <w:rPr>
          <w:rtl w:val="0"/>
        </w:rPr>
        <w:t xml:space="preserve">3.16.2 DISCONNECT Flags</w:t>
      </w:r>
    </w:p>
    <w:p w:rsidR="00000000" w:rsidDel="00000000" w:rsidP="00000000" w:rsidRDefault="00000000" w:rsidRPr="00000000" w14:paraId="00000775">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of the DISCONNECT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76">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p>
    <w:p w:rsidR="00000000" w:rsidDel="00000000" w:rsidP="00000000" w:rsidRDefault="00000000" w:rsidRPr="00000000" w14:paraId="00000777">
      <w:pPr>
        <w:pStyle w:val="Heading4"/>
        <w:spacing w:after="0" w:before="0" w:lineRule="auto"/>
        <w:ind w:left="0" w:firstLine="0"/>
        <w:rPr/>
      </w:pPr>
      <w:bookmarkStart w:colFirst="0" w:colLast="0" w:name="_heading=h.2he2fw8unuaw" w:id="210"/>
      <w:bookmarkEnd w:id="210"/>
      <w:r w:rsidDel="00000000" w:rsidR="00000000" w:rsidRPr="00000000">
        <w:rPr>
          <w:rtl w:val="0"/>
        </w:rPr>
        <w:t xml:space="preserve">3.16.2.1 Retain Registrations</w:t>
      </w:r>
    </w:p>
    <w:p w:rsidR="00000000" w:rsidDel="00000000" w:rsidP="00000000" w:rsidRDefault="00000000" w:rsidRPr="00000000" w14:paraId="00000778">
      <w:pPr>
        <w:rPr>
          <w:rFonts w:ascii="Arial" w:cs="Arial" w:eastAsia="Arial" w:hAnsi="Arial"/>
          <w:b w:val="1"/>
          <w:color w:val="000000"/>
          <w:sz w:val="20"/>
          <w:szCs w:val="20"/>
          <w:shd w:fill="auto" w:val="clear"/>
        </w:rPr>
      </w:pPr>
      <w:r w:rsidDel="00000000" w:rsidR="00000000" w:rsidRPr="00000000">
        <w:rPr>
          <w:b w:val="1"/>
          <w:rtl w:val="0"/>
        </w:rPr>
        <w:t xml:space="preserve">Position:</w:t>
      </w:r>
      <w:r w:rsidDel="00000000" w:rsidR="00000000" w:rsidRPr="00000000">
        <w:rPr>
          <w:rtl w:val="0"/>
        </w:rPr>
        <w:t xml:space="preserve"> bit 0 of the DISCONNECT Flags.</w:t>
      </w:r>
      <w:r w:rsidDel="00000000" w:rsidR="00000000" w:rsidRPr="00000000">
        <w:rPr>
          <w:rtl w:val="0"/>
        </w:rPr>
      </w:r>
    </w:p>
    <w:p w:rsidR="00000000" w:rsidDel="00000000" w:rsidP="00000000" w:rsidRDefault="00000000" w:rsidRPr="00000000" w14:paraId="00000779">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Specifies whether Topic registrations should be retained by the Gateway during the Asleep state. “0” indicates registrations should be removed during the sleeping period and renegotiated when Awake or Active. “1” indicates registrations should be retained during the Asleep period, and therefore not renegotiated when Awake or Active.</w:t>
      </w:r>
    </w:p>
    <w:p w:rsidR="00000000" w:rsidDel="00000000" w:rsidP="00000000" w:rsidRDefault="00000000" w:rsidRPr="00000000" w14:paraId="0000077A">
      <w:pPr>
        <w:pStyle w:val="Heading4"/>
        <w:spacing w:after="0" w:before="0" w:lineRule="auto"/>
        <w:ind w:left="0" w:firstLine="0"/>
        <w:rPr>
          <w:rFonts w:ascii="Arial" w:cs="Arial" w:eastAsia="Arial" w:hAnsi="Arial"/>
          <w:color w:val="000000"/>
          <w:sz w:val="20"/>
          <w:szCs w:val="20"/>
          <w:shd w:fill="auto" w:val="clear"/>
        </w:rPr>
      </w:pPr>
      <w:bookmarkStart w:colFirst="0" w:colLast="0" w:name="_heading=h.f9865emxsi82" w:id="211"/>
      <w:bookmarkEnd w:id="211"/>
      <w:r w:rsidDel="00000000" w:rsidR="00000000" w:rsidRPr="00000000">
        <w:rPr>
          <w:rtl w:val="0"/>
        </w:rPr>
        <w:t xml:space="preserve">3.16.2.2 Reason String Flag</w:t>
      </w:r>
      <w:r w:rsidDel="00000000" w:rsidR="00000000" w:rsidRPr="00000000">
        <w:rPr>
          <w:rtl w:val="0"/>
        </w:rPr>
      </w:r>
    </w:p>
    <w:p w:rsidR="00000000" w:rsidDel="00000000" w:rsidP="00000000" w:rsidRDefault="00000000" w:rsidRPr="00000000" w14:paraId="0000077B">
      <w:pPr>
        <w:rPr/>
      </w:pPr>
      <w:r w:rsidDel="00000000" w:rsidR="00000000" w:rsidRPr="00000000">
        <w:rPr>
          <w:b w:val="1"/>
          <w:rtl w:val="0"/>
        </w:rPr>
        <w:t xml:space="preserve">Position:</w:t>
      </w:r>
      <w:r w:rsidDel="00000000" w:rsidR="00000000" w:rsidRPr="00000000">
        <w:rPr>
          <w:rtl w:val="0"/>
        </w:rPr>
        <w:t xml:space="preserve"> bit 1 of the DISCONNECT Flags.</w:t>
      </w:r>
    </w:p>
    <w:p w:rsidR="00000000" w:rsidDel="00000000" w:rsidP="00000000" w:rsidRDefault="00000000" w:rsidRPr="00000000" w14:paraId="0000077C">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w:t>
      </w:r>
      <w:r w:rsidDel="00000000" w:rsidR="00000000" w:rsidRPr="00000000">
        <w:rPr>
          <w:rFonts w:ascii="Arial" w:cs="Arial" w:eastAsia="Arial" w:hAnsi="Arial"/>
          <w:color w:val="000000"/>
          <w:sz w:val="20"/>
          <w:szCs w:val="20"/>
          <w:highlight w:val="yellow"/>
          <w:rtl w:val="0"/>
        </w:rPr>
        <w:t xml:space="preserve"> String Flag is set to 0, a Reason String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7D">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Reason String Flag is set to 1, a Reason String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7E">
      <w:pPr>
        <w:pStyle w:val="Heading4"/>
        <w:spacing w:after="0" w:before="0" w:lineRule="auto"/>
        <w:ind w:left="0" w:firstLine="0"/>
        <w:rPr/>
      </w:pPr>
      <w:bookmarkStart w:colFirst="0" w:colLast="0" w:name="_heading=h.vf25roqqpxsl" w:id="212"/>
      <w:bookmarkEnd w:id="212"/>
      <w:r w:rsidDel="00000000" w:rsidR="00000000" w:rsidRPr="00000000">
        <w:rPr>
          <w:rtl w:val="0"/>
        </w:rPr>
        <w:t xml:space="preserve">3.16.2.3 Session Expiry Interval Flag</w:t>
      </w:r>
    </w:p>
    <w:p w:rsidR="00000000" w:rsidDel="00000000" w:rsidP="00000000" w:rsidRDefault="00000000" w:rsidRPr="00000000" w14:paraId="0000077F">
      <w:pPr>
        <w:rPr/>
      </w:pPr>
      <w:r w:rsidDel="00000000" w:rsidR="00000000" w:rsidRPr="00000000">
        <w:rPr>
          <w:b w:val="1"/>
          <w:rtl w:val="0"/>
        </w:rPr>
        <w:t xml:space="preserve">Position:</w:t>
      </w:r>
      <w:r w:rsidDel="00000000" w:rsidR="00000000" w:rsidRPr="00000000">
        <w:rPr>
          <w:rtl w:val="0"/>
        </w:rPr>
        <w:t xml:space="preserve"> bit 2 of the DISCONNECT Flags.</w:t>
      </w:r>
    </w:p>
    <w:p w:rsidR="00000000" w:rsidDel="00000000" w:rsidP="00000000" w:rsidRDefault="00000000" w:rsidRPr="00000000" w14:paraId="00000780">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81">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82">
      <w:pPr>
        <w:pStyle w:val="Heading4"/>
        <w:spacing w:after="0" w:lineRule="auto"/>
        <w:ind w:left="0" w:firstLine="0"/>
        <w:rPr/>
      </w:pPr>
      <w:bookmarkStart w:colFirst="0" w:colLast="0" w:name="_heading=h.qy3p3qqdmadq" w:id="213"/>
      <w:bookmarkEnd w:id="213"/>
      <w:r w:rsidDel="00000000" w:rsidR="00000000" w:rsidRPr="00000000">
        <w:rPr>
          <w:rtl w:val="0"/>
        </w:rPr>
        <w:t xml:space="preserve">3.16.2.4 Reason Code Flag</w:t>
      </w:r>
    </w:p>
    <w:p w:rsidR="00000000" w:rsidDel="00000000" w:rsidP="00000000" w:rsidRDefault="00000000" w:rsidRPr="00000000" w14:paraId="00000783">
      <w:pPr>
        <w:rPr/>
      </w:pPr>
      <w:r w:rsidDel="00000000" w:rsidR="00000000" w:rsidRPr="00000000">
        <w:rPr>
          <w:b w:val="1"/>
          <w:rtl w:val="0"/>
        </w:rPr>
        <w:t xml:space="preserve">Position:</w:t>
      </w:r>
      <w:r w:rsidDel="00000000" w:rsidR="00000000" w:rsidRPr="00000000">
        <w:rPr>
          <w:rtl w:val="0"/>
        </w:rPr>
        <w:t xml:space="preserve"> bit 3 of the DISCONNECT Flags.</w:t>
      </w:r>
      <w:r w:rsidDel="00000000" w:rsidR="00000000" w:rsidRPr="00000000">
        <w:rPr>
          <w:rtl w:val="0"/>
        </w:rPr>
      </w:r>
    </w:p>
    <w:p w:rsidR="00000000" w:rsidDel="00000000" w:rsidP="00000000" w:rsidRDefault="00000000" w:rsidRPr="00000000" w14:paraId="00000784">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85">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Reason Code Flag is set to 1, a Reason Code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86">
      <w:pPr>
        <w:pStyle w:val="Heading4"/>
        <w:spacing w:after="0" w:before="0" w:lineRule="auto"/>
        <w:ind w:left="0" w:firstLine="0"/>
        <w:rPr/>
      </w:pPr>
      <w:bookmarkStart w:colFirst="0" w:colLast="0" w:name="_heading=h.xf6mk8ar6hod" w:id="214"/>
      <w:bookmarkEnd w:id="214"/>
      <w:r w:rsidDel="00000000" w:rsidR="00000000" w:rsidRPr="00000000">
        <w:rPr>
          <w:rtl w:val="0"/>
        </w:rPr>
        <w:t xml:space="preserve">3.16.2.5 Packet Identifier Flag</w:t>
      </w:r>
    </w:p>
    <w:p w:rsidR="00000000" w:rsidDel="00000000" w:rsidP="00000000" w:rsidRDefault="00000000" w:rsidRPr="00000000" w14:paraId="00000787">
      <w:pPr>
        <w:rPr/>
      </w:pPr>
      <w:r w:rsidDel="00000000" w:rsidR="00000000" w:rsidRPr="00000000">
        <w:rPr>
          <w:b w:val="1"/>
          <w:rtl w:val="0"/>
        </w:rPr>
        <w:t xml:space="preserve">Position:</w:t>
      </w:r>
      <w:r w:rsidDel="00000000" w:rsidR="00000000" w:rsidRPr="00000000">
        <w:rPr>
          <w:rtl w:val="0"/>
        </w:rPr>
        <w:t xml:space="preserve"> bit 4 of the DISCONNECT Flags.</w:t>
      </w:r>
      <w:r w:rsidDel="00000000" w:rsidR="00000000" w:rsidRPr="00000000">
        <w:rPr>
          <w:rtl w:val="0"/>
        </w:rPr>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[MQTT-SN-3.16.2.5-1]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 w:firstLine="0"/>
        <w:jc w:val="left"/>
        <w:rPr>
          <w:rFonts w:ascii="Arial" w:cs="Arial" w:eastAsia="Arial" w:hAnsi="Arial"/>
          <w:highlight w:val="yellow"/>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[MQTT-SN-3.16.2.5-2]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78A">
      <w:pPr>
        <w:pStyle w:val="Heading3"/>
        <w:ind w:left="0" w:firstLine="0"/>
        <w:rPr/>
      </w:pPr>
      <w:bookmarkStart w:colFirst="0" w:colLast="0" w:name="_heading=h.rjljjibf9dws" w:id="215"/>
      <w:bookmarkEnd w:id="215"/>
      <w:r w:rsidDel="00000000" w:rsidR="00000000" w:rsidRPr="00000000">
        <w:rPr>
          <w:rtl w:val="0"/>
        </w:rPr>
        <w:t xml:space="preserve">3.16.3 Packet Identifier</w:t>
      </w:r>
    </w:p>
    <w:p w:rsidR="00000000" w:rsidDel="00000000" w:rsidP="00000000" w:rsidRDefault="00000000" w:rsidRPr="00000000" w14:paraId="0000078B">
      <w:pPr>
        <w:spacing w:after="295" w:before="0" w:line="248.00000000000006" w:lineRule="auto"/>
        <w:rPr>
          <w:rFonts w:ascii="Arial" w:cs="Arial" w:eastAsia="Arial" w:hAnsi="Arial"/>
          <w:highlight w:val="yellow"/>
        </w:rPr>
      </w:pPr>
      <w:r w:rsidDel="00000000" w:rsidR="00000000" w:rsidRPr="00000000">
        <w:rPr>
          <w:rFonts w:ascii="Arial" w:cs="Arial" w:eastAsia="Arial" w:hAnsi="Arial"/>
          <w:rtl w:val="0"/>
        </w:rPr>
        <w:t xml:space="preserve">Optional. This can be used by a Gateway when responding to a Client packet for which there is no current Virtual Connection. In this case, the DISCONNECT packet can be sent by the Gateway,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8C">
      <w:pPr>
        <w:pStyle w:val="Heading3"/>
        <w:ind w:left="0" w:firstLine="0"/>
        <w:rPr/>
      </w:pPr>
      <w:bookmarkStart w:colFirst="0" w:colLast="0" w:name="_heading=h.3fg1ce0" w:id="216"/>
      <w:bookmarkEnd w:id="216"/>
      <w:r w:rsidDel="00000000" w:rsidR="00000000" w:rsidRPr="00000000">
        <w:rPr>
          <w:rtl w:val="0"/>
        </w:rPr>
        <w:t xml:space="preserve">3.16.4 Reason Code</w:t>
      </w:r>
    </w:p>
    <w:p w:rsidR="00000000" w:rsidDel="00000000" w:rsidP="00000000" w:rsidRDefault="00000000" w:rsidRPr="00000000" w14:paraId="0000078D">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8E">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[MQTT-SN-3.23.3-1].</w:t>
      </w:r>
    </w:p>
    <w:p w:rsidR="00000000" w:rsidDel="00000000" w:rsidP="00000000" w:rsidRDefault="00000000" w:rsidRPr="00000000" w14:paraId="0000078F">
      <w:pPr>
        <w:pStyle w:val="Heading3"/>
        <w:ind w:left="0" w:firstLine="0"/>
        <w:rPr/>
      </w:pPr>
      <w:bookmarkStart w:colFirst="0" w:colLast="0" w:name="_heading=h.1ulbmlt" w:id="217"/>
      <w:bookmarkEnd w:id="217"/>
      <w:r w:rsidDel="00000000" w:rsidR="00000000" w:rsidRPr="00000000">
        <w:rPr>
          <w:rtl w:val="0"/>
        </w:rPr>
        <w:t xml:space="preserve">3.16.5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90">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w:t>
      </w:r>
      <w:hyperlink w:anchor="_heading=h.3mj2wkv">
        <w:r w:rsidDel="00000000" w:rsidR="00000000" w:rsidRPr="00000000">
          <w:rPr>
            <w:rFonts w:ascii="Arial" w:cs="Arial" w:eastAsia="Arial" w:hAnsi="Arial"/>
            <w:color w:val="1155cc"/>
            <w:u w:val="single"/>
            <w:rtl w:val="0"/>
          </w:rPr>
          <w:t xml:space="preserve">Section 4.15</w:t>
        </w:r>
      </w:hyperlink>
      <w:r w:rsidDel="00000000" w:rsidR="00000000" w:rsidRPr="00000000">
        <w:rPr>
          <w:rFonts w:ascii="Arial" w:cs="Arial" w:eastAsia="Arial" w:hAnsi="Arial"/>
          <w:rtl w:val="0"/>
        </w:rPr>
        <w:t xml:space="preserve"> for further details. At this point the keep alive timer becomes obsolete until the device issues a new CONNECT.</w:t>
      </w:r>
    </w:p>
    <w:p w:rsidR="00000000" w:rsidDel="00000000" w:rsidP="00000000" w:rsidRDefault="00000000" w:rsidRPr="00000000" w14:paraId="00000791">
      <w:pPr>
        <w:rPr>
          <w:rFonts w:ascii="Arial" w:cs="Arial" w:eastAsia="Arial" w:hAnsi="Arial"/>
        </w:rPr>
      </w:pP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92">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[MQTT–SN-3.23.4-1].</w:t>
      </w:r>
    </w:p>
    <w:p w:rsidR="00000000" w:rsidDel="00000000" w:rsidP="00000000" w:rsidRDefault="00000000" w:rsidRPr="00000000" w14:paraId="00000793">
      <w:pPr>
        <w:pStyle w:val="Heading3"/>
        <w:ind w:left="0" w:firstLine="0"/>
        <w:rPr/>
      </w:pPr>
      <w:bookmarkStart w:colFirst="0" w:colLast="0" w:name="_heading=h.4ekz59m" w:id="218"/>
      <w:bookmarkEnd w:id="218"/>
      <w:r w:rsidDel="00000000" w:rsidR="00000000" w:rsidRPr="00000000">
        <w:rPr>
          <w:rtl w:val="0"/>
        </w:rPr>
        <w:t xml:space="preserve">3.16.6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94">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0795">
      <w:pPr>
        <w:pStyle w:val="Heading3"/>
        <w:keepNext w:val="0"/>
        <w:pBdr>
          <w:top w:color="auto" w:space="0" w:sz="0" w:val="none"/>
        </w:pBdr>
        <w:spacing w:after="80" w:before="280" w:lineRule="auto"/>
        <w:ind w:left="-15" w:firstLine="0"/>
        <w:rPr/>
      </w:pPr>
      <w:bookmarkStart w:colFirst="0" w:colLast="0" w:name="_heading=h.wsl51zt8cr34" w:id="219"/>
      <w:bookmarkEnd w:id="219"/>
      <w:r w:rsidDel="00000000" w:rsidR="00000000" w:rsidRPr="00000000">
        <w:rPr>
          <w:rtl w:val="0"/>
        </w:rPr>
        <w:t xml:space="preserve">3.16.7 DISCONNECT Actions</w:t>
      </w:r>
    </w:p>
    <w:p w:rsidR="00000000" w:rsidDel="00000000" w:rsidP="00000000" w:rsidRDefault="00000000" w:rsidRPr="00000000" w14:paraId="00000796">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97">
      <w:pPr>
        <w:numPr>
          <w:ilvl w:val="0"/>
          <w:numId w:val="57"/>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[MQTT-SN-3.23.6-1]</w:t>
      </w:r>
      <w:r w:rsidDel="00000000" w:rsidR="00000000" w:rsidRPr="00000000">
        <w:rPr>
          <w:rFonts w:ascii="Arial" w:cs="Arial" w:eastAsia="Arial" w:hAnsi="Arial"/>
          <w:rtl w:val="0"/>
        </w:rPr>
        <w:t xml:space="preserve">.</w:t>
      </w:r>
    </w:p>
    <w:p w:rsidR="00000000" w:rsidDel="00000000" w:rsidP="00000000" w:rsidRDefault="00000000" w:rsidRPr="00000000" w14:paraId="00000798">
      <w:pPr>
        <w:numPr>
          <w:ilvl w:val="0"/>
          <w:numId w:val="57"/>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[MQTT-SN-3.23.6-2]</w:t>
      </w:r>
      <w:r w:rsidDel="00000000" w:rsidR="00000000" w:rsidRPr="00000000">
        <w:rPr>
          <w:rFonts w:ascii="Arial" w:cs="Arial" w:eastAsia="Arial" w:hAnsi="Arial"/>
          <w:rtl w:val="0"/>
        </w:rPr>
        <w:t xml:space="preserve">.</w:t>
      </w:r>
    </w:p>
    <w:p w:rsidR="00000000" w:rsidDel="00000000" w:rsidP="00000000" w:rsidRDefault="00000000" w:rsidRPr="00000000" w14:paraId="00000799">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9A">
      <w:pPr>
        <w:numPr>
          <w:ilvl w:val="0"/>
          <w:numId w:val="21"/>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w:t>
      </w:r>
    </w:p>
    <w:p w:rsidR="00000000" w:rsidDel="00000000" w:rsidP="00000000" w:rsidRDefault="00000000" w:rsidRPr="00000000" w14:paraId="0000079B">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79C">
      <w:pPr>
        <w:numPr>
          <w:ilvl w:val="0"/>
          <w:numId w:val="18"/>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rFonts w:ascii="Arial" w:cs="Arial" w:eastAsia="Arial" w:hAnsi="Arial"/>
          <w:rtl w:val="0"/>
        </w:rPr>
        <w:t xml:space="preserve"> </w:t>
      </w:r>
    </w:p>
    <w:p w:rsidR="00000000" w:rsidDel="00000000" w:rsidP="00000000" w:rsidRDefault="00000000" w:rsidRPr="00000000" w14:paraId="0000079D">
      <w:pPr>
        <w:numPr>
          <w:ilvl w:val="0"/>
          <w:numId w:val="18"/>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9E">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9F">
      <w:pPr>
        <w:pStyle w:val="Heading2"/>
        <w:keepLines w:val="1"/>
        <w:spacing w:after="77" w:before="0" w:line="259" w:lineRule="auto"/>
        <w:ind w:left="0" w:firstLine="0"/>
        <w:rPr>
          <w:rFonts w:ascii="Arial" w:cs="Arial" w:eastAsia="Arial" w:hAnsi="Arial"/>
        </w:rPr>
      </w:pPr>
      <w:bookmarkStart w:colFirst="0" w:colLast="0" w:name="_heading=h.elrc49qsiunp" w:id="220"/>
      <w:bookmarkEnd w:id="220"/>
      <w:r w:rsidDel="00000000" w:rsidR="00000000" w:rsidRPr="00000000">
        <w:rPr>
          <w:rtl w:val="0"/>
        </w:rPr>
        <w:t xml:space="preserve">3.17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A0">
      <w:pPr>
        <w:rPr/>
      </w:pPr>
      <w:r w:rsidDel="00000000" w:rsidR="00000000" w:rsidRPr="00000000">
        <w:rPr/>
        <w:drawing>
          <wp:inline distB="114300" distT="114300" distL="114300" distR="114300">
            <wp:extent cx="5943600" cy="660400"/>
            <wp:effectExtent b="0" l="0" r="0" t="0"/>
            <wp:docPr id="54" name="image25.png"/>
            <a:graphic>
              <a:graphicData uri="http://schemas.openxmlformats.org/drawingml/2006/picture">
                <pic:pic>
                  <pic:nvPicPr>
                    <pic:cNvPr id="0" name="image25.png"/>
                    <pic:cNvPicPr preferRelativeResize="0"/>
                  </pic:nvPicPr>
                  <pic:blipFill>
                    <a:blip r:embed="rId87"/>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spacing w:after="120" w:before="120" w:line="360" w:lineRule="auto"/>
        <w:ind w:left="0" w:right="0" w:firstLine="0"/>
        <w:jc w:val="center"/>
        <w:rPr>
          <w:color w:val="000000"/>
          <w:sz w:val="20"/>
          <w:szCs w:val="20"/>
          <w:u w:val="single"/>
          <w:shd w:fill="auto" w:val="clear"/>
        </w:rPr>
      </w:pPr>
      <w:r w:rsidDel="00000000" w:rsidR="00000000" w:rsidRPr="00000000">
        <w:rPr>
          <w:color w:val="000000"/>
          <w:sz w:val="20"/>
          <w:szCs w:val="20"/>
          <w:u w:val="single"/>
          <w:shd w:fill="auto" w:val="clear"/>
          <w:rtl w:val="0"/>
        </w:rPr>
        <w:t xml:space="preserve">Table ??</w:t>
      </w:r>
      <w:r w:rsidDel="00000000" w:rsidR="00000000" w:rsidRPr="00000000">
        <w:rPr>
          <w:color w:val="000000"/>
          <w:sz w:val="20"/>
          <w:szCs w:val="20"/>
          <w:u w:val="single"/>
          <w:shd w:fill="auto" w:val="clear"/>
          <w:rtl w:val="0"/>
        </w:rPr>
        <w:t xml:space="preserve">: WAKEUP packet</w:t>
      </w:r>
    </w:p>
    <w:p w:rsidR="00000000" w:rsidDel="00000000" w:rsidP="00000000" w:rsidRDefault="00000000" w:rsidRPr="00000000" w14:paraId="000007A2">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rFonts w:ascii="Arial" w:cs="Arial" w:eastAsia="Arial" w:hAnsi="Arial"/>
            <w:color w:val="1155cc"/>
            <w:u w:val="single"/>
            <w:rtl w:val="0"/>
          </w:rPr>
          <w:t xml:space="preserve">Section 4.15.3</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A3">
      <w:pPr>
        <w:pStyle w:val="Heading3"/>
        <w:ind w:left="0" w:firstLine="0"/>
        <w:rPr/>
      </w:pPr>
      <w:bookmarkStart w:colFirst="0" w:colLast="0" w:name="_heading=h.lrkcmnrrlwx6" w:id="221"/>
      <w:bookmarkEnd w:id="221"/>
      <w:r w:rsidDel="00000000" w:rsidR="00000000" w:rsidRPr="00000000">
        <w:rPr>
          <w:rtl w:val="0"/>
        </w:rPr>
        <w:t xml:space="preserve">3.17.1 WAKEUP Header</w:t>
      </w:r>
    </w:p>
    <w:p w:rsidR="00000000" w:rsidDel="00000000" w:rsidP="00000000" w:rsidRDefault="00000000" w:rsidRPr="00000000" w14:paraId="000007A4">
      <w:pPr>
        <w:spacing w:after="174" w:before="0" w:line="248.00000000000006" w:lineRule="auto"/>
        <w:jc w:val="both"/>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88">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A5">
      <w:pPr>
        <w:pStyle w:val="Heading3"/>
        <w:keepNext w:val="0"/>
        <w:pBdr>
          <w:top w:color="auto" w:space="0" w:sz="0" w:val="none"/>
        </w:pBdr>
        <w:spacing w:after="80" w:before="280" w:lineRule="auto"/>
        <w:ind w:left="-15" w:firstLine="0"/>
        <w:rPr/>
      </w:pPr>
      <w:bookmarkStart w:colFirst="0" w:colLast="0" w:name="_heading=h.2sa95hk6sfa3" w:id="222"/>
      <w:bookmarkEnd w:id="222"/>
      <w:r w:rsidDel="00000000" w:rsidR="00000000" w:rsidRPr="00000000">
        <w:rPr>
          <w:rtl w:val="0"/>
        </w:rPr>
        <w:t xml:space="preserve">3.17.2 </w:t>
      </w:r>
      <w:sdt>
        <w:sdtPr>
          <w:tag w:val="goog_rdk_69"/>
        </w:sdtPr>
        <w:sdtContent>
          <w:commentRangeStart w:id="47"/>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7A6">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7">
      <w:pPr>
        <w:pStyle w:val="Heading2"/>
        <w:keepLines w:val="1"/>
        <w:spacing w:after="77" w:before="0" w:line="259" w:lineRule="auto"/>
        <w:ind w:left="0" w:firstLine="0"/>
        <w:rPr>
          <w:rFonts w:ascii="Arial" w:cs="Arial" w:eastAsia="Arial" w:hAnsi="Arial"/>
        </w:rPr>
      </w:pPr>
      <w:bookmarkStart w:colFirst="0" w:colLast="0" w:name="_heading=h.y0yzf1b41yjh" w:id="223"/>
      <w:bookmarkEnd w:id="223"/>
      <w:r w:rsidDel="00000000" w:rsidR="00000000" w:rsidRPr="00000000">
        <w:rPr>
          <w:rtl w:val="0"/>
        </w:rPr>
        <w:t xml:space="preserve">3.18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A8">
      <w:pPr>
        <w:rPr/>
      </w:pPr>
      <w:r w:rsidDel="00000000" w:rsidR="00000000" w:rsidRPr="00000000">
        <w:rPr/>
        <w:drawing>
          <wp:inline distB="114300" distT="114300" distL="114300" distR="114300">
            <wp:extent cx="5943600" cy="1600200"/>
            <wp:effectExtent b="0" l="0" r="0" t="0"/>
            <wp:docPr id="32" name="image19.png"/>
            <a:graphic>
              <a:graphicData uri="http://schemas.openxmlformats.org/drawingml/2006/picture">
                <pic:pic>
                  <pic:nvPicPr>
                    <pic:cNvPr id="0" name="image19.png"/>
                    <pic:cNvPicPr preferRelativeResize="0"/>
                  </pic:nvPicPr>
                  <pic:blipFill>
                    <a:blip r:embed="rId89"/>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7A9">
      <w:pPr>
        <w:spacing w:after="120" w:before="120" w:line="360" w:lineRule="auto"/>
        <w:ind w:left="0" w:right="0" w:firstLine="0"/>
        <w:jc w:val="center"/>
        <w:rPr/>
      </w:pPr>
      <w:r w:rsidDel="00000000" w:rsidR="00000000" w:rsidRPr="00000000">
        <w:rPr>
          <w:color w:val="000000"/>
          <w:sz w:val="20"/>
          <w:szCs w:val="20"/>
          <w:u w:val="single"/>
          <w:shd w:fill="auto" w:val="clear"/>
          <w:rtl w:val="0"/>
        </w:rPr>
        <w:t xml:space="preserve">Table ??</w:t>
      </w:r>
      <w:r w:rsidDel="00000000" w:rsidR="00000000" w:rsidRPr="00000000">
        <w:rPr>
          <w:color w:val="000000"/>
          <w:sz w:val="20"/>
          <w:szCs w:val="20"/>
          <w:u w:val="single"/>
          <w:shd w:fill="auto" w:val="clear"/>
          <w:rtl w:val="0"/>
        </w:rPr>
        <w:t xml:space="preserve">: SLEEPREQ packet</w:t>
      </w:r>
      <w:r w:rsidDel="00000000" w:rsidR="00000000" w:rsidRPr="00000000">
        <w:rPr>
          <w:rtl w:val="0"/>
        </w:rPr>
      </w:r>
    </w:p>
    <w:p w:rsidR="00000000" w:rsidDel="00000000" w:rsidP="00000000" w:rsidRDefault="00000000" w:rsidRPr="00000000" w14:paraId="000007AA">
      <w:pPr>
        <w:ind w:left="0" w:firstLine="0"/>
        <w:rPr/>
      </w:pPr>
      <w:r w:rsidDel="00000000" w:rsidR="00000000" w:rsidRPr="00000000">
        <w:rPr>
          <w:rtl w:val="0"/>
        </w:rPr>
        <w:t xml:space="preserve">The SLEEPREQ packet is sent from the Client to the Server to indicate that it is going to sleep (that is, transitioning to the Asleep state).</w:t>
      </w:r>
    </w:p>
    <w:p w:rsidR="00000000" w:rsidDel="00000000" w:rsidP="00000000" w:rsidRDefault="00000000" w:rsidRPr="00000000" w14:paraId="000007AB">
      <w:pPr>
        <w:pStyle w:val="Heading3"/>
        <w:ind w:left="0" w:firstLine="0"/>
        <w:rPr/>
      </w:pPr>
      <w:bookmarkStart w:colFirst="0" w:colLast="0" w:name="_heading=h.ae58qknvrf2w" w:id="224"/>
      <w:bookmarkEnd w:id="224"/>
      <w:r w:rsidDel="00000000" w:rsidR="00000000" w:rsidRPr="00000000">
        <w:rPr>
          <w:rtl w:val="0"/>
        </w:rPr>
        <w:t xml:space="preserve">3.18.1 SLEEPREQ Header</w:t>
      </w:r>
    </w:p>
    <w:p w:rsidR="00000000" w:rsidDel="00000000" w:rsidP="00000000" w:rsidRDefault="00000000" w:rsidRPr="00000000" w14:paraId="000007AC">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AD">
      <w:pPr>
        <w:pStyle w:val="Heading3"/>
        <w:ind w:left="0" w:firstLine="0"/>
        <w:rPr/>
      </w:pPr>
      <w:bookmarkStart w:colFirst="0" w:colLast="0" w:name="_heading=h.r9l470czcfcd" w:id="225"/>
      <w:bookmarkEnd w:id="225"/>
      <w:sdt>
        <w:sdtPr>
          <w:tag w:val="goog_rdk_70"/>
        </w:sdtPr>
        <w:sdtContent>
          <w:commentRangeStart w:id="48"/>
        </w:sdtContent>
      </w:sdt>
      <w:r w:rsidDel="00000000" w:rsidR="00000000" w:rsidRPr="00000000">
        <w:rPr>
          <w:rtl w:val="0"/>
        </w:rPr>
        <w:t xml:space="preserve">3.18.2 </w:t>
      </w:r>
      <w:commentRangeEnd w:id="48"/>
      <w:r w:rsidDel="00000000" w:rsidR="00000000" w:rsidRPr="00000000">
        <w:commentReference w:id="48"/>
      </w:r>
      <w:r w:rsidDel="00000000" w:rsidR="00000000" w:rsidRPr="00000000">
        <w:rPr>
          <w:rtl w:val="0"/>
        </w:rPr>
        <w:t xml:space="preserve">Packet Identifier</w:t>
      </w:r>
    </w:p>
    <w:p w:rsidR="00000000" w:rsidDel="00000000" w:rsidP="00000000" w:rsidRDefault="00000000" w:rsidRPr="00000000" w14:paraId="000007AE">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integer value.</w:t>
      </w:r>
      <w:r w:rsidDel="00000000" w:rsidR="00000000" w:rsidRPr="00000000">
        <w:rPr>
          <w:rtl w:val="0"/>
        </w:rPr>
      </w:r>
    </w:p>
    <w:p w:rsidR="00000000" w:rsidDel="00000000" w:rsidP="00000000" w:rsidRDefault="00000000" w:rsidRPr="00000000" w14:paraId="000007AF">
      <w:pPr>
        <w:pStyle w:val="Heading3"/>
        <w:ind w:left="0" w:firstLine="0"/>
        <w:rPr/>
      </w:pPr>
      <w:bookmarkStart w:colFirst="0" w:colLast="0" w:name="_heading=h.lmowugbak9ff" w:id="226"/>
      <w:bookmarkEnd w:id="226"/>
      <w:sdt>
        <w:sdtPr>
          <w:tag w:val="goog_rdk_71"/>
        </w:sdtPr>
        <w:sdtContent>
          <w:commentRangeStart w:id="49"/>
        </w:sdtContent>
      </w:sdt>
      <w:r w:rsidDel="00000000" w:rsidR="00000000" w:rsidRPr="00000000">
        <w:rPr>
          <w:rtl w:val="0"/>
        </w:rPr>
        <w:t xml:space="preserve">3.18.3 </w:t>
      </w:r>
      <w:commentRangeEnd w:id="49"/>
      <w:r w:rsidDel="00000000" w:rsidR="00000000" w:rsidRPr="00000000">
        <w:commentReference w:id="49"/>
      </w:r>
      <w:r w:rsidDel="00000000" w:rsidR="00000000" w:rsidRPr="00000000">
        <w:rPr>
          <w:rtl w:val="0"/>
        </w:rPr>
        <w:t xml:space="preserve">Sleep Duration</w:t>
      </w:r>
    </w:p>
    <w:p w:rsidR="00000000" w:rsidDel="00000000" w:rsidP="00000000" w:rsidRDefault="00000000" w:rsidRPr="00000000" w14:paraId="000007B0">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Gateway. For more information on sleeping clients, and the purpose of Sleep Duration, see section </w:t>
      </w:r>
      <w:hyperlink w:anchor="_heading=h.pj8yyjomhafn">
        <w:r w:rsidDel="00000000" w:rsidR="00000000" w:rsidRPr="00000000">
          <w:rPr>
            <w:rFonts w:ascii="Arial" w:cs="Arial" w:eastAsia="Arial" w:hAnsi="Arial"/>
            <w:color w:val="1155cc"/>
            <w:u w:val="single"/>
            <w:rtl w:val="0"/>
          </w:rPr>
          <w:t xml:space="preserve">4.15.3</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B1">
      <w:pPr>
        <w:pStyle w:val="Heading3"/>
        <w:ind w:left="0" w:firstLine="0"/>
        <w:rPr/>
      </w:pPr>
      <w:bookmarkStart w:colFirst="0" w:colLast="0" w:name="_heading=h.1za85wfbb30f" w:id="227"/>
      <w:bookmarkEnd w:id="227"/>
      <w:sdt>
        <w:sdtPr>
          <w:tag w:val="goog_rdk_72"/>
        </w:sdtPr>
        <w:sdtContent>
          <w:commentRangeStart w:id="50"/>
        </w:sdtContent>
      </w:sdt>
      <w:r w:rsidDel="00000000" w:rsidR="00000000" w:rsidRPr="00000000">
        <w:rPr>
          <w:rtl w:val="0"/>
        </w:rPr>
        <w:t xml:space="preserve">3.18.4 </w:t>
      </w:r>
      <w:commentRangeEnd w:id="50"/>
      <w:r w:rsidDel="00000000" w:rsidR="00000000" w:rsidRPr="00000000">
        <w:commentReference w:id="50"/>
      </w:r>
      <w:r w:rsidDel="00000000" w:rsidR="00000000" w:rsidRPr="00000000">
        <w:rPr>
          <w:rtl w:val="0"/>
        </w:rPr>
        <w:t xml:space="preserve">SLEEPREQ Actions</w:t>
      </w:r>
    </w:p>
    <w:p w:rsidR="00000000" w:rsidDel="00000000" w:rsidP="00000000" w:rsidRDefault="00000000" w:rsidRPr="00000000" w14:paraId="000007B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SLEEPRESP packet in response to a SLEEPREQ packet </w:t>
      </w:r>
      <w:r w:rsidDel="00000000" w:rsidR="00000000" w:rsidRPr="00000000">
        <w:rPr>
          <w:rFonts w:ascii="Arial" w:cs="Arial" w:eastAsia="Arial" w:hAnsi="Arial"/>
          <w:color w:val="ff0000"/>
          <w:rtl w:val="0"/>
        </w:rPr>
        <w:t xml:space="preserve">[MQTT-SN-3.24.4-1]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B3">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SLEEPREQ packet the Client:</w:t>
      </w:r>
    </w:p>
    <w:p w:rsidR="00000000" w:rsidDel="00000000" w:rsidP="00000000" w:rsidRDefault="00000000" w:rsidRPr="00000000" w14:paraId="000007B4">
      <w:pPr>
        <w:numPr>
          <w:ilvl w:val="0"/>
          <w:numId w:val="27"/>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B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having to:</w:t>
      </w:r>
    </w:p>
    <w:p w:rsidR="00000000" w:rsidDel="00000000" w:rsidP="00000000" w:rsidRDefault="00000000" w:rsidRPr="00000000" w14:paraId="000007B6">
      <w:pPr>
        <w:numPr>
          <w:ilvl w:val="0"/>
          <w:numId w:val="13"/>
        </w:numPr>
        <w:spacing w:after="0" w:afterAutospacing="0" w:before="240" w:lineRule="auto"/>
        <w:ind w:left="720" w:right="0" w:hanging="360"/>
        <w:rPr>
          <w:rFonts w:ascii="Arial" w:cs="Arial" w:eastAsia="Arial" w:hAnsi="Arial"/>
        </w:rPr>
      </w:pPr>
      <w:r w:rsidDel="00000000" w:rsidR="00000000" w:rsidRPr="00000000">
        <w:rPr>
          <w:rFonts w:ascii="Arial" w:cs="Arial" w:eastAsia="Arial" w:hAnsi="Arial"/>
          <w:rtl w:val="0"/>
        </w:rPr>
        <w:t xml:space="preserve">reestablish a Virtual Connection on wakening if the Server did not receive the SLEEPREQ, or </w:t>
      </w:r>
    </w:p>
    <w:p w:rsidR="00000000" w:rsidDel="00000000" w:rsidP="00000000" w:rsidRDefault="00000000" w:rsidRPr="00000000" w14:paraId="000007B7">
      <w:pPr>
        <w:numPr>
          <w:ilvl w:val="0"/>
          <w:numId w:val="13"/>
        </w:numPr>
        <w:spacing w:after="240" w:before="0" w:beforeAutospacing="0" w:lineRule="auto"/>
        <w:ind w:left="720" w:right="0" w:hanging="360"/>
        <w:rPr>
          <w:rFonts w:ascii="Arial" w:cs="Arial" w:eastAsia="Arial" w:hAnsi="Arial"/>
        </w:rPr>
      </w:pPr>
      <w:r w:rsidDel="00000000" w:rsidR="00000000" w:rsidRPr="00000000">
        <w:rPr>
          <w:rFonts w:ascii="Arial" w:cs="Arial" w:eastAsia="Arial" w:hAnsi="Arial"/>
          <w:rtl w:val="0"/>
        </w:rPr>
        <w:t xml:space="preserve">retransmit the SLEEPREQ if it does not receive a SLEEPRESP from the server.</w:t>
      </w:r>
    </w:p>
    <w:p w:rsidR="00000000" w:rsidDel="00000000" w:rsidP="00000000" w:rsidRDefault="00000000" w:rsidRPr="00000000" w14:paraId="000007B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It is important for the Client to verify that the Server recognizes that the Client is going to sleep by waiting for a SLEEPRESP response.</w:t>
      </w:r>
    </w:p>
    <w:p w:rsidR="00000000" w:rsidDel="00000000" w:rsidP="00000000" w:rsidRDefault="00000000" w:rsidRPr="00000000" w14:paraId="000007B9">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will not wait, or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BA">
      <w:pPr>
        <w:pStyle w:val="Heading2"/>
        <w:keepLines w:val="1"/>
        <w:spacing w:after="77" w:before="0" w:line="259" w:lineRule="auto"/>
        <w:ind w:left="0" w:firstLine="0"/>
        <w:rPr>
          <w:rFonts w:ascii="Arial" w:cs="Arial" w:eastAsia="Arial" w:hAnsi="Arial"/>
        </w:rPr>
      </w:pPr>
      <w:bookmarkStart w:colFirst="0" w:colLast="0" w:name="_heading=h.jym8s7ogwu9n" w:id="228"/>
      <w:bookmarkEnd w:id="228"/>
      <w:r w:rsidDel="00000000" w:rsidR="00000000" w:rsidRPr="00000000">
        <w:rPr>
          <w:rtl w:val="0"/>
        </w:rPr>
        <w:t xml:space="preserve">3.19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BB">
      <w:pPr>
        <w:rPr/>
      </w:pPr>
      <w:r w:rsidDel="00000000" w:rsidR="00000000" w:rsidRPr="00000000">
        <w:rPr/>
        <w:drawing>
          <wp:inline distB="114300" distT="114300" distL="114300" distR="114300">
            <wp:extent cx="5943600" cy="889000"/>
            <wp:effectExtent b="0" l="0" r="0" t="0"/>
            <wp:docPr id="53" name="image26.png"/>
            <a:graphic>
              <a:graphicData uri="http://schemas.openxmlformats.org/drawingml/2006/picture">
                <pic:pic>
                  <pic:nvPicPr>
                    <pic:cNvPr id="0" name="image26.png"/>
                    <pic:cNvPicPr preferRelativeResize="0"/>
                  </pic:nvPicPr>
                  <pic:blipFill>
                    <a:blip r:embed="rId90"/>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spacing w:after="120" w:before="120" w:line="360" w:lineRule="auto"/>
        <w:ind w:left="0" w:right="0" w:firstLine="0"/>
        <w:jc w:val="center"/>
        <w:rPr/>
      </w:pPr>
      <w:r w:rsidDel="00000000" w:rsidR="00000000" w:rsidRPr="00000000">
        <w:rPr>
          <w:color w:val="000000"/>
          <w:sz w:val="20"/>
          <w:szCs w:val="20"/>
          <w:u w:val="single"/>
          <w:shd w:fill="auto" w:val="clear"/>
          <w:rtl w:val="0"/>
        </w:rPr>
        <w:t xml:space="preserve">Table ??</w:t>
      </w:r>
      <w:r w:rsidDel="00000000" w:rsidR="00000000" w:rsidRPr="00000000">
        <w:rPr>
          <w:color w:val="000000"/>
          <w:sz w:val="20"/>
          <w:szCs w:val="20"/>
          <w:u w:val="single"/>
          <w:shd w:fill="auto" w:val="clear"/>
          <w:rtl w:val="0"/>
        </w:rPr>
        <w:t xml:space="preserve">: SLEEPRESP packet</w:t>
      </w:r>
      <w:r w:rsidDel="00000000" w:rsidR="00000000" w:rsidRPr="00000000">
        <w:rPr>
          <w:rtl w:val="0"/>
        </w:rPr>
      </w:r>
    </w:p>
    <w:p w:rsidR="00000000" w:rsidDel="00000000" w:rsidP="00000000" w:rsidRDefault="00000000" w:rsidRPr="00000000" w14:paraId="000007BD">
      <w:pPr>
        <w:pStyle w:val="Heading3"/>
        <w:ind w:left="0" w:firstLine="0"/>
        <w:rPr/>
      </w:pPr>
      <w:bookmarkStart w:colFirst="0" w:colLast="0" w:name="_heading=h.lhdh9flvorts" w:id="229"/>
      <w:bookmarkEnd w:id="229"/>
      <w:r w:rsidDel="00000000" w:rsidR="00000000" w:rsidRPr="00000000">
        <w:rPr>
          <w:rtl w:val="0"/>
        </w:rPr>
        <w:t xml:space="preserve">3.19.1 SLEEPRESP Header</w:t>
      </w:r>
    </w:p>
    <w:p w:rsidR="00000000" w:rsidDel="00000000" w:rsidP="00000000" w:rsidRDefault="00000000" w:rsidRPr="00000000" w14:paraId="000007BE">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BF">
      <w:pPr>
        <w:pStyle w:val="Heading3"/>
        <w:ind w:left="0" w:firstLine="0"/>
        <w:rPr/>
      </w:pPr>
      <w:bookmarkStart w:colFirst="0" w:colLast="0" w:name="_heading=h.ts4rruwfri54" w:id="230"/>
      <w:bookmarkEnd w:id="230"/>
      <w:sdt>
        <w:sdtPr>
          <w:tag w:val="goog_rdk_73"/>
        </w:sdtPr>
        <w:sdtContent>
          <w:commentRangeStart w:id="51"/>
        </w:sdtContent>
      </w:sdt>
      <w:r w:rsidDel="00000000" w:rsidR="00000000" w:rsidRPr="00000000">
        <w:rPr>
          <w:rtl w:val="0"/>
        </w:rPr>
        <w:t xml:space="preserve">3.19.2 </w:t>
      </w:r>
      <w:commentRangeEnd w:id="51"/>
      <w:r w:rsidDel="00000000" w:rsidR="00000000" w:rsidRPr="00000000">
        <w:commentReference w:id="51"/>
      </w:r>
      <w:r w:rsidDel="00000000" w:rsidR="00000000" w:rsidRPr="00000000">
        <w:rPr>
          <w:rtl w:val="0"/>
        </w:rPr>
        <w:t xml:space="preserve">Packet Identifier</w:t>
      </w:r>
    </w:p>
    <w:p w:rsidR="00000000" w:rsidDel="00000000" w:rsidP="00000000" w:rsidRDefault="00000000" w:rsidRPr="00000000" w14:paraId="000007C0">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C1">
      <w:pPr>
        <w:pStyle w:val="Heading2"/>
        <w:ind w:left="0" w:firstLine="0"/>
        <w:rPr>
          <w:rFonts w:ascii="Arial" w:cs="Arial" w:eastAsia="Arial" w:hAnsi="Arial"/>
        </w:rPr>
      </w:pPr>
      <w:bookmarkStart w:colFirst="0" w:colLast="0" w:name="_heading=h.1e03kqp" w:id="231"/>
      <w:bookmarkEnd w:id="231"/>
      <w:r w:rsidDel="00000000" w:rsidR="00000000" w:rsidRPr="00000000">
        <w:rPr>
          <w:rtl w:val="0"/>
        </w:rPr>
        <w:t xml:space="preserve">3.20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07C2">
      <w:pPr>
        <w:spacing w:after="9" w:lineRule="auto"/>
        <w:ind w:left="-5" w:right="990" w:firstLine="0"/>
        <w:rPr>
          <w:rFonts w:ascii="Arial" w:cs="Arial" w:eastAsia="Arial" w:hAnsi="Arial"/>
        </w:rPr>
      </w:pPr>
      <w:sdt>
        <w:sdtPr>
          <w:tag w:val="goog_rdk_74"/>
        </w:sdtPr>
        <w:sdtContent>
          <w:commentRangeStart w:id="52"/>
        </w:sdtContent>
      </w:sdt>
      <w:r w:rsidDel="00000000" w:rsidR="00000000" w:rsidRPr="00000000">
        <w:rPr>
          <w:rFonts w:ascii="Arial" w:cs="Arial" w:eastAsia="Arial" w:hAnsi="Arial"/>
        </w:rPr>
        <w:drawing>
          <wp:inline distB="114300" distT="114300" distL="114300" distR="114300">
            <wp:extent cx="5943600" cy="2730500"/>
            <wp:effectExtent b="0" l="0" r="0" t="0"/>
            <wp:docPr id="33" name="image1.png"/>
            <a:graphic>
              <a:graphicData uri="http://schemas.openxmlformats.org/drawingml/2006/picture">
                <pic:pic>
                  <pic:nvPicPr>
                    <pic:cNvPr id="0" name="image1.png"/>
                    <pic:cNvPicPr preferRelativeResize="0"/>
                  </pic:nvPicPr>
                  <pic:blipFill>
                    <a:blip r:embed="rId91"/>
                    <a:srcRect b="31" l="0" r="0" t="31"/>
                    <a:stretch>
                      <a:fillRect/>
                    </a:stretch>
                  </pic:blipFill>
                  <pic:spPr>
                    <a:xfrm>
                      <a:off x="0" y="0"/>
                      <a:ext cx="5943600" cy="2730500"/>
                    </a:xfrm>
                    <a:prstGeom prst="rect"/>
                    <a:ln/>
                  </pic:spPr>
                </pic:pic>
              </a:graphicData>
            </a:graphic>
          </wp:inline>
        </w:drawing>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75"/>
        </w:sdtPr>
        <w:sdtContent>
          <w:commentRangeStart w:id="53"/>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w:t>
      </w:r>
      <w:commentRangeEnd w:id="53"/>
      <w:r w:rsidDel="00000000" w:rsidR="00000000" w:rsidRPr="00000000">
        <w:commentReference w:id="53"/>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Format of an encapsulated MQTT-SN frame</w:t>
      </w:r>
    </w:p>
    <w:p w:rsidR="00000000" w:rsidDel="00000000" w:rsidP="00000000" w:rsidRDefault="00000000" w:rsidRPr="00000000" w14:paraId="000007C4">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WSNs. The forwarder simply encapsulates the MQTT-SN Packets it receives from the Clients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unchanged to the Clients. Refer to </w:t>
      </w:r>
      <w:hyperlink w:anchor="_heading=h.1vpy4wyrild2">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 for more information.</w:t>
      </w:r>
    </w:p>
    <w:p w:rsidR="00000000" w:rsidDel="00000000" w:rsidP="00000000" w:rsidRDefault="00000000" w:rsidRPr="00000000" w14:paraId="000007C5">
      <w:pPr>
        <w:pStyle w:val="Heading3"/>
        <w:ind w:left="0" w:firstLine="0"/>
        <w:rPr/>
      </w:pPr>
      <w:bookmarkStart w:colFirst="0" w:colLast="0" w:name="_heading=h.3xzr3ei" w:id="232"/>
      <w:bookmarkEnd w:id="232"/>
      <w:r w:rsidDel="00000000" w:rsidR="00000000" w:rsidRPr="00000000">
        <w:rPr>
          <w:rtl w:val="0"/>
        </w:rPr>
        <w:t xml:space="preserve">3.20.1 Length</w:t>
      </w:r>
    </w:p>
    <w:p w:rsidR="00000000" w:rsidDel="00000000" w:rsidP="00000000" w:rsidRDefault="00000000" w:rsidRPr="00000000" w14:paraId="000007C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07C7">
      <w:pPr>
        <w:pStyle w:val="Heading3"/>
        <w:ind w:left="0" w:firstLine="0"/>
        <w:rPr/>
      </w:pPr>
      <w:bookmarkStart w:colFirst="0" w:colLast="0" w:name="_heading=h.2d51dmb" w:id="233"/>
      <w:bookmarkEnd w:id="233"/>
      <w:r w:rsidDel="00000000" w:rsidR="00000000" w:rsidRPr="00000000">
        <w:rPr>
          <w:rtl w:val="0"/>
        </w:rPr>
        <w:t xml:space="preserve">3.20.2 Packet Type</w:t>
      </w:r>
    </w:p>
    <w:p w:rsidR="00000000" w:rsidDel="00000000" w:rsidP="00000000" w:rsidRDefault="00000000" w:rsidRPr="00000000" w14:paraId="000007C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07C9">
      <w:pPr>
        <w:pStyle w:val="Heading3"/>
        <w:ind w:left="0" w:firstLine="0"/>
        <w:rPr/>
      </w:pPr>
      <w:bookmarkStart w:colFirst="0" w:colLast="0" w:name="_heading=h.sabnu4" w:id="234"/>
      <w:bookmarkEnd w:id="234"/>
      <w:sdt>
        <w:sdtPr>
          <w:tag w:val="goog_rdk_76"/>
        </w:sdtPr>
        <w:sdtContent>
          <w:commentRangeStart w:id="54"/>
        </w:sdtContent>
      </w:sdt>
      <w:r w:rsidDel="00000000" w:rsidR="00000000" w:rsidRPr="00000000">
        <w:rPr>
          <w:rtl w:val="0"/>
        </w:rPr>
        <w:t xml:space="preserve">3.20.3 Ctrl</w:t>
      </w:r>
    </w:p>
    <w:p w:rsidR="00000000" w:rsidDel="00000000" w:rsidP="00000000" w:rsidRDefault="00000000" w:rsidRPr="00000000" w14:paraId="000007C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12"/>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CB">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CC">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CD">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CE">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CF">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D0">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D1">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D2">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7D3">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D4">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D5">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7DB">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07DC">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DE">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DF">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E0">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E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E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E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E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E5">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7E6">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07E8">
      <w:pPr>
        <w:pStyle w:val="Heading3"/>
        <w:ind w:left="0" w:firstLine="0"/>
        <w:rPr/>
      </w:pPr>
      <w:bookmarkStart w:colFirst="0" w:colLast="0" w:name="_heading=h.3c9z6hx" w:id="235"/>
      <w:bookmarkEnd w:id="235"/>
      <w:r w:rsidDel="00000000" w:rsidR="00000000" w:rsidRPr="00000000">
        <w:rPr>
          <w:rtl w:val="0"/>
        </w:rPr>
        <w:t xml:space="preserve">3.20.4 Radius</w:t>
      </w:r>
    </w:p>
    <w:p w:rsidR="00000000" w:rsidDel="00000000" w:rsidP="00000000" w:rsidRDefault="00000000" w:rsidRPr="00000000" w14:paraId="000007E9">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7EA">
      <w:pPr>
        <w:pStyle w:val="Heading3"/>
        <w:ind w:left="0" w:firstLine="0"/>
        <w:rPr/>
      </w:pPr>
      <w:bookmarkStart w:colFirst="0" w:colLast="0" w:name="_heading=h.1rf9gpq" w:id="236"/>
      <w:bookmarkEnd w:id="236"/>
      <w:r w:rsidDel="00000000" w:rsidR="00000000" w:rsidRPr="00000000">
        <w:rPr>
          <w:rtl w:val="0"/>
        </w:rPr>
        <w:t xml:space="preserve">3.20.5 Wireless Node Id</w:t>
      </w:r>
    </w:p>
    <w:p w:rsidR="00000000" w:rsidDel="00000000" w:rsidP="00000000" w:rsidRDefault="00000000" w:rsidRPr="00000000" w14:paraId="000007E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07EC">
      <w:pPr>
        <w:pStyle w:val="Heading3"/>
        <w:ind w:left="0" w:firstLine="0"/>
        <w:rPr/>
      </w:pPr>
      <w:bookmarkStart w:colFirst="0" w:colLast="0" w:name="_heading=h.4bewzdj" w:id="237"/>
      <w:bookmarkEnd w:id="237"/>
      <w:r w:rsidDel="00000000" w:rsidR="00000000" w:rsidRPr="00000000">
        <w:rPr>
          <w:rtl w:val="0"/>
        </w:rPr>
        <w:t xml:space="preserve">3.20.6 MQTT-SN Packet</w:t>
      </w:r>
    </w:p>
    <w:p w:rsidR="00000000" w:rsidDel="00000000" w:rsidP="00000000" w:rsidRDefault="00000000" w:rsidRPr="00000000" w14:paraId="000007ED">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07EE">
      <w:pPr>
        <w:pStyle w:val="Heading2"/>
        <w:ind w:left="0" w:firstLine="0"/>
        <w:rPr/>
      </w:pPr>
      <w:bookmarkStart w:colFirst="0" w:colLast="0" w:name="_heading=h.15cqrsoyxc87" w:id="238"/>
      <w:bookmarkEnd w:id="238"/>
      <w:r w:rsidDel="00000000" w:rsidR="00000000" w:rsidRPr="00000000">
        <w:rPr>
          <w:rtl w:val="0"/>
        </w:rPr>
        <w:t xml:space="preserve">3.21 Protection Encapsulation</w:t>
      </w:r>
    </w:p>
    <w:p w:rsidR="00000000" w:rsidDel="00000000" w:rsidP="00000000" w:rsidRDefault="00000000" w:rsidRPr="00000000" w14:paraId="000007EF">
      <w:pPr>
        <w:pStyle w:val="Heading3"/>
        <w:keepLines w:val="1"/>
        <w:spacing w:after="77" w:before="0" w:line="259" w:lineRule="auto"/>
        <w:ind w:left="0" w:firstLine="0"/>
        <w:rPr/>
      </w:pPr>
      <w:bookmarkStart w:colFirst="0" w:colLast="0" w:name="_heading=h.efvs1al4eeri" w:id="239"/>
      <w:bookmarkEnd w:id="239"/>
      <w:r w:rsidDel="00000000" w:rsidR="00000000" w:rsidRPr="00000000">
        <w:rPr/>
        <w:drawing>
          <wp:inline distB="114300" distT="114300" distL="114300" distR="114300">
            <wp:extent cx="5943600" cy="5245100"/>
            <wp:effectExtent b="0" l="0" r="0" t="0"/>
            <wp:docPr id="70" name="image42.png"/>
            <a:graphic>
              <a:graphicData uri="http://schemas.openxmlformats.org/drawingml/2006/picture">
                <pic:pic>
                  <pic:nvPicPr>
                    <pic:cNvPr id="0" name="image42.png"/>
                    <pic:cNvPicPr preferRelativeResize="0"/>
                  </pic:nvPicPr>
                  <pic:blipFill>
                    <a:blip r:embed="rId92"/>
                    <a:srcRect b="0" l="46" r="46"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07F1">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rtl w:val="0"/>
        </w:rPr>
        <w:t xml:space="preserve"> packet is protected</w:t>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07F2">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07F3">
      <w:pPr>
        <w:spacing w:after="9" w:lineRule="auto"/>
        <w:ind w:left="-5" w:right="4" w:firstLine="0"/>
        <w:rPr>
          <w:rFonts w:ascii="Arial" w:cs="Arial" w:eastAsia="Arial" w:hAnsi="Arial"/>
        </w:rPr>
      </w:pPr>
      <w:sdt>
        <w:sdtPr>
          <w:tag w:val="goog_rdk_77"/>
        </w:sdtPr>
        <w:sdtContent>
          <w:commentRangeStart w:id="55"/>
        </w:sdtContent>
      </w:sdt>
      <w:sdt>
        <w:sdtPr>
          <w:tag w:val="goog_rdk_78"/>
        </w:sdtPr>
        <w:sdtContent>
          <w:commentRangeStart w:id="56"/>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55"/>
      <w:r w:rsidDel="00000000" w:rsidR="00000000" w:rsidRPr="00000000">
        <w:commentReference w:id="55"/>
      </w:r>
      <w:commentRangeEnd w:id="56"/>
      <w:r w:rsidDel="00000000" w:rsidR="00000000" w:rsidRPr="00000000">
        <w:commentReference w:id="56"/>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F4">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07F5">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7F6">
      <w:pPr>
        <w:spacing w:after="9" w:lineRule="auto"/>
        <w:ind w:left="-5" w:right="4" w:firstLine="0"/>
        <w:rPr>
          <w:rFonts w:ascii="Arial" w:cs="Arial" w:eastAsia="Arial" w:hAnsi="Arial"/>
          <w:b w:val="1"/>
        </w:rPr>
      </w:pPr>
      <w:sdt>
        <w:sdtPr>
          <w:tag w:val="goog_rdk_79"/>
        </w:sdtPr>
        <w:sdtContent>
          <w:commentRangeStart w:id="57"/>
        </w:sdtContent>
      </w:sdt>
      <w:sdt>
        <w:sdtPr>
          <w:tag w:val="goog_rdk_80"/>
        </w:sdtPr>
        <w:sdtContent>
          <w:commentRangeStart w:id="58"/>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07F7">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07F8">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07F9">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Gateway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07FA">
      <w:pPr>
        <w:rPr>
          <w:rFonts w:ascii="Arial" w:cs="Arial" w:eastAsia="Arial" w:hAnsi="Arial"/>
          <w:highlight w:val="yellow"/>
        </w:rPr>
      </w:pPr>
      <w:r w:rsidDel="00000000" w:rsidR="00000000" w:rsidRPr="00000000">
        <w:rPr>
          <w:rFonts w:ascii="Arial" w:cs="Arial" w:eastAsia="Arial" w:hAnsi="Arial"/>
          <w:highlight w:val="yellow"/>
          <w:rtl w:val="0"/>
        </w:rPr>
        <w:t xml:space="preserve">If the Gateway is not enrolled to the Client (so the Client has no access to a key shared with it on the basis of its GwId) and the Client and Gateway are not in a private network, it is recommended for the Client to open a DTLS session and process only MQTT-SN packets received over it.</w:t>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7FB">
      <w:pPr>
        <w:pStyle w:val="Heading3"/>
        <w:ind w:left="0" w:firstLine="0"/>
        <w:rPr/>
      </w:pPr>
      <w:bookmarkStart w:colFirst="0" w:colLast="0" w:name="_heading=h.j9tutdzg8gdj" w:id="240"/>
      <w:bookmarkEnd w:id="240"/>
      <w:r w:rsidDel="00000000" w:rsidR="00000000" w:rsidRPr="00000000">
        <w:rPr>
          <w:rtl w:val="0"/>
        </w:rPr>
        <w:t xml:space="preserve">3.21.1 Length</w:t>
      </w:r>
    </w:p>
    <w:p w:rsidR="00000000" w:rsidDel="00000000" w:rsidP="00000000" w:rsidRDefault="00000000" w:rsidRPr="00000000" w14:paraId="000007F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FD">
      <w:pPr>
        <w:pStyle w:val="Heading3"/>
        <w:ind w:left="0" w:firstLine="0"/>
        <w:rPr/>
      </w:pPr>
      <w:bookmarkStart w:colFirst="0" w:colLast="0" w:name="_heading=h.8duggxbcbw2" w:id="241"/>
      <w:bookmarkEnd w:id="241"/>
      <w:r w:rsidDel="00000000" w:rsidR="00000000" w:rsidRPr="00000000">
        <w:rPr>
          <w:rtl w:val="0"/>
        </w:rPr>
        <w:t xml:space="preserve">3.21.2 Packet Type</w:t>
      </w:r>
    </w:p>
    <w:p w:rsidR="00000000" w:rsidDel="00000000" w:rsidP="00000000" w:rsidRDefault="00000000" w:rsidRPr="00000000" w14:paraId="000007F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07FF">
      <w:pPr>
        <w:pStyle w:val="Heading3"/>
        <w:ind w:left="0" w:firstLine="0"/>
        <w:rPr/>
      </w:pPr>
      <w:bookmarkStart w:colFirst="0" w:colLast="0" w:name="_heading=h.g1mmf1c4lvqh" w:id="242"/>
      <w:bookmarkEnd w:id="242"/>
      <w:r w:rsidDel="00000000" w:rsidR="00000000" w:rsidRPr="00000000">
        <w:rPr>
          <w:rtl w:val="0"/>
        </w:rPr>
        <w:t xml:space="preserve">3.21.3 Protection Flags</w:t>
      </w:r>
    </w:p>
    <w:p w:rsidR="00000000" w:rsidDel="00000000" w:rsidP="00000000" w:rsidRDefault="00000000" w:rsidRPr="00000000" w14:paraId="00000800">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a 1 byte field specifying the properties of the Protection Encapsulation. </w:t>
      </w:r>
    </w:p>
    <w:p w:rsidR="00000000" w:rsidDel="00000000" w:rsidP="00000000" w:rsidRDefault="00000000" w:rsidRPr="00000000" w14:paraId="00000801">
      <w:pPr>
        <w:pStyle w:val="Heading4"/>
        <w:spacing w:after="0" w:before="0" w:lineRule="auto"/>
        <w:ind w:left="0" w:firstLine="0"/>
        <w:rPr/>
      </w:pPr>
      <w:bookmarkStart w:colFirst="0" w:colLast="0" w:name="_heading=h.dgr37fcn70h7" w:id="243"/>
      <w:bookmarkEnd w:id="243"/>
      <w:r w:rsidDel="00000000" w:rsidR="00000000" w:rsidRPr="00000000">
        <w:rPr>
          <w:rtl w:val="0"/>
        </w:rPr>
        <w:t xml:space="preserve">3.21.3.1 Monotonic Counter Length</w:t>
      </w:r>
    </w:p>
    <w:p w:rsidR="00000000" w:rsidDel="00000000" w:rsidP="00000000" w:rsidRDefault="00000000" w:rsidRPr="00000000" w14:paraId="00000802">
      <w:pPr>
        <w:rPr/>
      </w:pPr>
      <w:r w:rsidDel="00000000" w:rsidR="00000000" w:rsidRPr="00000000">
        <w:rPr>
          <w:b w:val="1"/>
          <w:rtl w:val="0"/>
        </w:rPr>
        <w:t xml:space="preserve">Position:</w:t>
      </w:r>
      <w:r w:rsidDel="00000000" w:rsidR="00000000" w:rsidRPr="00000000">
        <w:rPr>
          <w:rtl w:val="0"/>
        </w:rPr>
        <w:t xml:space="preserve"> bits 0 and 1 of the Protection Flags.</w:t>
      </w:r>
    </w:p>
    <w:p w:rsidR="00000000" w:rsidDel="00000000" w:rsidP="00000000" w:rsidRDefault="00000000" w:rsidRPr="00000000" w14:paraId="00000803">
      <w:pPr>
        <w:spacing w:after="0" w:before="0" w:lineRule="auto"/>
        <w:ind w:left="0" w:firstLine="0"/>
        <w:rPr/>
      </w:pPr>
      <w:r w:rsidDel="00000000" w:rsidR="00000000" w:rsidRPr="00000000">
        <w:rPr>
          <w:rFonts w:ascii="Arial" w:cs="Arial" w:eastAsia="Arial" w:hAnsi="Arial"/>
          <w:color w:val="222222"/>
          <w:rtl w:val="0"/>
        </w:rPr>
        <w:t xml:space="preserve">Specifies </w:t>
      </w:r>
      <w:r w:rsidDel="00000000" w:rsidR="00000000" w:rsidRPr="00000000">
        <w:rPr>
          <w:rFonts w:ascii="Arial" w:cs="Arial" w:eastAsia="Arial" w:hAnsi="Arial"/>
          <w:color w:val="222222"/>
          <w:rtl w:val="0"/>
        </w:rPr>
        <w:t xml:space="preserve">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804">
      <w:pPr>
        <w:numPr>
          <w:ilvl w:val="0"/>
          <w:numId w:val="50"/>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0805">
      <w:pPr>
        <w:numPr>
          <w:ilvl w:val="0"/>
          <w:numId w:val="50"/>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806">
      <w:pPr>
        <w:numPr>
          <w:ilvl w:val="0"/>
          <w:numId w:val="50"/>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807">
      <w:pPr>
        <w:numPr>
          <w:ilvl w:val="0"/>
          <w:numId w:val="50"/>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0x0, the monotonic counter field is not present.</w:t>
      </w:r>
    </w:p>
    <w:p w:rsidR="00000000" w:rsidDel="00000000" w:rsidP="00000000" w:rsidRDefault="00000000" w:rsidRPr="00000000" w14:paraId="00000808">
      <w:pPr>
        <w:pStyle w:val="Heading4"/>
        <w:spacing w:after="0" w:before="200" w:lineRule="auto"/>
        <w:ind w:left="0" w:firstLine="0"/>
        <w:rPr/>
      </w:pPr>
      <w:bookmarkStart w:colFirst="0" w:colLast="0" w:name="_heading=h.ur276rc44plv" w:id="244"/>
      <w:bookmarkEnd w:id="244"/>
      <w:r w:rsidDel="00000000" w:rsidR="00000000" w:rsidRPr="00000000">
        <w:rPr>
          <w:rtl w:val="0"/>
        </w:rPr>
        <w:t xml:space="preserve">3.21.3.2 Cryptographic Material Length</w:t>
      </w:r>
    </w:p>
    <w:p w:rsidR="00000000" w:rsidDel="00000000" w:rsidP="00000000" w:rsidRDefault="00000000" w:rsidRPr="00000000" w14:paraId="00000809">
      <w:pPr>
        <w:rPr/>
      </w:pPr>
      <w:r w:rsidDel="00000000" w:rsidR="00000000" w:rsidRPr="00000000">
        <w:rPr>
          <w:b w:val="1"/>
          <w:rtl w:val="0"/>
        </w:rPr>
        <w:t xml:space="preserve">Position:</w:t>
      </w:r>
      <w:r w:rsidDel="00000000" w:rsidR="00000000" w:rsidRPr="00000000">
        <w:rPr>
          <w:rtl w:val="0"/>
        </w:rPr>
        <w:t xml:space="preserve"> bits 2 and 3 of the Protection Flags.</w:t>
      </w:r>
    </w:p>
    <w:p w:rsidR="00000000" w:rsidDel="00000000" w:rsidP="00000000" w:rsidRDefault="00000000" w:rsidRPr="00000000" w14:paraId="0000080A">
      <w:pPr>
        <w:spacing w:after="0" w:before="0" w:lineRule="auto"/>
        <w:ind w:left="0" w:firstLine="0"/>
        <w:rPr/>
      </w:pPr>
      <w:r w:rsidDel="00000000" w:rsidR="00000000" w:rsidRPr="00000000">
        <w:rPr>
          <w:rFonts w:ascii="Arial" w:cs="Arial" w:eastAsia="Arial" w:hAnsi="Arial"/>
          <w:color w:val="222222"/>
          <w:rtl w:val="0"/>
        </w:rPr>
        <w:t xml:space="preserve">Specifies</w:t>
      </w:r>
      <w:r w:rsidDel="00000000" w:rsidR="00000000" w:rsidRPr="00000000">
        <w:rPr>
          <w:rFonts w:ascii="Arial" w:cs="Arial" w:eastAsia="Arial" w:hAnsi="Arial"/>
          <w:b w:val="1"/>
          <w:color w:val="222222"/>
          <w:rtl w:val="0"/>
        </w:rPr>
        <w:t xml:space="preserve"> </w:t>
      </w:r>
      <w:r w:rsidDel="00000000" w:rsidR="00000000" w:rsidRPr="00000000">
        <w:rPr>
          <w:rFonts w:ascii="Arial" w:cs="Arial" w:eastAsia="Arial" w:hAnsi="Arial"/>
          <w:color w:val="222222"/>
          <w:rtl w:val="0"/>
        </w:rPr>
        <w:t xml:space="preserve">the number of 16 bit groups forming the cryptographic material in big-endian order. Below the meaning of each possible value:</w:t>
      </w:r>
      <w:r w:rsidDel="00000000" w:rsidR="00000000" w:rsidRPr="00000000">
        <w:rPr>
          <w:rtl w:val="0"/>
        </w:rPr>
      </w:r>
    </w:p>
    <w:p w:rsidR="00000000" w:rsidDel="00000000" w:rsidP="00000000" w:rsidRDefault="00000000" w:rsidRPr="00000000" w14:paraId="0000080B">
      <w:pPr>
        <w:numPr>
          <w:ilvl w:val="0"/>
          <w:numId w:val="50"/>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0x3, a cryptographic material field of 96 bits (12 bytes) is present</w:t>
      </w:r>
      <w:r w:rsidDel="00000000" w:rsidR="00000000" w:rsidRPr="00000000">
        <w:rPr>
          <w:rtl w:val="0"/>
        </w:rPr>
      </w:r>
    </w:p>
    <w:p w:rsidR="00000000" w:rsidDel="00000000" w:rsidP="00000000" w:rsidRDefault="00000000" w:rsidRPr="00000000" w14:paraId="0000080C">
      <w:pPr>
        <w:numPr>
          <w:ilvl w:val="0"/>
          <w:numId w:val="50"/>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0x2, a cryptographic material field of 32 bits (4 bytes) is present</w:t>
      </w:r>
      <w:r w:rsidDel="00000000" w:rsidR="00000000" w:rsidRPr="00000000">
        <w:rPr>
          <w:rtl w:val="0"/>
        </w:rPr>
      </w:r>
    </w:p>
    <w:p w:rsidR="00000000" w:rsidDel="00000000" w:rsidP="00000000" w:rsidRDefault="00000000" w:rsidRPr="00000000" w14:paraId="0000080D">
      <w:pPr>
        <w:numPr>
          <w:ilvl w:val="0"/>
          <w:numId w:val="50"/>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0x1, a cryptographic material field of 16 bits (2 bytes) is present</w:t>
      </w:r>
      <w:r w:rsidDel="00000000" w:rsidR="00000000" w:rsidRPr="00000000">
        <w:rPr>
          <w:rtl w:val="0"/>
        </w:rPr>
      </w:r>
    </w:p>
    <w:p w:rsidR="00000000" w:rsidDel="00000000" w:rsidP="00000000" w:rsidRDefault="00000000" w:rsidRPr="00000000" w14:paraId="0000080E">
      <w:pPr>
        <w:numPr>
          <w:ilvl w:val="0"/>
          <w:numId w:val="50"/>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0x0, the cryptographic material field is not present.</w:t>
      </w:r>
    </w:p>
    <w:p w:rsidR="00000000" w:rsidDel="00000000" w:rsidP="00000000" w:rsidRDefault="00000000" w:rsidRPr="00000000" w14:paraId="0000080F">
      <w:pPr>
        <w:spacing w:after="0" w:before="0" w:lineRule="auto"/>
        <w:ind w:left="144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0810">
      <w:pPr>
        <w:pStyle w:val="Heading4"/>
        <w:spacing w:after="98" w:before="0" w:line="248.00000000000006" w:lineRule="auto"/>
        <w:ind w:left="0" w:firstLine="0"/>
        <w:rPr/>
      </w:pPr>
      <w:bookmarkStart w:colFirst="0" w:colLast="0" w:name="_heading=h.dvegbdq024g" w:id="245"/>
      <w:bookmarkEnd w:id="245"/>
      <w:r w:rsidDel="00000000" w:rsidR="00000000" w:rsidRPr="00000000">
        <w:rPr>
          <w:rtl w:val="0"/>
        </w:rPr>
        <w:t xml:space="preserve">3.21.3.3 Authentication Tag Length</w:t>
      </w:r>
    </w:p>
    <w:p w:rsidR="00000000" w:rsidDel="00000000" w:rsidP="00000000" w:rsidRDefault="00000000" w:rsidRPr="00000000" w14:paraId="00000811">
      <w:pPr>
        <w:rPr/>
      </w:pPr>
      <w:r w:rsidDel="00000000" w:rsidR="00000000" w:rsidRPr="00000000">
        <w:rPr>
          <w:b w:val="1"/>
          <w:rtl w:val="0"/>
        </w:rPr>
        <w:t xml:space="preserve">Position:</w:t>
      </w:r>
      <w:r w:rsidDel="00000000" w:rsidR="00000000" w:rsidRPr="00000000">
        <w:rPr>
          <w:rtl w:val="0"/>
        </w:rPr>
        <w:t xml:space="preserve"> bits 4 through 7 of the Protection Flags.</w:t>
      </w:r>
    </w:p>
    <w:p w:rsidR="00000000" w:rsidDel="00000000" w:rsidP="00000000" w:rsidRDefault="00000000" w:rsidRPr="00000000" w14:paraId="00000812">
      <w:pPr>
        <w:spacing w:after="98" w:before="0" w:line="248.00000000000006" w:lineRule="auto"/>
        <w:ind w:left="0" w:right="4" w:firstLine="0"/>
        <w:rPr>
          <w:rFonts w:ascii="Arial" w:cs="Arial" w:eastAsia="Arial" w:hAnsi="Arial"/>
        </w:rPr>
      </w:pPr>
      <w:r w:rsidDel="00000000" w:rsidR="00000000" w:rsidRPr="00000000">
        <w:rPr>
          <w:rFonts w:ascii="Arial" w:cs="Arial" w:eastAsia="Arial" w:hAnsi="Arial"/>
          <w:color w:val="222222"/>
          <w:rtl w:val="0"/>
        </w:rPr>
        <w:t xml:space="preserve">D</w:t>
      </w:r>
      <w:r w:rsidDel="00000000" w:rsidR="00000000" w:rsidRPr="00000000">
        <w:rPr>
          <w:rFonts w:ascii="Arial" w:cs="Arial" w:eastAsia="Arial" w:hAnsi="Arial"/>
          <w:color w:val="222222"/>
          <w:rtl w:val="0"/>
        </w:rPr>
        <w:t xml:space="preserve">efines the size of the authentication tag.</w:t>
      </w:r>
      <w:r w:rsidDel="00000000" w:rsidR="00000000" w:rsidRPr="00000000">
        <w:rPr>
          <w:rtl w:val="0"/>
        </w:rPr>
      </w:r>
    </w:p>
    <w:p w:rsidR="00000000" w:rsidDel="00000000" w:rsidP="00000000" w:rsidRDefault="00000000" w:rsidRPr="00000000" w14:paraId="00000813">
      <w:pPr>
        <w:numPr>
          <w:ilvl w:val="0"/>
          <w:numId w:val="50"/>
        </w:numPr>
        <w:spacing w:after="0" w:before="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0814">
      <w:pPr>
        <w:numPr>
          <w:ilvl w:val="1"/>
          <w:numId w:val="50"/>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w:t>
      </w:r>
      <w:r w:rsidDel="00000000" w:rsidR="00000000" w:rsidRPr="00000000">
        <w:rPr>
          <w:rFonts w:ascii="Arial" w:cs="Arial" w:eastAsia="Arial" w:hAnsi="Arial"/>
          <w:color w:val="222222"/>
          <w:rtl w:val="0"/>
        </w:rPr>
        <w:t xml:space="preserve">f 0x00, the authentication tag length is provider defined;</w:t>
      </w:r>
      <w:r w:rsidDel="00000000" w:rsidR="00000000" w:rsidRPr="00000000">
        <w:rPr>
          <w:rtl w:val="0"/>
        </w:rPr>
      </w:r>
    </w:p>
    <w:p w:rsidR="00000000" w:rsidDel="00000000" w:rsidP="00000000" w:rsidRDefault="00000000" w:rsidRPr="00000000" w14:paraId="00000815">
      <w:pPr>
        <w:numPr>
          <w:ilvl w:val="1"/>
          <w:numId w:val="50"/>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0x01, the authentication tag length is defined by the protection scheme nominal tag length and this is the only value allowed if the protection scheme is not “Authentication Only”;</w:t>
      </w:r>
    </w:p>
    <w:p w:rsidR="00000000" w:rsidDel="00000000" w:rsidP="00000000" w:rsidRDefault="00000000" w:rsidRPr="00000000" w14:paraId="00000816">
      <w:pPr>
        <w:numPr>
          <w:ilvl w:val="1"/>
          <w:numId w:val="50"/>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0x2 to 0x3 are Reserved;</w:t>
      </w:r>
      <w:r w:rsidDel="00000000" w:rsidR="00000000" w:rsidRPr="00000000">
        <w:rPr>
          <w:rtl w:val="0"/>
        </w:rPr>
      </w:r>
    </w:p>
    <w:p w:rsidR="00000000" w:rsidDel="00000000" w:rsidP="00000000" w:rsidRDefault="00000000" w:rsidRPr="00000000" w14:paraId="00000817">
      <w:pPr>
        <w:numPr>
          <w:ilvl w:val="1"/>
          <w:numId w:val="50"/>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0x4 and 0xF, is allowed only for the truncation of “Authentication Only” protection schemes and the authentication tag length will be (0xZ)*16 bits; for example</w:t>
      </w:r>
      <w:r w:rsidDel="00000000" w:rsidR="00000000" w:rsidRPr="00000000">
        <w:rPr>
          <w:rtl w:val="0"/>
        </w:rPr>
      </w:r>
    </w:p>
    <w:p w:rsidR="00000000" w:rsidDel="00000000" w:rsidP="00000000" w:rsidRDefault="00000000" w:rsidRPr="00000000" w14:paraId="00000818">
      <w:pPr>
        <w:numPr>
          <w:ilvl w:val="2"/>
          <w:numId w:val="50"/>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(0xF)*16=240 bits;</w:t>
      </w:r>
      <w:r w:rsidDel="00000000" w:rsidR="00000000" w:rsidRPr="00000000">
        <w:rPr>
          <w:rtl w:val="0"/>
        </w:rPr>
      </w:r>
    </w:p>
    <w:p w:rsidR="00000000" w:rsidDel="00000000" w:rsidP="00000000" w:rsidRDefault="00000000" w:rsidRPr="00000000" w14:paraId="00000819">
      <w:pPr>
        <w:numPr>
          <w:ilvl w:val="2"/>
          <w:numId w:val="50"/>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(0x4)*16=64 bits.</w:t>
      </w:r>
      <w:r w:rsidDel="00000000" w:rsidR="00000000" w:rsidRPr="00000000">
        <w:rPr>
          <w:rtl w:val="0"/>
        </w:rPr>
      </w:r>
    </w:p>
    <w:p w:rsidR="00000000" w:rsidDel="00000000" w:rsidP="00000000" w:rsidRDefault="00000000" w:rsidRPr="00000000" w14:paraId="0000081A">
      <w:pPr>
        <w:numPr>
          <w:ilvl w:val="0"/>
          <w:numId w:val="50"/>
        </w:numPr>
        <w:spacing w:after="0" w:before="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081B">
      <w:pPr>
        <w:numPr>
          <w:ilvl w:val="0"/>
          <w:numId w:val="50"/>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Some 0xZ values are not allowed for some “Authentication Only” protection schemes because they define a tag size bigger than the nominal tag size. For example, values from 0x09 (144 bits) to 0x0F (240 bits) are not allowed for “Authentication Only” protection schemes with a nominal tag size less than 144 bits, such as CMAC-128, CMAC-192, CMAC-256.</w:t>
      </w:r>
      <w:r w:rsidDel="00000000" w:rsidR="00000000" w:rsidRPr="00000000">
        <w:rPr>
          <w:rtl w:val="0"/>
        </w:rPr>
      </w:r>
    </w:p>
    <w:p w:rsidR="00000000" w:rsidDel="00000000" w:rsidP="00000000" w:rsidRDefault="00000000" w:rsidRPr="00000000" w14:paraId="0000081C">
      <w:pPr>
        <w:pStyle w:val="Heading3"/>
        <w:ind w:left="0" w:firstLine="0"/>
        <w:rPr/>
      </w:pPr>
      <w:bookmarkStart w:colFirst="0" w:colLast="0" w:name="_heading=h.m1zk7agco355" w:id="246"/>
      <w:bookmarkEnd w:id="246"/>
      <w:r w:rsidDel="00000000" w:rsidR="00000000" w:rsidRPr="00000000">
        <w:rPr>
          <w:rtl w:val="0"/>
        </w:rPr>
        <w:t xml:space="preserve">3.21.4 Protection Scheme</w:t>
      </w:r>
    </w:p>
    <w:p w:rsidR="00000000" w:rsidDel="00000000" w:rsidP="00000000" w:rsidRDefault="00000000" w:rsidRPr="00000000" w14:paraId="0000081D">
      <w:pPr>
        <w:spacing w:after="200" w:before="0" w:lineRule="auto"/>
        <w:ind w:left="432" w:firstLine="0"/>
        <w:rPr>
          <w:rFonts w:ascii="Arial" w:cs="Arial" w:eastAsia="Arial" w:hAnsi="Arial"/>
        </w:rPr>
      </w:pPr>
      <w:r w:rsidDel="00000000" w:rsidR="00000000" w:rsidRPr="00000000">
        <w:rPr>
          <w:rFonts w:ascii="Arial" w:cs="Arial" w:eastAsia="Arial" w:hAnsi="Arial"/>
          <w:color w:val="222222"/>
          <w:rtl w:val="0"/>
        </w:rPr>
        <w:t xml:space="preserve">A (1 byte) field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r w:rsidDel="00000000" w:rsidR="00000000" w:rsidRPr="00000000">
        <w:rPr>
          <w:rtl w:val="0"/>
        </w:rPr>
      </w:r>
    </w:p>
    <w:tbl>
      <w:tblPr>
        <w:tblStyle w:val="Table13"/>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1E">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1F">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20">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821">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22">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23">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2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5">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2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A">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C">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2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F">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3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4">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3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9">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3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E">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3F">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0">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1">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4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3">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4">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4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8">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4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D">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4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5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2">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5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7">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5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C">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6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1">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6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6">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6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B">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6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0">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7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5">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7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A">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B">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C">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D">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7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F">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883">
      <w:pPr>
        <w:spacing w:after="0" w:before="20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0884">
      <w:pPr>
        <w:numPr>
          <w:ilvl w:val="0"/>
          <w:numId w:val="44"/>
        </w:numPr>
        <w:spacing w:after="0" w:before="0" w:lineRule="auto"/>
        <w:ind w:left="720" w:hanging="360"/>
        <w:rPr>
          <w:rFonts w:ascii="Arial" w:cs="Arial" w:eastAsia="Arial" w:hAnsi="Arial"/>
          <w:u w:val="none"/>
        </w:rPr>
      </w:pPr>
      <w:sdt>
        <w:sdtPr>
          <w:tag w:val="goog_rdk_81"/>
        </w:sdtPr>
        <w:sdtContent>
          <w:commentRangeStart w:id="59"/>
        </w:sdtContent>
      </w:sdt>
      <w:r w:rsidDel="00000000" w:rsidR="00000000" w:rsidRPr="00000000">
        <w:rPr>
          <w:rFonts w:ascii="Arial" w:cs="Arial" w:eastAsia="Arial" w:hAnsi="Arial"/>
          <w:color w:val="222222"/>
          <w:rtl w:val="0"/>
        </w:rPr>
        <w:t xml:space="preserve">Reference </w:t>
      </w:r>
      <w:hyperlink r:id="rId93">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0885">
      <w:pPr>
        <w:numPr>
          <w:ilvl w:val="0"/>
          <w:numId w:val="44"/>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94">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886">
      <w:pPr>
        <w:numPr>
          <w:ilvl w:val="0"/>
          <w:numId w:val="44"/>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95">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96">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887">
      <w:pPr>
        <w:numPr>
          <w:ilvl w:val="0"/>
          <w:numId w:val="44"/>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97">
        <w:r w:rsidDel="00000000" w:rsidR="00000000" w:rsidRPr="00000000">
          <w:rPr>
            <w:rFonts w:ascii="Arial" w:cs="Arial" w:eastAsia="Arial" w:hAnsi="Arial"/>
            <w:rtl w:val="0"/>
          </w:rPr>
          <w:t xml:space="preserve"> </w:t>
        </w:r>
      </w:hyperlink>
      <w:hyperlink r:id="rId98">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99">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0888">
      <w:pPr>
        <w:numPr>
          <w:ilvl w:val="0"/>
          <w:numId w:val="44"/>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889">
      <w:pPr>
        <w:numPr>
          <w:ilvl w:val="0"/>
          <w:numId w:val="44"/>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88A">
      <w:pPr>
        <w:numPr>
          <w:ilvl w:val="0"/>
          <w:numId w:val="44"/>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88B">
      <w:pPr>
        <w:numPr>
          <w:ilvl w:val="0"/>
          <w:numId w:val="44"/>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88C">
      <w:pPr>
        <w:numPr>
          <w:ilvl w:val="0"/>
          <w:numId w:val="44"/>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88D">
      <w:pPr>
        <w:pStyle w:val="Heading3"/>
        <w:ind w:left="0" w:firstLine="0"/>
        <w:rPr/>
      </w:pPr>
      <w:bookmarkStart w:colFirst="0" w:colLast="0" w:name="_heading=h.jo2d2fngx6hj" w:id="247"/>
      <w:bookmarkEnd w:id="247"/>
      <w:r w:rsidDel="00000000" w:rsidR="00000000" w:rsidRPr="00000000">
        <w:rPr>
          <w:rtl w:val="0"/>
        </w:rPr>
        <w:t xml:space="preserve">3.21.5 Sender Identifier</w:t>
      </w:r>
    </w:p>
    <w:p w:rsidR="00000000" w:rsidDel="00000000" w:rsidP="00000000" w:rsidRDefault="00000000" w:rsidRPr="00000000" w14:paraId="0000088E">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w:t>
      </w:r>
      <w:r w:rsidDel="00000000" w:rsidR="00000000" w:rsidRPr="00000000">
        <w:rPr>
          <w:rFonts w:ascii="Arial" w:cs="Arial" w:eastAsia="Arial" w:hAnsi="Arial"/>
          <w:color w:val="222222"/>
          <w:rtl w:val="0"/>
        </w:rPr>
        <w:t xml:space="preserve">he Sender Id field (8 bytes) should contain:</w:t>
      </w:r>
    </w:p>
    <w:p w:rsidR="00000000" w:rsidDel="00000000" w:rsidP="00000000" w:rsidRDefault="00000000" w:rsidRPr="00000000" w14:paraId="0000088F">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890">
      <w:pPr>
        <w:numPr>
          <w:ilvl w:val="0"/>
          <w:numId w:val="43"/>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0891">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892">
      <w:pPr>
        <w:numPr>
          <w:ilvl w:val="0"/>
          <w:numId w:val="52"/>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0893">
      <w:pPr>
        <w:numPr>
          <w:ilvl w:val="0"/>
          <w:numId w:val="52"/>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w:t>
      </w:r>
    </w:p>
    <w:p w:rsidR="00000000" w:rsidDel="00000000" w:rsidP="00000000" w:rsidRDefault="00000000" w:rsidRPr="00000000" w14:paraId="00000894">
      <w:pPr>
        <w:spacing w:after="240" w:before="240" w:line="248.00000000000006" w:lineRule="auto"/>
        <w:ind w:left="720" w:firstLine="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95">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0896">
      <w:pPr>
        <w:spacing w:after="0" w:before="0" w:lineRule="auto"/>
        <w:ind w:left="720" w:firstLine="0"/>
        <w:rPr>
          <w:rFonts w:ascii="Arial" w:cs="Arial" w:eastAsia="Arial" w:hAnsi="Arial"/>
          <w:b w:val="1"/>
          <w:i w:val="1"/>
          <w:color w:val="222222"/>
          <w:u w:val="single"/>
          <w:shd w:fill="fff2cc" w:val="clear"/>
        </w:rPr>
      </w:pPr>
      <w:sdt>
        <w:sdtPr>
          <w:tag w:val="goog_rdk_82"/>
        </w:sdtPr>
        <w:sdtContent>
          <w:commentRangeStart w:id="60"/>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0897">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0898">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0899">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089A">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89B">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089C">
      <w:pPr>
        <w:pStyle w:val="Heading3"/>
        <w:ind w:left="0" w:firstLine="0"/>
        <w:rPr/>
      </w:pPr>
      <w:bookmarkStart w:colFirst="0" w:colLast="0" w:name="_heading=h.vjl219ghlhvi" w:id="248"/>
      <w:bookmarkEnd w:id="248"/>
      <w:r w:rsidDel="00000000" w:rsidR="00000000" w:rsidRPr="00000000">
        <w:rPr>
          <w:rtl w:val="0"/>
        </w:rPr>
        <w:t xml:space="preserve">3.21.6 Random</w:t>
      </w:r>
    </w:p>
    <w:p w:rsidR="00000000" w:rsidDel="00000000" w:rsidP="00000000" w:rsidRDefault="00000000" w:rsidRPr="00000000" w14:paraId="0000089D">
      <w:pPr>
        <w:spacing w:after="0" w:before="0" w:lineRule="auto"/>
        <w:ind w:left="0" w:firstLine="0"/>
        <w:rPr>
          <w:rFonts w:ascii="Roboto" w:cs="Roboto" w:eastAsia="Roboto" w:hAnsi="Roboto"/>
          <w:color w:val="222222"/>
          <w:sz w:val="24"/>
          <w:szCs w:val="24"/>
        </w:rPr>
      </w:pPr>
      <w:r w:rsidDel="00000000" w:rsidR="00000000" w:rsidRPr="00000000">
        <w:rPr>
          <w:rFonts w:ascii="Arial" w:cs="Arial" w:eastAsia="Arial" w:hAnsi="Arial"/>
          <w:color w:val="222222"/>
          <w:u w:val="single"/>
          <w:rtl w:val="0"/>
        </w:rPr>
        <w:t xml:space="preserve">T</w:t>
      </w:r>
      <w:r w:rsidDel="00000000" w:rsidR="00000000" w:rsidRPr="00000000">
        <w:rPr>
          <w:rFonts w:ascii="Arial" w:cs="Arial" w:eastAsia="Arial" w:hAnsi="Arial"/>
          <w:color w:val="222222"/>
          <w:rtl w:val="0"/>
        </w:rPr>
        <w:t xml:space="preserve">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w:t>
      </w:r>
      <w:r w:rsidDel="00000000" w:rsidR="00000000" w:rsidRPr="00000000">
        <w:rPr>
          <w:rtl w:val="0"/>
        </w:rPr>
      </w:r>
    </w:p>
    <w:p w:rsidR="00000000" w:rsidDel="00000000" w:rsidP="00000000" w:rsidRDefault="00000000" w:rsidRPr="00000000" w14:paraId="0000089E">
      <w:pPr>
        <w:numPr>
          <w:ilvl w:val="0"/>
          <w:numId w:val="38"/>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9F">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“Cryptographic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100">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101">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08A0">
      <w:pPr>
        <w:pStyle w:val="Heading3"/>
        <w:ind w:left="0" w:firstLine="0"/>
        <w:rPr/>
      </w:pPr>
      <w:bookmarkStart w:colFirst="0" w:colLast="0" w:name="_heading=h.q30yx1mc4rc1" w:id="249"/>
      <w:bookmarkEnd w:id="249"/>
      <w:r w:rsidDel="00000000" w:rsidR="00000000" w:rsidRPr="00000000">
        <w:rPr>
          <w:rtl w:val="0"/>
        </w:rPr>
        <w:t xml:space="preserve">3.21.7 Cryptographic Material</w:t>
      </w:r>
    </w:p>
    <w:p w:rsidR="00000000" w:rsidDel="00000000" w:rsidP="00000000" w:rsidRDefault="00000000" w:rsidRPr="00000000" w14:paraId="000008A1">
      <w:pPr>
        <w:spacing w:after="0" w:before="0" w:lineRule="auto"/>
        <w:ind w:left="0" w:firstLine="0"/>
        <w:rPr>
          <w:rFonts w:ascii="Arial" w:cs="Arial" w:eastAsia="Arial" w:hAnsi="Arial"/>
          <w:color w:val="222222"/>
          <w:highlight w:val="white"/>
        </w:rPr>
      </w:pPr>
      <w:r w:rsidDel="00000000" w:rsidR="00000000" w:rsidRPr="00000000">
        <w:rPr>
          <w:rtl w:val="0"/>
        </w:rPr>
        <w:t xml:space="preserve">T</w:t>
      </w:r>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Cryptographic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cryptographic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Cryptographic material length is set to 0x03, the Cryptographic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08A2">
      <w:pPr>
        <w:pStyle w:val="Heading3"/>
        <w:ind w:left="0" w:firstLine="0"/>
        <w:rPr/>
      </w:pPr>
      <w:bookmarkStart w:colFirst="0" w:colLast="0" w:name="_heading=h.3y6o9vhqakro" w:id="250"/>
      <w:bookmarkEnd w:id="250"/>
      <w:r w:rsidDel="00000000" w:rsidR="00000000" w:rsidRPr="00000000">
        <w:rPr>
          <w:rtl w:val="0"/>
        </w:rPr>
        <w:t xml:space="preserve">3.21.8 Monotonic Counter</w:t>
      </w:r>
    </w:p>
    <w:p w:rsidR="00000000" w:rsidDel="00000000" w:rsidP="00000000" w:rsidRDefault="00000000" w:rsidRPr="00000000" w14:paraId="000008A3">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t>
      </w:r>
      <w:r w:rsidDel="00000000" w:rsidR="00000000" w:rsidRPr="00000000">
        <w:rPr>
          <w:rFonts w:ascii="Arial" w:cs="Arial" w:eastAsia="Arial" w:hAnsi="Arial"/>
          <w:color w:val="222222"/>
          <w:rtl w:val="0"/>
        </w:rPr>
        <w:t xml:space="preserve">ateway</w:t>
      </w:r>
      <w:r w:rsidDel="00000000" w:rsidR="00000000" w:rsidRPr="00000000">
        <w:rPr>
          <w:rFonts w:ascii="Arial" w:cs="Arial" w:eastAsia="Arial" w:hAnsi="Arial"/>
          <w:color w:val="222222"/>
          <w:highlight w:val="white"/>
          <w:rtl w:val="0"/>
        </w:rPr>
        <w:t xml:space="preserve"> for every packet sent. The counters should be considered independent of session or destination. E.g. The UE will keep a counter independently from the G</w:t>
      </w:r>
      <w:r w:rsidDel="00000000" w:rsidR="00000000" w:rsidRPr="00000000">
        <w:rPr>
          <w:rFonts w:ascii="Arial" w:cs="Arial" w:eastAsia="Arial" w:hAnsi="Arial"/>
          <w:color w:val="222222"/>
          <w:rtl w:val="0"/>
        </w:rPr>
        <w:t xml:space="preserve">ateway</w:t>
      </w: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8A4">
      <w:pPr>
        <w:pStyle w:val="Heading3"/>
        <w:ind w:left="0" w:firstLine="0"/>
        <w:rPr/>
      </w:pPr>
      <w:bookmarkStart w:colFirst="0" w:colLast="0" w:name="_heading=h.dovnwl46a7is" w:id="251"/>
      <w:bookmarkEnd w:id="251"/>
      <w:r w:rsidDel="00000000" w:rsidR="00000000" w:rsidRPr="00000000">
        <w:rPr>
          <w:rtl w:val="0"/>
        </w:rPr>
        <w:t xml:space="preserve">3.21.9 Protected MQTT-SN Packet</w:t>
      </w:r>
    </w:p>
    <w:p w:rsidR="00000000" w:rsidDel="00000000" w:rsidP="00000000" w:rsidRDefault="00000000" w:rsidRPr="00000000" w14:paraId="000008A5">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color w:val="222222"/>
          <w:rtl w:val="0"/>
        </w:rPr>
        <w:t xml:space="preserve">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08A6">
      <w:pPr>
        <w:spacing w:after="0" w:before="200" w:lineRule="auto"/>
        <w:ind w:left="0" w:firstLine="0"/>
        <w:rPr>
          <w:rFonts w:ascii="Arial" w:cs="Arial" w:eastAsia="Arial" w:hAnsi="Arial"/>
          <w:color w:val="222222"/>
        </w:rPr>
      </w:pPr>
      <w:r w:rsidDel="00000000" w:rsidR="00000000" w:rsidRPr="00000000">
        <w:rPr>
          <w:rFonts w:ascii="Arial" w:cs="Arial" w:eastAsia="Arial" w:hAnsi="Arial"/>
          <w:color w:val="222222"/>
          <w:highlight w:val="yellow"/>
          <w:rtl w:val="0"/>
        </w:rPr>
        <w:t xml:space="preserve">The “Protected MQTT-SN Packet” MUST not be a “Forwarder-Encapsulation packet” </w:t>
      </w:r>
      <w:r w:rsidDel="00000000" w:rsidR="00000000" w:rsidRPr="00000000">
        <w:rPr>
          <w:rFonts w:ascii="Arial" w:cs="Arial" w:eastAsia="Arial" w:hAnsi="Arial"/>
          <w:color w:val="2222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A7">
      <w:pPr>
        <w:pStyle w:val="Heading3"/>
        <w:ind w:left="0" w:firstLine="0"/>
        <w:rPr/>
      </w:pPr>
      <w:bookmarkStart w:colFirst="0" w:colLast="0" w:name="_heading=h.j75p96o6vesm" w:id="252"/>
      <w:bookmarkEnd w:id="252"/>
      <w:r w:rsidDel="00000000" w:rsidR="00000000" w:rsidRPr="00000000">
        <w:rPr>
          <w:rtl w:val="0"/>
        </w:rPr>
        <w:t xml:space="preserve">3.21.10 Authentication Tag</w:t>
      </w:r>
    </w:p>
    <w:p w:rsidR="00000000" w:rsidDel="00000000" w:rsidP="00000000" w:rsidRDefault="00000000" w:rsidRPr="00000000" w14:paraId="000008A8">
      <w:pPr>
        <w:ind w:left="0" w:firstLine="0"/>
        <w:rPr/>
      </w:pPr>
      <w:r w:rsidDel="00000000" w:rsidR="00000000" w:rsidRPr="00000000">
        <w:rPr>
          <w:rFonts w:ascii="Arial" w:cs="Arial" w:eastAsia="Arial" w:hAnsi="Arial"/>
          <w:rtl w:val="0"/>
        </w:rPr>
        <w:t xml:space="preserve">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08A9">
      <w:pPr>
        <w:pStyle w:val="Heading1"/>
        <w:ind w:left="0" w:firstLine="0"/>
        <w:rPr>
          <w:rFonts w:ascii="Arial" w:cs="Arial" w:eastAsia="Arial" w:hAnsi="Arial"/>
        </w:rPr>
      </w:pPr>
      <w:bookmarkStart w:colFirst="0" w:colLast="0" w:name="_heading=h.2qk79lc" w:id="253"/>
      <w:bookmarkEnd w:id="253"/>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AA">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AB">
      <w:pPr>
        <w:pStyle w:val="Heading2"/>
        <w:keepLines w:val="1"/>
        <w:spacing w:after="64" w:before="0" w:line="259" w:lineRule="auto"/>
        <w:ind w:left="0" w:firstLine="0"/>
        <w:rPr>
          <w:rFonts w:ascii="Arial" w:cs="Arial" w:eastAsia="Arial" w:hAnsi="Arial"/>
        </w:rPr>
      </w:pPr>
      <w:bookmarkStart w:colFirst="0" w:colLast="0" w:name="_heading=h.21od6so" w:id="254"/>
      <w:bookmarkEnd w:id="254"/>
      <w:r w:rsidDel="00000000" w:rsidR="00000000" w:rsidRPr="00000000">
        <w:rPr>
          <w:rFonts w:ascii="Arial" w:cs="Arial" w:eastAsia="Arial" w:hAnsi="Arial"/>
          <w:rtl w:val="0"/>
        </w:rPr>
        <w:t xml:space="preserve">4.1 </w:t>
      </w:r>
      <w:sdt>
        <w:sdtPr>
          <w:tag w:val="goog_rdk_83"/>
        </w:sdtPr>
        <w:sdtContent>
          <w:commentRangeStart w:id="61"/>
        </w:sdtContent>
      </w:sdt>
      <w:r w:rsidDel="00000000" w:rsidR="00000000" w:rsidRPr="00000000">
        <w:rPr>
          <w:rFonts w:ascii="Arial" w:cs="Arial" w:eastAsia="Arial" w:hAnsi="Arial"/>
          <w:rtl w:val="0"/>
        </w:rPr>
        <w:t xml:space="preserve">Session state</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8AC">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AD">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AE">
      <w:pPr>
        <w:spacing w:after="240" w:before="240" w:lineRule="auto"/>
        <w:ind w:left="0" w:right="0" w:firstLine="0"/>
        <w:rPr/>
      </w:pPr>
      <w:sdt>
        <w:sdtPr>
          <w:tag w:val="goog_rdk_84"/>
        </w:sdtPr>
        <w:sdtContent>
          <w:commentRangeStart w:id="62"/>
        </w:sdtContent>
      </w:sdt>
      <w:r w:rsidDel="00000000" w:rsidR="00000000" w:rsidRPr="00000000">
        <w:rPr>
          <w:rtl w:val="0"/>
        </w:rPr>
        <w:t xml:space="preserve">The Session State in the Client consists of:</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8AF">
      <w:pPr>
        <w:numPr>
          <w:ilvl w:val="0"/>
          <w:numId w:val="66"/>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sdt>
      <w:sdtPr>
        <w:tag w:val="goog_rdk_86"/>
      </w:sdtPr>
      <w:sdtContent>
        <w:p w:rsidR="00000000" w:rsidDel="00000000" w:rsidP="00000000" w:rsidRDefault="00000000" w:rsidRPr="00000000" w14:paraId="000008B0">
          <w:pPr>
            <w:numPr>
              <w:ilvl w:val="0"/>
              <w:numId w:val="66"/>
            </w:numPr>
            <w:spacing w:after="0" w:afterAutospacing="0" w:before="0" w:beforeAutospacing="0" w:lineRule="auto"/>
            <w:ind w:left="720" w:right="0" w:hanging="360"/>
            <w:rPr>
              <w:ins w:author="davide.lenzarini@u-blox.com" w:id="9" w:date="2024-08-08T15:36:39Z"/>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sdt>
            <w:sdtPr>
              <w:tag w:val="goog_rdk_85"/>
            </w:sdtPr>
            <w:sdtContent>
              <w:ins w:author="davide.lenzarini@u-blox.com" w:id="9" w:date="2024-08-08T15:36:39Z">
                <w:r w:rsidDel="00000000" w:rsidR="00000000" w:rsidRPr="00000000">
                  <w:rPr>
                    <w:rtl w:val="0"/>
                  </w:rPr>
                </w:r>
              </w:ins>
            </w:sdtContent>
          </w:sdt>
        </w:p>
      </w:sdtContent>
    </w:sdt>
    <w:p w:rsidR="00000000" w:rsidDel="00000000" w:rsidP="00000000" w:rsidRDefault="00000000" w:rsidRPr="00000000" w14:paraId="000008B1">
      <w:pPr>
        <w:numPr>
          <w:ilvl w:val="0"/>
          <w:numId w:val="66"/>
        </w:numPr>
        <w:spacing w:after="240" w:before="0" w:beforeAutospacing="0" w:lineRule="auto"/>
        <w:ind w:left="720" w:right="0" w:hanging="360"/>
        <w:rPr>
          <w:u w:val="none"/>
        </w:rPr>
      </w:pPr>
      <w:sdt>
        <w:sdtPr>
          <w:tag w:val="goog_rdk_87"/>
        </w:sdtPr>
        <w:sdtContent>
          <w:ins w:author="davide.lenzarini@u-blox.com" w:id="9" w:date="2024-08-08T15:36:39Z">
            <w:r w:rsidDel="00000000" w:rsidR="00000000" w:rsidRPr="00000000">
              <w:rPr>
                <w:rtl w:val="0"/>
              </w:rPr>
              <w:t xml:space="preserve">Session topic alias mapping</w:t>
            </w:r>
          </w:ins>
        </w:sdtContent>
      </w:sdt>
      <w:r w:rsidDel="00000000" w:rsidR="00000000" w:rsidRPr="00000000">
        <w:rPr>
          <w:rtl w:val="0"/>
        </w:rPr>
      </w:r>
    </w:p>
    <w:p w:rsidR="00000000" w:rsidDel="00000000" w:rsidP="00000000" w:rsidRDefault="00000000" w:rsidRPr="00000000" w14:paraId="000008B2">
      <w:pPr>
        <w:spacing w:after="240" w:before="240" w:lineRule="auto"/>
        <w:ind w:left="0" w:right="0" w:firstLine="0"/>
        <w:rPr/>
      </w:pPr>
      <w:sdt>
        <w:sdtPr>
          <w:tag w:val="goog_rdk_88"/>
        </w:sdtPr>
        <w:sdtContent>
          <w:commentRangeStart w:id="63"/>
        </w:sdtContent>
      </w:sdt>
      <w:r w:rsidDel="00000000" w:rsidR="00000000" w:rsidRPr="00000000">
        <w:rPr>
          <w:rtl w:val="0"/>
        </w:rPr>
        <w:t xml:space="preserve">The Session State in the Server consists of:</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8B3">
      <w:pPr>
        <w:numPr>
          <w:ilvl w:val="0"/>
          <w:numId w:val="2"/>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08B4">
      <w:pPr>
        <w:numPr>
          <w:ilvl w:val="0"/>
          <w:numId w:val="2"/>
        </w:numPr>
        <w:spacing w:after="0" w:afterAutospacing="0" w:before="0" w:beforeAutospacing="0" w:lineRule="auto"/>
        <w:ind w:left="720" w:right="0" w:hanging="360"/>
        <w:rPr>
          <w:u w:val="none"/>
        </w:rPr>
      </w:pPr>
      <w:r w:rsidDel="00000000" w:rsidR="00000000" w:rsidRPr="00000000">
        <w:rPr>
          <w:rtl w:val="0"/>
        </w:rPr>
        <w:t xml:space="preserve">The Client’s subscriptions.</w:t>
      </w:r>
    </w:p>
    <w:p w:rsidR="00000000" w:rsidDel="00000000" w:rsidP="00000000" w:rsidRDefault="00000000" w:rsidRPr="00000000" w14:paraId="000008B5">
      <w:pPr>
        <w:numPr>
          <w:ilvl w:val="0"/>
          <w:numId w:val="2"/>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08B6">
      <w:pPr>
        <w:numPr>
          <w:ilvl w:val="0"/>
          <w:numId w:val="2"/>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B7">
      <w:pPr>
        <w:numPr>
          <w:ilvl w:val="0"/>
          <w:numId w:val="2"/>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08B8">
      <w:pPr>
        <w:numPr>
          <w:ilvl w:val="0"/>
          <w:numId w:val="2"/>
        </w:numPr>
        <w:spacing w:after="0" w:afterAutospacing="0" w:before="0" w:beforeAutospacing="0" w:lineRule="auto"/>
        <w:ind w:left="720" w:right="0" w:hanging="360"/>
        <w:rPr>
          <w:u w:val="none"/>
        </w:rPr>
      </w:pPr>
      <w:sdt>
        <w:sdtPr>
          <w:tag w:val="goog_rdk_89"/>
        </w:sdtPr>
        <w:sdtContent>
          <w:commentRangeStart w:id="64"/>
        </w:sdtContent>
      </w:sdt>
      <w:sdt>
        <w:sdtPr>
          <w:tag w:val="goog_rdk_90"/>
        </w:sdtPr>
        <w:sdtContent>
          <w:commentRangeStart w:id="65"/>
        </w:sdtContent>
      </w:sdt>
      <w:r w:rsidDel="00000000" w:rsidR="00000000" w:rsidRPr="00000000">
        <w:rPr>
          <w:rtl w:val="0"/>
        </w:rPr>
        <w:t xml:space="preserve">The Will </w:t>
      </w:r>
      <w:sdt>
        <w:sdtPr>
          <w:tag w:val="goog_rdk_91"/>
        </w:sdtPr>
        <w:sdtContent>
          <w:ins w:author="davide.lenzarini@u-blox.com" w:id="10" w:date="2024-03-19T17:48:32Z">
            <w:commentRangeEnd w:id="64"/>
            <w:r w:rsidDel="00000000" w:rsidR="00000000" w:rsidRPr="00000000">
              <w:commentReference w:id="64"/>
            </w:r>
            <w:commentRangeEnd w:id="65"/>
            <w:r w:rsidDel="00000000" w:rsidR="00000000" w:rsidRPr="00000000">
              <w:commentReference w:id="65"/>
            </w:r>
            <w:r w:rsidDel="00000000" w:rsidR="00000000" w:rsidRPr="00000000">
              <w:rPr>
                <w:rtl w:val="0"/>
              </w:rPr>
              <w:t xml:space="preserve">Payload</w:t>
            </w:r>
          </w:ins>
        </w:sdtContent>
      </w:sdt>
      <w:sdt>
        <w:sdtPr>
          <w:tag w:val="goog_rdk_92"/>
        </w:sdtPr>
        <w:sdtContent>
          <w:del w:author="davide.lenzarini@u-blox.com" w:id="10" w:date="2024-03-19T17:48:32Z">
            <w:r w:rsidDel="00000000" w:rsidR="00000000" w:rsidRPr="00000000">
              <w:rPr>
                <w:rtl w:val="0"/>
              </w:rPr>
              <w:delText xml:space="preserve">Message</w:delText>
            </w:r>
          </w:del>
        </w:sdtContent>
      </w:sdt>
      <w:sdt>
        <w:sdtPr>
          <w:tag w:val="goog_rdk_93"/>
        </w:sdtPr>
        <w:sdtContent>
          <w:ins w:author="davide.lenzarini@u-blox.com" w:id="10" w:date="2024-03-19T17:48:32Z">
            <w:sdt>
              <w:sdtPr>
                <w:tag w:val="goog_rdk_94"/>
              </w:sdtPr>
              <w:sdtContent>
                <w:del w:author="davide.lenzarini@u-blox.com" w:id="10" w:date="2024-03-19T17:48:32Z">
                  <w:r w:rsidDel="00000000" w:rsidR="00000000" w:rsidRPr="00000000">
                    <w:rPr>
                      <w:rtl w:val="0"/>
                    </w:rPr>
                    <w:delText xml:space="preserve"> </w:delText>
                  </w:r>
                </w:del>
              </w:sdtContent>
            </w:sdt>
            <w:r w:rsidDel="00000000" w:rsidR="00000000" w:rsidRPr="00000000">
              <w:rPr>
                <w:rtl w:val="0"/>
              </w:rPr>
              <w:t xml:space="preserve">and the Will Topic (Will data)</w:t>
            </w:r>
          </w:ins>
        </w:sdtContent>
      </w:sdt>
      <w:r w:rsidDel="00000000" w:rsidR="00000000" w:rsidRPr="00000000">
        <w:rPr>
          <w:rtl w:val="0"/>
        </w:rPr>
        <w:t xml:space="preserve">.</w:t>
      </w:r>
    </w:p>
    <w:sdt>
      <w:sdtPr>
        <w:tag w:val="goog_rdk_96"/>
      </w:sdtPr>
      <w:sdtContent>
        <w:p w:rsidR="00000000" w:rsidDel="00000000" w:rsidP="00000000" w:rsidRDefault="00000000" w:rsidRPr="00000000" w14:paraId="000008B9">
          <w:pPr>
            <w:numPr>
              <w:ilvl w:val="0"/>
              <w:numId w:val="2"/>
            </w:numPr>
            <w:spacing w:after="0" w:afterAutospacing="0" w:before="0" w:beforeAutospacing="0" w:lineRule="auto"/>
            <w:ind w:left="720" w:right="0" w:hanging="360"/>
            <w:rPr>
              <w:ins w:author="davide.lenzarini@u-blox.com" w:id="11" w:date="2024-08-08T15:36:54Z"/>
              <w:u w:val="none"/>
            </w:rPr>
          </w:pPr>
          <w:r w:rsidDel="00000000" w:rsidR="00000000" w:rsidRPr="00000000">
            <w:rPr>
              <w:rtl w:val="0"/>
            </w:rPr>
            <w:t xml:space="preserve">If the Session is currently not connected, the time at which the Session will end and Session State will be discarded.</w:t>
          </w:r>
          <w:sdt>
            <w:sdtPr>
              <w:tag w:val="goog_rdk_95"/>
            </w:sdtPr>
            <w:sdtContent>
              <w:ins w:author="davide.lenzarini@u-blox.com" w:id="11" w:date="2024-08-08T15:36:54Z">
                <w:r w:rsidDel="00000000" w:rsidR="00000000" w:rsidRPr="00000000">
                  <w:rPr>
                    <w:rtl w:val="0"/>
                  </w:rPr>
                </w:r>
              </w:ins>
            </w:sdtContent>
          </w:sdt>
        </w:p>
      </w:sdtContent>
    </w:sdt>
    <w:p w:rsidR="00000000" w:rsidDel="00000000" w:rsidP="00000000" w:rsidRDefault="00000000" w:rsidRPr="00000000" w14:paraId="000008BA">
      <w:pPr>
        <w:numPr>
          <w:ilvl w:val="0"/>
          <w:numId w:val="2"/>
        </w:numPr>
        <w:spacing w:after="240" w:before="0" w:beforeAutospacing="0" w:lineRule="auto"/>
        <w:ind w:left="720" w:right="0" w:hanging="360"/>
        <w:rPr>
          <w:u w:val="none"/>
        </w:rPr>
      </w:pPr>
      <w:sdt>
        <w:sdtPr>
          <w:tag w:val="goog_rdk_97"/>
        </w:sdtPr>
        <w:sdtContent>
          <w:ins w:author="davide.lenzarini@u-blox.com" w:id="11" w:date="2024-08-08T15:36:54Z">
            <w:r w:rsidDel="00000000" w:rsidR="00000000" w:rsidRPr="00000000">
              <w:rPr>
                <w:rtl w:val="0"/>
              </w:rPr>
              <w:t xml:space="preserve">Session topic alias mapping</w:t>
            </w:r>
          </w:ins>
        </w:sdtContent>
      </w:sdt>
      <w:r w:rsidDel="00000000" w:rsidR="00000000" w:rsidRPr="00000000">
        <w:rPr>
          <w:rtl w:val="0"/>
        </w:rPr>
      </w:r>
    </w:p>
    <w:p w:rsidR="00000000" w:rsidDel="00000000" w:rsidP="00000000" w:rsidRDefault="00000000" w:rsidRPr="00000000" w14:paraId="000008BB">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08BC">
      <w:pPr>
        <w:pStyle w:val="Heading3"/>
        <w:keepNext w:val="0"/>
        <w:pBdr>
          <w:top w:color="auto" w:space="0" w:sz="0" w:val="none"/>
        </w:pBdr>
        <w:spacing w:after="80" w:before="280" w:lineRule="auto"/>
        <w:ind w:left="0" w:right="0" w:firstLine="0"/>
        <w:rPr/>
      </w:pPr>
      <w:bookmarkStart w:colFirst="0" w:colLast="0" w:name="_heading=h.nasxg3iedd75" w:id="255"/>
      <w:bookmarkEnd w:id="255"/>
      <w:r w:rsidDel="00000000" w:rsidR="00000000" w:rsidRPr="00000000">
        <w:rPr>
          <w:rtl w:val="0"/>
        </w:rPr>
        <w:t xml:space="preserve">4.1.1 Storing Session State</w:t>
      </w:r>
    </w:p>
    <w:p w:rsidR="00000000" w:rsidDel="00000000" w:rsidP="00000000" w:rsidRDefault="00000000" w:rsidRPr="00000000" w14:paraId="000008BD">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08BE">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BF">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r w:rsidDel="00000000" w:rsidR="00000000" w:rsidRPr="00000000">
        <w:rPr>
          <w:highlight w:val="yellow"/>
          <w:rtl w:val="0"/>
        </w:rPr>
        <w:t xml:space="preserve">the Session Expiry Interval has passed</w:t>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 A Session Expiry Interval of 0xFFFFFFFF is an infinite amount of time, so never passes.</w:t>
      </w:r>
    </w:p>
    <w:p w:rsidR="00000000" w:rsidDel="00000000" w:rsidP="00000000" w:rsidRDefault="00000000" w:rsidRPr="00000000" w14:paraId="000008C0">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08C1">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C2">
      <w:pPr>
        <w:pStyle w:val="Heading3"/>
        <w:keepLines w:val="1"/>
        <w:spacing w:after="64" w:before="0" w:line="259" w:lineRule="auto"/>
        <w:ind w:left="0" w:firstLine="0"/>
        <w:rPr/>
      </w:pPr>
      <w:bookmarkStart w:colFirst="0" w:colLast="0" w:name="_heading=h.434ayfz" w:id="256"/>
      <w:bookmarkEnd w:id="256"/>
      <w:r w:rsidDel="00000000" w:rsidR="00000000" w:rsidRPr="00000000">
        <w:rPr>
          <w:rtl w:val="0"/>
        </w:rPr>
        <w:t xml:space="preserve">4.1.2 Session Establishment</w:t>
      </w:r>
    </w:p>
    <w:p w:rsidR="00000000" w:rsidDel="00000000" w:rsidP="00000000" w:rsidRDefault="00000000" w:rsidRPr="00000000" w14:paraId="000008C3">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08C4">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should take place.</w:t>
      </w:r>
    </w:p>
    <w:p w:rsidR="00000000" w:rsidDel="00000000" w:rsidP="00000000" w:rsidRDefault="00000000" w:rsidRPr="00000000" w14:paraId="000008C5">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42" name="image5.png"/>
            <a:graphic>
              <a:graphicData uri="http://schemas.openxmlformats.org/drawingml/2006/picture">
                <pic:pic>
                  <pic:nvPicPr>
                    <pic:cNvPr id="0" name="image5.png"/>
                    <pic:cNvPicPr preferRelativeResize="0"/>
                  </pic:nvPicPr>
                  <pic:blipFill>
                    <a:blip r:embed="rId102"/>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set or no further authentication data required)</w:t>
      </w:r>
    </w:p>
    <w:p w:rsidR="00000000" w:rsidDel="00000000" w:rsidP="00000000" w:rsidRDefault="00000000" w:rsidRPr="00000000" w14:paraId="000008C7">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59" name="image23.png"/>
            <a:graphic>
              <a:graphicData uri="http://schemas.openxmlformats.org/drawingml/2006/picture">
                <pic:pic>
                  <pic:nvPicPr>
                    <pic:cNvPr id="0" name="image23.png"/>
                    <pic:cNvPicPr preferRelativeResize="0"/>
                  </pic:nvPicPr>
                  <pic:blipFill>
                    <a:blip r:embed="rId103"/>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08C9">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08CA">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08CB">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08CC">
      <w:pPr>
        <w:pStyle w:val="Heading2"/>
        <w:keepLines w:val="1"/>
        <w:spacing w:after="64" w:before="0" w:line="259" w:lineRule="auto"/>
        <w:ind w:left="0" w:firstLine="0"/>
        <w:rPr>
          <w:rFonts w:ascii="Arial" w:cs="Arial" w:eastAsia="Arial" w:hAnsi="Arial"/>
        </w:rPr>
      </w:pPr>
      <w:bookmarkStart w:colFirst="0" w:colLast="0" w:name="_heading=h.fc1j1f7dq6oy" w:id="257"/>
      <w:bookmarkEnd w:id="257"/>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CD">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from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08CE">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08CF">
      <w:pPr>
        <w:numPr>
          <w:ilvl w:val="0"/>
          <w:numId w:val="39"/>
        </w:numPr>
        <w:spacing w:after="0" w:before="240" w:lineRule="auto"/>
        <w:ind w:left="720" w:hanging="360"/>
      </w:pPr>
      <w:r w:rsidDel="00000000" w:rsidR="00000000" w:rsidRPr="00000000">
        <w:rPr>
          <w:rtl w:val="0"/>
        </w:rPr>
        <w:t xml:space="preserve">The Underlying Network does not need to be reliable, it is expected that Packets can be lost or delivered out of order.</w:t>
      </w:r>
    </w:p>
    <w:p w:rsidR="00000000" w:rsidDel="00000000" w:rsidP="00000000" w:rsidRDefault="00000000" w:rsidRPr="00000000" w14:paraId="000008D0">
      <w:pPr>
        <w:numPr>
          <w:ilvl w:val="0"/>
          <w:numId w:val="39"/>
        </w:numPr>
        <w:spacing w:after="0" w:before="0" w:lineRule="auto"/>
        <w:ind w:left="720" w:hanging="360"/>
      </w:pPr>
      <w:r w:rsidDel="00000000" w:rsidR="00000000" w:rsidRPr="00000000">
        <w:rPr>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rtl w:val="0"/>
        </w:rPr>
        <w:t xml:space="preserve">. (In the case that a protected packet is duplicated, the Monotonic Counter will be the same on all the duplicates of a packet).</w:t>
      </w:r>
    </w:p>
    <w:p w:rsidR="00000000" w:rsidDel="00000000" w:rsidP="00000000" w:rsidRDefault="00000000" w:rsidRPr="00000000" w14:paraId="000008D1">
      <w:pPr>
        <w:numPr>
          <w:ilvl w:val="0"/>
          <w:numId w:val="39"/>
        </w:numPr>
        <w:spacing w:after="0" w:before="0" w:lineRule="auto"/>
        <w:ind w:left="720" w:hanging="360"/>
      </w:pPr>
      <w:r w:rsidDel="00000000" w:rsidR="00000000" w:rsidRPr="00000000">
        <w:rPr>
          <w:rtl w:val="0"/>
        </w:rPr>
        <w:t xml:space="preserve">The MQTT-SN protocol will tolerate out of order Packets and it will retransmit lost Packets in the case that an expected </w:t>
      </w:r>
      <w:r w:rsidDel="00000000" w:rsidR="00000000" w:rsidRPr="00000000">
        <w:rPr>
          <w:rtl w:val="0"/>
        </w:rPr>
        <w:t xml:space="preserve">acknowledgement</w:t>
      </w:r>
      <w:r w:rsidDel="00000000" w:rsidR="00000000" w:rsidRPr="00000000">
        <w:rPr>
          <w:rtl w:val="0"/>
        </w:rPr>
        <w:t xml:space="preserve"> has not been received.</w:t>
      </w:r>
    </w:p>
    <w:p w:rsidR="00000000" w:rsidDel="00000000" w:rsidP="00000000" w:rsidRDefault="00000000" w:rsidRPr="00000000" w14:paraId="000008D2">
      <w:pPr>
        <w:numPr>
          <w:ilvl w:val="0"/>
          <w:numId w:val="39"/>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08D3">
      <w:pPr>
        <w:numPr>
          <w:ilvl w:val="0"/>
          <w:numId w:val="39"/>
        </w:numPr>
        <w:spacing w:after="0" w:before="0" w:lineRule="auto"/>
        <w:ind w:left="720" w:hanging="360"/>
      </w:pPr>
      <w:r w:rsidDel="00000000" w:rsidR="00000000" w:rsidRPr="00000000">
        <w:rPr>
          <w:rtl w:val="0"/>
        </w:rPr>
        <w:t xml:space="preserve">The MQTT-SN implementation may use the origin network address, the DTLS connection identifier, the sender identifier in the </w:t>
      </w:r>
      <w:r w:rsidDel="00000000" w:rsidR="00000000" w:rsidRPr="00000000">
        <w:rPr>
          <w:rtl w:val="0"/>
        </w:rPr>
        <w:t xml:space="preserve">PROTECTION ENCAPSULATION</w:t>
      </w:r>
      <w:r w:rsidDel="00000000" w:rsidR="00000000" w:rsidRPr="00000000">
        <w:rPr>
          <w:rtl w:val="0"/>
        </w:rPr>
        <w:t xml:space="preserve">, or some other identifier in the Underlying Network to determine the identity of the Virtual Connection.</w:t>
      </w:r>
    </w:p>
    <w:p w:rsidR="00000000" w:rsidDel="00000000" w:rsidP="00000000" w:rsidRDefault="00000000" w:rsidRPr="00000000" w14:paraId="000008D4">
      <w:pPr>
        <w:numPr>
          <w:ilvl w:val="0"/>
          <w:numId w:val="39"/>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D5">
      <w:pPr>
        <w:numPr>
          <w:ilvl w:val="0"/>
          <w:numId w:val="39"/>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08D6">
      <w:pPr>
        <w:spacing w:after="240" w:before="240" w:lineRule="auto"/>
        <w:ind w:left="720" w:firstLine="0"/>
        <w:rPr>
          <w:b w:val="1"/>
          <w:shd w:fill="auto" w:val="clear"/>
        </w:rPr>
      </w:pPr>
      <w:r w:rsidDel="00000000" w:rsidR="00000000" w:rsidRPr="00000000">
        <w:rPr>
          <w:b w:val="1"/>
          <w:shd w:fill="auto" w:val="clear"/>
          <w:rtl w:val="0"/>
        </w:rPr>
        <w:t xml:space="preserve">Informative comment</w:t>
      </w:r>
    </w:p>
    <w:p w:rsidR="00000000" w:rsidDel="00000000" w:rsidP="00000000" w:rsidRDefault="00000000" w:rsidRPr="00000000" w14:paraId="000008D7">
      <w:pPr>
        <w:spacing w:after="240" w:before="240" w:lineRule="auto"/>
        <w:ind w:left="720" w:firstLine="0"/>
        <w:rPr>
          <w:shd w:fill="auto" w:val="clear"/>
        </w:rPr>
      </w:pPr>
      <w:r w:rsidDel="00000000" w:rsidR="00000000" w:rsidRPr="00000000">
        <w:rPr>
          <w:shd w:fill="auto" w:val="clear"/>
          <w:rtl w:val="0"/>
        </w:rPr>
        <w:t xml:space="preserve">UDP as defined in [RFC0768] can be used for MQTT-SN if the Maximum Transmission Unit is configured to be more </w:t>
      </w:r>
      <w:r w:rsidDel="00000000" w:rsidR="00000000" w:rsidRPr="00000000">
        <w:rPr>
          <w:shd w:fill="auto" w:val="clear"/>
          <w:rtl w:val="0"/>
        </w:rPr>
        <w:t xml:space="preserve">than the maximum MQTT-SN Packet size</w:t>
      </w:r>
      <w:r w:rsidDel="00000000" w:rsidR="00000000" w:rsidRPr="00000000">
        <w:rPr>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D8">
      <w:pPr>
        <w:spacing w:after="240" w:before="240" w:lineRule="auto"/>
        <w:ind w:left="720" w:firstLine="0"/>
        <w:rPr>
          <w:shd w:fill="auto" w:val="clear"/>
        </w:rPr>
      </w:pPr>
      <w:r w:rsidDel="00000000" w:rsidR="00000000" w:rsidRPr="00000000">
        <w:rPr>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D9">
      <w:pPr>
        <w:spacing w:after="240" w:before="240" w:lineRule="auto"/>
        <w:ind w:left="720" w:firstLine="0"/>
        <w:rPr>
          <w:shd w:fill="auto" w:val="clear"/>
        </w:rPr>
      </w:pPr>
      <w:r w:rsidDel="00000000" w:rsidR="00000000" w:rsidRPr="00000000">
        <w:rPr>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DA">
      <w:pPr>
        <w:numPr>
          <w:ilvl w:val="0"/>
          <w:numId w:val="35"/>
        </w:numPr>
        <w:spacing w:after="0" w:before="240" w:lineRule="auto"/>
        <w:ind w:left="1440" w:hanging="360"/>
        <w:rPr>
          <w:shd w:fill="auto" w:val="clear"/>
        </w:rPr>
      </w:pPr>
      <w:r w:rsidDel="00000000" w:rsidR="00000000" w:rsidRPr="00000000">
        <w:rPr>
          <w:shd w:fill="auto" w:val="clear"/>
          <w:rtl w:val="0"/>
        </w:rPr>
        <w:t xml:space="preserve">DTLS v1.2 [RFC6347]</w:t>
      </w:r>
    </w:p>
    <w:p w:rsidR="00000000" w:rsidDel="00000000" w:rsidP="00000000" w:rsidRDefault="00000000" w:rsidRPr="00000000" w14:paraId="000008DB">
      <w:pPr>
        <w:numPr>
          <w:ilvl w:val="0"/>
          <w:numId w:val="35"/>
        </w:numPr>
        <w:spacing w:after="0" w:before="0" w:lineRule="auto"/>
        <w:ind w:left="1440" w:hanging="360"/>
        <w:rPr>
          <w:shd w:fill="auto" w:val="clear"/>
        </w:rPr>
      </w:pPr>
      <w:r w:rsidDel="00000000" w:rsidR="00000000" w:rsidRPr="00000000">
        <w:rPr>
          <w:shd w:fill="auto" w:val="clear"/>
          <w:rtl w:val="0"/>
        </w:rPr>
        <w:t xml:space="preserve">DTLS v1.3 [RFC9147]</w:t>
      </w:r>
    </w:p>
    <w:p w:rsidR="00000000" w:rsidDel="00000000" w:rsidP="00000000" w:rsidRDefault="00000000" w:rsidRPr="00000000" w14:paraId="000008DC">
      <w:pPr>
        <w:numPr>
          <w:ilvl w:val="0"/>
          <w:numId w:val="35"/>
        </w:numPr>
        <w:spacing w:after="0" w:before="0" w:lineRule="auto"/>
        <w:ind w:left="1440" w:hanging="360"/>
        <w:rPr>
          <w:shd w:fill="auto" w:val="clear"/>
        </w:rPr>
      </w:pPr>
      <w:r w:rsidDel="00000000" w:rsidR="00000000" w:rsidRPr="00000000">
        <w:rPr>
          <w:shd w:fill="auto" w:val="clear"/>
          <w:rtl w:val="0"/>
        </w:rPr>
        <w:t xml:space="preserve">QUIC [RFC9000]</w:t>
      </w:r>
    </w:p>
    <w:p w:rsidR="00000000" w:rsidDel="00000000" w:rsidP="00000000" w:rsidRDefault="00000000" w:rsidRPr="00000000" w14:paraId="000008DD">
      <w:pPr>
        <w:numPr>
          <w:ilvl w:val="0"/>
          <w:numId w:val="35"/>
        </w:numPr>
        <w:spacing w:after="0" w:before="0" w:lineRule="auto"/>
        <w:ind w:left="1440" w:hanging="360"/>
        <w:rPr>
          <w:shd w:fill="auto" w:val="clear"/>
        </w:rPr>
      </w:pPr>
      <w:r w:rsidDel="00000000" w:rsidR="00000000" w:rsidRPr="00000000">
        <w:rPr>
          <w:shd w:fill="auto" w:val="clear"/>
          <w:rtl w:val="0"/>
        </w:rPr>
        <w:t xml:space="preserve">Non-IP protocols</w:t>
      </w:r>
      <w:r w:rsidDel="00000000" w:rsidR="00000000" w:rsidRPr="00000000">
        <w:rPr>
          <w:rtl w:val="0"/>
        </w:rPr>
      </w:r>
    </w:p>
    <w:p w:rsidR="00000000" w:rsidDel="00000000" w:rsidP="00000000" w:rsidRDefault="00000000" w:rsidRPr="00000000" w14:paraId="000008DE">
      <w:pPr>
        <w:spacing w:after="0" w:before="0" w:lineRule="auto"/>
        <w:ind w:left="72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8DF">
      <w:pPr>
        <w:numPr>
          <w:ilvl w:val="0"/>
          <w:numId w:val="35"/>
        </w:numPr>
        <w:spacing w:after="0" w:before="0" w:lineRule="auto"/>
        <w:ind w:left="1440" w:hanging="360"/>
        <w:rPr>
          <w:shd w:fill="auto" w:val="clear"/>
        </w:rPr>
      </w:pPr>
      <w:r w:rsidDel="00000000" w:rsidR="00000000" w:rsidRPr="00000000">
        <w:rPr>
          <w:shd w:fill="auto" w:val="clear"/>
          <w:rtl w:val="0"/>
        </w:rPr>
        <w:t xml:space="preserve">TCP/IP [RFC0793]</w:t>
      </w:r>
    </w:p>
    <w:p w:rsidR="00000000" w:rsidDel="00000000" w:rsidP="00000000" w:rsidRDefault="00000000" w:rsidRPr="00000000" w14:paraId="000008E0">
      <w:pPr>
        <w:numPr>
          <w:ilvl w:val="0"/>
          <w:numId w:val="35"/>
        </w:numPr>
        <w:spacing w:after="0" w:before="0" w:lineRule="auto"/>
        <w:ind w:left="1440" w:hanging="360"/>
        <w:rPr>
          <w:shd w:fill="auto" w:val="clear"/>
        </w:rPr>
      </w:pPr>
      <w:r w:rsidDel="00000000" w:rsidR="00000000" w:rsidRPr="00000000">
        <w:rPr>
          <w:shd w:fill="auto" w:val="clear"/>
          <w:rtl w:val="0"/>
        </w:rPr>
        <w:t xml:space="preserve">TLS [RFC5246]</w:t>
      </w:r>
    </w:p>
    <w:p w:rsidR="00000000" w:rsidDel="00000000" w:rsidP="00000000" w:rsidRDefault="00000000" w:rsidRPr="00000000" w14:paraId="000008E1">
      <w:pPr>
        <w:numPr>
          <w:ilvl w:val="0"/>
          <w:numId w:val="35"/>
        </w:numPr>
        <w:spacing w:after="240" w:before="0" w:lineRule="auto"/>
        <w:ind w:left="1440" w:hanging="360"/>
        <w:rPr>
          <w:shd w:fill="auto" w:val="clear"/>
        </w:rPr>
      </w:pPr>
      <w:r w:rsidDel="00000000" w:rsidR="00000000" w:rsidRPr="00000000">
        <w:rPr>
          <w:shd w:fill="auto" w:val="clear"/>
          <w:rtl w:val="0"/>
        </w:rPr>
        <w:t xml:space="preserve">WebSocket [RFC6455].</w:t>
      </w:r>
    </w:p>
    <w:p w:rsidR="00000000" w:rsidDel="00000000" w:rsidP="00000000" w:rsidRDefault="00000000" w:rsidRPr="00000000" w14:paraId="000008E2">
      <w:pPr>
        <w:spacing w:after="240" w:before="240" w:lineRule="auto"/>
        <w:ind w:left="720" w:firstLine="0"/>
        <w:rPr>
          <w:b w:val="1"/>
          <w:shd w:fill="auto" w:val="clear"/>
        </w:rPr>
      </w:pPr>
      <w:r w:rsidDel="00000000" w:rsidR="00000000" w:rsidRPr="00000000">
        <w:rPr>
          <w:b w:val="1"/>
          <w:shd w:fill="auto" w:val="clear"/>
          <w:rtl w:val="0"/>
        </w:rPr>
        <w:t xml:space="preserve">Informative comment</w:t>
      </w:r>
    </w:p>
    <w:p w:rsidR="00000000" w:rsidDel="00000000" w:rsidP="00000000" w:rsidRDefault="00000000" w:rsidRPr="00000000" w14:paraId="000008E3">
      <w:pPr>
        <w:spacing w:after="240" w:before="240" w:lineRule="auto"/>
        <w:ind w:left="720" w:firstLine="0"/>
        <w:rPr>
          <w:shd w:fill="auto" w:val="clear"/>
        </w:rPr>
      </w:pPr>
      <w:r w:rsidDel="00000000" w:rsidR="00000000" w:rsidRPr="00000000">
        <w:rPr>
          <w:shd w:fill="auto" w:val="clear"/>
          <w:rtl w:val="0"/>
        </w:rPr>
        <w:t xml:space="preserve">Both </w:t>
      </w:r>
      <w:sdt>
        <w:sdtPr>
          <w:tag w:val="goog_rdk_98"/>
        </w:sdtPr>
        <w:sdtContent>
          <w:commentRangeStart w:id="66"/>
        </w:sdtContent>
      </w:sdt>
      <w:sdt>
        <w:sdtPr>
          <w:tag w:val="goog_rdk_99"/>
        </w:sdtPr>
        <w:sdtContent>
          <w:commentRangeStart w:id="67"/>
        </w:sdtContent>
      </w:sdt>
      <w:r w:rsidDel="00000000" w:rsidR="00000000" w:rsidRPr="00000000">
        <w:rPr>
          <w:shd w:fill="auto" w:val="clear"/>
          <w:rtl w:val="0"/>
        </w:rPr>
        <w:t xml:space="preserve">TCP and UDP ports 1883 and 8883 are registered with IANA for MQTT and secure communication respectively.</w:t>
      </w:r>
      <w:commentRangeEnd w:id="66"/>
      <w:r w:rsidDel="00000000" w:rsidR="00000000" w:rsidRPr="00000000">
        <w:commentReference w:id="66"/>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8E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08E5">
      <w:pPr>
        <w:numPr>
          <w:ilvl w:val="0"/>
          <w:numId w:val="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08E6">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08E7">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08E8">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08E9">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08EA">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08EB">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08EC">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r w:rsidDel="00000000" w:rsidR="00000000" w:rsidRPr="00000000">
        <w:rPr>
          <w:rFonts w:ascii="Arial" w:cs="Arial" w:eastAsia="Arial" w:hAnsi="Arial"/>
          <w:color w:val="000000"/>
          <w:sz w:val="22"/>
          <w:szCs w:val="22"/>
          <w:shd w:fill="auto" w:val="clear"/>
          <w:rtl w:val="0"/>
        </w:rPr>
        <w:t xml:space="preserve"> (and PUBLISH QoS -1 if implemented)</w:t>
      </w:r>
    </w:p>
    <w:p w:rsidR="00000000" w:rsidDel="00000000" w:rsidP="00000000" w:rsidRDefault="00000000" w:rsidRPr="00000000" w14:paraId="000008ED">
      <w:pPr>
        <w:numPr>
          <w:ilvl w:val="1"/>
          <w:numId w:val="5"/>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08EE">
      <w:pPr>
        <w:pStyle w:val="Heading2"/>
        <w:keepLines w:val="1"/>
        <w:spacing w:after="64" w:before="0" w:line="259" w:lineRule="auto"/>
        <w:ind w:left="0" w:firstLine="0"/>
        <w:rPr>
          <w:rFonts w:ascii="Arial" w:cs="Arial" w:eastAsia="Arial" w:hAnsi="Arial"/>
        </w:rPr>
      </w:pPr>
      <w:bookmarkStart w:colFirst="0" w:colLast="0" w:name="_heading=h.2i9l8ns" w:id="258"/>
      <w:bookmarkEnd w:id="258"/>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EF">
      <w:pPr>
        <w:rPr>
          <w:rFonts w:ascii="Arial" w:cs="Arial" w:eastAsia="Arial" w:hAnsi="Arial"/>
        </w:rPr>
      </w:pPr>
      <w:r w:rsidDel="00000000" w:rsidR="00000000" w:rsidRPr="00000000">
        <w:rPr>
          <w:rFonts w:ascii="Arial" w:cs="Arial" w:eastAsia="Arial" w:hAnsi="Arial"/>
          <w:rtl w:val="0"/>
        </w:rPr>
        <w:t xml:space="preserve">MQTT-SN delivers Application Messages according to the Quality of Service (QoS) levels defined in the following sections. The delivery protocol is symmetric, in the description below the Client and Server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F0">
      <w:pPr>
        <w:pStyle w:val="Heading3"/>
        <w:ind w:left="0" w:firstLine="0"/>
        <w:rPr/>
      </w:pPr>
      <w:bookmarkStart w:colFirst="0" w:colLast="0" w:name="_heading=h.be76rdrlcegt" w:id="259"/>
      <w:bookmarkEnd w:id="259"/>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8F1">
      <w:pPr>
        <w:rPr>
          <w:rFonts w:ascii="Arial" w:cs="Arial" w:eastAsia="Arial" w:hAnsi="Arial"/>
        </w:rPr>
      </w:pPr>
      <w:r w:rsidDel="00000000" w:rsidR="00000000" w:rsidRPr="00000000">
        <w:rPr>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not at all..</w:t>
      </w:r>
    </w:p>
    <w:p w:rsidR="00000000" w:rsidDel="00000000" w:rsidP="00000000" w:rsidRDefault="00000000" w:rsidRPr="00000000" w14:paraId="000008F2">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08F3">
      <w:pPr>
        <w:numPr>
          <w:ilvl w:val="0"/>
          <w:numId w:val="63"/>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08F4">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08F5">
      <w:pPr>
        <w:numPr>
          <w:ilvl w:val="0"/>
          <w:numId w:val="20"/>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08F6">
      <w:pPr>
        <w:numPr>
          <w:ilvl w:val="0"/>
          <w:numId w:val="20"/>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08F7">
      <w:pPr>
        <w:ind w:lef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8F8">
      <w:pPr>
        <w:ind w:left="0" w:firstLine="72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08F9">
      <w:pPr>
        <w:pStyle w:val="Heading3"/>
        <w:ind w:left="0" w:firstLine="0"/>
        <w:rPr>
          <w:rFonts w:ascii="Arial" w:cs="Arial" w:eastAsia="Arial" w:hAnsi="Arial"/>
        </w:rPr>
      </w:pPr>
      <w:bookmarkStart w:colFirst="0" w:colLast="0" w:name="_heading=h.xevivl" w:id="260"/>
      <w:bookmarkEnd w:id="260"/>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FA">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FB">
      <w:pPr>
        <w:rPr>
          <w:rFonts w:ascii="Arial" w:cs="Arial" w:eastAsia="Arial" w:hAnsi="Arial"/>
        </w:rPr>
      </w:pPr>
      <w:bookmarkStart w:colFirst="0" w:colLast="0" w:name="_heading=h.3hej1je" w:id="261"/>
      <w:bookmarkEnd w:id="261"/>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FC">
      <w:pPr>
        <w:numPr>
          <w:ilvl w:val="0"/>
          <w:numId w:val="45"/>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8FD">
      <w:pPr>
        <w:rPr>
          <w:rFonts w:ascii="Arial" w:cs="Arial" w:eastAsia="Arial" w:hAnsi="Arial"/>
        </w:rPr>
      </w:pPr>
      <w:bookmarkStart w:colFirst="0" w:colLast="0" w:name="_heading=h.1wjtbr7" w:id="262"/>
      <w:bookmarkEnd w:id="262"/>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08FE">
      <w:pPr>
        <w:numPr>
          <w:ilvl w:val="0"/>
          <w:numId w:val="45"/>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08FF">
      <w:pPr>
        <w:ind w:left="720" w:firstLine="0"/>
        <w:rPr>
          <w:rFonts w:ascii="Arial" w:cs="Arial" w:eastAsia="Arial" w:hAnsi="Arial"/>
        </w:rPr>
      </w:pPr>
      <w:bookmarkStart w:colFirst="0" w:colLast="0" w:name="_heading=h.4gjguf0" w:id="263"/>
      <w:bookmarkEnd w:id="263"/>
      <w:r w:rsidDel="00000000" w:rsidR="00000000" w:rsidRPr="00000000">
        <w:rPr>
          <w:rtl w:val="0"/>
        </w:rPr>
      </w:r>
    </w:p>
    <w:tbl>
      <w:tblPr>
        <w:tblStyle w:val="Table14"/>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900">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901">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0902">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0903">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90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5">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90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7">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908">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909">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B">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90C">
      <w:pPr>
        <w:rPr/>
      </w:pPr>
      <w:sdt>
        <w:sdtPr>
          <w:tag w:val="goog_rdk_100"/>
        </w:sdtPr>
        <w:sdtContent>
          <w:commentRangeStart w:id="68"/>
        </w:sdtContent>
      </w:sdt>
      <w:sdt>
        <w:sdtPr>
          <w:tag w:val="goog_rdk_101"/>
        </w:sdtPr>
        <w:sdtContent>
          <w:commentRangeStart w:id="69"/>
        </w:sdtContent>
      </w:sdt>
      <w:r w:rsidDel="00000000" w:rsidR="00000000" w:rsidRPr="00000000">
        <w:rPr>
          <w:rtl w:val="0"/>
        </w:rPr>
      </w:r>
    </w:p>
    <w:p w:rsidR="00000000" w:rsidDel="00000000" w:rsidP="00000000" w:rsidRDefault="00000000" w:rsidRPr="00000000" w14:paraId="0000090D">
      <w:pPr>
        <w:pStyle w:val="Heading3"/>
        <w:ind w:left="0" w:firstLine="0"/>
        <w:rPr>
          <w:rFonts w:ascii="Arial" w:cs="Arial" w:eastAsia="Arial" w:hAnsi="Arial"/>
        </w:rPr>
      </w:pPr>
      <w:bookmarkStart w:colFirst="0" w:colLast="0" w:name="_heading=h.1au1eum" w:id="264"/>
      <w:bookmarkEnd w:id="264"/>
      <w:commentRangeEnd w:id="68"/>
      <w:r w:rsidDel="00000000" w:rsidR="00000000" w:rsidRPr="00000000">
        <w:commentReference w:id="68"/>
      </w:r>
      <w:commentRangeEnd w:id="69"/>
      <w:r w:rsidDel="00000000" w:rsidR="00000000" w:rsidRPr="00000000">
        <w:commentReference w:id="69"/>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90E">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90F">
      <w:pPr>
        <w:rPr>
          <w:rFonts w:ascii="Arial" w:cs="Arial" w:eastAsia="Arial" w:hAnsi="Arial"/>
        </w:rPr>
      </w:pPr>
      <w:bookmarkStart w:colFirst="0" w:colLast="0" w:name="_heading=h.3utoxif" w:id="265"/>
      <w:bookmarkEnd w:id="265"/>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910">
      <w:pPr>
        <w:numPr>
          <w:ilvl w:val="0"/>
          <w:numId w:val="45"/>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sdt>
      <w:sdtPr>
        <w:tag w:val="goog_rdk_107"/>
      </w:sdtPr>
      <w:sdtContent>
        <w:p w:rsidR="00000000" w:rsidDel="00000000" w:rsidP="00000000" w:rsidRDefault="00000000" w:rsidRPr="00000000" w14:paraId="00000911">
          <w:pPr>
            <w:numPr>
              <w:ilvl w:val="0"/>
              <w:numId w:val="45"/>
            </w:numPr>
            <w:ind w:left="780" w:hanging="360"/>
            <w:rPr>
              <w:del w:author="davide.lenzarini@u-blox.com" w:id="12" w:date="2024-08-07T13:35:18Z"/>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102"/>
            </w:sdtPr>
            <w:sdtContent>
              <w:commentRangeStart w:id="70"/>
            </w:sdtContent>
          </w:sdt>
          <w:sdt>
            <w:sdtPr>
              <w:tag w:val="goog_rdk_103"/>
            </w:sdtPr>
            <w:sdtContent>
              <w:commentRangeStart w:id="71"/>
            </w:sdtContent>
          </w:sdt>
          <w:sdt>
            <w:sdtPr>
              <w:tag w:val="goog_rdk_104"/>
            </w:sdtPr>
            <w:sdtContent>
              <w:commentRangeStart w:id="72"/>
            </w:sdtContent>
          </w:sdt>
          <w:r w:rsidDel="00000000" w:rsidR="00000000" w:rsidRPr="00000000">
            <w:rPr>
              <w:rFonts w:ascii="Arial" w:cs="Arial" w:eastAsia="Arial" w:hAnsi="Arial"/>
              <w:highlight w:val="yellow"/>
              <w:rtl w:val="0"/>
            </w:rPr>
            <w:t xml:space="preserve">and DUP flag set to 0</w:t>
          </w:r>
          <w:commentRangeEnd w:id="70"/>
          <w:r w:rsidDel="00000000" w:rsidR="00000000" w:rsidRPr="00000000">
            <w:commentReference w:id="70"/>
          </w:r>
          <w:commentRangeEnd w:id="71"/>
          <w:r w:rsidDel="00000000" w:rsidR="00000000" w:rsidRPr="00000000">
            <w:commentReference w:id="71"/>
          </w:r>
          <w:commentRangeEnd w:id="72"/>
          <w:r w:rsidDel="00000000" w:rsidR="00000000" w:rsidRPr="00000000">
            <w:commentReference w:id="72"/>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sdt>
            <w:sdtPr>
              <w:tag w:val="goog_rdk_105"/>
            </w:sdtPr>
            <w:sdtContent>
              <w:ins w:author="davide.lenzarini@u-blox.com" w:id="12" w:date="2024-08-07T13:35:18Z">
                <w:r w:rsidDel="00000000" w:rsidR="00000000" w:rsidRPr="00000000">
                  <w:rPr>
                    <w:rFonts w:ascii="Arial" w:cs="Arial" w:eastAsia="Arial" w:hAnsi="Arial"/>
                    <w:color w:val="ff0000"/>
                    <w:rtl w:val="0"/>
                  </w:rPr>
                  <w:t xml:space="preserve">.</w:t>
                </w:r>
              </w:ins>
            </w:sdtContent>
          </w:sdt>
          <w:sdt>
            <w:sdtPr>
              <w:tag w:val="goog_rdk_106"/>
            </w:sdtPr>
            <w:sdtContent>
              <w:del w:author="davide.lenzarini@u-blox.com" w:id="12" w:date="2024-08-07T13:35:18Z">
                <w:r w:rsidDel="00000000" w:rsidR="00000000" w:rsidRPr="00000000">
                  <w:rPr>
                    <w:rFonts w:ascii="Arial" w:cs="Arial" w:eastAsia="Arial" w:hAnsi="Arial"/>
                    <w:color w:val="ff0000"/>
                    <w:rtl w:val="0"/>
                  </w:rPr>
                  <w:delText xml:space="preserve">.</w:delText>
                </w:r>
              </w:del>
            </w:sdtContent>
          </w:sdt>
        </w:p>
      </w:sdtContent>
    </w:sdt>
    <w:sdt>
      <w:sdtPr>
        <w:tag w:val="goog_rdk_109"/>
      </w:sdtPr>
      <w:sdtContent>
        <w:p w:rsidR="00000000" w:rsidDel="00000000" w:rsidP="00000000" w:rsidRDefault="00000000" w:rsidRPr="00000000" w14:paraId="00000912">
          <w:pPr>
            <w:numPr>
              <w:ilvl w:val="0"/>
              <w:numId w:val="45"/>
            </w:numPr>
            <w:ind w:left="780" w:hanging="360"/>
            <w:rPr>
              <w:rFonts w:ascii="Arial" w:cs="Arial" w:eastAsia="Arial" w:hAnsi="Arial"/>
              <w:b w:val="0"/>
              <w:color w:val="172b4d"/>
              <w:sz w:val="21"/>
              <w:szCs w:val="21"/>
              <w:rPrChange w:author="davide.lenzarini@u-blox.com" w:id="13" w:date="2024-08-07T13:35:18Z">
                <w:rPr>
                  <w:rFonts w:ascii="Arial" w:cs="Arial" w:eastAsia="Arial" w:hAnsi="Arial"/>
                  <w:color w:val="ff0000"/>
                  <w:u w:val="none"/>
                </w:rPr>
              </w:rPrChange>
            </w:rPr>
            <w:pPrChange w:author="davide.lenzarini@u-blox.com" w:id="0" w:date="2024-08-07T13:35:18Z">
              <w:pPr>
                <w:numPr>
                  <w:ilvl w:val="0"/>
                  <w:numId w:val="45"/>
                </w:numPr>
                <w:ind w:left="780" w:hanging="360"/>
              </w:pPr>
            </w:pPrChange>
          </w:pPr>
          <w:sdt>
            <w:sdtPr>
              <w:tag w:val="goog_rdk_108"/>
            </w:sdtPr>
            <w:sdtContent>
              <w:del w:author="davide.lenzarini@u-blox.com" w:id="12" w:date="2024-08-07T13:35:18Z">
                <w:r w:rsidDel="00000000" w:rsidR="00000000" w:rsidRPr="00000000">
                  <w:rPr>
                    <w:rFonts w:ascii="Arial" w:cs="Arial" w:eastAsia="Arial" w:hAnsi="Arial"/>
                    <w:color w:val="ff0000"/>
                    <w:rtl w:val="0"/>
                  </w:rPr>
                  <w:delText xml:space="preserve">The DUP flag must be set to 0 the first time the PUBLISH QoS 1</w:delText>
                </w:r>
              </w:del>
            </w:sdtContent>
          </w:sdt>
          <w:r w:rsidDel="00000000" w:rsidR="00000000" w:rsidRPr="00000000">
            <w:rPr>
              <w:rFonts w:ascii="Arial" w:cs="Arial" w:eastAsia="Arial" w:hAnsi="Arial"/>
              <w:color w:val="ff0000"/>
              <w:rtl w:val="0"/>
            </w:rPr>
            <w:t xml:space="preserve"> </w:t>
          </w:r>
        </w:p>
      </w:sdtContent>
    </w:sdt>
    <w:p w:rsidR="00000000" w:rsidDel="00000000" w:rsidP="00000000" w:rsidRDefault="00000000" w:rsidRPr="00000000" w14:paraId="00000913">
      <w:pPr>
        <w:numPr>
          <w:ilvl w:val="0"/>
          <w:numId w:val="45"/>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0914">
      <w:pPr>
        <w:rPr>
          <w:rFonts w:ascii="Arial" w:cs="Arial" w:eastAsia="Arial" w:hAnsi="Arial"/>
          <w:highlight w:val="yellow"/>
        </w:rPr>
      </w:pPr>
      <w:bookmarkStart w:colFirst="0" w:colLast="0" w:name="_heading=h.29yz7q8" w:id="266"/>
      <w:bookmarkEnd w:id="266"/>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915">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110"/>
        </w:sdtPr>
        <w:sdtContent>
          <w:commentRangeStart w:id="73"/>
        </w:sdtContent>
      </w:sdt>
      <w:r w:rsidDel="00000000" w:rsidR="00000000" w:rsidRPr="00000000">
        <w:rPr>
          <w:rFonts w:ascii="Arial" w:cs="Arial" w:eastAsia="Arial" w:hAnsi="Arial"/>
          <w:b w:val="1"/>
          <w:highlight w:val="yellow"/>
          <w:rtl w:val="0"/>
        </w:rPr>
        <w:t xml:space="preserve">At any given time a sender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b w:val="1"/>
          <w:highlight w:val="yellow"/>
          <w:rtl w:val="0"/>
        </w:rPr>
        <w:t xml:space="preserve"> ONLY have a maximum of 1 outstanding application message in flight.</w:t>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916">
      <w:pPr>
        <w:rPr>
          <w:rFonts w:ascii="Arial" w:cs="Arial" w:eastAsia="Arial" w:hAnsi="Arial"/>
        </w:rPr>
      </w:pPr>
      <w:bookmarkStart w:colFirst="0" w:colLast="0" w:name="_heading=h.p49hy1" w:id="267"/>
      <w:bookmarkEnd w:id="267"/>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917">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0918">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w:t>
      </w:r>
      <w:sdt>
        <w:sdtPr>
          <w:tag w:val="goog_rdk_111"/>
        </w:sdtPr>
        <w:sdtContent>
          <w:del w:author="davide.lenzarini@u-blox.com" w:id="14" w:date="2024-08-07T13:40:04Z"/>
          <w:sdt>
            <w:sdtPr>
              <w:tag w:val="goog_rdk_112"/>
            </w:sdtPr>
            <w:sdtContent>
              <w:commentRangeStart w:id="74"/>
            </w:sdtContent>
          </w:sdt>
          <w:del w:author="davide.lenzarini@u-blox.com" w:id="14" w:date="2024-08-07T13:40:04Z">
            <w:r w:rsidDel="00000000" w:rsidR="00000000" w:rsidRPr="00000000">
              <w:rPr>
                <w:rFonts w:ascii="Arial" w:cs="Arial" w:eastAsia="Arial" w:hAnsi="Arial"/>
                <w:highlight w:val="yellow"/>
                <w:rtl w:val="0"/>
              </w:rPr>
              <w:delText xml:space="preserve">, irrespective of the setting of its DUP flag</w:delText>
            </w:r>
          </w:del>
        </w:sdtContent>
      </w:sdt>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0919">
      <w:pPr>
        <w:ind w:left="720" w:firstLine="0"/>
        <w:rPr>
          <w:rFonts w:ascii="Arial" w:cs="Arial" w:eastAsia="Arial" w:hAnsi="Arial"/>
        </w:rPr>
      </w:pPr>
      <w:bookmarkStart w:colFirst="0" w:colLast="0" w:name="_heading=h.393x0lu" w:id="268"/>
      <w:bookmarkEnd w:id="268"/>
      <w:r w:rsidDel="00000000" w:rsidR="00000000" w:rsidRPr="00000000">
        <w:rPr>
          <w:rFonts w:ascii="Arial" w:cs="Arial" w:eastAsia="Arial" w:hAnsi="Arial"/>
          <w:rtl w:val="0"/>
        </w:rPr>
        <w:t xml:space="preserve">Figure 4.2 – QoS 1 protocol flow diagram, Informative example</w:t>
      </w:r>
    </w:p>
    <w:tbl>
      <w:tblPr>
        <w:tblStyle w:val="Table15"/>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91A">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91B">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091C">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091D">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91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1F">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20">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921">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922">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2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2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25">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2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27">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928">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929">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92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2B">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92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92D">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092E">
      <w:pPr>
        <w:numPr>
          <w:ilvl w:val="0"/>
          <w:numId w:val="49"/>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092F">
      <w:pPr>
        <w:pStyle w:val="Heading3"/>
        <w:ind w:left="0" w:firstLine="0"/>
        <w:rPr>
          <w:rFonts w:ascii="Arial" w:cs="Arial" w:eastAsia="Arial" w:hAnsi="Arial"/>
        </w:rPr>
      </w:pPr>
      <w:bookmarkStart w:colFirst="0" w:colLast="0" w:name="_heading=h.1o97atn" w:id="269"/>
      <w:bookmarkEnd w:id="269"/>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930">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931">
      <w:pPr>
        <w:rPr>
          <w:rFonts w:ascii="Arial" w:cs="Arial" w:eastAsia="Arial" w:hAnsi="Arial"/>
        </w:rPr>
      </w:pPr>
      <w:bookmarkStart w:colFirst="0" w:colLast="0" w:name="_heading=h.488uthg" w:id="270"/>
      <w:bookmarkEnd w:id="270"/>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0932">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0933">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0934">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0935">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0936">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0937">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0938">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939">
      <w:pPr>
        <w:rPr>
          <w:rFonts w:ascii="Arial" w:cs="Arial" w:eastAsia="Arial" w:hAnsi="Arial"/>
          <w:b w:val="1"/>
          <w:color w:val="000000"/>
          <w:sz w:val="18"/>
          <w:szCs w:val="18"/>
        </w:rPr>
      </w:pPr>
      <w:bookmarkStart w:colFirst="0" w:colLast="0" w:name="_heading=h.2ne53p9" w:id="271"/>
      <w:bookmarkEnd w:id="271"/>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3A">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093B">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093C">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093D">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115"/>
      </w:sdtPr>
      <w:sdtContent>
        <w:p w:rsidR="00000000" w:rsidDel="00000000" w:rsidP="00000000" w:rsidRDefault="00000000" w:rsidRPr="00000000" w14:paraId="0000093E">
          <w:pPr>
            <w:numPr>
              <w:ilvl w:val="0"/>
              <w:numId w:val="48"/>
            </w:numPr>
            <w:ind w:left="720" w:hanging="360"/>
            <w:rPr>
              <w:rFonts w:ascii="Arial" w:cs="Arial" w:eastAsia="Arial" w:hAnsi="Arial"/>
              <w:b w:val="0"/>
              <w:color w:val="172b4d"/>
              <w:sz w:val="21"/>
              <w:szCs w:val="21"/>
              <w:highlight w:val="yellow"/>
              <w:rPrChange w:author="davide.lenzarini@u-blox.com" w:id="16"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48"/>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113"/>
            </w:sdtPr>
            <w:sdtContent>
              <w:ins w:author="davide.lenzarini@u-blox.com" w:id="15"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114"/>
            </w:sdtPr>
            <w:sdtContent>
              <w:r w:rsidDel="00000000" w:rsidR="00000000" w:rsidRPr="00000000">
                <w:rPr>
                  <w:rtl w:val="0"/>
                </w:rPr>
              </w:r>
            </w:sdtContent>
          </w:sdt>
        </w:p>
      </w:sdtContent>
    </w:sdt>
    <w:p w:rsidR="00000000" w:rsidDel="00000000" w:rsidP="00000000" w:rsidRDefault="00000000" w:rsidRPr="00000000" w14:paraId="0000093F">
      <w:pPr>
        <w:pStyle w:val="Heading2"/>
        <w:ind w:left="0" w:firstLine="0"/>
        <w:rPr/>
      </w:pPr>
      <w:bookmarkStart w:colFirst="0" w:colLast="0" w:name="_heading=h.6udnv5yl5cv5" w:id="272"/>
      <w:bookmarkEnd w:id="272"/>
      <w:r w:rsidDel="00000000" w:rsidR="00000000" w:rsidRPr="00000000">
        <w:rPr>
          <w:rtl w:val="0"/>
        </w:rPr>
        <w:t xml:space="preserve">4.4 Packet delivery retry</w:t>
      </w:r>
    </w:p>
    <w:p w:rsidR="00000000" w:rsidDel="00000000" w:rsidP="00000000" w:rsidRDefault="00000000" w:rsidRPr="00000000" w14:paraId="00000940">
      <w:pPr>
        <w:rPr/>
      </w:pPr>
      <w:r w:rsidDel="00000000" w:rsidR="00000000" w:rsidRPr="00000000">
        <w:rPr>
          <w:rtl w:val="0"/>
        </w:rPr>
        <w:t xml:space="preserve">There are two situations when packets that require acknowledgement</w:t>
      </w:r>
      <w:sdt>
        <w:sdtPr>
          <w:tag w:val="goog_rdk_116"/>
        </w:sdtPr>
        <w:sdtContent>
          <w:ins w:author="davide.lenzarini@u-blox.com" w:id="17" w:date="2024-08-07T13:46:36Z">
            <w:r w:rsidDel="00000000" w:rsidR="00000000" w:rsidRPr="00000000">
              <w:rPr>
                <w:rtl w:val="0"/>
              </w:rPr>
              <w:t xml:space="preserve"> (CONNECT, REGISTER, PUBLISH QoS 1 and 2, SUBSCRIBE, UNSUBSCRIBE, PUBREC, PUBREL, </w:t>
            </w:r>
          </w:ins>
          <w:sdt>
            <w:sdtPr>
              <w:tag w:val="goog_rdk_117"/>
            </w:sdtPr>
            <w:sdtContent>
              <w:commentRangeStart w:id="75"/>
            </w:sdtContent>
          </w:sdt>
          <w:ins w:author="davide.lenzarini@u-blox.com" w:id="17" w:date="2024-08-07T13:46:36Z">
            <w:r w:rsidDel="00000000" w:rsidR="00000000" w:rsidRPr="00000000">
              <w:rPr>
                <w:rtl w:val="0"/>
              </w:rPr>
              <w:t xml:space="preserve">PINGREQ</w:t>
            </w:r>
            <w:commentRangeEnd w:id="75"/>
            <w:r w:rsidDel="00000000" w:rsidR="00000000" w:rsidRPr="00000000">
              <w:commentReference w:id="75"/>
            </w:r>
            <w:r w:rsidDel="00000000" w:rsidR="00000000" w:rsidRPr="00000000">
              <w:rPr>
                <w:rtl w:val="0"/>
              </w:rPr>
              <w:t xml:space="preserve">, AUTH)</w:t>
            </w:r>
          </w:ins>
        </w:sdtContent>
      </w:sdt>
      <w:r w:rsidDel="00000000" w:rsidR="00000000" w:rsidRPr="00000000">
        <w:rPr>
          <w:rtl w:val="0"/>
        </w:rPr>
        <w:t xml:space="preserve"> are resent by the sender:</w:t>
      </w:r>
    </w:p>
    <w:p w:rsidR="00000000" w:rsidDel="00000000" w:rsidP="00000000" w:rsidRDefault="00000000" w:rsidRPr="00000000" w14:paraId="00000941">
      <w:pPr>
        <w:numPr>
          <w:ilvl w:val="0"/>
          <w:numId w:val="10"/>
        </w:numPr>
        <w:spacing w:after="0" w:afterAutospacing="0"/>
        <w:ind w:left="720" w:hanging="360"/>
        <w:rPr>
          <w:u w:val="none"/>
        </w:rPr>
      </w:pPr>
      <w:sdt>
        <w:sdtPr>
          <w:tag w:val="goog_rdk_118"/>
        </w:sdtPr>
        <w:sdtContent>
          <w:commentRangeStart w:id="76"/>
        </w:sdtContent>
      </w:sdt>
      <w:r w:rsidDel="00000000" w:rsidR="00000000" w:rsidRPr="00000000">
        <w:rPr>
          <w:rtl w:val="0"/>
        </w:rPr>
        <w:t xml:space="preserve">when a Virtual Connection is deleted before the acknowledgement is received by the requester (and clean start is false)</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942">
      <w:pPr>
        <w:numPr>
          <w:ilvl w:val="0"/>
          <w:numId w:val="10"/>
        </w:numPr>
        <w:spacing w:before="0" w:beforeAutospacing="0"/>
        <w:ind w:left="720" w:hanging="360"/>
        <w:rPr>
          <w:u w:val="none"/>
        </w:rPr>
      </w:pPr>
      <w:r w:rsidDel="00000000" w:rsidR="00000000" w:rsidRPr="00000000">
        <w:rPr>
          <w:rtl w:val="0"/>
        </w:rPr>
        <w:t xml:space="preserve">when no acknowledgment is received by the requester within a configured timeout period during the existence of a Virtual Connection</w:t>
      </w:r>
    </w:p>
    <w:p w:rsidR="00000000" w:rsidDel="00000000" w:rsidP="00000000" w:rsidRDefault="00000000" w:rsidRPr="00000000" w14:paraId="00000943">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0944">
      <w:pPr>
        <w:pStyle w:val="Heading3"/>
        <w:ind w:left="0" w:firstLine="0"/>
        <w:rPr/>
      </w:pPr>
      <w:bookmarkStart w:colFirst="0" w:colLast="0" w:name="_heading=h.kc8msbstg9e" w:id="273"/>
      <w:bookmarkEnd w:id="273"/>
      <w:r w:rsidDel="00000000" w:rsidR="00000000" w:rsidRPr="00000000">
        <w:rPr>
          <w:rtl w:val="0"/>
        </w:rPr>
        <w:t xml:space="preserve">4.4.1 Virtual Connection End</w:t>
      </w:r>
    </w:p>
    <w:p w:rsidR="00000000" w:rsidDel="00000000" w:rsidP="00000000" w:rsidRDefault="00000000" w:rsidRPr="00000000" w14:paraId="00000945">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w:t>
      </w:r>
      <w:sdt>
        <w:sdtPr>
          <w:tag w:val="goog_rdk_119"/>
        </w:sdtPr>
        <w:sdtContent>
          <w:commentRangeStart w:id="77"/>
        </w:sdtContent>
      </w:sdt>
      <w:r w:rsidDel="00000000" w:rsidR="00000000" w:rsidRPr="00000000">
        <w:rPr>
          <w:sz w:val="22"/>
          <w:szCs w:val="22"/>
          <w:highlight w:val="yellow"/>
          <w:rtl w:val="0"/>
        </w:rPr>
        <w:t xml:space="preserve">unacknowledged PUBLISH packets</w:t>
      </w:r>
      <w:commentRangeEnd w:id="77"/>
      <w:r w:rsidDel="00000000" w:rsidR="00000000" w:rsidRPr="00000000">
        <w:commentReference w:id="77"/>
      </w:r>
      <w:r w:rsidDel="00000000" w:rsidR="00000000" w:rsidRPr="00000000">
        <w:rPr>
          <w:sz w:val="22"/>
          <w:szCs w:val="22"/>
          <w:highlight w:val="yellow"/>
          <w:rtl w:val="0"/>
        </w:rPr>
        <w:t xml:space="preserve">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0946">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0947">
      <w:pPr>
        <w:spacing w:after="240" w:before="240" w:lineRule="auto"/>
        <w:ind w:left="0" w:right="0" w:firstLine="0"/>
        <w:rPr/>
      </w:pPr>
      <w:sdt>
        <w:sdtPr>
          <w:tag w:val="goog_rdk_120"/>
        </w:sdtPr>
        <w:sdtContent>
          <w:commentRangeStart w:id="78"/>
        </w:sdtContent>
      </w:sdt>
      <w:r w:rsidDel="00000000" w:rsidR="00000000" w:rsidRPr="00000000">
        <w:rPr>
          <w:sz w:val="22"/>
          <w:szCs w:val="22"/>
          <w:highlight w:val="yellow"/>
          <w:rtl w:val="0"/>
        </w:rPr>
        <w:t xml:space="preserve">The DUP flag MUST be set to 1 by the Client or Server when it attempts to re-deliver or retransmit a PUBLISH </w:t>
      </w:r>
      <w:sdt>
        <w:sdtPr>
          <w:tag w:val="goog_rdk_121"/>
        </w:sdtPr>
        <w:sdtContent>
          <w:ins w:author="davide.lenzarini@u-blox.com" w:id="18" w:date="2024-08-07T13:52:05Z">
            <w:r w:rsidDel="00000000" w:rsidR="00000000" w:rsidRPr="00000000">
              <w:rPr>
                <w:sz w:val="22"/>
                <w:szCs w:val="22"/>
                <w:highlight w:val="yellow"/>
                <w:rtl w:val="0"/>
              </w:rPr>
              <w:t xml:space="preserve">QoS 2 </w:t>
            </w:r>
          </w:ins>
        </w:sdtContent>
      </w:sdt>
      <w:r w:rsidDel="00000000" w:rsidR="00000000" w:rsidRPr="00000000">
        <w:rPr>
          <w:sz w:val="22"/>
          <w:szCs w:val="22"/>
          <w:highlight w:val="yellow"/>
          <w:rtl w:val="0"/>
        </w:rPr>
        <w:t xml:space="preserve">packet.</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948">
      <w:pPr>
        <w:spacing w:after="240" w:before="240" w:lineRule="auto"/>
        <w:ind w:left="720" w:right="0" w:firstLine="0"/>
        <w:rPr/>
      </w:pPr>
      <w:sdt>
        <w:sdtPr>
          <w:tag w:val="goog_rdk_122"/>
        </w:sdtPr>
        <w:sdtContent>
          <w:commentRangeStart w:id="79"/>
        </w:sdtContent>
      </w:sdt>
      <w:r w:rsidDel="00000000" w:rsidR="00000000" w:rsidRPr="00000000">
        <w:rPr>
          <w:rtl w:val="0"/>
        </w:rPr>
        <w:t xml:space="preserve">Figure 4.3 – QoS 2 protocol flow diagram, non-normative example</w:t>
      </w:r>
    </w:p>
    <w:tbl>
      <w:tblPr>
        <w:tblStyle w:val="Table16"/>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9">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A">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B">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C">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E">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F">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1">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3">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4">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7">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A">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C">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D">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E">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0">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1">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3">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5">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6">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8">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9">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A">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B">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C">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D">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E">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F">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0">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1">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2">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973">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0974">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r w:rsidDel="00000000" w:rsidR="00000000" w:rsidRPr="00000000">
        <w:rPr>
          <w:rtl w:val="0"/>
        </w:rPr>
        <w:t xml:space="preserve">he receiver does not need to complete delivery of the Application Message before sending the </w:t>
      </w:r>
      <w:r w:rsidDel="00000000" w:rsidR="00000000" w:rsidRPr="00000000">
        <w:rPr>
          <w:rtl w:val="0"/>
        </w:rPr>
        <w:t xml:space="preserve">PUBREC or</w:t>
      </w:r>
      <w:r w:rsidDel="00000000" w:rsidR="00000000" w:rsidRPr="00000000">
        <w:rPr>
          <w:rtl w:val="0"/>
        </w:rPr>
        <w:t xml:space="preserve"> PUBCOMP.</w:t>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975">
      <w:pPr>
        <w:pStyle w:val="Heading3"/>
        <w:keepLines w:val="1"/>
        <w:spacing w:after="64" w:before="0" w:line="259" w:lineRule="auto"/>
        <w:ind w:left="0" w:firstLine="0"/>
        <w:rPr/>
      </w:pPr>
      <w:bookmarkStart w:colFirst="0" w:colLast="0" w:name="_heading=h.17nz8yj" w:id="274"/>
      <w:bookmarkEnd w:id="274"/>
      <w:r w:rsidDel="00000000" w:rsidR="00000000" w:rsidRPr="00000000">
        <w:rPr>
          <w:rtl w:val="0"/>
        </w:rPr>
        <w:t xml:space="preserve">4.4.2 Unacknowledged Packets</w:t>
      </w:r>
    </w:p>
    <w:p w:rsidR="00000000" w:rsidDel="00000000" w:rsidP="00000000" w:rsidRDefault="00000000" w:rsidRPr="00000000" w14:paraId="0000097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w:t>
      </w:r>
      <w:sdt>
        <w:sdtPr>
          <w:tag w:val="goog_rdk_123"/>
        </w:sdtPr>
        <w:sdtContent>
          <w:ins w:author="davide.lenzarini@u-blox.com" w:id="19" w:date="2024-08-07T14:00:25Z">
            <w:r w:rsidDel="00000000" w:rsidR="00000000" w:rsidRPr="00000000">
              <w:rPr>
                <w:rFonts w:ascii="Arial" w:cs="Arial" w:eastAsia="Arial" w:hAnsi="Arial"/>
                <w:rtl w:val="0"/>
              </w:rPr>
              <w:t xml:space="preserve">in the following use cases.</w:t>
            </w:r>
          </w:ins>
        </w:sdtContent>
      </w:sdt>
      <w:sdt>
        <w:sdtPr>
          <w:tag w:val="goog_rdk_124"/>
        </w:sdtPr>
        <w:sdtContent>
          <w:del w:author="davide.lenzarini@u-blox.com" w:id="19" w:date="2024-08-07T14:00:25Z">
            <w:r w:rsidDel="00000000" w:rsidR="00000000" w:rsidRPr="00000000">
              <w:rPr>
                <w:rFonts w:ascii="Arial" w:cs="Arial" w:eastAsia="Arial" w:hAnsi="Arial"/>
                <w:rtl w:val="0"/>
              </w:rPr>
              <w:delText xml:space="preserve">one of the following Packets is sent</w:delText>
            </w:r>
          </w:del>
        </w:sdtContent>
      </w:sdt>
      <w:r w:rsidDel="00000000" w:rsidR="00000000" w:rsidRPr="00000000">
        <w:rPr>
          <w:rFonts w:ascii="Arial" w:cs="Arial" w:eastAsia="Arial" w:hAnsi="Arial"/>
          <w:rtl w:val="0"/>
        </w:rPr>
        <w:t xml:space="preserve">.</w:t>
      </w:r>
    </w:p>
    <w:p w:rsidR="00000000" w:rsidDel="00000000" w:rsidP="00000000" w:rsidRDefault="00000000" w:rsidRPr="00000000" w14:paraId="0000097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 1 or 2, not 0), PUBREL, SLEEPREQ, SUBSCRIBE,</w:t>
      </w:r>
      <w:sdt>
        <w:sdtPr>
          <w:tag w:val="goog_rdk_125"/>
        </w:sdtPr>
        <w:sdtContent>
          <w:ins w:author="davide.lenzarini@u-blox.com" w:id="20" w:date="2024-08-07T13:56:44Z">
            <w:r w:rsidDel="00000000" w:rsidR="00000000" w:rsidRPr="00000000">
              <w:rPr>
                <w:rFonts w:ascii="Arial" w:cs="Arial" w:eastAsia="Arial" w:hAnsi="Arial"/>
                <w:highlight w:val="yellow"/>
                <w:rtl w:val="0"/>
              </w:rPr>
              <w:t xml:space="preserve"> PINGREQ,</w:t>
            </w:r>
          </w:ins>
        </w:sdtContent>
      </w:sdt>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highlight w:val="yellow"/>
          <w:rtl w:val="0"/>
        </w:rPr>
        <w:t xml:space="preserve">UNSUBSCRIBE </w:t>
      </w:r>
      <w:sdt>
        <w:sdtPr>
          <w:tag w:val="goog_rdk_126"/>
        </w:sdtPr>
        <w:sdtContent>
          <w:commentRangeStart w:id="80"/>
        </w:sdtContent>
      </w:sdt>
      <w:r w:rsidDel="00000000" w:rsidR="00000000" w:rsidRPr="00000000">
        <w:rPr>
          <w:rFonts w:ascii="Arial" w:cs="Arial" w:eastAsia="Arial" w:hAnsi="Arial"/>
          <w:highlight w:val="yellow"/>
          <w:rtl w:val="0"/>
        </w:rPr>
        <w:t xml:space="preserve">Packets</w:t>
      </w:r>
      <w:commentRangeEnd w:id="80"/>
      <w:r w:rsidDel="00000000" w:rsidR="00000000" w:rsidRPr="00000000">
        <w:commentReference w:id="80"/>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097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 1 or 2, not 0), </w:t>
      </w:r>
      <w:sdt>
        <w:sdtPr>
          <w:tag w:val="goog_rdk_127"/>
        </w:sdtPr>
        <w:sdtContent>
          <w:ins w:author="davide.lenzarini@u-blox.com" w:id="21" w:date="2024-08-07T13:58:02Z">
            <w:r w:rsidDel="00000000" w:rsidR="00000000" w:rsidRPr="00000000">
              <w:rPr>
                <w:rFonts w:ascii="Arial" w:cs="Arial" w:eastAsia="Arial" w:hAnsi="Arial"/>
                <w:highlight w:val="yellow"/>
                <w:rtl w:val="0"/>
              </w:rPr>
              <w:t xml:space="preserve">REGISTER, AUTH, </w:t>
            </w:r>
          </w:ins>
        </w:sdtContent>
      </w:sdt>
      <w:r w:rsidDel="00000000" w:rsidR="00000000" w:rsidRPr="00000000">
        <w:rPr>
          <w:rFonts w:ascii="Arial" w:cs="Arial" w:eastAsia="Arial" w:hAnsi="Arial"/>
          <w:highlight w:val="yellow"/>
          <w:rtl w:val="0"/>
        </w:rPr>
        <w:t xml:space="preserve">PUBREL </w:t>
      </w:r>
      <w:sdt>
        <w:sdtPr>
          <w:tag w:val="goog_rdk_128"/>
        </w:sdtPr>
        <w:sdtContent>
          <w:commentRangeStart w:id="81"/>
        </w:sdtContent>
      </w:sdt>
      <w:r w:rsidDel="00000000" w:rsidR="00000000" w:rsidRPr="00000000">
        <w:rPr>
          <w:rFonts w:ascii="Arial" w:cs="Arial" w:eastAsia="Arial" w:hAnsi="Arial"/>
          <w:highlight w:val="yellow"/>
          <w:rtl w:val="0"/>
        </w:rPr>
        <w:t xml:space="preserve">Packets</w:t>
      </w:r>
      <w:commentRangeEnd w:id="81"/>
      <w:r w:rsidDel="00000000" w:rsidR="00000000" w:rsidRPr="00000000">
        <w:commentReference w:id="81"/>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w:t>
      </w:r>
      <w:sdt>
        <w:sdtPr>
          <w:tag w:val="goog_rdk_129"/>
        </w:sdtPr>
        <w:sdtContent>
          <w:commentRangeStart w:id="82"/>
        </w:sdtContent>
      </w:sdt>
      <w:r w:rsidDel="00000000" w:rsidR="00000000" w:rsidRPr="00000000">
        <w:rPr>
          <w:rFonts w:ascii="Arial" w:cs="Arial" w:eastAsia="Arial" w:hAnsi="Arial"/>
          <w:highlight w:val="yellow"/>
          <w:rtl w:val="0"/>
        </w:rPr>
        <w:t xml:space="preserve">or the Virtual Connection deleted</w:t>
      </w:r>
      <w:commentRangeEnd w:id="82"/>
      <w:r w:rsidDel="00000000" w:rsidR="00000000" w:rsidRPr="00000000">
        <w:commentReference w:id="82"/>
      </w:r>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97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097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097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097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097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7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7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3.21 PINGREQ</w:t>
        </w:r>
      </w:hyperlink>
      <w:r w:rsidDel="00000000" w:rsidR="00000000" w:rsidRPr="00000000">
        <w:rPr>
          <w:rFonts w:ascii="Arial" w:cs="Arial" w:eastAsia="Arial" w:hAnsi="Arial"/>
          <w:rtl w:val="0"/>
        </w:rPr>
        <w:t xml:space="preserve">] can </w:t>
      </w:r>
      <w:sdt>
        <w:sdtPr>
          <w:tag w:val="goog_rdk_130"/>
        </w:sdtPr>
        <w:sdtContent>
          <w:commentRangeStart w:id="83"/>
        </w:sdtContent>
      </w:sdt>
      <w:r w:rsidDel="00000000" w:rsidR="00000000" w:rsidRPr="00000000">
        <w:rPr>
          <w:rFonts w:ascii="Arial" w:cs="Arial" w:eastAsia="Arial" w:hAnsi="Arial"/>
          <w:rtl w:val="0"/>
        </w:rPr>
        <w:t xml:space="preserve">also </w:t>
      </w:r>
      <w:commentRangeEnd w:id="83"/>
      <w:r w:rsidDel="00000000" w:rsidR="00000000" w:rsidRPr="00000000">
        <w:commentReference w:id="83"/>
      </w:r>
      <w:r w:rsidDel="00000000" w:rsidR="00000000" w:rsidRPr="00000000">
        <w:rPr>
          <w:rFonts w:ascii="Arial" w:cs="Arial" w:eastAsia="Arial" w:hAnsi="Arial"/>
          <w:rtl w:val="0"/>
        </w:rPr>
        <w:t xml:space="preserve">be used to determine whether the </w:t>
      </w:r>
      <w:sdt>
        <w:sdtPr>
          <w:tag w:val="goog_rdk_131"/>
        </w:sdtPr>
        <w:sdtContent>
          <w:commentRangeStart w:id="84"/>
        </w:sdtContent>
      </w:sdt>
      <w:r w:rsidDel="00000000" w:rsidR="00000000" w:rsidRPr="00000000">
        <w:rPr>
          <w:rFonts w:ascii="Arial" w:cs="Arial" w:eastAsia="Arial" w:hAnsi="Arial"/>
          <w:rtl w:val="0"/>
        </w:rPr>
        <w:t xml:space="preserve">Virtual Connection is alive</w:t>
      </w:r>
      <w:commentRangeEnd w:id="84"/>
      <w:r w:rsidDel="00000000" w:rsidR="00000000" w:rsidRPr="00000000">
        <w:commentReference w:id="84"/>
      </w:r>
      <w:r w:rsidDel="00000000" w:rsidR="00000000" w:rsidRPr="00000000">
        <w:rPr>
          <w:rFonts w:ascii="Arial" w:cs="Arial" w:eastAsia="Arial" w:hAnsi="Arial"/>
          <w:rtl w:val="0"/>
        </w:rPr>
        <w:t xml:space="preserve">.</w:t>
      </w:r>
    </w:p>
    <w:p w:rsidR="00000000" w:rsidDel="00000000" w:rsidP="00000000" w:rsidRDefault="00000000" w:rsidRPr="00000000" w14:paraId="00000980">
      <w:pPr>
        <w:pStyle w:val="Heading3"/>
        <w:ind w:left="0" w:firstLine="0"/>
        <w:rPr/>
      </w:pPr>
      <w:bookmarkStart w:colFirst="0" w:colLast="0" w:name="_heading=h.1csj400" w:id="275"/>
      <w:bookmarkEnd w:id="275"/>
      <w:r w:rsidDel="00000000" w:rsidR="00000000" w:rsidRPr="00000000">
        <w:rPr>
          <w:rFonts w:ascii="Arial" w:cs="Arial" w:eastAsia="Arial" w:hAnsi="Arial"/>
          <w:rtl w:val="0"/>
        </w:rPr>
        <w:t xml:space="preserve">4.4.3 </w:t>
      </w:r>
      <w:hyperlink w:anchor="_heading=h.1csj400">
        <w:r w:rsidDel="00000000" w:rsidR="00000000" w:rsidRPr="00000000">
          <w:rPr>
            <w:color w:val="1155cc"/>
            <w:rtl w:val="0"/>
          </w:rPr>
          <w:t xml:space="preserve">Exponential Backoff</w:t>
        </w:r>
      </w:hyperlink>
      <w:r w:rsidDel="00000000" w:rsidR="00000000" w:rsidRPr="00000000">
        <w:rPr>
          <w:rtl w:val="0"/>
        </w:rPr>
        <w:t xml:space="preserve"> (informative)</w:t>
      </w:r>
    </w:p>
    <w:p w:rsidR="00000000" w:rsidDel="00000000" w:rsidP="00000000" w:rsidRDefault="00000000" w:rsidRPr="00000000" w14:paraId="00000981">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0982">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0983">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0984">
      <w:pPr>
        <w:numPr>
          <w:ilvl w:val="0"/>
          <w:numId w:val="42"/>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0985">
      <w:pPr>
        <w:numPr>
          <w:ilvl w:val="0"/>
          <w:numId w:val="42"/>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0986">
      <w:pPr>
        <w:numPr>
          <w:ilvl w:val="0"/>
          <w:numId w:val="42"/>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0987">
      <w:pPr>
        <w:numPr>
          <w:ilvl w:val="0"/>
          <w:numId w:val="42"/>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0988">
      <w:pPr>
        <w:numPr>
          <w:ilvl w:val="0"/>
          <w:numId w:val="42"/>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0989">
      <w:pPr>
        <w:numPr>
          <w:ilvl w:val="0"/>
          <w:numId w:val="42"/>
        </w:numPr>
        <w:spacing w:after="280" w:before="0" w:lineRule="auto"/>
        <w:ind w:left="720" w:hanging="360"/>
        <w:rPr>
          <w:rFonts w:ascii="Arial" w:cs="Arial" w:eastAsia="Arial" w:hAnsi="Arial"/>
          <w:color w:val="333333"/>
        </w:rPr>
      </w:pPr>
      <w:sdt>
        <w:sdtPr>
          <w:tag w:val="goog_rdk_132"/>
        </w:sdtPr>
        <w:sdtContent>
          <w:commentRangeStart w:id="85"/>
        </w:sdtContent>
      </w:sdt>
      <w:r w:rsidDel="00000000" w:rsidR="00000000" w:rsidRPr="00000000">
        <w:rPr>
          <w:rFonts w:ascii="Arial" w:cs="Arial" w:eastAsia="Arial" w:hAnsi="Arial"/>
          <w:color w:val="333333"/>
          <w:rtl w:val="0"/>
        </w:rPr>
        <w:t xml:space="preserve">Continue waiting and retrying up to some maximum number of retries,</w:t>
      </w:r>
      <w:commentRangeEnd w:id="85"/>
      <w:r w:rsidDel="00000000" w:rsidR="00000000" w:rsidRPr="00000000">
        <w:commentReference w:id="85"/>
      </w:r>
      <w:r w:rsidDel="00000000" w:rsidR="00000000" w:rsidRPr="00000000">
        <w:rPr>
          <w:rFonts w:ascii="Arial" w:cs="Arial" w:eastAsia="Arial" w:hAnsi="Arial"/>
          <w:color w:val="333333"/>
          <w:rtl w:val="0"/>
        </w:rPr>
        <w:t xml:space="preserve"> but do not increase the wait period between retries.</w:t>
      </w:r>
    </w:p>
    <w:p w:rsidR="00000000" w:rsidDel="00000000" w:rsidP="00000000" w:rsidRDefault="00000000" w:rsidRPr="00000000" w14:paraId="0000098A">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098B">
      <w:pPr>
        <w:spacing w:after="216" w:before="0" w:lineRule="auto"/>
        <w:rPr>
          <w:rFonts w:ascii="Arial" w:cs="Arial" w:eastAsia="Arial" w:hAnsi="Arial"/>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r w:rsidDel="00000000" w:rsidR="00000000" w:rsidRPr="00000000">
        <w:rPr>
          <w:rtl w:val="0"/>
        </w:rPr>
      </w:r>
    </w:p>
    <w:p w:rsidR="00000000" w:rsidDel="00000000" w:rsidP="00000000" w:rsidRDefault="00000000" w:rsidRPr="00000000" w14:paraId="0000098C">
      <w:pPr>
        <w:pStyle w:val="Heading2"/>
        <w:ind w:left="0" w:firstLine="0"/>
        <w:rPr/>
      </w:pPr>
      <w:bookmarkStart w:colFirst="0" w:colLast="0" w:name="_heading=h.xoc2pfhnyfst" w:id="276"/>
      <w:bookmarkEnd w:id="276"/>
      <w:r w:rsidDel="00000000" w:rsidR="00000000" w:rsidRPr="00000000">
        <w:rPr>
          <w:rtl w:val="0"/>
        </w:rPr>
        <w:t xml:space="preserve">4.5 Application Message receipt</w:t>
      </w:r>
    </w:p>
    <w:p w:rsidR="00000000" w:rsidDel="00000000" w:rsidP="00000000" w:rsidRDefault="00000000" w:rsidRPr="00000000" w14:paraId="0000098D">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098E">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098F">
      <w:pPr>
        <w:pStyle w:val="Heading2"/>
        <w:ind w:left="0" w:firstLine="0"/>
        <w:rPr/>
      </w:pPr>
      <w:bookmarkStart w:colFirst="0" w:colLast="0" w:name="_heading=h.rrfw7sclv8s" w:id="277"/>
      <w:bookmarkEnd w:id="277"/>
      <w:r w:rsidDel="00000000" w:rsidR="00000000" w:rsidRPr="00000000">
        <w:rPr>
          <w:rtl w:val="0"/>
        </w:rPr>
        <w:t xml:space="preserve">4.6 Application Message ordering</w:t>
      </w:r>
    </w:p>
    <w:p w:rsidR="00000000" w:rsidDel="00000000" w:rsidP="00000000" w:rsidRDefault="00000000" w:rsidRPr="00000000" w14:paraId="00000990">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color w:val="ff0000"/>
          <w:rtl w:val="0"/>
        </w:rPr>
        <w:t xml:space="preserve">[MQTT-SN-4.6-1]</w:t>
      </w:r>
      <w:r w:rsidDel="00000000" w:rsidR="00000000" w:rsidRPr="00000000">
        <w:rPr>
          <w:rtl w:val="0"/>
        </w:rPr>
        <w:t xml:space="preserve">.</w:t>
      </w:r>
    </w:p>
    <w:p w:rsidR="00000000" w:rsidDel="00000000" w:rsidP="00000000" w:rsidRDefault="00000000" w:rsidRPr="00000000" w14:paraId="00000991">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rtl w:val="0"/>
        </w:rPr>
        <w:t xml:space="preserve"> </w:t>
      </w:r>
      <w:r w:rsidDel="00000000" w:rsidR="00000000" w:rsidRPr="00000000">
        <w:rPr>
          <w:color w:val="ff0000"/>
          <w:rtl w:val="0"/>
        </w:rPr>
        <w:t xml:space="preserve">[MQTT-SN-4.6-2]</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0992">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993">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0994">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0995">
      <w:pPr>
        <w:pStyle w:val="Heading2"/>
        <w:keepNext w:val="0"/>
        <w:spacing w:after="80" w:before="360" w:lineRule="auto"/>
        <w:ind w:left="0" w:right="990" w:firstLine="0"/>
        <w:rPr/>
      </w:pPr>
      <w:bookmarkStart w:colFirst="0" w:colLast="0" w:name="_heading=h.sznt7pux1885" w:id="278"/>
      <w:bookmarkEnd w:id="278"/>
      <w:r w:rsidDel="00000000" w:rsidR="00000000" w:rsidRPr="00000000">
        <w:rPr>
          <w:rtl w:val="0"/>
        </w:rPr>
        <w:t xml:space="preserve">4.7 Topics</w:t>
      </w:r>
    </w:p>
    <w:p w:rsidR="00000000" w:rsidDel="00000000" w:rsidP="00000000" w:rsidRDefault="00000000" w:rsidRPr="00000000" w14:paraId="00000996">
      <w:pPr>
        <w:pStyle w:val="Heading3"/>
        <w:keepNext w:val="0"/>
        <w:spacing w:after="80" w:before="360" w:lineRule="auto"/>
        <w:ind w:left="0" w:right="990" w:firstLine="0"/>
        <w:rPr/>
      </w:pPr>
      <w:bookmarkStart w:colFirst="0" w:colLast="0" w:name="_heading=h.g7vjj8m1vj3z" w:id="279"/>
      <w:bookmarkEnd w:id="279"/>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97">
      <w:pPr>
        <w:ind w:left="0" w:firstLine="0"/>
        <w:rPr/>
      </w:pPr>
      <w:r w:rsidDel="00000000" w:rsidR="00000000" w:rsidRPr="00000000">
        <w:rPr>
          <w:rtl w:val="0"/>
        </w:rPr>
        <w:t xml:space="preserve">T</w:t>
      </w:r>
      <w:r w:rsidDel="00000000" w:rsidR="00000000" w:rsidRPr="00000000">
        <w:rPr>
          <w:rtl w:val="0"/>
        </w:rPr>
        <w:t xml:space="preserve">opic Names are a label for a message, consisting of a series of topic levels, each level separated by the topic level separator. </w:t>
      </w:r>
    </w:p>
    <w:p w:rsidR="00000000" w:rsidDel="00000000" w:rsidP="00000000" w:rsidRDefault="00000000" w:rsidRPr="00000000" w14:paraId="00000998">
      <w:pPr>
        <w:ind w:left="0" w:firstLine="0"/>
        <w:rPr/>
      </w:pPr>
      <w:r w:rsidDel="00000000" w:rsidR="00000000" w:rsidRPr="00000000">
        <w:rPr>
          <w:rtl w:val="0"/>
        </w:rPr>
        <w:t xml:space="preserve">Topic Filters can match several Topic Names by replacing the topic levels with wildcards.</w:t>
      </w:r>
    </w:p>
    <w:p w:rsidR="00000000" w:rsidDel="00000000" w:rsidP="00000000" w:rsidRDefault="00000000" w:rsidRPr="00000000" w14:paraId="00000999">
      <w:pPr>
        <w:pStyle w:val="Heading4"/>
        <w:ind w:left="0" w:firstLine="0"/>
        <w:rPr/>
      </w:pPr>
      <w:bookmarkStart w:colFirst="0" w:colLast="0" w:name="_heading=h.q0s32id4lv9p" w:id="280"/>
      <w:bookmarkEnd w:id="280"/>
      <w:r w:rsidDel="00000000" w:rsidR="00000000" w:rsidRPr="00000000">
        <w:rPr>
          <w:rtl w:val="0"/>
        </w:rPr>
        <w:t xml:space="preserve">4.7.1.1 Topic wildcards</w:t>
      </w:r>
    </w:p>
    <w:p w:rsidR="00000000" w:rsidDel="00000000" w:rsidP="00000000" w:rsidRDefault="00000000" w:rsidRPr="00000000" w14:paraId="0000099A">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9B">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099C">
      <w:pPr>
        <w:spacing w:after="240" w:before="240" w:lineRule="auto"/>
        <w:rPr>
          <w:rFonts w:ascii="Arial" w:cs="Arial" w:eastAsia="Arial" w:hAnsi="Arial"/>
        </w:rPr>
      </w:pPr>
      <w:sdt>
        <w:sdtPr>
          <w:tag w:val="goog_rdk_133"/>
        </w:sdtPr>
        <w:sdtContent>
          <w:commentRangeStart w:id="86"/>
        </w:sdtContent>
      </w:sdt>
      <w:sdt>
        <w:sdtPr>
          <w:tag w:val="goog_rdk_134"/>
        </w:sdtPr>
        <w:sdtContent>
          <w:commentRangeStart w:id="87"/>
        </w:sdtContent>
      </w:sdt>
      <w:sdt>
        <w:sdtPr>
          <w:tag w:val="goog_rdk_135"/>
        </w:sdtPr>
        <w:sdtContent>
          <w:commentRangeStart w:id="88"/>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86"/>
      <w:r w:rsidDel="00000000" w:rsidR="00000000" w:rsidRPr="00000000">
        <w:commentReference w:id="86"/>
      </w:r>
      <w:commentRangeEnd w:id="87"/>
      <w:r w:rsidDel="00000000" w:rsidR="00000000" w:rsidRPr="00000000">
        <w:commentReference w:id="87"/>
      </w:r>
      <w:commentRangeEnd w:id="88"/>
      <w:r w:rsidDel="00000000" w:rsidR="00000000" w:rsidRPr="00000000">
        <w:commentReference w:id="88"/>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099D">
      <w:pPr>
        <w:pStyle w:val="Heading5"/>
        <w:ind w:left="0" w:firstLine="0"/>
        <w:rPr/>
      </w:pPr>
      <w:bookmarkStart w:colFirst="0" w:colLast="0" w:name="_heading=h.3kbulner4ob4" w:id="281"/>
      <w:bookmarkEnd w:id="281"/>
      <w:r w:rsidDel="00000000" w:rsidR="00000000" w:rsidRPr="00000000">
        <w:rPr>
          <w:rtl w:val="0"/>
        </w:rPr>
        <w:t xml:space="preserve">4.7.1.1.1 Topic level separator</w:t>
      </w:r>
    </w:p>
    <w:p w:rsidR="00000000" w:rsidDel="00000000" w:rsidP="00000000" w:rsidRDefault="00000000" w:rsidRPr="00000000" w14:paraId="0000099E">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9F">
      <w:pPr>
        <w:pStyle w:val="Heading5"/>
        <w:ind w:left="0" w:firstLine="0"/>
        <w:rPr/>
      </w:pPr>
      <w:bookmarkStart w:colFirst="0" w:colLast="0" w:name="_heading=h.ychcrpqsu69r" w:id="282"/>
      <w:bookmarkEnd w:id="282"/>
      <w:r w:rsidDel="00000000" w:rsidR="00000000" w:rsidRPr="00000000">
        <w:rPr>
          <w:rtl w:val="0"/>
        </w:rPr>
        <w:t xml:space="preserve">4.7.1.1.2 Multi-level wildcard</w:t>
      </w:r>
    </w:p>
    <w:p w:rsidR="00000000" w:rsidDel="00000000" w:rsidP="00000000" w:rsidRDefault="00000000" w:rsidRPr="00000000" w14:paraId="000009A0">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09A1">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A2">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09A3">
      <w:pPr>
        <w:numPr>
          <w:ilvl w:val="0"/>
          <w:numId w:val="3"/>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09A4">
      <w:pPr>
        <w:numPr>
          <w:ilvl w:val="0"/>
          <w:numId w:val="3"/>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09A5">
      <w:pPr>
        <w:numPr>
          <w:ilvl w:val="0"/>
          <w:numId w:val="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09A6">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A7">
      <w:pPr>
        <w:numPr>
          <w:ilvl w:val="0"/>
          <w:numId w:val="7"/>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09A8">
      <w:pPr>
        <w:numPr>
          <w:ilvl w:val="0"/>
          <w:numId w:val="7"/>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09A9">
      <w:pPr>
        <w:numPr>
          <w:ilvl w:val="0"/>
          <w:numId w:val="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09AA">
      <w:pPr>
        <w:numPr>
          <w:ilvl w:val="0"/>
          <w:numId w:val="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09AB">
      <w:pPr>
        <w:numPr>
          <w:ilvl w:val="0"/>
          <w:numId w:val="7"/>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09AC">
      <w:pPr>
        <w:pStyle w:val="Heading5"/>
        <w:ind w:left="0" w:firstLine="0"/>
        <w:rPr/>
      </w:pPr>
      <w:bookmarkStart w:colFirst="0" w:colLast="0" w:name="_heading=h.x4yye38w41vd" w:id="283"/>
      <w:bookmarkEnd w:id="283"/>
      <w:r w:rsidDel="00000000" w:rsidR="00000000" w:rsidRPr="00000000">
        <w:rPr>
          <w:rtl w:val="0"/>
        </w:rPr>
        <w:t xml:space="preserve">4.7.1.1.3 Single-level wildcard</w:t>
      </w:r>
    </w:p>
    <w:p w:rsidR="00000000" w:rsidDel="00000000" w:rsidP="00000000" w:rsidRDefault="00000000" w:rsidRPr="00000000" w14:paraId="000009AD">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09AE">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09AF">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B0">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B1">
      <w:pPr>
        <w:numPr>
          <w:ilvl w:val="0"/>
          <w:numId w:val="28"/>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09B2">
      <w:pPr>
        <w:numPr>
          <w:ilvl w:val="0"/>
          <w:numId w:val="28"/>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09B3">
      <w:pPr>
        <w:numPr>
          <w:ilvl w:val="0"/>
          <w:numId w:val="28"/>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09B4">
      <w:pPr>
        <w:numPr>
          <w:ilvl w:val="0"/>
          <w:numId w:val="28"/>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09B5">
      <w:pPr>
        <w:numPr>
          <w:ilvl w:val="0"/>
          <w:numId w:val="28"/>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09B6">
      <w:pPr>
        <w:pStyle w:val="Heading4"/>
        <w:ind w:left="0" w:firstLine="0"/>
        <w:rPr/>
      </w:pPr>
      <w:bookmarkStart w:colFirst="0" w:colLast="0" w:name="_heading=h.p61p07rh2x26" w:id="284"/>
      <w:bookmarkEnd w:id="284"/>
      <w:r w:rsidDel="00000000" w:rsidR="00000000" w:rsidRPr="00000000">
        <w:rPr>
          <w:rtl w:val="0"/>
        </w:rPr>
        <w:t xml:space="preserve">4.7.1.2  Topics beginning with $</w:t>
      </w:r>
    </w:p>
    <w:p w:rsidR="00000000" w:rsidDel="00000000" w:rsidP="00000000" w:rsidRDefault="00000000" w:rsidRPr="00000000" w14:paraId="000009B7">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B8">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B9">
      <w:pPr>
        <w:numPr>
          <w:ilvl w:val="0"/>
          <w:numId w:val="12"/>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09BA">
      <w:pPr>
        <w:numPr>
          <w:ilvl w:val="0"/>
          <w:numId w:val="12"/>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09BB">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BC">
      <w:pPr>
        <w:numPr>
          <w:ilvl w:val="0"/>
          <w:numId w:val="70"/>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09BD">
      <w:pPr>
        <w:numPr>
          <w:ilvl w:val="0"/>
          <w:numId w:val="70"/>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09BE">
      <w:pPr>
        <w:numPr>
          <w:ilvl w:val="0"/>
          <w:numId w:val="70"/>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09BF">
      <w:pPr>
        <w:numPr>
          <w:ilvl w:val="0"/>
          <w:numId w:val="70"/>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09C0">
      <w:pPr>
        <w:numPr>
          <w:ilvl w:val="0"/>
          <w:numId w:val="70"/>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C1">
      <w:pPr>
        <w:pStyle w:val="Heading4"/>
        <w:ind w:left="0" w:firstLine="0"/>
        <w:rPr/>
      </w:pPr>
      <w:bookmarkStart w:colFirst="0" w:colLast="0" w:name="_heading=h.rvcur5x0am" w:id="285"/>
      <w:bookmarkEnd w:id="285"/>
      <w:r w:rsidDel="00000000" w:rsidR="00000000" w:rsidRPr="00000000">
        <w:rPr>
          <w:rtl w:val="0"/>
        </w:rPr>
        <w:t xml:space="preserve">4.7.1.3 Topic semantic and usage</w:t>
      </w:r>
    </w:p>
    <w:p w:rsidR="00000000" w:rsidDel="00000000" w:rsidP="00000000" w:rsidRDefault="00000000" w:rsidRPr="00000000" w14:paraId="000009C2">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09C3">
      <w:pPr>
        <w:numPr>
          <w:ilvl w:val="0"/>
          <w:numId w:val="22"/>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09C4">
      <w:pPr>
        <w:numPr>
          <w:ilvl w:val="0"/>
          <w:numId w:val="2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09C5">
      <w:pPr>
        <w:numPr>
          <w:ilvl w:val="0"/>
          <w:numId w:val="2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09C6">
      <w:pPr>
        <w:numPr>
          <w:ilvl w:val="0"/>
          <w:numId w:val="22"/>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09C7">
      <w:pPr>
        <w:numPr>
          <w:ilvl w:val="0"/>
          <w:numId w:val="22"/>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09C8">
      <w:pPr>
        <w:numPr>
          <w:ilvl w:val="0"/>
          <w:numId w:val="22"/>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104">
        <w:r w:rsidDel="00000000" w:rsidR="00000000" w:rsidRPr="00000000">
          <w:rPr>
            <w:rFonts w:ascii="Arial" w:cs="Arial" w:eastAsia="Arial" w:hAnsi="Arial"/>
            <w:rtl w:val="0"/>
          </w:rPr>
          <w:t xml:space="preserve"> </w:t>
        </w:r>
      </w:hyperlink>
      <w:hyperlink r:id="rId105">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09C9">
      <w:pPr>
        <w:numPr>
          <w:ilvl w:val="0"/>
          <w:numId w:val="22"/>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09CA">
      <w:pPr>
        <w:spacing w:after="240" w:before="240" w:lineRule="auto"/>
        <w:rPr>
          <w:rFonts w:ascii="Arial" w:cs="Arial" w:eastAsia="Arial" w:hAnsi="Arial"/>
        </w:rPr>
      </w:pPr>
      <w:r w:rsidDel="00000000" w:rsidR="00000000" w:rsidRPr="00000000">
        <w:rPr>
          <w:rFonts w:ascii="Arial" w:cs="Arial" w:eastAsia="Arial" w:hAnsi="Arial"/>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CB">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CC">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CD">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09CE">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CF">
      <w:pPr>
        <w:numPr>
          <w:ilvl w:val="0"/>
          <w:numId w:val="55"/>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09D0">
      <w:pPr>
        <w:numPr>
          <w:ilvl w:val="0"/>
          <w:numId w:val="55"/>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09D1">
      <w:pPr>
        <w:numPr>
          <w:ilvl w:val="0"/>
          <w:numId w:val="55"/>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09D2">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D3">
      <w:pPr>
        <w:pStyle w:val="Heading3"/>
        <w:keepLines w:val="1"/>
        <w:spacing w:after="64" w:before="0" w:line="259" w:lineRule="auto"/>
        <w:ind w:left="0" w:firstLine="0"/>
        <w:rPr/>
      </w:pPr>
      <w:bookmarkStart w:colFirst="0" w:colLast="0" w:name="_heading=h.1fyl9w3" w:id="286"/>
      <w:bookmarkEnd w:id="286"/>
      <w:r w:rsidDel="00000000" w:rsidR="00000000" w:rsidRPr="00000000">
        <w:rPr>
          <w:rtl w:val="0"/>
        </w:rPr>
        <w:t xml:space="preserve">4.7.2 Topic Aliases</w:t>
      </w:r>
    </w:p>
    <w:p w:rsidR="00000000" w:rsidDel="00000000" w:rsidP="00000000" w:rsidRDefault="00000000" w:rsidRPr="00000000" w14:paraId="000009D4">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09D5">
      <w:pPr>
        <w:pStyle w:val="Heading4"/>
        <w:ind w:left="0" w:firstLine="0"/>
        <w:rPr/>
      </w:pPr>
      <w:bookmarkStart w:colFirst="0" w:colLast="0" w:name="_heading=h.9in506fc1wsl" w:id="287"/>
      <w:bookmarkEnd w:id="287"/>
      <w:r w:rsidDel="00000000" w:rsidR="00000000" w:rsidRPr="00000000">
        <w:rPr>
          <w:rtl w:val="0"/>
        </w:rPr>
        <w:t xml:space="preserve">4.7.2.1 Topic Registration</w:t>
      </w:r>
    </w:p>
    <w:p w:rsidR="00000000" w:rsidDel="00000000" w:rsidP="00000000" w:rsidRDefault="00000000" w:rsidRPr="00000000" w14:paraId="000009D6">
      <w:pPr>
        <w:ind w:left="-5"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09D7">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09D8">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w:t>
      </w:r>
      <w:r w:rsidDel="00000000" w:rsidR="00000000" w:rsidRPr="00000000">
        <w:rPr>
          <w:rFonts w:ascii="Arial" w:cs="Arial" w:eastAsia="Arial" w:hAnsi="Arial"/>
          <w:rtl w:val="0"/>
        </w:rPr>
        <w:t xml:space="preserve"> it is an error case</w:t>
      </w:r>
      <w:r w:rsidDel="00000000" w:rsidR="00000000" w:rsidRPr="00000000">
        <w:rPr>
          <w:rFonts w:ascii="Arial" w:cs="Arial" w:eastAsia="Arial" w:hAnsi="Arial"/>
          <w:rtl w:val="0"/>
        </w:rPr>
        <w:t xml:space="preserve">, </w:t>
      </w:r>
      <w:sdt>
        <w:sdtPr>
          <w:tag w:val="goog_rdk_136"/>
        </w:sdtPr>
        <w:sdtContent>
          <w:commentRangeStart w:id="89"/>
        </w:sdtContent>
      </w:sdt>
      <w:sdt>
        <w:sdtPr>
          <w:tag w:val="goog_rdk_137"/>
        </w:sdtPr>
        <w:sdtContent>
          <w:commentRangeStart w:id="90"/>
        </w:sdtContent>
      </w:sdt>
      <w:sdt>
        <w:sdtPr>
          <w:tag w:val="goog_rdk_138"/>
        </w:sdtPr>
        <w:sdtContent>
          <w:commentRangeStart w:id="91"/>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89"/>
      <w:r w:rsidDel="00000000" w:rsidR="00000000" w:rsidRPr="00000000">
        <w:commentReference w:id="89"/>
      </w:r>
      <w:commentRangeEnd w:id="90"/>
      <w:r w:rsidDel="00000000" w:rsidR="00000000" w:rsidRPr="00000000">
        <w:commentReference w:id="90"/>
      </w:r>
      <w:commentRangeEnd w:id="91"/>
      <w:r w:rsidDel="00000000" w:rsidR="00000000" w:rsidRPr="00000000">
        <w:commentReference w:id="91"/>
      </w:r>
      <w:r w:rsidDel="00000000" w:rsidR="00000000" w:rsidRPr="00000000">
        <w:rPr>
          <w:rFonts w:ascii="Arial" w:cs="Arial" w:eastAsia="Arial" w:hAnsi="Arial"/>
          <w:rtl w:val="0"/>
        </w:rPr>
        <w:t xml:space="preserve"> The gateway will specify in the REGACK its topic alias type to be predefined and set the topic alias value to match that predefined on the gateway in the REGACK, </w:t>
      </w:r>
      <w:sdt>
        <w:sdtPr>
          <w:tag w:val="goog_rdk_139"/>
        </w:sdtPr>
        <w:sdtContent>
          <w:commentRangeStart w:id="92"/>
        </w:sdtContent>
      </w:sdt>
      <w:r w:rsidDel="00000000" w:rsidR="00000000" w:rsidRPr="00000000">
        <w:rPr>
          <w:rFonts w:ascii="Arial" w:cs="Arial" w:eastAsia="Arial" w:hAnsi="Arial"/>
          <w:rtl w:val="0"/>
        </w:rPr>
        <w:t xml:space="preserve">it will also set a reason code on the REGACK to indicate the issue</w:t>
      </w:r>
      <w:commentRangeEnd w:id="92"/>
      <w:r w:rsidDel="00000000" w:rsidR="00000000" w:rsidRPr="00000000">
        <w:commentReference w:id="92"/>
      </w:r>
      <w:r w:rsidDel="00000000" w:rsidR="00000000" w:rsidRPr="00000000">
        <w:rPr>
          <w:rFonts w:ascii="Arial" w:cs="Arial" w:eastAsia="Arial" w:hAnsi="Arial"/>
          <w:rtl w:val="0"/>
        </w:rPr>
        <w:t xml:space="preserve">. The client can then choose to update its registry of predefined topic aliases if it so wishes. </w:t>
      </w:r>
    </w:p>
    <w:p w:rsidR="00000000" w:rsidDel="00000000" w:rsidP="00000000" w:rsidRDefault="00000000" w:rsidRPr="00000000" w14:paraId="000009D9">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error.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09DA">
      <w:pPr>
        <w:rPr>
          <w:rFonts w:ascii="Arial" w:cs="Arial" w:eastAsia="Arial" w:hAnsi="Arial"/>
        </w:rPr>
      </w:pPr>
      <w:sdt>
        <w:sdtPr>
          <w:tag w:val="goog_rdk_140"/>
        </w:sdtPr>
        <w:sdtContent>
          <w:commentRangeStart w:id="93"/>
        </w:sdtContent>
      </w:sdt>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09DB">
      <w:pPr>
        <w:rPr>
          <w:rFonts w:ascii="Arial" w:cs="Arial" w:eastAsia="Arial" w:hAnsi="Arial"/>
        </w:rPr>
      </w:pPr>
      <w:r w:rsidDel="00000000" w:rsidR="00000000" w:rsidRPr="00000000">
        <w:rPr>
          <w:rFonts w:ascii="Arial" w:cs="Arial" w:eastAsia="Arial" w:hAnsi="Arial"/>
          <w:rtl w:val="0"/>
        </w:rPr>
        <w:t xml:space="preserve">After having received the REGACK packet with </w:t>
      </w:r>
      <w:sdt>
        <w:sdtPr>
          <w:tag w:val="goog_rdk_141"/>
        </w:sdtPr>
        <w:sdtContent>
          <w:commentRangeStart w:id="94"/>
        </w:sdtContent>
      </w:sdt>
      <w:r w:rsidDel="00000000" w:rsidR="00000000" w:rsidRPr="00000000">
        <w:rPr>
          <w:rFonts w:ascii="Arial" w:cs="Arial" w:eastAsia="Arial" w:hAnsi="Arial"/>
          <w:i w:val="1"/>
          <w:rtl w:val="0"/>
        </w:rPr>
        <w:t xml:space="preserve">ReasonCode =“accepted”</w:t>
      </w:r>
      <w:commentRangeEnd w:id="94"/>
      <w:r w:rsidDel="00000000" w:rsidR="00000000" w:rsidRPr="00000000">
        <w:commentReference w:id="94"/>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09DC">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09DD">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09DE">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DF">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E0">
      <w:pPr>
        <w:pStyle w:val="Heading4"/>
        <w:ind w:left="0" w:firstLine="0"/>
        <w:rPr/>
      </w:pPr>
      <w:bookmarkStart w:colFirst="0" w:colLast="0" w:name="_heading=h.3zy8sjw" w:id="288"/>
      <w:bookmarkEnd w:id="288"/>
      <w:r w:rsidDel="00000000" w:rsidR="00000000" w:rsidRPr="00000000">
        <w:rPr>
          <w:rtl w:val="0"/>
        </w:rPr>
        <w:t xml:space="preserve">4.7.2.2 Topic Mapping and Aliasing</w:t>
      </w:r>
    </w:p>
    <w:p w:rsidR="00000000" w:rsidDel="00000000" w:rsidP="00000000" w:rsidRDefault="00000000" w:rsidRPr="00000000" w14:paraId="000009E1">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session Topic Aliases and topic names MUST be implemented per client (and not by a single shared pool between all clients), to reduce the risk of an incorrect topic alias from a client matching another client’s valid topic.</w:t>
      </w:r>
      <w:r w:rsidDel="00000000" w:rsidR="00000000" w:rsidRPr="00000000">
        <w:rPr>
          <w:rtl w:val="0"/>
        </w:rPr>
      </w:r>
    </w:p>
    <w:p w:rsidR="00000000" w:rsidDel="00000000" w:rsidP="00000000" w:rsidRDefault="00000000" w:rsidRPr="00000000" w14:paraId="000009E2">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session topic aliases between multiple clients. The mapping table of predefined topic aliases is separate from session normal registered aliases. It is global and shared between all clients and gateways and may overlap with session registered aliases, since it is in a different pool.</w:t>
      </w:r>
    </w:p>
    <w:p w:rsidR="00000000" w:rsidDel="00000000" w:rsidP="00000000" w:rsidRDefault="00000000" w:rsidRPr="00000000" w14:paraId="000009E3">
      <w:pPr>
        <w:pStyle w:val="Heading4"/>
        <w:keepLines w:val="1"/>
        <w:spacing w:after="64" w:before="0" w:line="259" w:lineRule="auto"/>
        <w:ind w:left="0" w:firstLine="0"/>
        <w:rPr>
          <w:rFonts w:ascii="Arial" w:cs="Arial" w:eastAsia="Arial" w:hAnsi="Arial"/>
        </w:rPr>
      </w:pPr>
      <w:bookmarkStart w:colFirst="0" w:colLast="0" w:name="_heading=h.2f3j2rp" w:id="289"/>
      <w:bookmarkEnd w:id="289"/>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7.2.3 Predefined topic aliases and short topic names</w:t>
      </w:r>
    </w:p>
    <w:p w:rsidR="00000000" w:rsidDel="00000000" w:rsidP="00000000" w:rsidRDefault="00000000" w:rsidRPr="00000000" w14:paraId="000009E4">
      <w:pPr>
        <w:spacing w:after="0" w:lineRule="auto"/>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Session”normal”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9E5">
      <w:pPr>
        <w:spacing w:after="0" w:lineRule="auto"/>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09E6">
      <w:pPr>
        <w:spacing w:after="341" w:lineRule="auto"/>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session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09E7">
      <w:pPr>
        <w:pStyle w:val="Heading4"/>
        <w:keepLines w:val="1"/>
        <w:spacing w:after="64" w:before="0" w:line="259" w:lineRule="auto"/>
        <w:ind w:left="0" w:firstLine="0"/>
        <w:rPr/>
      </w:pPr>
      <w:bookmarkStart w:colFirst="0" w:colLast="0" w:name="_heading=h.u8tczi" w:id="290"/>
      <w:bookmarkEnd w:id="290"/>
      <w:r w:rsidDel="00000000" w:rsidR="00000000" w:rsidRPr="00000000">
        <w:rPr>
          <w:rtl w:val="0"/>
        </w:rPr>
        <w:t xml:space="preserve">4.7.2.4 Client Topic Subscribe/Unsubscribe Procedure</w:t>
      </w:r>
    </w:p>
    <w:p w:rsidR="00000000" w:rsidDel="00000000" w:rsidP="00000000" w:rsidRDefault="00000000" w:rsidRPr="00000000" w14:paraId="000009E8">
      <w:pPr>
        <w:spacing w:after="4" w:lineRule="auto"/>
        <w:ind w:left="-5"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Filter 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142"/>
        </w:sdtPr>
        <w:sdtContent>
          <w:commentRangeStart w:id="95"/>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95"/>
      <w:r w:rsidDel="00000000" w:rsidR="00000000" w:rsidRPr="00000000">
        <w:commentReference w:id="95"/>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09E9">
      <w:pPr>
        <w:spacing w:after="0" w:lineRule="auto"/>
        <w:rPr>
          <w:rFonts w:ascii="Arial" w:cs="Arial" w:eastAsia="Arial" w:hAnsi="Arial"/>
        </w:rPr>
      </w:pPr>
      <w:r w:rsidDel="00000000" w:rsidR="00000000" w:rsidRPr="00000000">
        <w:rPr>
          <w:rFonts w:ascii="Arial" w:cs="Arial" w:eastAsia="Arial" w:hAnsi="Arial"/>
          <w:rtl w:val="0"/>
        </w:rPr>
        <w:t xml:space="preserve">If the client subscribes to a Topic Filter which contains a wildcard character, the returning SUBACK packet will contain the topic data alias value 0x0000. The gateway will use the REGISTER packet to inform the client about the to-be-used topic alias value when it has the first PUBLISH packet with a matching topic name to be sent to the client.</w:t>
      </w:r>
    </w:p>
    <w:p w:rsidR="00000000" w:rsidDel="00000000" w:rsidP="00000000" w:rsidRDefault="00000000" w:rsidRPr="00000000" w14:paraId="000009EA">
      <w:pPr>
        <w:spacing w:after="0" w:lineRule="auto"/>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09EB">
      <w:pPr>
        <w:spacing w:after="0" w:lineRule="auto"/>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09EC">
      <w:pPr>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09ED">
      <w:pPr>
        <w:pStyle w:val="Heading3"/>
        <w:keepLines w:val="1"/>
        <w:spacing w:after="64" w:before="0" w:line="259" w:lineRule="auto"/>
        <w:ind w:left="0" w:firstLine="0"/>
        <w:rPr/>
      </w:pPr>
      <w:bookmarkStart w:colFirst="0" w:colLast="0" w:name="_heading=h.3e8gvnb" w:id="291"/>
      <w:bookmarkEnd w:id="291"/>
      <w:r w:rsidDel="00000000" w:rsidR="00000000" w:rsidRPr="00000000">
        <w:rPr>
          <w:rtl w:val="0"/>
        </w:rPr>
        <w:t xml:space="preserve">4.7.2.5 Client Publish Procedure</w:t>
      </w:r>
    </w:p>
    <w:p w:rsidR="00000000" w:rsidDel="00000000" w:rsidP="00000000" w:rsidRDefault="00000000" w:rsidRPr="00000000" w14:paraId="000009EE">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w:t>
      </w:r>
      <w:sdt>
        <w:sdtPr>
          <w:tag w:val="goog_rdk_143"/>
        </w:sdtPr>
        <w:sdtContent>
          <w:commentRangeStart w:id="96"/>
        </w:sdtContent>
      </w:sdt>
      <w:r w:rsidDel="00000000" w:rsidR="00000000" w:rsidRPr="00000000">
        <w:rPr>
          <w:rFonts w:ascii="Arial" w:cs="Arial" w:eastAsia="Arial" w:hAnsi="Arial"/>
          <w:rtl w:val="0"/>
        </w:rPr>
        <w:t xml:space="preserve">The PUBLISH packets contain the assigned topic alias.</w:t>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09EF">
      <w:pPr>
        <w:spacing w:after="0" w:lineRule="auto"/>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09F0">
      <w:pPr>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09F1">
      <w:pPr>
        <w:numPr>
          <w:ilvl w:val="0"/>
          <w:numId w:val="51"/>
        </w:numPr>
        <w:spacing w:after="174" w:before="0" w:line="248.00000000000006" w:lineRule="auto"/>
        <w:ind w:left="498"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09F2">
      <w:pPr>
        <w:numPr>
          <w:ilvl w:val="0"/>
          <w:numId w:val="51"/>
        </w:numPr>
        <w:spacing w:after="144" w:before="0" w:line="248.00000000000006" w:lineRule="auto"/>
        <w:ind w:left="498"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09F3">
      <w:pPr>
        <w:rPr>
          <w:rFonts w:ascii="Arial" w:cs="Arial" w:eastAsia="Arial" w:hAnsi="Arial"/>
        </w:rPr>
      </w:pPr>
      <w:r w:rsidDel="00000000" w:rsidR="00000000" w:rsidRPr="00000000">
        <w:rPr>
          <w:rFonts w:ascii="Arial" w:cs="Arial" w:eastAsia="Arial" w:hAnsi="Arial"/>
          <w:rtl w:val="0"/>
        </w:rPr>
        <w:t xml:space="preserve">A Client or Gateway processes a single outbound QoS 1 or QoS 2 message at a time</w:t>
      </w:r>
      <w:r w:rsidDel="00000000" w:rsidR="00000000" w:rsidRPr="00000000">
        <w:rPr>
          <w:rFonts w:ascii="Arial" w:cs="Arial" w:eastAsia="Arial" w:hAnsi="Arial"/>
          <w:rtl w:val="0"/>
        </w:rPr>
        <w:t xml:space="preserve">. This prevents retransmitted Qos 1 and Qos 2 messages from being received out of order. </w:t>
      </w:r>
    </w:p>
    <w:p w:rsidR="00000000" w:rsidDel="00000000" w:rsidP="00000000" w:rsidRDefault="00000000" w:rsidRPr="00000000" w14:paraId="000009F4">
      <w:pPr>
        <w:ind w:left="705"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F5">
      <w:pPr>
        <w:ind w:left="705" w:firstLine="0"/>
        <w:rPr>
          <w:rFonts w:ascii="Arial" w:cs="Arial" w:eastAsia="Arial" w:hAnsi="Arial"/>
        </w:rPr>
      </w:pPr>
      <w:r w:rsidDel="00000000" w:rsidR="00000000" w:rsidRPr="00000000">
        <w:rPr>
          <w:rFonts w:ascii="Arial" w:cs="Arial" w:eastAsia="Arial" w:hAnsi="Arial"/>
          <w:rtl w:val="0"/>
        </w:rPr>
        <w:t xml:space="preserve">It is possible to publish QoS 0 or PUBWOS packets in the middle of a QoS 1 or QoS 2 exchange, because neither of those packets include a Packet Identifier.</w:t>
      </w:r>
    </w:p>
    <w:p w:rsidR="00000000" w:rsidDel="00000000" w:rsidP="00000000" w:rsidRDefault="00000000" w:rsidRPr="00000000" w14:paraId="000009F6">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09F7">
      <w:pPr>
        <w:pStyle w:val="Heading3"/>
        <w:keepLines w:val="1"/>
        <w:spacing w:after="64" w:before="0" w:line="259" w:lineRule="auto"/>
        <w:ind w:left="0" w:firstLine="0"/>
        <w:rPr/>
      </w:pPr>
      <w:bookmarkStart w:colFirst="0" w:colLast="0" w:name="_heading=h.1tdr5v4" w:id="292"/>
      <w:bookmarkEnd w:id="292"/>
      <w:r w:rsidDel="00000000" w:rsidR="00000000" w:rsidRPr="00000000">
        <w:rPr>
          <w:rtl w:val="0"/>
        </w:rPr>
        <w:t xml:space="preserve">4.7.2.6 Gateway Publish Procedure</w:t>
      </w:r>
    </w:p>
    <w:p w:rsidR="00000000" w:rsidDel="00000000" w:rsidP="00000000" w:rsidRDefault="00000000" w:rsidRPr="00000000" w14:paraId="000009F8">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4.7.2.5</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09F9">
      <w:pPr>
        <w:spacing w:after="0" w:lineRule="auto"/>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a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09FA">
      <w:pPr>
        <w:spacing w:after="0" w:lineRule="auto"/>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09FB">
      <w:pPr>
        <w:spacing w:after="5" w:lineRule="auto"/>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09FC">
      <w:pPr>
        <w:spacing w:after="0" w:lineRule="auto"/>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09FD">
      <w:pPr>
        <w:spacing w:after="352" w:lineRule="auto"/>
        <w:rPr>
          <w:rFonts w:ascii="Arial" w:cs="Arial" w:eastAsia="Arial" w:hAnsi="Arial"/>
        </w:rPr>
      </w:pPr>
      <w:r w:rsidDel="00000000" w:rsidR="00000000" w:rsidRPr="00000000">
        <w:rPr>
          <w:rFonts w:ascii="Arial" w:cs="Arial" w:eastAsia="Arial" w:hAnsi="Arial"/>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09FE">
      <w:pPr>
        <w:pStyle w:val="Heading2"/>
        <w:ind w:left="0" w:firstLine="0"/>
        <w:rPr/>
      </w:pPr>
      <w:bookmarkStart w:colFirst="0" w:colLast="0" w:name="_heading=h.zh9mgr3i86c2" w:id="293"/>
      <w:bookmarkEnd w:id="293"/>
      <w:r w:rsidDel="00000000" w:rsidR="00000000" w:rsidRPr="00000000">
        <w:rPr>
          <w:rtl w:val="0"/>
        </w:rPr>
        <w:t xml:space="preserve">4.8 Subscriptions</w:t>
      </w:r>
    </w:p>
    <w:p w:rsidR="00000000" w:rsidDel="00000000" w:rsidP="00000000" w:rsidRDefault="00000000" w:rsidRPr="00000000" w14:paraId="000009FF">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A00">
      <w:pPr>
        <w:spacing w:after="240" w:before="240" w:lineRule="auto"/>
        <w:ind w:left="0" w:right="0" w:firstLine="0"/>
        <w:rPr/>
      </w:pPr>
      <w:r w:rsidDel="00000000" w:rsidR="00000000" w:rsidRPr="00000000">
        <w:rPr>
          <w:rtl w:val="0"/>
        </w:rPr>
        <w:t xml:space="preserve">A Session cannot have more than one Subscription with the same </w:t>
      </w:r>
      <w:sdt>
        <w:sdtPr>
          <w:tag w:val="goog_rdk_144"/>
        </w:sdtPr>
        <w:sdtContent>
          <w:ins w:author="davide.lenzarini@u-blox.com" w:id="22" w:date="2024-08-08T08:42:57Z"/>
          <w:sdt>
            <w:sdtPr>
              <w:tag w:val="goog_rdk_145"/>
            </w:sdtPr>
            <w:sdtContent>
              <w:commentRangeStart w:id="97"/>
            </w:sdtContent>
          </w:sdt>
          <w:ins w:author="davide.lenzarini@u-blox.com" w:id="22" w:date="2024-08-08T08:42:57Z">
            <w:r w:rsidDel="00000000" w:rsidR="00000000" w:rsidRPr="00000000">
              <w:rPr>
                <w:rtl w:val="0"/>
              </w:rPr>
              <w:t xml:space="preserve">Topic Data or </w:t>
            </w:r>
          </w:ins>
        </w:sdtContent>
      </w:sdt>
      <w:commentRangeEnd w:id="97"/>
      <w:r w:rsidDel="00000000" w:rsidR="00000000" w:rsidRPr="00000000">
        <w:commentReference w:id="97"/>
      </w:r>
      <w:r w:rsidDel="00000000" w:rsidR="00000000" w:rsidRPr="00000000">
        <w:rPr>
          <w:rtl w:val="0"/>
        </w:rPr>
        <w:t xml:space="preserve">Topic Filter, so the Topic Data or Topic Filter can be used as a key to identify the subscription within that Session.</w:t>
      </w:r>
    </w:p>
    <w:p w:rsidR="00000000" w:rsidDel="00000000" w:rsidP="00000000" w:rsidRDefault="00000000" w:rsidRPr="00000000" w14:paraId="00000A01">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A02">
      <w:pPr>
        <w:pStyle w:val="Heading2"/>
        <w:spacing w:after="80" w:before="360" w:lineRule="auto"/>
        <w:ind w:left="0" w:firstLine="0"/>
        <w:rPr/>
      </w:pPr>
      <w:bookmarkStart w:colFirst="0" w:colLast="0" w:name="_heading=h.bfojn6tjnvgm" w:id="294"/>
      <w:bookmarkEnd w:id="294"/>
      <w:r w:rsidDel="00000000" w:rsidR="00000000" w:rsidRPr="00000000">
        <w:rPr>
          <w:rtl w:val="0"/>
        </w:rPr>
        <w:t xml:space="preserve">4.9 Flow Control</w:t>
      </w:r>
    </w:p>
    <w:p w:rsidR="00000000" w:rsidDel="00000000" w:rsidP="00000000" w:rsidRDefault="00000000" w:rsidRPr="00000000" w14:paraId="00000A03">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t>
      </w:r>
      <w:r w:rsidDel="00000000" w:rsidR="00000000" w:rsidRPr="00000000">
        <w:rPr>
          <w:rtl w:val="0"/>
        </w:rPr>
        <w:t xml:space="preserve">which need acknowledgement </w:t>
      </w:r>
      <w:r w:rsidDel="00000000" w:rsidR="00000000" w:rsidRPr="00000000">
        <w:rPr>
          <w:rtl w:val="0"/>
        </w:rPr>
        <w:t xml:space="preserve">and are included in this constraint are:</w:t>
      </w:r>
    </w:p>
    <w:p w:rsidR="00000000" w:rsidDel="00000000" w:rsidP="00000000" w:rsidRDefault="00000000" w:rsidRPr="00000000" w14:paraId="00000A04">
      <w:pPr>
        <w:numPr>
          <w:ilvl w:val="0"/>
          <w:numId w:val="60"/>
        </w:numPr>
        <w:spacing w:after="0" w:afterAutospacing="0" w:lineRule="auto"/>
        <w:ind w:left="720" w:right="0" w:hanging="360"/>
        <w:rPr>
          <w:u w:val="none"/>
        </w:rPr>
      </w:pPr>
      <w:r w:rsidDel="00000000" w:rsidR="00000000" w:rsidRPr="00000000">
        <w:rPr>
          <w:rtl w:val="0"/>
        </w:rPr>
        <w:t xml:space="preserve">PUBLISH (QoS 1 and 2), PUBREC and PUBREL</w:t>
      </w:r>
    </w:p>
    <w:p w:rsidR="00000000" w:rsidDel="00000000" w:rsidP="00000000" w:rsidRDefault="00000000" w:rsidRPr="00000000" w14:paraId="00000A05">
      <w:pPr>
        <w:numPr>
          <w:ilvl w:val="0"/>
          <w:numId w:val="60"/>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0A06">
      <w:pPr>
        <w:numPr>
          <w:ilvl w:val="0"/>
          <w:numId w:val="60"/>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0A07">
      <w:pPr>
        <w:numPr>
          <w:ilvl w:val="0"/>
          <w:numId w:val="60"/>
        </w:numPr>
        <w:spacing w:after="0" w:afterAutospacing="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0A08">
      <w:pPr>
        <w:numPr>
          <w:ilvl w:val="0"/>
          <w:numId w:val="60"/>
        </w:numPr>
        <w:spacing w:after="0" w:afterAutospacing="0" w:before="0" w:beforeAutospacing="0" w:lineRule="auto"/>
        <w:ind w:left="720" w:right="0" w:hanging="360"/>
        <w:rPr>
          <w:u w:val="none"/>
        </w:rPr>
      </w:pPr>
      <w:r w:rsidDel="00000000" w:rsidR="00000000" w:rsidRPr="00000000">
        <w:rPr>
          <w:rtl w:val="0"/>
        </w:rPr>
        <w:t xml:space="preserve">PINGREQ</w:t>
      </w:r>
    </w:p>
    <w:p w:rsidR="00000000" w:rsidDel="00000000" w:rsidP="00000000" w:rsidRDefault="00000000" w:rsidRPr="00000000" w14:paraId="00000A09">
      <w:pPr>
        <w:numPr>
          <w:ilvl w:val="0"/>
          <w:numId w:val="60"/>
        </w:numPr>
        <w:spacing w:after="0" w:afterAutospacing="0" w:before="0" w:beforeAutospacing="0" w:lineRule="auto"/>
        <w:ind w:left="720" w:right="0" w:hanging="360"/>
        <w:rPr>
          <w:u w:val="none"/>
        </w:rPr>
      </w:pPr>
      <w:r w:rsidDel="00000000" w:rsidR="00000000" w:rsidRPr="00000000">
        <w:rPr>
          <w:rtl w:val="0"/>
        </w:rPr>
        <w:t xml:space="preserve">SLEEPREQ</w:t>
      </w:r>
    </w:p>
    <w:p w:rsidR="00000000" w:rsidDel="00000000" w:rsidP="00000000" w:rsidRDefault="00000000" w:rsidRPr="00000000" w14:paraId="00000A0A">
      <w:pPr>
        <w:numPr>
          <w:ilvl w:val="0"/>
          <w:numId w:val="60"/>
        </w:numPr>
        <w:spacing w:after="240" w:before="0" w:beforeAutospacing="0" w:lineRule="auto"/>
        <w:ind w:left="720" w:right="0" w:hanging="360"/>
        <w:rPr>
          <w:u w:val="none"/>
        </w:rPr>
      </w:pPr>
      <w:r w:rsidDel="00000000" w:rsidR="00000000" w:rsidRPr="00000000">
        <w:rPr>
          <w:rtl w:val="0"/>
        </w:rPr>
        <w:t xml:space="preserve">AUTH</w:t>
      </w:r>
    </w:p>
    <w:p w:rsidR="00000000" w:rsidDel="00000000" w:rsidP="00000000" w:rsidRDefault="00000000" w:rsidRPr="00000000" w14:paraId="00000A0B">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(from the above list) and there is already a request outstanding from the other party within the same Virtual Connection then it MUST issue a DISCONNECT with Reason Code 147 (Receive Maximum Exceeded) and delete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0A0C">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w:t>
      </w:r>
      <w:r w:rsidDel="00000000" w:rsidR="00000000" w:rsidRPr="00000000">
        <w:rPr>
          <w:rFonts w:ascii="Arial" w:cs="Arial" w:eastAsia="Arial" w:hAnsi="Arial"/>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A0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A sender MAY retry a request (send the same Packet) when it is expecting an acknowledgement and none has been received. See </w:t>
      </w:r>
      <w:hyperlink w:anchor="_heading=h.6udnv5yl5cv5">
        <w:r w:rsidDel="00000000" w:rsidR="00000000" w:rsidRPr="00000000">
          <w:rPr>
            <w:rFonts w:ascii="Arial" w:cs="Arial" w:eastAsia="Arial" w:hAnsi="Arial"/>
            <w:color w:val="1155cc"/>
            <w:u w:val="single"/>
            <w:rtl w:val="0"/>
          </w:rPr>
          <w:t xml:space="preserve">section 4.4</w:t>
        </w:r>
      </w:hyperlink>
      <w:r w:rsidDel="00000000" w:rsidR="00000000" w:rsidRPr="00000000">
        <w:rPr>
          <w:rFonts w:ascii="Arial" w:cs="Arial" w:eastAsia="Arial" w:hAnsi="Arial"/>
          <w:rtl w:val="0"/>
        </w:rPr>
        <w:t xml:space="preserve"> for more information on Packet retries.</w:t>
      </w:r>
    </w:p>
    <w:p w:rsidR="00000000" w:rsidDel="00000000" w:rsidP="00000000" w:rsidRDefault="00000000" w:rsidRPr="00000000" w14:paraId="00000A0E">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A0F">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Sender might choose to suspend the sending of QoS 0 PUBLISH packets when it suspends the sending of QoS 1 and QoS 2 PUBLISH packets because a request is outstanding.</w:t>
      </w:r>
    </w:p>
    <w:p w:rsidR="00000000" w:rsidDel="00000000" w:rsidP="00000000" w:rsidRDefault="00000000" w:rsidRPr="00000000" w14:paraId="00000A10">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0A11">
      <w:pPr>
        <w:pStyle w:val="Heading2"/>
        <w:ind w:left="0" w:firstLine="0"/>
        <w:rPr/>
      </w:pPr>
      <w:bookmarkStart w:colFirst="0" w:colLast="0" w:name="_heading=h.k5nujtaz6h05" w:id="295"/>
      <w:bookmarkEnd w:id="295"/>
      <w:r w:rsidDel="00000000" w:rsidR="00000000" w:rsidRPr="00000000">
        <w:rPr>
          <w:rtl w:val="0"/>
        </w:rPr>
        <w:t xml:space="preserve">4.10 Server redirection</w:t>
      </w:r>
    </w:p>
    <w:p w:rsidR="00000000" w:rsidDel="00000000" w:rsidP="00000000" w:rsidRDefault="00000000" w:rsidRPr="00000000" w14:paraId="00000A12">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w:t>
      </w:r>
      <w:r w:rsidDel="00000000" w:rsidR="00000000" w:rsidRPr="00000000">
        <w:rPr>
          <w:rtl w:val="0"/>
        </w:rPr>
        <w:t xml:space="preserve">as described in</w:t>
      </w:r>
      <w:hyperlink w:anchor="_heading=h.v8vlgf6xm72a">
        <w:r w:rsidDel="00000000" w:rsidR="00000000" w:rsidRPr="00000000">
          <w:rPr>
            <w:color w:val="1155cc"/>
            <w:u w:val="single"/>
            <w:rtl w:val="0"/>
          </w:rPr>
          <w:t xml:space="preserve"> section 4.12</w:t>
        </w:r>
      </w:hyperlink>
      <w:r w:rsidDel="00000000" w:rsidR="00000000" w:rsidRPr="00000000">
        <w:rPr>
          <w:rtl w:val="0"/>
        </w:rPr>
        <w:t xml:space="preserve">. </w:t>
      </w:r>
    </w:p>
    <w:p w:rsidR="00000000" w:rsidDel="00000000" w:rsidP="00000000" w:rsidRDefault="00000000" w:rsidRPr="00000000" w14:paraId="00000A13">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A14">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A15">
      <w:pPr>
        <w:pStyle w:val="Heading2"/>
        <w:ind w:left="0" w:firstLine="0"/>
        <w:rPr/>
      </w:pPr>
      <w:bookmarkStart w:colFirst="0" w:colLast="0" w:name="_heading=h.n3l7hni8c3ae" w:id="296"/>
      <w:bookmarkEnd w:id="296"/>
      <w:r w:rsidDel="00000000" w:rsidR="00000000" w:rsidRPr="00000000">
        <w:rPr>
          <w:rtl w:val="0"/>
        </w:rPr>
        <w:t xml:space="preserve">4.11 Authentication</w:t>
      </w:r>
    </w:p>
    <w:p w:rsidR="00000000" w:rsidDel="00000000" w:rsidP="00000000" w:rsidRDefault="00000000" w:rsidRPr="00000000" w14:paraId="00000A16">
      <w:pPr>
        <w:ind w:left="0" w:firstLine="0"/>
        <w:rPr/>
      </w:pPr>
      <w:r w:rsidDel="00000000" w:rsidR="00000000" w:rsidRPr="00000000">
        <w:rPr>
          <w:rtl w:val="0"/>
        </w:rPr>
        <w:t xml:space="preserve">The MQTT-SN CONNECT and AUTH packets contain Authentication Method and Data fields for use in authentication. For MQTT User Name and Password compatible authentication, refer to </w:t>
      </w:r>
      <w:hyperlink w:anchor="_heading=h.nhp24wh46om4">
        <w:r w:rsidDel="00000000" w:rsidR="00000000" w:rsidRPr="00000000">
          <w:rPr>
            <w:color w:val="1155cc"/>
            <w:u w:val="single"/>
            <w:rtl w:val="0"/>
          </w:rPr>
          <w:t xml:space="preserve">section 4.11.1.2</w:t>
        </w:r>
      </w:hyperlink>
      <w:r w:rsidDel="00000000" w:rsidR="00000000" w:rsidRPr="00000000">
        <w:rPr>
          <w:rtl w:val="0"/>
        </w:rPr>
        <w:t xml:space="preserve">.</w:t>
      </w:r>
    </w:p>
    <w:p w:rsidR="00000000" w:rsidDel="00000000" w:rsidP="00000000" w:rsidRDefault="00000000" w:rsidRPr="00000000" w14:paraId="00000A17">
      <w:pPr>
        <w:ind w:left="0" w:firstLine="0"/>
        <w:rPr/>
      </w:pPr>
      <w:r w:rsidDel="00000000" w:rsidR="00000000" w:rsidRPr="00000000">
        <w:rPr>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A18">
      <w:pPr>
        <w:pStyle w:val="Heading3"/>
        <w:ind w:left="0" w:firstLine="0"/>
        <w:rPr/>
      </w:pPr>
      <w:bookmarkStart w:colFirst="0" w:colLast="0" w:name="_heading=h.wz7zobqrpqj8" w:id="297"/>
      <w:bookmarkEnd w:id="297"/>
      <w:r w:rsidDel="00000000" w:rsidR="00000000" w:rsidRPr="00000000">
        <w:rPr>
          <w:rtl w:val="0"/>
        </w:rPr>
        <w:t xml:space="preserve">4.11.1 CONNECT and AUTH packets</w:t>
      </w:r>
    </w:p>
    <w:p w:rsidR="00000000" w:rsidDel="00000000" w:rsidP="00000000" w:rsidRDefault="00000000" w:rsidRPr="00000000" w14:paraId="00000A19">
      <w:pPr>
        <w:spacing w:after="240" w:before="240" w:lineRule="auto"/>
        <w:ind w:left="0" w:right="0" w:firstLine="0"/>
        <w:rPr/>
      </w:pPr>
      <w:r w:rsidDel="00000000" w:rsidR="00000000" w:rsidRPr="00000000">
        <w:rPr>
          <w:rtl w:val="0"/>
        </w:rPr>
        <w:t xml:space="preserve">The a</w:t>
      </w:r>
      <w:r w:rsidDel="00000000" w:rsidR="00000000" w:rsidRPr="00000000">
        <w:rPr>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A1A">
      <w:pPr>
        <w:spacing w:after="240" w:before="240" w:lineRule="auto"/>
        <w:ind w:left="0" w:right="0" w:firstLine="0"/>
        <w:rPr/>
      </w:pPr>
      <w:r w:rsidDel="00000000" w:rsidR="00000000" w:rsidRPr="00000000">
        <w:rPr>
          <w:rtl w:val="0"/>
        </w:rPr>
        <w:t xml:space="preserve">To begin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0A1B">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w:t>
      </w:r>
      <w:r w:rsidDel="00000000" w:rsidR="00000000" w:rsidRPr="00000000">
        <w:rPr>
          <w:rtl w:val="0"/>
        </w:rPr>
        <w:t xml:space="preserve">and optionally the Client Identifier</w:t>
      </w:r>
      <w:r w:rsidDel="00000000" w:rsidR="00000000" w:rsidRPr="00000000">
        <w:rPr>
          <w:rtl w:val="0"/>
        </w:rPr>
        <w:t xml:space="preserve">, and the exchanges and processing needed by the Client and Server to complete the authentication.</w:t>
      </w:r>
    </w:p>
    <w:p w:rsidR="00000000" w:rsidDel="00000000" w:rsidP="00000000" w:rsidRDefault="00000000" w:rsidRPr="00000000" w14:paraId="00000A1C">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A1D">
      <w:pPr>
        <w:spacing w:after="240" w:before="240" w:lineRule="auto"/>
        <w:ind w:left="720" w:right="0" w:firstLine="0"/>
        <w:rPr/>
      </w:pPr>
      <w:r w:rsidDel="00000000" w:rsidR="00000000" w:rsidRPr="00000000">
        <w:rPr>
          <w:rtl w:val="0"/>
        </w:rPr>
        <w:t xml:space="preserve">The Authentication Method is commonly a </w:t>
      </w:r>
      <w:hyperlink r:id="rId106">
        <w:r w:rsidDel="00000000" w:rsidR="00000000" w:rsidRPr="00000000">
          <w:rPr>
            <w:color w:val="1155cc"/>
            <w:u w:val="single"/>
            <w:rtl w:val="0"/>
          </w:rPr>
          <w:t xml:space="preserve">SASL</w:t>
        </w:r>
      </w:hyperlink>
      <w:r w:rsidDel="00000000" w:rsidR="00000000" w:rsidRPr="00000000">
        <w:rPr>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A1E">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A1F">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A20">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A21">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 field of the CONNACK packet.</w:t>
      </w:r>
    </w:p>
    <w:p w:rsidR="00000000" w:rsidDel="00000000" w:rsidP="00000000" w:rsidRDefault="00000000" w:rsidRPr="00000000" w14:paraId="00000A22">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1155cc"/>
            <w:highlight w:val="yellow"/>
            <w:u w:val="single"/>
            <w:rtl w:val="0"/>
          </w:rPr>
          <w:t xml:space="preserve">section 4.12</w:t>
        </w:r>
      </w:hyperlink>
      <w:r w:rsidDel="00000000" w:rsidR="00000000" w:rsidRPr="00000000">
        <w:rPr>
          <w:color w:val="ff0000"/>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0A23">
      <w:pPr>
        <w:spacing w:after="240" w:before="240" w:lineRule="auto"/>
        <w:ind w:left="0" w:right="0" w:firstLine="0"/>
        <w:rPr/>
      </w:pPr>
      <w:r w:rsidDel="00000000" w:rsidR="00000000" w:rsidRPr="00000000">
        <w:rPr>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0A24">
      <w:pPr>
        <w:spacing w:after="240" w:before="240" w:lineRule="auto"/>
        <w:ind w:left="0" w:right="0" w:firstLine="0"/>
        <w:rPr/>
      </w:pP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0A25">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 or alternatively use the Protection Encapsulation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26">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0A27">
      <w:pPr>
        <w:numPr>
          <w:ilvl w:val="0"/>
          <w:numId w:val="62"/>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0A28">
      <w:pPr>
        <w:numPr>
          <w:ilvl w:val="0"/>
          <w:numId w:val="62"/>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0A29">
      <w:pPr>
        <w:numPr>
          <w:ilvl w:val="0"/>
          <w:numId w:val="62"/>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0A2A">
      <w:pPr>
        <w:numPr>
          <w:ilvl w:val="0"/>
          <w:numId w:val="62"/>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0A2B">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0A2C">
      <w:pPr>
        <w:numPr>
          <w:ilvl w:val="0"/>
          <w:numId w:val="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0A2D">
      <w:pPr>
        <w:numPr>
          <w:ilvl w:val="0"/>
          <w:numId w:val="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0A2E">
      <w:pPr>
        <w:numPr>
          <w:ilvl w:val="0"/>
          <w:numId w:val="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0A2F">
      <w:pPr>
        <w:numPr>
          <w:ilvl w:val="0"/>
          <w:numId w:val="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0A30">
      <w:pPr>
        <w:numPr>
          <w:ilvl w:val="0"/>
          <w:numId w:val="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0A31">
      <w:pPr>
        <w:numPr>
          <w:ilvl w:val="0"/>
          <w:numId w:val="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0A32">
      <w:pPr>
        <w:pStyle w:val="Heading4"/>
        <w:ind w:left="0" w:firstLine="0"/>
        <w:rPr/>
      </w:pPr>
      <w:bookmarkStart w:colFirst="0" w:colLast="0" w:name="_heading=h.ut22r1f7l7us" w:id="298"/>
      <w:bookmarkEnd w:id="298"/>
      <w:r w:rsidDel="00000000" w:rsidR="00000000" w:rsidRPr="00000000">
        <w:rPr>
          <w:rtl w:val="0"/>
        </w:rPr>
        <w:t xml:space="preserve">4.11.1.1 Re-authentication</w:t>
      </w:r>
    </w:p>
    <w:p w:rsidR="00000000" w:rsidDel="00000000" w:rsidP="00000000" w:rsidRDefault="00000000" w:rsidRPr="00000000" w14:paraId="00000A33">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A34">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A35">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section 4.12</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0A36">
      <w:pPr>
        <w:spacing w:after="240" w:before="240" w:lineRule="auto"/>
        <w:ind w:left="0" w:right="0" w:firstLine="0"/>
        <w:rPr/>
      </w:pPr>
      <w:r w:rsidDel="00000000" w:rsidR="00000000" w:rsidRPr="00000000">
        <w:rPr>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A37">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0A38">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A39">
      <w:pPr>
        <w:pStyle w:val="Heading4"/>
        <w:ind w:left="0" w:firstLine="0"/>
        <w:rPr/>
      </w:pPr>
      <w:bookmarkStart w:colFirst="0" w:colLast="0" w:name="_heading=h.nhp24wh46om4" w:id="299"/>
      <w:bookmarkEnd w:id="299"/>
      <w:r w:rsidDel="00000000" w:rsidR="00000000" w:rsidRPr="00000000">
        <w:rPr>
          <w:rtl w:val="0"/>
        </w:rPr>
        <w:t xml:space="preserve">4.11.1.2 MQTT </w:t>
      </w:r>
      <w:r w:rsidDel="00000000" w:rsidR="00000000" w:rsidRPr="00000000">
        <w:rPr>
          <w:rtl w:val="0"/>
        </w:rPr>
        <w:t xml:space="preserve">User Name</w:t>
      </w:r>
      <w:r w:rsidDel="00000000" w:rsidR="00000000" w:rsidRPr="00000000">
        <w:rPr>
          <w:rtl w:val="0"/>
        </w:rPr>
        <w:t xml:space="preserve"> and Password Support</w:t>
      </w:r>
    </w:p>
    <w:p w:rsidR="00000000" w:rsidDel="00000000" w:rsidP="00000000" w:rsidRDefault="00000000" w:rsidRPr="00000000" w14:paraId="00000A3A">
      <w:pPr>
        <w:ind w:left="0" w:firstLine="0"/>
        <w:rPr/>
      </w:pPr>
      <w:r w:rsidDel="00000000" w:rsidR="00000000" w:rsidRPr="00000000">
        <w:rPr>
          <w:rtl w:val="0"/>
        </w:rPr>
        <w:t xml:space="preserve">To support the equivalent of the MQTT </w:t>
      </w:r>
      <w:r w:rsidDel="00000000" w:rsidR="00000000" w:rsidRPr="00000000">
        <w:rPr>
          <w:rtl w:val="0"/>
        </w:rPr>
        <w:t xml:space="preserve">User Name</w:t>
      </w:r>
      <w:r w:rsidDel="00000000" w:rsidR="00000000" w:rsidRPr="00000000">
        <w:rPr>
          <w:rtl w:val="0"/>
        </w:rPr>
        <w:t xml:space="preserve"> and Password fields in the CONNECT packet, do the following:</w:t>
      </w:r>
    </w:p>
    <w:p w:rsidR="00000000" w:rsidDel="00000000" w:rsidP="00000000" w:rsidRDefault="00000000" w:rsidRPr="00000000" w14:paraId="00000A3B">
      <w:pPr>
        <w:numPr>
          <w:ilvl w:val="0"/>
          <w:numId w:val="29"/>
        </w:numPr>
        <w:spacing w:after="0" w:afterAutospacing="0"/>
        <w:ind w:left="720" w:hanging="360"/>
        <w:rPr>
          <w:u w:val="none"/>
        </w:rPr>
      </w:pPr>
      <w:r w:rsidDel="00000000" w:rsidR="00000000" w:rsidRPr="00000000">
        <w:rPr>
          <w:rtl w:val="0"/>
        </w:rPr>
        <w:t xml:space="preserve">Set the </w:t>
      </w:r>
      <w:hyperlink w:anchor="_heading=h.4ydjyi9y5y20">
        <w:r w:rsidDel="00000000" w:rsidR="00000000" w:rsidRPr="00000000">
          <w:rPr>
            <w:color w:val="1155cc"/>
            <w:u w:val="single"/>
            <w:rtl w:val="0"/>
          </w:rPr>
          <w:t xml:space="preserve">Authentication Method</w:t>
        </w:r>
      </w:hyperlink>
      <w:r w:rsidDel="00000000" w:rsidR="00000000" w:rsidRPr="00000000">
        <w:rPr>
          <w:rtl w:val="0"/>
        </w:rPr>
        <w:t xml:space="preserve"> field to MQTT-BASIC.</w:t>
      </w:r>
    </w:p>
    <w:p w:rsidR="00000000" w:rsidDel="00000000" w:rsidP="00000000" w:rsidRDefault="00000000" w:rsidRPr="00000000" w14:paraId="00000A3C">
      <w:pPr>
        <w:numPr>
          <w:ilvl w:val="0"/>
          <w:numId w:val="29"/>
        </w:numPr>
        <w:spacing w:after="0" w:afterAutospacing="0" w:before="0" w:beforeAutospacing="0"/>
        <w:ind w:left="720" w:hanging="360"/>
        <w:rPr>
          <w:u w:val="none"/>
        </w:rPr>
      </w:pPr>
      <w:r w:rsidDel="00000000" w:rsidR="00000000" w:rsidRPr="00000000">
        <w:rPr>
          <w:rtl w:val="0"/>
        </w:rPr>
        <w:t xml:space="preserve">Set the </w:t>
      </w:r>
      <w:hyperlink w:anchor="_heading=h.g9mib2nvvlzy">
        <w:r w:rsidDel="00000000" w:rsidR="00000000" w:rsidRPr="00000000">
          <w:rPr>
            <w:color w:val="1155cc"/>
            <w:u w:val="single"/>
            <w:rtl w:val="0"/>
          </w:rPr>
          <w:t xml:space="preserve">Authentication Data</w:t>
        </w:r>
      </w:hyperlink>
      <w:r w:rsidDel="00000000" w:rsidR="00000000" w:rsidRPr="00000000">
        <w:rPr>
          <w:rtl w:val="0"/>
        </w:rPr>
        <w:t xml:space="preserve"> field to to:</w:t>
      </w:r>
    </w:p>
    <w:p w:rsidR="00000000" w:rsidDel="00000000" w:rsidP="00000000" w:rsidRDefault="00000000" w:rsidRPr="00000000" w14:paraId="00000A3D">
      <w:pPr>
        <w:numPr>
          <w:ilvl w:val="0"/>
          <w:numId w:val="68"/>
        </w:numPr>
        <w:spacing w:after="0" w:afterAutospacing="0" w:before="0" w:beforeAutospacing="0"/>
        <w:ind w:left="1440" w:hanging="360"/>
        <w:rPr>
          <w:u w:val="none"/>
        </w:rPr>
      </w:pPr>
      <w:r w:rsidDel="00000000" w:rsidR="00000000" w:rsidRPr="00000000">
        <w:rPr>
          <w:rtl w:val="0"/>
        </w:rPr>
        <w:t xml:space="preserve">MQTT User Name: a Two Byte Integer length followed by </w:t>
      </w:r>
      <w:r w:rsidDel="00000000" w:rsidR="00000000" w:rsidRPr="00000000">
        <w:rPr>
          <w:rtl w:val="0"/>
        </w:rPr>
        <w:t xml:space="preserve">a UTF-8 Encoded String</w:t>
      </w:r>
      <w:r w:rsidDel="00000000" w:rsidR="00000000" w:rsidRPr="00000000">
        <w:rPr>
          <w:rtl w:val="0"/>
        </w:rPr>
        <w:t xml:space="preserve"> as defined in </w:t>
      </w:r>
      <w:hyperlink w:anchor="_heading=h.49x2ik5">
        <w:r w:rsidDel="00000000" w:rsidR="00000000" w:rsidRPr="00000000">
          <w:rPr>
            <w:color w:val="1155cc"/>
            <w:u w:val="single"/>
            <w:rtl w:val="0"/>
          </w:rPr>
          <w:t xml:space="preserve">section 1.7.4</w:t>
        </w:r>
      </w:hyperlink>
      <w:r w:rsidDel="00000000" w:rsidR="00000000" w:rsidRPr="00000000">
        <w:rPr>
          <w:rtl w:val="0"/>
        </w:rPr>
        <w:t xml:space="preserve">.</w:t>
      </w:r>
    </w:p>
    <w:p w:rsidR="00000000" w:rsidDel="00000000" w:rsidP="00000000" w:rsidRDefault="00000000" w:rsidRPr="00000000" w14:paraId="00000A3E">
      <w:pPr>
        <w:numPr>
          <w:ilvl w:val="0"/>
          <w:numId w:val="68"/>
        </w:numPr>
        <w:spacing w:before="0" w:beforeAutospacing="0"/>
        <w:ind w:left="1440" w:hanging="360"/>
        <w:rPr>
          <w:u w:val="none"/>
        </w:rPr>
      </w:pPr>
      <w:r w:rsidDel="00000000" w:rsidR="00000000" w:rsidRPr="00000000">
        <w:rPr>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A3F">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A40">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This is a one-way transfer of information - the response MUST be a CONNACK, not an AUTH packet.</w:t>
      </w:r>
    </w:p>
    <w:p w:rsidR="00000000" w:rsidDel="00000000" w:rsidP="00000000" w:rsidRDefault="00000000" w:rsidRPr="00000000" w14:paraId="00000A41">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A42">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length field in front of the password is not strictly necessary as the Authentication Data field length is known, but including it makes the transfer to and from the MQTT Connect packet simpler.</w:t>
      </w:r>
      <w:r w:rsidDel="00000000" w:rsidR="00000000" w:rsidRPr="00000000">
        <w:rPr>
          <w:rtl w:val="0"/>
        </w:rPr>
      </w:r>
    </w:p>
    <w:p w:rsidR="00000000" w:rsidDel="00000000" w:rsidP="00000000" w:rsidRDefault="00000000" w:rsidRPr="00000000" w14:paraId="00000A43">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48" name="image44.png"/>
            <a:graphic>
              <a:graphicData uri="http://schemas.openxmlformats.org/drawingml/2006/picture">
                <pic:pic>
                  <pic:nvPicPr>
                    <pic:cNvPr id="0" name="image44.png"/>
                    <pic:cNvPicPr preferRelativeResize="0"/>
                  </pic:nvPicPr>
                  <pic:blipFill>
                    <a:blip r:embed="rId107"/>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A44">
      <w:pPr>
        <w:spacing w:after="120" w:before="120" w:line="360" w:lineRule="auto"/>
        <w:ind w:left="0" w:right="0" w:firstLine="0"/>
        <w:jc w:val="center"/>
        <w:rPr>
          <w:rFonts w:ascii="Arial" w:cs="Arial" w:eastAsia="Arial" w:hAnsi="Arial"/>
        </w:rPr>
      </w:pPr>
      <w:sdt>
        <w:sdtPr>
          <w:tag w:val="goog_rdk_146"/>
        </w:sdtPr>
        <w:sdtContent>
          <w:commentRangeStart w:id="98"/>
        </w:sdtContent>
      </w:sdt>
      <w:r w:rsidDel="00000000" w:rsidR="00000000" w:rsidRPr="00000000">
        <w:rPr>
          <w:color w:val="000000"/>
          <w:sz w:val="20"/>
          <w:szCs w:val="20"/>
          <w:u w:val="single"/>
          <w:shd w:fill="auto" w:val="clear"/>
          <w:rtl w:val="0"/>
        </w:rPr>
        <w:t xml:space="preserve">Table ??</w:t>
      </w:r>
      <w:commentRangeEnd w:id="98"/>
      <w:r w:rsidDel="00000000" w:rsidR="00000000" w:rsidRPr="00000000">
        <w:commentReference w:id="98"/>
      </w:r>
      <w:r w:rsidDel="00000000" w:rsidR="00000000" w:rsidRPr="00000000">
        <w:rPr>
          <w:color w:val="000000"/>
          <w:sz w:val="20"/>
          <w:szCs w:val="20"/>
          <w:u w:val="single"/>
          <w:shd w:fill="auto" w:val="clear"/>
          <w:rtl w:val="0"/>
        </w:rPr>
        <w:t xml:space="preserve">: CONNECT with MQTT User Name &amp; Password Example</w:t>
      </w:r>
      <w:r w:rsidDel="00000000" w:rsidR="00000000" w:rsidRPr="00000000">
        <w:rPr>
          <w:rtl w:val="0"/>
        </w:rPr>
      </w:r>
    </w:p>
    <w:p w:rsidR="00000000" w:rsidDel="00000000" w:rsidP="00000000" w:rsidRDefault="00000000" w:rsidRPr="00000000" w14:paraId="00000A45">
      <w:pPr>
        <w:ind w:left="0" w:firstLine="0"/>
        <w:rPr/>
      </w:pPr>
      <w:sdt>
        <w:sdtPr>
          <w:tag w:val="goog_rdk_147"/>
        </w:sdtPr>
        <w:sdtContent>
          <w:commentRangeStart w:id="99"/>
        </w:sdtContent>
      </w:sdt>
      <w:r w:rsidDel="00000000" w:rsidR="00000000" w:rsidRPr="00000000">
        <w:rPr>
          <w:rtl w:val="0"/>
        </w:rPr>
        <w:t xml:space="preserve">To support the equivalent of the MQTT </w:t>
      </w:r>
      <w:r w:rsidDel="00000000" w:rsidR="00000000" w:rsidRPr="00000000">
        <w:rPr>
          <w:rtl w:val="0"/>
        </w:rPr>
        <w:t xml:space="preserve">User Name</w:t>
      </w:r>
      <w:r w:rsidDel="00000000" w:rsidR="00000000" w:rsidRPr="00000000">
        <w:rPr>
          <w:rtl w:val="0"/>
        </w:rPr>
        <w:t xml:space="preserve"> and Password together with MQTT Enhanced Authentication, in the CONNECT packet do the following:</w:t>
      </w:r>
    </w:p>
    <w:p w:rsidR="00000000" w:rsidDel="00000000" w:rsidP="00000000" w:rsidRDefault="00000000" w:rsidRPr="00000000" w14:paraId="00000A46">
      <w:pPr>
        <w:numPr>
          <w:ilvl w:val="0"/>
          <w:numId w:val="8"/>
        </w:numPr>
        <w:spacing w:after="0" w:afterAutospacing="0"/>
        <w:ind w:left="720" w:hanging="360"/>
        <w:rPr>
          <w:u w:val="none"/>
        </w:rPr>
      </w:pPr>
      <w:r w:rsidDel="00000000" w:rsidR="00000000" w:rsidRPr="00000000">
        <w:rPr>
          <w:rtl w:val="0"/>
        </w:rPr>
        <w:t xml:space="preserve">Set the </w:t>
      </w:r>
      <w:hyperlink w:anchor="_heading=h.4ydjyi9y5y20">
        <w:r w:rsidDel="00000000" w:rsidR="00000000" w:rsidRPr="00000000">
          <w:rPr>
            <w:color w:val="1155cc"/>
            <w:u w:val="single"/>
            <w:rtl w:val="0"/>
          </w:rPr>
          <w:t xml:space="preserve">Authentication Method</w:t>
        </w:r>
      </w:hyperlink>
      <w:r w:rsidDel="00000000" w:rsidR="00000000" w:rsidRPr="00000000">
        <w:rPr>
          <w:rtl w:val="0"/>
        </w:rPr>
        <w:t xml:space="preserve"> field to MQTT-ENHANCED.</w:t>
      </w:r>
    </w:p>
    <w:p w:rsidR="00000000" w:rsidDel="00000000" w:rsidP="00000000" w:rsidRDefault="00000000" w:rsidRPr="00000000" w14:paraId="00000A47">
      <w:pPr>
        <w:numPr>
          <w:ilvl w:val="0"/>
          <w:numId w:val="8"/>
        </w:numPr>
        <w:spacing w:after="0" w:afterAutospacing="0" w:before="0" w:beforeAutospacing="0"/>
        <w:ind w:left="720" w:hanging="360"/>
        <w:rPr>
          <w:u w:val="none"/>
        </w:rPr>
      </w:pPr>
      <w:r w:rsidDel="00000000" w:rsidR="00000000" w:rsidRPr="00000000">
        <w:rPr>
          <w:rtl w:val="0"/>
        </w:rPr>
        <w:t xml:space="preserve">Set the </w:t>
      </w:r>
      <w:hyperlink w:anchor="_heading=h.g9mib2nvvlzy">
        <w:r w:rsidDel="00000000" w:rsidR="00000000" w:rsidRPr="00000000">
          <w:rPr>
            <w:color w:val="1155cc"/>
            <w:u w:val="single"/>
            <w:rtl w:val="0"/>
          </w:rPr>
          <w:t xml:space="preserve">Authentication Data</w:t>
        </w:r>
      </w:hyperlink>
      <w:r w:rsidDel="00000000" w:rsidR="00000000" w:rsidRPr="00000000">
        <w:rPr>
          <w:rtl w:val="0"/>
        </w:rPr>
        <w:t xml:space="preserve"> field to to:</w:t>
      </w:r>
    </w:p>
    <w:p w:rsidR="00000000" w:rsidDel="00000000" w:rsidP="00000000" w:rsidRDefault="00000000" w:rsidRPr="00000000" w14:paraId="00000A48">
      <w:pPr>
        <w:numPr>
          <w:ilvl w:val="1"/>
          <w:numId w:val="8"/>
        </w:numPr>
        <w:spacing w:after="0" w:afterAutospacing="0" w:before="0" w:beforeAutospacing="0"/>
        <w:ind w:left="1440" w:hanging="360"/>
        <w:rPr>
          <w:u w:val="none"/>
        </w:rPr>
      </w:pPr>
      <w:r w:rsidDel="00000000" w:rsidR="00000000" w:rsidRPr="00000000">
        <w:rPr>
          <w:rtl w:val="0"/>
        </w:rPr>
        <w:t xml:space="preserve">MQTT User Name: a Two Byte Integer length followed by a UTF-8 Encoded String as defined in </w:t>
      </w:r>
      <w:hyperlink w:anchor="_heading=h.49x2ik5">
        <w:r w:rsidDel="00000000" w:rsidR="00000000" w:rsidRPr="00000000">
          <w:rPr>
            <w:color w:val="1155cc"/>
            <w:u w:val="single"/>
            <w:rtl w:val="0"/>
          </w:rPr>
          <w:t xml:space="preserve">section 1.7.4</w:t>
        </w:r>
      </w:hyperlink>
      <w:r w:rsidDel="00000000" w:rsidR="00000000" w:rsidRPr="00000000">
        <w:rPr>
          <w:rtl w:val="0"/>
        </w:rPr>
        <w:t xml:space="preserve">.</w:t>
      </w:r>
    </w:p>
    <w:p w:rsidR="00000000" w:rsidDel="00000000" w:rsidP="00000000" w:rsidRDefault="00000000" w:rsidRPr="00000000" w14:paraId="00000A49">
      <w:pPr>
        <w:numPr>
          <w:ilvl w:val="1"/>
          <w:numId w:val="8"/>
        </w:numPr>
        <w:spacing w:after="0" w:afterAutospacing="0" w:before="0" w:beforeAutospacing="0"/>
        <w:ind w:left="1440" w:hanging="360"/>
        <w:rPr>
          <w:u w:val="none"/>
        </w:rPr>
      </w:pPr>
      <w:r w:rsidDel="00000000" w:rsidR="00000000" w:rsidRPr="00000000">
        <w:rPr>
          <w:rtl w:val="0"/>
        </w:rPr>
        <w:t xml:space="preserve">MQTT </w:t>
      </w:r>
      <w:r w:rsidDel="00000000" w:rsidR="00000000" w:rsidRPr="00000000">
        <w:rPr>
          <w:rtl w:val="0"/>
        </w:rPr>
        <w:t xml:space="preserve">Password: a Two Byte Integer length followed by binary data.</w:t>
      </w:r>
    </w:p>
    <w:p w:rsidR="00000000" w:rsidDel="00000000" w:rsidP="00000000" w:rsidRDefault="00000000" w:rsidRPr="00000000" w14:paraId="00000A4A">
      <w:pPr>
        <w:numPr>
          <w:ilvl w:val="1"/>
          <w:numId w:val="8"/>
        </w:numPr>
        <w:spacing w:after="0" w:afterAutospacing="0" w:before="0" w:beforeAutospacing="0"/>
        <w:ind w:left="1440" w:hanging="360"/>
        <w:rPr>
          <w:u w:val="none"/>
        </w:rPr>
      </w:pPr>
      <w:r w:rsidDel="00000000" w:rsidR="00000000" w:rsidRPr="00000000">
        <w:rPr>
          <w:rtl w:val="0"/>
        </w:rPr>
        <w:t xml:space="preserve">MQTT Authentication Method: a Two Byte Integer length followed by a UTF-8 Encoded String as defined in </w:t>
      </w:r>
      <w:hyperlink w:anchor="_heading=h.49x2ik5">
        <w:r w:rsidDel="00000000" w:rsidR="00000000" w:rsidRPr="00000000">
          <w:rPr>
            <w:color w:val="1155cc"/>
            <w:u w:val="single"/>
            <w:rtl w:val="0"/>
          </w:rPr>
          <w:t xml:space="preserve">section 1.7.4</w:t>
        </w:r>
      </w:hyperlink>
      <w:r w:rsidDel="00000000" w:rsidR="00000000" w:rsidRPr="00000000">
        <w:rPr>
          <w:rtl w:val="0"/>
        </w:rPr>
        <w:t xml:space="preserve"> .</w:t>
      </w:r>
    </w:p>
    <w:p w:rsidR="00000000" w:rsidDel="00000000" w:rsidP="00000000" w:rsidRDefault="00000000" w:rsidRPr="00000000" w14:paraId="00000A4B">
      <w:pPr>
        <w:numPr>
          <w:ilvl w:val="1"/>
          <w:numId w:val="8"/>
        </w:numPr>
        <w:spacing w:before="0" w:beforeAutospacing="0"/>
        <w:ind w:left="1440" w:hanging="360"/>
        <w:rPr>
          <w:u w:val="none"/>
        </w:rPr>
      </w:pPr>
      <w:r w:rsidDel="00000000" w:rsidR="00000000" w:rsidRPr="00000000">
        <w:rPr>
          <w:rtl w:val="0"/>
        </w:rPr>
        <w:t xml:space="preserve">MQTT Authentication Data: a Two Byte Integer length followed by binary data.</w:t>
      </w:r>
    </w:p>
    <w:p w:rsidR="00000000" w:rsidDel="00000000" w:rsidP="00000000" w:rsidRDefault="00000000" w:rsidRPr="00000000" w14:paraId="00000A4C">
      <w:pPr>
        <w:ind w:left="0" w:firstLine="0"/>
        <w:rPr/>
      </w:pPr>
      <w:r w:rsidDel="00000000" w:rsidR="00000000" w:rsidRPr="00000000">
        <w:rPr>
          <w:rtl w:val="0"/>
        </w:rPr>
        <w:t xml:space="preserve">In any subsequent AUTH and CONNACK packets of the authentication exchange:</w:t>
      </w:r>
    </w:p>
    <w:p w:rsidR="00000000" w:rsidDel="00000000" w:rsidP="00000000" w:rsidRDefault="00000000" w:rsidRPr="00000000" w14:paraId="00000A4D">
      <w:pPr>
        <w:numPr>
          <w:ilvl w:val="0"/>
          <w:numId w:val="32"/>
        </w:numPr>
        <w:spacing w:after="0" w:afterAutospacing="0"/>
        <w:ind w:left="720" w:hanging="360"/>
        <w:rPr>
          <w:u w:val="none"/>
        </w:rPr>
      </w:pPr>
      <w:r w:rsidDel="00000000" w:rsidR="00000000" w:rsidRPr="00000000">
        <w:rPr>
          <w:rtl w:val="0"/>
        </w:rPr>
        <w:t xml:space="preserve">The MQTT User Name and MQTT Password fields MUST not be included.</w:t>
      </w:r>
    </w:p>
    <w:p w:rsidR="00000000" w:rsidDel="00000000" w:rsidP="00000000" w:rsidRDefault="00000000" w:rsidRPr="00000000" w14:paraId="00000A4E">
      <w:pPr>
        <w:numPr>
          <w:ilvl w:val="0"/>
          <w:numId w:val="32"/>
        </w:numPr>
        <w:spacing w:before="0" w:beforeAutospacing="0"/>
        <w:ind w:left="720" w:hanging="360"/>
        <w:rPr>
          <w:u w:val="none"/>
        </w:rPr>
      </w:pPr>
      <w:r w:rsidDel="00000000" w:rsidR="00000000" w:rsidRPr="00000000">
        <w:rPr>
          <w:rtl w:val="0"/>
        </w:rPr>
        <w:t xml:space="preserve">The Authentication Method MUST remain MQTT-ENHANCED throughout.</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0A4F">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TODO: add byte diagram</w:t>
      </w:r>
    </w:p>
    <w:p w:rsidR="00000000" w:rsidDel="00000000" w:rsidP="00000000" w:rsidRDefault="00000000" w:rsidRPr="00000000" w14:paraId="00000A50">
      <w:pPr>
        <w:pStyle w:val="Heading2"/>
        <w:ind w:left="0" w:firstLine="0"/>
        <w:rPr/>
      </w:pPr>
      <w:bookmarkStart w:colFirst="0" w:colLast="0" w:name="_heading=h.v8vlgf6xm72a" w:id="300"/>
      <w:bookmarkEnd w:id="300"/>
      <w:r w:rsidDel="00000000" w:rsidR="00000000" w:rsidRPr="00000000">
        <w:rPr>
          <w:rtl w:val="0"/>
        </w:rPr>
        <w:t xml:space="preserve">4.12 Handling errors</w:t>
      </w:r>
    </w:p>
    <w:p w:rsidR="00000000" w:rsidDel="00000000" w:rsidP="00000000" w:rsidRDefault="00000000" w:rsidRPr="00000000" w14:paraId="00000A51">
      <w:pPr>
        <w:pStyle w:val="Heading3"/>
        <w:ind w:left="0" w:firstLine="0"/>
        <w:rPr/>
      </w:pPr>
      <w:bookmarkStart w:colFirst="0" w:colLast="0" w:name="_heading=h.kbby30dtgah8" w:id="301"/>
      <w:bookmarkEnd w:id="301"/>
      <w:r w:rsidDel="00000000" w:rsidR="00000000" w:rsidRPr="00000000">
        <w:rPr>
          <w:rtl w:val="0"/>
        </w:rPr>
        <w:t xml:space="preserve">4.12.1 Malformed Packet and Protocol Errors</w:t>
      </w:r>
    </w:p>
    <w:p w:rsidR="00000000" w:rsidDel="00000000" w:rsidP="00000000" w:rsidRDefault="00000000" w:rsidRPr="00000000" w14:paraId="00000A52">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A53">
      <w:pPr>
        <w:numPr>
          <w:ilvl w:val="0"/>
          <w:numId w:val="67"/>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0A54">
      <w:pPr>
        <w:numPr>
          <w:ilvl w:val="0"/>
          <w:numId w:val="67"/>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0A55">
      <w:pPr>
        <w:numPr>
          <w:ilvl w:val="0"/>
          <w:numId w:val="67"/>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0A56">
      <w:pPr>
        <w:numPr>
          <w:ilvl w:val="0"/>
          <w:numId w:val="67"/>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0A57">
      <w:pPr>
        <w:numPr>
          <w:ilvl w:val="0"/>
          <w:numId w:val="67"/>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0A58">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w:t>
      </w:r>
      <w:r w:rsidDel="00000000" w:rsidR="00000000" w:rsidRPr="00000000">
        <w:rPr>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A59">
      <w:pPr>
        <w:numPr>
          <w:ilvl w:val="0"/>
          <w:numId w:val="4"/>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0A5A">
      <w:pPr>
        <w:numPr>
          <w:ilvl w:val="0"/>
          <w:numId w:val="4"/>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0A5B">
      <w:pPr>
        <w:numPr>
          <w:ilvl w:val="0"/>
          <w:numId w:val="4"/>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0A5C">
      <w:pPr>
        <w:numPr>
          <w:ilvl w:val="0"/>
          <w:numId w:val="4"/>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0A5D">
      <w:pPr>
        <w:numPr>
          <w:ilvl w:val="0"/>
          <w:numId w:val="4"/>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0A5E">
      <w:pPr>
        <w:numPr>
          <w:ilvl w:val="0"/>
          <w:numId w:val="4"/>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0A5F">
      <w:pPr>
        <w:numPr>
          <w:ilvl w:val="0"/>
          <w:numId w:val="4"/>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0A60">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w:t>
      </w:r>
    </w:p>
    <w:p w:rsidR="00000000" w:rsidDel="00000000" w:rsidP="00000000" w:rsidRDefault="00000000" w:rsidRPr="00000000" w14:paraId="00000A61">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w:t>
      </w:r>
      <w:sdt>
        <w:sdtPr>
          <w:tag w:val="goog_rdk_148"/>
        </w:sdtPr>
        <w:sdtContent>
          <w:commentRangeStart w:id="100"/>
        </w:sdtContent>
      </w:sdt>
      <w:r w:rsidDel="00000000" w:rsidR="00000000" w:rsidRPr="00000000">
        <w:rPr>
          <w:highlight w:val="yellow"/>
          <w:rtl w:val="0"/>
        </w:rPr>
        <w:t xml:space="preserve">PUBWOS </w:t>
      </w:r>
      <w:commentRangeEnd w:id="100"/>
      <w:r w:rsidDel="00000000" w:rsidR="00000000" w:rsidRPr="00000000">
        <w:commentReference w:id="100"/>
      </w:r>
      <w:r w:rsidDel="00000000" w:rsidR="00000000" w:rsidRPr="00000000">
        <w:rPr>
          <w:highlight w:val="yellow"/>
          <w:rtl w:val="0"/>
        </w:rPr>
        <w:t xml:space="preserve">and CONNECT, the Server MAY</w:t>
      </w:r>
      <w:r w:rsidDel="00000000" w:rsidR="00000000" w:rsidRPr="00000000">
        <w:rPr>
          <w:highlight w:val="yellow"/>
          <w:rtl w:val="0"/>
        </w:rPr>
        <w:t xml:space="preserve"> </w:t>
      </w:r>
      <w:r w:rsidDel="00000000" w:rsidR="00000000" w:rsidRPr="00000000">
        <w:rPr>
          <w:highlight w:val="yellow"/>
          <w:rtl w:val="0"/>
        </w:rPr>
        <w:t xml:space="preserve">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0A62">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A63">
      <w:pPr>
        <w:pStyle w:val="Heading3"/>
        <w:ind w:left="0" w:firstLine="0"/>
        <w:rPr/>
      </w:pPr>
      <w:bookmarkStart w:colFirst="0" w:colLast="0" w:name="_heading=h.j0ufrffgt029" w:id="302"/>
      <w:bookmarkEnd w:id="302"/>
      <w:r w:rsidDel="00000000" w:rsidR="00000000" w:rsidRPr="00000000">
        <w:rPr>
          <w:rtl w:val="0"/>
        </w:rPr>
        <w:t xml:space="preserve">4.12.2 Other errors</w:t>
      </w:r>
    </w:p>
    <w:p w:rsidR="00000000" w:rsidDel="00000000" w:rsidP="00000000" w:rsidRDefault="00000000" w:rsidRPr="00000000" w14:paraId="00000A64">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A65">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A66">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0A67">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A68">
      <w:pPr>
        <w:spacing w:after="240" w:before="240" w:lineRule="auto"/>
        <w:ind w:left="0" w:right="0" w:firstLine="0"/>
        <w:rPr/>
      </w:pPr>
      <w:r w:rsidDel="00000000" w:rsidR="00000000" w:rsidRPr="00000000">
        <w:rPr>
          <w:rtl w:val="0"/>
        </w:rPr>
        <w:t xml:space="preserve">Refer to </w:t>
      </w:r>
      <w:hyperlink w:anchor="_heading=h.wh4qb21u9cfo">
        <w:r w:rsidDel="00000000" w:rsidR="00000000" w:rsidRPr="00000000">
          <w:rPr>
            <w:color w:val="1155cc"/>
            <w:u w:val="single"/>
            <w:rtl w:val="0"/>
          </w:rPr>
          <w:t xml:space="preserve">section </w:t>
        </w:r>
      </w:hyperlink>
      <w:hyperlink w:anchor="_heading=h.wh4qb21u9cfo">
        <w:r w:rsidDel="00000000" w:rsidR="00000000" w:rsidRPr="00000000">
          <w:rPr>
            <w:color w:val="1155cc"/>
            <w:u w:val="single"/>
            <w:rtl w:val="0"/>
          </w:rPr>
          <w:t xml:space="preserve">5.4.9</w:t>
        </w:r>
      </w:hyperlink>
      <w:r w:rsidDel="00000000" w:rsidR="00000000" w:rsidRPr="00000000">
        <w:rPr>
          <w:rtl w:val="0"/>
        </w:rPr>
        <w:t xml:space="preserve"> for information about handling Disallowed Unicode code points.</w:t>
      </w:r>
    </w:p>
    <w:p w:rsidR="00000000" w:rsidDel="00000000" w:rsidP="00000000" w:rsidRDefault="00000000" w:rsidRPr="00000000" w14:paraId="00000A69">
      <w:pPr>
        <w:pStyle w:val="Heading2"/>
        <w:spacing w:after="240" w:before="240" w:lineRule="auto"/>
        <w:ind w:left="0" w:right="0" w:firstLine="0"/>
        <w:rPr>
          <w:rFonts w:ascii="Arial" w:cs="Arial" w:eastAsia="Arial" w:hAnsi="Arial"/>
        </w:rPr>
      </w:pPr>
      <w:bookmarkStart w:colFirst="0" w:colLast="0" w:name="_heading=h.1vpy4wyrild2" w:id="303"/>
      <w:bookmarkEnd w:id="303"/>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0A6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to an </w:t>
      </w:r>
      <w:r w:rsidDel="00000000" w:rsidR="00000000" w:rsidRPr="00000000">
        <w:rPr>
          <w:rFonts w:ascii="Arial" w:cs="Arial" w:eastAsia="Arial" w:hAnsi="Arial"/>
          <w:rtl w:val="0"/>
        </w:rPr>
        <w:t xml:space="preserve">MQTT-SN Gateway or to an </w:t>
      </w:r>
      <w:r w:rsidDel="00000000" w:rsidR="00000000" w:rsidRPr="00000000">
        <w:rPr>
          <w:rFonts w:ascii="Arial" w:cs="Arial" w:eastAsia="Arial" w:hAnsi="Arial"/>
          <w:rtl w:val="0"/>
        </w:rPr>
        <w:t xml:space="preserve">MQTT server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0A6B">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0A6C">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6D">
      <w:pPr>
        <w:ind w:left="720" w:firstLine="0"/>
        <w:rPr>
          <w:rFonts w:ascii="Arial" w:cs="Arial" w:eastAsia="Arial" w:hAnsi="Arial"/>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0A6E">
      <w:pPr>
        <w:pStyle w:val="Heading3"/>
        <w:ind w:left="0" w:right="4" w:firstLine="0"/>
        <w:rPr>
          <w:rFonts w:ascii="Arial" w:cs="Arial" w:eastAsia="Arial" w:hAnsi="Arial"/>
        </w:rPr>
      </w:pPr>
      <w:bookmarkStart w:colFirst="0" w:colLast="0" w:name="_heading=h.3pp52gy" w:id="304"/>
      <w:bookmarkEnd w:id="304"/>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A6F">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0A7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A71">
      <w:pPr>
        <w:spacing w:after="303" w:line="259" w:lineRule="auto"/>
        <w:ind w:right="4"/>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65" name="image34.png"/>
            <a:graphic>
              <a:graphicData uri="http://schemas.openxmlformats.org/drawingml/2006/picture">
                <pic:pic>
                  <pic:nvPicPr>
                    <pic:cNvPr id="0" name="image34.png"/>
                    <pic:cNvPicPr preferRelativeResize="0"/>
                  </pic:nvPicPr>
                  <pic:blipFill>
                    <a:blip r:embed="rId108"/>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A72">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XX: Transparent Gateway scenario</w:t>
      </w:r>
    </w:p>
    <w:p w:rsidR="00000000" w:rsidDel="00000000" w:rsidP="00000000" w:rsidRDefault="00000000" w:rsidRPr="00000000" w14:paraId="00000A73">
      <w:pPr>
        <w:ind w:left="0" w:firstLine="720"/>
        <w:rPr>
          <w:b w:val="1"/>
        </w:rPr>
      </w:pPr>
      <w:r w:rsidDel="00000000" w:rsidR="00000000" w:rsidRPr="00000000">
        <w:rPr>
          <w:b w:val="1"/>
          <w:rtl w:val="0"/>
        </w:rPr>
        <w:t xml:space="preserve">Informative comment</w:t>
      </w:r>
    </w:p>
    <w:p w:rsidR="00000000" w:rsidDel="00000000" w:rsidP="00000000" w:rsidRDefault="00000000" w:rsidRPr="00000000" w14:paraId="00000A74">
      <w:pPr>
        <w:spacing w:after="352" w:lineRule="auto"/>
        <w:ind w:left="715" w:firstLine="0"/>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Gateway needs to maintain for those packets a dedicated MQTT connection with the MQTT Server. An aggregating or hybrid Gateway may use any aggregating MQTT connection to forward those packets to the MQTT Server. </w:t>
      </w:r>
      <w:r w:rsidDel="00000000" w:rsidR="00000000" w:rsidRPr="00000000">
        <w:rPr>
          <w:rtl w:val="0"/>
        </w:rPr>
      </w:r>
    </w:p>
    <w:p w:rsidR="00000000" w:rsidDel="00000000" w:rsidP="00000000" w:rsidRDefault="00000000" w:rsidRPr="00000000" w14:paraId="00000A75">
      <w:pPr>
        <w:pStyle w:val="Heading3"/>
        <w:ind w:left="0" w:right="4" w:firstLine="0"/>
        <w:rPr>
          <w:rFonts w:ascii="Arial" w:cs="Arial" w:eastAsia="Arial" w:hAnsi="Arial"/>
        </w:rPr>
      </w:pPr>
      <w:bookmarkStart w:colFirst="0" w:colLast="0" w:name="_heading=h.24ufcor" w:id="305"/>
      <w:bookmarkEnd w:id="305"/>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A76">
      <w:pPr>
        <w:spacing w:after="460" w:lineRule="auto"/>
        <w:ind w:left="-5" w:right="4" w:firstLine="0"/>
        <w:rPr>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MQTT Broker.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w:t>
      </w:r>
      <w:sdt>
        <w:sdtPr>
          <w:tag w:val="goog_rdk_149"/>
        </w:sdtPr>
        <w:sdtContent>
          <w:commentRangeStart w:id="101"/>
        </w:sdtContent>
      </w:sdt>
      <w:r w:rsidDel="00000000" w:rsidR="00000000" w:rsidRPr="00000000">
        <w:rPr>
          <w:rFonts w:ascii="Arial" w:cs="Arial" w:eastAsia="Arial" w:hAnsi="Arial"/>
          <w:rtl w:val="0"/>
        </w:rPr>
        <w:t xml:space="preserve">SAs</w:t>
      </w:r>
      <w:commentRangeEnd w:id="101"/>
      <w:r w:rsidDel="00000000" w:rsidR="00000000" w:rsidRPr="00000000">
        <w:commentReference w:id="101"/>
      </w:r>
      <w:r w:rsidDel="00000000" w:rsidR="00000000" w:rsidRPr="00000000">
        <w:rPr>
          <w:rFonts w:ascii="Arial" w:cs="Arial" w:eastAsia="Arial" w:hAnsi="Arial"/>
          <w:rtl w:val="0"/>
        </w:rPr>
        <w:t xml:space="preserve">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p>
    <w:p w:rsidR="00000000" w:rsidDel="00000000" w:rsidP="00000000" w:rsidRDefault="00000000" w:rsidRPr="00000000" w14:paraId="00000A77">
      <w:pPr>
        <w:spacing w:after="460" w:lineRule="auto"/>
        <w:ind w:left="-5" w:right="4"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63" name="image36.png"/>
            <a:graphic>
              <a:graphicData uri="http://schemas.openxmlformats.org/drawingml/2006/picture">
                <pic:pic>
                  <pic:nvPicPr>
                    <pic:cNvPr id="0" name="image36.png"/>
                    <pic:cNvPicPr preferRelativeResize="0"/>
                  </pic:nvPicPr>
                  <pic:blipFill>
                    <a:blip r:embed="rId109"/>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A78">
      <w:pPr>
        <w:spacing w:after="572" w:line="265" w:lineRule="auto"/>
        <w:jc w:val="center"/>
        <w:rPr>
          <w:rFonts w:ascii="Arial" w:cs="Arial" w:eastAsia="Arial" w:hAnsi="Arial"/>
        </w:rPr>
      </w:pPr>
      <w:r w:rsidDel="00000000" w:rsidR="00000000" w:rsidRPr="00000000">
        <w:rPr>
          <w:rFonts w:ascii="Arial" w:cs="Arial" w:eastAsia="Arial" w:hAnsi="Arial"/>
          <w:rtl w:val="0"/>
        </w:rPr>
        <w:t xml:space="preserve">Figure XX: Aggregating Gateway scenario</w:t>
      </w:r>
    </w:p>
    <w:p w:rsidR="00000000" w:rsidDel="00000000" w:rsidP="00000000" w:rsidRDefault="00000000" w:rsidRPr="00000000" w14:paraId="00000A79">
      <w:pPr>
        <w:pStyle w:val="Heading3"/>
        <w:keepLines w:val="1"/>
        <w:spacing w:after="64" w:before="0" w:line="259" w:lineRule="auto"/>
        <w:ind w:left="0" w:firstLine="0"/>
        <w:rPr/>
      </w:pPr>
      <w:bookmarkStart w:colFirst="0" w:colLast="0" w:name="_heading=h.jzpmwk" w:id="306"/>
      <w:bookmarkEnd w:id="306"/>
      <w:r w:rsidDel="00000000" w:rsidR="00000000" w:rsidRPr="00000000">
        <w:rPr>
          <w:rtl w:val="0"/>
        </w:rPr>
        <w:t xml:space="preserve">4.11.3 Forwarder encapsulator</w:t>
      </w:r>
    </w:p>
    <w:p w:rsidR="00000000" w:rsidDel="00000000" w:rsidP="00000000" w:rsidRDefault="00000000" w:rsidRPr="00000000" w14:paraId="00000A7A">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67" name="image37.png"/>
            <a:graphic>
              <a:graphicData uri="http://schemas.openxmlformats.org/drawingml/2006/picture">
                <pic:pic>
                  <pic:nvPicPr>
                    <pic:cNvPr id="0" name="image37.png"/>
                    <pic:cNvPicPr preferRelativeResize="0"/>
                  </pic:nvPicPr>
                  <pic:blipFill>
                    <a:blip r:embed="rId110"/>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A7B">
      <w:pPr>
        <w:spacing w:after="572" w:line="265" w:lineRule="auto"/>
        <w:jc w:val="center"/>
        <w:rPr>
          <w:rFonts w:ascii="Arial" w:cs="Arial" w:eastAsia="Arial" w:hAnsi="Arial"/>
        </w:rPr>
      </w:pPr>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66" name="image31.png"/>
            <a:graphic>
              <a:graphicData uri="http://schemas.openxmlformats.org/drawingml/2006/picture">
                <pic:pic>
                  <pic:nvPicPr>
                    <pic:cNvPr id="0" name="image31.png"/>
                    <pic:cNvPicPr preferRelativeResize="0"/>
                  </pic:nvPicPr>
                  <pic:blipFill>
                    <a:blip r:embed="rId111"/>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A7C">
      <w:pPr>
        <w:spacing w:after="572" w:line="265" w:lineRule="auto"/>
        <w:jc w:val="center"/>
        <w:rPr>
          <w:rFonts w:ascii="Arial" w:cs="Arial" w:eastAsia="Arial" w:hAnsi="Arial"/>
        </w:rPr>
      </w:pPr>
      <w:r w:rsidDel="00000000" w:rsidR="00000000" w:rsidRPr="00000000">
        <w:rPr>
          <w:rFonts w:ascii="Arial" w:cs="Arial" w:eastAsia="Arial" w:hAnsi="Arial"/>
          <w:rtl w:val="0"/>
        </w:rPr>
        <w:t xml:space="preserve">Figure XX: Forwarder encapsulator with Aggregating Gateway scenario</w:t>
      </w:r>
    </w:p>
    <w:p w:rsidR="00000000" w:rsidDel="00000000" w:rsidP="00000000" w:rsidRDefault="00000000" w:rsidRPr="00000000" w14:paraId="00000A7D">
      <w:pPr>
        <w:pStyle w:val="Heading3"/>
        <w:keepLines w:val="1"/>
        <w:spacing w:after="64" w:before="0" w:line="259" w:lineRule="auto"/>
        <w:ind w:left="0" w:firstLine="0"/>
        <w:rPr/>
      </w:pPr>
      <w:bookmarkStart w:colFirst="0" w:colLast="0" w:name="_heading=h.1ypnvbsijucn" w:id="307"/>
      <w:bookmarkEnd w:id="307"/>
      <w:r w:rsidDel="00000000" w:rsidR="00000000" w:rsidRPr="00000000">
        <w:rPr>
          <w:rtl w:val="0"/>
        </w:rPr>
        <w:t xml:space="preserve">4.13.4 MQTT-SN broker</w:t>
      </w:r>
    </w:p>
    <w:p w:rsidR="00000000" w:rsidDel="00000000" w:rsidP="00000000" w:rsidRDefault="00000000" w:rsidRPr="00000000" w14:paraId="00000A7E">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614834" cy="2728522"/>
            <wp:effectExtent b="0" l="0" r="0" t="0"/>
            <wp:docPr id="68" name="image38.png"/>
            <a:graphic>
              <a:graphicData uri="http://schemas.openxmlformats.org/drawingml/2006/picture">
                <pic:pic>
                  <pic:nvPicPr>
                    <pic:cNvPr id="0" name="image38.png"/>
                    <pic:cNvPicPr preferRelativeResize="0"/>
                  </pic:nvPicPr>
                  <pic:blipFill>
                    <a:blip r:embed="rId112"/>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A7F">
      <w:pPr>
        <w:spacing w:after="572" w:line="265" w:lineRule="auto"/>
        <w:jc w:val="center"/>
        <w:rPr/>
      </w:pPr>
      <w:r w:rsidDel="00000000" w:rsidR="00000000" w:rsidRPr="00000000">
        <w:rPr>
          <w:rFonts w:ascii="Arial" w:cs="Arial" w:eastAsia="Arial" w:hAnsi="Arial"/>
          <w:rtl w:val="0"/>
        </w:rPr>
        <w:t xml:space="preserve">Figure XX: MQTT-SN broker scenario</w:t>
      </w:r>
      <w:r w:rsidDel="00000000" w:rsidR="00000000" w:rsidRPr="00000000">
        <w:rPr>
          <w:rtl w:val="0"/>
        </w:rPr>
      </w:r>
    </w:p>
    <w:p w:rsidR="00000000" w:rsidDel="00000000" w:rsidP="00000000" w:rsidRDefault="00000000" w:rsidRPr="00000000" w14:paraId="00000A80">
      <w:pPr>
        <w:pStyle w:val="Heading2"/>
        <w:keepLines w:val="1"/>
        <w:spacing w:after="64" w:before="0" w:line="259" w:lineRule="auto"/>
        <w:ind w:left="0" w:right="4" w:firstLine="0"/>
        <w:rPr>
          <w:rFonts w:ascii="Arial" w:cs="Arial" w:eastAsia="Arial" w:hAnsi="Arial"/>
        </w:rPr>
      </w:pPr>
      <w:bookmarkStart w:colFirst="0" w:colLast="0" w:name="_heading=h.1j4nfs6" w:id="308"/>
      <w:bookmarkEnd w:id="308"/>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0A8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w:t>
      </w:r>
      <w:sdt>
        <w:sdtPr>
          <w:tag w:val="goog_rdk_150"/>
        </w:sdtPr>
        <w:sdtContent>
          <w:commentRangeStart w:id="102"/>
        </w:sdtContent>
      </w:sdt>
      <w:sdt>
        <w:sdtPr>
          <w:tag w:val="goog_rdk_151"/>
        </w:sdtPr>
        <w:sdtContent>
          <w:commentRangeStart w:id="103"/>
        </w:sdtContent>
      </w:sdt>
      <w:sdt>
        <w:sdtPr>
          <w:tag w:val="goog_rdk_152"/>
        </w:sdtPr>
        <w:sdtContent>
          <w:commentRangeStart w:id="104"/>
        </w:sdtContent>
      </w:sdt>
      <w:r w:rsidDel="00000000" w:rsidR="00000000" w:rsidRPr="00000000">
        <w:rPr>
          <w:rFonts w:ascii="Arial" w:cs="Arial" w:eastAsia="Arial" w:hAnsi="Arial"/>
          <w:rtl w:val="0"/>
        </w:rPr>
        <w:t xml:space="preserve">A Gateway should only advertise its presence if it is able to accept Subscriptions and forward messages.</w:t>
      </w:r>
      <w:commentRangeEnd w:id="102"/>
      <w:r w:rsidDel="00000000" w:rsidR="00000000" w:rsidRPr="00000000">
        <w:commentReference w:id="102"/>
      </w:r>
      <w:commentRangeEnd w:id="103"/>
      <w:r w:rsidDel="00000000" w:rsidR="00000000" w:rsidRPr="00000000">
        <w:commentReference w:id="103"/>
      </w:r>
      <w:commentRangeEnd w:id="104"/>
      <w:r w:rsidDel="00000000" w:rsidR="00000000" w:rsidRPr="00000000">
        <w:commentReference w:id="104"/>
      </w:r>
      <w:r w:rsidDel="00000000" w:rsidR="00000000" w:rsidRPr="00000000">
        <w:rPr>
          <w:rFonts w:ascii="Arial" w:cs="Arial" w:eastAsia="Arial" w:hAnsi="Arial"/>
          <w:rtl w:val="0"/>
        </w:rPr>
        <w:t xml:space="preserve"> For instance, a simple Transparent Gateway which is not currently connected to an MQTT Broker, should not advertise.</w:t>
      </w:r>
    </w:p>
    <w:p w:rsidR="00000000" w:rsidDel="00000000" w:rsidP="00000000" w:rsidRDefault="00000000" w:rsidRPr="00000000" w14:paraId="00000A8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53"/>
        </w:sdtPr>
        <w:sdtContent>
          <w:commentRangeStart w:id="105"/>
        </w:sdtContent>
      </w:sdt>
      <w:sdt>
        <w:sdtPr>
          <w:tag w:val="goog_rdk_154"/>
        </w:sdtPr>
        <w:sdtContent>
          <w:commentRangeStart w:id="106"/>
        </w:sdtContent>
      </w:sdt>
      <w:sdt>
        <w:sdtPr>
          <w:tag w:val="goog_rdk_155"/>
        </w:sdtPr>
        <w:sdtContent>
          <w:commentRangeStart w:id="107"/>
        </w:sdtContent>
      </w:sdt>
      <w:r w:rsidDel="00000000" w:rsidR="00000000" w:rsidRPr="00000000">
        <w:rPr>
          <w:rFonts w:ascii="Arial" w:cs="Arial" w:eastAsia="Arial" w:hAnsi="Arial"/>
          <w:highlight w:val="yellow"/>
          <w:rtl w:val="0"/>
        </w:rPr>
        <w:t xml:space="preserve">At any point in time a Client is allowed to have a Virtual Connection to only one Gateway on the same network.</w:t>
      </w:r>
      <w:commentRangeEnd w:id="105"/>
      <w:r w:rsidDel="00000000" w:rsidR="00000000" w:rsidRPr="00000000">
        <w:commentReference w:id="105"/>
      </w:r>
      <w:commentRangeEnd w:id="106"/>
      <w:r w:rsidDel="00000000" w:rsidR="00000000" w:rsidRPr="00000000">
        <w:commentReference w:id="106"/>
      </w:r>
      <w:commentRangeEnd w:id="107"/>
      <w:r w:rsidDel="00000000" w:rsidR="00000000" w:rsidRPr="00000000">
        <w:commentReference w:id="107"/>
      </w:r>
      <w:r w:rsidDel="00000000" w:rsidR="00000000" w:rsidRPr="00000000">
        <w:rPr>
          <w:rtl w:val="0"/>
        </w:rPr>
      </w:r>
    </w:p>
    <w:p w:rsidR="00000000" w:rsidDel="00000000" w:rsidP="00000000" w:rsidRDefault="00000000" w:rsidRPr="00000000" w14:paraId="00000A83">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56"/>
        </w:sdtPr>
        <w:sdtContent>
          <w:commentRangeStart w:id="108"/>
        </w:sdtContent>
      </w:sdt>
      <w:r w:rsidDel="00000000" w:rsidR="00000000" w:rsidRPr="00000000">
        <w:rPr>
          <w:rFonts w:ascii="Arial" w:cs="Arial" w:eastAsia="Arial" w:hAnsi="Arial"/>
          <w:rtl w:val="0"/>
        </w:rPr>
        <w:t xml:space="preserve">should</w:t>
      </w:r>
      <w:commentRangeEnd w:id="108"/>
      <w:r w:rsidDel="00000000" w:rsidR="00000000" w:rsidRPr="00000000">
        <w:commentReference w:id="108"/>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0A84">
      <w:pPr>
        <w:spacing w:after="26" w:lineRule="auto"/>
        <w:ind w:left="-15" w:right="4" w:firstLine="0"/>
        <w:rPr>
          <w:rFonts w:ascii="Arial" w:cs="Arial" w:eastAsia="Arial" w:hAnsi="Arial"/>
        </w:rPr>
      </w:pPr>
      <w:sdt>
        <w:sdtPr>
          <w:tag w:val="goog_rdk_157"/>
        </w:sdtPr>
        <w:sdtContent>
          <w:commentRangeStart w:id="109"/>
        </w:sdtContent>
      </w:sdt>
      <w:r w:rsidDel="00000000" w:rsidR="00000000" w:rsidRPr="00000000">
        <w:rPr>
          <w:rFonts w:ascii="Arial" w:cs="Arial" w:eastAsia="Arial" w:hAnsi="Arial"/>
          <w:rtl w:val="0"/>
        </w:rPr>
        <w:t xml:space="preserve">The time duration</w:t>
      </w:r>
      <w:commentRangeEnd w:id="109"/>
      <w:r w:rsidDel="00000000" w:rsidR="00000000" w:rsidRPr="00000000">
        <w:commentReference w:id="109"/>
      </w:r>
      <w:r w:rsidDel="00000000" w:rsidR="00000000" w:rsidRPr="00000000">
        <w:rPr>
          <w:rFonts w:ascii="Arial" w:cs="Arial" w:eastAsia="Arial" w:hAnsi="Arial"/>
          <w:rtl w:val="0"/>
        </w:rPr>
        <w:t xml:space="preserve"> </w:t>
      </w:r>
      <w:sdt>
        <w:sdtPr>
          <w:tag w:val="goog_rdk_158"/>
        </w:sdtPr>
        <w:sdtContent>
          <w:commentRangeStart w:id="110"/>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10"/>
      <w:r w:rsidDel="00000000" w:rsidR="00000000" w:rsidRPr="00000000">
        <w:commentReference w:id="110"/>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0A85">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0A86">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159"/>
        </w:sdtPr>
        <w:sdtContent>
          <w:commentRangeStart w:id="111"/>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11"/>
      <w:r w:rsidDel="00000000" w:rsidR="00000000" w:rsidRPr="00000000">
        <w:commentReference w:id="111"/>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A87">
      <w:pPr>
        <w:spacing w:after="0" w:lineRule="auto"/>
        <w:ind w:left="-15" w:right="4" w:firstLine="0"/>
        <w:rPr>
          <w:rFonts w:ascii="Arial" w:cs="Arial" w:eastAsia="Arial" w:hAnsi="Arial"/>
        </w:rPr>
      </w:pPr>
      <w:sdt>
        <w:sdtPr>
          <w:tag w:val="goog_rdk_160"/>
        </w:sdtPr>
        <w:sdtContent>
          <w:commentRangeStart w:id="112"/>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0A88">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0A89">
      <w:pPr>
        <w:spacing w:after="13" w:lineRule="auto"/>
        <w:ind w:left="-15" w:right="4" w:firstLine="0"/>
        <w:rPr>
          <w:rFonts w:ascii="Arial" w:cs="Arial" w:eastAsia="Arial" w:hAnsi="Arial"/>
        </w:rPr>
      </w:pPr>
      <w:sdt>
        <w:sdtPr>
          <w:tag w:val="goog_rdk_161"/>
        </w:sdtPr>
        <w:sdtContent>
          <w:commentRangeStart w:id="113"/>
        </w:sdtContent>
      </w:sdt>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w:t>
      </w:r>
      <w:commentRangeEnd w:id="113"/>
      <w:r w:rsidDel="00000000" w:rsidR="00000000" w:rsidRPr="00000000">
        <w:commentReference w:id="113"/>
      </w:r>
      <w:r w:rsidDel="00000000" w:rsidR="00000000" w:rsidRPr="00000000">
        <w:rPr>
          <w:rFonts w:ascii="Arial" w:cs="Arial" w:eastAsia="Arial" w:hAnsi="Arial"/>
          <w:rtl w:val="0"/>
        </w:rPr>
        <w:t xml:space="preserve">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0A8A">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0A8B">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w:t>
      </w:r>
      <w:hyperlink w:anchor="_heading=h.1csj400">
        <w:r w:rsidDel="00000000" w:rsidR="00000000" w:rsidRPr="00000000">
          <w:rPr>
            <w:rFonts w:ascii="Arial" w:cs="Arial" w:eastAsia="Arial" w:hAnsi="Arial"/>
            <w:color w:val="1155cc"/>
            <w:u w:val="single"/>
            <w:rtl w:val="0"/>
          </w:rPr>
          <w:t xml:space="preserve">A</w:t>
        </w:r>
      </w:hyperlink>
      <w:hyperlink w:anchor="_heading=h.1csj400">
        <w:r w:rsidDel="00000000" w:rsidR="00000000" w:rsidRPr="00000000">
          <w:rPr>
            <w:rFonts w:ascii="Arial" w:cs="Arial" w:eastAsia="Arial" w:hAnsi="Arial"/>
            <w:color w:val="1155cc"/>
            <w:u w:val="single"/>
            <w:rtl w:val="0"/>
          </w:rPr>
          <w:t xml:space="preserve">ppendix</w:t>
        </w:r>
      </w:hyperlink>
      <w:hyperlink w:anchor="_heading=h.1csj400">
        <w:r w:rsidDel="00000000" w:rsidR="00000000" w:rsidRPr="00000000">
          <w:rPr>
            <w:rFonts w:ascii="Arial" w:cs="Arial" w:eastAsia="Arial" w:hAnsi="Arial"/>
            <w:color w:val="1155cc"/>
            <w:u w:val="single"/>
            <w:rtl w:val="0"/>
          </w:rPr>
          <w:t xml:space="preserve"> 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A8C">
      <w:pPr>
        <w:pStyle w:val="Heading2"/>
        <w:keepLines w:val="1"/>
        <w:spacing w:after="64" w:before="0" w:line="259" w:lineRule="auto"/>
        <w:ind w:left="0" w:firstLine="0"/>
        <w:rPr>
          <w:rFonts w:ascii="Arial" w:cs="Arial" w:eastAsia="Arial" w:hAnsi="Arial"/>
        </w:rPr>
      </w:pPr>
      <w:bookmarkStart w:colFirst="0" w:colLast="0" w:name="_heading=h.3mj2wkv" w:id="309"/>
      <w:bookmarkEnd w:id="309"/>
      <w:r w:rsidDel="00000000" w:rsidR="00000000" w:rsidRPr="00000000">
        <w:rPr>
          <w:rFonts w:ascii="Arial" w:cs="Arial" w:eastAsia="Arial" w:hAnsi="Arial"/>
          <w:rtl w:val="0"/>
        </w:rPr>
        <w:t xml:space="preserve">4.15 Client states</w:t>
      </w:r>
    </w:p>
    <w:p w:rsidR="00000000" w:rsidDel="00000000" w:rsidP="00000000" w:rsidRDefault="00000000" w:rsidRPr="00000000" w14:paraId="00000A8D">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146800"/>
            <wp:effectExtent b="0" l="0" r="0" t="0"/>
            <wp:docPr id="26" name="image20.png"/>
            <a:graphic>
              <a:graphicData uri="http://schemas.openxmlformats.org/drawingml/2006/picture">
                <pic:pic>
                  <pic:nvPicPr>
                    <pic:cNvPr id="0" name="image20.png"/>
                    <pic:cNvPicPr preferRelativeResize="0"/>
                  </pic:nvPicPr>
                  <pic:blipFill>
                    <a:blip r:embed="rId113"/>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A8E">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r w:rsidDel="00000000" w:rsidR="00000000" w:rsidRPr="00000000">
        <w:rPr>
          <w:rFonts w:ascii="Arial" w:cs="Arial" w:eastAsia="Arial" w:hAnsi="Arial"/>
          <w:rtl w:val="0"/>
        </w:rPr>
        <w:t xml:space="preserve">The Server View of the Client State</w:t>
      </w:r>
      <w:r w:rsidDel="00000000" w:rsidR="00000000" w:rsidRPr="00000000">
        <w:rPr>
          <w:rtl w:val="0"/>
        </w:rPr>
      </w:r>
    </w:p>
    <w:p w:rsidR="00000000" w:rsidDel="00000000" w:rsidP="00000000" w:rsidRDefault="00000000" w:rsidRPr="00000000" w14:paraId="00000A8F">
      <w:pPr>
        <w:rPr>
          <w:rFonts w:ascii="Arial" w:cs="Arial" w:eastAsia="Arial" w:hAnsi="Arial"/>
        </w:rPr>
      </w:pPr>
      <w:r w:rsidDel="00000000" w:rsidR="00000000" w:rsidRPr="00000000">
        <w:rPr>
          <w:rFonts w:ascii="Arial" w:cs="Arial" w:eastAsia="Arial" w:hAnsi="Arial"/>
          <w:rtl w:val="0"/>
        </w:rPr>
        <w:t xml:space="preserve">At any given point in time, a Client may be in one of 4</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states</w:t>
      </w:r>
      <w:r w:rsidDel="00000000" w:rsidR="00000000" w:rsidRPr="00000000">
        <w:rPr>
          <w:rFonts w:ascii="Arial" w:cs="Arial" w:eastAsia="Arial" w:hAnsi="Arial"/>
          <w:rtl w:val="0"/>
        </w:rPr>
        <w:t xml:space="preserve"> from the perspective of the Gateway</w:t>
      </w:r>
      <w:r w:rsidDel="00000000" w:rsidR="00000000" w:rsidRPr="00000000">
        <w:rPr>
          <w:rFonts w:ascii="Arial" w:cs="Arial" w:eastAsia="Arial" w:hAnsi="Arial"/>
          <w:rtl w:val="0"/>
        </w:rPr>
        <w:t xml:space="preserve">. Transition through these states is governed by a sequence of packets between Client and Gateway and mediated by timers resident on the gateway. A Client is in the Active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state when the Gateway receives a CONNECT packet from that Client. This state is supervised by the gateway with the Keep Alive timer. If the gateway does not receive any packet from the client for a time longer than the keep alive interval (set in the CONNECT packet) plus grace period of 50%, the Gateway will consider that client as Disconnected</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and activate for example the Will feature for that client. The Disconnected  state is governed by the Session Expiry timer - on expiry the Gateway is free to remove the Client session and delete the Client from its records (no state, or None). A client moves into the Asleep state by issuing a SLEEPREQ packet, and confirming that request by waiting for a SLEEPRESP packet. For more information on the sleep state, please refer to </w:t>
      </w:r>
      <w:hyperlink w:anchor="_heading=h.pj8yyjomhafn">
        <w:r w:rsidDel="00000000" w:rsidR="00000000" w:rsidRPr="00000000">
          <w:rPr>
            <w:rFonts w:ascii="Arial" w:cs="Arial" w:eastAsia="Arial" w:hAnsi="Arial"/>
            <w:color w:val="1155cc"/>
            <w:u w:val="single"/>
            <w:rtl w:val="0"/>
          </w:rPr>
          <w:t xml:space="preserve">section 4.15.3</w:t>
        </w:r>
      </w:hyperlink>
      <w:r w:rsidDel="00000000" w:rsidR="00000000" w:rsidRPr="00000000">
        <w:rPr>
          <w:rFonts w:ascii="Arial" w:cs="Arial" w:eastAsia="Arial" w:hAnsi="Arial"/>
          <w:rtl w:val="0"/>
        </w:rPr>
        <w:t xml:space="preserve">.</w:t>
      </w:r>
    </w:p>
    <w:p w:rsidR="00000000" w:rsidDel="00000000" w:rsidP="00000000" w:rsidRDefault="00000000" w:rsidRPr="00000000" w14:paraId="00000A90">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4953000"/>
            <wp:effectExtent b="0" l="0" r="0" t="0"/>
            <wp:docPr id="36" name="image35.png"/>
            <a:graphic>
              <a:graphicData uri="http://schemas.openxmlformats.org/drawingml/2006/picture">
                <pic:pic>
                  <pic:nvPicPr>
                    <pic:cNvPr id="0" name="image35.png"/>
                    <pic:cNvPicPr preferRelativeResize="0"/>
                  </pic:nvPicPr>
                  <pic:blipFill>
                    <a:blip r:embed="rId114"/>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A91">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  </w:t>
      </w:r>
      <w:r w:rsidDel="00000000" w:rsidR="00000000" w:rsidRPr="00000000">
        <w:rPr>
          <w:rFonts w:ascii="Arial" w:cs="Arial" w:eastAsia="Arial" w:hAnsi="Arial"/>
          <w:rtl w:val="0"/>
        </w:rPr>
        <w:t xml:space="preserve">The Client View of the Client State</w:t>
      </w:r>
      <w:r w:rsidDel="00000000" w:rsidR="00000000" w:rsidRPr="00000000">
        <w:rPr>
          <w:rtl w:val="0"/>
        </w:rPr>
      </w:r>
    </w:p>
    <w:p w:rsidR="00000000" w:rsidDel="00000000" w:rsidP="00000000" w:rsidRDefault="00000000" w:rsidRPr="00000000" w14:paraId="00000A92">
      <w:pPr>
        <w:spacing w:after="0" w:line="259" w:lineRule="auto"/>
        <w:ind w:left="705"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A93">
      <w:pPr>
        <w:spacing w:after="303" w:line="259" w:lineRule="auto"/>
        <w:ind w:left="705" w:firstLine="0"/>
        <w:rPr>
          <w:rFonts w:ascii="Arial" w:cs="Arial" w:eastAsia="Arial" w:hAnsi="Arial"/>
        </w:rPr>
      </w:pPr>
      <w:r w:rsidDel="00000000" w:rsidR="00000000" w:rsidRPr="00000000">
        <w:rPr>
          <w:rFonts w:ascii="Arial" w:cs="Arial" w:eastAsia="Arial" w:hAnsi="Arial"/>
          <w:rtl w:val="0"/>
        </w:rPr>
        <w:t xml:space="preserve">In the previous version of MQTT-SN there existed the idea of a Lost state, which was identical to the Disconnected state, except that it was reached by a timer expiry on the Gateway rather than an explicit Disconnect request from the Client. As the Lost state was not really different from Disconnected except for the history of Client events, similar information may be kept by the Gateway, in for instance its administrative logs.</w:t>
      </w:r>
    </w:p>
    <w:p w:rsidR="00000000" w:rsidDel="00000000" w:rsidP="00000000" w:rsidRDefault="00000000" w:rsidRPr="00000000" w14:paraId="00000A94">
      <w:pPr>
        <w:spacing w:after="303" w:line="259" w:lineRule="auto"/>
        <w:ind w:left="0" w:firstLine="0"/>
        <w:rPr>
          <w:rFonts w:ascii="Arial" w:cs="Arial" w:eastAsia="Arial" w:hAnsi="Arial"/>
        </w:rPr>
      </w:pPr>
      <w:r w:rsidDel="00000000" w:rsidR="00000000" w:rsidRPr="00000000">
        <w:rPr>
          <w:rFonts w:ascii="Arial" w:cs="Arial" w:eastAsia="Arial" w:hAnsi="Arial"/>
          <w:rtl w:val="0"/>
        </w:rPr>
        <w:t xml:space="preserve">Here follows a summary of the Client states and transitions set out in a table.</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A9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A96">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A97">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A98">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A99">
            <w:pPr>
              <w:rPr>
                <w:rFonts w:ascii="Arial" w:cs="Arial" w:eastAsia="Arial" w:hAnsi="Arial"/>
              </w:rPr>
            </w:pPr>
            <w:r w:rsidDel="00000000" w:rsidR="00000000" w:rsidRPr="00000000">
              <w:rPr>
                <w:rFonts w:ascii="Arial" w:cs="Arial" w:eastAsia="Arial" w:hAnsi="Arial"/>
                <w:rtl w:val="0"/>
              </w:rPr>
              <w:t xml:space="preserve">The Client is unknown to the Gateway. There is no Session State nor Virtual Connection.</w:t>
            </w:r>
          </w:p>
        </w:tc>
        <w:tc>
          <w:tcPr/>
          <w:p w:rsidR="00000000" w:rsidDel="00000000" w:rsidP="00000000" w:rsidRDefault="00000000" w:rsidRPr="00000000" w14:paraId="00000A9A">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A9B">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A9C">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Gateway by way of a CONNECT. The Gateway has Session state for this Client, but there is no Virtual Connection.</w:t>
            </w:r>
          </w:p>
          <w:p w:rsidR="00000000" w:rsidDel="00000000" w:rsidP="00000000" w:rsidRDefault="00000000" w:rsidRPr="00000000" w14:paraId="00000A9D">
            <w:pPr>
              <w:rPr>
                <w:rFonts w:ascii="Arial" w:cs="Arial" w:eastAsia="Arial" w:hAnsi="Arial"/>
                <w:b w:val="1"/>
              </w:rPr>
            </w:pPr>
            <w:r w:rsidDel="00000000" w:rsidR="00000000" w:rsidRPr="00000000">
              <w:rPr>
                <w:rFonts w:ascii="Arial" w:cs="Arial" w:eastAsia="Arial" w:hAnsi="Arial"/>
                <w:rtl w:val="0"/>
              </w:rPr>
              <w:t xml:space="preserve">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Disconnected client</w:t>
            </w:r>
            <w:r w:rsidDel="00000000" w:rsidR="00000000" w:rsidRPr="00000000">
              <w:rPr>
                <w:rFonts w:ascii="Arial" w:cs="Arial" w:eastAsia="Arial" w:hAnsi="Arial"/>
                <w:b w:val="1"/>
                <w:rtl w:val="0"/>
              </w:rPr>
              <w:t xml:space="preserve">. </w:t>
            </w:r>
          </w:p>
          <w:p w:rsidR="00000000" w:rsidDel="00000000" w:rsidP="00000000" w:rsidRDefault="00000000" w:rsidRPr="00000000" w14:paraId="00000A9E">
            <w:pPr>
              <w:rPr>
                <w:rFonts w:ascii="Arial" w:cs="Arial" w:eastAsia="Arial" w:hAnsi="Arial"/>
                <w:b w:val="1"/>
              </w:rPr>
            </w:pPr>
            <w:r w:rsidDel="00000000" w:rsidR="00000000" w:rsidRPr="00000000">
              <w:rPr>
                <w:rFonts w:ascii="Arial" w:cs="Arial" w:eastAsia="Arial" w:hAnsi="Arial"/>
                <w:rtl w:val="0"/>
              </w:rPr>
              <w:t xml:space="preserve">Any packet received from a Disconnected Client should not be processed and a DISCONNECT with error should be sent in response, unless the packet received is PUBWOS.</w:t>
            </w:r>
            <w:r w:rsidDel="00000000" w:rsidR="00000000" w:rsidRPr="00000000">
              <w:rPr>
                <w:rtl w:val="0"/>
              </w:rPr>
            </w:r>
          </w:p>
          <w:p w:rsidR="00000000" w:rsidDel="00000000" w:rsidP="00000000" w:rsidRDefault="00000000" w:rsidRPr="00000000" w14:paraId="00000A9F">
            <w:pPr>
              <w:rPr>
                <w:rFonts w:ascii="Arial" w:cs="Arial" w:eastAsia="Arial" w:hAnsi="Arial"/>
                <w:b w:val="1"/>
              </w:rPr>
            </w:pPr>
            <w:r w:rsidDel="00000000" w:rsidR="00000000" w:rsidRPr="00000000">
              <w:rPr>
                <w:rFonts w:ascii="Arial" w:cs="Arial" w:eastAsia="Arial" w:hAnsi="Arial"/>
                <w:rtl w:val="0"/>
              </w:rPr>
              <w:t xml:space="preserve">From here a Client may transition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AA0">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A1">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AA2">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AA3">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gateway with the associated Keep Alive timer.</w:t>
            </w:r>
          </w:p>
          <w:p w:rsidR="00000000" w:rsidDel="00000000" w:rsidP="00000000" w:rsidRDefault="00000000" w:rsidRPr="00000000" w14:paraId="00000AA4">
            <w:pPr>
              <w:rPr>
                <w:rFonts w:ascii="Arial" w:cs="Arial" w:eastAsia="Arial" w:hAnsi="Arial"/>
              </w:rPr>
            </w:pPr>
            <w:r w:rsidDel="00000000" w:rsidR="00000000" w:rsidRPr="00000000">
              <w:rPr>
                <w:rFonts w:ascii="Arial" w:cs="Arial" w:eastAsia="Arial" w:hAnsi="Arial"/>
                <w:rtl w:val="0"/>
              </w:rPr>
              <w:t xml:space="preserve">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AA5">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A6">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A7">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p>
        </w:tc>
        <w:tc>
          <w:tcPr/>
          <w:p w:rsidR="00000000" w:rsidDel="00000000" w:rsidP="00000000" w:rsidRDefault="00000000" w:rsidRPr="00000000" w14:paraId="00000AA8">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Retry timeout). </w:t>
            </w:r>
          </w:p>
        </w:tc>
        <w:tc>
          <w:tcPr/>
          <w:p w:rsidR="00000000" w:rsidDel="00000000" w:rsidP="00000000" w:rsidRDefault="00000000" w:rsidRPr="00000000" w14:paraId="00000AA9">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AA">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AB">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AC">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AD">
            <w:pPr>
              <w:rPr>
                <w:rFonts w:ascii="Arial" w:cs="Arial" w:eastAsia="Arial" w:hAnsi="Arial"/>
              </w:rPr>
            </w:pPr>
            <w:r w:rsidDel="00000000" w:rsidR="00000000" w:rsidRPr="00000000">
              <w:rPr>
                <w:rFonts w:ascii="Arial" w:cs="Arial" w:eastAsia="Arial" w:hAnsi="Arial"/>
                <w:rtl w:val="0"/>
              </w:rPr>
              <w:t xml:space="preserve">The Client is partially engaged in an ongoing session and a Virtual Connection exists. </w:t>
            </w:r>
            <w:r w:rsidDel="00000000" w:rsidR="00000000" w:rsidRPr="00000000">
              <w:rPr>
                <w:rFonts w:ascii="Arial" w:cs="Arial" w:eastAsia="Arial" w:hAnsi="Arial"/>
                <w:highlight w:val="yellow"/>
                <w:rtl w:val="0"/>
              </w:rPr>
              <w:t xml:space="preserve">The Client MUST not send ANY packets other than those involved in the receipt of PUBLISH packets (PUBACK, PUBREC, PUBCOMP, REGACK) or a DISCONNECT to transition to </w:t>
            </w:r>
            <w:r w:rsidDel="00000000" w:rsidR="00000000" w:rsidRPr="00000000">
              <w:rPr>
                <w:rFonts w:ascii="Arial" w:cs="Arial" w:eastAsia="Arial" w:hAnsi="Arial"/>
                <w:b w:val="1"/>
                <w:highlight w:val="yellow"/>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(on Keep Alive or Retry timeout for the possible PUBACK, PUBREL, PUBREC, PUBCOMP or REGACK packets to be received from the Client).</w:t>
            </w:r>
          </w:p>
        </w:tc>
        <w:tc>
          <w:tcPr/>
          <w:p w:rsidR="00000000" w:rsidDel="00000000" w:rsidP="00000000" w:rsidRDefault="00000000" w:rsidRPr="00000000" w14:paraId="00000AAE">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AF">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B0">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B1">
      <w:pPr>
        <w:ind w:left="0" w:firstLine="0"/>
        <w:jc w:val="center"/>
        <w:rPr/>
      </w:pPr>
      <w:r w:rsidDel="00000000" w:rsidR="00000000" w:rsidRPr="00000000">
        <w:rPr>
          <w:rtl w:val="0"/>
        </w:rPr>
        <w:t xml:space="preserve">Table ???: Client States</w:t>
      </w:r>
    </w:p>
    <w:p w:rsidR="00000000" w:rsidDel="00000000" w:rsidP="00000000" w:rsidRDefault="00000000" w:rsidRPr="00000000" w14:paraId="00000AB2">
      <w:pPr>
        <w:pStyle w:val="Heading3"/>
        <w:ind w:left="0" w:firstLine="0"/>
        <w:rPr/>
      </w:pPr>
      <w:bookmarkStart w:colFirst="0" w:colLast="0" w:name="_heading=h.qfa0p4gzzbmu" w:id="310"/>
      <w:bookmarkEnd w:id="310"/>
      <w:r w:rsidDel="00000000" w:rsidR="00000000" w:rsidRPr="00000000">
        <w:rPr>
          <w:rtl w:val="0"/>
        </w:rPr>
        <w:t xml:space="preserve">4.15.1 Gateway timers</w:t>
      </w:r>
    </w:p>
    <w:p w:rsidR="00000000" w:rsidDel="00000000" w:rsidP="00000000" w:rsidRDefault="00000000" w:rsidRPr="00000000" w14:paraId="00000AB3">
      <w:pPr>
        <w:rPr/>
      </w:pPr>
      <w:r w:rsidDel="00000000" w:rsidR="00000000" w:rsidRPr="00000000">
        <w:rPr>
          <w:rtl w:val="0"/>
        </w:rPr>
        <w:t xml:space="preserve">The following timers are managed by a Gateway per Client to handle the Client states:</w:t>
      </w:r>
      <w:r w:rsidDel="00000000" w:rsidR="00000000" w:rsidRPr="00000000">
        <w:rPr>
          <w:rtl w:val="0"/>
        </w:rPr>
      </w:r>
    </w:p>
    <w:sdt>
      <w:sdtPr>
        <w:lock w:val="contentLocked"/>
        <w:tag w:val="goog_rdk_162"/>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B4">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Resulting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B9">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ddeoix">
                  <w:r w:rsidDel="00000000" w:rsidR="00000000" w:rsidRPr="00000000">
                    <w:rPr>
                      <w:color w:val="1155cc"/>
                      <w:u w:val="single"/>
                      <w:rtl w:val="0"/>
                    </w:rPr>
                    <w:t xml:space="preserve">section 4.15.4</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BE">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section 4.15.3</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C3">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section 4.1.1</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C8">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section 4.4</w:t>
                  </w:r>
                </w:hyperlink>
                <w:r w:rsidDel="00000000" w:rsidR="00000000" w:rsidRPr="00000000">
                  <w:rPr>
                    <w:rtl w:val="0"/>
                  </w:rPr>
                </w:r>
              </w:p>
            </w:tc>
          </w:tr>
        </w:tbl>
      </w:sdtContent>
    </w:sdt>
    <w:p w:rsidR="00000000" w:rsidDel="00000000" w:rsidP="00000000" w:rsidRDefault="00000000" w:rsidRPr="00000000" w14:paraId="00000ACF">
      <w:pPr>
        <w:spacing w:before="0" w:lineRule="auto"/>
        <w:ind w:left="0" w:firstLine="0"/>
        <w:jc w:val="center"/>
        <w:rPr/>
      </w:pPr>
      <w:r w:rsidDel="00000000" w:rsidR="00000000" w:rsidRPr="00000000">
        <w:rPr>
          <w:rtl w:val="0"/>
        </w:rPr>
        <w:t xml:space="preserve">Table ???: Gateway Timers</w:t>
      </w:r>
    </w:p>
    <w:p w:rsidR="00000000" w:rsidDel="00000000" w:rsidP="00000000" w:rsidRDefault="00000000" w:rsidRPr="00000000" w14:paraId="00000AD0">
      <w:pPr>
        <w:pStyle w:val="Heading4"/>
        <w:ind w:left="0" w:firstLine="0"/>
        <w:rPr/>
      </w:pPr>
      <w:bookmarkStart w:colFirst="0" w:colLast="0" w:name="_heading=h.4ihyjke" w:id="311"/>
      <w:bookmarkEnd w:id="311"/>
      <w:r w:rsidDel="00000000" w:rsidR="00000000" w:rsidRPr="00000000">
        <w:rPr>
          <w:rtl w:val="0"/>
        </w:rPr>
        <w:t xml:space="preserve">4.15.1.1 Timer and Counter Values (Informative)</w:t>
      </w:r>
    </w:p>
    <w:p w:rsidR="00000000" w:rsidDel="00000000" w:rsidP="00000000" w:rsidRDefault="00000000" w:rsidRPr="00000000" w14:paraId="00000AD1">
      <w:pPr>
        <w:spacing w:after="9" w:lineRule="auto"/>
        <w:ind w:left="-5"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19"/>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AD2">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AD3">
            <w:pPr>
              <w:spacing w:after="0" w:line="259" w:lineRule="auto"/>
              <w:jc w:val="center"/>
              <w:rPr>
                <w:rFonts w:ascii="Arial" w:cs="Arial" w:eastAsia="Arial" w:hAnsi="Arial"/>
                <w:b w:val="1"/>
              </w:rPr>
            </w:pPr>
            <w:sdt>
              <w:sdtPr>
                <w:tag w:val="goog_rdk_163"/>
              </w:sdtPr>
              <w:sdtContent>
                <w:commentRangeStart w:id="114"/>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4">
            <w:pPr>
              <w:spacing w:after="0" w:line="259" w:lineRule="auto"/>
              <w:rPr>
                <w:rFonts w:ascii="Arial" w:cs="Arial" w:eastAsia="Arial" w:hAnsi="Arial"/>
                <w:sz w:val="20"/>
                <w:szCs w:val="20"/>
                <w:vertAlign w:val="subscript"/>
              </w:rPr>
            </w:pPr>
            <w:commentRangeEnd w:id="114"/>
            <w:r w:rsidDel="00000000" w:rsidR="00000000" w:rsidRPr="00000000">
              <w:commentReference w:id="114"/>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5">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6">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7">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8">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9">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A">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B">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C">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D">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E">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F">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0">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1">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2">
            <w:pPr>
              <w:spacing w:after="0" w:line="259" w:lineRule="auto"/>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3">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AE4">
      <w:pPr>
        <w:spacing w:after="211" w:line="265" w:lineRule="auto"/>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0AE5">
      <w:pPr>
        <w:spacing w:after="354" w:lineRule="auto"/>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r w:rsidDel="00000000" w:rsidR="00000000" w:rsidRPr="00000000">
        <w:rPr>
          <w:rtl w:val="0"/>
        </w:rPr>
      </w:r>
    </w:p>
    <w:p w:rsidR="00000000" w:rsidDel="00000000" w:rsidP="00000000" w:rsidRDefault="00000000" w:rsidRPr="00000000" w14:paraId="00000AE6">
      <w:pPr>
        <w:pStyle w:val="Heading3"/>
        <w:keepLines w:val="1"/>
        <w:spacing w:after="64" w:before="0" w:line="259" w:lineRule="auto"/>
        <w:ind w:left="0" w:firstLine="0"/>
        <w:rPr/>
      </w:pPr>
      <w:bookmarkStart w:colFirst="0" w:colLast="0" w:name="_heading=h.gtnh0h" w:id="312"/>
      <w:bookmarkEnd w:id="312"/>
      <w:r w:rsidDel="00000000" w:rsidR="00000000" w:rsidRPr="00000000">
        <w:rPr>
          <w:rtl w:val="0"/>
        </w:rPr>
        <w:t xml:space="preserve">4.15.2 Clean start</w:t>
      </w:r>
    </w:p>
    <w:p w:rsidR="00000000" w:rsidDel="00000000" w:rsidP="00000000" w:rsidRDefault="00000000" w:rsidRPr="00000000" w14:paraId="00000AE7">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session state is retained for no less than the session expiration interval. The session state is persistent and valid for new (non clean start) sessions, until the client establishes a new session with the “clean start” flag set or the idle time exceeds the session expiry interval associated with the session.</w:t>
      </w:r>
    </w:p>
    <w:p w:rsidR="00000000" w:rsidDel="00000000" w:rsidP="00000000" w:rsidRDefault="00000000" w:rsidRPr="00000000" w14:paraId="00000AE8">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0AE9">
      <w:pPr>
        <w:numPr>
          <w:ilvl w:val="0"/>
          <w:numId w:val="36"/>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state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0AEA">
      <w:pPr>
        <w:numPr>
          <w:ilvl w:val="0"/>
          <w:numId w:val="36"/>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w:t>
      </w:r>
      <w:sdt>
        <w:sdtPr>
          <w:tag w:val="goog_rdk_164"/>
        </w:sdtPr>
        <w:sdtContent>
          <w:ins w:author="davide.lenzarini@u-blox.com" w:id="23" w:date="2024-08-08T12:41:57Z">
            <w:r w:rsidDel="00000000" w:rsidR="00000000" w:rsidRPr="00000000">
              <w:rPr>
                <w:rFonts w:ascii="Arial" w:cs="Arial" w:eastAsia="Arial" w:hAnsi="Arial"/>
                <w:rtl w:val="0"/>
              </w:rPr>
              <w:t xml:space="preserve">session state data </w:t>
            </w:r>
          </w:ins>
        </w:sdtContent>
      </w:sdt>
      <w:sdt>
        <w:sdtPr>
          <w:tag w:val="goog_rdk_165"/>
        </w:sdtPr>
        <w:sdtContent>
          <w:del w:author="davide.lenzarini@u-blox.com" w:id="23" w:date="2024-08-08T12:41:57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Will data, if present, related to the client and it will return CONNACK.</w:t>
      </w:r>
    </w:p>
    <w:p w:rsidR="00000000" w:rsidDel="00000000" w:rsidP="00000000" w:rsidRDefault="00000000" w:rsidRPr="00000000" w14:paraId="00000AEB">
      <w:pPr>
        <w:numPr>
          <w:ilvl w:val="0"/>
          <w:numId w:val="36"/>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w:t>
      </w:r>
      <w:sdt>
        <w:sdtPr>
          <w:tag w:val="goog_rdk_166"/>
        </w:sdtPr>
        <w:sdtContent>
          <w:ins w:author="davide.lenzarini@u-blox.com" w:id="24" w:date="2024-08-08T12:42:18Z">
            <w:r w:rsidDel="00000000" w:rsidR="00000000" w:rsidRPr="00000000">
              <w:rPr>
                <w:rFonts w:ascii="Arial" w:cs="Arial" w:eastAsia="Arial" w:hAnsi="Arial"/>
                <w:rtl w:val="0"/>
              </w:rPr>
              <w:t xml:space="preserve">session state </w:t>
            </w:r>
          </w:ins>
        </w:sdtContent>
      </w:sdt>
      <w:r w:rsidDel="00000000" w:rsidR="00000000" w:rsidRPr="00000000">
        <w:rPr>
          <w:rFonts w:ascii="Arial" w:cs="Arial" w:eastAsia="Arial" w:hAnsi="Arial"/>
          <w:rtl w:val="0"/>
        </w:rPr>
        <w:t xml:space="preserve">data and it will overwrite, if present, or add the Will data related to the client with the content of the CONNECT Will optional fields and it will return CONNACK.</w:t>
      </w:r>
    </w:p>
    <w:p w:rsidR="00000000" w:rsidDel="00000000" w:rsidP="00000000" w:rsidRDefault="00000000" w:rsidRPr="00000000" w14:paraId="00000AEC">
      <w:pPr>
        <w:numPr>
          <w:ilvl w:val="0"/>
          <w:numId w:val="36"/>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w:t>
      </w:r>
      <w:sdt>
        <w:sdtPr>
          <w:tag w:val="goog_rdk_167"/>
        </w:sdtPr>
        <w:sdtContent>
          <w:ins w:author="davide.lenzarini@u-blox.com" w:id="25" w:date="2024-08-08T12:42:42Z">
            <w:r w:rsidDel="00000000" w:rsidR="00000000" w:rsidRPr="00000000">
              <w:rPr>
                <w:rFonts w:ascii="Arial" w:cs="Arial" w:eastAsia="Arial" w:hAnsi="Arial"/>
                <w:rtl w:val="0"/>
              </w:rPr>
              <w:t xml:space="preserve">session state data</w:t>
            </w:r>
          </w:ins>
        </w:sdtContent>
      </w:sdt>
      <w:sdt>
        <w:sdtPr>
          <w:tag w:val="goog_rdk_168"/>
        </w:sdtPr>
        <w:sdtContent>
          <w:del w:author="davide.lenzarini@u-blox.com" w:id="25" w:date="2024-08-08T12:42:42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it will delete any Will data, if present, and it will return CONNACK.</w:t>
      </w:r>
    </w:p>
    <w:p w:rsidR="00000000" w:rsidDel="00000000" w:rsidP="00000000" w:rsidRDefault="00000000" w:rsidRPr="00000000" w14:paraId="00000AED">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0AEE">
      <w:pPr>
        <w:pStyle w:val="Heading3"/>
        <w:keepLines w:val="1"/>
        <w:spacing w:after="94" w:before="0" w:line="259" w:lineRule="auto"/>
        <w:ind w:left="0" w:firstLine="0"/>
        <w:rPr/>
      </w:pPr>
      <w:bookmarkStart w:colFirst="0" w:colLast="0" w:name="_heading=h.pj8yyjomhafn" w:id="313"/>
      <w:bookmarkEnd w:id="313"/>
      <w:r w:rsidDel="00000000" w:rsidR="00000000" w:rsidRPr="00000000">
        <w:rPr>
          <w:rtl w:val="0"/>
        </w:rPr>
        <w:t xml:space="preserve">4.15.3 Sleeping clients</w:t>
      </w:r>
    </w:p>
    <w:p w:rsidR="00000000" w:rsidDel="00000000" w:rsidP="00000000" w:rsidRDefault="00000000" w:rsidRPr="00000000" w14:paraId="00000AEF">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Gateway needs to be aware of the sleeping state of these Clients and will buffer messages destined to them for later delivery when they wake up. </w:t>
      </w:r>
    </w:p>
    <w:p w:rsidR="00000000" w:rsidDel="00000000" w:rsidP="00000000" w:rsidRDefault="00000000" w:rsidRPr="00000000" w14:paraId="00000AF0">
      <w:pPr>
        <w:rPr>
          <w:rFonts w:ascii="Arial" w:cs="Arial" w:eastAsia="Arial" w:hAnsi="Arial"/>
        </w:rPr>
      </w:pPr>
      <w:r w:rsidDel="00000000" w:rsidR="00000000" w:rsidRPr="00000000">
        <w:rPr>
          <w:rFonts w:ascii="Arial" w:cs="Arial" w:eastAsia="Arial" w:hAnsi="Arial"/>
          <w:rtl w:val="0"/>
        </w:rPr>
        <w:t xml:space="preserve">If a Client wants to sleep, it sends a SLEEPREQ packet which contains a sleep duration in seconds. </w:t>
      </w:r>
      <w:r w:rsidDel="00000000" w:rsidR="00000000" w:rsidRPr="00000000">
        <w:rPr>
          <w:rFonts w:ascii="Arial" w:cs="Arial" w:eastAsia="Arial" w:hAnsi="Arial"/>
          <w:rtl w:val="0"/>
        </w:rPr>
        <w:t xml:space="preserve">The gateway acknowledges that packet with a SLEEPRESP packet and considers the client to be Asleep. </w:t>
      </w:r>
      <w:r w:rsidDel="00000000" w:rsidR="00000000" w:rsidRPr="00000000">
        <w:rPr>
          <w:rFonts w:ascii="Arial" w:cs="Arial" w:eastAsia="Arial" w:hAnsi="Arial"/>
          <w:rtl w:val="0"/>
        </w:rPr>
        <w:t xml:space="preserve">The 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state is supervised by the gateway with the indicated sleep duration. If the gateway does not receive any packet from the client for a period longer than the sleep duration, the Gateway will consider that client Disconnected</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and - as with the keep alive procedure - will </w:t>
      </w:r>
      <w:sdt>
        <w:sdtPr>
          <w:tag w:val="goog_rdk_169"/>
        </w:sdtPr>
        <w:sdtContent>
          <w:commentRangeStart w:id="115"/>
        </w:sdtContent>
      </w:sdt>
      <w:r w:rsidDel="00000000" w:rsidR="00000000" w:rsidRPr="00000000">
        <w:rPr>
          <w:rFonts w:ascii="Arial" w:cs="Arial" w:eastAsia="Arial" w:hAnsi="Arial"/>
          <w:rtl w:val="0"/>
        </w:rPr>
        <w:t xml:space="preserve">activate for example the Will feature</w:t>
      </w:r>
      <w:commentRangeEnd w:id="115"/>
      <w:r w:rsidDel="00000000" w:rsidR="00000000" w:rsidRPr="00000000">
        <w:commentReference w:id="115"/>
      </w:r>
      <w:r w:rsidDel="00000000" w:rsidR="00000000" w:rsidRPr="00000000">
        <w:rPr>
          <w:rFonts w:ascii="Arial" w:cs="Arial" w:eastAsia="Arial" w:hAnsi="Arial"/>
          <w:rtl w:val="0"/>
        </w:rPr>
        <w:t xml:space="preserve">. </w:t>
      </w:r>
    </w:p>
    <w:p w:rsidR="00000000" w:rsidDel="00000000" w:rsidP="00000000" w:rsidRDefault="00000000" w:rsidRPr="00000000" w14:paraId="00000AF1">
      <w:pPr>
        <w:rPr>
          <w:rFonts w:ascii="Arial" w:cs="Arial" w:eastAsia="Arial" w:hAnsi="Arial"/>
          <w:b w:val="1"/>
        </w:rPr>
      </w:pPr>
      <w:r w:rsidDel="00000000" w:rsidR="00000000" w:rsidRPr="00000000">
        <w:rPr>
          <w:rFonts w:ascii="Arial" w:cs="Arial" w:eastAsia="Arial" w:hAnsi="Arial"/>
          <w:highlight w:val="yellow"/>
          <w:rtl w:val="0"/>
        </w:rPr>
        <w:t xml:space="preserve">During the Asleep</w:t>
      </w:r>
      <w:r w:rsidDel="00000000" w:rsidR="00000000" w:rsidRPr="00000000">
        <w:rPr>
          <w:rFonts w:ascii="Arial" w:cs="Arial" w:eastAsia="Arial" w:hAnsi="Arial"/>
          <w:i w:val="1"/>
          <w:highlight w:val="yellow"/>
          <w:rtl w:val="0"/>
        </w:rPr>
        <w:t xml:space="preserve"> </w:t>
      </w:r>
      <w:r w:rsidDel="00000000" w:rsidR="00000000" w:rsidRPr="00000000">
        <w:rPr>
          <w:rFonts w:ascii="Arial" w:cs="Arial" w:eastAsia="Arial" w:hAnsi="Arial"/>
          <w:highlight w:val="yellow"/>
          <w:rtl w:val="0"/>
        </w:rPr>
        <w:t xml:space="preserve">state, packets that need to be sent to the client are buffered at the Gateway. The Gateway MUST buffer application messages of quality-of-service 1 and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AF2">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AF3">
      <w:pPr>
        <w:ind w:left="720" w:firstLine="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QoS 0, while the client is sleeping and is within its sleep duration.</w:t>
      </w:r>
    </w:p>
    <w:p w:rsidR="00000000" w:rsidDel="00000000" w:rsidP="00000000" w:rsidRDefault="00000000" w:rsidRPr="00000000" w14:paraId="00000AF4">
      <w:pPr>
        <w:rPr>
          <w:rFonts w:ascii="Arial" w:cs="Arial" w:eastAsia="Arial" w:hAnsi="Arial"/>
          <w:color w:val="000000"/>
        </w:rPr>
      </w:pPr>
      <w:r w:rsidDel="00000000" w:rsidR="00000000" w:rsidRPr="00000000">
        <w:rPr>
          <w:rFonts w:ascii="Arial" w:cs="Arial" w:eastAsia="Arial" w:hAnsi="Arial"/>
          <w:color w:val="000000"/>
          <w:rtl w:val="0"/>
        </w:rPr>
        <w:t xml:space="preserve">The sleep duration timer is stopped when the Gateway receives a PINGREQ from the client. </w:t>
      </w:r>
      <w:sdt>
        <w:sdtPr>
          <w:tag w:val="goog_rdk_170"/>
        </w:sdtPr>
        <w:sdtContent>
          <w:commentRangeStart w:id="116"/>
        </w:sdtContent>
      </w:sdt>
      <w:r w:rsidDel="00000000" w:rsidR="00000000" w:rsidRPr="00000000">
        <w:rPr>
          <w:rFonts w:ascii="Arial" w:cs="Arial" w:eastAsia="Arial" w:hAnsi="Arial"/>
          <w:color w:val="000000"/>
          <w:rtl w:val="0"/>
        </w:rPr>
        <w:t xml:space="preserve">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w:t>
      </w:r>
      <w:commentRangeEnd w:id="116"/>
      <w:r w:rsidDel="00000000" w:rsidR="00000000" w:rsidRPr="00000000">
        <w:commentReference w:id="116"/>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0AF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171"/>
        </w:sdtPr>
        <w:sdtContent>
          <w:commentRangeStart w:id="117"/>
        </w:sdtContent>
      </w:sdt>
      <w:r w:rsidDel="00000000" w:rsidR="00000000" w:rsidRPr="00000000">
        <w:rPr>
          <w:rFonts w:ascii="Arial" w:cs="Arial" w:eastAsia="Arial" w:hAnsi="Arial"/>
          <w:color w:val="000000"/>
          <w:rtl w:val="0"/>
        </w:rPr>
        <w:t xml:space="preserve">the gateway detects a timeout in the delivery,</w:t>
      </w:r>
      <w:commentRangeEnd w:id="117"/>
      <w:r w:rsidDel="00000000" w:rsidR="00000000" w:rsidRPr="00000000">
        <w:commentReference w:id="117"/>
      </w:r>
      <w:sdt>
        <w:sdtPr>
          <w:tag w:val="goog_rdk_172"/>
        </w:sdtPr>
        <w:sdtContent>
          <w:commentRangeStart w:id="118"/>
        </w:sdtContent>
      </w:sdt>
      <w:r w:rsidDel="00000000" w:rsidR="00000000" w:rsidRPr="00000000">
        <w:rPr>
          <w:rFonts w:ascii="Arial" w:cs="Arial" w:eastAsia="Arial" w:hAnsi="Arial"/>
          <w:color w:val="000000"/>
          <w:rtl w:val="0"/>
        </w:rPr>
        <w:t xml:space="preserve"> it should transition the client state to LOST and a DISCONNECT packet with error sent to the device.</w:t>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0AF6">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0AF7">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gateway, the client uses the retransmission procedure of </w:t>
      </w:r>
      <w:hyperlink w:anchor="_heading=h.6udnv5yl5cv5">
        <w:r w:rsidDel="00000000" w:rsidR="00000000" w:rsidRPr="00000000">
          <w:rPr>
            <w:rFonts w:ascii="Arial" w:cs="Arial" w:eastAsia="Arial" w:hAnsi="Arial"/>
            <w:color w:val="1155cc"/>
            <w:u w:val="single"/>
            <w:rtl w:val="0"/>
          </w:rPr>
          <w:t xml:space="preserve">section 4.4</w:t>
        </w:r>
      </w:hyperlink>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r w:rsidDel="00000000" w:rsidR="00000000" w:rsidRPr="00000000">
        <w:rPr>
          <w:rFonts w:ascii="Arial" w:cs="Arial" w:eastAsia="Arial" w:hAnsi="Arial"/>
          <w:color w:val="000000"/>
          <w:vertAlign w:val="subscript"/>
          <w:rtl w:val="0"/>
        </w:rPr>
        <w:t xml:space="preserve">retry</w:t>
      </w:r>
      <w:r w:rsidDel="00000000" w:rsidR="00000000" w:rsidRPr="00000000">
        <w:rPr>
          <w:rFonts w:ascii="Arial" w:cs="Arial" w:eastAsia="Arial" w:hAnsi="Arial"/>
          <w:color w:val="000000"/>
          <w:rtl w:val="0"/>
        </w:rPr>
        <w:t xml:space="preserve"> when it </w:t>
      </w:r>
      <w:sdt>
        <w:sdtPr>
          <w:tag w:val="goog_rdk_173"/>
        </w:sdtPr>
        <w:sdtContent>
          <w:commentRangeStart w:id="119"/>
        </w:sdtContent>
      </w:sdt>
      <w:r w:rsidDel="00000000" w:rsidR="00000000" w:rsidRPr="00000000">
        <w:rPr>
          <w:rFonts w:ascii="Arial" w:cs="Arial" w:eastAsia="Arial" w:hAnsi="Arial"/>
          <w:color w:val="000000"/>
          <w:rtl w:val="0"/>
        </w:rPr>
        <w:t xml:space="preserve">receives </w:t>
      </w:r>
      <w:commentRangeEnd w:id="119"/>
      <w:r w:rsidDel="00000000" w:rsidR="00000000" w:rsidRPr="00000000">
        <w:commentReference w:id="119"/>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174"/>
        </w:sdtPr>
        <w:sdtContent>
          <w:commentRangeStart w:id="120"/>
        </w:sdtContent>
      </w:sdt>
      <w:r w:rsidDel="00000000" w:rsidR="00000000" w:rsidRPr="00000000">
        <w:rPr>
          <w:rFonts w:ascii="Arial" w:cs="Arial" w:eastAsia="Arial" w:hAnsi="Arial"/>
          <w:color w:val="000000"/>
          <w:rtl w:val="0"/>
        </w:rPr>
        <w:t xml:space="preserve">PINGRESP</w:t>
      </w:r>
      <w:commentRangeEnd w:id="120"/>
      <w:r w:rsidDel="00000000" w:rsidR="00000000" w:rsidRPr="00000000">
        <w:commentReference w:id="120"/>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r w:rsidDel="00000000" w:rsidR="00000000" w:rsidRPr="00000000">
        <w:rPr>
          <w:rFonts w:ascii="Arial" w:cs="Arial" w:eastAsia="Arial" w:hAnsi="Arial"/>
          <w:color w:val="000000"/>
          <w:vertAlign w:val="subscript"/>
          <w:rtl w:val="0"/>
        </w:rPr>
        <w:t xml:space="preserve">retry</w:t>
      </w:r>
      <w:r w:rsidDel="00000000" w:rsidR="00000000" w:rsidRPr="00000000">
        <w:rPr>
          <w:rFonts w:ascii="Arial" w:cs="Arial" w:eastAsia="Arial" w:hAnsi="Arial"/>
          <w:color w:val="000000"/>
          <w:rtl w:val="0"/>
        </w:rPr>
        <w:t xml:space="preserve"> restarted when timer T</w:t>
      </w:r>
      <w:r w:rsidDel="00000000" w:rsidR="00000000" w:rsidRPr="00000000">
        <w:rPr>
          <w:rFonts w:ascii="Arial" w:cs="Arial" w:eastAsia="Arial" w:hAnsi="Arial"/>
          <w:color w:val="000000"/>
          <w:vertAlign w:val="subscript"/>
          <w:rtl w:val="0"/>
        </w:rPr>
        <w:t xml:space="preserve">retry</w:t>
      </w:r>
      <w:r w:rsidDel="00000000" w:rsidR="00000000" w:rsidRPr="00000000">
        <w:rPr>
          <w:rFonts w:ascii="Arial" w:cs="Arial" w:eastAsia="Arial" w:hAnsi="Arial"/>
          <w:color w:val="000000"/>
          <w:rtl w:val="0"/>
        </w:rPr>
        <w:t xml:space="preserve"> 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F8">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F9">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0AFA">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0AFB">
      <w:pPr>
        <w:rPr>
          <w:rFonts w:ascii="Arial" w:cs="Arial" w:eastAsia="Arial" w:hAnsi="Arial"/>
          <w:sz w:val="24"/>
          <w:szCs w:val="24"/>
        </w:rPr>
      </w:pPr>
      <w:r w:rsidDel="00000000" w:rsidR="00000000" w:rsidRPr="00000000">
        <w:rPr>
          <w:rFonts w:ascii="Arial" w:cs="Arial" w:eastAsia="Arial" w:hAnsi="Arial"/>
          <w:color w:val="000000"/>
          <w:highlight w:val="yellow"/>
          <w:rtl w:val="0"/>
        </w:rPr>
        <w:t xml:space="preserve">Session </w:t>
      </w:r>
      <w:r w:rsidDel="00000000" w:rsidR="00000000" w:rsidRPr="00000000">
        <w:rPr>
          <w:rFonts w:ascii="Arial" w:cs="Arial" w:eastAsia="Arial" w:hAnsi="Arial"/>
          <w:color w:val="000000"/>
          <w:highlight w:val="yellow"/>
          <w:rtl w:val="0"/>
        </w:rPr>
        <w:t xml:space="preserve">Topic Alias mappings last for the duration of a Session which exists throughout the sleep cycle, re-registration is not necessary. </w:t>
      </w:r>
      <w:r w:rsidDel="00000000" w:rsidR="00000000" w:rsidRPr="00000000">
        <w:rPr>
          <w:rtl w:val="0"/>
        </w:rPr>
      </w:r>
    </w:p>
    <w:p w:rsidR="00000000" w:rsidDel="00000000" w:rsidP="00000000" w:rsidRDefault="00000000" w:rsidRPr="00000000" w14:paraId="00000AFC">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9" name="image11.png"/>
            <a:graphic>
              <a:graphicData uri="http://schemas.openxmlformats.org/drawingml/2006/picture">
                <pic:pic>
                  <pic:nvPicPr>
                    <pic:cNvPr id="0" name="image11.png"/>
                    <pic:cNvPicPr preferRelativeResize="0"/>
                  </pic:nvPicPr>
                  <pic:blipFill>
                    <a:blip r:embed="rId115"/>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AFD">
      <w:pPr>
        <w:spacing w:after="9" w:lineRule="auto"/>
        <w:ind w:right="930" w:firstLine="284"/>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175"/>
        </w:sdtPr>
        <w:sdtContent>
          <w:commentRangeStart w:id="121"/>
        </w:sdtContent>
      </w:sdt>
      <w:r w:rsidDel="00000000" w:rsidR="00000000" w:rsidRPr="00000000">
        <w:rPr>
          <w:rFonts w:ascii="Arial" w:cs="Arial" w:eastAsia="Arial" w:hAnsi="Arial"/>
          <w:rtl w:val="0"/>
        </w:rPr>
        <w:t xml:space="preserve">Awake ping packet flush</w:t>
      </w:r>
      <w:commentRangeEnd w:id="121"/>
      <w:r w:rsidDel="00000000" w:rsidR="00000000" w:rsidRPr="00000000">
        <w:commentReference w:id="121"/>
      </w:r>
      <w:r w:rsidDel="00000000" w:rsidR="00000000" w:rsidRPr="00000000">
        <w:rPr>
          <w:rtl w:val="0"/>
        </w:rPr>
      </w:r>
    </w:p>
    <w:p w:rsidR="00000000" w:rsidDel="00000000" w:rsidP="00000000" w:rsidRDefault="00000000" w:rsidRPr="00000000" w14:paraId="00000AFE">
      <w:pPr>
        <w:pStyle w:val="Heading3"/>
        <w:keepLines w:val="1"/>
        <w:spacing w:after="64" w:before="0" w:line="259" w:lineRule="auto"/>
        <w:ind w:left="0" w:firstLine="0"/>
        <w:rPr/>
      </w:pPr>
      <w:bookmarkStart w:colFirst="0" w:colLast="0" w:name="_heading=h.4ddeoix" w:id="314"/>
      <w:bookmarkEnd w:id="314"/>
      <w:r w:rsidDel="00000000" w:rsidR="00000000" w:rsidRPr="00000000">
        <w:rPr>
          <w:rtl w:val="0"/>
        </w:rPr>
        <w:t xml:space="preserve">4.15.4 Keep Alive</w:t>
      </w:r>
    </w:p>
    <w:p w:rsidR="00000000" w:rsidDel="00000000" w:rsidP="00000000" w:rsidRDefault="00000000" w:rsidRPr="00000000" w14:paraId="00000AFF">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at least one packet within each Keep Alive interval. If no other packet is sent within this time, the Client should send a PINGREQ, which the gateway acknowledges with a PINGRESP. </w:t>
      </w:r>
    </w:p>
    <w:p w:rsidR="00000000" w:rsidDel="00000000" w:rsidP="00000000" w:rsidRDefault="00000000" w:rsidRPr="00000000" w14:paraId="00000B00">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Unlike MQTT, the MQTT-SN Keep Alive timeout can not be turned off (by setting a value of 0). This is because there is no other indication in MQTT-SN of a connection failure, as there is in MQTT with the underlying TCP/IP connection.</w:t>
      </w:r>
    </w:p>
    <w:p w:rsidR="00000000" w:rsidDel="00000000" w:rsidP="00000000" w:rsidRDefault="00000000" w:rsidRPr="00000000" w14:paraId="00000B01">
      <w:pPr>
        <w:spacing w:after="0" w:lineRule="auto"/>
        <w:rPr>
          <w:rFonts w:ascii="Arial" w:cs="Arial" w:eastAsia="Arial" w:hAnsi="Arial"/>
        </w:rPr>
      </w:pPr>
      <w:r w:rsidDel="00000000" w:rsidR="00000000" w:rsidRPr="00000000">
        <w:rPr>
          <w:rFonts w:ascii="Arial" w:cs="Arial" w:eastAsia="Arial" w:hAnsi="Arial"/>
          <w:rtl w:val="0"/>
        </w:rPr>
        <w:t xml:space="preserve">A client answers with a PINGRESP packet when it receives a PINGREQ packet from the Gateway to which it is Virtually Connected. </w:t>
      </w:r>
      <w:r w:rsidDel="00000000" w:rsidR="00000000" w:rsidRPr="00000000">
        <w:rPr>
          <w:rFonts w:ascii="Arial" w:cs="Arial" w:eastAsia="Arial" w:hAnsi="Arial"/>
          <w:rtl w:val="0"/>
        </w:rPr>
        <w:t xml:space="preserve">Otherwise, the received PINGREQ packet is ignored.</w:t>
      </w:r>
      <w:r w:rsidDel="00000000" w:rsidR="00000000" w:rsidRPr="00000000">
        <w:rPr>
          <w:rtl w:val="0"/>
        </w:rPr>
      </w:r>
    </w:p>
    <w:p w:rsidR="00000000" w:rsidDel="00000000" w:rsidP="00000000" w:rsidRDefault="00000000" w:rsidRPr="00000000" w14:paraId="00000B02">
      <w:pPr>
        <w:spacing w:after="200" w:lineRule="auto"/>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might try to connect to another Gateway before trying to reconnect to this Gateway. Note that because the client Keep Alive timers are not synchronized with each other, in case of a Gateway failure there is a low risk of a storm of CONNECT packets sent almost at the same time by all affected clients towards a new Gateway.</w:t>
      </w:r>
    </w:p>
    <w:p w:rsidR="00000000" w:rsidDel="00000000" w:rsidP="00000000" w:rsidRDefault="00000000" w:rsidRPr="00000000" w14:paraId="00000B03">
      <w:pPr>
        <w:spacing w:after="200" w:before="0" w:lineRule="auto"/>
        <w:ind w:left="0" w:firstLine="0"/>
        <w:rPr>
          <w:rFonts w:ascii="Arial" w:cs="Arial" w:eastAsia="Arial" w:hAnsi="Arial"/>
        </w:rPr>
      </w:pPr>
      <w:r w:rsidDel="00000000" w:rsidR="00000000" w:rsidRPr="00000000">
        <w:rPr>
          <w:rFonts w:ascii="Arial" w:cs="Arial" w:eastAsia="Arial" w:hAnsi="Arial"/>
          <w:rtl w:val="0"/>
        </w:rPr>
        <w:t xml:space="preserve">See also </w:t>
      </w:r>
      <w:hyperlink w:anchor="_heading=h.4h042r0">
        <w:r w:rsidDel="00000000" w:rsidR="00000000" w:rsidRPr="00000000">
          <w:rPr>
            <w:rFonts w:ascii="Arial" w:cs="Arial" w:eastAsia="Arial" w:hAnsi="Arial"/>
            <w:color w:val="1155cc"/>
            <w:u w:val="single"/>
            <w:rtl w:val="0"/>
          </w:rPr>
          <w:t xml:space="preserve">section 3.4.5</w:t>
        </w:r>
      </w:hyperlink>
      <w:r w:rsidDel="00000000" w:rsidR="00000000" w:rsidRPr="00000000">
        <w:rPr>
          <w:rFonts w:ascii="Arial" w:cs="Arial" w:eastAsia="Arial" w:hAnsi="Arial"/>
          <w:rtl w:val="0"/>
        </w:rPr>
        <w:t xml:space="preserve">.</w:t>
      </w:r>
    </w:p>
    <w:p w:rsidR="00000000" w:rsidDel="00000000" w:rsidP="00000000" w:rsidRDefault="00000000" w:rsidRPr="00000000" w14:paraId="00000B04">
      <w:pPr>
        <w:pStyle w:val="Heading3"/>
        <w:keepLines w:val="1"/>
        <w:spacing w:after="64" w:before="0" w:line="259" w:lineRule="auto"/>
        <w:ind w:left="0" w:firstLine="0"/>
        <w:rPr/>
      </w:pPr>
      <w:bookmarkStart w:colFirst="0" w:colLast="0" w:name="_heading=h.2sioyqq" w:id="315"/>
      <w:bookmarkEnd w:id="315"/>
      <w:r w:rsidDel="00000000" w:rsidR="00000000" w:rsidRPr="00000000">
        <w:rPr>
          <w:rtl w:val="0"/>
        </w:rPr>
        <w:t xml:space="preserve">4.15.5 Client Disconnect</w:t>
      </w:r>
    </w:p>
    <w:p w:rsidR="00000000" w:rsidDel="00000000" w:rsidP="00000000" w:rsidRDefault="00000000" w:rsidRPr="00000000" w14:paraId="00000B05">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create a new Virtual Connection with the Gateway before it can exchange information with that Gateway again. </w:t>
      </w:r>
    </w:p>
    <w:p w:rsidR="00000000" w:rsidDel="00000000" w:rsidP="00000000" w:rsidRDefault="00000000" w:rsidRPr="00000000" w14:paraId="00000B06">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S</w:t>
      </w:r>
      <w:r w:rsidDel="00000000" w:rsidR="00000000" w:rsidRPr="00000000">
        <w:rPr>
          <w:rFonts w:ascii="Arial" w:cs="Arial" w:eastAsia="Arial" w:hAnsi="Arial"/>
          <w:rtl w:val="0"/>
        </w:rPr>
        <w:t xml:space="preserve">ending the DISCONNECT packet does not necessarily affect the Client Session data. It is persistent until it is either expired or explicitly deleted, or modified by the Client, or if the Client creates a new Virtual Connection with the CleanStart flag set. If the Session Expiry value on the DISCONNECT packet from the Client is 0, or the Session Expiry was 0 on the CONNECT and was not overridden in the DISCONNECT, then the Session state data will expire immediately the DISCONNECT is received by the Gateway and may be deleted. </w:t>
      </w:r>
      <w:r w:rsidDel="00000000" w:rsidR="00000000" w:rsidRPr="00000000">
        <w:rPr>
          <w:rtl w:val="0"/>
        </w:rPr>
      </w:r>
    </w:p>
    <w:p w:rsidR="00000000" w:rsidDel="00000000" w:rsidP="00000000" w:rsidRDefault="00000000" w:rsidRPr="00000000" w14:paraId="00000B07">
      <w:pPr>
        <w:rPr>
          <w:rFonts w:ascii="Arial" w:cs="Arial" w:eastAsia="Arial" w:hAnsi="Arial"/>
        </w:rPr>
      </w:pPr>
      <w:r w:rsidDel="00000000" w:rsidR="00000000" w:rsidRPr="00000000">
        <w:rPr>
          <w:rFonts w:ascii="Arial" w:cs="Arial" w:eastAsia="Arial" w:hAnsi="Arial"/>
          <w:rtl w:val="0"/>
        </w:rPr>
        <w:t xml:space="preserve">A client may receive an unsolicited DISCONNECT sent by the gateway. This may happen for example when the gateway, due to an error, cannot identify the client to which a received packet belongs. Upon receiving such a DISCONNECT packet a client should try to create another Virtual Connection by sending a CONNECT packet to the gateway.</w:t>
      </w:r>
    </w:p>
    <w:p w:rsidR="00000000" w:rsidDel="00000000" w:rsidP="00000000" w:rsidRDefault="00000000" w:rsidRPr="00000000" w14:paraId="00000B08">
      <w:pPr>
        <w:pStyle w:val="Heading2"/>
        <w:ind w:left="0" w:firstLine="0"/>
        <w:rPr>
          <w:rFonts w:ascii="Arial" w:cs="Arial" w:eastAsia="Arial" w:hAnsi="Arial"/>
        </w:rPr>
      </w:pPr>
      <w:bookmarkStart w:colFirst="0" w:colLast="0" w:name="_heading=h.ly7c1y" w:id="316"/>
      <w:bookmarkEnd w:id="316"/>
      <w:r w:rsidDel="00000000" w:rsidR="00000000" w:rsidRPr="00000000">
        <w:rPr>
          <w:rFonts w:ascii="Arial" w:cs="Arial" w:eastAsia="Arial" w:hAnsi="Arial"/>
          <w:rtl w:val="0"/>
        </w:rPr>
        <w:t xml:space="preserve">4.16 Retained Messages</w:t>
      </w:r>
    </w:p>
    <w:p w:rsidR="00000000" w:rsidDel="00000000" w:rsidP="00000000" w:rsidRDefault="00000000" w:rsidRPr="00000000" w14:paraId="00000B09">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0B0A">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0B0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B0C">
      <w:pPr>
        <w:numPr>
          <w:ilvl w:val="0"/>
          <w:numId w:val="69"/>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0B0D">
      <w:pPr>
        <w:numPr>
          <w:ilvl w:val="0"/>
          <w:numId w:val="69"/>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0B0E">
      <w:pPr>
        <w:numPr>
          <w:ilvl w:val="0"/>
          <w:numId w:val="69"/>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0B0F">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0B1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B1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0B12">
      <w:pPr>
        <w:numPr>
          <w:ilvl w:val="0"/>
          <w:numId w:val="58"/>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0B13">
      <w:pPr>
        <w:numPr>
          <w:ilvl w:val="0"/>
          <w:numId w:val="58"/>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0B14">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B15">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B16">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B17">
      <w:pPr>
        <w:ind w:left="705" w:firstLine="15"/>
        <w:rPr>
          <w:rFonts w:ascii="Arial" w:cs="Arial" w:eastAsia="Arial" w:hAnsi="Arial"/>
        </w:rPr>
      </w:pPr>
      <w:sdt>
        <w:sdtPr>
          <w:tag w:val="goog_rdk_176"/>
        </w:sdtPr>
        <w:sdtContent>
          <w:commentRangeStart w:id="122"/>
        </w:sdtContent>
      </w:sdt>
      <w:sdt>
        <w:sdtPr>
          <w:tag w:val="goog_rdk_177"/>
        </w:sdtPr>
        <w:sdtContent>
          <w:commentRangeStart w:id="123"/>
        </w:sdtContent>
      </w:sdt>
      <w:r w:rsidDel="00000000" w:rsidR="00000000" w:rsidRPr="00000000">
        <w:rPr>
          <w:rFonts w:ascii="Arial" w:cs="Arial" w:eastAsia="Arial" w:hAnsi="Arial"/>
          <w:rtl w:val="0"/>
        </w:rPr>
        <w:t xml:space="preserve">As in MQTT 3.1.1 there is no notion of message expiry, and thus retained message expiry. It is a Server administration decision under what conditions to remove retained messages, if at all. They should be kept long enough to support the expectations of the applications that will use the Server, at a minimum. </w:t>
      </w:r>
      <w:commentRangeEnd w:id="122"/>
      <w:r w:rsidDel="00000000" w:rsidR="00000000" w:rsidRPr="00000000">
        <w:commentReference w:id="122"/>
      </w:r>
      <w:commentRangeEnd w:id="123"/>
      <w:r w:rsidDel="00000000" w:rsidR="00000000" w:rsidRPr="00000000">
        <w:commentReference w:id="123"/>
      </w:r>
      <w:r w:rsidDel="00000000" w:rsidR="00000000" w:rsidRPr="00000000">
        <w:rPr>
          <w:rtl w:val="0"/>
        </w:rPr>
      </w:r>
    </w:p>
    <w:p w:rsidR="00000000" w:rsidDel="00000000" w:rsidP="00000000" w:rsidRDefault="00000000" w:rsidRPr="00000000" w14:paraId="00000B18">
      <w:pPr>
        <w:pStyle w:val="Heading2"/>
        <w:ind w:left="0" w:firstLine="0"/>
        <w:rPr>
          <w:rFonts w:ascii="Arial" w:cs="Arial" w:eastAsia="Arial" w:hAnsi="Arial"/>
        </w:rPr>
      </w:pPr>
      <w:bookmarkStart w:colFirst="0" w:colLast="0" w:name="_heading=h.mo7ahow0t2fa" w:id="317"/>
      <w:bookmarkEnd w:id="317"/>
      <w:r w:rsidDel="00000000" w:rsidR="00000000" w:rsidRPr="00000000">
        <w:rPr>
          <w:rFonts w:ascii="Arial" w:cs="Arial" w:eastAsia="Arial" w:hAnsi="Arial"/>
          <w:rtl w:val="0"/>
        </w:rPr>
        <w:t xml:space="preserve">4.17 Optional Features</w:t>
      </w:r>
    </w:p>
    <w:p w:rsidR="00000000" w:rsidDel="00000000" w:rsidP="00000000" w:rsidRDefault="00000000" w:rsidRPr="00000000" w14:paraId="00000B19">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0B1A">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0B1B">
      <w:pPr>
        <w:rPr>
          <w:rFonts w:ascii="Arial" w:cs="Arial" w:eastAsia="Arial" w:hAnsi="Arial"/>
        </w:rPr>
      </w:pPr>
      <w:r w:rsidDel="00000000" w:rsidR="00000000" w:rsidRPr="00000000">
        <w:rPr>
          <w:rFonts w:ascii="Arial" w:cs="Arial" w:eastAsia="Arial" w:hAnsi="Arial"/>
          <w:rtl w:val="0"/>
        </w:rPr>
        <w:t xml:space="preserve">The Protection Encapsulation packet type support is optional. For instance, it is not required if the MQTT-SN Gateway and the MQTT-SN Clients interact over a secure communication channel, such as DTLS or any communication channel assuring the authenticity and optionally the confidentiality protection. </w:t>
      </w:r>
    </w:p>
    <w:p w:rsidR="00000000" w:rsidDel="00000000" w:rsidP="00000000" w:rsidRDefault="00000000" w:rsidRPr="00000000" w14:paraId="00000B1C">
      <w:pPr>
        <w:pStyle w:val="Heading1"/>
        <w:ind w:left="0" w:firstLine="0"/>
        <w:rPr>
          <w:rFonts w:ascii="Arial" w:cs="Arial" w:eastAsia="Arial" w:hAnsi="Arial"/>
          <w:b w:val="0"/>
          <w:color w:val="000000"/>
          <w:sz w:val="40"/>
          <w:szCs w:val="40"/>
          <w:shd w:fill="auto" w:val="clear"/>
        </w:rPr>
      </w:pPr>
      <w:bookmarkStart w:colFirst="0" w:colLast="0" w:name="_heading=h.ao41zqqg0txn" w:id="318"/>
      <w:bookmarkEnd w:id="318"/>
      <w:r w:rsidDel="00000000" w:rsidR="00000000" w:rsidRPr="00000000">
        <w:rPr>
          <w:rFonts w:ascii="Arial" w:cs="Arial" w:eastAsia="Arial" w:hAnsi="Arial"/>
          <w:rtl w:val="0"/>
        </w:rPr>
        <w:t xml:space="preserve">5 Security (Informative)</w:t>
      </w:r>
      <w:r w:rsidDel="00000000" w:rsidR="00000000" w:rsidRPr="00000000">
        <w:rPr>
          <w:rtl w:val="0"/>
        </w:rPr>
      </w:r>
    </w:p>
    <w:p w:rsidR="00000000" w:rsidDel="00000000" w:rsidP="00000000" w:rsidRDefault="00000000" w:rsidRPr="00000000" w14:paraId="00000B1D">
      <w:pPr>
        <w:pStyle w:val="Heading2"/>
        <w:ind w:left="0" w:firstLine="0"/>
        <w:rPr/>
      </w:pPr>
      <w:bookmarkStart w:colFirst="0" w:colLast="0" w:name="_heading=h.2w9qaq2wvr46" w:id="319"/>
      <w:bookmarkEnd w:id="319"/>
      <w:r w:rsidDel="00000000" w:rsidR="00000000" w:rsidRPr="00000000">
        <w:rPr>
          <w:rtl w:val="0"/>
        </w:rPr>
        <w:t xml:space="preserve">5.1 Introduction</w:t>
      </w:r>
    </w:p>
    <w:p w:rsidR="00000000" w:rsidDel="00000000" w:rsidP="00000000" w:rsidRDefault="00000000" w:rsidRPr="00000000" w14:paraId="00000B1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B1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16">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17">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2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B21">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B22">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B23">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(e.g. “timing attacks”)</w:t>
      </w:r>
    </w:p>
    <w:p w:rsidR="00000000" w:rsidDel="00000000" w:rsidP="00000000" w:rsidRDefault="00000000" w:rsidRPr="00000000" w14:paraId="00000B24">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B25">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B26">
      <w:pPr>
        <w:numPr>
          <w:ilvl w:val="0"/>
          <w:numId w:val="23"/>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B2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B28">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B29">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B2A">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B2B">
      <w:pPr>
        <w:numPr>
          <w:ilvl w:val="0"/>
          <w:numId w:val="64"/>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B2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(e.g. U.S.-EU Privacy Shield Framework</w:t>
      </w:r>
      <w:hyperlink r:id="rId118">
        <w:r w:rsidDel="00000000" w:rsidR="00000000" w:rsidRPr="00000000">
          <w:rPr>
            <w:rFonts w:ascii="Arial" w:cs="Arial" w:eastAsia="Arial" w:hAnsi="Arial"/>
            <w:color w:val="000000"/>
            <w:shd w:fill="auto" w:val="clear"/>
            <w:rtl w:val="0"/>
          </w:rPr>
          <w:t xml:space="preserve"> </w:t>
        </w:r>
      </w:hyperlink>
      <w:hyperlink r:id="rId119">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(e.g. PCI DSS</w:t>
      </w:r>
      <w:hyperlink r:id="rId120">
        <w:r w:rsidDel="00000000" w:rsidR="00000000" w:rsidRPr="00000000">
          <w:rPr>
            <w:rFonts w:ascii="Arial" w:cs="Arial" w:eastAsia="Arial" w:hAnsi="Arial"/>
            <w:color w:val="000000"/>
            <w:shd w:fill="auto" w:val="clear"/>
            <w:rtl w:val="0"/>
          </w:rPr>
          <w:t xml:space="preserve"> </w:t>
        </w:r>
      </w:hyperlink>
      <w:hyperlink r:id="rId121">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(e.g. Sarbanes-Oxley</w:t>
      </w:r>
      <w:hyperlink r:id="rId122">
        <w:r w:rsidDel="00000000" w:rsidR="00000000" w:rsidRPr="00000000">
          <w:rPr>
            <w:rFonts w:ascii="Arial" w:cs="Arial" w:eastAsia="Arial" w:hAnsi="Arial"/>
            <w:color w:val="000000"/>
            <w:shd w:fill="auto" w:val="clear"/>
            <w:rtl w:val="0"/>
          </w:rPr>
          <w:t xml:space="preserve"> </w:t>
        </w:r>
      </w:hyperlink>
      <w:hyperlink r:id="rId123">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2D">
      <w:pPr>
        <w:pStyle w:val="Heading2"/>
        <w:ind w:left="0" w:firstLine="0"/>
        <w:rPr/>
      </w:pPr>
      <w:bookmarkStart w:colFirst="0" w:colLast="0" w:name="_heading=h.igt8todq2le2" w:id="320"/>
      <w:bookmarkEnd w:id="320"/>
      <w:r w:rsidDel="00000000" w:rsidR="00000000" w:rsidRPr="00000000">
        <w:rPr>
          <w:rtl w:val="0"/>
        </w:rPr>
        <w:t xml:space="preserve">5.2 MQTT-SN solutions: security and certification</w:t>
      </w:r>
    </w:p>
    <w:p w:rsidR="00000000" w:rsidDel="00000000" w:rsidP="00000000" w:rsidRDefault="00000000" w:rsidRPr="00000000" w14:paraId="00000B2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24">
        <w:r w:rsidDel="00000000" w:rsidR="00000000" w:rsidRPr="00000000">
          <w:rPr>
            <w:rFonts w:ascii="Arial" w:cs="Arial" w:eastAsia="Arial" w:hAnsi="Arial"/>
            <w:color w:val="000000"/>
            <w:shd w:fill="auto" w:val="clear"/>
            <w:rtl w:val="0"/>
          </w:rPr>
          <w:t xml:space="preserve"> </w:t>
        </w:r>
      </w:hyperlink>
      <w:hyperlink r:id="rId125">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26">
        <w:r w:rsidDel="00000000" w:rsidR="00000000" w:rsidRPr="00000000">
          <w:rPr>
            <w:rFonts w:ascii="Arial" w:cs="Arial" w:eastAsia="Arial" w:hAnsi="Arial"/>
            <w:color w:val="000000"/>
            <w:shd w:fill="auto" w:val="clear"/>
            <w:rtl w:val="0"/>
          </w:rPr>
          <w:t xml:space="preserve"> </w:t>
        </w:r>
      </w:hyperlink>
      <w:hyperlink r:id="rId127">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28">
        <w:r w:rsidDel="00000000" w:rsidR="00000000" w:rsidRPr="00000000">
          <w:rPr>
            <w:rFonts w:ascii="Arial" w:cs="Arial" w:eastAsia="Arial" w:hAnsi="Arial"/>
            <w:color w:val="000000"/>
            <w:shd w:fill="auto" w:val="clear"/>
            <w:rtl w:val="0"/>
          </w:rPr>
          <w:t xml:space="preserve"> </w:t>
        </w:r>
      </w:hyperlink>
      <w:hyperlink r:id="rId129">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30">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B2F">
      <w:pPr>
        <w:pStyle w:val="Heading2"/>
        <w:ind w:left="0" w:firstLine="0"/>
        <w:rPr/>
      </w:pPr>
      <w:bookmarkStart w:colFirst="0" w:colLast="0" w:name="_heading=h.t81ayj7ar2ac" w:id="321"/>
      <w:bookmarkEnd w:id="321"/>
      <w:r w:rsidDel="00000000" w:rsidR="00000000" w:rsidRPr="00000000">
        <w:rPr>
          <w:rtl w:val="0"/>
        </w:rPr>
        <w:t xml:space="preserve">5.3 Lightweight cryptography and constrained devices</w:t>
      </w:r>
    </w:p>
    <w:p w:rsidR="00000000" w:rsidDel="00000000" w:rsidP="00000000" w:rsidRDefault="00000000" w:rsidRPr="00000000" w14:paraId="00000B3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rFonts w:ascii="Arial" w:cs="Arial" w:eastAsia="Arial" w:hAnsi="Arial"/>
            <w:color w:val="1155cc"/>
            <w:u w:val="single"/>
            <w:shd w:fill="auto" w:val="clear"/>
            <w:rtl w:val="0"/>
          </w:rPr>
          <w:t xml:space="preserve">Section 4.2</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B3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rFonts w:ascii="Arial" w:cs="Arial" w:eastAsia="Arial" w:hAnsi="Arial"/>
            <w:color w:val="1155cc"/>
            <w:u w:val="single"/>
            <w:shd w:fill="auto" w:val="clear"/>
            <w:rtl w:val="0"/>
          </w:rPr>
          <w:t xml:space="preserve">Section 3.26</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B3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B33">
      <w:pPr>
        <w:numPr>
          <w:ilvl w:val="0"/>
          <w:numId w:val="16"/>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B34">
      <w:pPr>
        <w:numPr>
          <w:ilvl w:val="0"/>
          <w:numId w:val="16"/>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31">
        <w:r w:rsidDel="00000000" w:rsidR="00000000" w:rsidRPr="00000000">
          <w:rPr>
            <w:rFonts w:ascii="Arial" w:cs="Arial" w:eastAsia="Arial" w:hAnsi="Arial"/>
            <w:color w:val="000000"/>
            <w:shd w:fill="auto" w:val="clear"/>
            <w:rtl w:val="0"/>
          </w:rPr>
          <w:t xml:space="preserve"> </w:t>
        </w:r>
      </w:hyperlink>
      <w:hyperlink r:id="rId132">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B35">
      <w:pPr>
        <w:numPr>
          <w:ilvl w:val="0"/>
          <w:numId w:val="16"/>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33">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B3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34">
        <w:r w:rsidDel="00000000" w:rsidR="00000000" w:rsidRPr="00000000">
          <w:rPr>
            <w:rFonts w:ascii="Arial" w:cs="Arial" w:eastAsia="Arial" w:hAnsi="Arial"/>
            <w:color w:val="000000"/>
            <w:shd w:fill="auto" w:val="clear"/>
            <w:rtl w:val="0"/>
          </w:rPr>
          <w:t xml:space="preserve"> </w:t>
        </w:r>
      </w:hyperlink>
      <w:hyperlink r:id="rId135">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B3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B38">
      <w:pPr>
        <w:pStyle w:val="Heading2"/>
        <w:ind w:left="0" w:firstLine="0"/>
        <w:rPr/>
      </w:pPr>
      <w:bookmarkStart w:colFirst="0" w:colLast="0" w:name="_heading=h.g0bezd2bi3zn" w:id="322"/>
      <w:bookmarkEnd w:id="322"/>
      <w:r w:rsidDel="00000000" w:rsidR="00000000" w:rsidRPr="00000000">
        <w:rPr>
          <w:rtl w:val="0"/>
        </w:rPr>
        <w:t xml:space="preserve">5.4 Implementation notes</w:t>
      </w:r>
    </w:p>
    <w:p w:rsidR="00000000" w:rsidDel="00000000" w:rsidP="00000000" w:rsidRDefault="00000000" w:rsidRPr="00000000" w14:paraId="00000B3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B3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3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B3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B3D">
      <w:pPr>
        <w:pStyle w:val="Heading3"/>
        <w:ind w:left="0" w:firstLine="0"/>
        <w:rPr/>
      </w:pPr>
      <w:bookmarkStart w:colFirst="0" w:colLast="0" w:name="_heading=h.h5vxo4k0bdpo" w:id="323"/>
      <w:bookmarkEnd w:id="323"/>
      <w:r w:rsidDel="00000000" w:rsidR="00000000" w:rsidRPr="00000000">
        <w:rPr>
          <w:rtl w:val="0"/>
        </w:rPr>
        <w:t xml:space="preserve">5.4.1 Authentication of Clients by the Server</w:t>
      </w:r>
    </w:p>
    <w:p w:rsidR="00000000" w:rsidDel="00000000" w:rsidP="00000000" w:rsidRDefault="00000000" w:rsidRPr="00000000" w14:paraId="00000B3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rFonts w:ascii="Arial" w:cs="Arial" w:eastAsia="Arial" w:hAnsi="Arial"/>
            <w:color w:val="1155cc"/>
            <w:u w:val="single"/>
            <w:shd w:fill="auto" w:val="clear"/>
            <w:rtl w:val="0"/>
          </w:rPr>
          <w:t xml:space="preserve">section 4.11.1.2</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36">
        <w:r w:rsidDel="00000000" w:rsidR="00000000" w:rsidRPr="00000000">
          <w:rPr>
            <w:rFonts w:ascii="Arial" w:cs="Arial" w:eastAsia="Arial" w:hAnsi="Arial"/>
            <w:color w:val="000000"/>
            <w:shd w:fill="auto" w:val="clear"/>
            <w:rtl w:val="0"/>
          </w:rPr>
          <w:t xml:space="preserve"> </w:t>
        </w:r>
      </w:hyperlink>
      <w:hyperlink r:id="rId137">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38">
        <w:r w:rsidDel="00000000" w:rsidR="00000000" w:rsidRPr="00000000">
          <w:rPr>
            <w:rFonts w:ascii="Arial" w:cs="Arial" w:eastAsia="Arial" w:hAnsi="Arial"/>
            <w:color w:val="000000"/>
            <w:shd w:fill="auto" w:val="clear"/>
            <w:rtl w:val="0"/>
          </w:rPr>
          <w:t xml:space="preserve"> </w:t>
        </w:r>
      </w:hyperlink>
      <w:hyperlink r:id="rId139">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B3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B4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rFonts w:ascii="Arial" w:cs="Arial" w:eastAsia="Arial" w:hAnsi="Arial"/>
            <w:color w:val="1155cc"/>
            <w:u w:val="single"/>
            <w:shd w:fill="auto" w:val="clear"/>
            <w:rtl w:val="0"/>
          </w:rPr>
          <w:t xml:space="preserve">Section 5.4.5</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B4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B4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40">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B43">
      <w:pPr>
        <w:pStyle w:val="Heading3"/>
        <w:ind w:left="0" w:firstLine="0"/>
        <w:rPr/>
      </w:pPr>
      <w:bookmarkStart w:colFirst="0" w:colLast="0" w:name="_heading=h.lexe5j11rq4v" w:id="324"/>
      <w:bookmarkEnd w:id="324"/>
      <w:r w:rsidDel="00000000" w:rsidR="00000000" w:rsidRPr="00000000">
        <w:rPr>
          <w:rtl w:val="0"/>
        </w:rPr>
        <w:t xml:space="preserve">5.4.2 Authorization of Clients by the Server</w:t>
      </w:r>
    </w:p>
    <w:p w:rsidR="00000000" w:rsidDel="00000000" w:rsidP="00000000" w:rsidRDefault="00000000" w:rsidRPr="00000000" w14:paraId="00000B4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B4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B4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rFonts w:ascii="Arial" w:cs="Arial" w:eastAsia="Arial" w:hAnsi="Arial"/>
            <w:color w:val="1155cc"/>
            <w:u w:val="single"/>
            <w:shd w:fill="auto" w:val="clear"/>
            <w:rtl w:val="0"/>
          </w:rPr>
          <w:t xml:space="preserve">section 4.1</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B4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B48">
      <w:pPr>
        <w:pStyle w:val="Heading3"/>
        <w:ind w:left="0" w:firstLine="0"/>
        <w:rPr/>
      </w:pPr>
      <w:bookmarkStart w:colFirst="0" w:colLast="0" w:name="_heading=h.jysh3cxpsb6d" w:id="325"/>
      <w:bookmarkEnd w:id="325"/>
      <w:r w:rsidDel="00000000" w:rsidR="00000000" w:rsidRPr="00000000">
        <w:rPr>
          <w:rtl w:val="0"/>
        </w:rPr>
        <w:t xml:space="preserve">5.4.3 Authentication of the Server by the Client</w:t>
      </w:r>
    </w:p>
    <w:p w:rsidR="00000000" w:rsidDel="00000000" w:rsidP="00000000" w:rsidRDefault="00000000" w:rsidRPr="00000000" w14:paraId="00000B4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B4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41">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B4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B4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B4D">
      <w:pPr>
        <w:pStyle w:val="Heading3"/>
        <w:ind w:left="0" w:firstLine="0"/>
        <w:rPr/>
      </w:pPr>
      <w:bookmarkStart w:colFirst="0" w:colLast="0" w:name="_heading=h.ot7sd3b9qzjh" w:id="326"/>
      <w:bookmarkEnd w:id="326"/>
      <w:r w:rsidDel="00000000" w:rsidR="00000000" w:rsidRPr="00000000">
        <w:rPr>
          <w:rtl w:val="0"/>
        </w:rPr>
        <w:t xml:space="preserve">5.4.4 Integrity of Application Messages and MQTT-SN Control Packets</w:t>
      </w:r>
    </w:p>
    <w:p w:rsidR="00000000" w:rsidDel="00000000" w:rsidP="00000000" w:rsidRDefault="00000000" w:rsidRPr="00000000" w14:paraId="00000B4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B4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42">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B5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B51">
      <w:pPr>
        <w:pStyle w:val="Heading3"/>
        <w:ind w:left="0" w:firstLine="0"/>
        <w:rPr/>
      </w:pPr>
      <w:bookmarkStart w:colFirst="0" w:colLast="0" w:name="_heading=h.zdgt1oam65sj" w:id="327"/>
      <w:bookmarkEnd w:id="327"/>
      <w:r w:rsidDel="00000000" w:rsidR="00000000" w:rsidRPr="00000000">
        <w:rPr>
          <w:rtl w:val="0"/>
        </w:rPr>
        <w:t xml:space="preserve">5.4.5 Privacy of Application Messages and MQTT-SN Control Packets</w:t>
      </w:r>
    </w:p>
    <w:p w:rsidR="00000000" w:rsidDel="00000000" w:rsidP="00000000" w:rsidRDefault="00000000" w:rsidRPr="00000000" w14:paraId="00000B5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43">
        <w:r w:rsidDel="00000000" w:rsidR="00000000" w:rsidRPr="00000000">
          <w:rPr>
            <w:rFonts w:ascii="Arial" w:cs="Arial" w:eastAsia="Arial" w:hAnsi="Arial"/>
            <w:color w:val="000000"/>
            <w:shd w:fill="auto" w:val="clear"/>
            <w:rtl w:val="0"/>
          </w:rPr>
          <w:t xml:space="preserve"> </w:t>
        </w:r>
      </w:hyperlink>
      <w:hyperlink r:id="rId144">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B5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B5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B5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B56">
      <w:pPr>
        <w:pStyle w:val="Heading3"/>
        <w:ind w:left="0" w:firstLine="0"/>
        <w:rPr/>
      </w:pPr>
      <w:bookmarkStart w:colFirst="0" w:colLast="0" w:name="_heading=h.xh57vyfcv2nk" w:id="328"/>
      <w:bookmarkEnd w:id="328"/>
      <w:r w:rsidDel="00000000" w:rsidR="00000000" w:rsidRPr="00000000">
        <w:rPr>
          <w:rtl w:val="0"/>
        </w:rPr>
        <w:t xml:space="preserve">5.4.6 Non-repudiation of message transmission</w:t>
      </w:r>
    </w:p>
    <w:p w:rsidR="00000000" w:rsidDel="00000000" w:rsidP="00000000" w:rsidRDefault="00000000" w:rsidRPr="00000000" w14:paraId="00000B5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B58">
      <w:pPr>
        <w:pStyle w:val="Heading3"/>
        <w:ind w:left="0" w:firstLine="0"/>
        <w:rPr/>
      </w:pPr>
      <w:bookmarkStart w:colFirst="0" w:colLast="0" w:name="_heading=h.e8wrqxkc3xaj" w:id="329"/>
      <w:bookmarkEnd w:id="329"/>
      <w:r w:rsidDel="00000000" w:rsidR="00000000" w:rsidRPr="00000000">
        <w:rPr>
          <w:rtl w:val="0"/>
        </w:rPr>
        <w:t xml:space="preserve">5.4.7 Detecting compromise of Clients and Servers</w:t>
      </w:r>
    </w:p>
    <w:p w:rsidR="00000000" w:rsidDel="00000000" w:rsidP="00000000" w:rsidRDefault="00000000" w:rsidRPr="00000000" w14:paraId="00000B5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45">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B5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46">
        <w:r w:rsidDel="00000000" w:rsidR="00000000" w:rsidRPr="00000000">
          <w:rPr>
            <w:rFonts w:ascii="Arial" w:cs="Arial" w:eastAsia="Arial" w:hAnsi="Arial"/>
            <w:color w:val="000000"/>
            <w:shd w:fill="auto" w:val="clear"/>
            <w:rtl w:val="0"/>
          </w:rPr>
          <w:t xml:space="preserve"> </w:t>
        </w:r>
      </w:hyperlink>
      <w:hyperlink r:id="rId147">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48">
        <w:r w:rsidDel="00000000" w:rsidR="00000000" w:rsidRPr="00000000">
          <w:rPr>
            <w:rFonts w:ascii="Arial" w:cs="Arial" w:eastAsia="Arial" w:hAnsi="Arial"/>
            <w:color w:val="000000"/>
            <w:shd w:fill="auto" w:val="clear"/>
            <w:rtl w:val="0"/>
          </w:rPr>
          <w:t xml:space="preserve"> </w:t>
        </w:r>
      </w:hyperlink>
      <w:hyperlink r:id="rId149">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B5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50">
        <w:r w:rsidDel="00000000" w:rsidR="00000000" w:rsidRPr="00000000">
          <w:rPr>
            <w:rFonts w:ascii="Arial" w:cs="Arial" w:eastAsia="Arial" w:hAnsi="Arial"/>
            <w:color w:val="000000"/>
            <w:shd w:fill="auto" w:val="clear"/>
            <w:rtl w:val="0"/>
          </w:rPr>
          <w:t xml:space="preserve"> </w:t>
        </w:r>
      </w:hyperlink>
      <w:hyperlink r:id="rId151">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B5C">
      <w:pPr>
        <w:pStyle w:val="Heading3"/>
        <w:ind w:left="0" w:firstLine="0"/>
        <w:rPr/>
      </w:pPr>
      <w:bookmarkStart w:colFirst="0" w:colLast="0" w:name="_heading=h.z4zuc51rmam1" w:id="330"/>
      <w:bookmarkEnd w:id="330"/>
      <w:r w:rsidDel="00000000" w:rsidR="00000000" w:rsidRPr="00000000">
        <w:rPr>
          <w:rtl w:val="0"/>
        </w:rPr>
        <w:t xml:space="preserve">5.4.8 Detecting abnormal behaviors</w:t>
      </w:r>
    </w:p>
    <w:p w:rsidR="00000000" w:rsidDel="00000000" w:rsidP="00000000" w:rsidRDefault="00000000" w:rsidRPr="00000000" w14:paraId="00000B5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B5E">
      <w:pPr>
        <w:numPr>
          <w:ilvl w:val="0"/>
          <w:numId w:val="9"/>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B5F">
      <w:pPr>
        <w:numPr>
          <w:ilvl w:val="0"/>
          <w:numId w:val="9"/>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B60">
      <w:pPr>
        <w:numPr>
          <w:ilvl w:val="0"/>
          <w:numId w:val="9"/>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B61">
      <w:pPr>
        <w:numPr>
          <w:ilvl w:val="0"/>
          <w:numId w:val="9"/>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B62">
      <w:pPr>
        <w:numPr>
          <w:ilvl w:val="0"/>
          <w:numId w:val="9"/>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B63">
      <w:pPr>
        <w:numPr>
          <w:ilvl w:val="0"/>
          <w:numId w:val="9"/>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B6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B6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B6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B67">
      <w:pPr>
        <w:pStyle w:val="Heading3"/>
        <w:ind w:left="0" w:firstLine="0"/>
        <w:rPr/>
      </w:pPr>
      <w:bookmarkStart w:colFirst="0" w:colLast="0" w:name="_heading=h.wh4qb21u9cfo" w:id="331"/>
      <w:bookmarkEnd w:id="331"/>
      <w:r w:rsidDel="00000000" w:rsidR="00000000" w:rsidRPr="00000000">
        <w:rPr>
          <w:rtl w:val="0"/>
        </w:rPr>
        <w:t xml:space="preserve">5.4.9 Handling of Disallowed Unicode code points</w:t>
      </w:r>
    </w:p>
    <w:p w:rsidR="00000000" w:rsidDel="00000000" w:rsidP="00000000" w:rsidRDefault="00000000" w:rsidRPr="00000000" w14:paraId="00000B68">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rFonts w:ascii="Arial" w:cs="Arial" w:eastAsia="Arial" w:hAnsi="Arial"/>
            <w:color w:val="1155cc"/>
            <w:u w:val="single"/>
            <w:shd w:fill="auto" w:val="clear"/>
            <w:rtl w:val="0"/>
          </w:rPr>
          <w:t xml:space="preserve">Section 1.7.4</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B6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B6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B6B">
      <w:pPr>
        <w:pStyle w:val="Heading4"/>
        <w:ind w:left="0" w:firstLine="0"/>
        <w:rPr/>
      </w:pPr>
      <w:bookmarkStart w:colFirst="0" w:colLast="0" w:name="_heading=h.nz5eemy59ri" w:id="332"/>
      <w:bookmarkEnd w:id="332"/>
      <w:r w:rsidDel="00000000" w:rsidR="00000000" w:rsidRPr="00000000">
        <w:rPr>
          <w:rtl w:val="0"/>
        </w:rPr>
        <w:t xml:space="preserve">5.4.9.1 Considerations for the use of Disallowed Unicode code points</w:t>
      </w:r>
    </w:p>
    <w:p w:rsidR="00000000" w:rsidDel="00000000" w:rsidP="00000000" w:rsidRDefault="00000000" w:rsidRPr="00000000" w14:paraId="00000B6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B6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B6E">
      <w:pPr>
        <w:pStyle w:val="Heading4"/>
        <w:ind w:left="0" w:firstLine="0"/>
        <w:rPr/>
      </w:pPr>
      <w:bookmarkStart w:colFirst="0" w:colLast="0" w:name="_heading=h.bynx7fjpvxum" w:id="333"/>
      <w:bookmarkEnd w:id="333"/>
      <w:r w:rsidDel="00000000" w:rsidR="00000000" w:rsidRPr="00000000">
        <w:rPr>
          <w:rtl w:val="0"/>
        </w:rPr>
        <w:t xml:space="preserve">5.4.9.2 Interactions between Publishers and Subscribers</w:t>
      </w:r>
    </w:p>
    <w:p w:rsidR="00000000" w:rsidDel="00000000" w:rsidP="00000000" w:rsidRDefault="00000000" w:rsidRPr="00000000" w14:paraId="00000B6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B7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B71">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B72">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B73">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B74">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B75">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B76">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B77">
      <w:pPr>
        <w:numPr>
          <w:ilvl w:val="1"/>
          <w:numId w:val="65"/>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B78">
      <w:pPr>
        <w:numPr>
          <w:ilvl w:val="1"/>
          <w:numId w:val="65"/>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B79">
      <w:pPr>
        <w:numPr>
          <w:ilvl w:val="1"/>
          <w:numId w:val="65"/>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B7A">
      <w:pPr>
        <w:numPr>
          <w:ilvl w:val="1"/>
          <w:numId w:val="65"/>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B7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B7C">
      <w:pPr>
        <w:pStyle w:val="Heading4"/>
        <w:ind w:left="0" w:firstLine="0"/>
        <w:rPr/>
      </w:pPr>
      <w:bookmarkStart w:colFirst="0" w:colLast="0" w:name="_heading=h.d4dvwf8lgj0z" w:id="334"/>
      <w:bookmarkEnd w:id="334"/>
      <w:r w:rsidDel="00000000" w:rsidR="00000000" w:rsidRPr="00000000">
        <w:rPr>
          <w:rtl w:val="0"/>
        </w:rPr>
        <w:t xml:space="preserve">5.4.9.3 Remedies</w:t>
      </w:r>
    </w:p>
    <w:p w:rsidR="00000000" w:rsidDel="00000000" w:rsidP="00000000" w:rsidRDefault="00000000" w:rsidRPr="00000000" w14:paraId="00000B7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B7E">
      <w:pPr>
        <w:numPr>
          <w:ilvl w:val="0"/>
          <w:numId w:val="5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B7F">
      <w:pPr>
        <w:numPr>
          <w:ilvl w:val="0"/>
          <w:numId w:val="56"/>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B80">
      <w:pPr>
        <w:pStyle w:val="Heading3"/>
        <w:ind w:left="0" w:firstLine="0"/>
        <w:rPr/>
      </w:pPr>
      <w:bookmarkStart w:colFirst="0" w:colLast="0" w:name="_heading=h.tdlqgir6zrnb" w:id="335"/>
      <w:bookmarkEnd w:id="335"/>
      <w:r w:rsidDel="00000000" w:rsidR="00000000" w:rsidRPr="00000000">
        <w:rPr>
          <w:rtl w:val="0"/>
        </w:rPr>
        <w:t xml:space="preserve">5.4.10 Other security considerations</w:t>
      </w:r>
    </w:p>
    <w:p w:rsidR="00000000" w:rsidDel="00000000" w:rsidP="00000000" w:rsidRDefault="00000000" w:rsidRPr="00000000" w14:paraId="00000B8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52">
        <w:r w:rsidDel="00000000" w:rsidR="00000000" w:rsidRPr="00000000">
          <w:rPr>
            <w:rFonts w:ascii="Arial" w:cs="Arial" w:eastAsia="Arial" w:hAnsi="Arial"/>
            <w:color w:val="000000"/>
            <w:shd w:fill="auto" w:val="clear"/>
            <w:rtl w:val="0"/>
          </w:rPr>
          <w:t xml:space="preserve"> </w:t>
        </w:r>
      </w:hyperlink>
      <w:hyperlink r:id="rId153">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54">
        <w:r w:rsidDel="00000000" w:rsidR="00000000" w:rsidRPr="00000000">
          <w:rPr>
            <w:rFonts w:ascii="Arial" w:cs="Arial" w:eastAsia="Arial" w:hAnsi="Arial"/>
            <w:color w:val="000000"/>
            <w:shd w:fill="auto" w:val="clear"/>
            <w:rtl w:val="0"/>
          </w:rPr>
          <w:t xml:space="preserve"> </w:t>
        </w:r>
      </w:hyperlink>
      <w:hyperlink r:id="rId155">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8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B8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B84">
      <w:pPr>
        <w:numPr>
          <w:ilvl w:val="0"/>
          <w:numId w:val="33"/>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B85">
      <w:pPr>
        <w:numPr>
          <w:ilvl w:val="0"/>
          <w:numId w:val="33"/>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B86">
      <w:pPr>
        <w:numPr>
          <w:ilvl w:val="0"/>
          <w:numId w:val="33"/>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rFonts w:ascii="Arial" w:cs="Arial" w:eastAsia="Arial" w:hAnsi="Arial"/>
            <w:color w:val="1155cc"/>
            <w:u w:val="single"/>
            <w:shd w:fill="auto" w:val="clear"/>
            <w:rtl w:val="0"/>
          </w:rPr>
          <w:t xml:space="preserve">section 4.11.1</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8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B88">
      <w:pPr>
        <w:pStyle w:val="Heading3"/>
        <w:ind w:left="0" w:firstLine="0"/>
        <w:rPr/>
      </w:pPr>
      <w:bookmarkStart w:colFirst="0" w:colLast="0" w:name="_heading=h.ndkmfsfe6rvr" w:id="336"/>
      <w:bookmarkEnd w:id="336"/>
      <w:r w:rsidDel="00000000" w:rsidR="00000000" w:rsidRPr="00000000">
        <w:rPr>
          <w:rtl w:val="0"/>
        </w:rPr>
        <w:t xml:space="preserve">5.4.11 Use of SOCKS</w:t>
      </w:r>
    </w:p>
    <w:p w:rsidR="00000000" w:rsidDel="00000000" w:rsidP="00000000" w:rsidRDefault="00000000" w:rsidRPr="00000000" w14:paraId="00000B8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56">
        <w:r w:rsidDel="00000000" w:rsidR="00000000" w:rsidRPr="00000000">
          <w:rPr>
            <w:rFonts w:ascii="Arial" w:cs="Arial" w:eastAsia="Arial" w:hAnsi="Arial"/>
            <w:color w:val="000000"/>
            <w:shd w:fill="auto" w:val="clear"/>
            <w:rtl w:val="0"/>
          </w:rPr>
          <w:t xml:space="preserve"> </w:t>
        </w:r>
      </w:hyperlink>
      <w:hyperlink r:id="rId157">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B8A">
      <w:pPr>
        <w:pStyle w:val="Heading3"/>
        <w:ind w:left="0" w:firstLine="0"/>
        <w:rPr/>
      </w:pPr>
      <w:bookmarkStart w:colFirst="0" w:colLast="0" w:name="_heading=h.3e16slc3oya2" w:id="337"/>
      <w:bookmarkEnd w:id="337"/>
      <w:r w:rsidDel="00000000" w:rsidR="00000000" w:rsidRPr="00000000">
        <w:rPr>
          <w:rtl w:val="0"/>
        </w:rPr>
        <w:t xml:space="preserve">5.4.12 Security profiles</w:t>
      </w:r>
    </w:p>
    <w:p w:rsidR="00000000" w:rsidDel="00000000" w:rsidP="00000000" w:rsidRDefault="00000000" w:rsidRPr="00000000" w14:paraId="00000B8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B8C">
      <w:pPr>
        <w:pStyle w:val="Heading4"/>
        <w:ind w:left="0" w:firstLine="0"/>
        <w:rPr/>
      </w:pPr>
      <w:bookmarkStart w:colFirst="0" w:colLast="0" w:name="_heading=h.mkfs4hgl2fw9" w:id="338"/>
      <w:bookmarkEnd w:id="338"/>
      <w:r w:rsidDel="00000000" w:rsidR="00000000" w:rsidRPr="00000000">
        <w:rPr>
          <w:rtl w:val="0"/>
        </w:rPr>
        <w:t xml:space="preserve">5.4.12.1 Clear communication profile</w:t>
      </w:r>
    </w:p>
    <w:p w:rsidR="00000000" w:rsidDel="00000000" w:rsidP="00000000" w:rsidRDefault="00000000" w:rsidRPr="00000000" w14:paraId="00000B8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B8E">
      <w:pPr>
        <w:pStyle w:val="Heading4"/>
        <w:ind w:left="0" w:firstLine="0"/>
        <w:rPr/>
      </w:pPr>
      <w:bookmarkStart w:colFirst="0" w:colLast="0" w:name="_heading=h.z2enj073z0k8" w:id="339"/>
      <w:bookmarkEnd w:id="339"/>
      <w:r w:rsidDel="00000000" w:rsidR="00000000" w:rsidRPr="00000000">
        <w:rPr>
          <w:rtl w:val="0"/>
        </w:rPr>
        <w:t xml:space="preserve">5.4.12.2 Secured network communication profile</w:t>
      </w:r>
    </w:p>
    <w:p w:rsidR="00000000" w:rsidDel="00000000" w:rsidP="00000000" w:rsidRDefault="00000000" w:rsidRPr="00000000" w14:paraId="00000B8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e.g., VPNs or physically secure network.</w:t>
      </w:r>
    </w:p>
    <w:p w:rsidR="00000000" w:rsidDel="00000000" w:rsidP="00000000" w:rsidRDefault="00000000" w:rsidRPr="00000000" w14:paraId="00000B90">
      <w:pPr>
        <w:pStyle w:val="Heading4"/>
        <w:ind w:left="0" w:firstLine="0"/>
        <w:rPr/>
      </w:pPr>
      <w:bookmarkStart w:colFirst="0" w:colLast="0" w:name="_heading=h.uimbujrr2hqo" w:id="340"/>
      <w:bookmarkEnd w:id="340"/>
      <w:r w:rsidDel="00000000" w:rsidR="00000000" w:rsidRPr="00000000">
        <w:rPr>
          <w:rtl w:val="0"/>
        </w:rPr>
        <w:t xml:space="preserve">5.4.12.3 Secured transport profile</w:t>
      </w:r>
    </w:p>
    <w:p w:rsidR="00000000" w:rsidDel="00000000" w:rsidP="00000000" w:rsidRDefault="00000000" w:rsidRPr="00000000" w14:paraId="00000B9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B9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58">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B93">
      <w:pPr>
        <w:pStyle w:val="Heading4"/>
        <w:ind w:left="0" w:firstLine="0"/>
        <w:rPr/>
      </w:pPr>
      <w:bookmarkStart w:colFirst="0" w:colLast="0" w:name="_heading=h.5h0rls4zwxer" w:id="341"/>
      <w:bookmarkEnd w:id="341"/>
      <w:r w:rsidDel="00000000" w:rsidR="00000000" w:rsidRPr="00000000">
        <w:rPr>
          <w:rtl w:val="0"/>
        </w:rPr>
        <w:t xml:space="preserve">5.4.12.4 Industry specific security profiles</w:t>
      </w:r>
    </w:p>
    <w:p w:rsidR="00000000" w:rsidDel="00000000" w:rsidP="00000000" w:rsidRDefault="00000000" w:rsidRPr="00000000" w14:paraId="00000B9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B95">
      <w:pPr>
        <w:spacing w:after="0" w:before="0" w:line="276" w:lineRule="auto"/>
        <w:ind w:left="0" w:right="0" w:firstLine="0"/>
        <w:rPr>
          <w:rFonts w:ascii="Arial" w:cs="Arial" w:eastAsia="Arial" w:hAnsi="Arial"/>
          <w:color w:val="000000"/>
          <w:shd w:fill="auto" w:val="clear"/>
        </w:rPr>
      </w:pPr>
      <w:hyperlink r:id="rId159">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60">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B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B97">
      <w:pPr>
        <w:pStyle w:val="Heading1"/>
        <w:ind w:left="0" w:firstLine="0"/>
        <w:rPr>
          <w:rFonts w:ascii="Arial" w:cs="Arial" w:eastAsia="Arial" w:hAnsi="Arial"/>
        </w:rPr>
      </w:pPr>
      <w:bookmarkStart w:colFirst="0" w:colLast="0" w:name="_heading=h.2k82xt6" w:id="342"/>
      <w:bookmarkEnd w:id="342"/>
      <w:r w:rsidDel="00000000" w:rsidR="00000000" w:rsidRPr="00000000">
        <w:rPr>
          <w:rFonts w:ascii="Arial" w:cs="Arial" w:eastAsia="Arial" w:hAnsi="Arial"/>
          <w:rtl w:val="0"/>
        </w:rPr>
        <w:t xml:space="preserve">6 Conformance</w:t>
      </w:r>
    </w:p>
    <w:p w:rsidR="00000000" w:rsidDel="00000000" w:rsidP="00000000" w:rsidRDefault="00000000" w:rsidRPr="00000000" w14:paraId="00000B98">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61">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B99">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62">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B9A">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63">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B9B">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B9C">
      <w:pPr>
        <w:pStyle w:val="Heading1"/>
        <w:spacing w:after="360" w:before="360" w:lineRule="auto"/>
        <w:ind w:left="0" w:firstLine="0"/>
        <w:rPr/>
      </w:pPr>
      <w:bookmarkStart w:colFirst="0" w:colLast="0" w:name="_heading=h.bc8w7ov5oli4" w:id="343"/>
      <w:bookmarkEnd w:id="343"/>
      <w:r w:rsidDel="00000000" w:rsidR="00000000" w:rsidRPr="00000000">
        <w:rPr>
          <w:rtl w:val="0"/>
        </w:rPr>
        <w:t xml:space="preserve">Appendix A. Acknowledgments</w:t>
      </w:r>
    </w:p>
    <w:p w:rsidR="00000000" w:rsidDel="00000000" w:rsidP="00000000" w:rsidRDefault="00000000" w:rsidRPr="00000000" w14:paraId="00000B9D">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B9E">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B9F">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BA0">
      <w:pPr>
        <w:pStyle w:val="Heading2"/>
        <w:spacing w:after="120" w:before="240" w:lineRule="auto"/>
        <w:ind w:left="0" w:firstLine="0"/>
        <w:rPr/>
      </w:pPr>
      <w:bookmarkStart w:colFirst="0" w:colLast="0" w:name="_heading=h.glow6i83isd5" w:id="344"/>
      <w:bookmarkEnd w:id="344"/>
      <w:r w:rsidDel="00000000" w:rsidR="00000000" w:rsidRPr="00000000">
        <w:rPr>
          <w:rtl w:val="0"/>
        </w:rPr>
        <w:t xml:space="preserve">A.1 Special Thanks</w:t>
      </w:r>
    </w:p>
    <w:p w:rsidR="00000000" w:rsidDel="00000000" w:rsidP="00000000" w:rsidRDefault="00000000" w:rsidRPr="00000000" w14:paraId="00000BA1">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BA2">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BA3">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BA4">
      <w:pPr>
        <w:pStyle w:val="Heading2"/>
        <w:spacing w:after="120" w:before="240" w:lineRule="auto"/>
        <w:ind w:left="0" w:firstLine="0"/>
        <w:rPr/>
      </w:pPr>
      <w:bookmarkStart w:colFirst="0" w:colLast="0" w:name="_heading=h.tdeowwajj1wf" w:id="345"/>
      <w:bookmarkEnd w:id="345"/>
      <w:r w:rsidDel="00000000" w:rsidR="00000000" w:rsidRPr="00000000">
        <w:rPr>
          <w:rtl w:val="0"/>
        </w:rPr>
        <w:t xml:space="preserve">A.2 Participants</w:t>
      </w:r>
    </w:p>
    <w:p w:rsidR="00000000" w:rsidDel="00000000" w:rsidP="00000000" w:rsidRDefault="00000000" w:rsidRPr="00000000" w14:paraId="00000BA5">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BA6">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BA7">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BA8">
      <w:pPr>
        <w:pStyle w:val="Heading1"/>
        <w:spacing w:after="0" w:before="0" w:lineRule="auto"/>
        <w:ind w:left="0" w:right="0" w:firstLine="0"/>
        <w:rPr>
          <w:rFonts w:ascii="Arial" w:cs="Arial" w:eastAsia="Arial" w:hAnsi="Arial"/>
        </w:rPr>
      </w:pPr>
      <w:bookmarkStart w:colFirst="0" w:colLast="0" w:name="_heading=h.v94r25kxc2gv" w:id="346"/>
      <w:bookmarkEnd w:id="346"/>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BA9">
      <w:pPr>
        <w:pStyle w:val="Heading1"/>
        <w:spacing w:after="360" w:before="360" w:lineRule="auto"/>
        <w:ind w:left="0" w:firstLine="0"/>
        <w:rPr>
          <w:rFonts w:ascii="Arial" w:cs="Arial" w:eastAsia="Arial" w:hAnsi="Arial"/>
          <w:highlight w:val="yellow"/>
        </w:rPr>
      </w:pPr>
      <w:bookmarkStart w:colFirst="0" w:colLast="0" w:name="_heading=h.ewpzaw2f211a" w:id="347"/>
      <w:bookmarkEnd w:id="347"/>
      <w:r w:rsidDel="00000000" w:rsidR="00000000" w:rsidRPr="00000000">
        <w:rPr>
          <w:rFonts w:ascii="Arial" w:cs="Arial" w:eastAsia="Arial" w:hAnsi="Arial"/>
          <w:highlight w:val="yellow"/>
          <w:rtl w:val="0"/>
        </w:rPr>
        <w:t xml:space="preserve">Appendix C. Revision History (informative)</w:t>
      </w:r>
    </w:p>
    <w:p w:rsidR="00000000" w:rsidDel="00000000" w:rsidP="00000000" w:rsidRDefault="00000000" w:rsidRPr="00000000" w14:paraId="00000BAA">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AB">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AC">
      <w:pPr>
        <w:rPr>
          <w:rFonts w:ascii="Arial" w:cs="Arial" w:eastAsia="Arial" w:hAnsi="Arial"/>
          <w:highlight w:val="yellow"/>
        </w:rPr>
      </w:pPr>
      <w:sdt>
        <w:sdtPr>
          <w:tag w:val="goog_rdk_178"/>
        </w:sdtPr>
        <w:sdtContent>
          <w:commentRangeStart w:id="124"/>
        </w:sdtContent>
      </w:sdt>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commentRangeEnd w:id="124"/>
      <w:r w:rsidDel="00000000" w:rsidR="00000000" w:rsidRPr="00000000">
        <w:commentReference w:id="124"/>
      </w:r>
      <w:r w:rsidDel="00000000" w:rsidR="00000000" w:rsidRPr="00000000">
        <w:rPr>
          <w:rtl w:val="0"/>
        </w:rPr>
      </w:r>
    </w:p>
    <w:tbl>
      <w:tblPr>
        <w:tblStyle w:val="Table20"/>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D">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E">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F">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0">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1">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2">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3">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4">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5">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6">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7">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B8">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9">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BA">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B">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C">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E">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F">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0">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2">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3">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4">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6">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7">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8">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A">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B">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C">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E">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F">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0">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2">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3">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4">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6">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7">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8">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9">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A">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B">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C">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E">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F">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0">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2">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3">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4">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6">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7">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8">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9">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A">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B">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C">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D">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E">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F">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0">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2">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3">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4">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5">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6">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7">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8">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A">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B">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C">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E">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F">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0">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2">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C03">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C04">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C05">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C06">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C07">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C08">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C09">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A">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B">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D">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C0E">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C0F">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C10">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C11">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C12">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C13">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4">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5">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7">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C18">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C19">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C1A">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C1B">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C1C">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C1D">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E">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1">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C22">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C23">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C24">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C25">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C26">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C27">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8">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9">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B">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C2C">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C2D">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E">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F">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1">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2">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3">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5">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C36">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7">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8">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9">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A">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B">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C">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E">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C3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0C4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0C41">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0C42">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3">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4">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5">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6">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0C47">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48"/>
      <w:bookmarkEnd w:id="348"/>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26" w:date="2024-08-06T14:44:03Z">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follow the table name convention</w:t>
      </w:r>
    </w:p>
  </w:comment>
  <w:comment w:author="davide.lenzarini@u-blox.com" w:id="95" w:date="2023-10-26T13:21:10Z">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davide.lenzarini@u-blox.com" w:id="75" w:date="2024-08-07T13:49:15Z">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to add DISCONNECT here?</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above comments.</w:t>
      </w:r>
    </w:p>
  </w:comment>
  <w:comment w:author="davide.lenzarini@u-blox.com" w:id="77" w:date="2024-08-07T13:51:40Z">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other messages like  REGISTER, SUBSCRIBE, UNSUBSCRIBE?</w:t>
      </w:r>
    </w:p>
  </w:comment>
  <w:comment w:author="davide.lenzarini@u-blox.com" w:id="74" w:date="2024-08-07T13:40:43Z">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said above that for QoS1 the DUP is always =0</w:t>
      </w:r>
    </w:p>
  </w:comment>
  <w:comment w:author="Simon Johnson" w:id="57" w:date="2023-10-20T09:26:02Z">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58" w:date="2024-01-04T16:48:28Z">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davide.lenzarini@u-blox.com" w:id="79" w:date="2024-08-07T13:53:53Z">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must be moved in chapter 4.3.4 (QoS 2)</w:t>
      </w:r>
    </w:p>
  </w:comment>
  <w:comment w:author="davide.lenzarini@u-blox.com" w:id="118" w:date="2024-08-08T15:31:03Z">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from the Server standpoint the LOST and DISCONNECTED Client states are identical</w:t>
      </w:r>
    </w:p>
  </w:comment>
  <w:comment w:author="davide.lenzarini@u-blox.com" w:id="96" w:date="2024-08-08T15:04:06Z">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can contain also a full topic name or a predefined topic alias or a short topic alias, right?</w:t>
      </w:r>
    </w:p>
  </w:comment>
  <w:comment w:author="davide.lenzarini@u-blox.com" w:id="19" w:date="2024-08-06T09:16:37Z">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17 is missing</w:t>
      </w:r>
    </w:p>
  </w:comment>
  <w:comment w:author="davide.lenzarini@u-blox.com" w:id="5" w:date="2024-08-06T09:15:55Z">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7 is missing</w:t>
      </w:r>
    </w:p>
  </w:comment>
  <w:comment w:author="davide.lenzarini@u-blox.com" w:id="84" w:date="2024-08-07T14:03:47Z">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to verify is session is still alive as we are passing the client id?</w:t>
      </w:r>
    </w:p>
  </w:comment>
  <w:comment w:author="davide.lenzarini@u-blox.com" w:id="24" w:date="2024-08-06T14:31:51Z">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davide.lenzarini@u-blox.com" w:id="47" w:date="2024-08-07T10:20:14Z">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davide.lenzarini@u-blox.com" w:id="33" w:date="2024-08-06T09:18:55Z">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38 is missing</w:t>
      </w:r>
    </w:p>
  </w:comment>
  <w:comment w:author="Stefan Hagen" w:id="86" w:date="2024-03-18T15:44:35Z">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87" w:date="2024-06-20T11:10:24Z">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Ian Craggs" w:id="88" w:date="2024-08-27T11:54:40Z">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in these sections were taken directly from MQTT 5)</w:t>
      </w:r>
    </w:p>
  </w:comment>
  <w:comment w:author="davide.lenzarini@u-blox.com" w:id="27" w:date="2024-08-06T09:18:23Z">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32 is missing</w:t>
      </w:r>
    </w:p>
  </w:comment>
  <w:comment w:author="davide.lenzarini@u-blox.com" w:id="25" w:date="2024-08-06T09:17:57Z">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Table 31</w:t>
      </w:r>
    </w:p>
  </w:comment>
  <w:comment w:author="davide.lenzarini@u-blox.com" w:id="23" w:date="2024-08-06T09:17:27Z">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26 and 27 are missing</w:t>
      </w:r>
    </w:p>
  </w:comment>
  <w:comment w:author="davide.lenzarini@u-blox.com" w:id="62" w:date="2024-08-07T10:44:02Z">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davide.lenzarini@u-blox.com" w:id="21" w:date="2024-08-06T09:17:02Z">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23 is missing</w:t>
      </w:r>
    </w:p>
  </w:comment>
  <w:comment w:author="davide.lenzarini@u-blox.com" w:id="63" w:date="2024-08-07T10:44:47Z">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davide.lenzarini@u-blox.com" w:id="92" w:date="2024-08-08T12:55:57Z">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"Reason code" in this case?</w:t>
      </w:r>
    </w:p>
  </w:comment>
  <w:comment w:author="Richard Coppen" w:id="14" w:date="2024-03-19T12:22:45Z">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davide.lenzarini@u-blox.com" w:id="93" w:date="2024-08-08T12:59:07Z">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is not clear or wrong. A REGACK can't be sent in reply to a PUBLISH.</w:t>
      </w:r>
    </w:p>
  </w:comment>
  <w:comment w:author="Richard Coppen" w:id="6" w:date="2024-03-19T12:05:40Z">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Ian Craggs" w:id="7" w:date="2025-02-05T10:59:26Z">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statement seems correct to me - perhaps it would be better as informative?</w:t>
      </w:r>
    </w:p>
  </w:comment>
  <w:comment w:author="davide.lenzarini@u-blox.com" w:id="53" w:date="2024-08-06T09:20:02Z">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98" w:date="2024-08-06T09:20:02Z">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Ian Craggs" w:id="97" w:date="2025-02-11T14:32:20Z">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See issue 641</w:t>
      </w:r>
    </w:p>
  </w:comment>
  <w:comment w:author="davide.lenzarini@u-blox.com" w:id="94" w:date="2024-08-08T13:02:23Z">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chapter 2.3.3 this reason code is not listed</w:t>
      </w:r>
    </w:p>
  </w:comment>
  <w:comment w:author="davide.lenzarini@u-blox.com" w:id="41" w:date="2024-08-06T09:19:18Z">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41 and 42 are missing</w:t>
      </w:r>
    </w:p>
  </w:comment>
  <w:comment w:author="davide.lenzarini@u-blox.com" w:id="0" w:date="2023-12-08T14:05:17Z">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Andrew Banks" w:id="55" w:date="2024-03-19T16:39:58Z">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56" w:date="2024-05-02T12:18:26Z">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davide.lenzarini@u-blox.com" w:id="31" w:date="2024-08-08T13:01:00Z">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80" w:date="2024-03-20T08:54:09Z">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21" w:date="2023-10-12T19:28:02Z">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48" w:date="2024-08-12T14:36:51Z">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49" w:date="2024-08-12T14:36:51Z">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50" w:date="2024-08-12T14:36:51Z">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51" w:date="2024-08-12T14:36:51Z">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54" w:date="2024-08-12T14:36:51Z">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83" w:date="2024-03-20T09:00:07Z">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davide.lenzarini@u-blox.com" w:id="64" w:date="2024-03-19T15:21:48Z">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65" w:date="2024-03-19T15:23:50Z">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99" w:date="2025-02-01T19:24:26Z">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seems feasible, but over-complicated. I've included it for completeness, but what does everyone think about it?</w:t>
      </w:r>
    </w:p>
  </w:comment>
  <w:comment w:author="davide.lenzarini@u-blox.com" w:id="73" w:date="2024-02-22T16:19:54Z">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20" w:date="2024-03-20T09:04:50Z">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19" w:date="2024-03-20T09:04:24Z">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Ian Craggs" w:id="78" w:date="2024-06-25T10:18:44Z">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81" w:date="2024-03-20T08:55:23Z">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Stefan Hagen" w:id="60" w:date="2023-11-16T16:45:21Z">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Ian Craggs" w:id="45" w:date="2025-02-04T17:18:41Z">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suggested alternative. Abbreviations for the field names are used in MQTT when they are long. We can have a key if we need to.</w:t>
      </w:r>
    </w:p>
  </w:comment>
  <w:comment w:author="Ian Craggs" w:id="46" w:date="2025-02-04T17:19:25Z">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would be better to move Reason Code after Session Expiry so that Reason Code and Reason String are adjacent</w:t>
      </w:r>
    </w:p>
  </w:comment>
  <w:comment w:author="davide.lenzarini@u-blox.com" w:id="22" w:date="2024-08-06T14:23:10Z">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table number is missing</w:t>
      </w:r>
    </w:p>
  </w:comment>
  <w:comment w:author="davide.lenzarini@u-blox.com" w:id="76" w:date="2024-11-14T16:39:39Z">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this case there is no need to resend a CONNECT, PINGREQ, AUTH, right?</w:t>
      </w:r>
    </w:p>
  </w:comment>
  <w:comment w:author="davide.lenzarini@u-blox.com" w:id="101" w:date="2024-08-08T10:15:19Z">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a definition for "SA"?</w:t>
      </w:r>
    </w:p>
  </w:comment>
  <w:comment w:author="Stefan Hagen" w:id="109" w:date="2024-03-18T16:14:25Z">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10" w:date="2024-03-18T16:13:21Z">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38" w:date="2024-11-14T17:14:11Z">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required here, it is required also for all other packets. I think we can remove it. Otherwise we should add also to WAKEUP and SLEEPREQ</w:t>
      </w:r>
    </w:p>
  </w:comment>
  <w:comment w:author="Ian Craggs" w:id="39" w:date="2025-02-05T12:12:46Z">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only used for sleeping clients on waking. So no to adding it elsewhere. WAKEUP is sent by the server, and for SLEEPREQ the client hasn't been sleeping at that point.</w:t>
      </w:r>
    </w:p>
  </w:comment>
  <w:comment w:author="Ian Craggs" w:id="40" w:date="2025-02-05T14:15:26Z">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https://issues.oasis-open.org/browse/MQTT-631</w:t>
      </w:r>
    </w:p>
  </w:comment>
  <w:comment w:author="Stefan Hagen" w:id="108" w:date="2024-03-18T16:09:57Z">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13" w:date="2024-08-08T10:24:21Z">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not a Radius field in the GWINFO packet. Is the sentence correct?</w:t>
      </w:r>
    </w:p>
  </w:comment>
  <w:comment w:author="Stefan Hagen" w:id="112" w:date="2024-03-18T16:20:57Z">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14" w:date="2023-10-05T18:07:12Z">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davide.lenzarini@u-blox.com" w:id="52" w:date="2024-08-12T14:34:59Z">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"WirelessnodeId" and "mqtt sn packet" we should have "(N)" to be consistent with the other images</w:t>
      </w:r>
    </w:p>
  </w:comment>
  <w:comment w:author="davide.lenzarini@u-blox.com" w:id="102" w:date="2024-08-08T10:17:31Z">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inconsistent with the terminology section where Server, Gateway and GW is the same entity</w:t>
      </w:r>
    </w:p>
  </w:comment>
  <w:comment w:author="Ian Craggs" w:id="103" w:date="2025-02-10T17:18:22Z">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I'll clarify</w:t>
      </w:r>
    </w:p>
  </w:comment>
  <w:comment w:author="Ian Craggs" w:id="104" w:date="2025-02-10T17:33:43Z">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Changed to: A Gateway should only advertise its presence if it is able to accept Subscriptions and forward messages.</w:t>
      </w:r>
    </w:p>
  </w:comment>
  <w:comment w:author="Stefan Hagen" w:id="111" w:date="2024-03-18T16:19:29Z">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100" w:date="2024-08-08T09:57:23Z">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here Publish Q0S-1?</w:t>
      </w:r>
    </w:p>
  </w:comment>
  <w:comment w:author="davide.lenzarini@u-blox.com" w:id="8" w:date="2024-07-30T18:47:07Z">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9" w:date="2024-07-31T09:57:04Z">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10" w:date="2024-08-06T08:15:17Z">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CONNECT packet the protocol version is for MQTT-SN. How the client can request a specific MQTT version?</w:t>
      </w:r>
    </w:p>
  </w:comment>
  <w:comment w:author="Ian Craggs" w:id="11" w:date="2025-02-05T11:35:30Z">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for the case of a transparent gateway</w:t>
      </w:r>
    </w:p>
  </w:comment>
  <w:comment w:author="davide.lenzarini@u-blox.com" w:id="115" w:date="2024-08-08T15:26:10Z">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one of the conditions indicated in 3.1.4.9 to trigger the WIll message sending</w:t>
      </w:r>
    </w:p>
  </w:comment>
  <w:comment w:author="davide.lenzarini@u-blox.com" w:id="117" w:date="2023-10-05T17:55:10Z">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Stefan Hagen" w:id="59" w:date="2024-03-03T17:43:50Z">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15" w:date="2024-07-30T19:08:51Z">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inconsistent with the ADVERTISE packet. If it send from a Client, that get the GwId from ADVERTISE over 6 bytes (a MAC address) what is the content of the GwId field in the GWINFO packet?</w:t>
      </w:r>
    </w:p>
  </w:comment>
  <w:comment w:author="Ian Craggs" w:id="16" w:date="2025-02-05T15:39:52Z">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issue 640</w:t>
      </w:r>
    </w:p>
  </w:comment>
  <w:comment w:author="Stefan Hagen" w:id="105" w:date="2023-10-12T19:15:52Z">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06" w:date="2023-10-20T08:59:01Z">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07" w:date="2023-10-20T08:59:10Z">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82" w:date="2024-08-06T14:59:19Z">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Virtual connection is initiated by the client so how the server can retransmit something in case the Virtual Connection is deleted?</w:t>
      </w:r>
    </w:p>
  </w:comment>
  <w:comment w:author="davide.lenzarini@u-blox.com" w:id="70" w:date="2024-03-19T15:48:20Z">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71" w:date="2024-06-20T11:05:09Z">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72" w:date="2024-08-07T13:37:00Z">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it is not necessary to say anything else about the DUP flag, right?</w:t>
      </w:r>
    </w:p>
  </w:comment>
  <w:comment w:author="Ian Craggs" w:id="42" w:date="2025-01-31T11:29:49Z">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commented: The visibility of the vertical field is very low. I would recommend to increase the font</w:t>
      </w:r>
    </w:p>
  </w:comment>
  <w:comment w:author="Ian Craggs" w:id="43" w:date="2025-01-31T11:30:13Z">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tried several ways so far but none worked successfully</w:t>
      </w:r>
    </w:p>
  </w:comment>
  <w:comment w:author="Ian Craggs" w:id="44" w:date="2025-02-04T17:18:19Z">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like MQTT - see below</w:t>
      </w:r>
    </w:p>
  </w:comment>
  <w:comment w:author="Ian Craggs" w:id="116" w:date="2024-11-08T18:06:50Z">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don't need this as the Virtual Connection is active?</w:t>
      </w:r>
    </w:p>
  </w:comment>
  <w:comment w:author="davide.lenzarini@u-blox.com" w:id="17" w:date="2024-08-12T12:50:22Z">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left of "2" there is a character to be removed</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will flags field, if the length is over 1 byte, is on byte 4, the "Packet identifier MSB" is on byte Z, with Z=4 if the will flag is 0 and Z=5 if the will flag is 1.</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will data section, present only if the will flag is 1, should start at  Q=Z+11 so Q=16 and finish at P=Q+4+K. So P=15 if the will flag is 0 and P=20+K (where K is the number by will payload bytes) if the will flag is 1.</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auth data section, present only if the auth flag is 1, should start at R=P and finish at S=P+4+L (where L is the number of Auth Data bytes). So S=P if the auth flag is 0 and S=P+4+L if the auth flag is 1.</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client identifier starts at byte S</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I would recommend to avoid using 14+1 but use instead Q,Q+1 etc (for the will section) and R,R+1 (for the auth section) and S for the client identifier start</w:t>
      </w:r>
    </w:p>
  </w:comment>
  <w:comment w:author="davide.lenzarini@u-blox.com" w:id="18" w:date="2024-08-28T16:54:21Z">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fixed</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fixed</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fixed</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 think S should be =R+3+L to be consistent with the above field (as R=P+1)</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 think U should be =S+N to be consistent with the above field (as T=S+1)</w:t>
      </w:r>
    </w:p>
  </w:comment>
  <w:comment w:author="Ian Craggs" w:id="20" w:date="2025-02-07T17:23:05Z">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 Alias should be Topic Alias</w:t>
      </w:r>
    </w:p>
  </w:comment>
  <w:comment w:author="davide.lenzarini@u-blox.com" w:id="89" w:date="2024-03-19T17:55:57Z">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90" w:date="2024-03-20T14:04:25Z">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91" w:date="2024-03-20T14:22:55Z">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Ian Craggs" w:id="61" w:date="2024-03-18T12:26:05Z">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davide.lenzarini@u-blox.com" w:id="32" w:date="2024-03-14T09:44:26Z">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Ian Craggs" w:id="124" w:date="2025-02-05T10:40:54Z">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this section is a list of changes from the previous version, rather than a revision history of this document. What would we like to see here?</w:t>
      </w:r>
    </w:p>
  </w:comment>
  <w:comment w:author="davide.lenzarini@u-blox.com" w:id="2" w:date="2023-12-08T14:25:46Z">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Anonymous" w:id="68" w:date="2024-03-20T10:34:54Z">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davide.lenzarini@u-blox.com" w:id="69" w:date="2024-08-07T13:34:54Z">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basis of 4.2 we should exclude the possibility to use MQTT-SN on a network allowing duplicated packets</w:t>
      </w:r>
    </w:p>
  </w:comment>
  <w:comment w:author="davide.lenzarini@u-blox.com" w:id="12" w:date="2024-02-07T16:41:05Z">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3" w:date="2024-06-24T14:39:36Z">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85" w:date="2024-08-08T12:22:41Z">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davide.lenzarini@u-blox.com" w:id="36" w:date="2024-08-07T08:58:40Z">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37" w:date="2024-08-07T08:58:49Z">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34" w:date="2024-08-07T08:58:16Z">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35" w:date="2024-08-07T08:58:27Z">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3" w:date="2023-12-08T14:31:19Z">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4" w:date="2024-01-11T09:01:06Z">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Ian Craggs" w:id="122" w:date="2025-02-05T15:27:10Z">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added this comment in response to Davide's question about how long to keep retained messages. MQTT 3.1.1 has this:Retained messages do not form part of the Session state in the Server. The Server SHOULD retain such messages until deleted by a Client.</w:t>
      </w:r>
    </w:p>
  </w:comment>
  <w:comment w:author="Ian Craggs" w:id="123" w:date="2025-02-05T15:27:30Z">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SHOULD statements are almost worthless?</w:t>
      </w:r>
    </w:p>
  </w:comment>
  <w:comment w:author="davide.lenzarini@u-blox.com" w:id="30" w:date="2024-08-07T08:39:49Z">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really unclear. Can we details what is the content of the SUBACK flags "topic type" and field "topic data" in case the SUBSCRIBE flags "topic type" was 0b00 or 0b01 or 0b11?</w:t>
      </w:r>
    </w:p>
  </w:comment>
  <w:comment w:author="davide.lenzarini@u-blox.com" w:id="66" w:date="2023-11-23T17:39:04Z">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67" w:date="2023-11-23T17:42:22Z">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davide.lenzarini@u-blox.com" w:id="28" w:date="2024-08-07T08:11:50Z">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Ian Craggs" w:id="29" w:date="2025-02-05T12:04:56Z">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means that if the subscription is the same as the one it is replacing, apart from some options, then there should be continuity of service from the server - none of the stream of messages from that subscription topic must be missing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4D" w15:done="0"/>
  <w15:commentEx w15:paraId="00000C4E" w15:done="0"/>
  <w15:commentEx w15:paraId="00000C50" w15:done="0"/>
  <w15:commentEx w15:paraId="00000C51" w15:done="0"/>
  <w15:commentEx w15:paraId="00000C52" w15:done="0"/>
  <w15:commentEx w15:paraId="00000C53" w15:done="0"/>
  <w15:commentEx w15:paraId="00000C55" w15:paraIdParent="00000C53" w15:done="0"/>
  <w15:commentEx w15:paraId="00000C56" w15:done="0"/>
  <w15:commentEx w15:paraId="00000C57" w15:done="0"/>
  <w15:commentEx w15:paraId="00000C58" w15:done="0"/>
  <w15:commentEx w15:paraId="00000C59" w15:done="0"/>
  <w15:commentEx w15:paraId="00000C5A" w15:done="0"/>
  <w15:commentEx w15:paraId="00000C5B" w15:done="0"/>
  <w15:commentEx w15:paraId="00000C5D" w15:done="0"/>
  <w15:commentEx w15:paraId="00000C5E" w15:done="0"/>
  <w15:commentEx w15:paraId="00000C5F" w15:done="0"/>
  <w15:commentEx w15:paraId="00000C6A" w15:done="0"/>
  <w15:commentEx w15:paraId="00000C6B" w15:paraIdParent="00000C6A" w15:done="0"/>
  <w15:commentEx w15:paraId="00000C6C" w15:paraIdParent="00000C6A" w15:done="0"/>
  <w15:commentEx w15:paraId="00000C6D" w15:done="0"/>
  <w15:commentEx w15:paraId="00000C6E" w15:done="0"/>
  <w15:commentEx w15:paraId="00000C6F" w15:done="0"/>
  <w15:commentEx w15:paraId="00000C71" w15:done="0"/>
  <w15:commentEx w15:paraId="00000C72" w15:done="0"/>
  <w15:commentEx w15:paraId="00000C74" w15:done="0"/>
  <w15:commentEx w15:paraId="00000C75" w15:done="0"/>
  <w15:commentEx w15:paraId="00000C76" w15:done="0"/>
  <w15:commentEx w15:paraId="00000C77" w15:done="0"/>
  <w15:commentEx w15:paraId="00000C7A" w15:done="0"/>
  <w15:commentEx w15:paraId="00000C7B" w15:paraIdParent="00000C7A" w15:done="0"/>
  <w15:commentEx w15:paraId="00000C7C" w15:done="0"/>
  <w15:commentEx w15:paraId="00000C7D" w15:done="0"/>
  <w15:commentEx w15:paraId="00000C7E" w15:done="0"/>
  <w15:commentEx w15:paraId="00000C7F" w15:done="0"/>
  <w15:commentEx w15:paraId="00000C80" w15:done="0"/>
  <w15:commentEx w15:paraId="00000C81" w15:done="0"/>
  <w15:commentEx w15:paraId="00000C82" w15:done="0"/>
  <w15:commentEx w15:paraId="00000C83" w15:done="0"/>
  <w15:commentEx w15:paraId="00000C84" w15:paraIdParent="00000C83" w15:done="0"/>
  <w15:commentEx w15:paraId="00000C85" w15:done="0"/>
  <w15:commentEx w15:paraId="00000C86" w15:done="0"/>
  <w15:commentEx w15:paraId="00000C87" w15:done="0"/>
  <w15:commentEx w15:paraId="00000C89" w15:done="0"/>
  <w15:commentEx w15:paraId="00000C8B" w15:done="0"/>
  <w15:commentEx w15:paraId="00000C8D" w15:done="0"/>
  <w15:commentEx w15:paraId="00000C8F" w15:done="0"/>
  <w15:commentEx w15:paraId="00000C91" w15:done="0"/>
  <w15:commentEx w15:paraId="00000C92" w15:done="0"/>
  <w15:commentEx w15:paraId="00000C93" w15:done="0"/>
  <w15:commentEx w15:paraId="00000C94" w15:paraIdParent="00000C93" w15:done="0"/>
  <w15:commentEx w15:paraId="00000C95" w15:done="0"/>
  <w15:commentEx w15:paraId="00000C96" w15:done="0"/>
  <w15:commentEx w15:paraId="00000C97" w15:done="0"/>
  <w15:commentEx w15:paraId="00000C98" w15:done="0"/>
  <w15:commentEx w15:paraId="00000C99" w15:done="0"/>
  <w15:commentEx w15:paraId="00000C9A" w15:done="0"/>
  <w15:commentEx w15:paraId="00000C9B" w15:done="0"/>
  <w15:commentEx w15:paraId="00000C9C" w15:done="0"/>
  <w15:commentEx w15:paraId="00000C9D" w15:paraIdParent="00000C9C" w15:done="0"/>
  <w15:commentEx w15:paraId="00000C9E" w15:done="0"/>
  <w15:commentEx w15:paraId="00000C9F" w15:done="0"/>
  <w15:commentEx w15:paraId="00000CA0" w15:done="0"/>
  <w15:commentEx w15:paraId="00000CA1" w15:done="0"/>
  <w15:commentEx w15:paraId="00000CA3" w15:done="0"/>
  <w15:commentEx w15:paraId="00000CA4" w15:done="0"/>
  <w15:commentEx w15:paraId="00000CA5" w15:paraIdParent="00000CA4" w15:done="0"/>
  <w15:commentEx w15:paraId="00000CA6" w15:paraIdParent="00000CA4" w15:done="0"/>
  <w15:commentEx w15:paraId="00000CA7" w15:done="0"/>
  <w15:commentEx w15:paraId="00000CA8" w15:done="0"/>
  <w15:commentEx w15:paraId="00000CA9" w15:done="0"/>
  <w15:commentEx w15:paraId="00000CAA" w15:done="0"/>
  <w15:commentEx w15:paraId="00000CAB" w15:done="0"/>
  <w15:commentEx w15:paraId="00000CAC" w15:done="0"/>
  <w15:commentEx w15:paraId="00000CAD" w15:paraIdParent="00000CAC" w15:done="0"/>
  <w15:commentEx w15:paraId="00000CAE" w15:paraIdParent="00000CAC" w15:done="0"/>
  <w15:commentEx w15:paraId="00000CB1" w15:done="0"/>
  <w15:commentEx w15:paraId="00000CB2" w15:done="0"/>
  <w15:commentEx w15:paraId="00000CB3" w15:done="0"/>
  <w15:commentEx w15:paraId="00000CB4" w15:paraIdParent="00000CB3" w15:done="0"/>
  <w15:commentEx w15:paraId="00000CB5" w15:paraIdParent="00000CB3" w15:done="0"/>
  <w15:commentEx w15:paraId="00000CB6" w15:paraIdParent="00000CB3" w15:done="0"/>
  <w15:commentEx w15:paraId="00000CB7" w15:done="0"/>
  <w15:commentEx w15:paraId="00000CB8" w15:done="0"/>
  <w15:commentEx w15:paraId="00000CB9" w15:done="0"/>
  <w15:commentEx w15:paraId="00000CBA" w15:done="0"/>
  <w15:commentEx w15:paraId="00000CBB" w15:paraIdParent="00000CBA" w15:done="0"/>
  <w15:commentEx w15:paraId="00000CC0" w15:done="0"/>
  <w15:commentEx w15:paraId="00000CC1" w15:paraIdParent="00000CC0" w15:done="0"/>
  <w15:commentEx w15:paraId="00000CC2" w15:paraIdParent="00000CC0" w15:done="0"/>
  <w15:commentEx w15:paraId="00000CC3" w15:done="0"/>
  <w15:commentEx w15:paraId="00000CC4" w15:done="0"/>
  <w15:commentEx w15:paraId="00000CC5" w15:paraIdParent="00000CC4" w15:done="0"/>
  <w15:commentEx w15:paraId="00000CC6" w15:paraIdParent="00000CC4" w15:done="0"/>
  <w15:commentEx w15:paraId="00000CC7" w15:done="0"/>
  <w15:commentEx w15:paraId="00000CC8" w15:paraIdParent="00000CC7" w15:done="0"/>
  <w15:commentEx w15:paraId="00000CC9" w15:paraIdParent="00000CC7" w15:done="0"/>
  <w15:commentEx w15:paraId="00000CCA" w15:done="0"/>
  <w15:commentEx w15:paraId="00000CD1" w15:done="0"/>
  <w15:commentEx w15:paraId="00000CD6" w15:paraIdParent="00000CD1" w15:done="0"/>
  <w15:commentEx w15:paraId="00000CD7" w15:done="0"/>
  <w15:commentEx w15:paraId="00000CD8" w15:done="0"/>
  <w15:commentEx w15:paraId="00000CD9" w15:paraIdParent="00000CD8" w15:done="0"/>
  <w15:commentEx w15:paraId="00000CDA" w15:paraIdParent="00000CD8" w15:done="0"/>
  <w15:commentEx w15:paraId="00000CE3" w15:done="0"/>
  <w15:commentEx w15:paraId="00000CE4" w15:done="0"/>
  <w15:commentEx w15:paraId="00000CE5" w15:done="0"/>
  <w15:commentEx w15:paraId="00000CE6" w15:done="0"/>
  <w15:commentEx w15:paraId="00000CE8" w15:done="0"/>
  <w15:commentEx w15:paraId="00000CE9" w15:paraIdParent="00000CE8" w15:done="0"/>
  <w15:commentEx w15:paraId="00000CEA" w15:done="0"/>
  <w15:commentEx w15:paraId="00000CEB" w15:paraIdParent="00000CEA" w15:done="0"/>
  <w15:commentEx w15:paraId="00000CEE" w15:done="0"/>
  <w15:commentEx w15:paraId="00000CEF" w15:done="0"/>
  <w15:commentEx w15:paraId="00000CF0" w15:done="0"/>
  <w15:commentEx w15:paraId="00000CF1" w15:done="0"/>
  <w15:commentEx w15:paraId="00000CF2" w15:done="0"/>
  <w15:commentEx w15:paraId="00000CF3" w15:done="0"/>
  <w15:commentEx w15:paraId="00000CF4" w15:paraIdParent="00000CF3" w15:done="0"/>
  <w15:commentEx w15:paraId="00000CF5" w15:done="0"/>
  <w15:commentEx w15:paraId="00000CF6" w15:paraIdParent="00000CF5" w15:done="0"/>
  <w15:commentEx w15:paraId="00000CF7" w15:done="0"/>
  <w15:commentEx w15:paraId="00000CF9" w15:done="0"/>
  <w15:commentEx w15:paraId="00000CFB" w15:paraIdParent="00000CF9" w15:done="0"/>
  <w15:commentEx w15:paraId="00000CFC" w15:done="0"/>
  <w15:commentEx w15:paraId="00000CFD" w15:paraIdParent="00000CF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ngLiu"/>
  <w:font w:name="Calibri"/>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August</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w:t>
    </w:r>
    <w:r w:rsidDel="00000000" w:rsidR="00000000" w:rsidRPr="00000000">
      <w:rPr>
        <w:color w:val="000000"/>
        <w:sz w:val="16"/>
        <w:szCs w:val="16"/>
        <w:shd w:fill="auto" w:val="clear"/>
        <w:rtl w:val="0"/>
      </w:rPr>
      <w:t xml:space="preserve">4</w:t>
    </w:r>
    <w:r w:rsidDel="00000000" w:rsidR="00000000" w:rsidRPr="00000000">
      <w:rPr>
        <w:rtl w:val="0"/>
      </w:rPr>
    </w:r>
  </w:p>
  <w:p w:rsidR="00000000" w:rsidDel="00000000" w:rsidP="00000000" w:rsidRDefault="00000000" w:rsidRPr="00000000" w14:paraId="00000C4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4</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8">
    <w:pPr>
      <w:rPr/>
    </w:pPr>
    <w:r w:rsidDel="00000000" w:rsidR="00000000" w:rsidRPr="00000000">
      <w:rPr/>
      <w:drawing>
        <wp:inline distB="114300" distT="114300" distL="114300" distR="114300">
          <wp:extent cx="2200275" cy="457200"/>
          <wp:effectExtent b="0" l="0" r="0" t="0"/>
          <wp:docPr id="69" name="image46.png"/>
          <a:graphic>
            <a:graphicData uri="http://schemas.openxmlformats.org/drawingml/2006/picture">
              <pic:pic>
                <pic:nvPicPr>
                  <pic:cNvPr id="0" name="image46.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37">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8">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image" Target="media/image44.png"/><Relationship Id="rId106" Type="http://schemas.openxmlformats.org/officeDocument/2006/relationships/hyperlink" Target="https://datatracker.ietf.org/doc/html/rfc4422" TargetMode="External"/><Relationship Id="rId105" Type="http://schemas.openxmlformats.org/officeDocument/2006/relationships/hyperlink" Target="https://docs.oasis-open.org/mqtt/mqtt/v5.0/os/mqtt-v5.0-os.html#Unicode" TargetMode="External"/><Relationship Id="rId104" Type="http://schemas.openxmlformats.org/officeDocument/2006/relationships/hyperlink" Target="https://docs.oasis-open.org/mqtt/mqtt/v5.0/os/mqtt-v5.0-os.html#Unicode" TargetMode="External"/><Relationship Id="rId109" Type="http://schemas.openxmlformats.org/officeDocument/2006/relationships/image" Target="media/image36.png"/><Relationship Id="rId108" Type="http://schemas.openxmlformats.org/officeDocument/2006/relationships/image" Target="media/image34.png"/><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image" Target="media/image23.png"/><Relationship Id="rId102" Type="http://schemas.openxmlformats.org/officeDocument/2006/relationships/image" Target="media/image5.png"/><Relationship Id="rId101" Type="http://schemas.openxmlformats.org/officeDocument/2006/relationships/hyperlink" Target="https://en.wikipedia.org/wiki/Galois/Counter_Mode" TargetMode="External"/><Relationship Id="rId100" Type="http://schemas.openxmlformats.org/officeDocument/2006/relationships/hyperlink" Target="https://en.wikipedia.org/wiki/CCM_mode" TargetMode="External"/><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ocs.oasis-open.org/mqtt/mqtt/v5.0/cos02/mqtt-v5.0-cos02.html#FIPS1402" TargetMode="External"/><Relationship Id="rId128" Type="http://schemas.openxmlformats.org/officeDocument/2006/relationships/hyperlink" Target="https://docs.oasis-open.org/mqtt/mqtt/v5.0/cos02/mqtt-v5.0-cos02.html#FIPS1402" TargetMode="External"/><Relationship Id="rId127" Type="http://schemas.openxmlformats.org/officeDocument/2006/relationships/hyperlink" Target="https://docs.oasis-open.org/mqtt/mqtt/v5.0/cos02/mqtt-v5.0-cos02.html#PCIDSS" TargetMode="External"/><Relationship Id="rId126" Type="http://schemas.openxmlformats.org/officeDocument/2006/relationships/hyperlink" Target="https://docs.oasis-open.org/mqtt/mqtt/v5.0/cos02/mqtt-v5.0-cos02.html#PCIDSS"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PCIDSS"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docs.oasis-open.org/mqtt/mqtt/v5.0/cos02/mqtt-v5.0-cos02.html#PCIDSS"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NISTCSF"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NISTCSF" TargetMode="External"/><Relationship Id="rId123" Type="http://schemas.openxmlformats.org/officeDocument/2006/relationships/hyperlink" Target="https://docs.oasis-open.org/mqtt/mqtt/v5.0/cos02/mqtt-v5.0-cos02.html#SARBANES" TargetMode="External"/><Relationship Id="rId122" Type="http://schemas.openxmlformats.org/officeDocument/2006/relationships/hyperlink" Target="https://docs.oasis-open.org/mqtt/mqtt/v5.0/cos02/mqtt-v5.0-cos02.html#SARBANES" TargetMode="External"/><Relationship Id="rId95"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94" Type="http://schemas.openxmlformats.org/officeDocument/2006/relationships/hyperlink" Target="https://nvlpubs.nist.gov/nistpubs/FIPS/NIST.FIPS.198-1.pdf" TargetMode="External"/><Relationship Id="rId97"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96" Type="http://schemas.openxmlformats.org/officeDocument/2006/relationships/hyperlink" Target="https://nvlpubs.nist.gov/nistpubs/SpecialPublications/NIST.SP.800-38b.pdf" TargetMode="External"/><Relationship Id="rId11" Type="http://schemas.openxmlformats.org/officeDocument/2006/relationships/hyperlink" Target="mailto:davide.lenzarini@u-blox.com" TargetMode="External"/><Relationship Id="rId99"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10" Type="http://schemas.openxmlformats.org/officeDocument/2006/relationships/hyperlink" Target="mailto:icraggs@gmail.com" TargetMode="External"/><Relationship Id="rId98" Type="http://schemas.openxmlformats.org/officeDocument/2006/relationships/hyperlink" Target="https://www.rfc-editor.org/rfc/rfc3610" TargetMode="External"/><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image" Target="media/image1.png"/><Relationship Id="rId90" Type="http://schemas.openxmlformats.org/officeDocument/2006/relationships/image" Target="media/image26.png"/><Relationship Id="rId93" Type="http://schemas.openxmlformats.org/officeDocument/2006/relationships/hyperlink" Target="https://www.rfc-editor.org/rfc/rfc2104" TargetMode="External"/><Relationship Id="rId92" Type="http://schemas.openxmlformats.org/officeDocument/2006/relationships/image" Target="media/image42.png"/><Relationship Id="rId118" Type="http://schemas.openxmlformats.org/officeDocument/2006/relationships/hyperlink" Target="https://docs.oasis-open.org/mqtt/mqtt/v5.0/cos02/mqtt-v5.0-cos02.html#USEUPRIVSH" TargetMode="External"/><Relationship Id="rId117" Type="http://schemas.openxmlformats.org/officeDocument/2006/relationships/hyperlink" Target="https://docs.oasis-open.org/mqtt/mqtt/v5.0/mqtt-v5.0.html" TargetMode="External"/><Relationship Id="rId116" Type="http://schemas.openxmlformats.org/officeDocument/2006/relationships/hyperlink" Target="https://docs.oasis-open.org/mqtt/mqtt/v3.1.1/os/mqtt-v3.1.1-os.html" TargetMode="External"/><Relationship Id="rId115" Type="http://schemas.openxmlformats.org/officeDocument/2006/relationships/image" Target="media/image11.png"/><Relationship Id="rId119" Type="http://schemas.openxmlformats.org/officeDocument/2006/relationships/hyperlink" Target="https://docs.oasis-open.org/mqtt/mqtt/v5.0/cos02/mqtt-v5.0-cos02.html#USEUPRIVSH" TargetMode="External"/><Relationship Id="rId15" Type="http://schemas.openxmlformats.org/officeDocument/2006/relationships/hyperlink" Target="mailto:simon622@gmail.com" TargetMode="External"/><Relationship Id="rId110" Type="http://schemas.openxmlformats.org/officeDocument/2006/relationships/image" Target="media/image37.png"/><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image" Target="media/image35.png"/><Relationship Id="rId18" Type="http://schemas.openxmlformats.org/officeDocument/2006/relationships/hyperlink" Target="http://www.microsoft.com/" TargetMode="External"/><Relationship Id="rId113" Type="http://schemas.openxmlformats.org/officeDocument/2006/relationships/image" Target="media/image20.png"/><Relationship Id="rId112" Type="http://schemas.openxmlformats.org/officeDocument/2006/relationships/image" Target="media/image38.png"/><Relationship Id="rId111" Type="http://schemas.openxmlformats.org/officeDocument/2006/relationships/image" Target="media/image31.png"/><Relationship Id="rId84" Type="http://schemas.openxmlformats.org/officeDocument/2006/relationships/image" Target="media/image32.png"/><Relationship Id="rId83" Type="http://schemas.openxmlformats.org/officeDocument/2006/relationships/image" Target="media/image41.png"/><Relationship Id="rId86" Type="http://schemas.openxmlformats.org/officeDocument/2006/relationships/image" Target="media/image39.png"/><Relationship Id="rId85" Type="http://schemas.openxmlformats.org/officeDocument/2006/relationships/image" Target="media/image21.png"/><Relationship Id="rId88" Type="http://schemas.openxmlformats.org/officeDocument/2006/relationships/hyperlink" Target="https://docs.google.com/document/d/1Q_l-TOttOqktQmnupRv7Un1Y8KzULIxc/edit?pli=1#heading=h.23ckvvd" TargetMode="External"/><Relationship Id="rId150" Type="http://schemas.openxmlformats.org/officeDocument/2006/relationships/hyperlink" Target="https://docs.oasis-open.org/mqtt/mqtt/v5.0/cos02/mqtt-v5.0-cos02.html#IEEE8021AR" TargetMode="External"/><Relationship Id="rId87" Type="http://schemas.openxmlformats.org/officeDocument/2006/relationships/image" Target="media/image25.png"/><Relationship Id="rId89" Type="http://schemas.openxmlformats.org/officeDocument/2006/relationships/image" Target="media/image19.png"/><Relationship Id="rId80" Type="http://schemas.openxmlformats.org/officeDocument/2006/relationships/image" Target="media/image17.png"/><Relationship Id="rId82" Type="http://schemas.openxmlformats.org/officeDocument/2006/relationships/image" Target="media/image43.png"/><Relationship Id="rId81"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oasis-open.org/mqtt/mqtt/v5.0/cos02/mqtt-v5.0-cos02.html#RFC6960"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RFC6960"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RFC5246" TargetMode="External"/><Relationship Id="rId142" Type="http://schemas.openxmlformats.org/officeDocument/2006/relationships/hyperlink" Target="https://docs.oasis-open.org/mqtt/mqtt/v5.0/cos02/mqtt-v5.0-cos02.html#RFC5246" TargetMode="External"/><Relationship Id="rId141" Type="http://schemas.openxmlformats.org/officeDocument/2006/relationships/hyperlink" Target="https://docs.oasis-open.org/mqtt/mqtt/v5.0/cos02/mqtt-v5.0-cos02.html#RFC5246" TargetMode="External"/><Relationship Id="rId140" Type="http://schemas.openxmlformats.org/officeDocument/2006/relationships/hyperlink" Target="https://datatracker.ietf.org/doc/rfc9147/"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5280"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5280"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5246" TargetMode="External"/><Relationship Id="rId8" Type="http://schemas.microsoft.com/office/2011/relationships/commentsExtended" Target="commentsExtended.xml"/><Relationship Id="rId144" Type="http://schemas.openxmlformats.org/officeDocument/2006/relationships/hyperlink" Target="https://datatracker.ietf.org/doc/rfc9147/" TargetMode="External"/><Relationship Id="rId73" Type="http://schemas.openxmlformats.org/officeDocument/2006/relationships/image" Target="media/image8.png"/><Relationship Id="rId72" Type="http://schemas.openxmlformats.org/officeDocument/2006/relationships/image" Target="media/image29.png"/><Relationship Id="rId75" Type="http://schemas.openxmlformats.org/officeDocument/2006/relationships/image" Target="media/image18.png"/><Relationship Id="rId74" Type="http://schemas.openxmlformats.org/officeDocument/2006/relationships/image" Target="media/image13.png"/><Relationship Id="rId77" Type="http://schemas.openxmlformats.org/officeDocument/2006/relationships/image" Target="media/image12.png"/><Relationship Id="rId76" Type="http://schemas.openxmlformats.org/officeDocument/2006/relationships/image" Target="media/image33.png"/><Relationship Id="rId79" Type="http://schemas.openxmlformats.org/officeDocument/2006/relationships/image" Target="media/image22.png"/><Relationship Id="rId78" Type="http://schemas.openxmlformats.org/officeDocument/2006/relationships/image" Target="media/image15.png"/><Relationship Id="rId71" Type="http://schemas.openxmlformats.org/officeDocument/2006/relationships/image" Target="media/image27.png"/><Relationship Id="rId70" Type="http://schemas.openxmlformats.org/officeDocument/2006/relationships/image" Target="media/image14.png"/><Relationship Id="rId139" Type="http://schemas.openxmlformats.org/officeDocument/2006/relationships/hyperlink" Target="https://docs.oasis-open.org/mqtt/mqtt/v5.0/cos02/mqtt-v5.0-cos02.html#RFC6749" TargetMode="External"/><Relationship Id="rId138" Type="http://schemas.openxmlformats.org/officeDocument/2006/relationships/hyperlink" Target="https://docs.oasis-open.org/mqtt/mqtt/v5.0/cos02/mqtt-v5.0-cos02.html#RFC6749" TargetMode="External"/><Relationship Id="rId137" Type="http://schemas.openxmlformats.org/officeDocument/2006/relationships/hyperlink" Target="https://docs.oasis-open.org/mqtt/mqtt/v5.0/cos02/mqtt-v5.0-cos02.html#RFC4511" TargetMode="External"/><Relationship Id="rId132" Type="http://schemas.openxmlformats.org/officeDocument/2006/relationships/hyperlink" Target="https://docs.oasis-open.org/mqtt/mqtt/v5.0/cos02/mqtt-v5.0-cos02.html#AES" TargetMode="External"/><Relationship Id="rId131" Type="http://schemas.openxmlformats.org/officeDocument/2006/relationships/hyperlink" Target="https://docs.oasis-open.org/mqtt/mqtt/v5.0/cos02/mqtt-v5.0-cos02.html#AES" TargetMode="External"/><Relationship Id="rId130" Type="http://schemas.openxmlformats.org/officeDocument/2006/relationships/hyperlink" Target="https://media.defense.gov/2022/Sep/07/2003071834/-1/-1/0/CSA_CNSA_2.0_ALGORITHMS_.PDF" TargetMode="External"/><Relationship Id="rId136" Type="http://schemas.openxmlformats.org/officeDocument/2006/relationships/hyperlink" Target="https://docs.oasis-open.org/mqtt/mqtt/v5.0/cos02/mqtt-v5.0-cos02.html#RFC4511" TargetMode="External"/><Relationship Id="rId135" Type="http://schemas.openxmlformats.org/officeDocument/2006/relationships/hyperlink" Target="https://docs.oasis-open.org/mqtt/mqtt/v5.0/cos02/mqtt-v5.0-cos02.html#ISO29192" TargetMode="External"/><Relationship Id="rId134" Type="http://schemas.openxmlformats.org/officeDocument/2006/relationships/hyperlink" Target="https://docs.oasis-open.org/mqtt/mqtt/v5.0/cos02/mqtt-v5.0-cos02.html#ISO29192" TargetMode="External"/><Relationship Id="rId133" Type="http://schemas.openxmlformats.org/officeDocument/2006/relationships/hyperlink" Target="https://docs.oasis-open.org/mqtt/mqtt/v5.0/cos02/mqtt-v5.0-cos02.html#CHACHA20" TargetMode="External"/><Relationship Id="rId62" Type="http://schemas.openxmlformats.org/officeDocument/2006/relationships/image" Target="media/image47.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28.png"/><Relationship Id="rId63" Type="http://schemas.openxmlformats.org/officeDocument/2006/relationships/image" Target="media/image3.png"/><Relationship Id="rId66" Type="http://schemas.openxmlformats.org/officeDocument/2006/relationships/image" Target="media/image24.png"/><Relationship Id="rId65" Type="http://schemas.openxmlformats.org/officeDocument/2006/relationships/image" Target="media/image45.png"/><Relationship Id="rId68" Type="http://schemas.openxmlformats.org/officeDocument/2006/relationships/image" Target="media/image6.png"/><Relationship Id="rId67" Type="http://schemas.openxmlformats.org/officeDocument/2006/relationships/image" Target="media/image30.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16.png"/><Relationship Id="rId163" Type="http://schemas.openxmlformats.org/officeDocument/2006/relationships/hyperlink" Target="https://docs.oasis-open.org/templates/TCHandbook/ConformanceGuidelines.html" TargetMode="External"/><Relationship Id="rId162" Type="http://schemas.openxmlformats.org/officeDocument/2006/relationships/hyperlink" Target="https://www.oasis-open.org/policies-guidelines/oasis-defined-terms-2017-05-26#dConformanceClause" TargetMode="External"/><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161" Type="http://schemas.openxmlformats.org/officeDocument/2006/relationships/hyperlink" Target="https://www.oasis-open.org/policies-guidelines/tc-process#wpComponentsConfClause" TargetMode="External"/><Relationship Id="rId54" Type="http://schemas.openxmlformats.org/officeDocument/2006/relationships/hyperlink" Target="https://www.rfc-editor.org/info/rfc3552" TargetMode="External"/><Relationship Id="rId160" Type="http://schemas.openxmlformats.org/officeDocument/2006/relationships/hyperlink" Target="https://media.defense.gov/2022/Sep/07/2003071834/-1/-1/0/CSA_CNSA_2.0_ALGORITHMS_.PDF" TargetMode="External"/><Relationship Id="rId57" Type="http://schemas.openxmlformats.org/officeDocument/2006/relationships/image" Target="media/image40.png"/><Relationship Id="rId56" Type="http://schemas.openxmlformats.org/officeDocument/2006/relationships/hyperlink" Target="https://docs.oasis-open.org/mqtt/mqtt/v5.0/cos02/mqtt-v5.0-cos02.html#Unicode" TargetMode="External"/><Relationship Id="rId159" Type="http://schemas.openxmlformats.org/officeDocument/2006/relationships/hyperlink" Target="https://docs.oasis-open.org/mqtt/mqtt/v5.0/cos02/mqtt-v5.0-cos02.html#NSAB" TargetMode="External"/><Relationship Id="rId59" Type="http://schemas.openxmlformats.org/officeDocument/2006/relationships/hyperlink" Target="https://docs.oasis-open.org/mqtt/mqtt/v5.0/cos02/mqtt-v5.0-cos02.html#RFC3629" TargetMode="External"/><Relationship Id="rId154" Type="http://schemas.openxmlformats.org/officeDocument/2006/relationships/hyperlink" Target="https://docs.oasis-open.org/mqtt/mqtt/v5.0/cos02/mqtt-v5.0-cos02.html#RFC6960" TargetMode="External"/><Relationship Id="rId58" Type="http://schemas.openxmlformats.org/officeDocument/2006/relationships/hyperlink" Target="https://docs.oasis-open.org/mqtt/mqtt/v5.0/cos02/mqtt-v5.0-cos02.html#Unicode" TargetMode="External"/><Relationship Id="rId153" Type="http://schemas.openxmlformats.org/officeDocument/2006/relationships/hyperlink" Target="https://docs.oasis-open.org/mqtt/mqtt/v5.0/cos02/mqtt-v5.0-cos02.html#RFC5280" TargetMode="External"/><Relationship Id="rId152" Type="http://schemas.openxmlformats.org/officeDocument/2006/relationships/hyperlink" Target="https://docs.oasis-open.org/mqtt/mqtt/v5.0/cos02/mqtt-v5.0-cos02.html#RFC5280" TargetMode="External"/><Relationship Id="rId151" Type="http://schemas.openxmlformats.org/officeDocument/2006/relationships/hyperlink" Target="https://docs.oasis-open.org/mqtt/mqtt/v5.0/cos02/mqtt-v5.0-cos02.html#IEEE8021AR" TargetMode="External"/><Relationship Id="rId158" Type="http://schemas.openxmlformats.org/officeDocument/2006/relationships/hyperlink" Target="https://docs.oasis-open.org/mqtt/mqtt/v5.0/cos02/mqtt-v5.0-cos02.html#RFC5246" TargetMode="External"/><Relationship Id="rId157" Type="http://schemas.openxmlformats.org/officeDocument/2006/relationships/hyperlink" Target="https://docs.oasis-open.org/mqtt/mqtt/v5.0/cos02/mqtt-v5.0-cos02.html#RFC1928" TargetMode="External"/><Relationship Id="rId156" Type="http://schemas.openxmlformats.org/officeDocument/2006/relationships/hyperlink" Target="https://docs.oasis-open.org/mqtt/mqtt/v5.0/cos02/mqtt-v5.0-cos02.html#RFC1928" TargetMode="External"/><Relationship Id="rId155" Type="http://schemas.openxmlformats.org/officeDocument/2006/relationships/hyperlink" Target="https://docs.oasis-open.org/mqtt/mqtt/v5.0/cos02/mqtt-v5.0-cos02.html#RFC696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K6w13CSmrYp6+oUXFh4DuuhjRQ==">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jLooGrzTFCvQ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iAEC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KSAgoKdGV4dC9wbGFpb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qGyIVMTA4MTg0Mzc1ODE0MDUwNjYyMDc2KAA4ADDv7/aS5TE47+/2kuUxSpMBCgp0ZXh0L3BsYWluEoQBVGhlIHRyYW5zbWlzc2lvbiByYWRpdXMgUmIgb2YgdGhlIFNFQVJDSEdXIHBhY2tldCBpcyBsaW1pdGVkLCBlLmcuIHRvIGEgc2luZ2xlIGhvcCBpbiBjYXNlIG9mIGEgZGVuc2UgZGVwbG95bWVudCBvZiBNUVRULVNOIGNsaWVudHMuWgw1NG1wczdqcXo1ZjdyAiAAeACaAQYIABAAGACqAYYC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7ABALgBABjv7/aS5TEg7+/2kuUxMABCEGtpeC5iMjVtbjEyeWZ1Y2gi1ggKC0FBQUE2Y1hUci1VEqQICgtBQUFBNmNYVHItVRILQUFBQTZjWFRyLVUawQIKCXRleHQvaHRtbB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iuAIKCnRleHQvcGxhaW4SqQJJdCBzaG91bGQgYmUgYmUgY29uc2lzdGVudCB3aXRoIHRoZSBDb25uZWN0ICJLZWVwIEFsaXZlIFRpbWVyIi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qGyIVMTE1NjI2MzU3MTQyNzM1ODEyMjY2KAA4ADDq55aIsDE46ueWiLAxWgx2YzA5ZzF1d2xtOHhyAiAAeACIAQKaAQYIABAAGACqAbYC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IqEECgp0ZXh0L3BsYWluEpIERG8gdGhlc2UgeWVsbG93wqBoaWdobGlnaHRzIGluZGljYXRlIGNvbnRlbnQvcnVsZXMgYW5kIGZvcm0gZXF1YWxseSB0byBuZWVkIHdvcms/IEkgZ3Vlc3Mgc28uCgpEZXBlbmRpbmcgb24gdGhlIHVuZGVybHlpbmcgInJ1bGVzIiBmcm9tIGVuZm9yY2VtZW50IHBlciBlaXRoZXIgaG9waW5nLCBjb252ZW50aW9uLCBvciBlbmZvcmNlbWVudCBJIGFtIHN1cmUgd2UgY2FuIHdyaXRlIHRoaXMgc3RhdGVtZW50IHNob3J0ZXIgYW5kIHRvIHRoZSBwb2ludC4KC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iKEBAoKdGV4dC9wbGFpbhL1A0FTQyBzYXlzLCBhZGQgc29tZXRoaW5nIGxpa2U6C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PjwsuiSMjAAQhBraXguZjgxcXZ2d2pvYW1kIuEICgtBQUFCR0pKcGxZTRKvCA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zOTI5MTk4MDE1MDY4MiZhbXA7dXNnPUFPdlZhdzM4UkM3VmNITTNNdDgyc1RGWGVpNFo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