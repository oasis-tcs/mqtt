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w:t>
      </w:r>
      <w:r w:rsidDel="00000000" w:rsidR="00000000" w:rsidRPr="00000000">
        <w:rPr>
          <w:rFonts w:ascii="Arial" w:cs="Arial" w:eastAsia="Arial" w:hAnsi="Arial"/>
          <w:b w:val="1"/>
          <w:color w:val="446caa"/>
          <w:rtl w:val="0"/>
        </w:rPr>
        <w:t xml:space="preserve">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Davide Lenzarini (</w:t>
      </w:r>
      <w:hyperlink r:id="rId13">
        <w:r w:rsidDel="00000000" w:rsidR="00000000" w:rsidRPr="00000000">
          <w:rPr>
            <w:rFonts w:ascii="Arial" w:cs="Arial" w:eastAsia="Arial" w:hAnsi="Arial"/>
            <w:color w:val="1155cc"/>
            <w:u w:val="single"/>
            <w:rtl w:val="0"/>
          </w:rPr>
          <w:t xml:space="preserve">davide.lenzarini@u-blox.com</w:t>
        </w:r>
      </w:hyperlink>
      <w:r w:rsidDel="00000000" w:rsidR="00000000" w:rsidRPr="00000000">
        <w:rPr>
          <w:rFonts w:ascii="Arial" w:cs="Arial" w:eastAsia="Arial" w:hAnsi="Arial"/>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rPr>
      </w:pPr>
      <w:r w:rsidDel="00000000" w:rsidR="00000000" w:rsidRPr="00000000">
        <w:rPr>
          <w:rFonts w:ascii="Arial" w:cs="Arial" w:eastAsia="Arial" w:hAnsi="Arial"/>
          <w:highlight w:val="white"/>
          <w:rtl w:val="0"/>
        </w:rPr>
        <w:t xml:space="preserve">Ian Craggs (</w:t>
      </w:r>
      <w:hyperlink r:id="rId14">
        <w:r w:rsidDel="00000000" w:rsidR="00000000" w:rsidRPr="00000000">
          <w:rPr>
            <w:rFonts w:ascii="Arial" w:cs="Arial" w:eastAsia="Arial" w:hAnsi="Arial"/>
            <w:highlight w:val="white"/>
            <w:rtl w:val="0"/>
          </w:rPr>
          <w:t xml:space="preserve">icraggs@gmail.com</w:t>
        </w:r>
      </w:hyperlink>
      <w:r w:rsidDel="00000000" w:rsidR="00000000" w:rsidRPr="00000000">
        <w:rPr>
          <w:rFonts w:ascii="Arial" w:cs="Arial" w:eastAsia="Arial" w:hAnsi="Arial"/>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Simon Johnson (</w:t>
      </w:r>
      <w:hyperlink r:id="rId17">
        <w:r w:rsidDel="00000000" w:rsidR="00000000" w:rsidRPr="00000000">
          <w:rPr>
            <w:rFonts w:ascii="Arial" w:cs="Arial" w:eastAsia="Arial" w:hAnsi="Arial"/>
            <w:color w:val="0000ee"/>
            <w:rtl w:val="0"/>
          </w:rPr>
          <w:t xml:space="preserve">simon</w:t>
        </w:r>
      </w:hyperlink>
      <w:r w:rsidDel="00000000" w:rsidR="00000000" w:rsidRPr="00000000">
        <w:rPr>
          <w:rFonts w:ascii="Arial" w:cs="Arial" w:eastAsia="Arial" w:hAnsi="Arial"/>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Stefan Hagen (</w:t>
      </w:r>
      <w:hyperlink r:id="rId18">
        <w:r w:rsidDel="00000000" w:rsidR="00000000" w:rsidRPr="00000000">
          <w:rPr>
            <w:rFonts w:ascii="Arial" w:cs="Arial" w:eastAsia="Arial" w:hAnsi="Arial"/>
            <w:color w:val="1155cc"/>
            <w:u w:val="single"/>
            <w:rtl w:val="0"/>
          </w:rPr>
          <w:t xml:space="preserve">stefan@hagen.link</w:t>
        </w:r>
      </w:hyperlink>
      <w:r w:rsidDel="00000000" w:rsidR="00000000" w:rsidRPr="00000000">
        <w:rPr>
          <w:rFonts w:ascii="Arial" w:cs="Arial" w:eastAsia="Arial" w:hAnsi="Arial"/>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znysh7"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bookmark=id.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D">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E">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i w:val="1"/>
          <w:rtl w:val="0"/>
        </w:rPr>
        <w:t xml:space="preserve">MQTT for Sensor Networks Version 2.0</w:t>
      </w:r>
      <w:r w:rsidDel="00000000" w:rsidR="00000000" w:rsidRPr="00000000">
        <w:rPr>
          <w:rFonts w:ascii="Arial" w:cs="Arial" w:eastAsia="Arial" w:hAnsi="Arial"/>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1155cc"/>
            <w:u w:val="single"/>
            <w:rtl w:val="0"/>
          </w:rPr>
          <w:t xml:space="preserve">https://docs.oasis-open.org/mqtt/mqtt-sn/v2.0/csd01/mqtt-sn-v2.0-csd01.docx</w:t>
        </w:r>
      </w:hyperlink>
      <w:r w:rsidDel="00000000" w:rsidR="00000000" w:rsidRPr="00000000">
        <w:rPr>
          <w:rFonts w:ascii="Arial" w:cs="Arial" w:eastAsia="Arial" w:hAnsi="Arial"/>
          <w:rtl w:val="0"/>
        </w:rPr>
        <w:t xml:space="preserve">. Latest stage: </w:t>
      </w:r>
      <w:hyperlink r:id="rId32">
        <w:r w:rsidDel="00000000" w:rsidR="00000000" w:rsidRPr="00000000">
          <w:rPr>
            <w:rFonts w:ascii="Arial" w:cs="Arial" w:eastAsia="Arial" w:hAnsi="Arial"/>
            <w:color w:val="1155cc"/>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4">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please see the full Notices section in an Appendix below.</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u w:val="none"/>
                <w:shd w:fill="auto" w:val="clear"/>
                <w:vertAlign w:val="baseline"/>
                <w:rtl w:val="0"/>
              </w:rPr>
              <w:t xml:space="preserve">1.1 MQTT For Sensor Networks (MQTT-SN)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u w:val="none"/>
                <w:shd w:fill="auto" w:val="clear"/>
                <w:vertAlign w:val="baseline"/>
                <w:rtl w:val="0"/>
              </w:rPr>
              <w:t xml:space="preserve">1.1.1 MQTT-SN and MQTT Differences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u w:val="none"/>
                <w:shd w:fill="auto" w:val="clear"/>
                <w:vertAlign w:val="baseline"/>
                <w:rtl w:val="0"/>
              </w:rPr>
              <w:t xml:space="preserve">1.2 Changes from earlier Versions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u w:val="none"/>
                <w:shd w:fill="auto" w:val="clear"/>
                <w:vertAlign w:val="baseline"/>
                <w:rtl w:val="0"/>
              </w:rPr>
              <w:t xml:space="preserve">1.2.1 MQTT-SN v1.2</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u w:val="none"/>
                <w:shd w:fill="auto" w:val="clear"/>
                <w:vertAlign w:val="baseline"/>
                <w:rtl w:val="0"/>
              </w:rPr>
              <w:t xml:space="preserve">1.3 Organization of the MQTT-SN specification</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u w:val="none"/>
                <w:shd w:fill="auto" w:val="clear"/>
                <w:vertAlign w:val="baseline"/>
                <w:rtl w:val="0"/>
              </w:rPr>
              <w:t xml:space="preserve">1.4 Terminology</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u w:val="none"/>
                <w:shd w:fill="auto" w:val="clear"/>
                <w:vertAlign w:val="baseline"/>
                <w:rtl w:val="0"/>
              </w:rPr>
              <w:t xml:space="preserve">1.4 Data representation</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u w:val="none"/>
                <w:shd w:fill="auto" w:val="clear"/>
                <w:vertAlign w:val="baseline"/>
                <w:rtl w:val="0"/>
              </w:rPr>
              <w:t xml:space="preserve">1.4.1 Bits (Byte)</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u w:val="none"/>
                <w:shd w:fill="auto" w:val="clear"/>
                <w:vertAlign w:val="baseline"/>
                <w:rtl w:val="0"/>
              </w:rPr>
              <w:t xml:space="preserve">1.4.2 Two Byte Integer</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u w:val="none"/>
                <w:shd w:fill="auto" w:val="clear"/>
                <w:vertAlign w:val="baseline"/>
                <w:rtl w:val="0"/>
              </w:rPr>
              <w:t xml:space="preserve">1.4.3 Four Byte Integer</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u w:val="none"/>
                <w:shd w:fill="auto" w:val="clear"/>
                <w:vertAlign w:val="baseline"/>
                <w:rtl w:val="0"/>
              </w:rPr>
              <w:t xml:space="preserve">1.4.4 UTF-8 Encoded String</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u w:val="none"/>
                <w:shd w:fill="auto" w:val="clear"/>
                <w:vertAlign w:val="baseline"/>
                <w:rtl w:val="0"/>
              </w:rPr>
              <w:t xml:space="preserve">2 MQTT-SN Control Packet format</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u w:val="none"/>
                <w:shd w:fill="auto" w:val="clear"/>
                <w:vertAlign w:val="baseline"/>
                <w:rtl w:val="0"/>
              </w:rPr>
              <w:t xml:space="preserve">2.1 Structure of an MQTT-SN Control Packet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u w:val="none"/>
                <w:shd w:fill="auto" w:val="clear"/>
                <w:vertAlign w:val="baseline"/>
                <w:rtl w:val="0"/>
              </w:rPr>
              <w:t xml:space="preserve">2.1.1 Packet Header</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u w:val="none"/>
                <w:shd w:fill="auto" w:val="clear"/>
                <w:vertAlign w:val="baseline"/>
                <w:rtl w:val="0"/>
              </w:rPr>
              <w:t xml:space="preserve">2.1.2 Length</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u w:val="none"/>
                <w:shd w:fill="auto" w:val="clear"/>
                <w:vertAlign w:val="baseline"/>
                <w:rtl w:val="0"/>
              </w:rPr>
              <w:t xml:space="preserve">2.1.3 MQTT-SN Control Packet Type</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u w:val="none"/>
                <w:shd w:fill="auto" w:val="clear"/>
                <w:vertAlign w:val="baseline"/>
                <w:rtl w:val="0"/>
              </w:rPr>
              <w:t xml:space="preserve">2.2 Packet Identifier</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u w:val="none"/>
                <w:shd w:fill="auto" w:val="clear"/>
                <w:vertAlign w:val="baseline"/>
                <w:rtl w:val="0"/>
              </w:rPr>
              <w:t xml:space="preserve">2.3 MQTT-SN Packet Fields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u w:val="none"/>
                <w:shd w:fill="auto" w:val="clear"/>
                <w:vertAlign w:val="baseline"/>
                <w:rtl w:val="0"/>
              </w:rPr>
              <w:t xml:space="preserve">2.3.1 Protocol Id</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u w:val="none"/>
                <w:shd w:fill="auto" w:val="clear"/>
                <w:vertAlign w:val="baseline"/>
                <w:rtl w:val="0"/>
              </w:rPr>
              <w:t xml:space="preserve">2.3.2 Radius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u w:val="none"/>
                <w:shd w:fill="auto" w:val="clear"/>
                <w:vertAlign w:val="baseline"/>
                <w:rtl w:val="0"/>
              </w:rPr>
              <w:t xml:space="preserve">2.3.3 Reason Code</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u w:val="none"/>
                <w:shd w:fill="auto" w:val="clear"/>
                <w:vertAlign w:val="baseline"/>
                <w:rtl w:val="0"/>
              </w:rPr>
              <w:t xml:space="preserve">2.3.4 Topic Alias Type</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u w:val="none"/>
                <w:shd w:fill="auto" w:val="clear"/>
                <w:vertAlign w:val="baseline"/>
                <w:rtl w:val="0"/>
              </w:rPr>
              <w:t xml:space="preserve">2.3.5 Topic Name</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u w:val="none"/>
                <w:shd w:fill="auto" w:val="clear"/>
                <w:vertAlign w:val="baseline"/>
                <w:rtl w:val="0"/>
              </w:rPr>
              <w:t xml:space="preserve">2.3.6 Will Payload</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u w:val="none"/>
                <w:shd w:fill="auto" w:val="clear"/>
                <w:vertAlign w:val="baseline"/>
                <w:rtl w:val="0"/>
              </w:rPr>
              <w:t xml:space="preserve">2.3.7 Will Topic</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u w:val="none"/>
                <w:shd w:fill="auto" w:val="clear"/>
                <w:vertAlign w:val="baseline"/>
                <w:rtl w:val="0"/>
              </w:rPr>
              <w:t xml:space="preserve">2.4 Topic Alias Types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u w:val="none"/>
                <w:shd w:fill="auto" w:val="clear"/>
                <w:vertAlign w:val="baseline"/>
                <w:rtl w:val="0"/>
              </w:rPr>
              <w:t xml:space="preserve">3 MQTT-SN Control Packets</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 Format of Individual Packets</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 ADVERTISE</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 Length &amp; Packet Type</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 GwId</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 Duration</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 SEARCHGW</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 Length &amp; Packet Type</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 Radius</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 GWINFO</w:t>
              <w:tab/>
              <w:t xml:space="preserve">27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3.1.3.1 Length &amp; Packet Type</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3.1.3.2 GwId</w:t>
              <w:tab/>
              <w:t xml:space="preserve">28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3.1.3.3 GwAdd</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 CONNECT</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 Length &amp; Packet Type</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3.1.4.2 Connect Flags</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3.1.4.3 Protocol Version</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3.1.4.4 Keep Alive Timer</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3.1.4.5 Session Expiry Interval</w:t>
              <w:tab/>
              <w:t xml:space="preserve">30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3.1.4.6 Max Packet Size</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3.1.4.7 Client Identifier</w:t>
              <w:tab/>
              <w:t xml:space="preserve">31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3.1.4.8 Connect Will Flags (optional, only with Will flag set)</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3.1.4.9 Will Topic Alias or Will Topic Length (optional, only with Will flag set)</w:t>
              <w:tab/>
              <w:t xml:space="preserve">32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3.1.4.10 Will Payload Length (optional, only with Will flag set)</w:t>
              <w:tab/>
              <w:t xml:space="preserve">32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3.1.4.11 Will Payload (optional, only with Will flag set)</w:t>
              <w:tab/>
              <w:t xml:space="preserve">32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3.1.4.12 Authentication Method Length (optional, only with Auth flag set)</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3.1.4.13 Authentication Method (optional, only with Auth flag set)</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3.1.4.14 Authentication Data Length (optional, only with Auth flag set)</w:t>
              <w:tab/>
              <w:t xml:space="preserve">33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3.1.4.15 Authentication Data (optional, only with Auth flag set)</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 CONNACK</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3.1.5.1 Length &amp; Packet Type</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3.1.5.2 Reason Code</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3.1.5.3 Connack Flags</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3.1.5.4 Session Expiry Interval</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3.1.5.5 Authentication Method Length (optional, only with Auth flag set)</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3.1.5.6 Authentication Method (optional, only with Auth flag set)</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3.1.5.7 Authentication Data Length (optional, only with Auth flag set)</w:t>
              <w:tab/>
              <w:t xml:space="preserve">34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3.1.5.8 Authentication Data (optional, only with Auth flag set)</w:t>
              <w:tab/>
              <w:t xml:space="preserve">34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3.1.5.8 Assigned Client Identifier</w:t>
              <w:tab/>
              <w:t xml:space="preserve">34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 AUTH</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3.1.6.1 Length &amp; Packet Type</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3.1.6.2 Reason Code</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3.1.6.3 Auth Method Length</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3.1.6.4 Auth Method</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3.1.6.5 Auth Data</w:t>
              <w:tab/>
              <w:t xml:space="preserve">36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 REGISTER</w:t>
              <w:tab/>
              <w:t xml:space="preserve">36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3.1.7.1 Length &amp; Packet Type</w:t>
              <w:tab/>
              <w:t xml:space="preserve">36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3.1.7.2 Topic Alias</w:t>
              <w:tab/>
              <w:t xml:space="preserve">36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3.1.7.3 Packet Id</w:t>
              <w:tab/>
              <w:t xml:space="preserve">36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3.1.7.4 Topic Name</w:t>
              <w:tab/>
              <w:t xml:space="preserve">36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 REGACK</w:t>
              <w:tab/>
              <w:t xml:space="preserve">36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3.1.8.1 Length &amp; Packet Type</w:t>
              <w:tab/>
              <w:t xml:space="preserve">37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3.1.8.2 REGACK Flags</w:t>
              <w:tab/>
              <w:t xml:space="preserve">37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3.1.8.3 Topic Alias</w:t>
              <w:tab/>
              <w:t xml:space="preserve">37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3.1.8.4 Packet Id</w:t>
              <w:tab/>
              <w:t xml:space="preserve">37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u w:val="none"/>
                <w:shd w:fill="auto" w:val="clear"/>
                <w:vertAlign w:val="baseline"/>
                <w:rtl w:val="0"/>
              </w:rPr>
              <w:t xml:space="preserve">3.1.8.5 Reason Code</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u w:val="none"/>
                <w:shd w:fill="auto" w:val="clear"/>
                <w:vertAlign w:val="baseline"/>
                <w:rtl w:val="0"/>
              </w:rPr>
              <w:t xml:space="preserve">3.1.9 Publish Variants</w:t>
              <w:tab/>
              <w:t xml:space="preserve">37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 PUBLISH WITHOUT SESSION</w:t>
              <w:tab/>
              <w:t xml:space="preserve">38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3.1.10.1 Length &amp; Packet Type</w:t>
              <w:tab/>
              <w:t xml:space="preserve">39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3.1.10.2 PUBLISH Flags</w:t>
              <w:tab/>
              <w:t xml:space="preserve">39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3.1.10.3 Topic Data</w:t>
              <w:tab/>
              <w:t xml:space="preserve">39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3.1.10.4 Data</w:t>
              <w:tab/>
              <w:t xml:space="preserve">39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 PUBLISH (used for QoS 0)</w:t>
              <w:tab/>
              <w:t xml:space="preserve">39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3.1.11.1 Length &amp; Packet Type</w:t>
              <w:tab/>
              <w:t xml:space="preserve">40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3.1.11.2 PUBLISH Flags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3.1.11.3 Topic Data</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3.1.11.4 Data</w:t>
              <w:tab/>
              <w:t xml:space="preserve">40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 PUBLISH (used for QoS 1 &amp; 2)</w:t>
              <w:tab/>
              <w:t xml:space="preserve">41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3.1.12.1 Length &amp; Packet Type</w:t>
              <w:tab/>
              <w:t xml:space="preserve">41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3.1.12.2 PUBLISH Flags</w:t>
              <w:tab/>
              <w:t xml:space="preserve">41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3.1.12.4 Packet Id</w:t>
              <w:tab/>
              <w:t xml:space="preserve">42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3.1.12.5 Topic Data</w:t>
              <w:tab/>
              <w:t xml:space="preserve">42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3.1.12.6 Data</w:t>
              <w:tab/>
              <w:t xml:space="preserve">42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 PUBACK – Publish Acknowledgement</w:t>
              <w:tab/>
              <w:t xml:space="preserve">42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3.1.13.1 Length &amp; Packet Type</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3.1.13.2 Packet Id</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3.1.13.3 Reason Code</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 PUBREC (QoS 2 delivery part 1)</w:t>
              <w:tab/>
              <w:t xml:space="preserve">43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3.1.14.1 Length &amp; Packet Type</w:t>
              <w:tab/>
              <w:t xml:space="preserve">43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3.1.14.2 Packet Id</w:t>
              <w:tab/>
              <w:t xml:space="preserve">43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3.1.14.3 Reason Code</w:t>
              <w:tab/>
              <w:t xml:space="preserve">43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 PUBREL (QoS 2 delivery part 2)</w:t>
              <w:tab/>
              <w:t xml:space="preserve">43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3.1.15.1 Length &amp; Packet Type</w:t>
              <w:tab/>
              <w:t xml:space="preserve">44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3.1.15.2 Packet Id</w:t>
              <w:tab/>
              <w:t xml:space="preserve">44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3.1.15.3 Reason Code</w:t>
              <w:tab/>
              <w:t xml:space="preserve">44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 PUBCOMP (QoS 2 delivery part 3)</w:t>
              <w:tab/>
              <w:t xml:space="preserve">44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3.1.16.1 Length &amp; Packet Type</w:t>
              <w:tab/>
              <w:t xml:space="preserve">44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3.1.16.2 Packet Identifier</w:t>
              <w:tab/>
              <w:t xml:space="preserve">44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3.1.16.3 Reason Code</w:t>
              <w:tab/>
              <w:t xml:space="preserve">44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 SUBSCRIBE</w:t>
              <w:tab/>
              <w:t xml:space="preserve">44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3.1.17.1 Length &amp; Packet Type</w:t>
              <w:tab/>
              <w:t xml:space="preserve">45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3.1.17.2 SUBSCRIBE Flags</w:t>
              <w:tab/>
              <w:t xml:space="preserve">45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3.1.17.3 Packet Id</w:t>
              <w:tab/>
              <w:t xml:space="preserve">45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3.1.17.4 Topic Data or Topic Filter</w:t>
              <w:tab/>
              <w:t xml:space="preserve">45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 SUBACK</w:t>
              <w:tab/>
              <w:t xml:space="preserve">46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3.1.18.1 Length &amp; Packet Type</w:t>
              <w:tab/>
              <w:t xml:space="preserve">46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3.1.18.2 Flags</w:t>
              <w:tab/>
              <w:t xml:space="preserve">46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3.1.18.3 Topic Data</w:t>
              <w:tab/>
              <w:t xml:space="preserve">46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3.1.18.4 Packet Identifier</w:t>
              <w:tab/>
              <w:t xml:space="preserve">46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3.1.18.5 Reason Code</w:t>
              <w:tab/>
              <w:t xml:space="preserve">46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 UNSUBSCRIBE</w:t>
              <w:tab/>
              <w:t xml:space="preserve">47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3.1.19.1 Length &amp; Packet Type</w:t>
              <w:tab/>
              <w:t xml:space="preserve">47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3.1.19.2 UNSUBSCRIBE Flags</w:t>
              <w:tab/>
              <w:t xml:space="preserve">47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3.1.19.3 Packet Identifier</w:t>
              <w:tab/>
              <w:t xml:space="preserve">47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3.1.19.4 Topic Data or Topic Filter</w:t>
              <w:tab/>
              <w:t xml:space="preserve">47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 UNSUBACK</w:t>
              <w:tab/>
              <w:t xml:space="preserve">47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3.1.20.1 Length &amp; Packet Type</w:t>
              <w:tab/>
              <w:t xml:space="preserve">48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3.1.20.2 Packet Identifier</w:t>
              <w:tab/>
              <w:t xml:space="preserve">48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3.1.20.3 Reason Code</w:t>
              <w:tab/>
              <w:t xml:space="preserve">48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 PINGREQ</w:t>
              <w:tab/>
              <w:t xml:space="preserve">48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3.1.21.1 Length &amp; Packet Type</w:t>
              <w:tab/>
              <w:t xml:space="preserve">48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3.1.21.2 Client Identifier (optional)</w:t>
              <w:tab/>
              <w:t xml:space="preserve">48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 PINGRESP</w:t>
              <w:tab/>
              <w:t xml:space="preserve">48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3.1.22.1 Length &amp; Packet Type</w:t>
              <w:tab/>
              <w:t xml:space="preserve">49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3.1.22.2 Messages Remaining</w:t>
              <w:tab/>
              <w:t xml:space="preserve">49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 DISCONNECT</w:t>
              <w:tab/>
              <w:t xml:space="preserve">49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3.1.23.1 Length &amp; Packet Type</w:t>
              <w:tab/>
              <w:t xml:space="preserve">50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3.1.23.2 Disconnect Flags</w:t>
              <w:tab/>
              <w:t xml:space="preserve">50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3.1.23.3 Reason Code</w:t>
              <w:tab/>
              <w:t xml:space="preserve">50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3.1.23.4 Session Expiry Interval</w:t>
              <w:tab/>
              <w:t xml:space="preserve">51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3.1.23.5 Reason String</w:t>
              <w:tab/>
              <w:t xml:space="preserve">51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 Forwarder Encapsulation</w:t>
              <w:tab/>
              <w:t xml:space="preserve">51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3.1.24.1 Length</w:t>
              <w:tab/>
              <w:t xml:space="preserve">51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3.1.24.2 Packet Type</w:t>
              <w:tab/>
              <w:t xml:space="preserve">51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3.1.24.3 Ctrl</w:t>
              <w:tab/>
              <w:t xml:space="preserve">51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3.1.24.4 Radius</w:t>
              <w:tab/>
              <w:t xml:space="preserve">52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3.1.24.5 Wireless Node Id</w:t>
              <w:tab/>
              <w:t xml:space="preserve">52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3.1.24.6 MQTT SN Packet</w:t>
              <w:tab/>
              <w:t xml:space="preserve">52</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 Protection Encapsulation</w:t>
              <w:tab/>
              <w:t xml:space="preserve">52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3.1.25.1 Length</w:t>
              <w:tab/>
              <w:t xml:space="preserve">53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3.1.25.2 Packet Type</w:t>
              <w:tab/>
              <w:t xml:space="preserve">53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3.1.25.3 Protection Flags</w:t>
              <w:tab/>
              <w:t xml:space="preserve">53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3.1.25.4 Protection Scheme</w:t>
              <w:tab/>
              <w:t xml:space="preserve">54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3.1.25.5 Sender Id</w:t>
              <w:tab/>
              <w:t xml:space="preserve">55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3.1.25.6 Random</w:t>
              <w:tab/>
              <w:t xml:space="preserve">55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3.1.25.7 Crypto Material</w:t>
              <w:tab/>
              <w:t xml:space="preserve">56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3.1.25.8 Monotonic Counter</w:t>
              <w:tab/>
              <w:t xml:space="preserve">56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3.1.25.9 Protected MQTT-SN Packet</w:t>
              <w:tab/>
              <w:t xml:space="preserve">56</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u w:val="none"/>
                <w:shd w:fill="auto" w:val="clear"/>
                <w:vertAlign w:val="baseline"/>
                <w:rtl w:val="0"/>
              </w:rPr>
              <w:t xml:space="preserve">3.1.25.10 Authentication Tag</w:t>
              <w:tab/>
              <w:t xml:space="preserve">56</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u w:val="none"/>
                <w:shd w:fill="auto" w:val="clear"/>
                <w:vertAlign w:val="baseline"/>
                <w:rtl w:val="0"/>
              </w:rPr>
              <w:t xml:space="preserve">4 Operational behavior</w:t>
              <w:tab/>
              <w:t xml:space="preserve">57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5phjt5">
            <w:r w:rsidDel="00000000" w:rsidR="00000000" w:rsidRPr="00000000">
              <w:rPr>
                <w:rFonts w:ascii="Arial" w:cs="Arial" w:eastAsia="Arial" w:hAnsi="Arial"/>
                <w:b w:val="0"/>
                <w:i w:val="0"/>
                <w:smallCaps w:val="0"/>
                <w:strike w:val="0"/>
                <w:color w:val="000000"/>
                <w:u w:val="none"/>
                <w:shd w:fill="auto" w:val="clear"/>
                <w:vertAlign w:val="baseline"/>
                <w:rtl w:val="0"/>
              </w:rPr>
              <w:t xml:space="preserve">4.1 Example MQTT-SN Architecture(s)</w:t>
              <w:tab/>
              <w:t xml:space="preserve">57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u w:val="none"/>
                <w:shd w:fill="auto" w:val="clear"/>
                <w:vertAlign w:val="baseline"/>
                <w:rtl w:val="0"/>
              </w:rPr>
              <w:t xml:space="preserve">4.1.1 Transparent Gateway</w:t>
              <w:tab/>
              <w:t xml:space="preserve">58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u w:val="none"/>
                <w:shd w:fill="auto" w:val="clear"/>
                <w:vertAlign w:val="baseline"/>
                <w:rtl w:val="0"/>
              </w:rPr>
              <w:t xml:space="preserve">4.1.2 Aggregating Gateway</w:t>
              <w:tab/>
              <w:t xml:space="preserve">59</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jzpmwk">
            <w:r w:rsidDel="00000000" w:rsidR="00000000" w:rsidRPr="00000000">
              <w:rPr>
                <w:rFonts w:ascii="Arial" w:cs="Arial" w:eastAsia="Arial" w:hAnsi="Arial"/>
                <w:b w:val="0"/>
                <w:i w:val="0"/>
                <w:smallCaps w:val="0"/>
                <w:strike w:val="0"/>
                <w:color w:val="000000"/>
                <w:u w:val="none"/>
                <w:shd w:fill="auto" w:val="clear"/>
                <w:vertAlign w:val="baseline"/>
                <w:rtl w:val="0"/>
              </w:rPr>
              <w:t xml:space="preserve">4.2 Networks &amp; Transport Layers</w:t>
              <w:tab/>
              <w:t xml:space="preserve">59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u w:val="none"/>
                <w:shd w:fill="auto" w:val="clear"/>
                <w:vertAlign w:val="baseline"/>
                <w:rtl w:val="0"/>
              </w:rPr>
              <w:t xml:space="preserve">4.3 Gateway Advertisement and Discovery</w:t>
              <w:tab/>
              <w:t xml:space="preserve">60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u w:val="none"/>
                <w:shd w:fill="auto" w:val="clear"/>
                <w:vertAlign w:val="baseline"/>
                <w:rtl w:val="0"/>
              </w:rPr>
              <w:t xml:space="preserve">4.4 Session Establishment</w:t>
              <w:tab/>
              <w:t xml:space="preserve">61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u w:val="none"/>
                <w:shd w:fill="auto" w:val="clear"/>
                <w:vertAlign w:val="baseline"/>
                <w:rtl w:val="0"/>
              </w:rPr>
              <w:t xml:space="preserve">4.5 Quality of Service levels and protocol flows</w:t>
              <w:tab/>
              <w:t xml:space="preserve">62</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u w:val="none"/>
                <w:shd w:fill="auto" w:val="clear"/>
                <w:vertAlign w:val="baseline"/>
                <w:rtl w:val="0"/>
              </w:rPr>
              <w:t xml:space="preserve">4.5.1 QoS 0: At most once delivery</w:t>
              <w:tab/>
              <w:t xml:space="preserve">62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u w:val="none"/>
                <w:shd w:fill="auto" w:val="clear"/>
                <w:vertAlign w:val="baseline"/>
                <w:rtl w:val="0"/>
              </w:rPr>
              <w:t xml:space="preserve">4.5.2 QoS 1: At least once delivery</w:t>
              <w:tab/>
              <w:t xml:space="preserve">63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u w:val="none"/>
                <w:shd w:fill="auto" w:val="clear"/>
                <w:vertAlign w:val="baseline"/>
                <w:rtl w:val="0"/>
              </w:rPr>
              <w:t xml:space="preserve">4.5.3 QoS 2: Exactly once delivery</w:t>
              <w:tab/>
              <w:t xml:space="preserve">64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u w:val="none"/>
                <w:shd w:fill="auto" w:val="clear"/>
                <w:vertAlign w:val="baseline"/>
                <w:rtl w:val="0"/>
              </w:rPr>
              <w:t xml:space="preserve">4.6 Client states</w:t>
              <w:tab/>
              <w:t xml:space="preserve">64</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u w:val="none"/>
                <w:shd w:fill="auto" w:val="clear"/>
                <w:vertAlign w:val="baseline"/>
                <w:rtl w:val="0"/>
              </w:rPr>
              <w:t xml:space="preserve">4.6.1 Gateway timers</w:t>
              <w:tab/>
              <w:t xml:space="preserve">66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u w:val="none"/>
                <w:shd w:fill="auto" w:val="clear"/>
                <w:vertAlign w:val="baseline"/>
                <w:rtl w:val="0"/>
              </w:rPr>
              <w:t xml:space="preserve">4.7 Session state</w:t>
              <w:tab/>
              <w:t xml:space="preserve">67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u w:val="none"/>
                <w:shd w:fill="auto" w:val="clear"/>
                <w:vertAlign w:val="baseline"/>
                <w:rtl w:val="0"/>
              </w:rPr>
              <w:t xml:space="preserve">4.8 Clean start</w:t>
              <w:tab/>
              <w:t xml:space="preserve">67</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u w:val="none"/>
                <w:shd w:fill="auto" w:val="clear"/>
                <w:vertAlign w:val="baseline"/>
                <w:rtl w:val="0"/>
              </w:rPr>
              <w:t xml:space="preserve">4.10 Topic Name and Topic Filter Registration Procedure</w:t>
              <w:tab/>
              <w:t xml:space="preserve">71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u w:val="none"/>
                <w:shd w:fill="auto" w:val="clear"/>
                <w:vertAlign w:val="baseline"/>
                <w:rtl w:val="0"/>
              </w:rPr>
              <w:t xml:space="preserve">4.11 Topic Name and Topic Filter Mapping and Aliasing</w:t>
              <w:tab/>
              <w:t xml:space="preserve">72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u w:val="none"/>
                <w:shd w:fill="auto" w:val="clear"/>
                <w:vertAlign w:val="baseline"/>
                <w:rtl w:val="0"/>
              </w:rPr>
              <w:t xml:space="preserve">4.12 Predefined topic alias’ and short topic names</w:t>
              <w:tab/>
              <w:t xml:space="preserve">72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u w:val="none"/>
                <w:shd w:fill="auto" w:val="clear"/>
                <w:vertAlign w:val="baseline"/>
                <w:rtl w:val="0"/>
              </w:rPr>
              <w:t xml:space="preserve">4.13 Client’s Topic Subscribe/Unsubscribe Procedure</w:t>
              <w:tab/>
              <w:t xml:space="preserve">72</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u w:val="none"/>
                <w:shd w:fill="auto" w:val="clear"/>
                <w:vertAlign w:val="baseline"/>
                <w:rtl w:val="0"/>
              </w:rPr>
              <w:t xml:space="preserve">4.14 Client’s Publish Procedure</w:t>
              <w:tab/>
              <w:t xml:space="preserve">73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u w:val="none"/>
                <w:shd w:fill="auto" w:val="clear"/>
                <w:vertAlign w:val="baseline"/>
                <w:rtl w:val="0"/>
              </w:rPr>
              <w:t xml:space="preserve">4.15 Gateway’s Publish Procedure</w:t>
              <w:tab/>
              <w:t xml:space="preserve">73</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u w:val="none"/>
                <w:shd w:fill="auto" w:val="clear"/>
                <w:vertAlign w:val="baseline"/>
                <w:rtl w:val="0"/>
              </w:rPr>
              <w:t xml:space="preserve">4.16 Keep Alive and PING Procedure</w:t>
              <w:tab/>
              <w:t xml:space="preserve">74</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u w:val="none"/>
                <w:shd w:fill="auto" w:val="clear"/>
                <w:vertAlign w:val="baseline"/>
                <w:rtl w:val="0"/>
              </w:rPr>
              <w:t xml:space="preserve">4.17 Client’s Disconnect Procedure</w:t>
              <w:tab/>
              <w:t xml:space="preserve">74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u w:val="none"/>
                <w:shd w:fill="auto" w:val="clear"/>
                <w:vertAlign w:val="baseline"/>
                <w:rtl w:val="0"/>
              </w:rPr>
              <w:t xml:space="preserve">4.18 Client’s Retransmission Procedure</w:t>
              <w:tab/>
              <w:t xml:space="preserve">74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u w:val="none"/>
                <w:shd w:fill="auto" w:val="clear"/>
                <w:vertAlign w:val="baseline"/>
                <w:rtl w:val="0"/>
              </w:rPr>
              <w:t xml:space="preserve">4.19 Sleeping clients</w:t>
              <w:tab/>
              <w:t xml:space="preserve">75</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u w:val="none"/>
                <w:shd w:fill="auto" w:val="clear"/>
                <w:vertAlign w:val="baseline"/>
                <w:rtl w:val="0"/>
              </w:rPr>
              <w:t xml:space="preserve">4.20 Authentication</w:t>
              <w:tab/>
              <w:t xml:space="preserve">77</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u w:val="none"/>
                <w:shd w:fill="auto" w:val="clear"/>
                <w:vertAlign w:val="baseline"/>
                <w:rtl w:val="0"/>
              </w:rPr>
              <w:t xml:space="preserve">4.21 Retained Packets</w:t>
              <w:tab/>
              <w:t xml:space="preserve">79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u w:val="none"/>
                <w:shd w:fill="auto" w:val="clear"/>
                <w:vertAlign w:val="baseline"/>
                <w:rtl w:val="0"/>
              </w:rPr>
              <w:t xml:space="preserve">4.22 Optional Features</w:t>
              <w:tab/>
              <w:t xml:space="preserve">79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u w:val="none"/>
                <w:shd w:fill="auto" w:val="clear"/>
                <w:vertAlign w:val="baseline"/>
                <w:rtl w:val="0"/>
              </w:rPr>
              <w:t xml:space="preserve">5 Conformance</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A. References</w:t>
              <w:tab/>
              <w:t xml:space="preserve">81</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u w:val="none"/>
                <w:shd w:fill="auto" w:val="clear"/>
                <w:vertAlign w:val="baseline"/>
                <w:rtl w:val="0"/>
              </w:rPr>
              <w:t xml:space="preserve">A.1 Normative References</w:t>
              <w:tab/>
              <w:t xml:space="preserve">81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u w:val="none"/>
                <w:shd w:fill="auto" w:val="clear"/>
                <w:vertAlign w:val="baseline"/>
                <w:rtl w:val="0"/>
              </w:rPr>
              <w:t xml:space="preserve">A.2 Informative References</w:t>
              <w:tab/>
              <w:t xml:space="preserve">82</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B. Backwards Compatibility</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firstLine="0"/>
            <w:rPr>
              <w:rFonts w:ascii="Arial" w:cs="Arial" w:eastAsia="Arial" w:hAnsi="Arial"/>
              <w:b w:val="0"/>
              <w:i w:val="0"/>
              <w:smallCaps w:val="0"/>
              <w:strike w:val="0"/>
              <w:color w:val="000000"/>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u w:val="none"/>
                <w:shd w:fill="auto" w:val="clear"/>
                <w:vertAlign w:val="baseline"/>
                <w:rtl w:val="0"/>
              </w:rPr>
              <w:t xml:space="preserve">B.1 PUBLISH QoS -1 (Packet from MQTT-SN 1.2)</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u w:val="none"/>
                <w:shd w:fill="auto" w:val="clear"/>
                <w:vertAlign w:val="baseline"/>
                <w:rtl w:val="0"/>
              </w:rPr>
              <w:t xml:space="preserve">B.1.1 Length &amp; Packet Type</w:t>
              <w:tab/>
              <w:t xml:space="preserve">83</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u w:val="none"/>
                <w:shd w:fill="auto" w:val="clear"/>
                <w:vertAlign w:val="baseline"/>
                <w:rtl w:val="0"/>
              </w:rPr>
              <w:t xml:space="preserve">B.1.2 PUBLISH Flags</w:t>
              <w:tab/>
              <w:t xml:space="preserve">83</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u w:val="none"/>
                <w:shd w:fill="auto" w:val="clear"/>
                <w:vertAlign w:val="baseline"/>
                <w:rtl w:val="0"/>
              </w:rPr>
              <w:t xml:space="preserve">B.1.3 Topic Id</w:t>
              <w:tab/>
              <w:t xml:space="preserve">84</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1080" w:firstLine="0"/>
            <w:rPr>
              <w:rFonts w:ascii="Arial" w:cs="Arial" w:eastAsia="Arial" w:hAnsi="Arial"/>
              <w:b w:val="0"/>
              <w:i w:val="0"/>
              <w:smallCaps w:val="0"/>
              <w:strike w:val="0"/>
              <w:color w:val="000000"/>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u w:val="none"/>
                <w:shd w:fill="auto" w:val="clear"/>
                <w:vertAlign w:val="baseline"/>
                <w:rtl w:val="0"/>
              </w:rPr>
              <w:t xml:space="preserve">B.1.4 Data</w:t>
              <w:tab/>
              <w:t xml:space="preserve">84</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C. Security and Privacy Considerations</w:t>
              <w:tab/>
              <w:t xml:space="preserve">85</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D. Acknowledgments</w:t>
              <w:tab/>
              <w:t xml:space="preserve">86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u w:val="none"/>
                <w:shd w:fill="auto" w:val="clear"/>
                <w:vertAlign w:val="baseline"/>
                <w:rtl w:val="0"/>
              </w:rPr>
              <w:t xml:space="preserve">D.1 Special Thanks</w:t>
              <w:tab/>
              <w:t xml:space="preserve">86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u w:val="none"/>
                <w:shd w:fill="auto" w:val="clear"/>
                <w:vertAlign w:val="baseline"/>
                <w:rtl w:val="0"/>
              </w:rPr>
              <w:t xml:space="preserve">D.2 Participants</w:t>
              <w:tab/>
              <w:t xml:space="preserve">86</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E. Revision History</w:t>
              <w:tab/>
              <w:t xml:space="preserve">87</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rPr>
              <w:rFonts w:ascii="Arial" w:cs="Arial" w:eastAsia="Arial" w:hAnsi="Arial"/>
              <w:b w:val="1"/>
              <w:i w:val="0"/>
              <w:smallCaps w:val="0"/>
              <w:strike w:val="0"/>
              <w:color w:val="000000"/>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F. Implementation Notes</w:t>
              <w:tab/>
              <w:t xml:space="preserve">92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u w:val="none"/>
                <w:shd w:fill="auto" w:val="clear"/>
                <w:vertAlign w:val="baseline"/>
                <w:rtl w:val="0"/>
              </w:rPr>
              <w:t xml:space="preserve">F.1 Support of PUBLISH WITHOUT SESSION</w:t>
              <w:tab/>
              <w:t xml:space="preserve">92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u w:val="none"/>
                <w:shd w:fill="auto" w:val="clear"/>
                <w:vertAlign w:val="baseline"/>
                <w:rtl w:val="0"/>
              </w:rPr>
              <w:t xml:space="preserve">F.2 “Best practice” values for timers and counters</w:t>
              <w:tab/>
              <w:t xml:space="preserve">92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u w:val="none"/>
                <w:shd w:fill="auto" w:val="clear"/>
                <w:vertAlign w:val="baseline"/>
                <w:rtl w:val="0"/>
              </w:rPr>
              <w:t xml:space="preserve">F.3 Mapping of Topic Alias to Topic Names and Topic Filters</w:t>
              <w:tab/>
              <w:t xml:space="preserve">92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firstLine="0"/>
            <w:rPr>
              <w:rFonts w:ascii="Arial" w:cs="Arial" w:eastAsia="Arial" w:hAnsi="Arial"/>
              <w:b w:val="0"/>
              <w:i w:val="0"/>
              <w:smallCaps w:val="0"/>
              <w:strike w:val="0"/>
              <w:color w:val="000000"/>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u w:val="none"/>
                <w:shd w:fill="auto" w:val="clear"/>
                <w:vertAlign w:val="baseline"/>
                <w:rtl w:val="0"/>
              </w:rPr>
              <w:t xml:space="preserve">F.4 Exponential Backoff</w:t>
              <w:tab/>
              <w:t xml:space="preserve">92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u w:val="none"/>
                <w:shd w:fill="auto" w:val="clear"/>
                <w:vertAlign w:val="baseline"/>
                <w:rtl w:val="0"/>
              </w:rPr>
              <w:t xml:space="preserve">Appendix G. Notices</w:t>
            </w:r>
          </w:hyperlink>
          <w:hyperlink w:anchor="_heading=h.sg1xgdru14u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4">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4"/>
      <w:bookmarkEnd w:id="4"/>
      <w:r w:rsidDel="00000000" w:rsidR="00000000" w:rsidRPr="00000000">
        <w:rPr>
          <w:rtl w:val="0"/>
        </w:rPr>
      </w:r>
    </w:p>
    <w:p w:rsidR="00000000" w:rsidDel="00000000" w:rsidP="00000000" w:rsidRDefault="00000000" w:rsidRPr="00000000" w14:paraId="00000115">
      <w:pPr>
        <w:pStyle w:val="Heading1"/>
        <w:rPr/>
      </w:pPr>
      <w:bookmarkStart w:colFirst="0" w:colLast="0" w:name="_heading=h.3dy6vkm" w:id="5"/>
      <w:bookmarkEnd w:id="5"/>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7">
      <w:pPr>
        <w:pStyle w:val="Heading2"/>
        <w:rPr/>
      </w:pPr>
      <w:bookmarkStart w:colFirst="0" w:colLast="0" w:name="_heading=h.4olrp2glo5nb" w:id="6"/>
      <w:bookmarkEnd w:id="6"/>
      <w:r w:rsidDel="00000000" w:rsidR="00000000" w:rsidRPr="00000000">
        <w:rPr>
          <w:rtl w:val="0"/>
        </w:rPr>
        <w:t xml:space="preserve">1.1 MQTT For Sensor Networks (MQTT-SN) </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of many battery-powered sensors and actuators, each containing a limited amount of storage and processing capability. They usually communicate wirelessly.</w:t>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Sensor Networks are 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the information between a set of applications and the correct set of devices based on its knowledge of the network and the applications designer’s choice of Topic Names. </w:t>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to and from the Topics rather than the other devices and applications.</w:t>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1F">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1">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3">
      <w:pPr>
        <w:pStyle w:val="Heading3"/>
        <w:rPr/>
      </w:pPr>
      <w:bookmarkStart w:colFirst="0" w:colLast="0" w:name="_heading=h.ox4v8n854qgm" w:id="7"/>
      <w:bookmarkEnd w:id="7"/>
      <w:r w:rsidDel="00000000" w:rsidR="00000000" w:rsidRPr="00000000">
        <w:rPr>
          <w:rtl w:val="0"/>
        </w:rPr>
        <w:t xml:space="preserve">1.1.1 MQTT-SN and MQTT </w:t>
      </w:r>
      <w:r w:rsidDel="00000000" w:rsidR="00000000" w:rsidRPr="00000000">
        <w:rPr>
          <w:rtl w:val="0"/>
        </w:rPr>
        <w:t xml:space="preserve">Differences</w:t>
      </w:r>
      <w:r w:rsidDel="00000000" w:rsidR="00000000" w:rsidRPr="00000000">
        <w:rPr>
          <w:rtl w:val="0"/>
        </w:rPr>
      </w:r>
    </w:p>
    <w:p w:rsidR="00000000" w:rsidDel="00000000" w:rsidP="00000000" w:rsidRDefault="00000000" w:rsidRPr="00000000" w14:paraId="0000012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MQTT and MQTT-SN specifications are similar in many ways and meant to interoperate with each other, but the two specifications are independent of each other.</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26">
      <w:pPr>
        <w:numPr>
          <w:ilvl w:val="0"/>
          <w:numId w:val="16"/>
        </w:numPr>
        <w:ind w:left="432"/>
        <w:rPr>
          <w:rFonts w:ascii="Arial" w:cs="Arial" w:eastAsia="Arial" w:hAnsi="Arial"/>
        </w:rPr>
      </w:pPr>
      <w:r w:rsidDel="00000000" w:rsidR="00000000" w:rsidRPr="00000000">
        <w:rPr>
          <w:rFonts w:ascii="Arial" w:cs="Arial" w:eastAsia="Arial" w:hAnsi="Arial"/>
          <w:rtl w:val="0"/>
        </w:rPr>
        <w:t xml:space="preserve">MQTT-SN uses separate packets to transfer the Will Topic and Will Payload if they are used. The Will Topic and Will Payload can be modified during the lifetime of a Session.</w:t>
      </w:r>
    </w:p>
    <w:p w:rsidR="00000000" w:rsidDel="00000000" w:rsidP="00000000" w:rsidRDefault="00000000" w:rsidRPr="00000000" w14:paraId="00000127">
      <w:pPr>
        <w:numPr>
          <w:ilvl w:val="0"/>
          <w:numId w:val="16"/>
        </w:numPr>
        <w:ind w:left="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28">
      <w:pPr>
        <w:numPr>
          <w:ilvl w:val="0"/>
          <w:numId w:val="16"/>
        </w:numPr>
        <w:ind w:left="432"/>
        <w:rPr>
          <w:rFonts w:ascii="Arial" w:cs="Arial" w:eastAsia="Arial" w:hAnsi="Arial"/>
        </w:rPr>
      </w:pPr>
      <w:r w:rsidDel="00000000" w:rsidR="00000000" w:rsidRPr="00000000">
        <w:rPr>
          <w:rFonts w:ascii="Arial" w:cs="Arial" w:eastAsia="Arial" w:hAnsi="Arial"/>
          <w:rtl w:val="0"/>
        </w:rPr>
        <w:t xml:space="preserve">If the network supports broadcast, Gateway discovery can be implemented, otherwise the Gateway addresses must be configured in the nodes.</w:t>
      </w:r>
    </w:p>
    <w:p w:rsidR="00000000" w:rsidDel="00000000" w:rsidP="00000000" w:rsidRDefault="00000000" w:rsidRPr="00000000" w14:paraId="00000129">
      <w:pPr>
        <w:numPr>
          <w:ilvl w:val="0"/>
          <w:numId w:val="16"/>
        </w:numPr>
        <w:ind w:left="432"/>
        <w:rPr>
          <w:rFonts w:ascii="Arial" w:cs="Arial" w:eastAsia="Arial" w:hAnsi="Arial"/>
        </w:rPr>
      </w:pPr>
      <w:r w:rsidDel="00000000" w:rsidR="00000000" w:rsidRPr="00000000">
        <w:rPr>
          <w:rFonts w:ascii="Arial" w:cs="Arial" w:eastAsia="Arial" w:hAnsi="Arial"/>
          <w:rtl w:val="0"/>
        </w:rPr>
        <w:t xml:space="preserve">The Will message is part of the Session State and is discarded as part of Clean Start processing.</w:t>
      </w:r>
    </w:p>
    <w:p w:rsidR="00000000" w:rsidDel="00000000" w:rsidP="00000000" w:rsidRDefault="00000000" w:rsidRPr="00000000" w14:paraId="0000012A">
      <w:pPr>
        <w:numPr>
          <w:ilvl w:val="0"/>
          <w:numId w:val="16"/>
        </w:numPr>
        <w:ind w:left="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2B">
      <w:pPr>
        <w:numPr>
          <w:ilvl w:val="0"/>
          <w:numId w:val="16"/>
        </w:numPr>
        <w:ind w:left="432"/>
        <w:rPr>
          <w:rFonts w:ascii="Arial" w:cs="Arial" w:eastAsia="Arial" w:hAnsi="Arial"/>
        </w:rPr>
      </w:pPr>
      <w:r w:rsidDel="00000000" w:rsidR="00000000" w:rsidRPr="00000000">
        <w:rPr>
          <w:rFonts w:ascii="Arial" w:cs="Arial" w:eastAsia="Arial" w:hAnsi="Arial"/>
          <w:rtl w:val="0"/>
        </w:rPr>
        <w:t xml:space="preserve">A new Quality of Service level (</w:t>
      </w:r>
      <w:sdt>
        <w:sdtPr>
          <w:tag w:val="goog_rdk_2"/>
        </w:sdtPr>
        <w:sdtContent>
          <w:ins w:author="davide.lenzarini@u-blox.com" w:id="0" w:date="2024-02-15T17:32:01Z">
            <w:r w:rsidDel="00000000" w:rsidR="00000000" w:rsidRPr="00000000">
              <w:rPr>
                <w:rFonts w:ascii="Arial" w:cs="Arial" w:eastAsia="Arial" w:hAnsi="Arial"/>
                <w:rtl w:val="0"/>
              </w:rPr>
              <w:t xml:space="preserve">WITH</w:t>
            </w:r>
          </w:ins>
        </w:sdtContent>
      </w:sdt>
      <w:r w:rsidDel="00000000" w:rsidR="00000000" w:rsidRPr="00000000">
        <w:rPr>
          <w:rFonts w:ascii="Arial" w:cs="Arial" w:eastAsia="Arial" w:hAnsi="Arial"/>
          <w:rtl w:val="0"/>
        </w:rPr>
        <w:t xml:space="preserve">OUT </w:t>
      </w:r>
      <w:sdt>
        <w:sdtPr>
          <w:tag w:val="goog_rdk_3"/>
        </w:sdtPr>
        <w:sdtContent>
          <w:del w:author="davide.lenzarini@u-blox.com" w:id="1" w:date="2024-02-06T13:23:23Z">
            <w:r w:rsidDel="00000000" w:rsidR="00000000" w:rsidRPr="00000000">
              <w:rPr>
                <w:rFonts w:ascii="Arial" w:cs="Arial" w:eastAsia="Arial" w:hAnsi="Arial"/>
                <w:rtl w:val="0"/>
              </w:rPr>
              <w:delText xml:space="preserve">OF </w:delText>
            </w:r>
          </w:del>
        </w:sdtContent>
      </w:sdt>
      <w:sdt>
        <w:sdtPr>
          <w:tag w:val="goog_rdk_4"/>
        </w:sdtPr>
        <w:sdtContent>
          <w:ins w:author="davide.lenzarini@u-blox.com" w:id="1" w:date="2024-02-06T13:23:23Z">
            <w:r w:rsidDel="00000000" w:rsidR="00000000" w:rsidRPr="00000000">
              <w:rPr>
                <w:rFonts w:ascii="Arial" w:cs="Arial" w:eastAsia="Arial" w:hAnsi="Arial"/>
                <w:rtl w:val="0"/>
              </w:rPr>
              <w:t xml:space="preserve">SESSION</w:t>
            </w:r>
          </w:ins>
        </w:sdtContent>
      </w:sdt>
      <w:sdt>
        <w:sdtPr>
          <w:tag w:val="goog_rdk_5"/>
        </w:sdtPr>
        <w:sdtContent>
          <w:del w:author="davide.lenzarini@u-blox.com" w:id="1" w:date="2024-02-06T13:23:23Z">
            <w:r w:rsidDel="00000000" w:rsidR="00000000" w:rsidRPr="00000000">
              <w:rPr>
                <w:rFonts w:ascii="Arial" w:cs="Arial" w:eastAsia="Arial" w:hAnsi="Arial"/>
                <w:rtl w:val="0"/>
              </w:rPr>
              <w:delText xml:space="preserve">BAND</w:delText>
            </w:r>
          </w:del>
        </w:sdtContent>
      </w:sdt>
      <w:r w:rsidDel="00000000" w:rsidR="00000000" w:rsidRPr="00000000">
        <w:rPr>
          <w:rFonts w:ascii="Arial" w:cs="Arial" w:eastAsia="Arial" w:hAnsi="Arial"/>
          <w:rtl w:val="0"/>
        </w:rPr>
        <w:t xml:space="preserve">) is introduced in MQTT-SN, allowing devices to publish without a GW session having been established.</w:t>
      </w:r>
    </w:p>
    <w:p w:rsidR="00000000" w:rsidDel="00000000" w:rsidP="00000000" w:rsidRDefault="00000000" w:rsidRPr="00000000" w14:paraId="0000012C">
      <w:pPr>
        <w:numPr>
          <w:ilvl w:val="0"/>
          <w:numId w:val="16"/>
        </w:numPr>
        <w:ind w:left="432"/>
        <w:rPr>
          <w:rFonts w:ascii="Arial" w:cs="Arial" w:eastAsia="Arial" w:hAnsi="Arial"/>
        </w:rPr>
      </w:pPr>
      <w:r w:rsidDel="00000000" w:rsidR="00000000" w:rsidRPr="00000000">
        <w:rPr>
          <w:rFonts w:ascii="Arial" w:cs="Arial" w:eastAsia="Arial" w:hAnsi="Arial"/>
          <w:rtl w:val="0"/>
        </w:rPr>
        <w:t xml:space="preserve">MQTT-SN doesn’t have any requirement on the underlying transport and it can use connectionless network transports such as User Datagram Protocol (UDP).</w:t>
      </w:r>
    </w:p>
    <w:p w:rsidR="00000000" w:rsidDel="00000000" w:rsidP="00000000" w:rsidRDefault="00000000" w:rsidRPr="00000000" w14:paraId="0000012D">
      <w:pPr>
        <w:numPr>
          <w:ilvl w:val="0"/>
          <w:numId w:val="16"/>
        </w:numPr>
        <w:ind w:left="432"/>
        <w:rPr>
          <w:rFonts w:ascii="Arial" w:cs="Arial" w:eastAsia="Arial" w:hAnsi="Arial"/>
        </w:rPr>
      </w:pPr>
      <w:r w:rsidDel="00000000" w:rsidR="00000000" w:rsidRPr="00000000">
        <w:rPr>
          <w:rFonts w:ascii="Arial" w:cs="Arial" w:eastAsia="Arial" w:hAnsi="Arial"/>
          <w:rtl w:val="0"/>
        </w:rPr>
        <w:t xml:space="preserve">MQTT-SN introduced the Protection packet for message-based security based on symmetric cryptography. </w:t>
      </w:r>
      <w:r w:rsidDel="00000000" w:rsidR="00000000" w:rsidRPr="00000000">
        <w:rPr>
          <w:rtl w:val="0"/>
        </w:rPr>
      </w:r>
    </w:p>
    <w:p w:rsidR="00000000" w:rsidDel="00000000" w:rsidP="00000000" w:rsidRDefault="00000000" w:rsidRPr="00000000" w14:paraId="0000012E">
      <w:pPr>
        <w:pStyle w:val="Heading2"/>
        <w:ind w:left="0" w:hanging="45"/>
        <w:rPr/>
      </w:pPr>
      <w:bookmarkStart w:colFirst="0" w:colLast="0" w:name="_heading=h.v5qicb1pcnem" w:id="8"/>
      <w:bookmarkEnd w:id="8"/>
      <w:r w:rsidDel="00000000" w:rsidR="00000000" w:rsidRPr="00000000">
        <w:rPr>
          <w:rtl w:val="0"/>
        </w:rPr>
        <w:t xml:space="preserve">1.2 Changes from earlier Versions</w:t>
      </w:r>
    </w:p>
    <w:p w:rsidR="00000000" w:rsidDel="00000000" w:rsidP="00000000" w:rsidRDefault="00000000" w:rsidRPr="00000000" w14:paraId="0000012F">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0">
      <w:pPr>
        <w:spacing w:after="120" w:before="0" w:lineRule="auto"/>
        <w:rPr>
          <w:rFonts w:ascii="Arial" w:cs="Arial" w:eastAsia="Arial" w:hAnsi="Arial"/>
          <w:color w:val="0000ee"/>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pStyle w:val="Heading3"/>
        <w:rPr>
          <w:rFonts w:ascii="Arial" w:cs="Arial" w:eastAsia="Arial" w:hAnsi="Arial"/>
        </w:rPr>
      </w:pPr>
      <w:bookmarkStart w:colFirst="0" w:colLast="0" w:name="_heading=h.5u7dbejbytfw" w:id="9"/>
      <w:bookmarkEnd w:id="9"/>
      <w:r w:rsidDel="00000000" w:rsidR="00000000" w:rsidRPr="00000000">
        <w:rPr>
          <w:rFonts w:ascii="Arial" w:cs="Arial" w:eastAsia="Arial" w:hAnsi="Arial"/>
          <w:rtl w:val="0"/>
        </w:rPr>
        <w:t xml:space="preserve">1.2.1 MQTT-SN v1.2</w:t>
      </w:r>
    </w:p>
    <w:p w:rsidR="00000000" w:rsidDel="00000000" w:rsidP="00000000" w:rsidRDefault="00000000" w:rsidRPr="00000000" w14:paraId="00000133">
      <w:pPr>
        <w:rPr>
          <w:rFonts w:ascii="Arial" w:cs="Arial" w:eastAsia="Arial" w:hAnsi="Arial"/>
        </w:rPr>
      </w:pPr>
      <w:sdt>
        <w:sdtPr>
          <w:tag w:val="goog_rdk_6"/>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4">
      <w:pPr>
        <w:pStyle w:val="Heading3"/>
        <w:ind w:left="0" w:firstLine="0"/>
        <w:rPr/>
      </w:pPr>
      <w:bookmarkStart w:colFirst="0" w:colLast="0" w:name="_heading=h.msufoaw194p2" w:id="10"/>
      <w:bookmarkEnd w:id="10"/>
      <w:r w:rsidDel="00000000" w:rsidR="00000000" w:rsidRPr="00000000">
        <w:rPr>
          <w:rtl w:val="0"/>
        </w:rPr>
      </w:r>
    </w:p>
    <w:p w:rsidR="00000000" w:rsidDel="00000000" w:rsidP="00000000" w:rsidRDefault="00000000" w:rsidRPr="00000000" w14:paraId="00000135">
      <w:pPr>
        <w:pStyle w:val="Heading2"/>
        <w:ind w:left="0" w:firstLine="0"/>
        <w:rPr>
          <w:rFonts w:ascii="Arial" w:cs="Arial" w:eastAsia="Arial" w:hAnsi="Arial"/>
        </w:rPr>
      </w:pPr>
      <w:bookmarkStart w:colFirst="0" w:colLast="0" w:name="_heading=h.4d34og8" w:id="11"/>
      <w:bookmarkEnd w:id="11"/>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The specification is split into seven chapters:</w:t>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12"/>
      <w:bookmarkEnd w:id="12"/>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 listing</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2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D">
      <w:pPr>
        <w:pStyle w:val="Heading2"/>
        <w:ind w:left="0" w:firstLine="0"/>
        <w:rPr>
          <w:rFonts w:ascii="Arial" w:cs="Arial" w:eastAsia="Arial" w:hAnsi="Arial"/>
        </w:rPr>
      </w:pPr>
      <w:bookmarkStart w:colFirst="0" w:colLast="0" w:name="_heading=h.17dp8vu" w:id="13"/>
      <w:bookmarkEnd w:id="13"/>
      <w:r w:rsidDel="00000000" w:rsidR="00000000" w:rsidRPr="00000000">
        <w:rPr>
          <w:rFonts w:ascii="Arial" w:cs="Arial" w:eastAsia="Arial" w:hAnsi="Arial"/>
          <w:rtl w:val="0"/>
        </w:rPr>
        <w:t xml:space="preserve">1.4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3E">
      <w:pPr>
        <w:spacing w:after="240" w:before="240" w:lineRule="auto"/>
        <w:rPr>
          <w:rFonts w:ascii="Arial" w:cs="Arial" w:eastAsia="Arial" w:hAnsi="Arial"/>
          <w:b w:val="1"/>
        </w:rPr>
      </w:pPr>
      <w:bookmarkStart w:colFirst="0" w:colLast="0" w:name="_heading=h.3rdcrjn" w:id="14"/>
      <w:bookmarkEnd w:id="14"/>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3F">
      <w:pPr>
        <w:rPr>
          <w:rFonts w:ascii="Arial" w:cs="Arial" w:eastAsia="Arial" w:hAnsi="Arial"/>
          <w:b w:val="1"/>
        </w:rPr>
      </w:pPr>
      <w:bookmarkStart w:colFirst="0" w:colLast="0" w:name="_heading=h.26in1rg" w:id="15"/>
      <w:bookmarkEnd w:id="15"/>
      <w:r w:rsidDel="00000000" w:rsidR="00000000" w:rsidRPr="00000000">
        <w:rPr>
          <w:rFonts w:ascii="Arial" w:cs="Arial" w:eastAsia="Arial" w:hAnsi="Arial"/>
          <w:b w:val="1"/>
          <w:rtl w:val="0"/>
        </w:rPr>
        <w:t xml:space="preserve">Application Message:</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1">
      <w:pPr>
        <w:rPr>
          <w:rFonts w:ascii="Arial" w:cs="Arial" w:eastAsia="Arial" w:hAnsi="Arial"/>
        </w:rPr>
      </w:pPr>
      <w:r w:rsidDel="00000000" w:rsidR="00000000" w:rsidRPr="00000000">
        <w:rPr>
          <w:rtl w:val="0"/>
        </w:rPr>
      </w:r>
    </w:p>
    <w:bookmarkStart w:colFirst="0" w:colLast="0" w:name="bookmark=id.lnxbz9" w:id="16"/>
    <w:bookmarkEnd w:id="16"/>
    <w:p w:rsidR="00000000" w:rsidDel="00000000" w:rsidP="00000000" w:rsidRDefault="00000000" w:rsidRPr="00000000" w14:paraId="00000142">
      <w:pPr>
        <w:rPr>
          <w:rFonts w:ascii="Arial" w:cs="Arial" w:eastAsia="Arial" w:hAnsi="Arial"/>
          <w:b w:val="1"/>
        </w:rPr>
      </w:pPr>
      <w:bookmarkStart w:colFirst="0" w:colLast="0" w:name="_heading=h.35nkun2" w:id="17"/>
      <w:bookmarkEnd w:id="17"/>
      <w:r w:rsidDel="00000000" w:rsidR="00000000" w:rsidRPr="00000000">
        <w:rPr>
          <w:rFonts w:ascii="Arial" w:cs="Arial" w:eastAsia="Arial" w:hAnsi="Arial"/>
          <w:b w:val="1"/>
          <w:rtl w:val="0"/>
        </w:rPr>
        <w:t xml:space="preserve">Client:</w:t>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A program or device that uses MQTT-SN. A Client:</w:t>
      </w:r>
    </w:p>
    <w:p w:rsidR="00000000" w:rsidDel="00000000" w:rsidP="00000000" w:rsidRDefault="00000000" w:rsidRPr="00000000" w14:paraId="000001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Optionally Connects to the Gateway</w:t>
      </w:r>
    </w:p>
    <w:p w:rsidR="00000000" w:rsidDel="00000000" w:rsidP="00000000" w:rsidRDefault="00000000" w:rsidRPr="00000000" w14:paraId="000001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publishes Application Messages to topics.</w:t>
      </w:r>
    </w:p>
    <w:p w:rsidR="00000000" w:rsidDel="00000000" w:rsidP="00000000" w:rsidRDefault="00000000" w:rsidRPr="00000000" w14:paraId="0000014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subscribes to request Application Messages that it is interested in receiving.</w:t>
      </w:r>
    </w:p>
    <w:p w:rsidR="00000000" w:rsidDel="00000000" w:rsidP="00000000" w:rsidRDefault="00000000" w:rsidRPr="00000000" w14:paraId="0000014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unsubscribes to remove a request for Application Messages.</w:t>
      </w:r>
    </w:p>
    <w:p w:rsidR="00000000" w:rsidDel="00000000" w:rsidP="00000000" w:rsidRDefault="00000000" w:rsidRPr="00000000" w14:paraId="0000014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Issues a DISCONNECT to the Gateway.</w:t>
      </w:r>
    </w:p>
    <w:p w:rsidR="00000000" w:rsidDel="00000000" w:rsidP="00000000" w:rsidRDefault="00000000" w:rsidRPr="00000000" w14:paraId="00000149">
      <w:pPr>
        <w:rPr>
          <w:rFonts w:ascii="Arial" w:cs="Arial" w:eastAsia="Arial" w:hAnsi="Arial"/>
          <w:b w:val="1"/>
        </w:rPr>
      </w:pPr>
      <w:r w:rsidDel="00000000" w:rsidR="00000000" w:rsidRPr="00000000">
        <w:rPr>
          <w:rtl w:val="0"/>
        </w:rPr>
      </w:r>
    </w:p>
    <w:p w:rsidR="00000000" w:rsidDel="00000000" w:rsidP="00000000" w:rsidRDefault="00000000" w:rsidRPr="00000000" w14:paraId="0000014A">
      <w:pPr>
        <w:rPr>
          <w:rFonts w:ascii="Arial" w:cs="Arial" w:eastAsia="Arial" w:hAnsi="Arial"/>
          <w:b w:val="1"/>
        </w:rPr>
      </w:pPr>
      <w:r w:rsidDel="00000000" w:rsidR="00000000" w:rsidRPr="00000000">
        <w:rPr>
          <w:rFonts w:ascii="Arial" w:cs="Arial" w:eastAsia="Arial" w:hAnsi="Arial"/>
          <w:b w:val="1"/>
          <w:rtl w:val="0"/>
        </w:rPr>
        <w:t xml:space="preserve">Gateway (abbrev. GW):</w:t>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A program or device accepting MQTT-SN protocol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Clients. A Gateway:</w:t>
      </w:r>
    </w:p>
    <w:p w:rsidR="00000000" w:rsidDel="00000000" w:rsidP="00000000" w:rsidRDefault="00000000" w:rsidRPr="00000000" w14:paraId="000001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CONNECT packets from Clients and initializes Sessions.</w:t>
      </w:r>
    </w:p>
    <w:p w:rsidR="00000000" w:rsidDel="00000000" w:rsidP="00000000" w:rsidRDefault="00000000" w:rsidRPr="00000000" w14:paraId="000001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Application Messages published by Clients and sends them to the Server.</w:t>
      </w:r>
    </w:p>
    <w:p w:rsidR="00000000" w:rsidDel="00000000" w:rsidP="00000000" w:rsidRDefault="00000000" w:rsidRPr="00000000" w14:paraId="000001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from the Server to Clients.</w:t>
      </w:r>
    </w:p>
    <w:p w:rsidR="00000000" w:rsidDel="00000000" w:rsidP="00000000" w:rsidRDefault="00000000" w:rsidRPr="00000000" w14:paraId="0000015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Gateway “Session” for each Client on the GW.</w:t>
      </w:r>
    </w:p>
    <w:p w:rsidR="00000000" w:rsidDel="00000000" w:rsidP="00000000" w:rsidRDefault="00000000" w:rsidRPr="00000000" w14:paraId="000001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dictionary of topic alias’s for each Client.</w:t>
      </w:r>
    </w:p>
    <w:p w:rsidR="00000000" w:rsidDel="00000000" w:rsidP="00000000" w:rsidRDefault="00000000" w:rsidRPr="00000000" w14:paraId="00000152">
      <w:pPr>
        <w:rPr>
          <w:rFonts w:ascii="Arial" w:cs="Arial" w:eastAsia="Arial" w:hAnsi="Arial"/>
          <w:b w:val="1"/>
        </w:rPr>
      </w:pPr>
      <w:r w:rsidDel="00000000" w:rsidR="00000000" w:rsidRPr="00000000">
        <w:rPr>
          <w:rtl w:val="0"/>
        </w:rPr>
      </w:r>
    </w:p>
    <w:p w:rsidR="00000000" w:rsidDel="00000000" w:rsidP="00000000" w:rsidRDefault="00000000" w:rsidRPr="00000000" w14:paraId="00000153">
      <w:pPr>
        <w:rPr>
          <w:rFonts w:ascii="Arial" w:cs="Arial" w:eastAsia="Arial" w:hAnsi="Arial"/>
          <w:b w:val="1"/>
        </w:rPr>
      </w:pPr>
      <w:r w:rsidDel="00000000" w:rsidR="00000000" w:rsidRPr="00000000">
        <w:rPr>
          <w:rFonts w:ascii="Arial" w:cs="Arial" w:eastAsia="Arial" w:hAnsi="Arial"/>
          <w:b w:val="1"/>
          <w:rtl w:val="0"/>
        </w:rPr>
        <w:t xml:space="preserve">Server or Broker:</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A program or device accepting MQTT protocol connections from the Gateways. A Server or Broker:</w:t>
      </w:r>
    </w:p>
    <w:p w:rsidR="00000000" w:rsidDel="00000000" w:rsidP="00000000" w:rsidRDefault="00000000" w:rsidRPr="00000000" w14:paraId="0000015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Network Connections from Gateways.</w:t>
      </w:r>
    </w:p>
    <w:p w:rsidR="00000000" w:rsidDel="00000000" w:rsidP="00000000" w:rsidRDefault="00000000" w:rsidRPr="00000000" w14:paraId="0000015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accepts Application Messages published by Clients.</w:t>
      </w:r>
    </w:p>
    <w:p w:rsidR="00000000" w:rsidDel="00000000" w:rsidP="00000000" w:rsidRDefault="00000000" w:rsidRPr="00000000" w14:paraId="0000015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that match Client Subscriptions to the Gateways.</w:t>
      </w:r>
    </w:p>
    <w:p w:rsidR="00000000" w:rsidDel="00000000" w:rsidP="00000000" w:rsidRDefault="00000000" w:rsidRPr="00000000" w14:paraId="000001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closes the Network Connection from the Gateway.</w:t>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rPr>
      </w:pPr>
      <w:bookmarkStart w:colFirst="0" w:colLast="0" w:name="_heading=h.1ksv4uv" w:id="18"/>
      <w:bookmarkEnd w:id="18"/>
      <w:r w:rsidDel="00000000" w:rsidR="00000000" w:rsidRPr="00000000">
        <w:rPr>
          <w:rFonts w:ascii="Arial" w:cs="Arial" w:eastAsia="Arial" w:hAnsi="Arial"/>
          <w:b w:val="1"/>
          <w:rtl w:val="0"/>
        </w:rPr>
        <w:t xml:space="preserve">Session:</w:t>
      </w:r>
      <w:r w:rsidDel="00000000" w:rsidR="00000000" w:rsidRPr="00000000">
        <w:rPr>
          <w:rtl w:val="0"/>
        </w:rPr>
      </w:r>
    </w:p>
    <w:p w:rsidR="00000000" w:rsidDel="00000000" w:rsidP="00000000" w:rsidRDefault="00000000" w:rsidRPr="00000000" w14:paraId="0000015C">
      <w:pPr>
        <w:rPr>
          <w:rFonts w:ascii="Arial" w:cs="Arial" w:eastAsia="Arial" w:hAnsi="Arial"/>
          <w:sz w:val="18"/>
          <w:szCs w:val="18"/>
        </w:rPr>
      </w:pPr>
      <w:r w:rsidDel="00000000" w:rsidR="00000000" w:rsidRPr="00000000">
        <w:rPr>
          <w:rFonts w:ascii="Arial" w:cs="Arial" w:eastAsia="Arial" w:hAnsi="Arial"/>
          <w:sz w:val="19"/>
          <w:szCs w:val="19"/>
          <w:highlight w:val="white"/>
          <w:rtl w:val="0"/>
        </w:rPr>
        <w:t xml:space="preserve">A session is the shared state between client and gateway.</w:t>
      </w: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b w:val="1"/>
          <w:rtl w:val="0"/>
        </w:rPr>
        <w:t xml:space="preserve">Unicast:</w:t>
      </w: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A one-to-one transmission from a Client to a Gateway or from a Gateway to a Client.</w:t>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b w:val="1"/>
        </w:rPr>
      </w:pPr>
      <w:r w:rsidDel="00000000" w:rsidR="00000000" w:rsidRPr="00000000">
        <w:rPr>
          <w:rFonts w:ascii="Arial" w:cs="Arial" w:eastAsia="Arial" w:hAnsi="Arial"/>
          <w:b w:val="1"/>
          <w:rtl w:val="0"/>
        </w:rPr>
        <w:t xml:space="preserve">Broadcast:</w:t>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A one-to-many transmission from a Client or from a Gateway that is not destined respectively for a specific Gateway or Client. In case the IP protocol stack is used, this definition includes both the broadcast addressing and the multicast addressing schemes. </w:t>
      </w:r>
    </w:p>
    <w:p w:rsidR="00000000" w:rsidDel="00000000" w:rsidP="00000000" w:rsidRDefault="00000000" w:rsidRPr="00000000" w14:paraId="00000163">
      <w:pPr>
        <w:rPr>
          <w:rFonts w:ascii="Arial" w:cs="Arial" w:eastAsia="Arial" w:hAnsi="Arial"/>
          <w:b w:val="1"/>
        </w:rPr>
      </w:pPr>
      <w:r w:rsidDel="00000000" w:rsidR="00000000" w:rsidRPr="00000000">
        <w:rPr>
          <w:rtl w:val="0"/>
        </w:rPr>
      </w:r>
    </w:p>
    <w:p w:rsidR="00000000" w:rsidDel="00000000" w:rsidP="00000000" w:rsidRDefault="00000000" w:rsidRPr="00000000" w14:paraId="00000164">
      <w:pPr>
        <w:rPr>
          <w:rFonts w:ascii="Arial" w:cs="Arial" w:eastAsia="Arial" w:hAnsi="Arial"/>
          <w:b w:val="1"/>
        </w:rPr>
      </w:pPr>
      <w:r w:rsidDel="00000000" w:rsidR="00000000" w:rsidRPr="00000000">
        <w:rPr>
          <w:rFonts w:ascii="Arial" w:cs="Arial" w:eastAsia="Arial" w:hAnsi="Arial"/>
          <w:b w:val="1"/>
          <w:rtl w:val="0"/>
        </w:rPr>
        <w:t xml:space="preserve">Transport Layer:</w:t>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The transmission protocol used to send and receive the MQTT-SN packets, for example UDP/IP.</w:t>
      </w:r>
    </w:p>
    <w:p w:rsidR="00000000" w:rsidDel="00000000" w:rsidP="00000000" w:rsidRDefault="00000000" w:rsidRPr="00000000" w14:paraId="00000166">
      <w:pPr>
        <w:rPr>
          <w:rFonts w:ascii="Arial" w:cs="Arial" w:eastAsia="Arial" w:hAnsi="Arial"/>
          <w:b w:val="1"/>
        </w:rPr>
      </w:pPr>
      <w:r w:rsidDel="00000000" w:rsidR="00000000" w:rsidRPr="00000000">
        <w:rPr>
          <w:rtl w:val="0"/>
        </w:rPr>
      </w:r>
    </w:p>
    <w:p w:rsidR="00000000" w:rsidDel="00000000" w:rsidP="00000000" w:rsidRDefault="00000000" w:rsidRPr="00000000" w14:paraId="00000167">
      <w:pPr>
        <w:rPr>
          <w:rFonts w:ascii="Arial" w:cs="Arial" w:eastAsia="Arial" w:hAnsi="Arial"/>
          <w:b w:val="1"/>
        </w:rPr>
      </w:pPr>
      <w:r w:rsidDel="00000000" w:rsidR="00000000" w:rsidRPr="00000000">
        <w:rPr>
          <w:rFonts w:ascii="Arial" w:cs="Arial" w:eastAsia="Arial" w:hAnsi="Arial"/>
          <w:b w:val="1"/>
          <w:rtl w:val="0"/>
        </w:rPr>
        <w:t xml:space="preserve">Virtual Connection:</w:t>
      </w:r>
    </w:p>
    <w:sdt>
      <w:sdtPr>
        <w:tag w:val="goog_rdk_11"/>
      </w:sdtPr>
      <w:sdtContent>
        <w:p w:rsidR="00000000" w:rsidDel="00000000" w:rsidP="00000000" w:rsidRDefault="00000000" w:rsidRPr="00000000" w14:paraId="00000168">
          <w:pPr>
            <w:rPr>
              <w:ins w:author="Ian Craggs" w:id="3" w:date="2024-03-07T15:47:44Z"/>
              <w:rFonts w:ascii="Arial" w:cs="Arial" w:eastAsia="Arial" w:hAnsi="Arial"/>
            </w:rPr>
          </w:pPr>
          <w:sdt>
            <w:sdtPr>
              <w:tag w:val="goog_rdk_8"/>
            </w:sdtPr>
            <w:sdtContent>
              <w:del w:author="Ian Craggs" w:id="2" w:date="2024-03-07T15:45:18Z">
                <w:r w:rsidDel="00000000" w:rsidR="00000000" w:rsidRPr="00000000">
                  <w:rPr>
                    <w:rFonts w:ascii="Arial" w:cs="Arial" w:eastAsia="Arial" w:hAnsi="Arial"/>
                    <w:rtl w:val="0"/>
                  </w:rPr>
                  <w:delText xml:space="preserve">Carries the MQTT-SN data between a Client and a Gateway.</w:delText>
                </w:r>
              </w:del>
            </w:sdtContent>
          </w:sdt>
          <w:sdt>
            <w:sdtPr>
              <w:tag w:val="goog_rdk_9"/>
            </w:sdtPr>
            <w:sdtContent>
              <w:ins w:author="Ian Craggs" w:id="2" w:date="2024-03-07T15:45:18Z">
                <w:r w:rsidDel="00000000" w:rsidR="00000000" w:rsidRPr="00000000">
                  <w:rPr>
                    <w:rFonts w:ascii="Arial" w:cs="Arial" w:eastAsia="Arial" w:hAnsi="Arial"/>
                    <w:rtl w:val="0"/>
                  </w:rPr>
                  <w:t xml:space="preserve">A virtual connection is the concept equivalent to the TCP connection in MQTT. </w:t>
                </w:r>
              </w:ins>
            </w:sdtContent>
          </w:sdt>
          <w:sdt>
            <w:sdtPr>
              <w:tag w:val="goog_rdk_10"/>
            </w:sdtPr>
            <w:sdtContent>
              <w:ins w:author="Ian Craggs" w:id="3" w:date="2024-03-07T15:47:44Z">
                <w:r w:rsidDel="00000000" w:rsidR="00000000" w:rsidRPr="00000000">
                  <w:rPr>
                    <w:rtl w:val="0"/>
                  </w:rPr>
                </w:r>
              </w:ins>
            </w:sdtContent>
          </w:sdt>
        </w:p>
      </w:sdtContent>
    </w:sdt>
    <w:sdt>
      <w:sdtPr>
        <w:tag w:val="goog_rdk_13"/>
      </w:sdtPr>
      <w:sdtContent>
        <w:p w:rsidR="00000000" w:rsidDel="00000000" w:rsidP="00000000" w:rsidRDefault="00000000" w:rsidRPr="00000000" w14:paraId="00000169">
          <w:pPr>
            <w:rPr>
              <w:ins w:author="Ian Craggs" w:id="3" w:date="2024-03-07T15:47:44Z"/>
              <w:rFonts w:ascii="Arial" w:cs="Arial" w:eastAsia="Arial" w:hAnsi="Arial"/>
            </w:rPr>
          </w:pPr>
          <w:sdt>
            <w:sdtPr>
              <w:tag w:val="goog_rdk_12"/>
            </w:sdtPr>
            <w:sdtContent>
              <w:ins w:author="Ian Craggs" w:id="3" w:date="2024-03-07T15:47:44Z">
                <w:r w:rsidDel="00000000" w:rsidR="00000000" w:rsidRPr="00000000">
                  <w:rPr>
                    <w:rtl w:val="0"/>
                  </w:rPr>
                </w:r>
              </w:ins>
            </w:sdtContent>
          </w:sdt>
        </w:p>
      </w:sdtContent>
    </w:sdt>
    <w:p w:rsidR="00000000" w:rsidDel="00000000" w:rsidP="00000000" w:rsidRDefault="00000000" w:rsidRPr="00000000" w14:paraId="0000016A">
      <w:pPr>
        <w:rPr>
          <w:rFonts w:ascii="Arial" w:cs="Arial" w:eastAsia="Arial" w:hAnsi="Arial"/>
        </w:rPr>
      </w:pPr>
      <w:sdt>
        <w:sdtPr>
          <w:tag w:val="goog_rdk_14"/>
        </w:sdtPr>
        <w:sdtContent>
          <w:ins w:author="Ian Craggs" w:id="3" w:date="2024-03-07T15:47:44Z">
            <w:r w:rsidDel="00000000" w:rsidR="00000000" w:rsidRPr="00000000">
              <w:rPr>
                <w:rFonts w:ascii="Arial" w:cs="Arial" w:eastAsia="Arial" w:hAnsi="Arial"/>
                <w:rtl w:val="0"/>
              </w:rPr>
              <w:t xml:space="preserve">It allows clients and servers to </w:t>
            </w:r>
          </w:ins>
        </w:sdtContent>
      </w:sdt>
      <w:r w:rsidDel="00000000" w:rsidR="00000000" w:rsidRPr="00000000">
        <w:rPr>
          <w:rtl w:val="0"/>
        </w:rPr>
      </w:r>
    </w:p>
    <w:p w:rsidR="00000000" w:rsidDel="00000000" w:rsidP="00000000" w:rsidRDefault="00000000" w:rsidRPr="00000000" w14:paraId="0000016B">
      <w:pPr>
        <w:rPr>
          <w:rFonts w:ascii="Arial" w:cs="Arial" w:eastAsia="Arial" w:hAnsi="Arial"/>
          <w:b w:val="1"/>
        </w:rPr>
      </w:pPr>
      <w:r w:rsidDel="00000000" w:rsidR="00000000" w:rsidRPr="00000000">
        <w:rPr>
          <w:rFonts w:ascii="Arial" w:cs="Arial" w:eastAsia="Arial" w:hAnsi="Arial"/>
          <w:rtl w:val="0"/>
        </w:rPr>
        <w:t xml:space="preserve">Refer to section 3.2 Networks &amp; Transport Layers for informative examples.</w:t>
      </w:r>
      <w:r w:rsidDel="00000000" w:rsidR="00000000" w:rsidRPr="00000000">
        <w:rPr>
          <w:rtl w:val="0"/>
        </w:rPr>
      </w:r>
    </w:p>
    <w:p w:rsidR="00000000" w:rsidDel="00000000" w:rsidP="00000000" w:rsidRDefault="00000000" w:rsidRPr="00000000" w14:paraId="0000016C">
      <w:pPr>
        <w:rPr>
          <w:rFonts w:ascii="Arial" w:cs="Arial" w:eastAsia="Arial" w:hAnsi="Arial"/>
          <w:b w:val="1"/>
        </w:rPr>
      </w:pPr>
      <w:r w:rsidDel="00000000" w:rsidR="00000000" w:rsidRPr="00000000">
        <w:rPr>
          <w:rtl w:val="0"/>
        </w:rPr>
      </w:r>
    </w:p>
    <w:p w:rsidR="00000000" w:rsidDel="00000000" w:rsidP="00000000" w:rsidRDefault="00000000" w:rsidRPr="00000000" w14:paraId="0000016D">
      <w:pPr>
        <w:rPr>
          <w:rFonts w:ascii="Arial" w:cs="Arial" w:eastAsia="Arial" w:hAnsi="Arial"/>
          <w:b w:val="1"/>
        </w:rPr>
      </w:pPr>
      <w:r w:rsidDel="00000000" w:rsidR="00000000" w:rsidRPr="00000000">
        <w:rPr>
          <w:rFonts w:ascii="Arial" w:cs="Arial" w:eastAsia="Arial" w:hAnsi="Arial"/>
          <w:b w:val="1"/>
          <w:rtl w:val="0"/>
        </w:rPr>
        <w:t xml:space="preserve">Subscription:</w:t>
      </w:r>
    </w:p>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rtl w:val="0"/>
        </w:rPr>
        <w:t xml:space="preserve">A Subscription comprises a Topic Filter and a maximum QoS. A Subscription is associated with a single Session. A Session can contain more than one Subscription. Each Subscription within a Session has a different Topic Filter. </w:t>
      </w: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b w:val="1"/>
        </w:rPr>
      </w:pPr>
      <w:r w:rsidDel="00000000" w:rsidR="00000000" w:rsidRPr="00000000">
        <w:rPr>
          <w:rFonts w:ascii="Arial" w:cs="Arial" w:eastAsia="Arial" w:hAnsi="Arial"/>
          <w:b w:val="1"/>
          <w:rtl w:val="0"/>
        </w:rPr>
        <w:t xml:space="preserve">Topic Alias:</w:t>
      </w:r>
    </w:p>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A topic alias is a 16-bit unsigned integer assigned by the Gateway during a session or pre-assigned by the application which represents and replaces a topic name or topic filter in the protocol packets.</w:t>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b w:val="1"/>
          <w:rtl w:val="0"/>
        </w:rPr>
        <w:t xml:space="preserve">Topic Name:</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The label attached to an Application Message which is matched against the Subscriptions known to the Gateway / Server.</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b w:val="1"/>
          <w:rtl w:val="0"/>
        </w:rPr>
        <w:t xml:space="preserve">Topic Filter:</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tl w:val="0"/>
        </w:rPr>
        <w:t xml:space="preserve">Wildcard Subscription:</w:t>
      </w:r>
    </w:p>
    <w:p w:rsidR="00000000" w:rsidDel="00000000" w:rsidP="00000000" w:rsidRDefault="00000000" w:rsidRPr="00000000" w14:paraId="0000017A">
      <w:pPr>
        <w:rPr>
          <w:rFonts w:ascii="Arial" w:cs="Arial" w:eastAsia="Arial" w:hAnsi="Arial"/>
          <w:b w:val="1"/>
        </w:rPr>
      </w:pPr>
      <w:r w:rsidDel="00000000" w:rsidR="00000000" w:rsidRPr="00000000">
        <w:rPr>
          <w:rFonts w:ascii="Arial" w:cs="Arial" w:eastAsia="Arial" w:hAnsi="Arial"/>
          <w:rtl w:val="0"/>
        </w:rPr>
        <w:t xml:space="preserve">A Wildcard Subscription is a Subscription with a Topic Filter containing one or more wildcard characters. This allows the subscription to match more than one Topic Name. </w:t>
      </w: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b w:val="1"/>
        </w:rPr>
      </w:pPr>
      <w:bookmarkStart w:colFirst="0" w:colLast="0" w:name="_heading=h.44sinio" w:id="19"/>
      <w:bookmarkEnd w:id="19"/>
      <w:r w:rsidDel="00000000" w:rsidR="00000000" w:rsidRPr="00000000">
        <w:rPr>
          <w:rFonts w:ascii="Arial" w:cs="Arial" w:eastAsia="Arial" w:hAnsi="Arial"/>
          <w:b w:val="1"/>
          <w:rtl w:val="0"/>
        </w:rPr>
        <w:t xml:space="preserve">Control Packet:</w:t>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A packet of information that is sent across the Virtual Connection. The MQTT-SN specification defines 31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(twenty nine) different types of MQTT-SN Control Packet, for example the PUBLISH packet is used to convey Application Messages.</w:t>
      </w:r>
    </w:p>
    <w:p w:rsidR="00000000" w:rsidDel="00000000" w:rsidP="00000000" w:rsidRDefault="00000000" w:rsidRPr="00000000" w14:paraId="0000017E">
      <w:pPr>
        <w:rPr>
          <w:rFonts w:ascii="Arial" w:cs="Arial" w:eastAsia="Arial" w:hAnsi="Arial"/>
          <w:b w:val="1"/>
        </w:rPr>
      </w:pPr>
      <w:r w:rsidDel="00000000" w:rsidR="00000000" w:rsidRPr="00000000">
        <w:rPr>
          <w:rtl w:val="0"/>
        </w:rPr>
      </w:r>
    </w:p>
    <w:p w:rsidR="00000000" w:rsidDel="00000000" w:rsidP="00000000" w:rsidRDefault="00000000" w:rsidRPr="00000000" w14:paraId="0000017F">
      <w:pPr>
        <w:rPr>
          <w:rFonts w:ascii="Arial" w:cs="Arial" w:eastAsia="Arial" w:hAnsi="Arial"/>
          <w:b w:val="1"/>
        </w:rPr>
      </w:pPr>
      <w:r w:rsidDel="00000000" w:rsidR="00000000" w:rsidRPr="00000000">
        <w:rPr>
          <w:rFonts w:ascii="Arial" w:cs="Arial" w:eastAsia="Arial" w:hAnsi="Arial"/>
          <w:b w:val="1"/>
          <w:rtl w:val="0"/>
        </w:rPr>
        <w:t xml:space="preserve">Wireless Sensor Networks (abbrev. WSN):</w:t>
      </w:r>
    </w:p>
    <w:p w:rsidR="00000000" w:rsidDel="00000000" w:rsidP="00000000" w:rsidRDefault="00000000" w:rsidRPr="00000000" w14:paraId="00000180">
      <w:pPr>
        <w:rPr>
          <w:rFonts w:ascii="Arial" w:cs="Arial" w:eastAsia="Arial" w:hAnsi="Arial"/>
          <w:color w:val="202124"/>
          <w:highlight w:val="white"/>
        </w:rPr>
      </w:pPr>
      <w:r w:rsidDel="00000000" w:rsidR="00000000" w:rsidRPr="00000000">
        <w:rPr>
          <w:rFonts w:ascii="Arial" w:cs="Arial" w:eastAsia="Arial" w:hAnsi="Arial"/>
          <w:color w:val="202124"/>
          <w:rtl w:val="0"/>
        </w:rPr>
        <w:t xml:space="preserve">N</w:t>
      </w:r>
      <w:r w:rsidDel="00000000" w:rsidR="00000000" w:rsidRPr="00000000">
        <w:rPr>
          <w:rFonts w:ascii="Arial" w:cs="Arial" w:eastAsia="Arial" w:hAnsi="Arial"/>
          <w:color w:val="202124"/>
          <w:highlight w:val="white"/>
          <w:rtl w:val="0"/>
        </w:rPr>
        <w:t xml:space="preserve">etworks of 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182">
      <w:pPr>
        <w:pStyle w:val="Heading2"/>
        <w:ind w:left="0" w:firstLine="0"/>
        <w:rPr/>
      </w:pPr>
      <w:bookmarkStart w:colFirst="0" w:colLast="0" w:name="_heading=h.2bn6wsx" w:id="20"/>
      <w:bookmarkEnd w:id="20"/>
      <w:r w:rsidDel="00000000" w:rsidR="00000000" w:rsidRPr="00000000">
        <w:rPr>
          <w:rtl w:val="0"/>
        </w:rPr>
        <w:t xml:space="preserve">1.4 </w:t>
      </w:r>
      <w:r w:rsidDel="00000000" w:rsidR="00000000" w:rsidRPr="00000000">
        <w:rPr>
          <w:rtl w:val="0"/>
        </w:rPr>
        <w:t xml:space="preserve">Data representation</w:t>
      </w:r>
    </w:p>
    <w:p w:rsidR="00000000" w:rsidDel="00000000" w:rsidP="00000000" w:rsidRDefault="00000000" w:rsidRPr="00000000" w14:paraId="00000183">
      <w:pPr>
        <w:pStyle w:val="Heading3"/>
        <w:ind w:left="0" w:firstLine="0"/>
        <w:rPr>
          <w:rFonts w:ascii="Arial" w:cs="Arial" w:eastAsia="Arial" w:hAnsi="Arial"/>
        </w:rPr>
      </w:pPr>
      <w:bookmarkStart w:colFirst="0" w:colLast="0" w:name="_heading=h.qsh70q" w:id="21"/>
      <w:bookmarkEnd w:id="21"/>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85">
      <w:pPr>
        <w:pStyle w:val="Heading3"/>
        <w:ind w:left="0" w:firstLine="0"/>
        <w:rPr>
          <w:rFonts w:ascii="Arial" w:cs="Arial" w:eastAsia="Arial" w:hAnsi="Arial"/>
        </w:rPr>
      </w:pPr>
      <w:bookmarkStart w:colFirst="0" w:colLast="0" w:name="_heading=h.3as4poj" w:id="22"/>
      <w:bookmarkEnd w:id="22"/>
      <w:r w:rsidDel="00000000" w:rsidR="00000000" w:rsidRPr="00000000">
        <w:rPr>
          <w:rtl w:val="0"/>
        </w:rPr>
        <w:t xml:space="preserve">1.4.2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87">
      <w:pPr>
        <w:pStyle w:val="Heading3"/>
        <w:ind w:left="0" w:firstLine="0"/>
        <w:rPr>
          <w:rFonts w:ascii="Arial" w:cs="Arial" w:eastAsia="Arial" w:hAnsi="Arial"/>
        </w:rPr>
      </w:pPr>
      <w:bookmarkStart w:colFirst="0" w:colLast="0" w:name="_heading=h.1pxezwc" w:id="23"/>
      <w:bookmarkEnd w:id="23"/>
      <w:r w:rsidDel="00000000" w:rsidR="00000000" w:rsidRPr="00000000">
        <w:rPr>
          <w:rtl w:val="0"/>
        </w:rPr>
        <w:t xml:space="preserve">1.4.3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49x2ik5" w:id="24"/>
      <w:bookmarkEnd w:id="24"/>
      <w:r w:rsidDel="00000000" w:rsidR="00000000" w:rsidRPr="00000000">
        <w:rPr>
          <w:rtl w:val="0"/>
        </w:rPr>
        <w:t xml:space="preserve">1.4.4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8A">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0">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1">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8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C">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8D">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8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A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A1">
      <w:pPr>
        <w:rPr>
          <w:rFonts w:ascii="Arial" w:cs="Arial" w:eastAsia="Arial" w:hAnsi="Arial"/>
          <w:color w:val="000000"/>
        </w:rPr>
      </w:pPr>
      <w:r w:rsidDel="00000000" w:rsidR="00000000" w:rsidRPr="00000000">
        <w:rPr>
          <w:rtl w:val="0"/>
        </w:rPr>
      </w:r>
    </w:p>
    <w:p w:rsidR="00000000" w:rsidDel="00000000" w:rsidP="00000000" w:rsidRDefault="00000000" w:rsidRPr="00000000" w14:paraId="000001A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2">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3">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MQTT Control Packet containing ill-formed UTF-8 it is a Malformed Packet</w:t>
      </w:r>
    </w:p>
    <w:p w:rsidR="00000000" w:rsidDel="00000000" w:rsidP="00000000" w:rsidRDefault="00000000" w:rsidRPr="00000000" w14:paraId="000001A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 receives an MQTT-SN Control Packet containing U+0000 it is a Malformed Packet.</w:t>
      </w:r>
    </w:p>
    <w:p w:rsidR="00000000" w:rsidDel="00000000" w:rsidP="00000000" w:rsidRDefault="00000000" w:rsidRPr="00000000" w14:paraId="000001A5">
      <w:pPr>
        <w:rPr>
          <w:rFonts w:ascii="Arial" w:cs="Arial" w:eastAsia="Arial" w:hAnsi="Arial"/>
          <w:color w:val="000000"/>
        </w:rPr>
      </w:pPr>
      <w:r w:rsidDel="00000000" w:rsidR="00000000" w:rsidRPr="00000000">
        <w:rPr>
          <w:rtl w:val="0"/>
        </w:rPr>
      </w:r>
    </w:p>
    <w:p w:rsidR="00000000" w:rsidDel="00000000" w:rsidP="00000000" w:rsidRDefault="00000000" w:rsidRPr="00000000" w14:paraId="000001A6">
      <w:pPr>
        <w:rPr>
          <w:rFonts w:ascii="Arial" w:cs="Arial" w:eastAsia="Arial" w:hAnsi="Arial"/>
          <w:color w:val="000000"/>
        </w:rPr>
      </w:pPr>
      <w:r w:rsidDel="00000000" w:rsidR="00000000" w:rsidRPr="00000000">
        <w:rPr>
          <w:rFonts w:ascii="Arial" w:cs="Arial" w:eastAsia="Arial" w:hAnsi="Arial"/>
          <w:color w:val="000000"/>
          <w:rtl w:val="0"/>
        </w:rPr>
        <w:t xml:space="preserve">The data SHOULD NOT include encodings of the Unicode [Unicode] code points listed below. If a receiver (Server or Client) receives an MQTT-SN Control Packet containing any of them it MAY treat it as a Malformed Packet. These are the Disallowed Unicode code points.</w:t>
      </w:r>
    </w:p>
    <w:p w:rsidR="00000000" w:rsidDel="00000000" w:rsidP="00000000" w:rsidRDefault="00000000" w:rsidRPr="00000000" w14:paraId="000001A7">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p>
    <w:p w:rsidR="00000000" w:rsidDel="00000000" w:rsidP="00000000" w:rsidRDefault="00000000" w:rsidRPr="00000000" w14:paraId="000001A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AD">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E">
      <w:pPr>
        <w:ind w:left="540" w:firstLine="0"/>
        <w:rPr>
          <w:rFonts w:ascii="Arial" w:cs="Arial" w:eastAsia="Arial" w:hAnsi="Arial"/>
          <w:b w:val="1"/>
        </w:rPr>
      </w:pPr>
      <w:bookmarkStart w:colFirst="0" w:colLast="0" w:name="_heading=h.2p2csry" w:id="25"/>
      <w:bookmarkEnd w:id="25"/>
      <w:r w:rsidDel="00000000" w:rsidR="00000000" w:rsidRPr="00000000">
        <w:rPr>
          <w:rFonts w:ascii="Arial" w:cs="Arial" w:eastAsia="Arial" w:hAnsi="Arial"/>
          <w:b w:val="1"/>
          <w:rtl w:val="0"/>
        </w:rPr>
        <w:t xml:space="preserve">Informative</w:t>
      </w:r>
      <w:r w:rsidDel="00000000" w:rsidR="00000000" w:rsidRPr="00000000">
        <w:rPr>
          <w:rFonts w:ascii="Arial" w:cs="Arial" w:eastAsia="Arial" w:hAnsi="Arial"/>
          <w:b w:val="1"/>
          <w:rtl w:val="0"/>
        </w:rPr>
        <w:t xml:space="preserve"> example</w:t>
      </w:r>
    </w:p>
    <w:p w:rsidR="00000000" w:rsidDel="00000000" w:rsidP="00000000" w:rsidRDefault="00000000" w:rsidRPr="00000000" w14:paraId="000001AF">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15"/>
        </w:sdtPr>
        <w:sdtContent>
          <w:commentRangeStart w:id="3"/>
        </w:sdtContent>
      </w:sdt>
      <w:sdt>
        <w:sdtPr>
          <w:tag w:val="goog_rdk_16"/>
        </w:sdtPr>
        <w:sdtContent>
          <w:commentRangeStart w:id="4"/>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B0">
      <w:pPr>
        <w:rPr>
          <w:rFonts w:ascii="Arial" w:cs="Arial" w:eastAsia="Arial" w:hAnsi="Arial"/>
        </w:rPr>
      </w:pPr>
      <w:bookmarkStart w:colFirst="0" w:colLast="0" w:name="_heading=h.147n2zr" w:id="26"/>
      <w:bookmarkEnd w:id="26"/>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B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B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B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B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B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B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C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D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E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1F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0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15">
      <w:pPr>
        <w:pStyle w:val="Heading1"/>
        <w:ind w:left="432" w:hanging="432"/>
        <w:rPr>
          <w:rFonts w:ascii="Arial" w:cs="Arial" w:eastAsia="Arial" w:hAnsi="Arial"/>
        </w:rPr>
      </w:pPr>
      <w:bookmarkStart w:colFirst="0" w:colLast="0" w:name="_heading=h.3o7alnk" w:id="27"/>
      <w:bookmarkEnd w:id="27"/>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MQTT-SN Control Packet format</w:t>
      </w:r>
    </w:p>
    <w:p w:rsidR="00000000" w:rsidDel="00000000" w:rsidP="00000000" w:rsidRDefault="00000000" w:rsidRPr="00000000" w14:paraId="00000216">
      <w:pPr>
        <w:pStyle w:val="Heading2"/>
        <w:ind w:left="0" w:firstLine="0"/>
        <w:rPr>
          <w:rFonts w:ascii="Arial" w:cs="Arial" w:eastAsia="Arial" w:hAnsi="Arial"/>
        </w:rPr>
      </w:pPr>
      <w:bookmarkStart w:colFirst="0" w:colLast="0" w:name="_heading=h.23ckvvd" w:id="28"/>
      <w:bookmarkEnd w:id="28"/>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18">
      <w:pPr>
        <w:rPr>
          <w:rFonts w:ascii="Arial" w:cs="Arial" w:eastAsia="Arial" w:hAnsi="Arial"/>
        </w:rPr>
      </w:pP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1A">
      <w:pPr>
        <w:rPr>
          <w:rFonts w:ascii="Arial" w:cs="Arial" w:eastAsia="Arial" w:hAnsi="Arial"/>
        </w:rPr>
      </w:pPr>
      <w:bookmarkStart w:colFirst="0" w:colLast="0" w:name="_heading=h.ihv636" w:id="29"/>
      <w:bookmarkEnd w:id="29"/>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1C">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32hioqz" w:id="30"/>
      <w:bookmarkEnd w:id="30"/>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pStyle w:val="Heading3"/>
        <w:ind w:left="0" w:firstLine="0"/>
        <w:rPr>
          <w:rFonts w:ascii="Arial" w:cs="Arial" w:eastAsia="Arial" w:hAnsi="Arial"/>
        </w:rPr>
      </w:pPr>
      <w:bookmarkStart w:colFirst="0" w:colLast="0" w:name="_heading=h.1hmsyys" w:id="31"/>
      <w:bookmarkEnd w:id="31"/>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2">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3">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4">
            <w:pPr>
              <w:jc w:val="center"/>
              <w:rPr>
                <w:rFonts w:ascii="Arial" w:cs="Arial" w:eastAsia="Arial" w:hAnsi="Arial"/>
              </w:rPr>
            </w:pPr>
            <w:bookmarkStart w:colFirst="0" w:colLast="0" w:name="_heading=h.41mghml" w:id="32"/>
            <w:bookmarkEnd w:id="32"/>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jc w:val="center"/>
              <w:rPr>
                <w:rFonts w:ascii="Arial" w:cs="Arial" w:eastAsia="Arial" w:hAnsi="Arial"/>
              </w:rPr>
            </w:pPr>
            <w:bookmarkStart w:colFirst="0" w:colLast="0" w:name="_heading=h.2grqrue" w:id="33"/>
            <w:bookmarkEnd w:id="33"/>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7">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29">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A">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B">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pStyle w:val="Heading3"/>
        <w:keepLines w:val="1"/>
        <w:spacing w:after="145" w:before="0" w:line="259" w:lineRule="auto"/>
        <w:ind w:left="0" w:firstLine="0"/>
        <w:rPr>
          <w:rFonts w:ascii="Arial" w:cs="Arial" w:eastAsia="Arial" w:hAnsi="Arial"/>
        </w:rPr>
      </w:pPr>
      <w:bookmarkStart w:colFirst="0" w:colLast="0" w:name="_heading=h.vx1227" w:id="34"/>
      <w:bookmarkEnd w:id="34"/>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37">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38">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3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Packets with lengths up to and including 255 bytes MUST use the shorter byte format.</w:t>
      </w:r>
    </w:p>
    <w:p w:rsidR="00000000" w:rsidDel="00000000" w:rsidP="00000000" w:rsidRDefault="00000000" w:rsidRPr="00000000" w14:paraId="0000023A">
      <w:pPr>
        <w:spacing w:after="307"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23B">
      <w:pPr>
        <w:ind w:right="4" w:firstLine="583"/>
        <w:rPr>
          <w:rFonts w:ascii="Arial" w:cs="Arial" w:eastAsia="Arial" w:hAnsi="Arial"/>
          <w:b w:val="1"/>
        </w:rPr>
      </w:pPr>
      <w:bookmarkStart w:colFirst="0" w:colLast="0" w:name="_heading=h.3fwokq0" w:id="35"/>
      <w:bookmarkEnd w:id="35"/>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3C">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3D">
      <w:pPr>
        <w:pStyle w:val="Heading3"/>
        <w:keepLines w:val="1"/>
        <w:spacing w:after="145" w:before="0" w:line="259" w:lineRule="auto"/>
        <w:ind w:left="0" w:right="4" w:firstLine="0"/>
        <w:rPr>
          <w:rFonts w:ascii="Arial" w:cs="Arial" w:eastAsia="Arial" w:hAnsi="Arial"/>
        </w:rPr>
      </w:pPr>
      <w:bookmarkStart w:colFirst="0" w:colLast="0" w:name="_heading=h.1v1yuxt" w:id="36"/>
      <w:bookmarkEnd w:id="36"/>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45"/>
        <w:gridCol w:w="2010"/>
        <w:gridCol w:w="4680"/>
        <w:tblGridChange w:id="0">
          <w:tblGrid>
            <w:gridCol w:w="1980"/>
            <w:gridCol w:w="1245"/>
            <w:gridCol w:w="201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3F">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0">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1">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2">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3">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rtl w:val="0"/>
              </w:rPr>
              <w:t xml:space="preserve">Gateway broadcast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7">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center"/>
              <w:rPr>
                <w:rFonts w:ascii="Arial" w:cs="Arial" w:eastAsia="Arial" w:hAnsi="Arial"/>
              </w:rPr>
            </w:pPr>
            <w:r w:rsidDel="00000000" w:rsidR="00000000" w:rsidRPr="00000000">
              <w:rPr>
                <w:rFonts w:ascii="Arial" w:cs="Arial" w:eastAsia="Arial" w:hAnsi="Arial"/>
                <w:rtl w:val="0"/>
              </w:rPr>
              <w:t xml:space="preserve">Client </w:t>
            </w:r>
            <w:r w:rsidDel="00000000" w:rsidR="00000000" w:rsidRPr="00000000">
              <w:rPr>
                <w:rFonts w:ascii="Arial" w:cs="Arial" w:eastAsia="Arial" w:hAnsi="Arial"/>
                <w:rtl w:val="0"/>
              </w:rPr>
              <w:t xml:space="preserve">broadcast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B">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ind w:left="0" w:firstLine="0"/>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color w:val="666666"/>
              </w:rPr>
            </w:pPr>
            <w:r w:rsidDel="00000000" w:rsidR="00000000" w:rsidRPr="00000000">
              <w:rPr>
                <w:rFonts w:ascii="Arial" w:cs="Arial" w:eastAsia="Arial" w:hAnsi="Arial"/>
                <w:color w:val="666666"/>
                <w:rtl w:val="0"/>
              </w:rPr>
              <w:t xml:space="preserve">0x06-0x09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1">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PUBLISH-OUT-OF </w:t>
            </w:r>
            <w:sdt>
              <w:sdtPr>
                <w:tag w:val="goog_rdk_17"/>
              </w:sdtPr>
              <w:sdtContent>
                <w:ins w:author="davide.lenzarini@u-blox.com" w:id="4" w:date="2024-02-06T13:24:06Z">
                  <w:r w:rsidDel="00000000" w:rsidR="00000000" w:rsidRPr="00000000">
                    <w:rPr>
                      <w:rFonts w:ascii="Arial" w:cs="Arial" w:eastAsia="Arial" w:hAnsi="Arial"/>
                      <w:b w:val="1"/>
                      <w:rtl w:val="0"/>
                    </w:rPr>
                    <w:t xml:space="preserve">SESSION</w:t>
                  </w:r>
                </w:ins>
              </w:sdtContent>
            </w:sdt>
            <w:sdt>
              <w:sdtPr>
                <w:tag w:val="goog_rdk_18"/>
              </w:sdtPr>
              <w:sdtContent>
                <w:del w:author="davide.lenzarini@u-blox.com" w:id="4" w:date="2024-02-06T13:24:06Z">
                  <w:r w:rsidDel="00000000" w:rsidR="00000000" w:rsidRPr="00000000">
                    <w:rPr>
                      <w:rFonts w:ascii="Arial" w:cs="Arial" w:eastAsia="Arial" w:hAnsi="Arial"/>
                      <w:b w:val="1"/>
                      <w:rtl w:val="0"/>
                    </w:rPr>
                    <w:delText xml:space="preserve">BAND</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Publish packet for out of </w:t>
            </w:r>
            <w:sdt>
              <w:sdtPr>
                <w:tag w:val="goog_rdk_19"/>
              </w:sdtPr>
              <w:sdtContent>
                <w:del w:author="davide.lenzarini@u-blox.com" w:id="5" w:date="2024-02-06T13:24:32Z">
                  <w:r w:rsidDel="00000000" w:rsidR="00000000" w:rsidRPr="00000000">
                    <w:rPr>
                      <w:rFonts w:ascii="Arial" w:cs="Arial" w:eastAsia="Arial" w:hAnsi="Arial"/>
                      <w:rtl w:val="0"/>
                    </w:rPr>
                    <w:delText xml:space="preserve">band</w:delText>
                  </w:r>
                </w:del>
              </w:sdtContent>
            </w:sdt>
            <w:sdt>
              <w:sdtPr>
                <w:tag w:val="goog_rdk_20"/>
              </w:sdtPr>
              <w:sdtContent>
                <w:ins w:author="davide.lenzarini@u-blox.com" w:id="5" w:date="2024-02-06T13:24:32Z">
                  <w:r w:rsidDel="00000000" w:rsidR="00000000" w:rsidRPr="00000000">
                    <w:rPr>
                      <w:rFonts w:ascii="Arial" w:cs="Arial" w:eastAsia="Arial" w:hAnsi="Arial"/>
                      <w:rtl w:val="0"/>
                    </w:rPr>
                    <w:t xml:space="preserve"> a session</w:t>
                  </w:r>
                </w:ins>
              </w:sdtContent>
            </w:sdt>
            <w:r w:rsidDel="00000000" w:rsidR="00000000" w:rsidRPr="00000000">
              <w:rPr>
                <w:rFonts w:ascii="Arial" w:cs="Arial" w:eastAsia="Arial" w:hAnsi="Arial"/>
                <w:rtl w:val="0"/>
              </w:rPr>
              <w:t xml:space="preserve"> messages which </w:t>
            </w:r>
            <w:sdt>
              <w:sdtPr>
                <w:tag w:val="goog_rdk_21"/>
              </w:sdtPr>
              <w:sdtContent>
                <w:del w:author="davide.lenzarini@u-blox.com" w:id="6" w:date="2024-02-06T13:24:43Z">
                  <w:r w:rsidDel="00000000" w:rsidR="00000000" w:rsidRPr="00000000">
                    <w:rPr>
                      <w:rFonts w:ascii="Arial" w:cs="Arial" w:eastAsia="Arial" w:hAnsi="Arial"/>
                      <w:rtl w:val="0"/>
                    </w:rPr>
                    <w:delText xml:space="preserve">need </w:delText>
                  </w:r>
                </w:del>
              </w:sdtContent>
            </w:sdt>
            <w:r w:rsidDel="00000000" w:rsidR="00000000" w:rsidRPr="00000000">
              <w:rPr>
                <w:rFonts w:ascii="Arial" w:cs="Arial" w:eastAsia="Arial" w:hAnsi="Arial"/>
                <w:rtl w:val="0"/>
              </w:rPr>
              <w:t xml:space="preserve">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4">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D">
            <w:pPr>
              <w:jc w:val="center"/>
              <w:rPr>
                <w:rFonts w:ascii="Arial" w:cs="Arial" w:eastAsia="Arial" w:hAnsi="Arial"/>
                <w:b w:val="1"/>
              </w:rPr>
            </w:pPr>
            <w:r w:rsidDel="00000000" w:rsidR="00000000" w:rsidRPr="00000000">
              <w:rPr>
                <w:rFonts w:ascii="Arial" w:cs="Arial" w:eastAsia="Arial" w:hAnsi="Arial"/>
                <w:b w:val="1"/>
                <w:rtl w:val="0"/>
              </w:rPr>
              <w:t xml:space="preserve">FORWARDERENCAPSULATION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rPr>
            </w:pPr>
            <w:r w:rsidDel="00000000" w:rsidR="00000000" w:rsidRPr="00000000">
              <w:rPr>
                <w:rFonts w:ascii="Arial" w:cs="Arial" w:eastAsia="Arial" w:hAnsi="Arial"/>
                <w:b w:val="1"/>
                <w:rtl w:val="0"/>
              </w:rPr>
              <w:t xml:space="preserve">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r w:rsidDel="00000000" w:rsidR="00000000" w:rsidRPr="00000000">
        <w:rPr>
          <w:rtl w:val="0"/>
        </w:rPr>
      </w:r>
    </w:p>
    <w:p w:rsidR="00000000" w:rsidDel="00000000" w:rsidP="00000000" w:rsidRDefault="00000000" w:rsidRPr="00000000" w14:paraId="000002B8">
      <w:pPr>
        <w:pStyle w:val="Heading2"/>
        <w:ind w:left="0" w:firstLine="0"/>
        <w:rPr>
          <w:rFonts w:ascii="Arial" w:cs="Arial" w:eastAsia="Arial" w:hAnsi="Arial"/>
        </w:rPr>
      </w:pPr>
      <w:bookmarkStart w:colFirst="0" w:colLast="0" w:name="_heading=h.19c6y18" w:id="37"/>
      <w:bookmarkEnd w:id="37"/>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B9">
      <w:pPr>
        <w:rPr>
          <w:rFonts w:ascii="Arial" w:cs="Arial" w:eastAsia="Arial" w:hAnsi="Arial"/>
        </w:rPr>
      </w:pPr>
      <w:bookmarkStart w:colFirst="0" w:colLast="0" w:name="_heading=h.3tbugp1" w:id="38"/>
      <w:bookmarkEnd w:id="38"/>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22"/>
        </w:sdtPr>
        <w:sdtContent>
          <w:commentRangeStart w:id="5"/>
        </w:sdtContent>
      </w:sdt>
      <w:r w:rsidDel="00000000" w:rsidR="00000000" w:rsidRPr="00000000">
        <w:rPr>
          <w:rFonts w:ascii="Arial" w:cs="Arial" w:eastAsia="Arial" w:hAnsi="Arial"/>
          <w:rtl w:val="0"/>
        </w:rPr>
        <w:t xml:space="preserve">MQTT-SN Control Packets that require a Packet Identifier are shown below</w:t>
      </w:r>
      <w:commentRangeEnd w:id="5"/>
      <w:r w:rsidDel="00000000" w:rsidR="00000000" w:rsidRPr="00000000">
        <w:commentReference w:id="5"/>
      </w:r>
      <w:r w:rsidDel="00000000" w:rsidR="00000000" w:rsidRPr="00000000">
        <w:rPr>
          <w:rFonts w:ascii="Arial" w:cs="Arial" w:eastAsia="Arial" w:hAnsi="Arial"/>
          <w:rtl w:val="0"/>
        </w:rPr>
        <w:t xml:space="preserve">:</w:t>
      </w:r>
    </w:p>
    <w:p w:rsidR="00000000" w:rsidDel="00000000" w:rsidP="00000000" w:rsidRDefault="00000000" w:rsidRPr="00000000" w14:paraId="000002BA">
      <w:pPr>
        <w:rPr>
          <w:rFonts w:ascii="Arial" w:cs="Arial" w:eastAsia="Arial" w:hAnsi="Arial"/>
        </w:rPr>
      </w:pPr>
      <w:r w:rsidDel="00000000" w:rsidR="00000000" w:rsidRPr="00000000">
        <w:rPr>
          <w:rtl w:val="0"/>
        </w:rPr>
      </w:r>
    </w:p>
    <w:tbl>
      <w:tblPr>
        <w:tblStyle w:val="Table7"/>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PUBLISHOO</w:t>
            </w:r>
            <w:sdt>
              <w:sdtPr>
                <w:tag w:val="goog_rdk_23"/>
              </w:sdtPr>
              <w:sdtContent>
                <w:ins w:author="davide.lenzarini@u-blox.com" w:id="7" w:date="2024-02-06T13:28:11Z">
                  <w:r w:rsidDel="00000000" w:rsidR="00000000" w:rsidRPr="00000000">
                    <w:rPr>
                      <w:rFonts w:ascii="Arial" w:cs="Arial" w:eastAsia="Arial" w:hAnsi="Arial"/>
                      <w:rtl w:val="0"/>
                    </w:rPr>
                    <w:t xml:space="preserve">S</w:t>
                  </w:r>
                </w:ins>
              </w:sdtContent>
            </w:sdt>
            <w:sdt>
              <w:sdtPr>
                <w:tag w:val="goog_rdk_24"/>
              </w:sdtPr>
              <w:sdtContent>
                <w:del w:author="davide.lenzarini@u-blox.com" w:id="7" w:date="2024-02-06T13:28:11Z">
                  <w:r w:rsidDel="00000000" w:rsidR="00000000" w:rsidRPr="00000000">
                    <w:rPr>
                      <w:rFonts w:ascii="Arial" w:cs="Arial" w:eastAsia="Arial" w:hAnsi="Arial"/>
                      <w:rtl w:val="0"/>
                    </w:rPr>
                    <w:delText xml:space="preserve">B</w:delText>
                  </w:r>
                </w:del>
              </w:sdtContent>
            </w:sdt>
            <w:r w:rsidDel="00000000" w:rsidR="00000000" w:rsidRPr="00000000">
              <w:rPr>
                <w:rtl w:val="0"/>
              </w:rPr>
            </w:r>
          </w:p>
        </w:tc>
        <w:tc>
          <w:tcPr>
            <w:shd w:fill="auto" w:val="clear"/>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Encapsulated Packet</w:t>
            </w:r>
          </w:p>
        </w:tc>
        <w:tc>
          <w:tcPr>
            <w:shd w:fill="auto" w:val="clear"/>
          </w:tcPr>
          <w:p w:rsidR="00000000" w:rsidDel="00000000" w:rsidP="00000000" w:rsidRDefault="00000000" w:rsidRPr="00000000" w14:paraId="000002E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PROTECTION</w:t>
            </w:r>
          </w:p>
        </w:tc>
        <w:tc>
          <w:tcPr>
            <w:shd w:fill="auto" w:val="clear"/>
          </w:tcPr>
          <w:p w:rsidR="00000000" w:rsidDel="00000000" w:rsidP="00000000" w:rsidRDefault="00000000" w:rsidRPr="00000000" w14:paraId="000002EA">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2EC">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2ED">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2EE">
      <w:pPr>
        <w:rPr>
          <w:rFonts w:ascii="Arial" w:cs="Arial" w:eastAsia="Arial" w:hAnsi="Arial"/>
          <w:color w:val="ff0000"/>
        </w:rPr>
      </w:pPr>
      <w:r w:rsidDel="00000000" w:rsidR="00000000" w:rsidRPr="00000000">
        <w:rPr>
          <w:rtl w:val="0"/>
        </w:rPr>
      </w:r>
    </w:p>
    <w:p w:rsidR="00000000" w:rsidDel="00000000" w:rsidP="00000000" w:rsidRDefault="00000000" w:rsidRPr="00000000" w14:paraId="000002EF">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2F0">
      <w:pPr>
        <w:rPr>
          <w:rFonts w:ascii="Arial" w:cs="Arial" w:eastAsia="Arial" w:hAnsi="Arial"/>
        </w:rPr>
      </w:pPr>
      <w:r w:rsidDel="00000000" w:rsidR="00000000" w:rsidRPr="00000000">
        <w:rPr>
          <w:rtl w:val="0"/>
        </w:rPr>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w:t>
      </w:r>
      <w:sdt>
        <w:sdtPr>
          <w:tag w:val="goog_rdk_25"/>
        </w:sdtPr>
        <w:sdtContent>
          <w:ins w:author="davide.lenzarini@u-blox.com" w:id="8" w:date="2024-02-15T17:32:14Z">
            <w:r w:rsidDel="00000000" w:rsidR="00000000" w:rsidRPr="00000000">
              <w:rPr>
                <w:rFonts w:ascii="Arial" w:cs="Arial" w:eastAsia="Arial" w:hAnsi="Arial"/>
                <w:highlight w:val="yellow"/>
                <w:rtl w:val="0"/>
              </w:rPr>
              <w:t xml:space="preserve">WITH</w:t>
            </w:r>
          </w:ins>
        </w:sdtContent>
      </w:sdt>
      <w:r w:rsidDel="00000000" w:rsidR="00000000" w:rsidRPr="00000000">
        <w:rPr>
          <w:rFonts w:ascii="Arial" w:cs="Arial" w:eastAsia="Arial" w:hAnsi="Arial"/>
          <w:highlight w:val="yellow"/>
          <w:rtl w:val="0"/>
        </w:rPr>
        <w:t xml:space="preserve">OUT</w:t>
      </w:r>
      <w:sdt>
        <w:sdtPr>
          <w:tag w:val="goog_rdk_26"/>
        </w:sdtPr>
        <w:sdtContent>
          <w:del w:author="davide.lenzarini@u-blox.com" w:id="9" w:date="2024-02-15T17:32:17Z">
            <w:r w:rsidDel="00000000" w:rsidR="00000000" w:rsidRPr="00000000">
              <w:rPr>
                <w:rFonts w:ascii="Arial" w:cs="Arial" w:eastAsia="Arial" w:hAnsi="Arial"/>
                <w:highlight w:val="yellow"/>
                <w:rtl w:val="0"/>
              </w:rPr>
              <w:delText xml:space="preserve"> OF</w:delText>
            </w:r>
          </w:del>
        </w:sdtContent>
      </w:sdt>
      <w:r w:rsidDel="00000000" w:rsidR="00000000" w:rsidRPr="00000000">
        <w:rPr>
          <w:rFonts w:ascii="Arial" w:cs="Arial" w:eastAsia="Arial" w:hAnsi="Arial"/>
          <w:highlight w:val="yellow"/>
          <w:rtl w:val="0"/>
        </w:rPr>
        <w:t xml:space="preserve"> </w:t>
      </w:r>
      <w:sdt>
        <w:sdtPr>
          <w:tag w:val="goog_rdk_27"/>
        </w:sdtPr>
        <w:sdtContent>
          <w:ins w:author="davide.lenzarini@u-blox.com" w:id="10" w:date="2024-02-06T13:27:15Z">
            <w:r w:rsidDel="00000000" w:rsidR="00000000" w:rsidRPr="00000000">
              <w:rPr>
                <w:rFonts w:ascii="Arial" w:cs="Arial" w:eastAsia="Arial" w:hAnsi="Arial"/>
                <w:highlight w:val="yellow"/>
                <w:rtl w:val="0"/>
              </w:rPr>
              <w:t xml:space="preserve">SESSION</w:t>
            </w:r>
          </w:ins>
        </w:sdtContent>
      </w:sdt>
      <w:sdt>
        <w:sdtPr>
          <w:tag w:val="goog_rdk_28"/>
        </w:sdtPr>
        <w:sdtContent>
          <w:del w:author="davide.lenzarini@u-blox.com" w:id="10" w:date="2024-02-06T13:27:15Z">
            <w:r w:rsidDel="00000000" w:rsidR="00000000" w:rsidRPr="00000000">
              <w:rPr>
                <w:rFonts w:ascii="Arial" w:cs="Arial" w:eastAsia="Arial" w:hAnsi="Arial"/>
                <w:highlight w:val="yellow"/>
                <w:rtl w:val="0"/>
              </w:rPr>
              <w:delText xml:space="preserve">BAND</w:delText>
            </w:r>
          </w:del>
        </w:sdtContent>
      </w:sdt>
      <w:r w:rsidDel="00000000" w:rsidR="00000000" w:rsidRPr="00000000">
        <w:rPr>
          <w:rFonts w:ascii="Arial" w:cs="Arial" w:eastAsia="Arial" w:hAnsi="Arial"/>
          <w:highlight w:val="yellow"/>
          <w:rtl w:val="0"/>
        </w:rPr>
        <w:t xml:space="preserve">)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2F2">
      <w:pPr>
        <w:rPr>
          <w:rFonts w:ascii="Arial" w:cs="Arial" w:eastAsia="Arial" w:hAnsi="Arial"/>
        </w:rPr>
      </w:pPr>
      <w:r w:rsidDel="00000000" w:rsidR="00000000" w:rsidRPr="00000000">
        <w:rPr>
          <w:rtl w:val="0"/>
        </w:rPr>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2F4">
      <w:pPr>
        <w:rPr>
          <w:rFonts w:ascii="Arial" w:cs="Arial" w:eastAsia="Arial" w:hAnsi="Arial"/>
        </w:rPr>
      </w:pPr>
      <w:r w:rsidDel="00000000" w:rsidR="00000000" w:rsidRPr="00000000">
        <w:rPr>
          <w:rtl w:val="0"/>
        </w:rPr>
      </w:r>
    </w:p>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2F6">
      <w:pPr>
        <w:rPr>
          <w:rFonts w:ascii="Arial" w:cs="Arial" w:eastAsia="Arial" w:hAnsi="Arial"/>
        </w:rPr>
      </w:pPr>
      <w:r w:rsidDel="00000000" w:rsidR="00000000" w:rsidRPr="00000000">
        <w:rPr>
          <w:rtl w:val="0"/>
        </w:rPr>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p>
    <w:p w:rsidR="00000000" w:rsidDel="00000000" w:rsidP="00000000" w:rsidRDefault="00000000" w:rsidRPr="00000000" w14:paraId="000002F8">
      <w:pPr>
        <w:rPr>
          <w:rFonts w:ascii="Arial" w:cs="Arial" w:eastAsia="Arial" w:hAnsi="Arial"/>
        </w:rPr>
      </w:pPr>
      <w:r w:rsidDel="00000000" w:rsidR="00000000" w:rsidRPr="00000000">
        <w:rPr>
          <w:rtl w:val="0"/>
        </w:rPr>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2FA">
      <w:pPr>
        <w:rPr>
          <w:rFonts w:ascii="Arial" w:cs="Arial" w:eastAsia="Arial" w:hAnsi="Arial"/>
        </w:rPr>
      </w:pP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p>
    <w:p w:rsidR="00000000" w:rsidDel="00000000" w:rsidP="00000000" w:rsidRDefault="00000000" w:rsidRPr="00000000" w14:paraId="000002FC">
      <w:pPr>
        <w:rPr>
          <w:rFonts w:ascii="Arial" w:cs="Arial" w:eastAsia="Arial" w:hAnsi="Arial"/>
        </w:rPr>
      </w:pPr>
      <w:r w:rsidDel="00000000" w:rsidR="00000000" w:rsidRPr="00000000">
        <w:rPr>
          <w:rtl w:val="0"/>
        </w:rPr>
      </w:r>
    </w:p>
    <w:p w:rsidR="00000000" w:rsidDel="00000000" w:rsidP="00000000" w:rsidRDefault="00000000" w:rsidRPr="00000000" w14:paraId="000002FD">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FE">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2FF">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19"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01">
      <w:pPr>
        <w:rPr>
          <w:rFonts w:ascii="Arial" w:cs="Arial" w:eastAsia="Arial" w:hAnsi="Arial"/>
        </w:rPr>
      </w:pPr>
      <w:r w:rsidDel="00000000" w:rsidR="00000000" w:rsidRPr="00000000">
        <w:rPr>
          <w:rtl w:val="0"/>
        </w:rPr>
      </w:r>
    </w:p>
    <w:sdt>
      <w:sdtPr>
        <w:tag w:val="goog_rdk_32"/>
      </w:sdtPr>
      <w:sdtContent>
        <w:p w:rsidR="00000000" w:rsidDel="00000000" w:rsidP="00000000" w:rsidRDefault="00000000" w:rsidRPr="00000000" w14:paraId="00000302">
          <w:pPr>
            <w:pStyle w:val="Heading2"/>
            <w:ind w:left="0" w:firstLine="0"/>
            <w:rPr>
              <w:rPrChange w:author="Simon Johnson" w:id="11"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9"/>
          <w:bookmarkEnd w:id="39"/>
          <w:r w:rsidDel="00000000" w:rsidR="00000000" w:rsidRPr="00000000">
            <w:rPr>
              <w:rFonts w:ascii="Arial" w:cs="Arial" w:eastAsia="Arial" w:hAnsi="Arial"/>
              <w:rtl w:val="0"/>
            </w:rPr>
            <w:t xml:space="preserve">2.3 MQTT-SN Packet Fields</w:t>
          </w:r>
          <w:sdt>
            <w:sdtPr>
              <w:tag w:val="goog_rdk_29"/>
            </w:sdtPr>
            <w:sdtContent>
              <w:commentRangeStart w:id="6"/>
            </w:sdtContent>
          </w:sdt>
          <w:commentRangeEnd w:id="6"/>
          <w:r w:rsidDel="00000000" w:rsidR="00000000" w:rsidRPr="00000000">
            <w:commentReference w:id="6"/>
          </w:r>
          <w:sdt>
            <w:sdtPr>
              <w:tag w:val="goog_rdk_30"/>
            </w:sdtPr>
            <w:sdtContent>
              <w:commentRangeStart w:id="7"/>
            </w:sdtContent>
          </w:sdt>
          <w:commentRangeEnd w:id="7"/>
          <w:r w:rsidDel="00000000" w:rsidR="00000000" w:rsidRPr="00000000">
            <w:commentReference w:id="7"/>
          </w:r>
          <w:sdt>
            <w:sdtPr>
              <w:tag w:val="goog_rdk_31"/>
            </w:sdtPr>
            <w:sdtContent>
              <w:r w:rsidDel="00000000" w:rsidR="00000000" w:rsidRPr="00000000">
                <w:rPr>
                  <w:rtl w:val="0"/>
                </w:rPr>
              </w:r>
            </w:sdtContent>
          </w:sdt>
        </w:p>
      </w:sdtContent>
    </w:sdt>
    <w:p w:rsidR="00000000" w:rsidDel="00000000" w:rsidP="00000000" w:rsidRDefault="00000000" w:rsidRPr="00000000" w14:paraId="00000303">
      <w:pPr>
        <w:pStyle w:val="Heading3"/>
        <w:keepLines w:val="1"/>
        <w:spacing w:after="145" w:before="0" w:line="259" w:lineRule="auto"/>
        <w:ind w:left="0" w:right="4" w:firstLine="0"/>
        <w:rPr>
          <w:rFonts w:ascii="Arial" w:cs="Arial" w:eastAsia="Arial" w:hAnsi="Arial"/>
        </w:rPr>
      </w:pPr>
      <w:bookmarkStart w:colFirst="0" w:colLast="0" w:name="_heading=h.37m2jsg" w:id="40"/>
      <w:bookmarkEnd w:id="40"/>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0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05">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06">
      <w:pPr>
        <w:pStyle w:val="Heading3"/>
        <w:keepLines w:val="1"/>
        <w:spacing w:after="145" w:before="0" w:line="259" w:lineRule="auto"/>
        <w:ind w:left="0" w:right="4" w:firstLine="0"/>
        <w:rPr>
          <w:rFonts w:ascii="Arial" w:cs="Arial" w:eastAsia="Arial" w:hAnsi="Arial"/>
        </w:rPr>
      </w:pPr>
      <w:bookmarkStart w:colFirst="0" w:colLast="0" w:name="_heading=h.1mrcu09" w:id="41"/>
      <w:bookmarkEnd w:id="41"/>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07">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08">
      <w:pPr>
        <w:pStyle w:val="Heading3"/>
        <w:keepLines w:val="1"/>
        <w:spacing w:after="145" w:before="0" w:line="259" w:lineRule="auto"/>
        <w:ind w:left="0" w:right="4" w:firstLine="0"/>
        <w:rPr>
          <w:rFonts w:ascii="Arial" w:cs="Arial" w:eastAsia="Arial" w:hAnsi="Arial"/>
        </w:rPr>
      </w:pPr>
      <w:bookmarkStart w:colFirst="0" w:colLast="0" w:name="_heading=h.46r0co2" w:id="42"/>
      <w:bookmarkEnd w:id="42"/>
      <w:r w:rsidDel="00000000" w:rsidR="00000000" w:rsidRPr="00000000">
        <w:rPr>
          <w:rtl w:val="0"/>
        </w:rPr>
        <w:t xml:space="preserve">2.3.3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09">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0A">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0B">
      <w:pPr>
        <w:spacing w:after="9" w:lineRule="auto"/>
        <w:ind w:left="-5" w:right="4" w:firstLine="0"/>
        <w:rPr>
          <w:rFonts w:ascii="Arial" w:cs="Arial" w:eastAsia="Arial" w:hAnsi="Arial"/>
        </w:rPr>
      </w:pPr>
      <w:r w:rsidDel="00000000" w:rsidR="00000000" w:rsidRPr="00000000">
        <w:rPr>
          <w:rtl w:val="0"/>
        </w:rPr>
      </w:r>
    </w:p>
    <w:tbl>
      <w:tblPr>
        <w:tblStyle w:val="Table8"/>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0C">
            <w:pPr>
              <w:spacing w:after="9" w:lineRule="auto"/>
              <w:ind w:right="4"/>
              <w:jc w:val="center"/>
              <w:rPr>
                <w:rFonts w:ascii="Arial" w:cs="Arial" w:eastAsia="Arial" w:hAnsi="Arial"/>
              </w:rPr>
            </w:pPr>
            <w:bookmarkStart w:colFirst="0" w:colLast="0" w:name="_heading=h.2lwamvv" w:id="43"/>
            <w:bookmarkEnd w:id="43"/>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0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0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1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1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1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16">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17">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18">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19">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1A">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1B">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1C">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1D">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1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1F">
            <w:pPr>
              <w:spacing w:after="9" w:lineRule="auto"/>
              <w:ind w:right="4"/>
              <w:rPr>
                <w:rFonts w:ascii="Arial" w:cs="Arial" w:eastAsia="Arial" w:hAnsi="Arial"/>
              </w:rPr>
            </w:pPr>
            <w:r w:rsidDel="00000000" w:rsidR="00000000" w:rsidRPr="00000000">
              <w:rPr>
                <w:rFonts w:ascii="Arial" w:cs="Arial" w:eastAsia="Arial" w:hAnsi="Arial"/>
                <w:rtl w:val="0"/>
              </w:rPr>
              <w:t xml:space="preserve">Close the connection normally. Do not send the Will Message.</w:t>
            </w:r>
          </w:p>
        </w:tc>
      </w:tr>
      <w:tr>
        <w:trPr>
          <w:cantSplit w:val="0"/>
          <w:trHeight w:val="778.9414062499999" w:hRule="atLeast"/>
          <w:tblHeader w:val="0"/>
        </w:trPr>
        <w:tc>
          <w:tcPr/>
          <w:p w:rsidR="00000000" w:rsidDel="00000000" w:rsidP="00000000" w:rsidRDefault="00000000" w:rsidRPr="00000000" w14:paraId="00000320">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1">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22">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23">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4">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25">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6">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27">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28">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9">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2B">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2C">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2D">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B3">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B9">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B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C3">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due to an administrative action.</w:t>
            </w:r>
          </w:p>
        </w:tc>
      </w:tr>
      <w:tr>
        <w:trPr>
          <w:cantSplit w:val="0"/>
          <w:trHeight w:val="778.9414062499999" w:hRule="atLeast"/>
          <w:tblHeader w:val="0"/>
        </w:trPr>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153</w:t>
            </w:r>
            <w:r w:rsidDel="00000000" w:rsidR="00000000" w:rsidRPr="00000000">
              <w:rPr>
                <w:rtl w:val="0"/>
              </w:rPr>
            </w:r>
          </w:p>
        </w:tc>
        <w:tc>
          <w:tcPr/>
          <w:p w:rsidR="00000000" w:rsidDel="00000000" w:rsidP="00000000" w:rsidRDefault="00000000" w:rsidRPr="00000000" w14:paraId="000003C8">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C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C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C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CE">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D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D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D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D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D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D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E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3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E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3E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connection is closed because the connection rate is too high.</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connection has been exceeded.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sdt>
              <w:sdtPr>
                <w:tag w:val="goog_rdk_33"/>
              </w:sdtPr>
              <w:sdtContent>
                <w:ins w:author="davide.lenzarini@u-blox.com" w:id="12" w:date="2024-02-07T16:36:30Z">
                  <w:r w:rsidDel="00000000" w:rsidR="00000000" w:rsidRPr="00000000">
                    <w:rPr>
                      <w:rFonts w:ascii="Arial" w:cs="Arial" w:eastAsia="Arial" w:hAnsi="Arial"/>
                      <w:rtl w:val="0"/>
                    </w:rPr>
                    <w:t xml:space="preserve">2</w:t>
                  </w:r>
                </w:ins>
              </w:sdtContent>
            </w:sdt>
            <w:r w:rsidDel="00000000" w:rsidR="00000000" w:rsidRPr="00000000">
              <w:rPr>
                <w:rtl w:val="0"/>
              </w:rPr>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01">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03">
            <w:pPr>
              <w:keepNext w:val="1"/>
              <w:spacing w:after="9" w:lineRule="auto"/>
              <w:ind w:right="4"/>
              <w:rPr>
                <w:rFonts w:ascii="Arial" w:cs="Arial" w:eastAsia="Arial" w:hAnsi="Arial"/>
              </w:rPr>
            </w:pPr>
            <w:sdt>
              <w:sdtPr>
                <w:tag w:val="goog_rdk_35"/>
              </w:sdtPr>
              <w:sdtContent>
                <w:ins w:author="davide.lenzarini@u-blox.com" w:id="13" w:date="2024-02-07T16:38:04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08">
            <w:pPr>
              <w:keepNext w:val="1"/>
              <w:spacing w:after="9" w:lineRule="auto"/>
              <w:ind w:right="4"/>
              <w:rPr>
                <w:rFonts w:ascii="Arial" w:cs="Arial" w:eastAsia="Arial" w:hAnsi="Arial"/>
              </w:rPr>
            </w:pPr>
            <w:sdt>
              <w:sdtPr>
                <w:tag w:val="goog_rdk_37"/>
              </w:sdtPr>
              <w:sdtContent>
                <w:ins w:author="davide.lenzarini@u-blox.com" w:id="14" w:date="2024-02-07T16:38:14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0D">
            <w:pPr>
              <w:keepNext w:val="1"/>
              <w:spacing w:after="9" w:lineRule="auto"/>
              <w:ind w:right="4"/>
              <w:rPr>
                <w:rFonts w:ascii="Arial" w:cs="Arial" w:eastAsia="Arial" w:hAnsi="Arial"/>
              </w:rPr>
            </w:pPr>
            <w:sdt>
              <w:sdtPr>
                <w:tag w:val="goog_rdk_39"/>
              </w:sdtPr>
              <w:sdtContent>
                <w:ins w:author="davide.lenzarini@u-blox.com" w:id="15" w:date="2024-02-07T16:38:16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12">
            <w:pPr>
              <w:keepNext w:val="1"/>
              <w:spacing w:after="9" w:lineRule="auto"/>
              <w:ind w:right="4"/>
              <w:rPr>
                <w:rFonts w:ascii="Arial" w:cs="Arial" w:eastAsia="Arial" w:hAnsi="Arial"/>
              </w:rPr>
            </w:pPr>
            <w:sdt>
              <w:sdtPr>
                <w:tag w:val="goog_rdk_41"/>
              </w:sdtPr>
              <w:sdtContent>
                <w:ins w:author="davide.lenzarini@u-blox.com" w:id="16" w:date="2024-02-07T16:38:17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17">
            <w:pPr>
              <w:keepNext w:val="1"/>
              <w:spacing w:after="9" w:lineRule="auto"/>
              <w:ind w:right="4"/>
              <w:rPr>
                <w:rFonts w:ascii="Arial" w:cs="Arial" w:eastAsia="Arial" w:hAnsi="Arial"/>
              </w:rPr>
            </w:pPr>
            <w:sdt>
              <w:sdtPr>
                <w:tag w:val="goog_rdk_43"/>
              </w:sdtPr>
              <w:sdtContent>
                <w:ins w:author="davide.lenzarini@u-blox.com" w:id="17" w:date="2024-02-07T16:38:19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1C">
            <w:pPr>
              <w:keepNext w:val="1"/>
              <w:spacing w:after="9" w:lineRule="auto"/>
              <w:ind w:right="4"/>
              <w:rPr>
                <w:rFonts w:ascii="Arial" w:cs="Arial" w:eastAsia="Arial" w:hAnsi="Arial"/>
              </w:rPr>
            </w:pPr>
            <w:sdt>
              <w:sdtPr>
                <w:tag w:val="goog_rdk_45"/>
              </w:sdtPr>
              <w:sdtContent>
                <w:ins w:author="davide.lenzarini@u-blox.com" w:id="18" w:date="2024-02-07T16:38:20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1">
            <w:pPr>
              <w:keepNext w:val="1"/>
              <w:spacing w:after="9" w:lineRule="auto"/>
              <w:ind w:right="4"/>
              <w:rPr>
                <w:rFonts w:ascii="Arial" w:cs="Arial" w:eastAsia="Arial" w:hAnsi="Arial"/>
              </w:rPr>
            </w:pPr>
            <w:sdt>
              <w:sdtPr>
                <w:tag w:val="goog_rdk_47"/>
              </w:sdtPr>
              <w:sdtContent>
                <w:ins w:author="davide.lenzarini@u-blox.com" w:id="19" w:date="2024-02-07T16:38:21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24">
            <w:pPr>
              <w:spacing w:after="9" w:lineRule="auto"/>
              <w:ind w:right="4"/>
              <w:rPr>
                <w:rFonts w:ascii="Arial" w:cs="Arial" w:eastAsia="Arial" w:hAnsi="Arial"/>
              </w:rPr>
            </w:pPr>
            <w:sdt>
              <w:sdtPr>
                <w:tag w:val="goog_rdk_49"/>
              </w:sdtPr>
              <w:sdtContent>
                <w:ins w:author="davide.lenzarini@u-blox.com" w:id="20" w:date="2024-02-07T16:44:12Z">
                  <w:r w:rsidDel="00000000" w:rsidR="00000000" w:rsidRPr="00000000">
                    <w:rPr>
                      <w:rFonts w:ascii="Arial" w:cs="Arial" w:eastAsia="Arial" w:hAnsi="Arial"/>
                      <w:rtl w:val="0"/>
                    </w:rPr>
                    <w:t xml:space="preserve">SEARCHGW</w:t>
                  </w:r>
                </w:ins>
              </w:sdtContent>
            </w:sdt>
            <w:sdt>
              <w:sdtPr>
                <w:tag w:val="goog_rdk_50"/>
              </w:sdtPr>
              <w:sdtContent>
                <w:del w:author="davide.lenzarini@u-blox.com" w:id="20" w:date="2024-02-07T16:44:12Z">
                  <w:r w:rsidDel="00000000" w:rsidR="00000000" w:rsidRPr="00000000">
                    <w:rPr>
                      <w:rFonts w:ascii="Arial" w:cs="Arial" w:eastAsia="Arial" w:hAnsi="Arial"/>
                      <w:rtl w:val="0"/>
                    </w:rPr>
                    <w:delText xml:space="preserve">SearchGw</w:delText>
                  </w:r>
                </w:del>
              </w:sdtContent>
            </w:sdt>
            <w:r w:rsidDel="00000000" w:rsidR="00000000" w:rsidRPr="00000000">
              <w:rPr>
                <w:rFonts w:ascii="Arial" w:cs="Arial" w:eastAsia="Arial" w:hAnsi="Arial"/>
                <w:rtl w:val="0"/>
              </w:rPr>
              <w:t xml:space="preserve"> not supported</w:t>
            </w:r>
          </w:p>
        </w:tc>
        <w:tc>
          <w:tcPr/>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6">
            <w:pPr>
              <w:keepNext w:val="1"/>
              <w:spacing w:after="9" w:lineRule="auto"/>
              <w:ind w:right="4"/>
              <w:rPr>
                <w:rFonts w:ascii="Arial" w:cs="Arial" w:eastAsia="Arial" w:hAnsi="Arial"/>
              </w:rPr>
            </w:pPr>
            <w:sdt>
              <w:sdtPr>
                <w:tag w:val="goog_rdk_52"/>
              </w:sdtPr>
              <w:sdtContent>
                <w:ins w:author="davide.lenzarini@u-blox.com" w:id="21" w:date="2024-02-07T16:38:22Z">
                  <w:r w:rsidDel="00000000" w:rsidR="00000000" w:rsidRPr="00000000">
                    <w:rPr>
                      <w:rFonts w:ascii="Arial" w:cs="Arial" w:eastAsia="Arial" w:hAnsi="Arial"/>
                      <w:rtl w:val="0"/>
                    </w:rPr>
                    <w:t xml:space="preserve">Specific to MQTT-SN</w:t>
                  </w:r>
                </w:ins>
              </w:sdtContent>
            </w:sdt>
            <w:r w:rsidDel="00000000" w:rsidR="00000000" w:rsidRPr="00000000">
              <w:rPr>
                <w:rtl w:val="0"/>
              </w:rPr>
            </w:r>
          </w:p>
        </w:tc>
      </w:tr>
      <w:sdt>
        <w:sdtPr>
          <w:tag w:val="goog_rdk_54"/>
        </w:sdtPr>
        <w:sdtContent>
          <w:tr>
            <w:trPr>
              <w:cantSplit w:val="0"/>
              <w:trHeight w:val="778.9414062499999" w:hRule="atLeast"/>
              <w:tblHeader w:val="0"/>
              <w:ins w:author="davide.lenzarini@u-blox.com" w:id="22" w:date="2024-02-07T16:37:28Z"/>
            </w:trPr>
            <w:tc>
              <w:tcPr/>
              <w:sdt>
                <w:sdtPr>
                  <w:tag w:val="goog_rdk_56"/>
                </w:sdtPr>
                <w:sdtContent>
                  <w:p w:rsidR="00000000" w:rsidDel="00000000" w:rsidP="00000000" w:rsidRDefault="00000000" w:rsidRPr="00000000" w14:paraId="00000427">
                    <w:pPr>
                      <w:spacing w:after="9" w:lineRule="auto"/>
                      <w:ind w:right="4"/>
                      <w:rPr>
                        <w:ins w:author="davide.lenzarini@u-blox.com" w:id="22" w:date="2024-02-07T16:37:28Z"/>
                        <w:rFonts w:ascii="Arial" w:cs="Arial" w:eastAsia="Arial" w:hAnsi="Arial"/>
                      </w:rPr>
                    </w:pPr>
                    <w:sdt>
                      <w:sdtPr>
                        <w:tag w:val="goog_rdk_55"/>
                      </w:sdtPr>
                      <w:sdtContent>
                        <w:ins w:author="davide.lenzarini@u-blox.com" w:id="22" w:date="2024-02-07T16:37:28Z">
                          <w:r w:rsidDel="00000000" w:rsidR="00000000" w:rsidRPr="00000000">
                            <w:rPr>
                              <w:rFonts w:ascii="Arial" w:cs="Arial" w:eastAsia="Arial" w:hAnsi="Arial"/>
                              <w:rtl w:val="0"/>
                            </w:rPr>
                            <w:t xml:space="preserve">245</w:t>
                          </w:r>
                        </w:ins>
                      </w:sdtContent>
                    </w:sdt>
                  </w:p>
                </w:sdtContent>
              </w:sdt>
            </w:tc>
            <w:tc>
              <w:tcPr/>
              <w:sdt>
                <w:sdtPr>
                  <w:tag w:val="goog_rdk_58"/>
                </w:sdtPr>
                <w:sdtContent>
                  <w:p w:rsidR="00000000" w:rsidDel="00000000" w:rsidP="00000000" w:rsidRDefault="00000000" w:rsidRPr="00000000" w14:paraId="00000428">
                    <w:pPr>
                      <w:spacing w:after="9" w:lineRule="auto"/>
                      <w:ind w:right="4"/>
                      <w:rPr>
                        <w:ins w:author="davide.lenzarini@u-blox.com" w:id="22" w:date="2024-02-07T16:37:28Z"/>
                        <w:rFonts w:ascii="Arial" w:cs="Arial" w:eastAsia="Arial" w:hAnsi="Arial"/>
                      </w:rPr>
                    </w:pPr>
                    <w:sdt>
                      <w:sdtPr>
                        <w:tag w:val="goog_rdk_57"/>
                      </w:sdtPr>
                      <w:sdtContent>
                        <w:ins w:author="davide.lenzarini@u-blox.com" w:id="22" w:date="2024-02-07T16:37:28Z">
                          <w:r w:rsidDel="00000000" w:rsidR="00000000" w:rsidRPr="00000000">
                            <w:rPr>
                              <w:rFonts w:ascii="Arial" w:cs="Arial" w:eastAsia="Arial" w:hAnsi="Arial"/>
                              <w:rtl w:val="0"/>
                            </w:rPr>
                            <w:t xml:space="preserve">0xF5</w:t>
                          </w:r>
                        </w:ins>
                      </w:sdtContent>
                    </w:sdt>
                  </w:p>
                </w:sdtContent>
              </w:sdt>
            </w:tc>
            <w:tc>
              <w:tcPr/>
              <w:sdt>
                <w:sdtPr>
                  <w:tag w:val="goog_rdk_60"/>
                </w:sdtPr>
                <w:sdtContent>
                  <w:p w:rsidR="00000000" w:rsidDel="00000000" w:rsidP="00000000" w:rsidRDefault="00000000" w:rsidRPr="00000000" w14:paraId="00000429">
                    <w:pPr>
                      <w:spacing w:after="9" w:lineRule="auto"/>
                      <w:ind w:right="4"/>
                      <w:rPr>
                        <w:ins w:author="davide.lenzarini@u-blox.com" w:id="22" w:date="2024-02-07T16:37:28Z"/>
                        <w:rFonts w:ascii="Arial" w:cs="Arial" w:eastAsia="Arial" w:hAnsi="Arial"/>
                      </w:rPr>
                    </w:pPr>
                    <w:sdt>
                      <w:sdtPr>
                        <w:tag w:val="goog_rdk_59"/>
                      </w:sdtPr>
                      <w:sdtContent>
                        <w:ins w:author="davide.lenzarini@u-blox.com" w:id="22"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62"/>
                </w:sdtPr>
                <w:sdtContent>
                  <w:p w:rsidR="00000000" w:rsidDel="00000000" w:rsidP="00000000" w:rsidRDefault="00000000" w:rsidRPr="00000000" w14:paraId="0000042A">
                    <w:pPr>
                      <w:keepNext w:val="1"/>
                      <w:spacing w:after="9" w:lineRule="auto"/>
                      <w:ind w:right="4"/>
                      <w:rPr>
                        <w:ins w:author="davide.lenzarini@u-blox.com" w:id="22" w:date="2024-02-07T16:37:28Z"/>
                        <w:rFonts w:ascii="Arial" w:cs="Arial" w:eastAsia="Arial" w:hAnsi="Arial"/>
                      </w:rPr>
                    </w:pPr>
                    <w:sdt>
                      <w:sdtPr>
                        <w:tag w:val="goog_rdk_61"/>
                      </w:sdtPr>
                      <w:sdtContent>
                        <w:ins w:author="davide.lenzarini@u-blox.com" w:id="22" w:date="2024-02-07T16:37:28Z">
                          <w:r w:rsidDel="00000000" w:rsidR="00000000" w:rsidRPr="00000000">
                            <w:rPr>
                              <w:rFonts w:ascii="Arial" w:cs="Arial" w:eastAsia="Arial" w:hAnsi="Arial"/>
                              <w:rtl w:val="0"/>
                            </w:rPr>
                            <w:t xml:space="preserve">DISCONNECT</w:t>
                          </w:r>
                        </w:ins>
                      </w:sdtContent>
                    </w:sdt>
                  </w:p>
                </w:sdtContent>
              </w:sdt>
            </w:tc>
            <w:tc>
              <w:tcPr/>
              <w:sdt>
                <w:sdtPr>
                  <w:tag w:val="goog_rdk_64"/>
                </w:sdtPr>
                <w:sdtContent>
                  <w:p w:rsidR="00000000" w:rsidDel="00000000" w:rsidP="00000000" w:rsidRDefault="00000000" w:rsidRPr="00000000" w14:paraId="0000042B">
                    <w:pPr>
                      <w:keepNext w:val="1"/>
                      <w:spacing w:after="9" w:lineRule="auto"/>
                      <w:ind w:right="4"/>
                      <w:rPr>
                        <w:ins w:author="davide.lenzarini@u-blox.com" w:id="22" w:date="2024-02-07T16:37:28Z"/>
                        <w:rFonts w:ascii="Arial" w:cs="Arial" w:eastAsia="Arial" w:hAnsi="Arial"/>
                      </w:rPr>
                    </w:pPr>
                    <w:sdt>
                      <w:sdtPr>
                        <w:tag w:val="goog_rdk_63"/>
                      </w:sdtPr>
                      <w:sdtContent>
                        <w:ins w:author="davide.lenzarini@u-blox.com" w:id="22"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65"/>
        </w:sdtPr>
        <w:sdtContent>
          <w:tr>
            <w:trPr>
              <w:cantSplit w:val="0"/>
              <w:trHeight w:val="778.9414062499999" w:hRule="atLeast"/>
              <w:tblHeader w:val="0"/>
              <w:ins w:author="davide.lenzarini@u-blox.com" w:id="22" w:date="2024-02-07T16:37:28Z"/>
            </w:trPr>
            <w:tc>
              <w:tcPr/>
              <w:sdt>
                <w:sdtPr>
                  <w:tag w:val="goog_rdk_67"/>
                </w:sdtPr>
                <w:sdtContent>
                  <w:p w:rsidR="00000000" w:rsidDel="00000000" w:rsidP="00000000" w:rsidRDefault="00000000" w:rsidRPr="00000000" w14:paraId="0000042C">
                    <w:pPr>
                      <w:spacing w:after="9" w:lineRule="auto"/>
                      <w:ind w:right="4"/>
                      <w:rPr>
                        <w:ins w:author="davide.lenzarini@u-blox.com" w:id="22" w:date="2024-02-07T16:37:28Z"/>
                        <w:rFonts w:ascii="Arial" w:cs="Arial" w:eastAsia="Arial" w:hAnsi="Arial"/>
                      </w:rPr>
                    </w:pPr>
                    <w:sdt>
                      <w:sdtPr>
                        <w:tag w:val="goog_rdk_66"/>
                      </w:sdtPr>
                      <w:sdtContent>
                        <w:ins w:author="davide.lenzarini@u-blox.com" w:id="22" w:date="2024-02-07T16:37:28Z">
                          <w:r w:rsidDel="00000000" w:rsidR="00000000" w:rsidRPr="00000000">
                            <w:rPr>
                              <w:rFonts w:ascii="Arial" w:cs="Arial" w:eastAsia="Arial" w:hAnsi="Arial"/>
                              <w:rtl w:val="0"/>
                            </w:rPr>
                            <w:t xml:space="preserve">246</w:t>
                          </w:r>
                        </w:ins>
                      </w:sdtContent>
                    </w:sdt>
                  </w:p>
                </w:sdtContent>
              </w:sdt>
            </w:tc>
            <w:tc>
              <w:tcPr/>
              <w:sdt>
                <w:sdtPr>
                  <w:tag w:val="goog_rdk_69"/>
                </w:sdtPr>
                <w:sdtContent>
                  <w:p w:rsidR="00000000" w:rsidDel="00000000" w:rsidP="00000000" w:rsidRDefault="00000000" w:rsidRPr="00000000" w14:paraId="0000042D">
                    <w:pPr>
                      <w:spacing w:after="9" w:lineRule="auto"/>
                      <w:ind w:right="4"/>
                      <w:rPr>
                        <w:ins w:author="davide.lenzarini@u-blox.com" w:id="22" w:date="2024-02-07T16:37:28Z"/>
                        <w:rFonts w:ascii="Arial" w:cs="Arial" w:eastAsia="Arial" w:hAnsi="Arial"/>
                      </w:rPr>
                    </w:pPr>
                    <w:sdt>
                      <w:sdtPr>
                        <w:tag w:val="goog_rdk_68"/>
                      </w:sdtPr>
                      <w:sdtContent>
                        <w:ins w:author="davide.lenzarini@u-blox.com" w:id="22" w:date="2024-02-07T16:37:28Z">
                          <w:r w:rsidDel="00000000" w:rsidR="00000000" w:rsidRPr="00000000">
                            <w:rPr>
                              <w:rFonts w:ascii="Arial" w:cs="Arial" w:eastAsia="Arial" w:hAnsi="Arial"/>
                              <w:rtl w:val="0"/>
                            </w:rPr>
                            <w:t xml:space="preserve">0xF6</w:t>
                          </w:r>
                        </w:ins>
                      </w:sdtContent>
                    </w:sdt>
                  </w:p>
                </w:sdtContent>
              </w:sdt>
            </w:tc>
            <w:tc>
              <w:tcPr/>
              <w:sdt>
                <w:sdtPr>
                  <w:tag w:val="goog_rdk_71"/>
                </w:sdtPr>
                <w:sdtContent>
                  <w:p w:rsidR="00000000" w:rsidDel="00000000" w:rsidP="00000000" w:rsidRDefault="00000000" w:rsidRPr="00000000" w14:paraId="0000042E">
                    <w:pPr>
                      <w:spacing w:after="9" w:lineRule="auto"/>
                      <w:ind w:right="4"/>
                      <w:rPr>
                        <w:ins w:author="davide.lenzarini@u-blox.com" w:id="22" w:date="2024-02-07T16:37:28Z"/>
                        <w:rFonts w:ascii="Arial" w:cs="Arial" w:eastAsia="Arial" w:hAnsi="Arial"/>
                      </w:rPr>
                    </w:pPr>
                    <w:sdt>
                      <w:sdtPr>
                        <w:tag w:val="goog_rdk_70"/>
                      </w:sdtPr>
                      <w:sdtContent>
                        <w:ins w:author="davide.lenzarini@u-blox.com" w:id="22"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73"/>
                </w:sdtPr>
                <w:sdtContent>
                  <w:p w:rsidR="00000000" w:rsidDel="00000000" w:rsidP="00000000" w:rsidRDefault="00000000" w:rsidRPr="00000000" w14:paraId="0000042F">
                    <w:pPr>
                      <w:keepNext w:val="1"/>
                      <w:spacing w:after="9" w:lineRule="auto"/>
                      <w:ind w:right="4"/>
                      <w:rPr>
                        <w:ins w:author="davide.lenzarini@u-blox.com" w:id="22" w:date="2024-02-07T16:37:28Z"/>
                        <w:rFonts w:ascii="Arial" w:cs="Arial" w:eastAsia="Arial" w:hAnsi="Arial"/>
                      </w:rPr>
                    </w:pPr>
                    <w:sdt>
                      <w:sdtPr>
                        <w:tag w:val="goog_rdk_72"/>
                      </w:sdtPr>
                      <w:sdtContent>
                        <w:ins w:author="davide.lenzarini@u-blox.com" w:id="22" w:date="2024-02-07T16:37:28Z">
                          <w:r w:rsidDel="00000000" w:rsidR="00000000" w:rsidRPr="00000000">
                            <w:rPr>
                              <w:rFonts w:ascii="Arial" w:cs="Arial" w:eastAsia="Arial" w:hAnsi="Arial"/>
                              <w:rtl w:val="0"/>
                            </w:rPr>
                            <w:t xml:space="preserve">DISCONNECT</w:t>
                          </w:r>
                        </w:ins>
                      </w:sdtContent>
                    </w:sdt>
                  </w:p>
                </w:sdtContent>
              </w:sdt>
            </w:tc>
            <w:tc>
              <w:tcPr/>
              <w:sdt>
                <w:sdtPr>
                  <w:tag w:val="goog_rdk_75"/>
                </w:sdtPr>
                <w:sdtContent>
                  <w:p w:rsidR="00000000" w:rsidDel="00000000" w:rsidP="00000000" w:rsidRDefault="00000000" w:rsidRPr="00000000" w14:paraId="00000430">
                    <w:pPr>
                      <w:keepNext w:val="1"/>
                      <w:spacing w:after="9" w:lineRule="auto"/>
                      <w:ind w:right="4"/>
                      <w:rPr>
                        <w:ins w:author="davide.lenzarini@u-blox.com" w:id="22" w:date="2024-02-07T16:37:28Z"/>
                        <w:rFonts w:ascii="Arial" w:cs="Arial" w:eastAsia="Arial" w:hAnsi="Arial"/>
                      </w:rPr>
                    </w:pPr>
                    <w:sdt>
                      <w:sdtPr>
                        <w:tag w:val="goog_rdk_74"/>
                      </w:sdtPr>
                      <w:sdtContent>
                        <w:ins w:author="davide.lenzarini@u-blox.com" w:id="22"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76"/>
        </w:sdtPr>
        <w:sdtContent>
          <w:tr>
            <w:trPr>
              <w:cantSplit w:val="0"/>
              <w:trHeight w:val="778.9414062499999" w:hRule="atLeast"/>
              <w:tblHeader w:val="0"/>
              <w:ins w:author="davide.lenzarini@u-blox.com" w:id="22" w:date="2024-02-07T16:37:28Z"/>
            </w:trPr>
            <w:tc>
              <w:tcPr/>
              <w:sdt>
                <w:sdtPr>
                  <w:tag w:val="goog_rdk_78"/>
                </w:sdtPr>
                <w:sdtContent>
                  <w:p w:rsidR="00000000" w:rsidDel="00000000" w:rsidP="00000000" w:rsidRDefault="00000000" w:rsidRPr="00000000" w14:paraId="00000431">
                    <w:pPr>
                      <w:spacing w:after="9" w:lineRule="auto"/>
                      <w:ind w:right="4"/>
                      <w:rPr>
                        <w:ins w:author="davide.lenzarini@u-blox.com" w:id="22" w:date="2024-02-07T16:37:28Z"/>
                        <w:rFonts w:ascii="Arial" w:cs="Arial" w:eastAsia="Arial" w:hAnsi="Arial"/>
                      </w:rPr>
                    </w:pPr>
                    <w:sdt>
                      <w:sdtPr>
                        <w:tag w:val="goog_rdk_77"/>
                      </w:sdtPr>
                      <w:sdtContent>
                        <w:ins w:author="davide.lenzarini@u-blox.com" w:id="22" w:date="2024-02-07T16:37:28Z">
                          <w:r w:rsidDel="00000000" w:rsidR="00000000" w:rsidRPr="00000000">
                            <w:rPr>
                              <w:rFonts w:ascii="Arial" w:cs="Arial" w:eastAsia="Arial" w:hAnsi="Arial"/>
                              <w:rtl w:val="0"/>
                            </w:rPr>
                            <w:t xml:space="preserve">247</w:t>
                          </w:r>
                        </w:ins>
                      </w:sdtContent>
                    </w:sdt>
                  </w:p>
                </w:sdtContent>
              </w:sdt>
            </w:tc>
            <w:tc>
              <w:tcPr/>
              <w:sdt>
                <w:sdtPr>
                  <w:tag w:val="goog_rdk_80"/>
                </w:sdtPr>
                <w:sdtContent>
                  <w:p w:rsidR="00000000" w:rsidDel="00000000" w:rsidP="00000000" w:rsidRDefault="00000000" w:rsidRPr="00000000" w14:paraId="00000432">
                    <w:pPr>
                      <w:spacing w:after="9" w:lineRule="auto"/>
                      <w:ind w:right="4"/>
                      <w:rPr>
                        <w:ins w:author="davide.lenzarini@u-blox.com" w:id="22" w:date="2024-02-07T16:37:28Z"/>
                        <w:rFonts w:ascii="Arial" w:cs="Arial" w:eastAsia="Arial" w:hAnsi="Arial"/>
                      </w:rPr>
                    </w:pPr>
                    <w:sdt>
                      <w:sdtPr>
                        <w:tag w:val="goog_rdk_79"/>
                      </w:sdtPr>
                      <w:sdtContent>
                        <w:ins w:author="davide.lenzarini@u-blox.com" w:id="22" w:date="2024-02-07T16:37:28Z">
                          <w:r w:rsidDel="00000000" w:rsidR="00000000" w:rsidRPr="00000000">
                            <w:rPr>
                              <w:rFonts w:ascii="Arial" w:cs="Arial" w:eastAsia="Arial" w:hAnsi="Arial"/>
                              <w:rtl w:val="0"/>
                            </w:rPr>
                            <w:t xml:space="preserve">0xF7</w:t>
                          </w:r>
                        </w:ins>
                      </w:sdtContent>
                    </w:sdt>
                  </w:p>
                </w:sdtContent>
              </w:sdt>
            </w:tc>
            <w:tc>
              <w:tcPr/>
              <w:sdt>
                <w:sdtPr>
                  <w:tag w:val="goog_rdk_82"/>
                </w:sdtPr>
                <w:sdtContent>
                  <w:p w:rsidR="00000000" w:rsidDel="00000000" w:rsidP="00000000" w:rsidRDefault="00000000" w:rsidRPr="00000000" w14:paraId="00000433">
                    <w:pPr>
                      <w:spacing w:after="9" w:lineRule="auto"/>
                      <w:ind w:right="4"/>
                      <w:rPr>
                        <w:ins w:author="davide.lenzarini@u-blox.com" w:id="22" w:date="2024-02-07T16:37:28Z"/>
                        <w:rFonts w:ascii="Arial" w:cs="Arial" w:eastAsia="Arial" w:hAnsi="Arial"/>
                      </w:rPr>
                    </w:pPr>
                    <w:sdt>
                      <w:sdtPr>
                        <w:tag w:val="goog_rdk_81"/>
                      </w:sdtPr>
                      <w:sdtContent>
                        <w:ins w:author="davide.lenzarini@u-blox.com" w:id="22" w:date="2024-02-07T16:37:28Z">
                          <w:r w:rsidDel="00000000" w:rsidR="00000000" w:rsidRPr="00000000">
                            <w:rPr>
                              <w:rFonts w:ascii="Arial" w:cs="Arial" w:eastAsia="Arial" w:hAnsi="Arial"/>
                              <w:rtl w:val="0"/>
                            </w:rPr>
                            <w:t xml:space="preserve">PUBLISH MINUS-1 not supported</w:t>
                          </w:r>
                        </w:ins>
                      </w:sdtContent>
                    </w:sdt>
                  </w:p>
                </w:sdtContent>
              </w:sdt>
            </w:tc>
            <w:tc>
              <w:tcPr/>
              <w:sdt>
                <w:sdtPr>
                  <w:tag w:val="goog_rdk_84"/>
                </w:sdtPr>
                <w:sdtContent>
                  <w:p w:rsidR="00000000" w:rsidDel="00000000" w:rsidP="00000000" w:rsidRDefault="00000000" w:rsidRPr="00000000" w14:paraId="00000434">
                    <w:pPr>
                      <w:keepNext w:val="1"/>
                      <w:spacing w:after="9" w:lineRule="auto"/>
                      <w:ind w:right="4"/>
                      <w:rPr>
                        <w:ins w:author="davide.lenzarini@u-blox.com" w:id="22" w:date="2024-02-07T16:37:28Z"/>
                        <w:rFonts w:ascii="Arial" w:cs="Arial" w:eastAsia="Arial" w:hAnsi="Arial"/>
                      </w:rPr>
                    </w:pPr>
                    <w:sdt>
                      <w:sdtPr>
                        <w:tag w:val="goog_rdk_83"/>
                      </w:sdtPr>
                      <w:sdtContent>
                        <w:ins w:author="davide.lenzarini@u-blox.com" w:id="22" w:date="2024-02-07T16:37:28Z">
                          <w:r w:rsidDel="00000000" w:rsidR="00000000" w:rsidRPr="00000000">
                            <w:rPr>
                              <w:rFonts w:ascii="Arial" w:cs="Arial" w:eastAsia="Arial" w:hAnsi="Arial"/>
                              <w:rtl w:val="0"/>
                            </w:rPr>
                            <w:t xml:space="preserve">DISCONNECT</w:t>
                          </w:r>
                        </w:ins>
                      </w:sdtContent>
                    </w:sdt>
                  </w:p>
                </w:sdtContent>
              </w:sdt>
            </w:tc>
            <w:tc>
              <w:tcPr/>
              <w:sdt>
                <w:sdtPr>
                  <w:tag w:val="goog_rdk_86"/>
                </w:sdtPr>
                <w:sdtContent>
                  <w:p w:rsidR="00000000" w:rsidDel="00000000" w:rsidP="00000000" w:rsidRDefault="00000000" w:rsidRPr="00000000" w14:paraId="00000435">
                    <w:pPr>
                      <w:keepNext w:val="1"/>
                      <w:spacing w:after="9" w:lineRule="auto"/>
                      <w:ind w:right="4"/>
                      <w:rPr>
                        <w:ins w:author="davide.lenzarini@u-blox.com" w:id="22" w:date="2024-02-07T16:37:28Z"/>
                        <w:rFonts w:ascii="Arial" w:cs="Arial" w:eastAsia="Arial" w:hAnsi="Arial"/>
                      </w:rPr>
                    </w:pPr>
                    <w:sdt>
                      <w:sdtPr>
                        <w:tag w:val="goog_rdk_85"/>
                      </w:sdtPr>
                      <w:sdtContent>
                        <w:ins w:author="davide.lenzarini@u-blox.com" w:id="22"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87"/>
        </w:sdtPr>
        <w:sdtContent>
          <w:tr>
            <w:trPr>
              <w:cantSplit w:val="0"/>
              <w:trHeight w:val="778.9414062499999" w:hRule="atLeast"/>
              <w:tblHeader w:val="0"/>
              <w:ins w:author="davide.lenzarini@u-blox.com" w:id="22" w:date="2024-02-07T16:37:28Z"/>
            </w:trPr>
            <w:tc>
              <w:tcPr/>
              <w:sdt>
                <w:sdtPr>
                  <w:tag w:val="goog_rdk_89"/>
                </w:sdtPr>
                <w:sdtContent>
                  <w:p w:rsidR="00000000" w:rsidDel="00000000" w:rsidP="00000000" w:rsidRDefault="00000000" w:rsidRPr="00000000" w14:paraId="00000436">
                    <w:pPr>
                      <w:spacing w:after="9" w:lineRule="auto"/>
                      <w:ind w:right="4"/>
                      <w:rPr>
                        <w:ins w:author="davide.lenzarini@u-blox.com" w:id="22" w:date="2024-02-07T16:37:28Z"/>
                        <w:rFonts w:ascii="Arial" w:cs="Arial" w:eastAsia="Arial" w:hAnsi="Arial"/>
                      </w:rPr>
                    </w:pPr>
                    <w:sdt>
                      <w:sdtPr>
                        <w:tag w:val="goog_rdk_88"/>
                      </w:sdtPr>
                      <w:sdtContent>
                        <w:ins w:author="davide.lenzarini@u-blox.com" w:id="22" w:date="2024-02-07T16:37:28Z">
                          <w:r w:rsidDel="00000000" w:rsidR="00000000" w:rsidRPr="00000000">
                            <w:rPr>
                              <w:rFonts w:ascii="Arial" w:cs="Arial" w:eastAsia="Arial" w:hAnsi="Arial"/>
                              <w:rtl w:val="0"/>
                            </w:rPr>
                            <w:t xml:space="preserve">248</w:t>
                          </w:r>
                        </w:ins>
                      </w:sdtContent>
                    </w:sdt>
                  </w:p>
                </w:sdtContent>
              </w:sdt>
            </w:tc>
            <w:tc>
              <w:tcPr/>
              <w:sdt>
                <w:sdtPr>
                  <w:tag w:val="goog_rdk_91"/>
                </w:sdtPr>
                <w:sdtContent>
                  <w:p w:rsidR="00000000" w:rsidDel="00000000" w:rsidP="00000000" w:rsidRDefault="00000000" w:rsidRPr="00000000" w14:paraId="00000437">
                    <w:pPr>
                      <w:spacing w:after="9" w:lineRule="auto"/>
                      <w:ind w:right="4"/>
                      <w:rPr>
                        <w:ins w:author="davide.lenzarini@u-blox.com" w:id="22" w:date="2024-02-07T16:37:28Z"/>
                        <w:rFonts w:ascii="Arial" w:cs="Arial" w:eastAsia="Arial" w:hAnsi="Arial"/>
                      </w:rPr>
                    </w:pPr>
                    <w:sdt>
                      <w:sdtPr>
                        <w:tag w:val="goog_rdk_90"/>
                      </w:sdtPr>
                      <w:sdtContent>
                        <w:ins w:author="davide.lenzarini@u-blox.com" w:id="22" w:date="2024-02-07T16:37:28Z">
                          <w:r w:rsidDel="00000000" w:rsidR="00000000" w:rsidRPr="00000000">
                            <w:rPr>
                              <w:rFonts w:ascii="Arial" w:cs="Arial" w:eastAsia="Arial" w:hAnsi="Arial"/>
                              <w:rtl w:val="0"/>
                            </w:rPr>
                            <w:t xml:space="preserve">0xF8</w:t>
                          </w:r>
                        </w:ins>
                      </w:sdtContent>
                    </w:sdt>
                  </w:p>
                </w:sdtContent>
              </w:sdt>
            </w:tc>
            <w:tc>
              <w:tcPr/>
              <w:sdt>
                <w:sdtPr>
                  <w:tag w:val="goog_rdk_93"/>
                </w:sdtPr>
                <w:sdtContent>
                  <w:p w:rsidR="00000000" w:rsidDel="00000000" w:rsidP="00000000" w:rsidRDefault="00000000" w:rsidRPr="00000000" w14:paraId="00000438">
                    <w:pPr>
                      <w:spacing w:after="9" w:lineRule="auto"/>
                      <w:ind w:right="4"/>
                      <w:rPr>
                        <w:ins w:author="davide.lenzarini@u-blox.com" w:id="22" w:date="2024-02-07T16:37:28Z"/>
                        <w:rFonts w:ascii="Arial" w:cs="Arial" w:eastAsia="Arial" w:hAnsi="Arial"/>
                      </w:rPr>
                    </w:pPr>
                    <w:sdt>
                      <w:sdtPr>
                        <w:tag w:val="goog_rdk_92"/>
                      </w:sdtPr>
                      <w:sdtContent>
                        <w:ins w:author="davide.lenzarini@u-blox.com" w:id="22"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95"/>
                </w:sdtPr>
                <w:sdtContent>
                  <w:p w:rsidR="00000000" w:rsidDel="00000000" w:rsidP="00000000" w:rsidRDefault="00000000" w:rsidRPr="00000000" w14:paraId="00000439">
                    <w:pPr>
                      <w:keepNext w:val="1"/>
                      <w:spacing w:after="9" w:lineRule="auto"/>
                      <w:ind w:right="4"/>
                      <w:rPr>
                        <w:ins w:author="davide.lenzarini@u-blox.com" w:id="22" w:date="2024-02-07T16:37:28Z"/>
                        <w:rFonts w:ascii="Arial" w:cs="Arial" w:eastAsia="Arial" w:hAnsi="Arial"/>
                      </w:rPr>
                    </w:pPr>
                    <w:sdt>
                      <w:sdtPr>
                        <w:tag w:val="goog_rdk_94"/>
                      </w:sdtPr>
                      <w:sdtContent>
                        <w:ins w:author="davide.lenzarini@u-blox.com" w:id="22"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97"/>
                </w:sdtPr>
                <w:sdtContent>
                  <w:p w:rsidR="00000000" w:rsidDel="00000000" w:rsidP="00000000" w:rsidRDefault="00000000" w:rsidRPr="00000000" w14:paraId="0000043A">
                    <w:pPr>
                      <w:keepNext w:val="1"/>
                      <w:spacing w:after="9" w:lineRule="auto"/>
                      <w:ind w:right="4"/>
                      <w:rPr>
                        <w:ins w:author="davide.lenzarini@u-blox.com" w:id="22" w:date="2024-02-07T16:37:28Z"/>
                        <w:rFonts w:ascii="Arial" w:cs="Arial" w:eastAsia="Arial" w:hAnsi="Arial"/>
                      </w:rPr>
                    </w:pPr>
                    <w:sdt>
                      <w:sdtPr>
                        <w:tag w:val="goog_rdk_96"/>
                      </w:sdtPr>
                      <w:sdtContent>
                        <w:ins w:author="davide.lenzarini@u-blox.com" w:id="22"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sdt>
        <w:sdtPr>
          <w:tag w:val="goog_rdk_98"/>
        </w:sdtPr>
        <w:sdtContent>
          <w:tr>
            <w:trPr>
              <w:cantSplit w:val="0"/>
              <w:trHeight w:val="778.9414062499999" w:hRule="atLeast"/>
              <w:tblHeader w:val="0"/>
              <w:ins w:author="davide.lenzarini@u-blox.com" w:id="22" w:date="2024-02-07T16:37:28Z"/>
            </w:trPr>
            <w:tc>
              <w:tcPr/>
              <w:sdt>
                <w:sdtPr>
                  <w:tag w:val="goog_rdk_100"/>
                </w:sdtPr>
                <w:sdtContent>
                  <w:p w:rsidR="00000000" w:rsidDel="00000000" w:rsidP="00000000" w:rsidRDefault="00000000" w:rsidRPr="00000000" w14:paraId="0000043B">
                    <w:pPr>
                      <w:spacing w:after="9" w:lineRule="auto"/>
                      <w:ind w:right="4"/>
                      <w:rPr>
                        <w:ins w:author="davide.lenzarini@u-blox.com" w:id="22" w:date="2024-02-07T16:37:28Z"/>
                        <w:rFonts w:ascii="Arial" w:cs="Arial" w:eastAsia="Arial" w:hAnsi="Arial"/>
                      </w:rPr>
                    </w:pPr>
                    <w:sdt>
                      <w:sdtPr>
                        <w:tag w:val="goog_rdk_99"/>
                      </w:sdtPr>
                      <w:sdtContent>
                        <w:ins w:author="davide.lenzarini@u-blox.com" w:id="22" w:date="2024-02-07T16:37:28Z">
                          <w:r w:rsidDel="00000000" w:rsidR="00000000" w:rsidRPr="00000000">
                            <w:rPr>
                              <w:rFonts w:ascii="Arial" w:cs="Arial" w:eastAsia="Arial" w:hAnsi="Arial"/>
                              <w:rtl w:val="0"/>
                            </w:rPr>
                            <w:t xml:space="preserve">249-255</w:t>
                          </w:r>
                        </w:ins>
                      </w:sdtContent>
                    </w:sdt>
                  </w:p>
                </w:sdtContent>
              </w:sdt>
            </w:tc>
            <w:tc>
              <w:tcPr/>
              <w:sdt>
                <w:sdtPr>
                  <w:tag w:val="goog_rdk_102"/>
                </w:sdtPr>
                <w:sdtContent>
                  <w:p w:rsidR="00000000" w:rsidDel="00000000" w:rsidP="00000000" w:rsidRDefault="00000000" w:rsidRPr="00000000" w14:paraId="0000043C">
                    <w:pPr>
                      <w:spacing w:after="9" w:lineRule="auto"/>
                      <w:ind w:right="4"/>
                      <w:rPr>
                        <w:ins w:author="davide.lenzarini@u-blox.com" w:id="22" w:date="2024-02-07T16:37:28Z"/>
                        <w:rFonts w:ascii="Arial" w:cs="Arial" w:eastAsia="Arial" w:hAnsi="Arial"/>
                      </w:rPr>
                    </w:pPr>
                    <w:sdt>
                      <w:sdtPr>
                        <w:tag w:val="goog_rdk_101"/>
                      </w:sdtPr>
                      <w:sdtContent>
                        <w:ins w:author="davide.lenzarini@u-blox.com" w:id="22" w:date="2024-02-07T16:37:28Z">
                          <w:r w:rsidDel="00000000" w:rsidR="00000000" w:rsidRPr="00000000">
                            <w:rPr>
                              <w:rFonts w:ascii="Arial" w:cs="Arial" w:eastAsia="Arial" w:hAnsi="Arial"/>
                              <w:rtl w:val="0"/>
                            </w:rPr>
                            <w:t xml:space="preserve">0xF9-0xFF</w:t>
                          </w:r>
                        </w:ins>
                      </w:sdtContent>
                    </w:sdt>
                  </w:p>
                </w:sdtContent>
              </w:sdt>
            </w:tc>
            <w:tc>
              <w:tcPr/>
              <w:sdt>
                <w:sdtPr>
                  <w:tag w:val="goog_rdk_104"/>
                </w:sdtPr>
                <w:sdtContent>
                  <w:p w:rsidR="00000000" w:rsidDel="00000000" w:rsidP="00000000" w:rsidRDefault="00000000" w:rsidRPr="00000000" w14:paraId="0000043D">
                    <w:pPr>
                      <w:spacing w:after="9" w:lineRule="auto"/>
                      <w:ind w:right="4"/>
                      <w:rPr>
                        <w:ins w:author="davide.lenzarini@u-blox.com" w:id="22" w:date="2024-02-07T16:37:28Z"/>
                        <w:rFonts w:ascii="Arial" w:cs="Arial" w:eastAsia="Arial" w:hAnsi="Arial"/>
                      </w:rPr>
                    </w:pPr>
                    <w:sdt>
                      <w:sdtPr>
                        <w:tag w:val="goog_rdk_103"/>
                      </w:sdtPr>
                      <w:sdtContent>
                        <w:ins w:author="davide.lenzarini@u-blox.com" w:id="22"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106"/>
                </w:sdtPr>
                <w:sdtContent>
                  <w:p w:rsidR="00000000" w:rsidDel="00000000" w:rsidP="00000000" w:rsidRDefault="00000000" w:rsidRPr="00000000" w14:paraId="0000043E">
                    <w:pPr>
                      <w:keepNext w:val="1"/>
                      <w:spacing w:after="9" w:lineRule="auto"/>
                      <w:ind w:right="4"/>
                      <w:rPr>
                        <w:ins w:author="davide.lenzarini@u-blox.com" w:id="22" w:date="2024-02-07T16:37:28Z"/>
                        <w:rFonts w:ascii="Arial" w:cs="Arial" w:eastAsia="Arial" w:hAnsi="Arial"/>
                      </w:rPr>
                    </w:pPr>
                    <w:sdt>
                      <w:sdtPr>
                        <w:tag w:val="goog_rdk_105"/>
                      </w:sdtPr>
                      <w:sdtContent>
                        <w:ins w:author="davide.lenzarini@u-blox.com" w:id="22" w:date="2024-02-07T16:37:28Z">
                          <w:r w:rsidDel="00000000" w:rsidR="00000000" w:rsidRPr="00000000">
                            <w:rPr>
                              <w:rtl w:val="0"/>
                            </w:rPr>
                          </w:r>
                        </w:ins>
                      </w:sdtContent>
                    </w:sdt>
                  </w:p>
                </w:sdtContent>
              </w:sdt>
            </w:tc>
            <w:tc>
              <w:tcPr/>
              <w:sdt>
                <w:sdtPr>
                  <w:tag w:val="goog_rdk_108"/>
                </w:sdtPr>
                <w:sdtContent>
                  <w:p w:rsidR="00000000" w:rsidDel="00000000" w:rsidP="00000000" w:rsidRDefault="00000000" w:rsidRPr="00000000" w14:paraId="0000043F">
                    <w:pPr>
                      <w:keepNext w:val="1"/>
                      <w:spacing w:after="9" w:lineRule="auto"/>
                      <w:ind w:right="4"/>
                      <w:rPr>
                        <w:ins w:author="davide.lenzarini@u-blox.com" w:id="22" w:date="2024-02-07T16:37:28Z"/>
                        <w:rFonts w:ascii="Arial" w:cs="Arial" w:eastAsia="Arial" w:hAnsi="Arial"/>
                      </w:rPr>
                    </w:pPr>
                    <w:sdt>
                      <w:sdtPr>
                        <w:tag w:val="goog_rdk_107"/>
                      </w:sdtPr>
                      <w:sdtContent>
                        <w:ins w:author="davide.lenzarini@u-blox.com" w:id="22" w:date="2024-02-07T16:37:28Z">
                          <w:r w:rsidDel="00000000" w:rsidR="00000000" w:rsidRPr="00000000">
                            <w:rPr>
                              <w:rFonts w:ascii="Arial" w:cs="Arial" w:eastAsia="Arial" w:hAnsi="Arial"/>
                              <w:rtl w:val="0"/>
                            </w:rPr>
                            <w:t xml:space="preserve">Specific to MQTT-SN</w:t>
                          </w:r>
                          <w:r w:rsidDel="00000000" w:rsidR="00000000" w:rsidRPr="00000000">
                            <w:rPr>
                              <w:rtl w:val="0"/>
                            </w:rPr>
                          </w:r>
                        </w:ins>
                      </w:sdtContent>
                    </w:sdt>
                  </w:p>
                </w:sdtContent>
              </w:sdt>
            </w:tc>
          </w:tr>
        </w:sdtContent>
      </w:sdt>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41">
      <w:pPr>
        <w:rPr/>
      </w:pPr>
      <w:r w:rsidDel="00000000" w:rsidR="00000000" w:rsidRPr="00000000">
        <w:rPr>
          <w:rtl w:val="0"/>
        </w:rPr>
        <w:t xml:space="preserve">Note(s):</w:t>
      </w:r>
    </w:p>
    <w:sdt>
      <w:sdtPr>
        <w:tag w:val="goog_rdk_110"/>
      </w:sdtPr>
      <w:sdtContent>
        <w:p w:rsidR="00000000" w:rsidDel="00000000" w:rsidP="00000000" w:rsidRDefault="00000000" w:rsidRPr="00000000" w14:paraId="00000442">
          <w:pPr>
            <w:numPr>
              <w:ilvl w:val="0"/>
              <w:numId w:val="17"/>
            </w:numPr>
            <w:spacing w:after="0" w:before="0" w:lineRule="auto"/>
            <w:ind w:left="720" w:hanging="360"/>
            <w:rPr>
              <w:ins w:author="davide.lenzarini@u-blox.com" w:id="23"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09"/>
            </w:sdtPr>
            <w:sdtContent>
              <w:ins w:author="davide.lenzarini@u-blox.com" w:id="23" w:date="2024-02-07T16:36:36Z">
                <w:r w:rsidDel="00000000" w:rsidR="00000000" w:rsidRPr="00000000">
                  <w:rPr>
                    <w:rtl w:val="0"/>
                  </w:rPr>
                </w:r>
              </w:ins>
            </w:sdtContent>
          </w:sdt>
        </w:p>
      </w:sdtContent>
    </w:sdt>
    <w:p w:rsidR="00000000" w:rsidDel="00000000" w:rsidP="00000000" w:rsidRDefault="00000000" w:rsidRPr="00000000" w14:paraId="00000443">
      <w:pPr>
        <w:numPr>
          <w:ilvl w:val="0"/>
          <w:numId w:val="17"/>
        </w:numPr>
        <w:spacing w:after="0" w:before="0" w:lineRule="auto"/>
        <w:ind w:left="720" w:hanging="360"/>
        <w:rPr>
          <w:rFonts w:ascii="Arial" w:cs="Arial" w:eastAsia="Arial" w:hAnsi="Arial"/>
          <w:u w:val="none"/>
        </w:rPr>
      </w:pPr>
      <w:sdt>
        <w:sdtPr>
          <w:tag w:val="goog_rdk_111"/>
        </w:sdtPr>
        <w:sdtContent>
          <w:ins w:author="davide.lenzarini@u-blox.com" w:id="23" w:date="2024-02-07T16:36:36Z"/>
          <w:sdt>
            <w:sdtPr>
              <w:tag w:val="goog_rdk_112"/>
            </w:sdtPr>
            <w:sdtContent>
              <w:commentRangeStart w:id="8"/>
            </w:sdtContent>
          </w:sdt>
          <w:ins w:author="davide.lenzarini@u-blox.com" w:id="23"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444">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45">
      <w:pPr>
        <w:pStyle w:val="Heading3"/>
        <w:keepLines w:val="1"/>
        <w:spacing w:after="145" w:before="0" w:line="259" w:lineRule="auto"/>
        <w:ind w:left="0" w:right="4" w:firstLine="0"/>
        <w:rPr>
          <w:rFonts w:ascii="Arial" w:cs="Arial" w:eastAsia="Arial" w:hAnsi="Arial"/>
        </w:rPr>
      </w:pPr>
      <w:bookmarkStart w:colFirst="0" w:colLast="0" w:name="_heading=h.111kx3o" w:id="44"/>
      <w:bookmarkEnd w:id="44"/>
      <w:r w:rsidDel="00000000" w:rsidR="00000000" w:rsidRPr="00000000">
        <w:rPr>
          <w:rtl w:val="0"/>
        </w:rPr>
        <w:t xml:space="preserve">2.3.4 </w:t>
      </w:r>
      <w:r w:rsidDel="00000000" w:rsidR="00000000" w:rsidRPr="00000000">
        <w:rPr>
          <w:rFonts w:ascii="Arial" w:cs="Arial" w:eastAsia="Arial" w:hAnsi="Arial"/>
          <w:rtl w:val="0"/>
        </w:rPr>
        <w:t xml:space="preserve">Topic </w:t>
      </w:r>
      <w:sdt>
        <w:sdtPr>
          <w:tag w:val="goog_rdk_113"/>
        </w:sdtPr>
        <w:sdtContent>
          <w:del w:author="Ian Craggs" w:id="24" w:date="2024-02-06T15:24:23Z"/>
          <w:sdt>
            <w:sdtPr>
              <w:tag w:val="goog_rdk_114"/>
            </w:sdtPr>
            <w:sdtContent>
              <w:commentRangeStart w:id="9"/>
            </w:sdtContent>
          </w:sdt>
          <w:del w:author="Ian Craggs" w:id="24" w:date="2024-02-06T15:24:23Z">
            <w:sdt>
              <w:sdtPr>
                <w:tag w:val="goog_rdk_115"/>
              </w:sdtPr>
              <w:sdtContent>
                <w:commentRangeStart w:id="10"/>
              </w:sdtContent>
            </w:sdt>
            <w:sdt>
              <w:sdtPr>
                <w:tag w:val="goog_rdk_116"/>
              </w:sdtPr>
              <w:sdtContent>
                <w:commentRangeStart w:id="11"/>
              </w:sdtContent>
            </w:sdt>
            <w:r w:rsidDel="00000000" w:rsidR="00000000" w:rsidRPr="00000000">
              <w:rPr>
                <w:rFonts w:ascii="Arial" w:cs="Arial" w:eastAsia="Arial" w:hAnsi="Arial"/>
                <w:rtl w:val="0"/>
              </w:rPr>
              <w:delText xml:space="preserve">Alias</w:delText>
            </w:r>
          </w:del>
        </w:sdtContent>
      </w:sdt>
      <w:sdt>
        <w:sdtPr>
          <w:tag w:val="goog_rdk_117"/>
        </w:sdtPr>
        <w:sdtContent>
          <w:del w:author="davide.lenzarini@u-blox.com" w:id="25" w:date="2024-02-13T15:41:31Z">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delText xml:space="preserve"> Type</w:delText>
            </w:r>
          </w:del>
        </w:sdtContent>
      </w:sdt>
      <w:sdt>
        <w:sdtPr>
          <w:tag w:val="goog_rdk_118"/>
        </w:sdtPr>
        <w:sdtContent>
          <w:ins w:author="davide.lenzarini@u-blox.com" w:id="25" w:date="2024-02-13T15:41:31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Data</w:t>
            </w:r>
          </w:ins>
        </w:sdtContent>
      </w:sdt>
      <w:r w:rsidDel="00000000" w:rsidR="00000000" w:rsidRPr="00000000">
        <w:rPr>
          <w:rtl w:val="0"/>
        </w:rPr>
      </w:r>
    </w:p>
    <w:p w:rsidR="00000000" w:rsidDel="00000000" w:rsidP="00000000" w:rsidRDefault="00000000" w:rsidRPr="00000000" w14:paraId="0000044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w:t>
      </w:r>
      <w:sdt>
        <w:sdtPr>
          <w:tag w:val="goog_rdk_119"/>
        </w:sdtPr>
        <w:sdtContent>
          <w:ins w:author="davide.lenzarini@u-blox.com" w:id="26" w:date="2024-02-13T15:41:40Z">
            <w:r w:rsidDel="00000000" w:rsidR="00000000" w:rsidRPr="00000000">
              <w:rPr>
                <w:rFonts w:ascii="Arial" w:cs="Arial" w:eastAsia="Arial" w:hAnsi="Arial"/>
                <w:i w:val="1"/>
                <w:rtl w:val="0"/>
              </w:rPr>
              <w:t xml:space="preserve">Data</w:t>
            </w:r>
            <w:sdt>
              <w:sdtPr>
                <w:tag w:val="goog_rdk_120"/>
              </w:sdtPr>
              <w:sdtContent>
                <w:del w:author="davide.lenzarini@u-blox.com" w:id="26" w:date="2024-02-13T15:41:40Z">
                  <w:r w:rsidDel="00000000" w:rsidR="00000000" w:rsidRPr="00000000">
                    <w:rPr>
                      <w:rFonts w:ascii="Arial" w:cs="Arial" w:eastAsia="Arial" w:hAnsi="Arial"/>
                      <w:i w:val="1"/>
                      <w:rtl w:val="0"/>
                    </w:rPr>
                    <w:delText xml:space="preserve">Short</w:delText>
                  </w:r>
                </w:del>
              </w:sdtContent>
            </w:sdt>
          </w:ins>
        </w:sdtContent>
      </w:sdt>
      <w:sdt>
        <w:sdtPr>
          <w:tag w:val="goog_rdk_121"/>
        </w:sdtPr>
        <w:sdtContent>
          <w:del w:author="davide.lenzarini@u-blox.com" w:id="26" w:date="2024-02-13T15:41:40Z">
            <w:r w:rsidDel="00000000" w:rsidR="00000000" w:rsidRPr="00000000">
              <w:rPr>
                <w:rFonts w:ascii="Arial" w:cs="Arial" w:eastAsia="Arial" w:hAnsi="Arial"/>
                <w:i w:val="1"/>
                <w:rtl w:val="0"/>
              </w:rPr>
              <w:delText xml:space="preserve">Alias Type</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2-byte long and contains the value of the topic alias</w:t>
      </w:r>
      <w:sdt>
        <w:sdtPr>
          <w:tag w:val="goog_rdk_122"/>
        </w:sdtPr>
        <w:sdtContent>
          <w:ins w:author="davide.lenzarini@u-blox.com" w:id="27" w:date="2024-02-13T15:41:48Z">
            <w:r w:rsidDel="00000000" w:rsidR="00000000" w:rsidRPr="00000000">
              <w:rPr>
                <w:rFonts w:ascii="Arial" w:cs="Arial" w:eastAsia="Arial" w:hAnsi="Arial"/>
                <w:rtl w:val="0"/>
              </w:rPr>
              <w:t xml:space="preserve"> or the short topic name</w:t>
            </w:r>
          </w:ins>
        </w:sdtContent>
      </w:sdt>
      <w:r w:rsidDel="00000000" w:rsidR="00000000" w:rsidRPr="00000000">
        <w:rPr>
          <w:rFonts w:ascii="Arial" w:cs="Arial" w:eastAsia="Arial" w:hAnsi="Arial"/>
          <w:rtl w:val="0"/>
        </w:rPr>
        <w:t xml:space="preserve">. The values “0x0000” and “0xFFFF” are reserved and therefore should not be used.</w:t>
      </w:r>
    </w:p>
    <w:p w:rsidR="00000000" w:rsidDel="00000000" w:rsidP="00000000" w:rsidRDefault="00000000" w:rsidRPr="00000000" w14:paraId="00000447">
      <w:pPr>
        <w:pStyle w:val="Heading3"/>
        <w:keepLines w:val="1"/>
        <w:spacing w:after="145" w:before="0" w:line="259" w:lineRule="auto"/>
        <w:ind w:left="0" w:right="4" w:firstLine="0"/>
        <w:rPr>
          <w:rFonts w:ascii="Arial" w:cs="Arial" w:eastAsia="Arial" w:hAnsi="Arial"/>
        </w:rPr>
      </w:pPr>
      <w:bookmarkStart w:colFirst="0" w:colLast="0" w:name="_heading=h.3l18frh" w:id="45"/>
      <w:bookmarkEnd w:id="45"/>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48">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49">
      <w:pPr>
        <w:pStyle w:val="Heading3"/>
        <w:keepLines w:val="1"/>
        <w:spacing w:after="145" w:before="0" w:line="259" w:lineRule="auto"/>
        <w:ind w:left="0" w:right="4" w:firstLine="0"/>
        <w:rPr>
          <w:rFonts w:ascii="Arial" w:cs="Arial" w:eastAsia="Arial" w:hAnsi="Arial"/>
        </w:rPr>
      </w:pPr>
      <w:bookmarkStart w:colFirst="0" w:colLast="0" w:name="_heading=h.206ipza" w:id="46"/>
      <w:bookmarkEnd w:id="46"/>
      <w:sdt>
        <w:sdtPr>
          <w:tag w:val="goog_rdk_123"/>
        </w:sdtPr>
        <w:sdtContent>
          <w:commentRangeStart w:id="12"/>
        </w:sdtContent>
      </w:sdt>
      <w:r w:rsidDel="00000000" w:rsidR="00000000" w:rsidRPr="00000000">
        <w:rPr>
          <w:rtl w:val="0"/>
        </w:rPr>
        <w:t xml:space="preserve">2.3.6 </w:t>
      </w:r>
      <w:r w:rsidDel="00000000" w:rsidR="00000000" w:rsidRPr="00000000">
        <w:rPr>
          <w:rFonts w:ascii="Arial" w:cs="Arial" w:eastAsia="Arial" w:hAnsi="Arial"/>
          <w:rtl w:val="0"/>
        </w:rPr>
        <w:t xml:space="preserve">Will </w:t>
      </w:r>
      <w:r w:rsidDel="00000000" w:rsidR="00000000" w:rsidRPr="00000000">
        <w:rPr>
          <w:rtl w:val="0"/>
        </w:rPr>
        <w:t xml:space="preserve">Payload</w:t>
      </w:r>
      <w:r w:rsidDel="00000000" w:rsidR="00000000" w:rsidRPr="00000000">
        <w:rPr>
          <w:rtl w:val="0"/>
        </w:rPr>
      </w:r>
    </w:p>
    <w:p w:rsidR="00000000" w:rsidDel="00000000" w:rsidP="00000000" w:rsidRDefault="00000000" w:rsidRPr="00000000" w14:paraId="0000044A">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has a variable length and contains the content of the Will message.</w:t>
      </w:r>
    </w:p>
    <w:p w:rsidR="00000000" w:rsidDel="00000000" w:rsidP="00000000" w:rsidRDefault="00000000" w:rsidRPr="00000000" w14:paraId="0000044B">
      <w:pPr>
        <w:pStyle w:val="Heading3"/>
        <w:keepLines w:val="1"/>
        <w:spacing w:after="145" w:before="0" w:line="259" w:lineRule="auto"/>
        <w:ind w:left="0" w:right="4" w:firstLine="0"/>
        <w:rPr>
          <w:rFonts w:ascii="Arial" w:cs="Arial" w:eastAsia="Arial" w:hAnsi="Arial"/>
        </w:rPr>
      </w:pPr>
      <w:bookmarkStart w:colFirst="0" w:colLast="0" w:name="_heading=h.4k668n3" w:id="47"/>
      <w:bookmarkEnd w:id="47"/>
      <w:r w:rsidDel="00000000" w:rsidR="00000000" w:rsidRPr="00000000">
        <w:rPr>
          <w:rtl w:val="0"/>
        </w:rPr>
        <w:t xml:space="preserve">2.3.7 </w:t>
      </w:r>
      <w:sdt>
        <w:sdtPr>
          <w:tag w:val="goog_rdk_124"/>
        </w:sdtPr>
        <w:sdtContent>
          <w:commentRangeStart w:id="13"/>
        </w:sdtContent>
      </w:sdt>
      <w:r w:rsidDel="00000000" w:rsidR="00000000" w:rsidRPr="00000000">
        <w:rPr>
          <w:rFonts w:ascii="Arial" w:cs="Arial" w:eastAsia="Arial" w:hAnsi="Arial"/>
          <w:rtl w:val="0"/>
        </w:rPr>
        <w:t xml:space="preserve">Will Topic</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44C">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Topic </w:t>
      </w:r>
      <w:r w:rsidDel="00000000" w:rsidR="00000000" w:rsidRPr="00000000">
        <w:rPr>
          <w:rFonts w:ascii="Arial" w:cs="Arial" w:eastAsia="Arial" w:hAnsi="Arial"/>
          <w:rtl w:val="0"/>
        </w:rPr>
        <w:t xml:space="preserve">field has a variable length and contains the Will topic name.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4D">
      <w:pPr>
        <w:pStyle w:val="Heading2"/>
        <w:keepLines w:val="1"/>
        <w:spacing w:after="64" w:before="0" w:line="259" w:lineRule="auto"/>
        <w:ind w:left="0" w:firstLine="0"/>
        <w:rPr>
          <w:rFonts w:ascii="Arial" w:cs="Arial" w:eastAsia="Arial" w:hAnsi="Arial"/>
        </w:rPr>
      </w:pPr>
      <w:bookmarkStart w:colFirst="0" w:colLast="0" w:name="_heading=h.2zbgiuw" w:id="48"/>
      <w:bookmarkEnd w:id="48"/>
      <w:r w:rsidDel="00000000" w:rsidR="00000000" w:rsidRPr="00000000">
        <w:rPr>
          <w:rFonts w:ascii="Arial" w:cs="Arial" w:eastAsia="Arial" w:hAnsi="Arial"/>
          <w:rtl w:val="0"/>
        </w:rPr>
        <w:t xml:space="preserve">2.4 Topic </w:t>
      </w:r>
      <w:sdt>
        <w:sdtPr>
          <w:tag w:val="goog_rdk_125"/>
        </w:sdtPr>
        <w:sdtContent>
          <w:del w:author="Ian Craggs" w:id="28" w:date="2024-02-06T15:33:03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Types</w:t>
      </w:r>
    </w:p>
    <w:p w:rsidR="00000000" w:rsidDel="00000000" w:rsidP="00000000" w:rsidRDefault="00000000" w:rsidRPr="00000000" w14:paraId="0000044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w:t>
      </w:r>
      <w:sdt>
        <w:sdtPr>
          <w:tag w:val="goog_rdk_126"/>
        </w:sdtPr>
        <w:sdtContent>
          <w:del w:author="Ian Craggs" w:id="29" w:date="2024-02-06T15:33:40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type in their flags. This is a 2-bit field which determines the format of the topic </w:t>
      </w:r>
      <w:sdt>
        <w:sdtPr>
          <w:tag w:val="goog_rdk_127"/>
        </w:sdtPr>
        <w:sdtContent>
          <w:del w:author="Ian Craggs" w:id="30" w:date="2024-02-06T15:33:52Z">
            <w:r w:rsidDel="00000000" w:rsidR="00000000" w:rsidRPr="00000000">
              <w:rPr>
                <w:rFonts w:ascii="Arial" w:cs="Arial" w:eastAsia="Arial" w:hAnsi="Arial"/>
                <w:rtl w:val="0"/>
              </w:rPr>
              <w:delText xml:space="preserve">Id </w:delText>
            </w:r>
          </w:del>
        </w:sdtContent>
      </w:sdt>
      <w:r w:rsidDel="00000000" w:rsidR="00000000" w:rsidRPr="00000000">
        <w:rPr>
          <w:rFonts w:ascii="Arial" w:cs="Arial" w:eastAsia="Arial" w:hAnsi="Arial"/>
          <w:rtl w:val="0"/>
        </w:rPr>
        <w:t xml:space="preserve">value. </w:t>
      </w:r>
    </w:p>
    <w:p w:rsidR="00000000" w:rsidDel="00000000" w:rsidP="00000000" w:rsidRDefault="00000000" w:rsidRPr="00000000" w14:paraId="0000044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0">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w:t>
            </w:r>
            <w:sdt>
              <w:sdtPr>
                <w:tag w:val="goog_rdk_128"/>
              </w:sdtPr>
              <w:sdtContent>
                <w:del w:author="davide.lenzarini@u-blox.com" w:id="31" w:date="2024-02-15T18:48:52Z">
                  <w:r w:rsidDel="00000000" w:rsidR="00000000" w:rsidRPr="00000000">
                    <w:rPr>
                      <w:rFonts w:ascii="Arial" w:cs="Arial" w:eastAsia="Arial" w:hAnsi="Arial"/>
                      <w:b w:val="1"/>
                      <w:rtl w:val="0"/>
                    </w:rPr>
                    <w:delText xml:space="preserve">Alias </w:delText>
                  </w:r>
                </w:del>
              </w:sdtContent>
            </w:sdt>
            <w:r w:rsidDel="00000000" w:rsidR="00000000" w:rsidRPr="00000000">
              <w:rPr>
                <w:rFonts w:ascii="Arial" w:cs="Arial" w:eastAsia="Arial" w:hAnsi="Arial"/>
                <w:b w:val="1"/>
                <w:rtl w:val="0"/>
              </w:rPr>
              <w:t xml:space="preserve">Type Value</w:t>
            </w:r>
          </w:p>
        </w:tc>
        <w:tc>
          <w:tcPr>
            <w:shd w:fill="cfe2f3" w:val="clear"/>
          </w:tcPr>
          <w:p w:rsidR="00000000" w:rsidDel="00000000" w:rsidP="00000000" w:rsidRDefault="00000000" w:rsidRPr="00000000" w14:paraId="0000045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53">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4">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5">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6">
            <w:pPr>
              <w:spacing w:after="353" w:lineRule="auto"/>
              <w:ind w:right="4"/>
              <w:rPr>
                <w:rFonts w:ascii="Arial" w:cs="Arial" w:eastAsia="Arial" w:hAnsi="Arial"/>
              </w:rPr>
            </w:pPr>
            <w:r w:rsidDel="00000000" w:rsidR="00000000" w:rsidRPr="00000000">
              <w:rPr>
                <w:rFonts w:ascii="Arial" w:cs="Arial" w:eastAsia="Arial" w:hAnsi="Arial"/>
                <w:rtl w:val="0"/>
              </w:rPr>
              <w:t xml:space="preserve">Normal Topic Alias</w:t>
            </w:r>
          </w:p>
        </w:tc>
        <w:tc>
          <w:tcPr>
            <w:vAlign w:val="center"/>
          </w:tcPr>
          <w:p w:rsidR="00000000" w:rsidDel="00000000" w:rsidP="00000000" w:rsidRDefault="00000000" w:rsidRPr="00000000" w14:paraId="00000457">
            <w:pPr>
              <w:spacing w:after="353" w:lineRule="auto"/>
              <w:ind w:right="4"/>
              <w:rPr>
                <w:rFonts w:ascii="Arial" w:cs="Arial" w:eastAsia="Arial" w:hAnsi="Arial"/>
              </w:rPr>
            </w:pPr>
            <w:r w:rsidDel="00000000" w:rsidR="00000000" w:rsidRPr="00000000">
              <w:rPr>
                <w:rFonts w:ascii="Arial" w:cs="Arial" w:eastAsia="Arial" w:hAnsi="Arial"/>
                <w:rtl w:val="0"/>
              </w:rPr>
              <w:t xml:space="preserve">A normal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no negotiation.</w:t>
            </w:r>
          </w:p>
        </w:tc>
      </w:tr>
      <w:tr>
        <w:trPr>
          <w:cantSplit w:val="0"/>
          <w:tblHeader w:val="0"/>
        </w:trPr>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63">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w:t>
      </w:r>
      <w:sdt>
        <w:sdtPr>
          <w:tag w:val="goog_rdk_129"/>
        </w:sdtPr>
        <w:sdtContent>
          <w:del w:author="davide.lenzarini@u-blox.com" w:id="32" w:date="2024-02-15T18:49:15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delText xml:space="preserve">alias </w:delText>
            </w:r>
          </w:del>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types and their description</w:t>
      </w:r>
    </w:p>
    <w:p w:rsidR="00000000" w:rsidDel="00000000" w:rsidP="00000000" w:rsidRDefault="00000000" w:rsidRPr="00000000" w14:paraId="0000046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 topic </w:t>
      </w:r>
      <w:sdt>
        <w:sdtPr>
          <w:tag w:val="goog_rdk_130"/>
        </w:sdtPr>
        <w:sdtContent>
          <w:ins w:author="davide.lenzarini@u-blox.com" w:id="33" w:date="2024-02-13T15:43:49Z">
            <w:r w:rsidDel="00000000" w:rsidR="00000000" w:rsidRPr="00000000">
              <w:rPr>
                <w:rFonts w:ascii="Arial" w:cs="Arial" w:eastAsia="Arial" w:hAnsi="Arial"/>
                <w:rtl w:val="0"/>
              </w:rPr>
              <w:t xml:space="preserve">names</w:t>
            </w:r>
          </w:ins>
        </w:sdtContent>
      </w:sdt>
      <w:sdt>
        <w:sdtPr>
          <w:tag w:val="goog_rdk_131"/>
        </w:sdtPr>
        <w:sdtContent>
          <w:del w:author="davide.lenzarini@u-blox.com" w:id="33" w:date="2024-02-13T15:43:49Z">
            <w:r w:rsidDel="00000000" w:rsidR="00000000" w:rsidRPr="00000000">
              <w:rPr>
                <w:rFonts w:ascii="Arial" w:cs="Arial" w:eastAsia="Arial" w:hAnsi="Arial"/>
                <w:rtl w:val="0"/>
              </w:rPr>
              <w:delText xml:space="preserve">types </w:delText>
            </w:r>
          </w:del>
        </w:sdtContent>
      </w:sdt>
      <w:r w:rsidDel="00000000" w:rsidR="00000000" w:rsidRPr="00000000">
        <w:rPr>
          <w:rFonts w:ascii="Arial" w:cs="Arial" w:eastAsia="Arial" w:hAnsi="Arial"/>
          <w:rtl w:val="0"/>
        </w:rPr>
        <w:t xml:space="preserve">and aliases.</w:t>
      </w:r>
    </w:p>
    <w:p w:rsidR="00000000" w:rsidDel="00000000" w:rsidP="00000000" w:rsidRDefault="00000000" w:rsidRPr="00000000" w14:paraId="00000466">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67">
      <w:pPr>
        <w:pStyle w:val="Heading1"/>
        <w:ind w:left="0" w:firstLine="0"/>
        <w:rPr>
          <w:rFonts w:ascii="Arial" w:cs="Arial" w:eastAsia="Arial" w:hAnsi="Arial"/>
        </w:rPr>
      </w:pPr>
      <w:bookmarkStart w:colFirst="0" w:colLast="0" w:name="_heading=h.1egqt2p" w:id="49"/>
      <w:bookmarkEnd w:id="49"/>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8">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69">
      <w:pPr>
        <w:pStyle w:val="Heading2"/>
        <w:keepLines w:val="1"/>
        <w:spacing w:after="64" w:before="0" w:line="259" w:lineRule="auto"/>
        <w:ind w:left="0" w:firstLine="0"/>
        <w:rPr>
          <w:rFonts w:ascii="Arial" w:cs="Arial" w:eastAsia="Arial" w:hAnsi="Arial"/>
        </w:rPr>
      </w:pPr>
      <w:bookmarkStart w:colFirst="0" w:colLast="0" w:name="_heading=h.3ygebqi" w:id="50"/>
      <w:bookmarkEnd w:id="50"/>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6A">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6B">
      <w:pPr>
        <w:rPr>
          <w:rFonts w:ascii="Arial" w:cs="Arial" w:eastAsia="Arial" w:hAnsi="Arial"/>
        </w:rPr>
      </w:pPr>
      <w:r w:rsidDel="00000000" w:rsidR="00000000" w:rsidRPr="00000000">
        <w:rPr>
          <w:rtl w:val="0"/>
        </w:rPr>
      </w:r>
    </w:p>
    <w:p w:rsidR="00000000" w:rsidDel="00000000" w:rsidP="00000000" w:rsidRDefault="00000000" w:rsidRPr="00000000" w14:paraId="0000046C">
      <w:pPr>
        <w:pStyle w:val="Heading3"/>
        <w:keepLines w:val="1"/>
        <w:spacing w:after="77" w:before="0" w:line="259" w:lineRule="auto"/>
        <w:ind w:left="0" w:right="4" w:firstLine="0"/>
        <w:rPr>
          <w:rFonts w:ascii="Arial" w:cs="Arial" w:eastAsia="Arial" w:hAnsi="Arial"/>
        </w:rPr>
      </w:pPr>
      <w:bookmarkStart w:colFirst="0" w:colLast="0" w:name="_heading=h.2dlolyb" w:id="51"/>
      <w:bookmarkEnd w:id="51"/>
      <w:r w:rsidDel="00000000" w:rsidR="00000000" w:rsidRPr="00000000">
        <w:rPr>
          <w:rtl w:val="0"/>
        </w:rPr>
        <w:t xml:space="preserve">3.1.1 </w:t>
      </w:r>
      <w:r w:rsidDel="00000000" w:rsidR="00000000" w:rsidRPr="00000000">
        <w:rPr>
          <w:rFonts w:ascii="Arial" w:cs="Arial" w:eastAsia="Arial" w:hAnsi="Arial"/>
          <w:rtl w:val="0"/>
        </w:rPr>
        <w:t xml:space="preserve">ADVERTISE</w:t>
      </w:r>
      <w:r w:rsidDel="00000000" w:rsidR="00000000" w:rsidRPr="00000000">
        <w:rPr>
          <w:rtl w:val="0"/>
        </w:rPr>
      </w:r>
    </w:p>
    <w:p w:rsidR="00000000" w:rsidDel="00000000" w:rsidP="00000000" w:rsidRDefault="00000000" w:rsidRPr="00000000" w14:paraId="0000046D">
      <w:pPr>
        <w:ind w:right="4"/>
        <w:rPr>
          <w:rFonts w:ascii="Arial" w:cs="Arial" w:eastAsia="Arial" w:hAnsi="Arial"/>
        </w:rPr>
      </w:pPr>
      <w:r w:rsidDel="00000000" w:rsidR="00000000" w:rsidRPr="00000000">
        <w:rPr>
          <w:rtl w:val="0"/>
        </w:rPr>
      </w:r>
    </w:p>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6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6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7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7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7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7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7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7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7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7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7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8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8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8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8A">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9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493">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49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49C">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4A5">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w:t>
      </w:r>
      <w:r w:rsidDel="00000000" w:rsidR="00000000" w:rsidRPr="00000000">
        <w:rPr>
          <w:rFonts w:ascii="Arial" w:cs="Arial" w:eastAsia="Arial" w:hAnsi="Arial"/>
          <w:rtl w:val="0"/>
        </w:rPr>
        <w:t xml:space="preserve">The time interval</w:t>
      </w:r>
      <w:r w:rsidDel="00000000" w:rsidR="00000000" w:rsidRPr="00000000">
        <w:rPr>
          <w:rFonts w:ascii="Arial" w:cs="Arial" w:eastAsia="Arial" w:hAnsi="Arial"/>
          <w:rtl w:val="0"/>
        </w:rPr>
        <w:t xml:space="preserve">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A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A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ADVERTISE packet is generally sent using the broadcast address as destination.</w:t>
      </w:r>
      <w:r w:rsidDel="00000000" w:rsidR="00000000" w:rsidRPr="00000000">
        <w:rPr>
          <w:rtl w:val="0"/>
        </w:rPr>
      </w:r>
    </w:p>
    <w:p w:rsidR="00000000" w:rsidDel="00000000" w:rsidP="00000000" w:rsidRDefault="00000000" w:rsidRPr="00000000" w14:paraId="000004A8">
      <w:pPr>
        <w:pStyle w:val="Heading4"/>
        <w:ind w:left="0" w:right="4" w:firstLine="0"/>
        <w:rPr>
          <w:rFonts w:ascii="Arial" w:cs="Arial" w:eastAsia="Arial" w:hAnsi="Arial"/>
        </w:rPr>
      </w:pPr>
      <w:bookmarkStart w:colFirst="0" w:colLast="0" w:name="_heading=h.sqyw64" w:id="52"/>
      <w:bookmarkEnd w:id="52"/>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4A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AA">
      <w:pPr>
        <w:pStyle w:val="Heading4"/>
        <w:ind w:left="0" w:right="4" w:firstLine="0"/>
        <w:rPr>
          <w:rFonts w:ascii="Arial" w:cs="Arial" w:eastAsia="Arial" w:hAnsi="Arial"/>
        </w:rPr>
      </w:pPr>
      <w:bookmarkStart w:colFirst="0" w:colLast="0" w:name="_heading=h.3cqmetx" w:id="53"/>
      <w:bookmarkEnd w:id="53"/>
      <w:r w:rsidDel="00000000" w:rsidR="00000000" w:rsidRPr="00000000">
        <w:rPr>
          <w:rFonts w:ascii="Arial" w:cs="Arial" w:eastAsia="Arial" w:hAnsi="Arial"/>
          <w:rtl w:val="0"/>
        </w:rPr>
        <w:t xml:space="preserve">3.1.1.2 GwId</w:t>
      </w:r>
    </w:p>
    <w:p w:rsidR="00000000" w:rsidDel="00000000" w:rsidP="00000000" w:rsidRDefault="00000000" w:rsidRPr="00000000" w14:paraId="000004A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w:t>
      </w:r>
      <w:r w:rsidDel="00000000" w:rsidR="00000000" w:rsidRPr="00000000">
        <w:rPr>
          <w:rFonts w:ascii="Arial" w:cs="Arial" w:eastAsia="Arial" w:hAnsi="Arial"/>
          <w:rtl w:val="0"/>
        </w:rPr>
        <w:t xml:space="preserve">uniquely identifies</w:t>
      </w:r>
      <w:r w:rsidDel="00000000" w:rsidR="00000000" w:rsidRPr="00000000">
        <w:rPr>
          <w:rFonts w:ascii="Arial" w:cs="Arial" w:eastAsia="Arial" w:hAnsi="Arial"/>
          <w:rtl w:val="0"/>
        </w:rPr>
        <w:t xml:space="preserve"> a gateway which is advertising itself in the network.</w:t>
      </w:r>
    </w:p>
    <w:p w:rsidR="00000000" w:rsidDel="00000000" w:rsidP="00000000" w:rsidRDefault="00000000" w:rsidRPr="00000000" w14:paraId="000004A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4A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A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AF">
      <w:pPr>
        <w:pStyle w:val="Heading4"/>
        <w:ind w:left="0" w:right="4" w:firstLine="0"/>
        <w:rPr>
          <w:rFonts w:ascii="Arial" w:cs="Arial" w:eastAsia="Arial" w:hAnsi="Arial"/>
        </w:rPr>
      </w:pPr>
      <w:bookmarkStart w:colFirst="0" w:colLast="0" w:name="_heading=h.1rvwp1q" w:id="54"/>
      <w:bookmarkEnd w:id="54"/>
      <w:r w:rsidDel="00000000" w:rsidR="00000000" w:rsidRPr="00000000">
        <w:rPr>
          <w:rFonts w:ascii="Arial" w:cs="Arial" w:eastAsia="Arial" w:hAnsi="Arial"/>
          <w:rtl w:val="0"/>
        </w:rPr>
        <w:t xml:space="preserve">3.1.1.3 Duration</w:t>
      </w:r>
    </w:p>
    <w:p w:rsidR="00000000" w:rsidDel="00000000" w:rsidP="00000000" w:rsidRDefault="00000000" w:rsidRPr="00000000" w14:paraId="000004B0">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4B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B2">
      <w:pPr>
        <w:pStyle w:val="Heading3"/>
        <w:keepLines w:val="1"/>
        <w:spacing w:after="77" w:before="0" w:line="259" w:lineRule="auto"/>
        <w:ind w:left="0" w:right="4" w:firstLine="0"/>
        <w:rPr>
          <w:rFonts w:ascii="Arial" w:cs="Arial" w:eastAsia="Arial" w:hAnsi="Arial"/>
        </w:rPr>
      </w:pPr>
      <w:bookmarkStart w:colFirst="0" w:colLast="0" w:name="_heading=h.4bvk7pj" w:id="55"/>
      <w:bookmarkEnd w:id="55"/>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4B3">
      <w:pPr>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B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B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B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B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B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B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B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B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B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B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B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C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C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C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D0">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D9">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1-hop transmission in case of a very dense network in which every MQTT-SN client is reachable from each other within 1-hop transmission.</w:t>
      </w:r>
    </w:p>
    <w:p w:rsidR="00000000" w:rsidDel="00000000" w:rsidP="00000000" w:rsidRDefault="00000000" w:rsidRPr="00000000" w14:paraId="000004D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D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SEARCHGW packet is generally sent using the broadcast address as destination..</w:t>
      </w:r>
      <w:r w:rsidDel="00000000" w:rsidR="00000000" w:rsidRPr="00000000">
        <w:rPr>
          <w:rtl w:val="0"/>
        </w:rPr>
      </w:r>
    </w:p>
    <w:p w:rsidR="00000000" w:rsidDel="00000000" w:rsidP="00000000" w:rsidRDefault="00000000" w:rsidRPr="00000000" w14:paraId="000004DC">
      <w:pPr>
        <w:pStyle w:val="Heading4"/>
        <w:ind w:left="0" w:right="4" w:firstLine="0"/>
        <w:rPr>
          <w:rFonts w:ascii="Arial" w:cs="Arial" w:eastAsia="Arial" w:hAnsi="Arial"/>
        </w:rPr>
      </w:pPr>
      <w:bookmarkStart w:colFirst="0" w:colLast="0" w:name="_heading=h.2r0uhxc" w:id="56"/>
      <w:bookmarkEnd w:id="56"/>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4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DE">
      <w:pPr>
        <w:pStyle w:val="Heading4"/>
        <w:ind w:left="0" w:right="4" w:firstLine="0"/>
        <w:rPr>
          <w:rFonts w:ascii="Arial" w:cs="Arial" w:eastAsia="Arial" w:hAnsi="Arial"/>
        </w:rPr>
      </w:pPr>
      <w:bookmarkStart w:colFirst="0" w:colLast="0" w:name="_heading=h.1664s55" w:id="57"/>
      <w:bookmarkEnd w:id="57"/>
      <w:r w:rsidDel="00000000" w:rsidR="00000000" w:rsidRPr="00000000">
        <w:rPr>
          <w:rFonts w:ascii="Arial" w:cs="Arial" w:eastAsia="Arial" w:hAnsi="Arial"/>
          <w:rtl w:val="0"/>
        </w:rPr>
        <w:t xml:space="preserve">3.1.2.2 Radius</w:t>
      </w:r>
    </w:p>
    <w:p w:rsidR="00000000" w:rsidDel="00000000" w:rsidP="00000000" w:rsidRDefault="00000000" w:rsidRPr="00000000" w14:paraId="000004DF">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w:t>
      </w:r>
      <w:r w:rsidDel="00000000" w:rsidR="00000000" w:rsidRPr="00000000">
        <w:rPr>
          <w:rFonts w:ascii="Arial" w:cs="Arial" w:eastAsia="Arial" w:hAnsi="Arial"/>
          <w:rtl w:val="0"/>
        </w:rPr>
        <w:t xml:space="preserve">network layer</w:t>
      </w:r>
      <w:r w:rsidDel="00000000" w:rsidR="00000000" w:rsidRPr="00000000">
        <w:rPr>
          <w:rFonts w:ascii="Arial" w:cs="Arial" w:eastAsia="Arial" w:hAnsi="Arial"/>
          <w:rtl w:val="0"/>
        </w:rPr>
        <w:t xml:space="preserve"> when MQTT-SN gives this packet for transmission.</w:t>
      </w:r>
    </w:p>
    <w:p w:rsidR="00000000" w:rsidDel="00000000" w:rsidP="00000000" w:rsidRDefault="00000000" w:rsidRPr="00000000" w14:paraId="000004E0">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w:t>
      </w:r>
      <w:r w:rsidDel="00000000" w:rsidR="00000000" w:rsidRPr="00000000">
        <w:rPr>
          <w:rFonts w:ascii="Arial" w:cs="Arial" w:eastAsia="Arial" w:hAnsi="Arial"/>
          <w:rtl w:val="0"/>
        </w:rPr>
        <w:t xml:space="preserve">the SEARCHGW received if the Radius value is 0.</w:t>
      </w:r>
      <w:r w:rsidDel="00000000" w:rsidR="00000000" w:rsidRPr="00000000">
        <w:rPr>
          <w:rtl w:val="0"/>
        </w:rPr>
      </w:r>
    </w:p>
    <w:p w:rsidR="00000000" w:rsidDel="00000000" w:rsidP="00000000" w:rsidRDefault="00000000" w:rsidRPr="00000000" w14:paraId="000004E1">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w:t>
      </w:r>
      <w:r w:rsidDel="00000000" w:rsidR="00000000" w:rsidRPr="00000000">
        <w:rPr>
          <w:rFonts w:ascii="Arial" w:cs="Arial" w:eastAsia="Arial" w:hAnsi="Arial"/>
          <w:rtl w:val="0"/>
        </w:rPr>
        <w:t xml:space="preserve">SEARCHGW received, it MUST reduce the Radius value by 1.</w:t>
      </w:r>
      <w:r w:rsidDel="00000000" w:rsidR="00000000" w:rsidRPr="00000000">
        <w:rPr>
          <w:rtl w:val="0"/>
        </w:rPr>
      </w:r>
    </w:p>
    <w:p w:rsidR="00000000" w:rsidDel="00000000" w:rsidP="00000000" w:rsidRDefault="00000000" w:rsidRPr="00000000" w14:paraId="000004E2">
      <w:pPr>
        <w:pStyle w:val="Heading3"/>
        <w:keepLines w:val="1"/>
        <w:spacing w:after="77" w:before="0" w:line="259" w:lineRule="auto"/>
        <w:ind w:left="0" w:right="4" w:firstLine="0"/>
        <w:rPr>
          <w:rFonts w:ascii="Arial" w:cs="Arial" w:eastAsia="Arial" w:hAnsi="Arial"/>
        </w:rPr>
      </w:pPr>
      <w:bookmarkStart w:colFirst="0" w:colLast="0" w:name="_heading=h.3q5sasy" w:id="58"/>
      <w:bookmarkEnd w:id="58"/>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4E3">
      <w:pPr>
        <w:ind w:right="4"/>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E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E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E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E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E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E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F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0">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8">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09">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12">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1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GWINFO packet is generally sent using the broadcast address as destination.</w:t>
      </w:r>
    </w:p>
    <w:p w:rsidR="00000000" w:rsidDel="00000000" w:rsidP="00000000" w:rsidRDefault="00000000" w:rsidRPr="00000000" w14:paraId="00000515">
      <w:pPr>
        <w:pStyle w:val="Heading4"/>
        <w:ind w:left="0" w:right="4" w:firstLine="0"/>
        <w:rPr>
          <w:rFonts w:ascii="Arial" w:cs="Arial" w:eastAsia="Arial" w:hAnsi="Arial"/>
        </w:rPr>
      </w:pPr>
      <w:bookmarkStart w:colFirst="0" w:colLast="0" w:name="_heading=h.25b2l0r" w:id="59"/>
      <w:bookmarkEnd w:id="59"/>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17">
      <w:pPr>
        <w:pStyle w:val="Heading4"/>
        <w:ind w:left="0" w:right="4" w:firstLine="0"/>
        <w:rPr>
          <w:rFonts w:ascii="Arial" w:cs="Arial" w:eastAsia="Arial" w:hAnsi="Arial"/>
        </w:rPr>
      </w:pPr>
      <w:bookmarkStart w:colFirst="0" w:colLast="0" w:name="_heading=h.kgcv8k" w:id="60"/>
      <w:bookmarkEnd w:id="60"/>
      <w:r w:rsidDel="00000000" w:rsidR="00000000" w:rsidRPr="00000000">
        <w:rPr>
          <w:rFonts w:ascii="Arial" w:cs="Arial" w:eastAsia="Arial" w:hAnsi="Arial"/>
          <w:rtl w:val="0"/>
        </w:rPr>
        <w:t xml:space="preserve">3.1.3.2 GwId</w:t>
      </w:r>
    </w:p>
    <w:p w:rsidR="00000000" w:rsidDel="00000000" w:rsidP="00000000" w:rsidRDefault="00000000" w:rsidRPr="00000000" w14:paraId="00000518">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19">
      <w:pPr>
        <w:pStyle w:val="Heading4"/>
        <w:ind w:left="0" w:right="4" w:firstLine="0"/>
        <w:rPr>
          <w:rFonts w:ascii="Arial" w:cs="Arial" w:eastAsia="Arial" w:hAnsi="Arial"/>
        </w:rPr>
      </w:pPr>
      <w:bookmarkStart w:colFirst="0" w:colLast="0" w:name="_heading=h.34g0dwd" w:id="61"/>
      <w:bookmarkEnd w:id="61"/>
      <w:r w:rsidDel="00000000" w:rsidR="00000000" w:rsidRPr="00000000">
        <w:rPr>
          <w:rFonts w:ascii="Arial" w:cs="Arial" w:eastAsia="Arial" w:hAnsi="Arial"/>
          <w:rtl w:val="0"/>
        </w:rPr>
        <w:t xml:space="preserve">3.1.3.3 GwAdd</w:t>
      </w:r>
    </w:p>
    <w:p w:rsidR="00000000" w:rsidDel="00000000" w:rsidP="00000000" w:rsidRDefault="00000000" w:rsidRPr="00000000" w14:paraId="0000051A">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r w:rsidDel="00000000" w:rsidR="00000000" w:rsidRPr="00000000">
        <w:rPr>
          <w:rtl w:val="0"/>
        </w:rPr>
      </w:r>
    </w:p>
    <w:p w:rsidR="00000000" w:rsidDel="00000000" w:rsidP="00000000" w:rsidRDefault="00000000" w:rsidRPr="00000000" w14:paraId="0000051B">
      <w:pPr>
        <w:rPr>
          <w:rFonts w:ascii="Arial" w:cs="Arial" w:eastAsia="Arial" w:hAnsi="Arial"/>
        </w:rPr>
      </w:pPr>
      <w:r w:rsidDel="00000000" w:rsidR="00000000" w:rsidRPr="00000000">
        <w:rPr>
          <w:rtl w:val="0"/>
        </w:rPr>
      </w:r>
    </w:p>
    <w:p w:rsidR="00000000" w:rsidDel="00000000" w:rsidP="00000000" w:rsidRDefault="00000000" w:rsidRPr="00000000" w14:paraId="0000051C">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62"/>
      <w:bookmarkEnd w:id="62"/>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900"/>
        <w:gridCol w:w="600"/>
        <w:gridCol w:w="900"/>
        <w:gridCol w:w="420"/>
        <w:gridCol w:w="105"/>
        <w:gridCol w:w="1215"/>
        <w:gridCol w:w="105"/>
        <w:gridCol w:w="1410"/>
        <w:gridCol w:w="900"/>
        <w:gridCol w:w="255"/>
        <w:gridCol w:w="1035"/>
        <w:gridCol w:w="105"/>
        <w:gridCol w:w="1065"/>
        <w:tblGridChange w:id="0">
          <w:tblGrid>
            <w:gridCol w:w="1425"/>
            <w:gridCol w:w="900"/>
            <w:gridCol w:w="600"/>
            <w:gridCol w:w="900"/>
            <w:gridCol w:w="420"/>
            <w:gridCol w:w="105"/>
            <w:gridCol w:w="1215"/>
            <w:gridCol w:w="105"/>
            <w:gridCol w:w="1410"/>
            <w:gridCol w:w="900"/>
            <w:gridCol w:w="255"/>
            <w:gridCol w:w="1035"/>
            <w:gridCol w:w="105"/>
            <w:gridCol w:w="1065"/>
          </w:tblGrid>
        </w:tblGridChange>
      </w:tblGrid>
      <w:tr>
        <w:trPr>
          <w:cantSplit w:val="0"/>
          <w:tblHeader w:val="0"/>
        </w:trPr>
        <w:tc>
          <w:tcPr>
            <w:shd w:fill="cfe2f3" w:val="clear"/>
          </w:tcPr>
          <w:p w:rsidR="00000000" w:rsidDel="00000000" w:rsidP="00000000" w:rsidRDefault="00000000" w:rsidRPr="00000000" w14:paraId="0000051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1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1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2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2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2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2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2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2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2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2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3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3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47">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48">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55">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55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58">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5E">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60">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62">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6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6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6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6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6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6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6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71">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72">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7F">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8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85">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586">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58A">
            <w:pPr>
              <w:jc w:val="center"/>
              <w:rPr>
                <w:rFonts w:ascii="Arial" w:cs="Arial" w:eastAsia="Arial" w:hAnsi="Arial"/>
                <w:i w:val="1"/>
              </w:rPr>
            </w:pPr>
            <w:r w:rsidDel="00000000" w:rsidR="00000000" w:rsidRPr="00000000">
              <w:rPr>
                <w:rFonts w:ascii="Arial" w:cs="Arial" w:eastAsia="Arial" w:hAnsi="Arial"/>
                <w:rtl w:val="0"/>
              </w:rPr>
              <w:t xml:space="preserve">Will Topic </w:t>
            </w:r>
            <w:sdt>
              <w:sdtPr>
                <w:tag w:val="goog_rdk_132"/>
              </w:sdtPr>
              <w:sdtContent>
                <w:del w:author="davide.lenzarini@u-blox.com" w:id="34" w:date="2024-02-13T15:44:30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8D">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58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58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9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9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9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59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9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59C">
            <w:pPr>
              <w:jc w:val="center"/>
              <w:rPr>
                <w:rFonts w:ascii="Arial" w:cs="Arial" w:eastAsia="Arial" w:hAnsi="Arial"/>
              </w:rPr>
            </w:pPr>
            <w:sdt>
              <w:sdtPr>
                <w:tag w:val="goog_rdk_133"/>
              </w:sdtPr>
              <w:sdtContent>
                <w:commentRangeStart w:id="14"/>
              </w:sdtContent>
            </w:sdt>
            <w:sdt>
              <w:sdtPr>
                <w:tag w:val="goog_rdk_134"/>
              </w:sdtPr>
              <w:sdtContent>
                <w:commentRangeStart w:id="15"/>
              </w:sdtContent>
            </w:sdt>
            <w:r w:rsidDel="00000000" w:rsidR="00000000" w:rsidRPr="00000000">
              <w:rPr>
                <w:rFonts w:ascii="Arial" w:cs="Arial" w:eastAsia="Arial" w:hAnsi="Arial"/>
                <w:rtl w:val="0"/>
              </w:rPr>
              <w:t xml:space="preserve">Protocol Version</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tc>
      </w:tr>
      <w:tr>
        <w:trPr>
          <w:cantSplit w:val="0"/>
          <w:tblHeader w:val="0"/>
        </w:trPr>
        <w:tc>
          <w:tcPr/>
          <w:p w:rsidR="00000000" w:rsidDel="00000000" w:rsidP="00000000" w:rsidRDefault="00000000" w:rsidRPr="00000000" w14:paraId="000005A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5AA">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5B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5B8">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5C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5C6">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5D3">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5D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E1">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5E2">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EF">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5F0">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5FD">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5FE">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0B">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0C">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19">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1A">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27">
            <w:pPr>
              <w:rPr>
                <w:rFonts w:ascii="Arial" w:cs="Arial" w:eastAsia="Arial" w:hAnsi="Arial"/>
              </w:rPr>
            </w:pPr>
            <w:r w:rsidDel="00000000" w:rsidR="00000000" w:rsidRPr="00000000">
              <w:rPr>
                <w:rFonts w:ascii="Arial" w:cs="Arial" w:eastAsia="Arial" w:hAnsi="Arial"/>
                <w:rtl w:val="0"/>
              </w:rPr>
              <w:t xml:space="preserve">Byte (12 + 1)</w:t>
            </w:r>
          </w:p>
        </w:tc>
        <w:tc>
          <w:tcPr>
            <w:gridSpan w:val="13"/>
            <w:vMerge w:val="restart"/>
            <w:shd w:fill="efefef" w:val="clear"/>
          </w:tcPr>
          <w:p w:rsidR="00000000" w:rsidDel="00000000" w:rsidP="00000000" w:rsidRDefault="00000000" w:rsidRPr="00000000" w14:paraId="00000628">
            <w:pPr>
              <w:jc w:val="center"/>
              <w:rPr>
                <w:rFonts w:ascii="Arial" w:cs="Arial" w:eastAsia="Arial" w:hAnsi="Arial"/>
              </w:rPr>
            </w:pPr>
            <w:sdt>
              <w:sdtPr>
                <w:tag w:val="goog_rdk_135"/>
              </w:sdtPr>
              <w:sdtContent>
                <w:commentRangeStart w:id="16"/>
              </w:sdtContent>
            </w:sdt>
            <w:r w:rsidDel="00000000" w:rsidR="00000000" w:rsidRPr="00000000">
              <w:rPr>
                <w:rFonts w:ascii="Arial" w:cs="Arial" w:eastAsia="Arial" w:hAnsi="Arial"/>
                <w:rtl w:val="0"/>
              </w:rPr>
              <w:t xml:space="preserve">Will Topic </w:t>
            </w:r>
            <w:sdt>
              <w:sdtPr>
                <w:tag w:val="goog_rdk_136"/>
              </w:sdtPr>
              <w:sdtContent>
                <w:ins w:author="davide.lenzarini@u-blox.com" w:id="35" w:date="2024-02-13T15:44:34Z">
                  <w:r w:rsidDel="00000000" w:rsidR="00000000" w:rsidRPr="00000000">
                    <w:rPr>
                      <w:rFonts w:ascii="Arial" w:cs="Arial" w:eastAsia="Arial" w:hAnsi="Arial"/>
                      <w:rtl w:val="0"/>
                    </w:rPr>
                    <w:t xml:space="preserve">Short </w:t>
                  </w:r>
                </w:ins>
              </w:sdtContent>
            </w:sdt>
            <w:sdt>
              <w:sdtPr>
                <w:tag w:val="goog_rdk_137"/>
              </w:sdtPr>
              <w:sdtContent>
                <w:del w:author="davide.lenzarini@u-blox.com" w:id="35" w:date="2024-02-13T15:44:34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MSB </w:t>
            </w:r>
            <w:commentRangeEnd w:id="16"/>
            <w:r w:rsidDel="00000000" w:rsidR="00000000" w:rsidRPr="00000000">
              <w:commentReference w:id="16"/>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OR</w:t>
            </w:r>
            <w:r w:rsidDel="00000000" w:rsidR="00000000" w:rsidRPr="00000000">
              <w:rPr>
                <w:rFonts w:ascii="Arial" w:cs="Arial" w:eastAsia="Arial" w:hAnsi="Arial"/>
                <w:rtl w:val="0"/>
              </w:rPr>
              <w:t xml:space="preserve">             Will Topic Length MSB (TL)</w:t>
            </w:r>
          </w:p>
          <w:p w:rsidR="00000000" w:rsidDel="00000000" w:rsidP="00000000" w:rsidRDefault="00000000" w:rsidRPr="00000000" w14:paraId="00000629">
            <w:pPr>
              <w:jc w:val="left"/>
              <w:rPr>
                <w:rFonts w:ascii="Arial" w:cs="Arial" w:eastAsia="Arial" w:hAnsi="Arial"/>
              </w:rPr>
            </w:pPr>
            <w:r w:rsidDel="00000000" w:rsidR="00000000" w:rsidRPr="00000000">
              <w:rPr>
                <w:rFonts w:ascii="Arial" w:cs="Arial" w:eastAsia="Arial" w:hAnsi="Arial"/>
                <w:rtl w:val="0"/>
              </w:rPr>
              <w:t xml:space="preserve">                         Will Topic </w:t>
            </w:r>
            <w:sdt>
              <w:sdtPr>
                <w:tag w:val="goog_rdk_138"/>
              </w:sdtPr>
              <w:sdtContent>
                <w:ins w:author="davide.lenzarini@u-blox.com" w:id="36" w:date="2024-02-13T15:44:40Z">
                  <w:r w:rsidDel="00000000" w:rsidR="00000000" w:rsidRPr="00000000">
                    <w:rPr>
                      <w:rFonts w:ascii="Arial" w:cs="Arial" w:eastAsia="Arial" w:hAnsi="Arial"/>
                      <w:rtl w:val="0"/>
                    </w:rPr>
                    <w:t xml:space="preserve">Short</w:t>
                  </w:r>
                </w:ins>
              </w:sdtContent>
            </w:sdt>
            <w:sdt>
              <w:sdtPr>
                <w:tag w:val="goog_rdk_139"/>
              </w:sdtPr>
              <w:sdtContent>
                <w:del w:author="davide.lenzarini@u-blox.com" w:id="36" w:date="2024-02-13T15:44:40Z">
                  <w:r w:rsidDel="00000000" w:rsidR="00000000" w:rsidRPr="00000000">
                    <w:rPr>
                      <w:rFonts w:ascii="Arial" w:cs="Arial" w:eastAsia="Arial" w:hAnsi="Arial"/>
                      <w:rtl w:val="0"/>
                    </w:rPr>
                    <w:delText xml:space="preserve">Alias</w:delText>
                  </w:r>
                </w:del>
              </w:sdtContent>
            </w:sdt>
            <w:r w:rsidDel="00000000" w:rsidR="00000000" w:rsidRPr="00000000">
              <w:rPr>
                <w:rFonts w:ascii="Arial" w:cs="Arial" w:eastAsia="Arial" w:hAnsi="Arial"/>
                <w:rtl w:val="0"/>
              </w:rPr>
              <w:t xml:space="preserve"> LSB                                     Will Topic Length LSB (TL)</w:t>
            </w:r>
          </w:p>
        </w:tc>
      </w:tr>
      <w:tr>
        <w:trPr>
          <w:cantSplit w:val="0"/>
          <w:trHeight w:val="200" w:hRule="atLeast"/>
          <w:tblHeader w:val="0"/>
        </w:trPr>
        <w:tc>
          <w:tcPr>
            <w:shd w:fill="efefef" w:val="clear"/>
          </w:tcPr>
          <w:p w:rsidR="00000000" w:rsidDel="00000000" w:rsidP="00000000" w:rsidRDefault="00000000" w:rsidRPr="00000000" w14:paraId="00000636">
            <w:pPr>
              <w:rPr>
                <w:rFonts w:ascii="Arial" w:cs="Arial" w:eastAsia="Arial" w:hAnsi="Arial"/>
              </w:rPr>
            </w:pPr>
            <w:r w:rsidDel="00000000" w:rsidR="00000000" w:rsidRPr="00000000">
              <w:rPr>
                <w:rFonts w:ascii="Arial" w:cs="Arial" w:eastAsia="Arial" w:hAnsi="Arial"/>
                <w:rtl w:val="0"/>
              </w:rPr>
              <w:t xml:space="preserve">Byte (12 + 2)</w:t>
            </w:r>
          </w:p>
        </w:tc>
        <w:tc>
          <w:tcPr>
            <w:gridSpan w:val="13"/>
            <w:vMerge w:val="continue"/>
            <w:shd w:fill="efefef" w:val="clear"/>
          </w:tcPr>
          <w:p w:rsidR="00000000" w:rsidDel="00000000" w:rsidP="00000000" w:rsidRDefault="00000000" w:rsidRPr="00000000" w14:paraId="00000637">
            <w:pPr>
              <w:spacing w:after="0" w:before="0" w:line="240" w:lineRule="auto"/>
              <w:ind w:left="0" w:firstLine="0"/>
              <w:jc w:val="center"/>
              <w:rPr>
                <w:rFonts w:ascii="Arial" w:cs="Arial" w:eastAsia="Arial" w:hAnsi="Arial"/>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Byte (12 + 3)</w:t>
            </w:r>
          </w:p>
        </w:tc>
        <w:tc>
          <w:tcPr>
            <w:gridSpan w:val="13"/>
            <w:shd w:fill="efefef" w:val="clear"/>
          </w:tcPr>
          <w:p w:rsidR="00000000" w:rsidDel="00000000" w:rsidP="00000000" w:rsidRDefault="00000000" w:rsidRPr="00000000" w14:paraId="00000645">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52">
            <w:pPr>
              <w:rPr>
                <w:rFonts w:ascii="Arial" w:cs="Arial" w:eastAsia="Arial" w:hAnsi="Arial"/>
              </w:rPr>
            </w:pPr>
            <w:r w:rsidDel="00000000" w:rsidR="00000000" w:rsidRPr="00000000">
              <w:rPr>
                <w:rFonts w:ascii="Arial" w:cs="Arial" w:eastAsia="Arial" w:hAnsi="Arial"/>
                <w:rtl w:val="0"/>
              </w:rPr>
              <w:t xml:space="preserve">Byte (12 + 4)</w:t>
            </w:r>
          </w:p>
        </w:tc>
        <w:tc>
          <w:tcPr>
            <w:gridSpan w:val="13"/>
            <w:shd w:fill="efefef" w:val="clear"/>
          </w:tcPr>
          <w:p w:rsidR="00000000" w:rsidDel="00000000" w:rsidP="00000000" w:rsidRDefault="00000000" w:rsidRPr="00000000" w14:paraId="00000653">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60">
            <w:pPr>
              <w:rPr>
                <w:rFonts w:ascii="Arial" w:cs="Arial" w:eastAsia="Arial" w:hAnsi="Arial"/>
              </w:rPr>
            </w:pPr>
            <w:r w:rsidDel="00000000" w:rsidR="00000000" w:rsidRPr="00000000">
              <w:rPr>
                <w:rFonts w:ascii="Arial" w:cs="Arial" w:eastAsia="Arial" w:hAnsi="Arial"/>
                <w:rtl w:val="0"/>
              </w:rPr>
              <w:t xml:space="preserve">Byte (12 + N)</w:t>
            </w:r>
          </w:p>
        </w:tc>
        <w:tc>
          <w:tcPr>
            <w:gridSpan w:val="13"/>
            <w:shd w:fill="efefef" w:val="clear"/>
          </w:tcPr>
          <w:p w:rsidR="00000000" w:rsidDel="00000000" w:rsidP="00000000" w:rsidRDefault="00000000" w:rsidRPr="00000000" w14:paraId="00000661">
            <w:pPr>
              <w:jc w:val="center"/>
              <w:rPr>
                <w:rFonts w:ascii="Arial" w:cs="Arial" w:eastAsia="Arial" w:hAnsi="Arial"/>
              </w:rPr>
            </w:pPr>
            <w:r w:rsidDel="00000000" w:rsidR="00000000" w:rsidRPr="00000000">
              <w:rPr>
                <w:rFonts w:ascii="Arial" w:cs="Arial" w:eastAsia="Arial" w:hAnsi="Arial"/>
                <w:rtl w:val="0"/>
              </w:rPr>
              <w:t xml:space="preserve">Will Payload </w:t>
            </w:r>
            <w:r w:rsidDel="00000000" w:rsidR="00000000" w:rsidRPr="00000000">
              <w:rPr>
                <w:rFonts w:ascii="Arial" w:cs="Arial" w:eastAsia="Arial" w:hAnsi="Arial"/>
                <w:rtl w:val="0"/>
              </w:rPr>
              <w:t xml:space="preserve">Or (Will Topic Name + Will Payload)</w:t>
            </w:r>
            <w:r w:rsidDel="00000000" w:rsidR="00000000" w:rsidRPr="00000000">
              <w:rPr>
                <w:rtl w:val="0"/>
              </w:rPr>
            </w:r>
          </w:p>
        </w:tc>
      </w:tr>
      <w:tr>
        <w:trPr>
          <w:cantSplit w:val="0"/>
          <w:tblHeader w:val="0"/>
        </w:trPr>
        <w:tc>
          <w:tcPr/>
          <w:p w:rsidR="00000000" w:rsidDel="00000000" w:rsidP="00000000" w:rsidRDefault="00000000" w:rsidRPr="00000000" w14:paraId="0000066E">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6F">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w:t>
            </w:r>
            <w:r w:rsidDel="00000000" w:rsidR="00000000" w:rsidRPr="00000000">
              <w:rPr>
                <w:rFonts w:ascii="Arial" w:cs="Arial" w:eastAsia="Arial" w:hAnsi="Arial"/>
                <w:b w:val="1"/>
                <w:i w:val="1"/>
                <w:rtl w:val="0"/>
              </w:rPr>
              <w:t xml:space="preserve"> DATA (OPTIONAL - ONLY WHEN AUTH FLAG SET)</w:t>
            </w:r>
          </w:p>
        </w:tc>
      </w:tr>
      <w:tr>
        <w:trPr>
          <w:cantSplit w:val="0"/>
          <w:tblHeader w:val="0"/>
        </w:trPr>
        <w:tc>
          <w:tcPr>
            <w:shd w:fill="efefef" w:val="clear"/>
          </w:tcPr>
          <w:p w:rsidR="00000000" w:rsidDel="00000000" w:rsidP="00000000" w:rsidRDefault="00000000" w:rsidRPr="00000000" w14:paraId="0000067C">
            <w:pPr>
              <w:rPr>
                <w:rFonts w:ascii="Arial" w:cs="Arial" w:eastAsia="Arial" w:hAnsi="Arial"/>
              </w:rPr>
            </w:pPr>
            <w:r w:rsidDel="00000000" w:rsidR="00000000" w:rsidRPr="00000000">
              <w:rPr>
                <w:rFonts w:ascii="Arial" w:cs="Arial" w:eastAsia="Arial" w:hAnsi="Arial"/>
                <w:rtl w:val="0"/>
              </w:rPr>
              <w:t xml:space="preserve">Byte (12 + 1)</w:t>
            </w:r>
          </w:p>
        </w:tc>
        <w:tc>
          <w:tcPr>
            <w:gridSpan w:val="13"/>
            <w:shd w:fill="efefef" w:val="clear"/>
          </w:tcPr>
          <w:p w:rsidR="00000000" w:rsidDel="00000000" w:rsidP="00000000" w:rsidRDefault="00000000" w:rsidRPr="00000000" w14:paraId="0000067D">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68A">
            <w:pPr>
              <w:rPr>
                <w:rFonts w:ascii="Arial" w:cs="Arial" w:eastAsia="Arial" w:hAnsi="Arial"/>
              </w:rPr>
            </w:pPr>
            <w:r w:rsidDel="00000000" w:rsidR="00000000" w:rsidRPr="00000000">
              <w:rPr>
                <w:rFonts w:ascii="Arial" w:cs="Arial" w:eastAsia="Arial" w:hAnsi="Arial"/>
                <w:rtl w:val="0"/>
              </w:rPr>
              <w:t xml:space="preserve">Byte (12 + 2)</w:t>
            </w:r>
          </w:p>
        </w:tc>
        <w:tc>
          <w:tcPr>
            <w:gridSpan w:val="13"/>
            <w:shd w:fill="efefef" w:val="clear"/>
          </w:tcPr>
          <w:p w:rsidR="00000000" w:rsidDel="00000000" w:rsidP="00000000" w:rsidRDefault="00000000" w:rsidRPr="00000000" w14:paraId="0000068B">
            <w:pPr>
              <w:jc w:val="center"/>
              <w:rPr>
                <w:rFonts w:ascii="Arial" w:cs="Arial" w:eastAsia="Arial" w:hAnsi="Arial"/>
              </w:rPr>
            </w:pPr>
            <w:r w:rsidDel="00000000" w:rsidR="00000000" w:rsidRPr="00000000">
              <w:rPr>
                <w:rFonts w:ascii="Arial" w:cs="Arial" w:eastAsia="Arial" w:hAnsi="Arial"/>
                <w:rtl w:val="0"/>
              </w:rPr>
              <w:t xml:space="preserve">Auth Method</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98">
            <w:pPr>
              <w:rPr>
                <w:rFonts w:ascii="Arial" w:cs="Arial" w:eastAsia="Arial" w:hAnsi="Arial"/>
              </w:rPr>
            </w:pPr>
            <w:r w:rsidDel="00000000" w:rsidR="00000000" w:rsidRPr="00000000">
              <w:rPr>
                <w:rFonts w:ascii="Arial" w:cs="Arial" w:eastAsia="Arial" w:hAnsi="Arial"/>
                <w:rtl w:val="0"/>
              </w:rPr>
              <w:t xml:space="preserve">Byte (12 + 3)</w:t>
            </w:r>
          </w:p>
        </w:tc>
        <w:tc>
          <w:tcPr>
            <w:gridSpan w:val="13"/>
            <w:shd w:fill="efefef" w:val="clear"/>
          </w:tcPr>
          <w:p w:rsidR="00000000" w:rsidDel="00000000" w:rsidP="00000000" w:rsidRDefault="00000000" w:rsidRPr="00000000" w14:paraId="00000699">
            <w:pPr>
              <w:jc w:val="center"/>
              <w:rPr>
                <w:rFonts w:ascii="Arial" w:cs="Arial" w:eastAsia="Arial" w:hAnsi="Arial"/>
              </w:rPr>
            </w:pPr>
            <w:r w:rsidDel="00000000" w:rsidR="00000000" w:rsidRPr="00000000">
              <w:rPr>
                <w:rFonts w:ascii="Arial" w:cs="Arial" w:eastAsia="Arial" w:hAnsi="Arial"/>
                <w:rtl w:val="0"/>
              </w:rPr>
              <w:t xml:space="preserve">Auth Data Length MSB</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A6">
            <w:pPr>
              <w:rPr>
                <w:rFonts w:ascii="Arial" w:cs="Arial" w:eastAsia="Arial" w:hAnsi="Arial"/>
              </w:rPr>
            </w:pPr>
            <w:r w:rsidDel="00000000" w:rsidR="00000000" w:rsidRPr="00000000">
              <w:rPr>
                <w:rFonts w:ascii="Arial" w:cs="Arial" w:eastAsia="Arial" w:hAnsi="Arial"/>
                <w:rtl w:val="0"/>
              </w:rPr>
              <w:t xml:space="preserve">Byte (12 + 4)</w:t>
            </w:r>
          </w:p>
        </w:tc>
        <w:tc>
          <w:tcPr>
            <w:gridSpan w:val="13"/>
            <w:shd w:fill="efefef" w:val="clear"/>
          </w:tcPr>
          <w:p w:rsidR="00000000" w:rsidDel="00000000" w:rsidP="00000000" w:rsidRDefault="00000000" w:rsidRPr="00000000" w14:paraId="000006A7">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6B4">
            <w:pPr>
              <w:rPr>
                <w:rFonts w:ascii="Arial" w:cs="Arial" w:eastAsia="Arial" w:hAnsi="Arial"/>
              </w:rPr>
            </w:pPr>
            <w:r w:rsidDel="00000000" w:rsidR="00000000" w:rsidRPr="00000000">
              <w:rPr>
                <w:rFonts w:ascii="Arial" w:cs="Arial" w:eastAsia="Arial" w:hAnsi="Arial"/>
                <w:rtl w:val="0"/>
              </w:rPr>
              <w:t xml:space="preserve">Byte (12 + 5)</w:t>
            </w:r>
          </w:p>
        </w:tc>
        <w:tc>
          <w:tcPr>
            <w:gridSpan w:val="13"/>
            <w:shd w:fill="efefef" w:val="clear"/>
          </w:tcPr>
          <w:p w:rsidR="00000000" w:rsidDel="00000000" w:rsidP="00000000" w:rsidRDefault="00000000" w:rsidRPr="00000000" w14:paraId="000006B5">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6C2">
            <w:pPr>
              <w:rPr>
                <w:rFonts w:ascii="Arial" w:cs="Arial" w:eastAsia="Arial" w:hAnsi="Arial"/>
              </w:rPr>
            </w:pPr>
            <w:r w:rsidDel="00000000" w:rsidR="00000000" w:rsidRPr="00000000">
              <w:rPr>
                <w:rFonts w:ascii="Arial" w:cs="Arial" w:eastAsia="Arial" w:hAnsi="Arial"/>
                <w:rtl w:val="0"/>
              </w:rPr>
              <w:t xml:space="preserve">Byte 13 … N</w:t>
            </w:r>
          </w:p>
        </w:tc>
        <w:tc>
          <w:tcPr>
            <w:gridSpan w:val="13"/>
          </w:tcPr>
          <w:p w:rsidR="00000000" w:rsidDel="00000000" w:rsidP="00000000" w:rsidRDefault="00000000" w:rsidRPr="00000000" w14:paraId="000006C3">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6D1">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6D2">
      <w:pPr>
        <w:pStyle w:val="Heading4"/>
        <w:ind w:left="0" w:firstLine="0"/>
        <w:rPr>
          <w:rFonts w:ascii="Arial" w:cs="Arial" w:eastAsia="Arial" w:hAnsi="Arial"/>
        </w:rPr>
      </w:pPr>
      <w:bookmarkStart w:colFirst="0" w:colLast="0" w:name="_heading=h.43ky6rz" w:id="63"/>
      <w:bookmarkEnd w:id="63"/>
      <w:r w:rsidDel="00000000" w:rsidR="00000000" w:rsidRPr="00000000">
        <w:rPr>
          <w:rFonts w:ascii="Arial" w:cs="Arial" w:eastAsia="Arial" w:hAnsi="Arial"/>
          <w:rtl w:val="0"/>
        </w:rPr>
        <w:t xml:space="preserve">3.1.4.1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6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6D4">
      <w:pPr>
        <w:pStyle w:val="Heading4"/>
        <w:ind w:left="0" w:firstLine="0"/>
        <w:rPr>
          <w:rFonts w:ascii="Arial" w:cs="Arial" w:eastAsia="Arial" w:hAnsi="Arial"/>
        </w:rPr>
      </w:pPr>
      <w:bookmarkStart w:colFirst="0" w:colLast="0" w:name="_heading=h.2iq8gzs" w:id="64"/>
      <w:bookmarkEnd w:id="64"/>
      <w:r w:rsidDel="00000000" w:rsidR="00000000" w:rsidRPr="00000000">
        <w:rPr>
          <w:rFonts w:ascii="Arial" w:cs="Arial" w:eastAsia="Arial" w:hAnsi="Arial"/>
          <w:rtl w:val="0"/>
        </w:rPr>
        <w:t xml:space="preserve">3.1.4.2 Connect Flags</w:t>
      </w:r>
    </w:p>
    <w:p w:rsidR="00000000" w:rsidDel="00000000" w:rsidP="00000000" w:rsidRDefault="00000000" w:rsidRPr="00000000" w14:paraId="000006D5">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6D6">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6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6DB">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6DC">
      <w:pPr>
        <w:spacing w:after="0" w:lineRule="auto"/>
        <w:ind w:left="0" w:right="4" w:firstLine="0"/>
        <w:rPr>
          <w:rFonts w:ascii="Arial" w:cs="Arial" w:eastAsia="Arial" w:hAnsi="Arial"/>
        </w:rPr>
      </w:pPr>
      <w:r w:rsidDel="00000000" w:rsidR="00000000" w:rsidRPr="00000000">
        <w:rPr>
          <w:rtl w:val="0"/>
        </w:rPr>
      </w:r>
    </w:p>
    <w:p w:rsidR="00000000" w:rsidDel="00000000" w:rsidP="00000000" w:rsidRDefault="00000000" w:rsidRPr="00000000" w14:paraId="000006DD">
      <w:pPr>
        <w:pStyle w:val="Heading4"/>
        <w:ind w:left="0" w:firstLine="0"/>
        <w:rPr>
          <w:rFonts w:ascii="Arial" w:cs="Arial" w:eastAsia="Arial" w:hAnsi="Arial"/>
        </w:rPr>
      </w:pPr>
      <w:bookmarkStart w:colFirst="0" w:colLast="0" w:name="_heading=h.xvir7l" w:id="65"/>
      <w:bookmarkEnd w:id="65"/>
      <w:r w:rsidDel="00000000" w:rsidR="00000000" w:rsidRPr="00000000">
        <w:rPr>
          <w:rFonts w:ascii="Arial" w:cs="Arial" w:eastAsia="Arial" w:hAnsi="Arial"/>
          <w:rtl w:val="0"/>
        </w:rPr>
        <w:t xml:space="preserve">3.1.4.3 Protocol Version</w:t>
      </w:r>
    </w:p>
    <w:p w:rsidR="00000000" w:rsidDel="00000000" w:rsidP="00000000" w:rsidRDefault="00000000" w:rsidRPr="00000000" w14:paraId="000006DE">
      <w:pPr>
        <w:rPr>
          <w:rFonts w:ascii="Arial" w:cs="Arial" w:eastAsia="Arial" w:hAnsi="Arial"/>
          <w:color w:val="000000"/>
        </w:rPr>
      </w:pPr>
      <w:bookmarkStart w:colFirst="0" w:colLast="0" w:name="_heading=h.3hv69ve" w:id="66"/>
      <w:bookmarkEnd w:id="66"/>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6DF">
      <w:pPr>
        <w:rPr>
          <w:rFonts w:ascii="Arial" w:cs="Arial" w:eastAsia="Arial" w:hAnsi="Arial"/>
          <w:color w:val="000000"/>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6E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6E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6E2">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6E3">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6E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6E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6E6">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6E7">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6E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6EA">
      <w:pPr>
        <w:rPr>
          <w:rFonts w:ascii="Arial" w:cs="Arial" w:eastAsia="Arial" w:hAnsi="Arial"/>
          <w:color w:val="000000"/>
        </w:rPr>
      </w:pPr>
      <w:r w:rsidDel="00000000" w:rsidR="00000000" w:rsidRPr="00000000">
        <w:rPr>
          <w:rtl w:val="0"/>
        </w:rPr>
      </w:r>
    </w:p>
    <w:p w:rsidR="00000000" w:rsidDel="00000000" w:rsidP="00000000" w:rsidRDefault="00000000" w:rsidRPr="00000000" w14:paraId="000006EB">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p>
    <w:p w:rsidR="00000000" w:rsidDel="00000000" w:rsidP="00000000" w:rsidRDefault="00000000" w:rsidRPr="00000000" w14:paraId="000006EC">
      <w:pPr>
        <w:rPr>
          <w:rFonts w:ascii="Arial" w:cs="Arial" w:eastAsia="Arial" w:hAnsi="Arial"/>
        </w:rPr>
      </w:pPr>
      <w:r w:rsidDel="00000000" w:rsidR="00000000" w:rsidRPr="00000000">
        <w:rPr>
          <w:rtl w:val="0"/>
        </w:rPr>
      </w:r>
    </w:p>
    <w:p w:rsidR="00000000" w:rsidDel="00000000" w:rsidP="00000000" w:rsidRDefault="00000000" w:rsidRPr="00000000" w14:paraId="000006ED">
      <w:pPr>
        <w:rPr>
          <w:rFonts w:ascii="Arial" w:cs="Arial" w:eastAsia="Arial" w:hAnsi="Arial"/>
          <w:highlight w:val="yellow"/>
        </w:rPr>
      </w:pPr>
      <w:sdt>
        <w:sdtPr>
          <w:tag w:val="goog_rdk_140"/>
        </w:sdtPr>
        <w:sdtContent>
          <w:commentRangeStart w:id="17"/>
        </w:sdtContent>
      </w:sdt>
      <w:sdt>
        <w:sdtPr>
          <w:tag w:val="goog_rdk_141"/>
        </w:sdtPr>
        <w:sdtContent>
          <w:commentRangeStart w:id="18"/>
        </w:sdtContent>
      </w:sdt>
      <w:sdt>
        <w:sdtPr>
          <w:tag w:val="goog_rdk_142"/>
        </w:sdtPr>
        <w:sdtContent>
          <w:commentRangeStart w:id="19"/>
        </w:sdtContent>
      </w:sdt>
      <w:sdt>
        <w:sdtPr>
          <w:tag w:val="goog_rdk_143"/>
        </w:sdtPr>
        <w:sdtContent>
          <w:commentRangeStart w:id="20"/>
        </w:sdtContent>
      </w:sdt>
      <w:sdt>
        <w:sdtPr>
          <w:tag w:val="goog_rdk_144"/>
        </w:sdtPr>
        <w:sdtContent>
          <w:commentRangeStart w:id="21"/>
        </w:sdtContent>
      </w:sdt>
      <w:sdt>
        <w:sdtPr>
          <w:tag w:val="goog_rdk_145"/>
        </w:sdtPr>
        <w:sdtContent>
          <w:commentRangeStart w:id="22"/>
        </w:sdtContent>
      </w:sdt>
      <w:r w:rsidDel="00000000" w:rsidR="00000000" w:rsidRPr="00000000">
        <w:rPr>
          <w:rFonts w:ascii="Arial" w:cs="Arial" w:eastAsia="Arial" w:hAnsi="Arial"/>
          <w:highlight w:val="yellow"/>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r w:rsidDel="00000000" w:rsidR="00000000" w:rsidRPr="00000000">
        <w:rPr>
          <w:rFonts w:ascii="Arial" w:cs="Arial" w:eastAsia="Arial" w:hAnsi="Arial"/>
          <w:highlight w:val="yellow"/>
          <w:rtl w:val="0"/>
        </w:rPr>
        <w:t xml:space="preserve">.</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6EE">
      <w:pPr>
        <w:rPr>
          <w:rFonts w:ascii="Arial" w:cs="Arial" w:eastAsia="Arial" w:hAnsi="Arial"/>
          <w:color w:val="000000"/>
        </w:rPr>
      </w:pPr>
      <w:bookmarkStart w:colFirst="0" w:colLast="0" w:name="_heading=h.1x0gk37" w:id="67"/>
      <w:bookmarkEnd w:id="67"/>
      <w:r w:rsidDel="00000000" w:rsidR="00000000" w:rsidRPr="00000000">
        <w:rPr>
          <w:rtl w:val="0"/>
        </w:rPr>
      </w:r>
    </w:p>
    <w:p w:rsidR="00000000" w:rsidDel="00000000" w:rsidP="00000000" w:rsidRDefault="00000000" w:rsidRPr="00000000" w14:paraId="000006EF">
      <w:pPr>
        <w:pStyle w:val="Heading4"/>
        <w:ind w:left="0" w:firstLine="0"/>
        <w:rPr>
          <w:rFonts w:ascii="Arial" w:cs="Arial" w:eastAsia="Arial" w:hAnsi="Arial"/>
        </w:rPr>
      </w:pPr>
      <w:bookmarkStart w:colFirst="0" w:colLast="0" w:name="_heading=h.4h042r0" w:id="68"/>
      <w:bookmarkEnd w:id="68"/>
      <w:r w:rsidDel="00000000" w:rsidR="00000000" w:rsidRPr="00000000">
        <w:rPr>
          <w:rFonts w:ascii="Arial" w:cs="Arial" w:eastAsia="Arial" w:hAnsi="Arial"/>
          <w:rtl w:val="0"/>
        </w:rPr>
        <w:t xml:space="preserve">3.1.4.4 </w:t>
      </w:r>
      <w:r w:rsidDel="00000000" w:rsidR="00000000" w:rsidRPr="00000000">
        <w:rPr>
          <w:rFonts w:ascii="Arial" w:cs="Arial" w:eastAsia="Arial" w:hAnsi="Arial"/>
          <w:rtl w:val="0"/>
        </w:rPr>
        <w:t xml:space="preserve">Keep Alive Timer</w:t>
      </w:r>
    </w:p>
    <w:p w:rsidR="00000000" w:rsidDel="00000000" w:rsidP="00000000" w:rsidRDefault="00000000" w:rsidRPr="00000000" w14:paraId="000006F0">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6F1">
      <w:pPr>
        <w:rPr>
          <w:rFonts w:ascii="Arial" w:cs="Arial" w:eastAsia="Arial" w:hAnsi="Arial"/>
          <w:color w:val="000000"/>
        </w:rPr>
      </w:pPr>
      <w:r w:rsidDel="00000000" w:rsidR="00000000" w:rsidRPr="00000000">
        <w:rPr>
          <w:rtl w:val="0"/>
        </w:rPr>
      </w:r>
    </w:p>
    <w:p w:rsidR="00000000" w:rsidDel="00000000" w:rsidP="00000000" w:rsidRDefault="00000000" w:rsidRPr="00000000" w14:paraId="000006F2">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6F3">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6F4">
      <w:pPr>
        <w:rPr>
          <w:rFonts w:ascii="Arial" w:cs="Arial" w:eastAsia="Arial" w:hAnsi="Arial"/>
          <w:color w:val="000000"/>
        </w:rPr>
      </w:pPr>
      <w:r w:rsidDel="00000000" w:rsidR="00000000" w:rsidRPr="00000000">
        <w:rPr>
          <w:rtl w:val="0"/>
        </w:rPr>
      </w:r>
    </w:p>
    <w:p w:rsidR="00000000" w:rsidDel="00000000" w:rsidP="00000000" w:rsidRDefault="00000000" w:rsidRPr="00000000" w14:paraId="000006F5">
      <w:pPr>
        <w:rPr>
          <w:rFonts w:ascii="Arial" w:cs="Arial" w:eastAsia="Arial" w:hAnsi="Arial"/>
          <w:highlight w:val="yellow"/>
        </w:rPr>
      </w:pPr>
      <w:sdt>
        <w:sdtPr>
          <w:tag w:val="goog_rdk_146"/>
        </w:sdtPr>
        <w:sdtContent>
          <w:commentRangeStart w:id="23"/>
        </w:sdtContent>
      </w:sdt>
      <w:sdt>
        <w:sdtPr>
          <w:tag w:val="goog_rdk_147"/>
        </w:sdtPr>
        <w:sdtContent>
          <w:commentRangeStart w:id="24"/>
        </w:sdtContent>
      </w:sdt>
      <w:sdt>
        <w:sdtPr>
          <w:tag w:val="goog_rdk_148"/>
        </w:sdtPr>
        <w:sdtContent>
          <w:commentRangeStart w:id="25"/>
        </w:sdtContent>
      </w:sdt>
      <w:sdt>
        <w:sdtPr>
          <w:tag w:val="goog_rdk_149"/>
        </w:sdtPr>
        <w:sdtContent>
          <w:commentRangeStart w:id="26"/>
        </w:sdtContent>
      </w:sdt>
      <w:sdt>
        <w:sdtPr>
          <w:tag w:val="goog_rdk_150"/>
        </w:sdtPr>
        <w:sdtContent>
          <w:commentRangeStart w:id="27"/>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6F6">
      <w:pPr>
        <w:rPr>
          <w:rFonts w:ascii="Arial" w:cs="Arial" w:eastAsia="Arial" w:hAnsi="Arial"/>
          <w:color w:val="000000"/>
        </w:rPr>
      </w:pPr>
      <w:r w:rsidDel="00000000" w:rsidR="00000000" w:rsidRPr="00000000">
        <w:rPr>
          <w:rtl w:val="0"/>
        </w:rPr>
      </w:r>
    </w:p>
    <w:p w:rsidR="00000000" w:rsidDel="00000000" w:rsidP="00000000" w:rsidRDefault="00000000" w:rsidRPr="00000000" w14:paraId="000006F7">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151"/>
        </w:sdtPr>
        <w:sdtContent>
          <w:commentRangeStart w:id="28"/>
        </w:sdtContent>
      </w:sdt>
      <w:r w:rsidDel="00000000" w:rsidR="00000000" w:rsidRPr="00000000">
        <w:rPr>
          <w:rFonts w:ascii="Arial" w:cs="Arial" w:eastAsia="Arial" w:hAnsi="Arial"/>
          <w:color w:val="000000"/>
          <w:highlight w:val="yellow"/>
          <w:rtl w:val="0"/>
        </w:rPr>
        <w:t xml:space="preserve">B4</w:t>
      </w:r>
      <w:commentRangeEnd w:id="28"/>
      <w:r w:rsidDel="00000000" w:rsidR="00000000" w:rsidRPr="00000000">
        <w:commentReference w:id="28"/>
      </w:r>
      <w:r w:rsidDel="00000000" w:rsidR="00000000" w:rsidRPr="00000000">
        <w:rPr>
          <w:rFonts w:ascii="Arial" w:cs="Arial" w:eastAsia="Arial" w:hAnsi="Arial"/>
          <w:color w:val="000000"/>
          <w:highlight w:val="yellow"/>
          <w:rtl w:val="0"/>
        </w:rPr>
        <w:t xml:space="preserve"> up to the max attempts.</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000000"/>
          <w:highlight w:val="yellow"/>
          <w:rtl w:val="0"/>
        </w:rPr>
        <w:t xml:space="preserve">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6F8">
      <w:pPr>
        <w:rPr>
          <w:rFonts w:ascii="Arial" w:cs="Arial" w:eastAsia="Arial" w:hAnsi="Arial"/>
          <w:color w:val="000000"/>
        </w:rPr>
      </w:pPr>
      <w:r w:rsidDel="00000000" w:rsidR="00000000" w:rsidRPr="00000000">
        <w:rPr>
          <w:rtl w:val="0"/>
        </w:rPr>
      </w:r>
    </w:p>
    <w:p w:rsidR="00000000" w:rsidDel="00000000" w:rsidP="00000000" w:rsidRDefault="00000000" w:rsidRPr="00000000" w14:paraId="000006F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6FA">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B">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6FC">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D">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6FE">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6FF">
      <w:pPr>
        <w:rPr>
          <w:rFonts w:ascii="Arial" w:cs="Arial" w:eastAsia="Arial" w:hAnsi="Arial"/>
          <w:color w:val="000000"/>
        </w:rPr>
      </w:pPr>
      <w:r w:rsidDel="00000000" w:rsidR="00000000" w:rsidRPr="00000000">
        <w:rPr>
          <w:rtl w:val="0"/>
        </w:rPr>
      </w:r>
    </w:p>
    <w:p w:rsidR="00000000" w:rsidDel="00000000" w:rsidP="00000000" w:rsidRDefault="00000000" w:rsidRPr="00000000" w14:paraId="00000700">
      <w:pPr>
        <w:pStyle w:val="Heading4"/>
        <w:ind w:left="0" w:firstLine="0"/>
        <w:rPr>
          <w:rFonts w:ascii="Arial" w:cs="Arial" w:eastAsia="Arial" w:hAnsi="Arial"/>
        </w:rPr>
      </w:pPr>
      <w:bookmarkStart w:colFirst="0" w:colLast="0" w:name="_heading=h.1baon6m" w:id="69"/>
      <w:bookmarkEnd w:id="69"/>
      <w:r w:rsidDel="00000000" w:rsidR="00000000" w:rsidRPr="00000000">
        <w:rPr>
          <w:rFonts w:ascii="Arial" w:cs="Arial" w:eastAsia="Arial" w:hAnsi="Arial"/>
          <w:rtl w:val="0"/>
        </w:rPr>
        <w:t xml:space="preserve">3.1.4.5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02">
      <w:pPr>
        <w:rPr>
          <w:rFonts w:ascii="Arial" w:cs="Arial" w:eastAsia="Arial" w:hAnsi="Arial"/>
        </w:rPr>
      </w:pPr>
      <w:r w:rsidDel="00000000" w:rsidR="00000000" w:rsidRPr="00000000">
        <w:rPr>
          <w:rtl w:val="0"/>
        </w:rPr>
      </w:r>
    </w:p>
    <w:p w:rsidR="00000000" w:rsidDel="00000000" w:rsidP="00000000" w:rsidRDefault="00000000" w:rsidRPr="00000000" w14:paraId="0000070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0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705">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06">
      <w:pP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707">
      <w:pPr>
        <w:ind w:left="720" w:firstLine="0"/>
        <w:rPr>
          <w:rFonts w:ascii="Arial" w:cs="Arial" w:eastAsia="Arial" w:hAnsi="Arial"/>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08">
      <w:pPr>
        <w:ind w:left="720" w:firstLine="0"/>
        <w:rPr>
          <w:rFonts w:ascii="Arial" w:cs="Arial" w:eastAsia="Arial" w:hAnsi="Arial"/>
        </w:rPr>
      </w:pPr>
      <w:r w:rsidDel="00000000" w:rsidR="00000000" w:rsidRPr="00000000">
        <w:rPr>
          <w:rFonts w:ascii="Arial" w:cs="Arial" w:eastAsia="Arial" w:hAnsi="Arial"/>
          <w:rtl w:val="0"/>
        </w:rPr>
        <w:t xml:space="preserve">The clock in the Client or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may not be running for part of the time interval, for instance because the Client or Gateway are not running. This might cause the deletion of the state to be delayed.</w:t>
      </w:r>
    </w:p>
    <w:p w:rsidR="00000000" w:rsidDel="00000000" w:rsidP="00000000" w:rsidRDefault="00000000" w:rsidRPr="00000000" w14:paraId="0000070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0A">
      <w:pPr>
        <w:ind w:left="720" w:firstLine="0"/>
        <w:rPr>
          <w:rFonts w:ascii="Arial" w:cs="Arial" w:eastAsia="Arial" w:hAnsi="Arial"/>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0B">
      <w:pPr>
        <w:ind w:left="720" w:firstLine="0"/>
        <w:rPr>
          <w:rFonts w:ascii="Arial" w:cs="Arial" w:eastAsia="Arial" w:hAnsi="Arial"/>
        </w:rPr>
      </w:pPr>
      <w:r w:rsidDel="00000000" w:rsidR="00000000" w:rsidRPr="00000000">
        <w:rPr>
          <w:rFonts w:ascii="Arial" w:cs="Arial" w:eastAsia="Arial" w:hAnsi="Arial"/>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70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0D">
      <w:pPr>
        <w:pStyle w:val="Heading4"/>
        <w:ind w:left="0" w:firstLine="0"/>
        <w:rPr>
          <w:rFonts w:ascii="Arial" w:cs="Arial" w:eastAsia="Arial" w:hAnsi="Arial"/>
        </w:rPr>
      </w:pPr>
      <w:bookmarkStart w:colFirst="0" w:colLast="0" w:name="_heading=h.3vac5uf" w:id="70"/>
      <w:bookmarkEnd w:id="70"/>
      <w:r w:rsidDel="00000000" w:rsidR="00000000" w:rsidRPr="00000000">
        <w:rPr>
          <w:rFonts w:ascii="Arial" w:cs="Arial" w:eastAsia="Arial" w:hAnsi="Arial"/>
          <w:rtl w:val="0"/>
        </w:rPr>
        <w:t xml:space="preserve">3.1.4.6 Max Packet Size</w:t>
      </w:r>
    </w:p>
    <w:p w:rsidR="00000000" w:rsidDel="00000000" w:rsidP="00000000" w:rsidRDefault="00000000" w:rsidRPr="00000000" w14:paraId="0000070E">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0F">
      <w:pPr>
        <w:rPr>
          <w:rFonts w:ascii="Arial" w:cs="Arial" w:eastAsia="Arial" w:hAnsi="Arial"/>
          <w:color w:val="000000"/>
        </w:rPr>
      </w:pPr>
      <w:r w:rsidDel="00000000" w:rsidR="00000000" w:rsidRPr="00000000">
        <w:rPr>
          <w:rtl w:val="0"/>
        </w:rPr>
      </w:r>
    </w:p>
    <w:p w:rsidR="00000000" w:rsidDel="00000000" w:rsidP="00000000" w:rsidRDefault="00000000" w:rsidRPr="00000000" w14:paraId="0000071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1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1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3">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MQTT Control Packet, as defined in section 3.1. The Client uses the Maximum Packet Size to inform the Server that it will not process packets exceeding this limit.</w:t>
      </w:r>
    </w:p>
    <w:p w:rsidR="00000000" w:rsidDel="00000000" w:rsidP="00000000" w:rsidRDefault="00000000" w:rsidRPr="00000000" w14:paraId="00000714">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16">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1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9">
      <w:pPr>
        <w:ind w:left="720" w:firstLine="0"/>
        <w:rPr>
          <w:rFonts w:ascii="Arial" w:cs="Arial" w:eastAsia="Arial" w:hAnsi="Arial"/>
          <w:color w:val="000000"/>
        </w:rPr>
      </w:pPr>
      <w:bookmarkStart w:colFirst="0" w:colLast="0" w:name="_heading=h.2afmg28" w:id="71"/>
      <w:bookmarkEnd w:id="71"/>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1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packet is discarded without being sent, the Gateway could place the discarded packet on a ‘dead letter queue’ or perform other diagnostic action. Such actions are outside the scope of this specification.</w:t>
      </w:r>
    </w:p>
    <w:p w:rsidR="00000000" w:rsidDel="00000000" w:rsidP="00000000" w:rsidRDefault="00000000" w:rsidRPr="00000000" w14:paraId="0000071B">
      <w:pPr>
        <w:rPr>
          <w:rFonts w:ascii="Arial" w:cs="Arial" w:eastAsia="Arial" w:hAnsi="Arial"/>
        </w:rPr>
      </w:pPr>
      <w:r w:rsidDel="00000000" w:rsidR="00000000" w:rsidRPr="00000000">
        <w:rPr>
          <w:rtl w:val="0"/>
        </w:rPr>
      </w:r>
    </w:p>
    <w:p w:rsidR="00000000" w:rsidDel="00000000" w:rsidP="00000000" w:rsidRDefault="00000000" w:rsidRPr="00000000" w14:paraId="0000071C">
      <w:pPr>
        <w:pStyle w:val="Heading4"/>
        <w:ind w:left="0" w:firstLine="0"/>
        <w:rPr>
          <w:rFonts w:ascii="Arial" w:cs="Arial" w:eastAsia="Arial" w:hAnsi="Arial"/>
        </w:rPr>
      </w:pPr>
      <w:bookmarkStart w:colFirst="0" w:colLast="0" w:name="_heading=h.pkwqa1" w:id="72"/>
      <w:bookmarkEnd w:id="72"/>
      <w:r w:rsidDel="00000000" w:rsidR="00000000" w:rsidRPr="00000000">
        <w:rPr>
          <w:rFonts w:ascii="Arial" w:cs="Arial" w:eastAsia="Arial" w:hAnsi="Arial"/>
          <w:rtl w:val="0"/>
        </w:rPr>
        <w:t xml:space="preserve">3.1.4.7 Client Identifier</w:t>
      </w:r>
    </w:p>
    <w:p w:rsidR="00000000" w:rsidDel="00000000" w:rsidP="00000000" w:rsidRDefault="00000000" w:rsidRPr="00000000" w14:paraId="0000071D">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71F">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20">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21">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2">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w:t>
      </w:r>
      <w:r w:rsidDel="00000000" w:rsidR="00000000" w:rsidRPr="00000000">
        <w:rPr>
          <w:rFonts w:ascii="Arial" w:cs="Arial" w:eastAsia="Arial" w:hAnsi="Arial"/>
          <w:color w:val="000000"/>
          <w:highlight w:val="yellow"/>
          <w:rtl w:val="0"/>
        </w:rPr>
        <w:t xml:space="preserve"> 1 and 23</w:t>
      </w:r>
      <w:r w:rsidDel="00000000" w:rsidR="00000000" w:rsidRPr="00000000">
        <w:rPr>
          <w:rFonts w:ascii="Arial" w:cs="Arial" w:eastAsia="Arial" w:hAnsi="Arial"/>
          <w:color w:val="000000"/>
          <w:highlight w:val="yellow"/>
          <w:rtl w:val="0"/>
        </w:rPr>
        <w:t xml:space="preserve"> UTF-8 encoded bytes in length, and that contain only the characters "0123456789abcdefghijklmnopqrstuvwxyzABCDEFGHIJKLMNOPQRSTUVWXYZ”. </w:t>
      </w:r>
    </w:p>
    <w:p w:rsidR="00000000" w:rsidDel="00000000" w:rsidP="00000000" w:rsidRDefault="00000000" w:rsidRPr="00000000" w14:paraId="00000723">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Gateway may choose to allow more than 23 bytes.</w:t>
      </w:r>
    </w:p>
    <w:p w:rsidR="00000000" w:rsidDel="00000000" w:rsidP="00000000" w:rsidRDefault="00000000" w:rsidRPr="00000000" w14:paraId="00000725">
      <w:pPr>
        <w:rPr>
          <w:rFonts w:ascii="Arial" w:cs="Arial" w:eastAsia="Arial" w:hAnsi="Arial"/>
          <w:color w:val="000000"/>
        </w:rPr>
      </w:pPr>
      <w:r w:rsidDel="00000000" w:rsidR="00000000" w:rsidRPr="00000000">
        <w:rPr>
          <w:rtl w:val="0"/>
        </w:rPr>
      </w:r>
    </w:p>
    <w:p w:rsidR="00000000" w:rsidDel="00000000" w:rsidP="00000000" w:rsidRDefault="00000000" w:rsidRPr="00000000" w14:paraId="0000072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27">
      <w:pPr>
        <w:pStyle w:val="Heading4"/>
        <w:ind w:right="4"/>
        <w:rPr/>
      </w:pPr>
      <w:bookmarkStart w:colFirst="0" w:colLast="0" w:name="_heading=h.u38i2mpp332q" w:id="73"/>
      <w:bookmarkEnd w:id="73"/>
      <w:r w:rsidDel="00000000" w:rsidR="00000000" w:rsidRPr="00000000">
        <w:rPr>
          <w:rFonts w:ascii="Arial" w:cs="Arial" w:eastAsia="Arial" w:hAnsi="Arial"/>
          <w:rtl w:val="0"/>
        </w:rPr>
        <w:t xml:space="preserve">3.1.4.8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28">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feature.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29">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2A">
      <w:pPr>
        <w:numPr>
          <w:ilvl w:val="0"/>
          <w:numId w:val="4"/>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w:t>
      </w:r>
      <w:sdt>
        <w:sdtPr>
          <w:tag w:val="goog_rdk_152"/>
        </w:sdtPr>
        <w:sdtContent>
          <w:del w:author="davide.lenzarini@u-blox.com" w:id="37" w:date="2024-02-13T15:44:52Z">
            <w:r w:rsidDel="00000000" w:rsidR="00000000" w:rsidRPr="00000000">
              <w:rPr>
                <w:rFonts w:ascii="Arial" w:cs="Arial" w:eastAsia="Arial" w:hAnsi="Arial"/>
                <w:b w:val="1"/>
                <w:rtl w:val="0"/>
              </w:rPr>
              <w:delText xml:space="preserve">Alias </w:delText>
            </w:r>
          </w:del>
        </w:sdtContent>
      </w:sdt>
      <w:r w:rsidDel="00000000" w:rsidR="00000000" w:rsidRPr="00000000">
        <w:rPr>
          <w:rFonts w:ascii="Arial" w:cs="Arial" w:eastAsia="Arial" w:hAnsi="Arial"/>
          <w:b w:val="1"/>
          <w:rtl w:val="0"/>
        </w:rPr>
        <w:t xml:space="preserve">Type:</w:t>
      </w:r>
      <w:r w:rsidDel="00000000" w:rsidR="00000000" w:rsidRPr="00000000">
        <w:rPr>
          <w:rFonts w:ascii="Arial" w:cs="Arial" w:eastAsia="Arial" w:hAnsi="Arial"/>
          <w:rtl w:val="0"/>
        </w:rPr>
        <w:t xml:space="preserve"> This is a 2-bit field in Bit 0 and 1 which determines the format of the topic </w:t>
      </w:r>
      <w:sdt>
        <w:sdtPr>
          <w:tag w:val="goog_rdk_153"/>
        </w:sdtPr>
        <w:sdtContent>
          <w:del w:author="davide.lenzarini@u-blox.com" w:id="38" w:date="2024-02-13T15:45:00Z">
            <w:r w:rsidDel="00000000" w:rsidR="00000000" w:rsidRPr="00000000">
              <w:rPr>
                <w:rFonts w:ascii="Arial" w:cs="Arial" w:eastAsia="Arial" w:hAnsi="Arial"/>
                <w:rtl w:val="0"/>
              </w:rPr>
              <w:delText xml:space="preserve">Id </w:delText>
            </w:r>
          </w:del>
        </w:sdtContent>
      </w:sdt>
      <w:r w:rsidDel="00000000" w:rsidR="00000000" w:rsidRPr="00000000">
        <w:rPr>
          <w:rFonts w:ascii="Arial" w:cs="Arial" w:eastAsia="Arial" w:hAnsi="Arial"/>
          <w:rtl w:val="0"/>
        </w:rPr>
        <w:t xml:space="preserve">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w:t>
      </w:r>
      <w:sdt>
        <w:sdtPr>
          <w:tag w:val="goog_rdk_154"/>
        </w:sdtPr>
        <w:sdtContent>
          <w:del w:author="davide.lenzarini@u-blox.com" w:id="39" w:date="2024-02-13T15:45:10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types.</w:t>
      </w:r>
    </w:p>
    <w:p w:rsidR="00000000" w:rsidDel="00000000" w:rsidP="00000000" w:rsidRDefault="00000000" w:rsidRPr="00000000" w14:paraId="0000072B">
      <w:pPr>
        <w:numPr>
          <w:ilvl w:val="0"/>
          <w:numId w:val="4"/>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p>
    <w:p w:rsidR="00000000" w:rsidDel="00000000" w:rsidP="00000000" w:rsidRDefault="00000000" w:rsidRPr="00000000" w14:paraId="0000072C">
      <w:pPr>
        <w:numPr>
          <w:ilvl w:val="0"/>
          <w:numId w:val="4"/>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r w:rsidDel="00000000" w:rsidR="00000000" w:rsidRPr="00000000">
        <w:rPr>
          <w:rtl w:val="0"/>
        </w:rPr>
      </w:r>
    </w:p>
    <w:p w:rsidR="00000000" w:rsidDel="00000000" w:rsidP="00000000" w:rsidRDefault="00000000" w:rsidRPr="00000000" w14:paraId="0000072D">
      <w:pPr>
        <w:pStyle w:val="Heading4"/>
        <w:ind w:left="0"/>
        <w:rPr>
          <w:rFonts w:ascii="Arial" w:cs="Arial" w:eastAsia="Arial" w:hAnsi="Arial"/>
        </w:rPr>
      </w:pPr>
      <w:bookmarkStart w:colFirst="0" w:colLast="0" w:name="_heading=h.6mntinqaom6n" w:id="74"/>
      <w:bookmarkEnd w:id="74"/>
      <w:r w:rsidDel="00000000" w:rsidR="00000000" w:rsidRPr="00000000">
        <w:rPr>
          <w:rFonts w:ascii="Arial" w:cs="Arial" w:eastAsia="Arial" w:hAnsi="Arial"/>
          <w:rtl w:val="0"/>
        </w:rPr>
        <w:t xml:space="preserve">3.1.4.9 Will Topic </w:t>
      </w:r>
      <w:sdt>
        <w:sdtPr>
          <w:tag w:val="goog_rdk_155"/>
        </w:sdtPr>
        <w:sdtContent>
          <w:ins w:author="davide.lenzarini@u-blox.com" w:id="40" w:date="2024-02-13T15:45:17Z">
            <w:r w:rsidDel="00000000" w:rsidR="00000000" w:rsidRPr="00000000">
              <w:rPr>
                <w:rFonts w:ascii="Arial" w:cs="Arial" w:eastAsia="Arial" w:hAnsi="Arial"/>
                <w:rtl w:val="0"/>
              </w:rPr>
              <w:t xml:space="preserve">Short </w:t>
            </w:r>
          </w:ins>
        </w:sdtContent>
      </w:sdt>
      <w:sdt>
        <w:sdtPr>
          <w:tag w:val="goog_rdk_156"/>
        </w:sdtPr>
        <w:sdtContent>
          <w:del w:author="davide.lenzarini@u-blox.com" w:id="40" w:date="2024-02-13T15:45:17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or Will Topic Length</w:t>
      </w:r>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2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w:t>
      </w:r>
      <w:sdt>
        <w:sdtPr>
          <w:tag w:val="goog_rdk_157"/>
        </w:sdtPr>
        <w:sdtContent>
          <w:del w:author="davide.lenzarini@u-blox.com" w:id="41" w:date="2024-02-13T15:45:24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2F">
      <w:pPr>
        <w:pStyle w:val="Heading4"/>
        <w:ind w:left="0" w:right="4"/>
        <w:rPr>
          <w:rFonts w:ascii="Arial" w:cs="Arial" w:eastAsia="Arial" w:hAnsi="Arial"/>
        </w:rPr>
      </w:pPr>
      <w:bookmarkStart w:colFirst="0" w:colLast="0" w:name="_heading=h.g5w1zpmaiace" w:id="75"/>
      <w:bookmarkEnd w:id="75"/>
      <w:r w:rsidDel="00000000" w:rsidR="00000000" w:rsidRPr="00000000">
        <w:rPr>
          <w:rFonts w:ascii="Arial" w:cs="Arial" w:eastAsia="Arial" w:hAnsi="Arial"/>
          <w:rtl w:val="0"/>
        </w:rPr>
        <w:t xml:space="preserve">3.1.4.10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31">
      <w:pPr>
        <w:pStyle w:val="Heading4"/>
        <w:ind w:left="0" w:right="4"/>
        <w:rPr>
          <w:rFonts w:ascii="Arial" w:cs="Arial" w:eastAsia="Arial" w:hAnsi="Arial"/>
        </w:rPr>
      </w:pPr>
      <w:bookmarkStart w:colFirst="0" w:colLast="0" w:name="_heading=h.o88zms19c5d1" w:id="76"/>
      <w:bookmarkEnd w:id="76"/>
      <w:r w:rsidDel="00000000" w:rsidR="00000000" w:rsidRPr="00000000">
        <w:rPr>
          <w:rFonts w:ascii="Arial" w:cs="Arial" w:eastAsia="Arial" w:hAnsi="Arial"/>
          <w:rtl w:val="0"/>
        </w:rPr>
        <w:t xml:space="preserve">3.1.4.11 </w:t>
      </w:r>
      <w:r w:rsidDel="00000000" w:rsidR="00000000" w:rsidRPr="00000000">
        <w:rPr>
          <w:rFonts w:ascii="Arial" w:cs="Arial" w:eastAsia="Arial" w:hAnsi="Arial"/>
          <w:rtl w:val="0"/>
        </w:rPr>
        <w:t xml:space="preserve">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2">
      <w:pPr>
        <w:rPr/>
      </w:pPr>
      <w:r w:rsidDel="00000000" w:rsidR="00000000" w:rsidRPr="00000000">
        <w:rPr>
          <w:rtl w:val="0"/>
        </w:rPr>
        <w:t xml:space="preserve">It contains the content of the Will Message which is published after the Virtual Connection is closed.  </w:t>
      </w:r>
    </w:p>
    <w:p w:rsidR="00000000" w:rsidDel="00000000" w:rsidP="00000000" w:rsidRDefault="00000000" w:rsidRPr="00000000" w14:paraId="00000733">
      <w:pPr>
        <w:rPr>
          <w:rFonts w:ascii="Arial" w:cs="Arial" w:eastAsia="Arial" w:hAnsi="Arial"/>
        </w:rPr>
      </w:pPr>
      <w:r w:rsidDel="00000000" w:rsidR="00000000" w:rsidRPr="00000000">
        <w:rPr>
          <w:rtl w:val="0"/>
        </w:rPr>
        <w:t xml:space="preserve">In the case of Topic </w:t>
      </w:r>
      <w:sdt>
        <w:sdtPr>
          <w:tag w:val="goog_rdk_158"/>
        </w:sdtPr>
        <w:sdtContent>
          <w:del w:author="davide.lenzarini@u-blox.com" w:id="42" w:date="2024-02-13T15:45:46Z">
            <w:r w:rsidDel="00000000" w:rsidR="00000000" w:rsidRPr="00000000">
              <w:rPr>
                <w:rtl w:val="0"/>
              </w:rPr>
              <w:delText xml:space="preserve">Alias </w:delText>
            </w:r>
          </w:del>
        </w:sdtContent>
      </w:sdt>
      <w:r w:rsidDel="00000000" w:rsidR="00000000" w:rsidRPr="00000000">
        <w:rPr>
          <w:rtl w:val="0"/>
        </w:rPr>
        <w:t xml:space="preserve">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34">
      <w:pPr>
        <w:pStyle w:val="Heading4"/>
        <w:ind w:left="0" w:right="4"/>
        <w:rPr>
          <w:rFonts w:ascii="Arial" w:cs="Arial" w:eastAsia="Arial" w:hAnsi="Arial"/>
        </w:rPr>
      </w:pPr>
      <w:bookmarkStart w:colFirst="0" w:colLast="0" w:name="_heading=h.mw1gvx9qi5t0" w:id="77"/>
      <w:bookmarkEnd w:id="77"/>
      <w:r w:rsidDel="00000000" w:rsidR="00000000" w:rsidRPr="00000000">
        <w:rPr>
          <w:rFonts w:ascii="Arial" w:cs="Arial" w:eastAsia="Arial" w:hAnsi="Arial"/>
          <w:rtl w:val="0"/>
        </w:rPr>
        <w:t xml:space="preserve">3.1.4.12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5">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59"/>
        </w:sdtPr>
        <w:sdtContent>
          <w:commentRangeStart w:id="29"/>
        </w:sdtContent>
      </w:sdt>
      <w:sdt>
        <w:sdtPr>
          <w:tag w:val="goog_rdk_160"/>
        </w:sdtPr>
        <w:sdtContent>
          <w:commentRangeStart w:id="30"/>
        </w:sdtContent>
      </w:sdt>
      <w:sdt>
        <w:sdtPr>
          <w:tag w:val="goog_rdk_161"/>
        </w:sdtPr>
        <w:sdtContent>
          <w:commentRangeStart w:id="31"/>
        </w:sdtContent>
      </w:sdt>
      <w:r w:rsidDel="00000000" w:rsidR="00000000" w:rsidRPr="00000000">
        <w:rPr>
          <w:rFonts w:ascii="Arial" w:cs="Arial" w:eastAsia="Arial" w:hAnsi="Arial"/>
          <w:color w:val="0000ee"/>
          <w:rtl w:val="0"/>
        </w:rPr>
        <w:t xml:space="preserve">LINKED TO AUTH</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6">
      <w:pPr>
        <w:pStyle w:val="Heading4"/>
        <w:ind w:left="0" w:right="4"/>
        <w:rPr>
          <w:rFonts w:ascii="Arial" w:cs="Arial" w:eastAsia="Arial" w:hAnsi="Arial"/>
        </w:rPr>
      </w:pPr>
      <w:bookmarkStart w:colFirst="0" w:colLast="0" w:name="_heading=h.4ydjyi9y5y20" w:id="78"/>
      <w:bookmarkEnd w:id="78"/>
      <w:r w:rsidDel="00000000" w:rsidR="00000000" w:rsidRPr="00000000">
        <w:rPr>
          <w:rFonts w:ascii="Arial" w:cs="Arial" w:eastAsia="Arial" w:hAnsi="Arial"/>
          <w:rtl w:val="0"/>
        </w:rPr>
        <w:t xml:space="preserve">3.1.4.13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7">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62"/>
        </w:sdtPr>
        <w:sdtContent>
          <w:commentRangeStart w:id="32"/>
        </w:sdtContent>
      </w:sdt>
      <w:sdt>
        <w:sdtPr>
          <w:tag w:val="goog_rdk_163"/>
        </w:sdtPr>
        <w:sdtContent>
          <w:commentRangeStart w:id="33"/>
        </w:sdtContent>
      </w:sdt>
      <w:sdt>
        <w:sdtPr>
          <w:tag w:val="goog_rdk_164"/>
        </w:sdtPr>
        <w:sdtContent>
          <w:commentRangeStart w:id="34"/>
        </w:sdtContent>
      </w:sdt>
      <w:r w:rsidDel="00000000" w:rsidR="00000000" w:rsidRPr="00000000">
        <w:rPr>
          <w:rFonts w:ascii="Arial" w:cs="Arial" w:eastAsia="Arial" w:hAnsi="Arial"/>
          <w:color w:val="0000ee"/>
          <w:rtl w:val="0"/>
        </w:rPr>
        <w:t xml:space="preserve">LINKED TO AUTH</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8">
      <w:pPr>
        <w:pStyle w:val="Heading4"/>
        <w:ind w:left="0" w:right="4"/>
        <w:rPr>
          <w:rFonts w:ascii="Arial" w:cs="Arial" w:eastAsia="Arial" w:hAnsi="Arial"/>
        </w:rPr>
      </w:pPr>
      <w:bookmarkStart w:colFirst="0" w:colLast="0" w:name="_heading=h.5hocu94eubqg" w:id="79"/>
      <w:bookmarkEnd w:id="79"/>
      <w:r w:rsidDel="00000000" w:rsidR="00000000" w:rsidRPr="00000000">
        <w:rPr>
          <w:rFonts w:ascii="Arial" w:cs="Arial" w:eastAsia="Arial" w:hAnsi="Arial"/>
          <w:rtl w:val="0"/>
        </w:rPr>
        <w:t xml:space="preserve">3.1.4.14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9">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65"/>
        </w:sdtPr>
        <w:sdtContent>
          <w:commentRangeStart w:id="35"/>
        </w:sdtContent>
      </w:sdt>
      <w:sdt>
        <w:sdtPr>
          <w:tag w:val="goog_rdk_166"/>
        </w:sdtPr>
        <w:sdtContent>
          <w:commentRangeStart w:id="36"/>
        </w:sdtContent>
      </w:sdt>
      <w:sdt>
        <w:sdtPr>
          <w:tag w:val="goog_rdk_167"/>
        </w:sdtPr>
        <w:sdtContent>
          <w:commentRangeStart w:id="37"/>
        </w:sdtContent>
      </w:sdt>
      <w:r w:rsidDel="00000000" w:rsidR="00000000" w:rsidRPr="00000000">
        <w:rPr>
          <w:rFonts w:ascii="Arial" w:cs="Arial" w:eastAsia="Arial" w:hAnsi="Arial"/>
          <w:color w:val="0000ee"/>
          <w:rtl w:val="0"/>
        </w:rPr>
        <w:t xml:space="preserve">LINKED TO AUTH</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A">
      <w:pPr>
        <w:pStyle w:val="Heading4"/>
        <w:ind w:left="0" w:right="4"/>
        <w:rPr>
          <w:rFonts w:ascii="Arial" w:cs="Arial" w:eastAsia="Arial" w:hAnsi="Arial"/>
        </w:rPr>
      </w:pPr>
      <w:bookmarkStart w:colFirst="0" w:colLast="0" w:name="_heading=h.g9mib2nvvlzy" w:id="80"/>
      <w:bookmarkEnd w:id="80"/>
      <w:r w:rsidDel="00000000" w:rsidR="00000000" w:rsidRPr="00000000">
        <w:rPr>
          <w:rFonts w:ascii="Arial" w:cs="Arial" w:eastAsia="Arial" w:hAnsi="Arial"/>
          <w:rtl w:val="0"/>
        </w:rPr>
        <w:t xml:space="preserve">3.1.4.15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3B">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168"/>
        </w:sdtPr>
        <w:sdtContent>
          <w:commentRangeStart w:id="38"/>
        </w:sdtContent>
      </w:sdt>
      <w:sdt>
        <w:sdtPr>
          <w:tag w:val="goog_rdk_169"/>
        </w:sdtPr>
        <w:sdtContent>
          <w:commentRangeStart w:id="39"/>
        </w:sdtContent>
      </w:sdt>
      <w:sdt>
        <w:sdtPr>
          <w:tag w:val="goog_rdk_170"/>
        </w:sdtPr>
        <w:sdtContent>
          <w:commentRangeStart w:id="40"/>
        </w:sdtContent>
      </w:sdt>
      <w:r w:rsidDel="00000000" w:rsidR="00000000" w:rsidRPr="00000000">
        <w:rPr>
          <w:rFonts w:ascii="Arial" w:cs="Arial" w:eastAsia="Arial" w:hAnsi="Arial"/>
          <w:color w:val="0000ee"/>
          <w:rtl w:val="0"/>
        </w:rPr>
        <w:t xml:space="preserve">LINKED TO AUTH</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3C">
      <w:pPr>
        <w:rPr>
          <w:rFonts w:ascii="Arial" w:cs="Arial" w:eastAsia="Arial" w:hAnsi="Arial"/>
        </w:rPr>
      </w:pPr>
      <w:r w:rsidDel="00000000" w:rsidR="00000000" w:rsidRPr="00000000">
        <w:rPr>
          <w:rtl w:val="0"/>
        </w:rPr>
      </w:r>
    </w:p>
    <w:p w:rsidR="00000000" w:rsidDel="00000000" w:rsidP="00000000" w:rsidRDefault="00000000" w:rsidRPr="00000000" w14:paraId="0000073D">
      <w:pPr>
        <w:pStyle w:val="Heading3"/>
        <w:keepLines w:val="1"/>
        <w:spacing w:after="52" w:before="0" w:line="259" w:lineRule="auto"/>
        <w:ind w:left="0" w:firstLine="0"/>
        <w:rPr>
          <w:rFonts w:ascii="Arial" w:cs="Arial" w:eastAsia="Arial" w:hAnsi="Arial"/>
        </w:rPr>
      </w:pPr>
      <w:bookmarkStart w:colFirst="0" w:colLast="0" w:name="_heading=h.39kk8xu" w:id="81"/>
      <w:bookmarkEnd w:id="81"/>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5"/>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3E">
            <w:pPr>
              <w:jc w:val="center"/>
              <w:rPr>
                <w:rFonts w:ascii="Arial" w:cs="Arial" w:eastAsia="Arial" w:hAnsi="Arial"/>
                <w:b w:val="1"/>
              </w:rPr>
            </w:pPr>
            <w:bookmarkStart w:colFirst="0" w:colLast="0" w:name="_heading=h.1opuj5n" w:id="82"/>
            <w:bookmarkEnd w:id="82"/>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3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4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4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4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4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4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4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4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4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4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5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5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6B">
            <w:pPr>
              <w:rPr>
                <w:rFonts w:ascii="Arial" w:cs="Arial" w:eastAsia="Arial" w:hAnsi="Arial"/>
              </w:rPr>
            </w:pPr>
            <w:r w:rsidDel="00000000" w:rsidR="00000000" w:rsidRPr="00000000">
              <w:rPr>
                <w:rFonts w:ascii="Arial" w:cs="Arial" w:eastAsia="Arial" w:hAnsi="Arial"/>
                <w:rtl w:val="0"/>
              </w:rPr>
              <w:t xml:space="preserve">Byte 3</w:t>
            </w:r>
          </w:p>
        </w:tc>
        <w:tc>
          <w:tcPr>
            <w:gridSpan w:val="14"/>
          </w:tcPr>
          <w:p w:rsidR="00000000" w:rsidDel="00000000" w:rsidP="00000000" w:rsidRDefault="00000000" w:rsidRPr="00000000" w14:paraId="0000076C">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rHeight w:val="200" w:hRule="atLeast"/>
          <w:tblHeader w:val="0"/>
        </w:trPr>
        <w:tc>
          <w:tcPr>
            <w:vMerge w:val="restart"/>
          </w:tcPr>
          <w:p w:rsidR="00000000" w:rsidDel="00000000" w:rsidP="00000000" w:rsidRDefault="00000000" w:rsidRPr="00000000" w14:paraId="0000077A">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7B">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789">
            <w:pPr>
              <w:spacing w:after="0" w:before="0" w:line="240" w:lineRule="auto"/>
              <w:ind w:left="0" w:firstLine="0"/>
              <w:rPr>
                <w:rFonts w:ascii="Arial" w:cs="Arial" w:eastAsia="Arial" w:hAnsi="Arial"/>
              </w:rPr>
            </w:pPr>
            <w:r w:rsidDel="00000000" w:rsidR="00000000" w:rsidRPr="00000000">
              <w:rPr>
                <w:rtl w:val="0"/>
              </w:rPr>
            </w:r>
          </w:p>
        </w:tc>
        <w:tc>
          <w:tcPr>
            <w:gridSpan w:val="12"/>
          </w:tcPr>
          <w:p w:rsidR="00000000" w:rsidDel="00000000" w:rsidP="00000000" w:rsidRDefault="00000000" w:rsidRPr="00000000" w14:paraId="0000078A">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796">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797">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798">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799">
            <w:pPr>
              <w:rPr>
                <w:rFonts w:ascii="Arial" w:cs="Arial" w:eastAsia="Arial" w:hAnsi="Arial"/>
              </w:rPr>
            </w:pPr>
            <w:r w:rsidDel="00000000" w:rsidR="00000000" w:rsidRPr="00000000">
              <w:rPr>
                <w:rFonts w:ascii="Arial" w:cs="Arial" w:eastAsia="Arial" w:hAnsi="Arial"/>
                <w:rtl w:val="0"/>
              </w:rPr>
              <w:t xml:space="preserve">Byte 4</w:t>
            </w:r>
          </w:p>
        </w:tc>
        <w:tc>
          <w:tcPr>
            <w:gridSpan w:val="2"/>
          </w:tcPr>
          <w:p w:rsidR="00000000" w:rsidDel="00000000" w:rsidP="00000000" w:rsidRDefault="00000000" w:rsidRPr="00000000" w14:paraId="0000079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9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9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A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A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7A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A6">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7A7">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7A8">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7A9">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7B7">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7B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7C6">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7C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7D5">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7D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7E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E5">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w:t>
            </w:r>
            <w:r w:rsidDel="00000000" w:rsidR="00000000" w:rsidRPr="00000000">
              <w:rPr>
                <w:rFonts w:ascii="Arial" w:cs="Arial" w:eastAsia="Arial" w:hAnsi="Arial"/>
                <w:b w:val="1"/>
                <w:i w:val="1"/>
                <w:rtl w:val="0"/>
              </w:rPr>
              <w:t xml:space="preserve">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7F3">
            <w:pPr>
              <w:rPr>
                <w:rFonts w:ascii="Arial" w:cs="Arial" w:eastAsia="Arial" w:hAnsi="Arial"/>
              </w:rPr>
            </w:pPr>
            <w:r w:rsidDel="00000000" w:rsidR="00000000" w:rsidRPr="00000000">
              <w:rPr>
                <w:rFonts w:ascii="Arial" w:cs="Arial" w:eastAsia="Arial" w:hAnsi="Arial"/>
                <w:rtl w:val="0"/>
              </w:rPr>
              <w:t xml:space="preserve">Byte (8 + 1)</w:t>
            </w:r>
          </w:p>
        </w:tc>
        <w:tc>
          <w:tcPr>
            <w:gridSpan w:val="14"/>
            <w:shd w:fill="efefef" w:val="clear"/>
          </w:tcPr>
          <w:p w:rsidR="00000000" w:rsidDel="00000000" w:rsidP="00000000" w:rsidRDefault="00000000" w:rsidRPr="00000000" w14:paraId="000007F4">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02">
            <w:pPr>
              <w:rPr>
                <w:rFonts w:ascii="Arial" w:cs="Arial" w:eastAsia="Arial" w:hAnsi="Arial"/>
              </w:rPr>
            </w:pPr>
            <w:r w:rsidDel="00000000" w:rsidR="00000000" w:rsidRPr="00000000">
              <w:rPr>
                <w:rFonts w:ascii="Arial" w:cs="Arial" w:eastAsia="Arial" w:hAnsi="Arial"/>
                <w:rtl w:val="0"/>
              </w:rPr>
              <w:t xml:space="preserve">Byte (8 + 2)</w:t>
            </w:r>
          </w:p>
        </w:tc>
        <w:tc>
          <w:tcPr>
            <w:gridSpan w:val="14"/>
            <w:shd w:fill="efefef" w:val="clear"/>
          </w:tcPr>
          <w:p w:rsidR="00000000" w:rsidDel="00000000" w:rsidP="00000000" w:rsidRDefault="00000000" w:rsidRPr="00000000" w14:paraId="00000803">
            <w:pPr>
              <w:jc w:val="center"/>
              <w:rPr>
                <w:rFonts w:ascii="Arial" w:cs="Arial" w:eastAsia="Arial" w:hAnsi="Arial"/>
              </w:rPr>
            </w:pPr>
            <w:r w:rsidDel="00000000" w:rsidR="00000000" w:rsidRPr="00000000">
              <w:rPr>
                <w:rFonts w:ascii="Arial" w:cs="Arial" w:eastAsia="Arial" w:hAnsi="Arial"/>
                <w:rtl w:val="0"/>
              </w:rPr>
              <w:t xml:space="preserve">Auth Method</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11">
            <w:pPr>
              <w:rPr>
                <w:rFonts w:ascii="Arial" w:cs="Arial" w:eastAsia="Arial" w:hAnsi="Arial"/>
              </w:rPr>
            </w:pPr>
            <w:r w:rsidDel="00000000" w:rsidR="00000000" w:rsidRPr="00000000">
              <w:rPr>
                <w:rFonts w:ascii="Arial" w:cs="Arial" w:eastAsia="Arial" w:hAnsi="Arial"/>
                <w:rtl w:val="0"/>
              </w:rPr>
              <w:t xml:space="preserve">Byte (8 + 3)</w:t>
            </w:r>
          </w:p>
        </w:tc>
        <w:tc>
          <w:tcPr>
            <w:gridSpan w:val="14"/>
            <w:shd w:fill="efefef" w:val="clear"/>
          </w:tcPr>
          <w:p w:rsidR="00000000" w:rsidDel="00000000" w:rsidP="00000000" w:rsidRDefault="00000000" w:rsidRPr="00000000" w14:paraId="00000812">
            <w:pPr>
              <w:jc w:val="center"/>
              <w:rPr>
                <w:rFonts w:ascii="Arial" w:cs="Arial" w:eastAsia="Arial" w:hAnsi="Arial"/>
              </w:rPr>
            </w:pPr>
            <w:r w:rsidDel="00000000" w:rsidR="00000000" w:rsidRPr="00000000">
              <w:rPr>
                <w:rFonts w:ascii="Arial" w:cs="Arial" w:eastAsia="Arial" w:hAnsi="Arial"/>
                <w:rtl w:val="0"/>
              </w:rPr>
              <w:t xml:space="preserve">Auth Data Length MSB</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20">
            <w:pPr>
              <w:rPr>
                <w:rFonts w:ascii="Arial" w:cs="Arial" w:eastAsia="Arial" w:hAnsi="Arial"/>
              </w:rPr>
            </w:pPr>
            <w:r w:rsidDel="00000000" w:rsidR="00000000" w:rsidRPr="00000000">
              <w:rPr>
                <w:rFonts w:ascii="Arial" w:cs="Arial" w:eastAsia="Arial" w:hAnsi="Arial"/>
                <w:rtl w:val="0"/>
              </w:rPr>
              <w:t xml:space="preserve">Byte (8 + 4)</w:t>
            </w:r>
          </w:p>
        </w:tc>
        <w:tc>
          <w:tcPr>
            <w:gridSpan w:val="14"/>
            <w:shd w:fill="efefef" w:val="clear"/>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2F">
            <w:pPr>
              <w:rPr>
                <w:rFonts w:ascii="Arial" w:cs="Arial" w:eastAsia="Arial" w:hAnsi="Arial"/>
              </w:rPr>
            </w:pPr>
            <w:r w:rsidDel="00000000" w:rsidR="00000000" w:rsidRPr="00000000">
              <w:rPr>
                <w:rFonts w:ascii="Arial" w:cs="Arial" w:eastAsia="Arial" w:hAnsi="Arial"/>
                <w:rtl w:val="0"/>
              </w:rPr>
              <w:t xml:space="preserve">Byte (8 + 5)</w:t>
            </w:r>
          </w:p>
        </w:tc>
        <w:tc>
          <w:tcPr>
            <w:gridSpan w:val="14"/>
            <w:shd w:fill="efefef" w:val="clear"/>
          </w:tcPr>
          <w:p w:rsidR="00000000" w:rsidDel="00000000" w:rsidP="00000000" w:rsidRDefault="00000000" w:rsidRPr="00000000" w14:paraId="00000830">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3E">
            <w:pPr>
              <w:rPr>
                <w:rFonts w:ascii="Arial" w:cs="Arial" w:eastAsia="Arial" w:hAnsi="Arial"/>
              </w:rPr>
            </w:pPr>
            <w:r w:rsidDel="00000000" w:rsidR="00000000" w:rsidRPr="00000000">
              <w:rPr>
                <w:rFonts w:ascii="Arial" w:cs="Arial" w:eastAsia="Arial" w:hAnsi="Arial"/>
                <w:rtl w:val="0"/>
              </w:rPr>
              <w:t xml:space="preserve">Byte 9 … N</w:t>
            </w:r>
          </w:p>
        </w:tc>
        <w:tc>
          <w:tcPr>
            <w:gridSpan w:val="14"/>
          </w:tcPr>
          <w:p w:rsidR="00000000" w:rsidDel="00000000" w:rsidP="00000000" w:rsidRDefault="00000000" w:rsidRPr="00000000" w14:paraId="0000083F">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83"/>
      <w:bookmarkEnd w:id="83"/>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4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4F">
      <w:pPr>
        <w:pStyle w:val="Heading4"/>
        <w:ind w:left="0" w:right="4" w:firstLine="0"/>
        <w:rPr>
          <w:rFonts w:ascii="Arial" w:cs="Arial" w:eastAsia="Arial" w:hAnsi="Arial"/>
        </w:rPr>
      </w:pPr>
      <w:bookmarkStart w:colFirst="0" w:colLast="0" w:name="_heading=h.2nusc19" w:id="84"/>
      <w:bookmarkEnd w:id="84"/>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85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51">
      <w:pPr>
        <w:pStyle w:val="Heading4"/>
        <w:ind w:left="0" w:right="4" w:firstLine="0"/>
        <w:rPr>
          <w:rFonts w:ascii="Arial" w:cs="Arial" w:eastAsia="Arial" w:hAnsi="Arial"/>
        </w:rPr>
      </w:pPr>
      <w:bookmarkStart w:colFirst="0" w:colLast="0" w:name="_heading=h.1302m92" w:id="85"/>
      <w:bookmarkEnd w:id="85"/>
      <w:r w:rsidDel="00000000" w:rsidR="00000000" w:rsidRPr="00000000">
        <w:rPr>
          <w:rFonts w:ascii="Arial" w:cs="Arial" w:eastAsia="Arial" w:hAnsi="Arial"/>
          <w:rtl w:val="0"/>
        </w:rPr>
        <w:t xml:space="preserve">3.1.5.2 Reason Code</w:t>
      </w:r>
    </w:p>
    <w:p w:rsidR="00000000" w:rsidDel="00000000" w:rsidP="00000000" w:rsidRDefault="00000000" w:rsidRPr="00000000" w14:paraId="00000852">
      <w:pPr>
        <w:rPr>
          <w:rFonts w:ascii="Arial" w:cs="Arial" w:eastAsia="Arial" w:hAnsi="Arial"/>
        </w:rPr>
      </w:pPr>
      <w:r w:rsidDel="00000000" w:rsidR="00000000" w:rsidRPr="00000000">
        <w:rPr>
          <w:rFonts w:ascii="Arial" w:cs="Arial" w:eastAsia="Arial" w:hAnsi="Arial"/>
          <w:rtl w:val="0"/>
        </w:rPr>
        <w:t xml:space="preserve">Byte 3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853">
      <w:pPr>
        <w:rPr>
          <w:rFonts w:ascii="Arial" w:cs="Arial" w:eastAsia="Arial" w:hAnsi="Arial"/>
        </w:rPr>
      </w:pPr>
      <w:r w:rsidDel="00000000" w:rsidR="00000000" w:rsidRPr="00000000">
        <w:rPr>
          <w:rtl w:val="0"/>
        </w:rPr>
      </w:r>
    </w:p>
    <w:p w:rsidR="00000000" w:rsidDel="00000000" w:rsidP="00000000" w:rsidRDefault="00000000" w:rsidRPr="00000000" w14:paraId="00000854">
      <w:pPr>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highlight w:val="yellow"/>
          <w:rtl w:val="0"/>
        </w:rPr>
        <w:t xml:space="preserve">If a Server sends a CONNACK packet containing a Reason code of </w:t>
      </w:r>
      <w:sdt>
        <w:sdtPr>
          <w:tag w:val="goog_rdk_171"/>
        </w:sdtPr>
        <w:sdtContent>
          <w:commentRangeStart w:id="41"/>
        </w:sdtContent>
      </w:sdt>
      <w:r w:rsidDel="00000000" w:rsidR="00000000" w:rsidRPr="00000000">
        <w:rPr>
          <w:highlight w:val="yellow"/>
          <w:rtl w:val="0"/>
        </w:rPr>
        <w:t xml:space="preserve">128</w:t>
      </w:r>
      <w:commentRangeEnd w:id="41"/>
      <w:r w:rsidDel="00000000" w:rsidR="00000000" w:rsidRPr="00000000">
        <w:commentReference w:id="41"/>
      </w:r>
      <w:r w:rsidDel="00000000" w:rsidR="00000000" w:rsidRPr="00000000">
        <w:rPr>
          <w:highlight w:val="yellow"/>
          <w:rtl w:val="0"/>
        </w:rPr>
        <w:t xml:space="preserve"> or greater it MUST then close the Virtual Connection.</w:t>
      </w:r>
      <w:r w:rsidDel="00000000" w:rsidR="00000000" w:rsidRPr="00000000">
        <w:rPr>
          <w:rtl w:val="0"/>
        </w:rPr>
      </w:r>
    </w:p>
    <w:p w:rsidR="00000000" w:rsidDel="00000000" w:rsidP="00000000" w:rsidRDefault="00000000" w:rsidRPr="00000000" w14:paraId="00000855">
      <w:pPr>
        <w:pStyle w:val="Heading4"/>
        <w:ind w:left="0" w:firstLine="0"/>
        <w:rPr>
          <w:rFonts w:ascii="Arial" w:cs="Arial" w:eastAsia="Arial" w:hAnsi="Arial"/>
        </w:rPr>
      </w:pPr>
      <w:bookmarkStart w:colFirst="0" w:colLast="0" w:name="_heading=h.3mzq4wv" w:id="86"/>
      <w:bookmarkEnd w:id="86"/>
      <w:r w:rsidDel="00000000" w:rsidR="00000000" w:rsidRPr="00000000">
        <w:rPr>
          <w:rFonts w:ascii="Arial" w:cs="Arial" w:eastAsia="Arial" w:hAnsi="Arial"/>
          <w:rtl w:val="0"/>
        </w:rPr>
        <w:t xml:space="preserve">3.1.5.3 </w:t>
      </w:r>
      <w:r w:rsidDel="00000000" w:rsidR="00000000" w:rsidRPr="00000000">
        <w:rPr>
          <w:rFonts w:ascii="Arial" w:cs="Arial" w:eastAsia="Arial" w:hAnsi="Arial"/>
          <w:rtl w:val="0"/>
        </w:rPr>
        <w:t xml:space="preserve">Connack Flags</w:t>
      </w:r>
    </w:p>
    <w:p w:rsidR="00000000" w:rsidDel="00000000" w:rsidP="00000000" w:rsidRDefault="00000000" w:rsidRPr="00000000" w14:paraId="00000856">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857">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858">
      <w:pPr>
        <w:numPr>
          <w:ilvl w:val="0"/>
          <w:numId w:val="25"/>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connection with Clean Start set to 1, the Gateway MUST set Session Present to 0 in the CONNACK Packet in addition to setting a 0x00 (Success) Reason Code in the CONNACK packet. </w:t>
      </w:r>
    </w:p>
    <w:p w:rsidR="00000000" w:rsidDel="00000000" w:rsidP="00000000" w:rsidRDefault="00000000" w:rsidRPr="00000000" w14:paraId="00000859">
      <w:pPr>
        <w:ind w:left="720" w:firstLine="0"/>
        <w:rPr/>
      </w:pPr>
      <w:r w:rsidDel="00000000" w:rsidR="00000000" w:rsidRPr="00000000">
        <w:rPr>
          <w:highlight w:val="yellow"/>
          <w:rtl w:val="0"/>
        </w:rPr>
        <w:t xml:space="preserve">If the Gateway accepts a connection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85A">
      <w:pPr>
        <w:numPr>
          <w:ilvl w:val="0"/>
          <w:numId w:val="3"/>
        </w:numPr>
        <w:spacing w:after="0" w:afterAutospacing="0"/>
        <w:ind w:left="2160" w:hanging="360"/>
        <w:rPr>
          <w:u w:val="none"/>
        </w:rPr>
      </w:pPr>
      <w:r w:rsidDel="00000000" w:rsidR="00000000" w:rsidRPr="00000000">
        <w:rPr>
          <w:highlight w:val="yellow"/>
          <w:rtl w:val="0"/>
        </w:rPr>
        <w:t xml:space="preserve">If the Client does not have Session State and receives Session Present set to 1 it MUST close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p>
    <w:p w:rsidR="00000000" w:rsidDel="00000000" w:rsidP="00000000" w:rsidRDefault="00000000" w:rsidRPr="00000000" w14:paraId="0000085B">
      <w:pPr>
        <w:numPr>
          <w:ilvl w:val="0"/>
          <w:numId w:val="3"/>
        </w:numPr>
        <w:spacing w:before="0" w:beforeAutospacing="0"/>
        <w:ind w:left="2160" w:hanging="36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r w:rsidDel="00000000" w:rsidR="00000000" w:rsidRPr="00000000">
        <w:rPr>
          <w:rtl w:val="0"/>
        </w:rPr>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85D">
      <w:pPr>
        <w:numPr>
          <w:ilvl w:val="0"/>
          <w:numId w:val="6"/>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should be considered.</w:t>
      </w:r>
    </w:p>
    <w:p w:rsidR="00000000" w:rsidDel="00000000" w:rsidP="00000000" w:rsidRDefault="00000000" w:rsidRPr="00000000" w14:paraId="0000085E">
      <w:pPr>
        <w:ind w:right="4"/>
        <w:rPr>
          <w:rFonts w:ascii="Arial" w:cs="Arial" w:eastAsia="Arial" w:hAnsi="Arial"/>
        </w:rPr>
      </w:pPr>
      <w:r w:rsidDel="00000000" w:rsidR="00000000" w:rsidRPr="00000000">
        <w:rPr>
          <w:rtl w:val="0"/>
        </w:rPr>
      </w:r>
    </w:p>
    <w:p w:rsidR="00000000" w:rsidDel="00000000" w:rsidP="00000000" w:rsidRDefault="00000000" w:rsidRPr="00000000" w14:paraId="0000085F">
      <w:pPr>
        <w:ind w:right="4"/>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860">
      <w:pPr>
        <w:pStyle w:val="Heading4"/>
        <w:ind w:left="0" w:right="4" w:firstLine="0"/>
        <w:rPr>
          <w:rFonts w:ascii="Arial" w:cs="Arial" w:eastAsia="Arial" w:hAnsi="Arial"/>
        </w:rPr>
      </w:pPr>
      <w:bookmarkStart w:colFirst="0" w:colLast="0" w:name="_heading=h.2250f4o" w:id="87"/>
      <w:bookmarkEnd w:id="87"/>
      <w:r w:rsidDel="00000000" w:rsidR="00000000" w:rsidRPr="00000000">
        <w:rPr>
          <w:rFonts w:ascii="Arial" w:cs="Arial" w:eastAsia="Arial" w:hAnsi="Arial"/>
          <w:rtl w:val="0"/>
        </w:rPr>
        <w:t xml:space="preserve">3.1.5.4 Session Expiry Interval</w:t>
      </w:r>
    </w:p>
    <w:p w:rsidR="00000000" w:rsidDel="00000000" w:rsidP="00000000" w:rsidRDefault="00000000" w:rsidRPr="00000000" w14:paraId="00000861">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62">
      <w:pPr>
        <w:pStyle w:val="Heading4"/>
        <w:ind w:left="0" w:right="4"/>
        <w:rPr>
          <w:rFonts w:ascii="Arial" w:cs="Arial" w:eastAsia="Arial" w:hAnsi="Arial"/>
        </w:rPr>
      </w:pPr>
      <w:bookmarkStart w:colFirst="0" w:colLast="0" w:name="_heading=h.3wmneavoet74" w:id="88"/>
      <w:bookmarkEnd w:id="88"/>
      <w:r w:rsidDel="00000000" w:rsidR="00000000" w:rsidRPr="00000000">
        <w:rPr>
          <w:rFonts w:ascii="Arial" w:cs="Arial" w:eastAsia="Arial" w:hAnsi="Arial"/>
          <w:rtl w:val="0"/>
        </w:rPr>
        <w:t xml:space="preserve">3.1.5.5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72"/>
        </w:sdtPr>
        <w:sdtContent>
          <w:commentRangeStart w:id="42"/>
        </w:sdtContent>
      </w:sdt>
      <w:sdt>
        <w:sdtPr>
          <w:tag w:val="goog_rdk_173"/>
        </w:sdtPr>
        <w:sdtContent>
          <w:commentRangeStart w:id="43"/>
        </w:sdtContent>
      </w:sdt>
      <w:sdt>
        <w:sdtPr>
          <w:tag w:val="goog_rdk_174"/>
        </w:sdtPr>
        <w:sdtContent>
          <w:commentRangeStart w:id="44"/>
        </w:sdtContent>
      </w:sdt>
      <w:r w:rsidDel="00000000" w:rsidR="00000000" w:rsidRPr="00000000">
        <w:rPr>
          <w:rFonts w:ascii="Arial" w:cs="Arial" w:eastAsia="Arial" w:hAnsi="Arial"/>
          <w:color w:val="0000ee"/>
          <w:rtl w:val="0"/>
        </w:rPr>
        <w:t xml:space="preserve">LINKED TO AUTH</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4">
      <w:pPr>
        <w:pStyle w:val="Heading4"/>
        <w:ind w:left="0" w:right="4"/>
        <w:rPr>
          <w:rFonts w:ascii="Arial" w:cs="Arial" w:eastAsia="Arial" w:hAnsi="Arial"/>
        </w:rPr>
      </w:pPr>
      <w:bookmarkStart w:colFirst="0" w:colLast="0" w:name="_heading=h.ydayklwjstjk" w:id="89"/>
      <w:bookmarkEnd w:id="89"/>
      <w:r w:rsidDel="00000000" w:rsidR="00000000" w:rsidRPr="00000000">
        <w:rPr>
          <w:rFonts w:ascii="Arial" w:cs="Arial" w:eastAsia="Arial" w:hAnsi="Arial"/>
          <w:rtl w:val="0"/>
        </w:rPr>
        <w:t xml:space="preserve">3.1.5.6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75"/>
        </w:sdtPr>
        <w:sdtContent>
          <w:commentRangeStart w:id="45"/>
        </w:sdtContent>
      </w:sdt>
      <w:sdt>
        <w:sdtPr>
          <w:tag w:val="goog_rdk_176"/>
        </w:sdtPr>
        <w:sdtContent>
          <w:commentRangeStart w:id="46"/>
        </w:sdtContent>
      </w:sdt>
      <w:sdt>
        <w:sdtPr>
          <w:tag w:val="goog_rdk_177"/>
        </w:sdtPr>
        <w:sdtContent>
          <w:commentRangeStart w:id="47"/>
        </w:sdtContent>
      </w:sdt>
      <w:r w:rsidDel="00000000" w:rsidR="00000000" w:rsidRPr="00000000">
        <w:rPr>
          <w:rFonts w:ascii="Arial" w:cs="Arial" w:eastAsia="Arial" w:hAnsi="Arial"/>
          <w:color w:val="0000ee"/>
          <w:rtl w:val="0"/>
        </w:rPr>
        <w:t xml:space="preserve">LINKED TO AUTH</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6">
      <w:pPr>
        <w:pStyle w:val="Heading4"/>
        <w:ind w:left="0" w:right="4"/>
        <w:rPr>
          <w:rFonts w:ascii="Arial" w:cs="Arial" w:eastAsia="Arial" w:hAnsi="Arial"/>
        </w:rPr>
      </w:pPr>
      <w:bookmarkStart w:colFirst="0" w:colLast="0" w:name="_heading=h.kvppk7yh36lv" w:id="90"/>
      <w:bookmarkEnd w:id="90"/>
      <w:r w:rsidDel="00000000" w:rsidR="00000000" w:rsidRPr="00000000">
        <w:rPr>
          <w:rFonts w:ascii="Arial" w:cs="Arial" w:eastAsia="Arial" w:hAnsi="Arial"/>
          <w:rtl w:val="0"/>
        </w:rPr>
        <w:t xml:space="preserve">3.1.5.7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78"/>
        </w:sdtPr>
        <w:sdtContent>
          <w:commentRangeStart w:id="48"/>
        </w:sdtContent>
      </w:sdt>
      <w:sdt>
        <w:sdtPr>
          <w:tag w:val="goog_rdk_179"/>
        </w:sdtPr>
        <w:sdtContent>
          <w:commentRangeStart w:id="49"/>
        </w:sdtContent>
      </w:sdt>
      <w:sdt>
        <w:sdtPr>
          <w:tag w:val="goog_rdk_180"/>
        </w:sdtPr>
        <w:sdtContent>
          <w:commentRangeStart w:id="50"/>
        </w:sdtContent>
      </w:sdt>
      <w:r w:rsidDel="00000000" w:rsidR="00000000" w:rsidRPr="00000000">
        <w:rPr>
          <w:rFonts w:ascii="Arial" w:cs="Arial" w:eastAsia="Arial" w:hAnsi="Arial"/>
          <w:color w:val="0000ee"/>
          <w:rtl w:val="0"/>
        </w:rPr>
        <w:t xml:space="preserve">LINKED TO AUTH</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8">
      <w:pPr>
        <w:pStyle w:val="Heading4"/>
        <w:ind w:left="0" w:right="4"/>
        <w:rPr>
          <w:rFonts w:ascii="Arial" w:cs="Arial" w:eastAsia="Arial" w:hAnsi="Arial"/>
        </w:rPr>
      </w:pPr>
      <w:bookmarkStart w:colFirst="0" w:colLast="0" w:name="_heading=h.600ktmi3vm5o" w:id="91"/>
      <w:bookmarkEnd w:id="91"/>
      <w:r w:rsidDel="00000000" w:rsidR="00000000" w:rsidRPr="00000000">
        <w:rPr>
          <w:rFonts w:ascii="Arial" w:cs="Arial" w:eastAsia="Arial" w:hAnsi="Arial"/>
          <w:rtl w:val="0"/>
        </w:rPr>
        <w:t xml:space="preserve">3.1.5.8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6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sdt>
        <w:sdtPr>
          <w:tag w:val="goog_rdk_181"/>
        </w:sdtPr>
        <w:sdtContent>
          <w:commentRangeStart w:id="51"/>
        </w:sdtContent>
      </w:sdt>
      <w:sdt>
        <w:sdtPr>
          <w:tag w:val="goog_rdk_182"/>
        </w:sdtPr>
        <w:sdtContent>
          <w:commentRangeStart w:id="52"/>
        </w:sdtContent>
      </w:sdt>
      <w:sdt>
        <w:sdtPr>
          <w:tag w:val="goog_rdk_183"/>
        </w:sdtPr>
        <w:sdtContent>
          <w:commentRangeStart w:id="53"/>
        </w:sdtContent>
      </w:sdt>
      <w:r w:rsidDel="00000000" w:rsidR="00000000" w:rsidRPr="00000000">
        <w:rPr>
          <w:rFonts w:ascii="Arial" w:cs="Arial" w:eastAsia="Arial" w:hAnsi="Arial"/>
          <w:color w:val="0000ee"/>
          <w:rtl w:val="0"/>
        </w:rPr>
        <w:t xml:space="preserve">LINKED TO AUTH</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86A">
      <w:pPr>
        <w:pStyle w:val="Heading4"/>
        <w:ind w:left="0" w:right="4" w:firstLine="0"/>
        <w:rPr>
          <w:rFonts w:ascii="Arial" w:cs="Arial" w:eastAsia="Arial" w:hAnsi="Arial"/>
        </w:rPr>
      </w:pPr>
      <w:bookmarkStart w:colFirst="0" w:colLast="0" w:name="_heading=h.haapch" w:id="92"/>
      <w:bookmarkEnd w:id="92"/>
      <w:r w:rsidDel="00000000" w:rsidR="00000000" w:rsidRPr="00000000">
        <w:rPr>
          <w:rFonts w:ascii="Arial" w:cs="Arial" w:eastAsia="Arial" w:hAnsi="Arial"/>
          <w:rtl w:val="0"/>
        </w:rPr>
        <w:t xml:space="preserve">3.1.5.8 </w:t>
      </w:r>
      <w:r w:rsidDel="00000000" w:rsidR="00000000" w:rsidRPr="00000000">
        <w:rPr>
          <w:rFonts w:ascii="Arial" w:cs="Arial" w:eastAsia="Arial" w:hAnsi="Arial"/>
          <w:rtl w:val="0"/>
        </w:rPr>
        <w:t xml:space="preserve">Assigned Client Identifier</w:t>
      </w:r>
    </w:p>
    <w:p w:rsidR="00000000" w:rsidDel="00000000" w:rsidP="00000000" w:rsidRDefault="00000000" w:rsidRPr="00000000" w14:paraId="0000086B">
      <w:pPr>
        <w:rPr>
          <w:rFonts w:ascii="Arial" w:cs="Arial" w:eastAsia="Arial" w:hAnsi="Arial"/>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p>
    <w:p w:rsidR="00000000" w:rsidDel="00000000" w:rsidP="00000000" w:rsidRDefault="00000000" w:rsidRPr="00000000" w14:paraId="0000086C">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86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6E">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86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87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871">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872">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873">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p>
    <w:p w:rsidR="00000000" w:rsidDel="00000000" w:rsidP="00000000" w:rsidRDefault="00000000" w:rsidRPr="00000000" w14:paraId="00000874">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875">
      <w:pPr>
        <w:pStyle w:val="Heading3"/>
        <w:keepLines w:val="1"/>
        <w:spacing w:after="118" w:before="0" w:line="259" w:lineRule="auto"/>
        <w:ind w:left="0" w:firstLine="0"/>
        <w:rPr>
          <w:rFonts w:ascii="Arial" w:cs="Arial" w:eastAsia="Arial" w:hAnsi="Arial"/>
        </w:rPr>
      </w:pPr>
      <w:bookmarkStart w:colFirst="0" w:colLast="0" w:name="_heading=h.184mhaj" w:id="93"/>
      <w:bookmarkEnd w:id="93"/>
      <w:r w:rsidDel="00000000" w:rsidR="00000000" w:rsidRPr="00000000">
        <w:rPr>
          <w:rtl w:val="0"/>
        </w:rPr>
        <w:t xml:space="preserve">3.1.6 </w:t>
      </w:r>
      <w:sdt>
        <w:sdtPr>
          <w:tag w:val="goog_rdk_184"/>
        </w:sdtPr>
        <w:sdtContent>
          <w:commentRangeStart w:id="54"/>
        </w:sdtContent>
      </w:sdt>
      <w:sdt>
        <w:sdtPr>
          <w:tag w:val="goog_rdk_185"/>
        </w:sdtPr>
        <w:sdtContent>
          <w:commentRangeStart w:id="55"/>
        </w:sdtContent>
      </w:sdt>
      <w:sdt>
        <w:sdtPr>
          <w:tag w:val="goog_rdk_186"/>
        </w:sdtPr>
        <w:sdtContent>
          <w:commentRangeStart w:id="56"/>
        </w:sdtContent>
      </w:sdt>
      <w:r w:rsidDel="00000000" w:rsidR="00000000" w:rsidRPr="00000000">
        <w:rPr>
          <w:rFonts w:ascii="Arial" w:cs="Arial" w:eastAsia="Arial" w:hAnsi="Arial"/>
          <w:rtl w:val="0"/>
        </w:rPr>
        <w:t xml:space="preserve">AUTH</w:t>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tbl>
      <w:tblPr>
        <w:tblStyle w:val="Table1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7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7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7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7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7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7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7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8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9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92">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89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9B">
            <w:pPr>
              <w:jc w:val="center"/>
              <w:rPr>
                <w:rFonts w:ascii="Arial" w:cs="Arial" w:eastAsia="Arial" w:hAnsi="Arial"/>
              </w:rPr>
            </w:pPr>
            <w:sdt>
              <w:sdtPr>
                <w:tag w:val="goog_rdk_187"/>
              </w:sdtPr>
              <w:sdtContent>
                <w:commentRangeStart w:id="57"/>
              </w:sdtContent>
            </w:sdt>
            <w:sdt>
              <w:sdtPr>
                <w:tag w:val="goog_rdk_188"/>
              </w:sdtPr>
              <w:sdtContent>
                <w:commentRangeStart w:id="58"/>
              </w:sdtContent>
            </w:sdt>
            <w:sdt>
              <w:sdtPr>
                <w:tag w:val="goog_rdk_189"/>
              </w:sdtPr>
              <w:sdtContent>
                <w:commentRangeStart w:id="59"/>
              </w:sdtContent>
            </w:sdt>
            <w:sdt>
              <w:sdtPr>
                <w:tag w:val="goog_rdk_190"/>
              </w:sdtPr>
              <w:sdtContent>
                <w:commentRangeStart w:id="60"/>
              </w:sdtContent>
            </w:sdt>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8A4">
            <w:pPr>
              <w:jc w:val="center"/>
              <w:rPr>
                <w:rFonts w:ascii="Arial" w:cs="Arial" w:eastAsia="Arial" w:hAnsi="Arial"/>
              </w:rPr>
            </w:pPr>
            <w:sdt>
              <w:sdtPr>
                <w:tag w:val="goog_rdk_191"/>
              </w:sdtPr>
              <w:sdtContent>
                <w:commentRangeStart w:id="61"/>
              </w:sdtContent>
            </w:sdt>
            <w:sdt>
              <w:sdtPr>
                <w:tag w:val="goog_rdk_192"/>
              </w:sdtPr>
              <w:sdtContent>
                <w:commentRangeStart w:id="62"/>
              </w:sdtContent>
            </w:sdt>
            <w:sdt>
              <w:sdtPr>
                <w:tag w:val="goog_rdk_193"/>
              </w:sdtPr>
              <w:sdtContent>
                <w:commentRangeStart w:id="63"/>
              </w:sdtContent>
            </w:sdt>
            <w:sdt>
              <w:sdtPr>
                <w:tag w:val="goog_rdk_194"/>
              </w:sdtPr>
              <w:sdtContent>
                <w:commentRangeStart w:id="64"/>
              </w:sdtContent>
            </w:sdt>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8AC">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8AD">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8B6">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w:t>
      </w:r>
      <w:r w:rsidDel="00000000" w:rsidR="00000000" w:rsidRPr="00000000">
        <w:rPr>
          <w:rFonts w:ascii="Arial" w:cs="Arial" w:eastAsia="Arial" w:hAnsi="Arial"/>
          <w:highlight w:val="white"/>
          <w:rtl w:val="0"/>
        </w:rPr>
        <w:t xml:space="preserve">If the Server requires additional information to complete the authentication, it responds with an AUTH packet to </w:t>
      </w:r>
      <w:sdt>
        <w:sdtPr>
          <w:tag w:val="goog_rdk_195"/>
        </w:sdtPr>
        <w:sdtContent>
          <w:ins w:author="Simon Johnson" w:id="43" w:date="2024-02-02T15:00:03Z"/>
          <w:sdt>
            <w:sdtPr>
              <w:tag w:val="goog_rdk_196"/>
            </w:sdtPr>
            <w:sdtContent>
              <w:commentRangeStart w:id="65"/>
            </w:sdtContent>
          </w:sdt>
          <w:ins w:author="Simon Johnson" w:id="43" w:date="2024-02-02T15:00:03Z">
            <w:r w:rsidDel="00000000" w:rsidR="00000000" w:rsidRPr="00000000">
              <w:rPr>
                <w:rFonts w:ascii="Arial" w:cs="Arial" w:eastAsia="Arial" w:hAnsi="Arial"/>
                <w:highlight w:val="white"/>
                <w:rtl w:val="0"/>
              </w:rPr>
              <w:t xml:space="preserve">signal</w:t>
            </w:r>
          </w:ins>
        </w:sdtContent>
      </w:sdt>
      <w:sdt>
        <w:sdtPr>
          <w:tag w:val="goog_rdk_197"/>
        </w:sdtPr>
        <w:sdtContent>
          <w:del w:author="Simon Johnson" w:id="43" w:date="2024-02-02T15:00:03Z">
            <w:commentRangeEnd w:id="65"/>
            <w:r w:rsidDel="00000000" w:rsidR="00000000" w:rsidRPr="00000000">
              <w:commentReference w:id="65"/>
            </w:r>
            <w:r w:rsidDel="00000000" w:rsidR="00000000" w:rsidRPr="00000000">
              <w:rPr>
                <w:rFonts w:ascii="Arial" w:cs="Arial" w:eastAsia="Arial" w:hAnsi="Arial"/>
                <w:highlight w:val="white"/>
                <w:rtl w:val="0"/>
              </w:rPr>
              <w:delText xml:space="preserve">obtain</w:delText>
            </w:r>
          </w:del>
        </w:sdtContent>
      </w:sdt>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8B7">
      <w:pPr>
        <w:pStyle w:val="Heading4"/>
        <w:ind w:left="0" w:firstLine="0"/>
        <w:rPr>
          <w:rFonts w:ascii="Arial" w:cs="Arial" w:eastAsia="Arial" w:hAnsi="Arial"/>
        </w:rPr>
      </w:pPr>
      <w:bookmarkStart w:colFirst="0" w:colLast="0" w:name="_heading=h.3s49zyc" w:id="94"/>
      <w:bookmarkEnd w:id="94"/>
      <w:r w:rsidDel="00000000" w:rsidR="00000000" w:rsidRPr="00000000">
        <w:rPr>
          <w:rFonts w:ascii="Arial" w:cs="Arial" w:eastAsia="Arial" w:hAnsi="Arial"/>
          <w:rtl w:val="0"/>
        </w:rPr>
        <w:t xml:space="preserve">3.1.6.1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8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B9">
      <w:pPr>
        <w:pStyle w:val="Heading4"/>
        <w:ind w:left="0" w:firstLine="0"/>
        <w:rPr>
          <w:rFonts w:ascii="Arial" w:cs="Arial" w:eastAsia="Arial" w:hAnsi="Arial"/>
        </w:rPr>
      </w:pPr>
      <w:bookmarkStart w:colFirst="0" w:colLast="0" w:name="_heading=h.279ka65" w:id="95"/>
      <w:bookmarkEnd w:id="95"/>
      <w:r w:rsidDel="00000000" w:rsidR="00000000" w:rsidRPr="00000000">
        <w:rPr>
          <w:rFonts w:ascii="Arial" w:cs="Arial" w:eastAsia="Arial" w:hAnsi="Arial"/>
          <w:rtl w:val="0"/>
        </w:rPr>
        <w:t xml:space="preserve">3.1.6.2 Reason Code</w:t>
      </w:r>
    </w:p>
    <w:p w:rsidR="00000000" w:rsidDel="00000000" w:rsidP="00000000" w:rsidRDefault="00000000" w:rsidRPr="00000000" w14:paraId="000008BA">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8BB">
      <w:pPr>
        <w:pStyle w:val="Heading4"/>
        <w:ind w:left="0" w:firstLine="0"/>
        <w:rPr>
          <w:rFonts w:ascii="Arial" w:cs="Arial" w:eastAsia="Arial" w:hAnsi="Arial"/>
        </w:rPr>
      </w:pPr>
      <w:bookmarkStart w:colFirst="0" w:colLast="0" w:name="_heading=h.meukdy" w:id="96"/>
      <w:bookmarkEnd w:id="96"/>
      <w:r w:rsidDel="00000000" w:rsidR="00000000" w:rsidRPr="00000000">
        <w:rPr>
          <w:rFonts w:ascii="Arial" w:cs="Arial" w:eastAsia="Arial" w:hAnsi="Arial"/>
          <w:rtl w:val="0"/>
        </w:rPr>
        <w:t xml:space="preserve">3.1.6.3 </w:t>
      </w:r>
      <w:r w:rsidDel="00000000" w:rsidR="00000000" w:rsidRPr="00000000">
        <w:rPr>
          <w:rFonts w:ascii="Arial" w:cs="Arial" w:eastAsia="Arial" w:hAnsi="Arial"/>
          <w:rtl w:val="0"/>
        </w:rPr>
        <w:t xml:space="preserve">Auth Method Length</w:t>
      </w:r>
    </w:p>
    <w:p w:rsidR="00000000" w:rsidDel="00000000" w:rsidP="00000000" w:rsidRDefault="00000000" w:rsidRPr="00000000" w14:paraId="000008BC">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8BD">
      <w:pPr>
        <w:pStyle w:val="Heading4"/>
        <w:ind w:left="0" w:firstLine="0"/>
        <w:rPr>
          <w:rFonts w:ascii="Arial" w:cs="Arial" w:eastAsia="Arial" w:hAnsi="Arial"/>
        </w:rPr>
      </w:pPr>
      <w:bookmarkStart w:colFirst="0" w:colLast="0" w:name="_heading=h.36ei31r" w:id="97"/>
      <w:bookmarkEnd w:id="97"/>
      <w:r w:rsidDel="00000000" w:rsidR="00000000" w:rsidRPr="00000000">
        <w:rPr>
          <w:rFonts w:ascii="Arial" w:cs="Arial" w:eastAsia="Arial" w:hAnsi="Arial"/>
          <w:rtl w:val="0"/>
        </w:rPr>
        <w:t xml:space="preserve">3.1.6.4 Auth Method</w:t>
      </w:r>
    </w:p>
    <w:p w:rsidR="00000000" w:rsidDel="00000000" w:rsidP="00000000" w:rsidRDefault="00000000" w:rsidRPr="00000000" w14:paraId="000008B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8BF">
      <w:pPr>
        <w:pStyle w:val="Heading4"/>
        <w:ind w:left="0" w:firstLine="0"/>
        <w:rPr>
          <w:rFonts w:ascii="Arial" w:cs="Arial" w:eastAsia="Arial" w:hAnsi="Arial"/>
        </w:rPr>
      </w:pPr>
      <w:bookmarkStart w:colFirst="0" w:colLast="0" w:name="_heading=h.1ljsd9k" w:id="98"/>
      <w:bookmarkEnd w:id="98"/>
      <w:r w:rsidDel="00000000" w:rsidR="00000000" w:rsidRPr="00000000">
        <w:rPr>
          <w:rFonts w:ascii="Arial" w:cs="Arial" w:eastAsia="Arial" w:hAnsi="Arial"/>
          <w:rtl w:val="0"/>
        </w:rPr>
        <w:t xml:space="preserve">3.1.6.5 </w:t>
      </w:r>
      <w:r w:rsidDel="00000000" w:rsidR="00000000" w:rsidRPr="00000000">
        <w:rPr>
          <w:rFonts w:ascii="Arial" w:cs="Arial" w:eastAsia="Arial" w:hAnsi="Arial"/>
          <w:rtl w:val="0"/>
        </w:rPr>
        <w:t xml:space="preserve">Auth Data</w:t>
      </w:r>
    </w:p>
    <w:p w:rsidR="00000000" w:rsidDel="00000000" w:rsidP="00000000" w:rsidRDefault="00000000" w:rsidRPr="00000000" w14:paraId="000008C0">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8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2">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8C3">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8C4">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8C5">
      <w:pPr>
        <w:pStyle w:val="Heading3"/>
        <w:keepLines w:val="1"/>
        <w:spacing w:after="118" w:before="0" w:line="259" w:lineRule="auto"/>
        <w:ind w:left="0" w:firstLine="0"/>
        <w:rPr>
          <w:rFonts w:ascii="Arial" w:cs="Arial" w:eastAsia="Arial" w:hAnsi="Arial"/>
        </w:rPr>
      </w:pPr>
      <w:bookmarkStart w:colFirst="0" w:colLast="0" w:name="_heading=h.45jfvxd" w:id="99"/>
      <w:bookmarkEnd w:id="99"/>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C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C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C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C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C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C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C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C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C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C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D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E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E2">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E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EB">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F3">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8F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MSB</w:t>
            </w:r>
          </w:p>
        </w:tc>
      </w:tr>
      <w:tr>
        <w:trPr>
          <w:cantSplit w:val="0"/>
          <w:tblHeader w:val="0"/>
        </w:trPr>
        <w:tc>
          <w:tcPr/>
          <w:p w:rsidR="00000000" w:rsidDel="00000000" w:rsidP="00000000" w:rsidRDefault="00000000" w:rsidRPr="00000000" w14:paraId="000008FC">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8FD">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905">
            <w:pPr>
              <w:rPr>
                <w:rFonts w:ascii="Arial" w:cs="Arial" w:eastAsia="Arial" w:hAnsi="Arial"/>
              </w:rPr>
            </w:pPr>
            <w:r w:rsidDel="00000000" w:rsidR="00000000" w:rsidRPr="00000000">
              <w:rPr>
                <w:rFonts w:ascii="Arial" w:cs="Arial" w:eastAsia="Arial" w:hAnsi="Arial"/>
                <w:rtl w:val="0"/>
              </w:rPr>
              <w:t xml:space="preserve">Byte 7 … N</w:t>
            </w:r>
          </w:p>
        </w:tc>
        <w:tc>
          <w:tcPr>
            <w:gridSpan w:val="8"/>
          </w:tcPr>
          <w:p w:rsidR="00000000" w:rsidDel="00000000" w:rsidP="00000000" w:rsidRDefault="00000000" w:rsidRPr="00000000" w14:paraId="00000906">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0F">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10">
      <w:pPr>
        <w:pStyle w:val="Heading4"/>
        <w:ind w:left="0" w:firstLine="0"/>
        <w:rPr>
          <w:rFonts w:ascii="Arial" w:cs="Arial" w:eastAsia="Arial" w:hAnsi="Arial"/>
        </w:rPr>
      </w:pPr>
      <w:bookmarkStart w:colFirst="0" w:colLast="0" w:name="_heading=h.2koq656" w:id="100"/>
      <w:bookmarkEnd w:id="100"/>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12">
      <w:pPr>
        <w:pStyle w:val="Heading4"/>
        <w:ind w:left="0" w:firstLine="0"/>
        <w:rPr>
          <w:rFonts w:ascii="Arial" w:cs="Arial" w:eastAsia="Arial" w:hAnsi="Arial"/>
        </w:rPr>
      </w:pPr>
      <w:bookmarkStart w:colFirst="0" w:colLast="0" w:name="_heading=h.zu0gcz" w:id="101"/>
      <w:bookmarkEnd w:id="101"/>
      <w:r w:rsidDel="00000000" w:rsidR="00000000" w:rsidRPr="00000000">
        <w:rPr>
          <w:rFonts w:ascii="Arial" w:cs="Arial" w:eastAsia="Arial" w:hAnsi="Arial"/>
          <w:rtl w:val="0"/>
        </w:rPr>
        <w:t xml:space="preserve">3.1.7.2 Topic Alias</w:t>
      </w:r>
    </w:p>
    <w:p w:rsidR="00000000" w:rsidDel="00000000" w:rsidP="00000000" w:rsidRDefault="00000000" w:rsidRPr="00000000" w14:paraId="0000091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14">
      <w:pPr>
        <w:pStyle w:val="Heading4"/>
        <w:ind w:left="0" w:firstLine="0"/>
        <w:rPr>
          <w:rFonts w:ascii="Arial" w:cs="Arial" w:eastAsia="Arial" w:hAnsi="Arial"/>
        </w:rPr>
      </w:pPr>
      <w:bookmarkStart w:colFirst="0" w:colLast="0" w:name="_heading=h.3jtnz0s" w:id="102"/>
      <w:bookmarkEnd w:id="102"/>
      <w:r w:rsidDel="00000000" w:rsidR="00000000" w:rsidRPr="00000000">
        <w:rPr>
          <w:rFonts w:ascii="Arial" w:cs="Arial" w:eastAsia="Arial" w:hAnsi="Arial"/>
          <w:rtl w:val="0"/>
        </w:rPr>
        <w:t xml:space="preserve">3.1.7.3 Packet Id</w:t>
      </w:r>
    </w:p>
    <w:p w:rsidR="00000000" w:rsidDel="00000000" w:rsidP="00000000" w:rsidRDefault="00000000" w:rsidRPr="00000000" w14:paraId="0000091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REGACK packet.</w:t>
      </w:r>
    </w:p>
    <w:p w:rsidR="00000000" w:rsidDel="00000000" w:rsidP="00000000" w:rsidRDefault="00000000" w:rsidRPr="00000000" w14:paraId="00000916">
      <w:pPr>
        <w:pStyle w:val="Heading4"/>
        <w:ind w:left="0" w:firstLine="0"/>
        <w:rPr>
          <w:rFonts w:ascii="Arial" w:cs="Arial" w:eastAsia="Arial" w:hAnsi="Arial"/>
        </w:rPr>
      </w:pPr>
      <w:bookmarkStart w:colFirst="0" w:colLast="0" w:name="_heading=h.1yyy98l" w:id="103"/>
      <w:bookmarkEnd w:id="103"/>
      <w:r w:rsidDel="00000000" w:rsidR="00000000" w:rsidRPr="00000000">
        <w:rPr>
          <w:rFonts w:ascii="Arial" w:cs="Arial" w:eastAsia="Arial" w:hAnsi="Arial"/>
          <w:rtl w:val="0"/>
        </w:rPr>
        <w:t xml:space="preserve">3.1.7.4 Topic Name</w:t>
      </w:r>
    </w:p>
    <w:p w:rsidR="00000000" w:rsidDel="00000000" w:rsidP="00000000" w:rsidRDefault="00000000" w:rsidRPr="00000000" w14:paraId="00000917">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18">
      <w:pPr>
        <w:pStyle w:val="Heading3"/>
        <w:keepLines w:val="1"/>
        <w:spacing w:after="77" w:before="0" w:line="259" w:lineRule="auto"/>
        <w:ind w:left="0" w:firstLine="0"/>
        <w:rPr>
          <w:rFonts w:ascii="Arial" w:cs="Arial" w:eastAsia="Arial" w:hAnsi="Arial"/>
        </w:rPr>
      </w:pPr>
      <w:bookmarkStart w:colFirst="0" w:colLast="0" w:name="_heading=h.4iylrwe" w:id="104"/>
      <w:bookmarkEnd w:id="104"/>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
        <w:gridCol w:w="1158"/>
        <w:gridCol w:w="1072"/>
        <w:gridCol w:w="1134"/>
        <w:gridCol w:w="1114"/>
        <w:gridCol w:w="982"/>
        <w:gridCol w:w="162"/>
        <w:gridCol w:w="1072"/>
        <w:gridCol w:w="877"/>
        <w:gridCol w:w="16"/>
        <w:gridCol w:w="815"/>
        <w:tblGridChange w:id="0">
          <w:tblGrid>
            <w:gridCol w:w="948"/>
            <w:gridCol w:w="1158"/>
            <w:gridCol w:w="1072"/>
            <w:gridCol w:w="1134"/>
            <w:gridCol w:w="1114"/>
            <w:gridCol w:w="982"/>
            <w:gridCol w:w="162"/>
            <w:gridCol w:w="1072"/>
            <w:gridCol w:w="877"/>
            <w:gridCol w:w="16"/>
            <w:gridCol w:w="815"/>
          </w:tblGrid>
        </w:tblGridChange>
      </w:tblGrid>
      <w:tr>
        <w:trPr>
          <w:cantSplit w:val="0"/>
          <w:tblHeader w:val="0"/>
        </w:trPr>
        <w:tc>
          <w:tcPr>
            <w:shd w:fill="cfe2f3" w:val="clear"/>
          </w:tcPr>
          <w:p w:rsidR="00000000" w:rsidDel="00000000" w:rsidP="00000000" w:rsidRDefault="00000000" w:rsidRPr="00000000" w14:paraId="0000091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1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1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1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1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1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1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2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4">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2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2F">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3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3A">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3B">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945">
            <w:pPr>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946">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947">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4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49">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94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4C">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94D">
            <w:pPr>
              <w:jc w:val="center"/>
              <w:rPr>
                <w:rFonts w:ascii="Arial" w:cs="Arial" w:eastAsia="Arial" w:hAnsi="Arial"/>
              </w:rPr>
            </w:pPr>
            <w:r w:rsidDel="00000000" w:rsidR="00000000" w:rsidRPr="00000000">
              <w:rPr>
                <w:rFonts w:ascii="Arial" w:cs="Arial" w:eastAsia="Arial" w:hAnsi="Arial"/>
                <w:rtl w:val="0"/>
              </w:rPr>
              <w:t xml:space="preserve">Topic </w:t>
            </w:r>
            <w:sdt>
              <w:sdtPr>
                <w:tag w:val="goog_rdk_198"/>
              </w:sdtPr>
              <w:sdtContent>
                <w:del w:author="davide.lenzarini@u-blox.com" w:id="44" w:date="2024-02-13T15:46:14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Type</w:t>
            </w:r>
          </w:p>
        </w:tc>
      </w:tr>
      <w:tr>
        <w:trPr>
          <w:cantSplit w:val="0"/>
          <w:tblHeader w:val="0"/>
        </w:trPr>
        <w:tc>
          <w:tcPr/>
          <w:p w:rsidR="00000000" w:rsidDel="00000000" w:rsidP="00000000" w:rsidRDefault="00000000" w:rsidRPr="00000000" w14:paraId="00000950">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95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2">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95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959">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95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66">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96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71">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972">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97C">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97D">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987">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988">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993">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994">
      <w:pPr>
        <w:pStyle w:val="Heading4"/>
        <w:ind w:left="0" w:right="4" w:firstLine="0"/>
        <w:rPr>
          <w:rFonts w:ascii="Arial" w:cs="Arial" w:eastAsia="Arial" w:hAnsi="Arial"/>
        </w:rPr>
      </w:pPr>
      <w:bookmarkStart w:colFirst="0" w:colLast="0" w:name="_heading=h.2y3w247" w:id="105"/>
      <w:bookmarkEnd w:id="105"/>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99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96">
      <w:pPr>
        <w:pStyle w:val="Heading4"/>
        <w:ind w:left="0" w:right="4" w:firstLine="0"/>
        <w:rPr>
          <w:rFonts w:ascii="Arial" w:cs="Arial" w:eastAsia="Arial" w:hAnsi="Arial"/>
        </w:rPr>
      </w:pPr>
      <w:bookmarkStart w:colFirst="0" w:colLast="0" w:name="_heading=h.1d96cc0" w:id="106"/>
      <w:bookmarkEnd w:id="106"/>
      <w:r w:rsidDel="00000000" w:rsidR="00000000" w:rsidRPr="00000000">
        <w:rPr>
          <w:rFonts w:ascii="Arial" w:cs="Arial" w:eastAsia="Arial" w:hAnsi="Arial"/>
          <w:rtl w:val="0"/>
        </w:rPr>
        <w:t xml:space="preserve">3.1.8.2 REGACK Flags</w:t>
      </w:r>
    </w:p>
    <w:p w:rsidR="00000000" w:rsidDel="00000000" w:rsidP="00000000" w:rsidRDefault="00000000" w:rsidRPr="00000000" w14:paraId="00000997">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998">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9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w:t>
      </w:r>
      <w:sdt>
        <w:sdtPr>
          <w:tag w:val="goog_rdk_199"/>
        </w:sdtPr>
        <w:sdtContent>
          <w:del w:author="davide.lenzarini@u-blox.com" w:id="45" w:date="2024-02-13T15:46:28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delText xml:space="preserve">Alias </w:delText>
            </w:r>
          </w:del>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sdt>
        <w:sdtPr>
          <w:tag w:val="goog_rdk_200"/>
        </w:sdtPr>
        <w:sdtContent>
          <w:del w:author="davide.lenzarini@u-blox.com" w:id="46" w:date="2024-02-13T15:46:31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 </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99A">
      <w:pPr>
        <w:pStyle w:val="Heading4"/>
        <w:ind w:left="0" w:right="4" w:firstLine="0"/>
        <w:rPr>
          <w:rFonts w:ascii="Arial" w:cs="Arial" w:eastAsia="Arial" w:hAnsi="Arial"/>
        </w:rPr>
      </w:pPr>
      <w:bookmarkStart w:colFirst="0" w:colLast="0" w:name="_heading=h.3x8tuzt" w:id="107"/>
      <w:bookmarkEnd w:id="107"/>
      <w:r w:rsidDel="00000000" w:rsidR="00000000" w:rsidRPr="00000000">
        <w:rPr>
          <w:rFonts w:ascii="Arial" w:cs="Arial" w:eastAsia="Arial" w:hAnsi="Arial"/>
          <w:rtl w:val="0"/>
        </w:rPr>
        <w:t xml:space="preserve">3.1.8.3 </w:t>
      </w:r>
      <w:r w:rsidDel="00000000" w:rsidR="00000000" w:rsidRPr="00000000">
        <w:rPr>
          <w:rFonts w:ascii="Arial" w:cs="Arial" w:eastAsia="Arial" w:hAnsi="Arial"/>
          <w:rtl w:val="0"/>
        </w:rPr>
        <w:t xml:space="preserve">Topic Alias</w:t>
      </w:r>
    </w:p>
    <w:p w:rsidR="00000000" w:rsidDel="00000000" w:rsidP="00000000" w:rsidRDefault="00000000" w:rsidRPr="00000000" w14:paraId="0000099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99C">
      <w:pPr>
        <w:pStyle w:val="Heading4"/>
        <w:ind w:left="0" w:right="4" w:firstLine="0"/>
        <w:rPr>
          <w:rFonts w:ascii="Arial" w:cs="Arial" w:eastAsia="Arial" w:hAnsi="Arial"/>
        </w:rPr>
      </w:pPr>
      <w:bookmarkStart w:colFirst="0" w:colLast="0" w:name="_heading=h.2ce457m" w:id="108"/>
      <w:bookmarkEnd w:id="108"/>
      <w:r w:rsidDel="00000000" w:rsidR="00000000" w:rsidRPr="00000000">
        <w:rPr>
          <w:rFonts w:ascii="Arial" w:cs="Arial" w:eastAsia="Arial" w:hAnsi="Arial"/>
          <w:rtl w:val="0"/>
        </w:rPr>
        <w:t xml:space="preserve">3.1.8.4 Packet Id</w:t>
      </w:r>
    </w:p>
    <w:p w:rsidR="00000000" w:rsidDel="00000000" w:rsidP="00000000" w:rsidRDefault="00000000" w:rsidRPr="00000000" w14:paraId="0000099D">
      <w:pPr>
        <w:spacing w:after="0" w:before="0" w:line="422"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REGISTER packet.</w:t>
      </w:r>
    </w:p>
    <w:p w:rsidR="00000000" w:rsidDel="00000000" w:rsidP="00000000" w:rsidRDefault="00000000" w:rsidRPr="00000000" w14:paraId="0000099E">
      <w:pPr>
        <w:pStyle w:val="Heading4"/>
        <w:ind w:left="0" w:right="4" w:firstLine="0"/>
        <w:rPr>
          <w:rFonts w:ascii="Arial" w:cs="Arial" w:eastAsia="Arial" w:hAnsi="Arial"/>
        </w:rPr>
      </w:pPr>
      <w:bookmarkStart w:colFirst="0" w:colLast="0" w:name="_heading=h.rjefff" w:id="109"/>
      <w:bookmarkEnd w:id="109"/>
      <w:r w:rsidDel="00000000" w:rsidR="00000000" w:rsidRPr="00000000">
        <w:rPr>
          <w:rFonts w:ascii="Arial" w:cs="Arial" w:eastAsia="Arial" w:hAnsi="Arial"/>
          <w:rtl w:val="0"/>
        </w:rPr>
        <w:t xml:space="preserve">3.1.8.5 Reason Code</w:t>
      </w:r>
    </w:p>
    <w:p w:rsidR="00000000" w:rsidDel="00000000" w:rsidP="00000000" w:rsidRDefault="00000000" w:rsidRPr="00000000" w14:paraId="0000099F">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pStyle w:val="Heading3"/>
        <w:ind w:left="720" w:hanging="720"/>
        <w:rPr/>
      </w:pPr>
      <w:bookmarkStart w:colFirst="0" w:colLast="0" w:name="_heading=h.3bj1y38" w:id="110"/>
      <w:bookmarkEnd w:id="110"/>
      <w:r w:rsidDel="00000000" w:rsidR="00000000" w:rsidRPr="00000000">
        <w:rPr>
          <w:rtl w:val="0"/>
        </w:rPr>
        <w:t xml:space="preserve">3.1.9</w:t>
      </w:r>
      <w:sdt>
        <w:sdtPr>
          <w:tag w:val="goog_rdk_201"/>
        </w:sdtPr>
        <w:sdtContent>
          <w:commentRangeStart w:id="66"/>
        </w:sdtContent>
      </w:sdt>
      <w:r w:rsidDel="00000000" w:rsidR="00000000" w:rsidRPr="00000000">
        <w:rPr>
          <w:rtl w:val="0"/>
        </w:rPr>
        <w:t xml:space="preserve"> </w:t>
      </w:r>
      <w:r w:rsidDel="00000000" w:rsidR="00000000" w:rsidRPr="00000000">
        <w:rPr>
          <w:rtl w:val="0"/>
        </w:rPr>
        <w:t xml:space="preserve">Publish Variants</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9A3">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19"/>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9A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9A5">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9A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9A7">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9A8">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9A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9AA">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9AB">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9AC">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pStyle w:val="Heading3"/>
        <w:keepLines w:val="1"/>
        <w:spacing w:after="77" w:before="0" w:line="259" w:lineRule="auto"/>
        <w:ind w:left="0" w:firstLine="0"/>
        <w:rPr>
          <w:rFonts w:ascii="Arial" w:cs="Arial" w:eastAsia="Arial" w:hAnsi="Arial"/>
        </w:rPr>
      </w:pPr>
      <w:bookmarkStart w:colFirst="0" w:colLast="0" w:name="_heading=h.j8sehv" w:id="111"/>
      <w:bookmarkEnd w:id="111"/>
      <w:r w:rsidDel="00000000" w:rsidR="00000000" w:rsidRPr="00000000">
        <w:rPr>
          <w:rtl w:val="0"/>
        </w:rPr>
        <w:t xml:space="preserve">3.1.10 </w:t>
      </w:r>
      <w:r w:rsidDel="00000000" w:rsidR="00000000" w:rsidRPr="00000000">
        <w:rPr>
          <w:rFonts w:ascii="Arial" w:cs="Arial" w:eastAsia="Arial" w:hAnsi="Arial"/>
          <w:rtl w:val="0"/>
        </w:rPr>
        <w:t xml:space="preserve">PUBLISH </w:t>
      </w:r>
      <w:r w:rsidDel="00000000" w:rsidR="00000000" w:rsidRPr="00000000">
        <w:rPr>
          <w:rtl w:val="0"/>
        </w:rPr>
        <w:t xml:space="preserve">WITHOUT SESSION</w:t>
      </w: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B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B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B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B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B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9B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B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B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B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B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9C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C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9CF">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9D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9D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9EC">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4"/>
          </w:tcPr>
          <w:p w:rsidR="00000000" w:rsidDel="00000000" w:rsidP="00000000" w:rsidRDefault="00000000" w:rsidRPr="00000000" w14:paraId="000009E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9F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9F4">
            <w:pPr>
              <w:jc w:val="center"/>
              <w:rPr>
                <w:rFonts w:ascii="Arial" w:cs="Arial" w:eastAsia="Arial" w:hAnsi="Arial"/>
                <w:i w:val="1"/>
              </w:rPr>
            </w:pPr>
            <w:r w:rsidDel="00000000" w:rsidR="00000000" w:rsidRPr="00000000">
              <w:rPr>
                <w:rFonts w:ascii="Arial" w:cs="Arial" w:eastAsia="Arial" w:hAnsi="Arial"/>
                <w:i w:val="1"/>
                <w:rtl w:val="0"/>
              </w:rPr>
              <w:t xml:space="preserve">Reserved</w:t>
            </w:r>
            <w:r w:rsidDel="00000000" w:rsidR="00000000" w:rsidRPr="00000000">
              <w:rPr>
                <w:rtl w:val="0"/>
              </w:rPr>
            </w:r>
          </w:p>
        </w:tc>
        <w:tc>
          <w:tcPr>
            <w:gridSpan w:val="4"/>
          </w:tcPr>
          <w:p w:rsidR="00000000" w:rsidDel="00000000" w:rsidP="00000000" w:rsidRDefault="00000000" w:rsidRPr="00000000" w14:paraId="000009F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9F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FC">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9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9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0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0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0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0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0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0B">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Topic </w:t>
            </w:r>
            <w:r w:rsidDel="00000000" w:rsidR="00000000" w:rsidRPr="00000000">
              <w:rPr>
                <w:rFonts w:ascii="Arial" w:cs="Arial" w:eastAsia="Arial" w:hAnsi="Arial"/>
                <w:rtl w:val="0"/>
              </w:rPr>
              <w:t xml:space="preserve">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2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39">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3A">
      <w:pPr>
        <w:ind w:left="720" w:firstLine="0"/>
        <w:rPr>
          <w:rFonts w:ascii="Arial" w:cs="Arial" w:eastAsia="Arial" w:hAnsi="Arial"/>
          <w:b w:val="1"/>
          <w:shd w:fill="fff2cc" w:val="clear"/>
        </w:rPr>
      </w:pPr>
      <w:r w:rsidDel="00000000" w:rsidR="00000000" w:rsidRPr="00000000">
        <w:rPr>
          <w:rtl w:val="0"/>
        </w:rPr>
      </w:r>
    </w:p>
    <w:p w:rsidR="00000000" w:rsidDel="00000000" w:rsidP="00000000" w:rsidRDefault="00000000" w:rsidRPr="00000000" w14:paraId="00000A3B">
      <w:pPr>
        <w:ind w:left="0" w:firstLine="0"/>
        <w:rPr>
          <w:rFonts w:ascii="Arial" w:cs="Arial" w:eastAsia="Arial" w:hAnsi="Arial"/>
          <w:highlight w:val="yellow"/>
        </w:rPr>
      </w:pPr>
      <w:r w:rsidDel="00000000" w:rsidR="00000000" w:rsidRPr="00000000">
        <w:rPr>
          <w:rFonts w:ascii="Arial" w:cs="Arial" w:eastAsia="Arial" w:hAnsi="Arial"/>
          <w:highlight w:val="yellow"/>
          <w:rtl w:val="0"/>
        </w:rPr>
        <w:t xml:space="preserve">Upon being processed, PUBLISH WITHOUT SESSION packets received by a Gateway MUST have their Quality of Service level set to 0 for onward transmission into the MQTT network. PUBLISH WITHOUT SESSION packets are a concept considered </w:t>
      </w:r>
      <w:r w:rsidDel="00000000" w:rsidR="00000000" w:rsidRPr="00000000">
        <w:rPr>
          <w:rFonts w:ascii="Arial" w:cs="Arial" w:eastAsia="Arial" w:hAnsi="Arial"/>
          <w:b w:val="1"/>
          <w:highlight w:val="yellow"/>
          <w:rtl w:val="0"/>
        </w:rPr>
        <w:t xml:space="preserve">only </w:t>
      </w:r>
      <w:r w:rsidDel="00000000" w:rsidR="00000000" w:rsidRPr="00000000">
        <w:rPr>
          <w:rFonts w:ascii="Arial" w:cs="Arial" w:eastAsia="Arial" w:hAnsi="Arial"/>
          <w:highlight w:val="yellow"/>
          <w:rtl w:val="0"/>
        </w:rPr>
        <w:t xml:space="preserve">valid</w:t>
      </w:r>
      <w:r w:rsidDel="00000000" w:rsidR="00000000" w:rsidRPr="00000000">
        <w:rPr>
          <w:rFonts w:ascii="Arial" w:cs="Arial" w:eastAsia="Arial" w:hAnsi="Arial"/>
          <w:b w:val="1"/>
          <w:highlight w:val="yellow"/>
          <w:rtl w:val="0"/>
        </w:rPr>
        <w:t xml:space="preserve"> </w:t>
      </w:r>
      <w:r w:rsidDel="00000000" w:rsidR="00000000" w:rsidRPr="00000000">
        <w:rPr>
          <w:rFonts w:ascii="Arial" w:cs="Arial" w:eastAsia="Arial" w:hAnsi="Arial"/>
          <w:highlight w:val="yellow"/>
          <w:rtl w:val="0"/>
        </w:rPr>
        <w:t xml:space="preserve">on the Gateway side of the network.</w:t>
      </w:r>
      <w:r w:rsidDel="00000000" w:rsidR="00000000" w:rsidRPr="00000000">
        <w:rPr>
          <w:rFonts w:ascii="Arial" w:cs="Arial" w:eastAsia="Arial" w:hAnsi="Arial"/>
          <w:highlight w:val="yellow"/>
          <w:rtl w:val="0"/>
        </w:rPr>
        <w:t xml:space="preserve"> [MQTTSN-????]</w:t>
      </w:r>
    </w:p>
    <w:p w:rsidR="00000000" w:rsidDel="00000000" w:rsidP="00000000" w:rsidRDefault="00000000" w:rsidRPr="00000000" w14:paraId="00000A3C">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0A3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3E">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PUBLISH WITHOUT SESSION packet is generally sent using the broadcast address as destination.</w:t>
      </w:r>
    </w:p>
    <w:p w:rsidR="00000000" w:rsidDel="00000000" w:rsidP="00000000" w:rsidRDefault="00000000" w:rsidRPr="00000000" w14:paraId="00000A3F">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0A4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41">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w:t>
      </w:r>
      <w:r w:rsidDel="00000000" w:rsidR="00000000" w:rsidRPr="00000000">
        <w:rPr>
          <w:rFonts w:ascii="Arial" w:cs="Arial" w:eastAsia="Arial" w:hAnsi="Arial"/>
          <w:shd w:fill="fff2cc" w:val="clear"/>
          <w:rtl w:val="0"/>
        </w:rPr>
        <w:t xml:space="preserve"> should not be associated with a MQTT-SN Client Session and</w:t>
      </w:r>
      <w:r w:rsidDel="00000000" w:rsidR="00000000" w:rsidRPr="00000000">
        <w:rPr>
          <w:rFonts w:ascii="Arial" w:cs="Arial" w:eastAsia="Arial" w:hAnsi="Arial"/>
          <w:shd w:fill="fff2cc" w:val="clear"/>
          <w:rtl w:val="0"/>
        </w:rPr>
        <w:t xml:space="preserve"> can be optionally discarded by the Gateway without being processed for onward delivery.</w:t>
      </w:r>
      <w:r w:rsidDel="00000000" w:rsidR="00000000" w:rsidRPr="00000000">
        <w:rPr>
          <w:rtl w:val="0"/>
        </w:rPr>
      </w:r>
    </w:p>
    <w:p w:rsidR="00000000" w:rsidDel="00000000" w:rsidP="00000000" w:rsidRDefault="00000000" w:rsidRPr="00000000" w14:paraId="00000A42">
      <w:pPr>
        <w:pStyle w:val="Heading4"/>
        <w:ind w:left="0" w:right="4" w:firstLine="0"/>
        <w:rPr>
          <w:rFonts w:ascii="Arial" w:cs="Arial" w:eastAsia="Arial" w:hAnsi="Arial"/>
        </w:rPr>
      </w:pPr>
      <w:bookmarkStart w:colFirst="0" w:colLast="0" w:name="_heading=h.338fx5o" w:id="112"/>
      <w:bookmarkEnd w:id="112"/>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44">
      <w:pPr>
        <w:pStyle w:val="Heading4"/>
        <w:ind w:left="0" w:right="4" w:firstLine="0"/>
        <w:rPr>
          <w:rFonts w:ascii="Arial" w:cs="Arial" w:eastAsia="Arial" w:hAnsi="Arial"/>
        </w:rPr>
      </w:pPr>
      <w:bookmarkStart w:colFirst="0" w:colLast="0" w:name="_heading=h.1idq7dh" w:id="113"/>
      <w:bookmarkEnd w:id="113"/>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A45">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4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47">
      <w:pPr>
        <w:numPr>
          <w:ilvl w:val="0"/>
          <w:numId w:val="7"/>
        </w:numPr>
        <w:spacing w:after="0" w:before="0" w:line="248.00000000000006" w:lineRule="auto"/>
        <w:ind w:left="498" w:right="6"/>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A4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49">
      <w:pPr>
        <w:pStyle w:val="Heading4"/>
        <w:ind w:left="0" w:right="4" w:firstLine="0"/>
        <w:rPr>
          <w:rFonts w:ascii="Arial" w:cs="Arial" w:eastAsia="Arial" w:hAnsi="Arial"/>
        </w:rPr>
      </w:pPr>
      <w:bookmarkStart w:colFirst="0" w:colLast="0" w:name="_heading=h.42ddq1a" w:id="114"/>
      <w:bookmarkEnd w:id="114"/>
      <w:r w:rsidDel="00000000" w:rsidR="00000000" w:rsidRPr="00000000">
        <w:rPr>
          <w:rFonts w:ascii="Arial" w:cs="Arial" w:eastAsia="Arial" w:hAnsi="Arial"/>
          <w:rtl w:val="0"/>
        </w:rPr>
        <w:t xml:space="preserve">3.1.10.3 Topic Data</w:t>
      </w:r>
    </w:p>
    <w:p w:rsidR="00000000" w:rsidDel="00000000" w:rsidP="00000000" w:rsidRDefault="00000000" w:rsidRPr="00000000" w14:paraId="00000A4A">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4B">
      <w:pPr>
        <w:pStyle w:val="Heading4"/>
        <w:ind w:left="0" w:right="4" w:firstLine="0"/>
        <w:rPr>
          <w:rFonts w:ascii="Arial" w:cs="Arial" w:eastAsia="Arial" w:hAnsi="Arial"/>
        </w:rPr>
      </w:pPr>
      <w:bookmarkStart w:colFirst="0" w:colLast="0" w:name="_heading=h.2hio093" w:id="115"/>
      <w:bookmarkEnd w:id="115"/>
      <w:r w:rsidDel="00000000" w:rsidR="00000000" w:rsidRPr="00000000">
        <w:rPr>
          <w:rFonts w:ascii="Arial" w:cs="Arial" w:eastAsia="Arial" w:hAnsi="Arial"/>
          <w:rtl w:val="0"/>
        </w:rPr>
        <w:t xml:space="preserve">3.1.10.4 Data</w:t>
      </w:r>
    </w:p>
    <w:p w:rsidR="00000000" w:rsidDel="00000000" w:rsidP="00000000" w:rsidRDefault="00000000" w:rsidRPr="00000000" w14:paraId="00000A4C">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4D">
      <w:pPr>
        <w:rPr>
          <w:rFonts w:ascii="Arial" w:cs="Arial" w:eastAsia="Arial" w:hAnsi="Arial"/>
        </w:rPr>
      </w:pPr>
      <w:r w:rsidDel="00000000" w:rsidR="00000000" w:rsidRPr="00000000">
        <w:rPr>
          <w:rtl w:val="0"/>
        </w:rPr>
      </w:r>
    </w:p>
    <w:p w:rsidR="00000000" w:rsidDel="00000000" w:rsidP="00000000" w:rsidRDefault="00000000" w:rsidRPr="00000000" w14:paraId="00000A4E">
      <w:pPr>
        <w:pStyle w:val="Heading3"/>
        <w:keepLines w:val="1"/>
        <w:spacing w:after="77" w:before="0" w:line="259" w:lineRule="auto"/>
        <w:ind w:left="0" w:firstLine="0"/>
        <w:rPr>
          <w:rFonts w:ascii="Arial" w:cs="Arial" w:eastAsia="Arial" w:hAnsi="Arial"/>
        </w:rPr>
      </w:pPr>
      <w:bookmarkStart w:colFirst="0" w:colLast="0" w:name="_heading=h.wnyagw" w:id="116"/>
      <w:bookmarkEnd w:id="116"/>
      <w:r w:rsidDel="00000000" w:rsidR="00000000" w:rsidRPr="00000000">
        <w:rPr>
          <w:rtl w:val="0"/>
        </w:rPr>
        <w:t xml:space="preserve">3.1.11 </w:t>
      </w:r>
      <w:r w:rsidDel="00000000" w:rsidR="00000000" w:rsidRPr="00000000">
        <w:rPr>
          <w:rFonts w:ascii="Arial" w:cs="Arial" w:eastAsia="Arial" w:hAnsi="Arial"/>
          <w:rtl w:val="0"/>
        </w:rPr>
        <w:t xml:space="preserve">PUBLISH (used for QoS 0)</w:t>
      </w:r>
    </w:p>
    <w:p w:rsidR="00000000" w:rsidDel="00000000" w:rsidP="00000000" w:rsidRDefault="00000000" w:rsidRPr="00000000" w14:paraId="00000A4F">
      <w:pPr>
        <w:rPr>
          <w:rFonts w:ascii="Arial" w:cs="Arial" w:eastAsia="Arial" w:hAnsi="Arial"/>
        </w:rPr>
      </w:pPr>
      <w:r w:rsidDel="00000000" w:rsidR="00000000" w:rsidRPr="00000000">
        <w:rPr>
          <w:rtl w:val="0"/>
        </w:rPr>
      </w:r>
    </w:p>
    <w:tbl>
      <w:tblPr>
        <w:tblStyle w:val="Table2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A5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5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5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5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5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5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5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5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5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5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6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6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6F">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7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7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A8C">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8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8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9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9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9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9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9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99">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9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9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9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A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A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A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A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A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AD">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E">
            <w:pPr>
              <w:jc w:val="center"/>
              <w:rPr>
                <w:rFonts w:ascii="Arial" w:cs="Arial" w:eastAsia="Arial" w:hAnsi="Arial"/>
              </w:rPr>
            </w:pPr>
            <w:r w:rsidDel="00000000" w:rsidR="00000000" w:rsidRPr="00000000">
              <w:rPr>
                <w:rFonts w:ascii="Arial" w:cs="Arial" w:eastAsia="Arial" w:hAnsi="Arial"/>
                <w:rtl w:val="0"/>
              </w:rPr>
              <w:t xml:space="preserve">Topic </w:t>
            </w:r>
            <w:r w:rsidDel="00000000" w:rsidR="00000000" w:rsidRPr="00000000">
              <w:rPr>
                <w:rFonts w:ascii="Arial" w:cs="Arial" w:eastAsia="Arial" w:hAnsi="Arial"/>
                <w:rtl w:val="0"/>
              </w:rPr>
              <w:t xml:space="preserve">Data MSB</w:t>
            </w:r>
          </w:p>
        </w:tc>
      </w:tr>
      <w:tr>
        <w:trPr>
          <w:cantSplit w:val="0"/>
          <w:tblHeader w:val="0"/>
        </w:trPr>
        <w:tc>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D">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CC">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ADB">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DC">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ADD">
      <w:pPr>
        <w:ind w:left="720" w:firstLine="0"/>
        <w:rPr>
          <w:rFonts w:ascii="Arial" w:cs="Arial" w:eastAsia="Arial" w:hAnsi="Arial"/>
          <w:highlight w:val="yellow"/>
        </w:rPr>
      </w:pPr>
      <w:sdt>
        <w:sdtPr>
          <w:tag w:val="goog_rdk_202"/>
        </w:sdtPr>
        <w:sdtContent>
          <w:commentRangeStart w:id="67"/>
        </w:sdtContent>
      </w:sdt>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ADE">
      <w:pPr>
        <w:ind w:left="72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w:t>
      </w:r>
      <w:commentRangeEnd w:id="67"/>
      <w:r w:rsidDel="00000000" w:rsidR="00000000" w:rsidRPr="00000000">
        <w:commentReference w:id="67"/>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DF">
      <w:pPr>
        <w:pStyle w:val="Heading4"/>
        <w:ind w:left="0" w:right="4" w:firstLine="0"/>
        <w:rPr>
          <w:rFonts w:ascii="Arial" w:cs="Arial" w:eastAsia="Arial" w:hAnsi="Arial"/>
        </w:rPr>
      </w:pPr>
      <w:bookmarkStart w:colFirst="0" w:colLast="0" w:name="_heading=h.3gnlt4p" w:id="117"/>
      <w:bookmarkEnd w:id="117"/>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AE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E1">
      <w:pPr>
        <w:pStyle w:val="Heading4"/>
        <w:ind w:left="0" w:right="4" w:firstLine="0"/>
        <w:rPr>
          <w:rFonts w:ascii="Arial" w:cs="Arial" w:eastAsia="Arial" w:hAnsi="Arial"/>
        </w:rPr>
      </w:pPr>
      <w:bookmarkStart w:colFirst="0" w:colLast="0" w:name="_heading=h.1vsw3ci" w:id="118"/>
      <w:bookmarkEnd w:id="118"/>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AE2">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AE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E4">
      <w:pPr>
        <w:numPr>
          <w:ilvl w:val="0"/>
          <w:numId w:val="7"/>
        </w:numPr>
        <w:spacing w:after="0" w:before="0" w:line="248.00000000000006" w:lineRule="auto"/>
        <w:ind w:left="498" w:right="6"/>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A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A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packet.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is set to “1”, it signifies that the packet was retransmitted.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E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E8">
      <w:pPr>
        <w:pStyle w:val="Heading4"/>
        <w:ind w:left="0" w:right="4" w:firstLine="0"/>
        <w:rPr>
          <w:rFonts w:ascii="Arial" w:cs="Arial" w:eastAsia="Arial" w:hAnsi="Arial"/>
        </w:rPr>
      </w:pPr>
      <w:bookmarkStart w:colFirst="0" w:colLast="0" w:name="_heading=h.4fsjm0b" w:id="119"/>
      <w:bookmarkEnd w:id="119"/>
      <w:r w:rsidDel="00000000" w:rsidR="00000000" w:rsidRPr="00000000">
        <w:rPr>
          <w:rFonts w:ascii="Arial" w:cs="Arial" w:eastAsia="Arial" w:hAnsi="Arial"/>
          <w:rtl w:val="0"/>
        </w:rPr>
        <w:t xml:space="preserve">3.1.11.3 Topic Data</w:t>
      </w:r>
    </w:p>
    <w:p w:rsidR="00000000" w:rsidDel="00000000" w:rsidP="00000000" w:rsidRDefault="00000000" w:rsidRPr="00000000" w14:paraId="00000AE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EA">
      <w:pPr>
        <w:pStyle w:val="Heading4"/>
        <w:ind w:left="0" w:right="4" w:firstLine="0"/>
        <w:rPr>
          <w:rFonts w:ascii="Arial" w:cs="Arial" w:eastAsia="Arial" w:hAnsi="Arial"/>
        </w:rPr>
      </w:pPr>
      <w:bookmarkStart w:colFirst="0" w:colLast="0" w:name="_heading=h.2uxtw84" w:id="120"/>
      <w:bookmarkEnd w:id="120"/>
      <w:r w:rsidDel="00000000" w:rsidR="00000000" w:rsidRPr="00000000">
        <w:rPr>
          <w:rFonts w:ascii="Arial" w:cs="Arial" w:eastAsia="Arial" w:hAnsi="Arial"/>
          <w:rtl w:val="0"/>
        </w:rPr>
        <w:t xml:space="preserve">3.1.11.4 Data</w:t>
      </w:r>
    </w:p>
    <w:p w:rsidR="00000000" w:rsidDel="00000000" w:rsidP="00000000" w:rsidRDefault="00000000" w:rsidRPr="00000000" w14:paraId="00000AE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EC">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AED">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AEE">
      <w:pPr>
        <w:pStyle w:val="Heading3"/>
        <w:keepLines w:val="1"/>
        <w:spacing w:after="77" w:before="0" w:line="259" w:lineRule="auto"/>
        <w:ind w:left="0" w:firstLine="0"/>
        <w:rPr>
          <w:rFonts w:ascii="Arial" w:cs="Arial" w:eastAsia="Arial" w:hAnsi="Arial"/>
        </w:rPr>
      </w:pPr>
      <w:bookmarkStart w:colFirst="0" w:colLast="0" w:name="_heading=h.1a346fx" w:id="121"/>
      <w:bookmarkEnd w:id="121"/>
      <w:r w:rsidDel="00000000" w:rsidR="00000000" w:rsidRPr="00000000">
        <w:rPr>
          <w:rtl w:val="0"/>
        </w:rPr>
        <w:t xml:space="preserve">3.1.12 </w:t>
      </w:r>
      <w:r w:rsidDel="00000000" w:rsidR="00000000" w:rsidRPr="00000000">
        <w:rPr>
          <w:rFonts w:ascii="Arial" w:cs="Arial" w:eastAsia="Arial" w:hAnsi="Arial"/>
          <w:rtl w:val="0"/>
        </w:rPr>
        <w:t xml:space="preserve">PUBLISH (used for QoS 1 &amp; 2)</w:t>
      </w:r>
    </w:p>
    <w:p w:rsidR="00000000" w:rsidDel="00000000" w:rsidP="00000000" w:rsidRDefault="00000000" w:rsidRPr="00000000" w14:paraId="00000AEF">
      <w:pPr>
        <w:rPr>
          <w:rFonts w:ascii="Arial" w:cs="Arial" w:eastAsia="Arial" w:hAnsi="Arial"/>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F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F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F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F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F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F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F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F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F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F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0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0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0F">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1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1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2C">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2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2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3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3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3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3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3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39">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3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3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3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4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4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4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4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4D">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4E">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5C">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B5D">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6B">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C">
            <w:pPr>
              <w:jc w:val="center"/>
              <w:rPr>
                <w:rFonts w:ascii="Arial" w:cs="Arial" w:eastAsia="Arial" w:hAnsi="Arial"/>
              </w:rPr>
            </w:pPr>
            <w:r w:rsidDel="00000000" w:rsidR="00000000" w:rsidRPr="00000000">
              <w:rPr>
                <w:rFonts w:ascii="Arial" w:cs="Arial" w:eastAsia="Arial" w:hAnsi="Arial"/>
                <w:rtl w:val="0"/>
              </w:rPr>
              <w:t xml:space="preserve">Topic </w:t>
            </w:r>
            <w:r w:rsidDel="00000000" w:rsidR="00000000" w:rsidRPr="00000000">
              <w:rPr>
                <w:rFonts w:ascii="Arial" w:cs="Arial" w:eastAsia="Arial" w:hAnsi="Arial"/>
                <w:rtl w:val="0"/>
              </w:rPr>
              <w:t xml:space="preserve">Data MSB</w:t>
            </w:r>
          </w:p>
        </w:tc>
      </w:tr>
      <w:tr>
        <w:trPr>
          <w:cantSplit w:val="0"/>
          <w:tblHeader w:val="0"/>
        </w:trPr>
        <w:tc>
          <w:tcPr/>
          <w:p w:rsidR="00000000" w:rsidDel="00000000" w:rsidP="00000000" w:rsidRDefault="00000000" w:rsidRPr="00000000" w14:paraId="00000B7A">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9">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B8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B99">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9A">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B9B">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B9C">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B9D">
      <w:pPr>
        <w:pStyle w:val="Heading4"/>
        <w:ind w:left="0" w:right="4" w:firstLine="0"/>
        <w:rPr>
          <w:rFonts w:ascii="Arial" w:cs="Arial" w:eastAsia="Arial" w:hAnsi="Arial"/>
        </w:rPr>
      </w:pPr>
      <w:bookmarkStart w:colFirst="0" w:colLast="0" w:name="_heading=h.3u2rp3q" w:id="122"/>
      <w:bookmarkEnd w:id="122"/>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B9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9F">
      <w:pPr>
        <w:pStyle w:val="Heading4"/>
        <w:ind w:left="0" w:right="4" w:firstLine="0"/>
        <w:rPr>
          <w:rFonts w:ascii="Arial" w:cs="Arial" w:eastAsia="Arial" w:hAnsi="Arial"/>
        </w:rPr>
      </w:pPr>
      <w:bookmarkStart w:colFirst="0" w:colLast="0" w:name="_heading=h.2981zbj" w:id="123"/>
      <w:bookmarkEnd w:id="123"/>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BA0">
      <w:pPr>
        <w:ind w:right="4"/>
        <w:rPr>
          <w:rFonts w:ascii="Arial" w:cs="Arial" w:eastAsia="Arial" w:hAnsi="Arial"/>
        </w:rPr>
      </w:pPr>
      <w:bookmarkStart w:colFirst="0" w:colLast="0" w:name="_heading=h.odc9jc" w:id="124"/>
      <w:bookmarkEnd w:id="124"/>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1">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B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B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BA5">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A6">
      <w:pPr>
        <w:pStyle w:val="Heading4"/>
        <w:ind w:left="0" w:right="4" w:firstLine="0"/>
        <w:rPr>
          <w:rFonts w:ascii="Arial" w:cs="Arial" w:eastAsia="Arial" w:hAnsi="Arial"/>
        </w:rPr>
      </w:pPr>
      <w:bookmarkStart w:colFirst="0" w:colLast="0" w:name="_heading=h.1nia2ey" w:id="125"/>
      <w:bookmarkEnd w:id="125"/>
      <w:r w:rsidDel="00000000" w:rsidR="00000000" w:rsidRPr="00000000">
        <w:rPr>
          <w:rFonts w:ascii="Arial" w:cs="Arial" w:eastAsia="Arial" w:hAnsi="Arial"/>
          <w:rtl w:val="0"/>
        </w:rPr>
        <w:t xml:space="preserve">3.1.12.4 Packet Id</w:t>
      </w:r>
    </w:p>
    <w:p w:rsidR="00000000" w:rsidDel="00000000" w:rsidP="00000000" w:rsidRDefault="00000000" w:rsidRPr="00000000" w14:paraId="00000BA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meaning as the MQTT “Packet ID”; only relevant in case of QoS levels 1 and 2, otherwise coded 0x0000.</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7hxl2r" w:id="126"/>
      <w:bookmarkEnd w:id="126"/>
      <w:r w:rsidDel="00000000" w:rsidR="00000000" w:rsidRPr="00000000">
        <w:rPr>
          <w:rFonts w:ascii="Arial" w:cs="Arial" w:eastAsia="Arial" w:hAnsi="Arial"/>
          <w:rtl w:val="0"/>
        </w:rPr>
        <w:t xml:space="preserve">3.1.12.5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r w:rsidDel="00000000" w:rsidR="00000000" w:rsidRPr="00000000">
        <w:rPr>
          <w:rtl w:val="0"/>
        </w:rPr>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mn7vak" w:id="127"/>
      <w:bookmarkEnd w:id="127"/>
      <w:r w:rsidDel="00000000" w:rsidR="00000000" w:rsidRPr="00000000">
        <w:rPr>
          <w:rFonts w:ascii="Arial" w:cs="Arial" w:eastAsia="Arial" w:hAnsi="Arial"/>
          <w:rtl w:val="0"/>
        </w:rPr>
        <w:t xml:space="preserve">3.1.12.6 Data</w:t>
      </w:r>
    </w:p>
    <w:p w:rsidR="00000000" w:rsidDel="00000000" w:rsidP="00000000" w:rsidRDefault="00000000" w:rsidRPr="00000000" w14:paraId="00000BA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B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B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C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C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C9">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D1">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D2">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DA">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BD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BE4">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w:t>
      </w:r>
      <w:r w:rsidDel="00000000" w:rsidR="00000000" w:rsidRPr="00000000">
        <w:rPr>
          <w:rFonts w:ascii="Arial" w:cs="Arial" w:eastAsia="Arial" w:hAnsi="Arial"/>
          <w:rtl w:val="0"/>
        </w:rPr>
        <w:t xml:space="preserve">any QoS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BE5">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BE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E7">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w:t>
      </w:r>
    </w:p>
    <w:p w:rsidR="00000000" w:rsidDel="00000000" w:rsidP="00000000" w:rsidRDefault="00000000" w:rsidRPr="00000000" w14:paraId="00000BE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BE9">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B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BEB">
      <w:pPr>
        <w:pStyle w:val="Heading3"/>
        <w:keepLines w:val="1"/>
        <w:spacing w:after="109" w:before="0" w:line="259" w:lineRule="auto"/>
        <w:ind w:left="0" w:right="4" w:firstLine="0"/>
        <w:rPr/>
      </w:pPr>
      <w:bookmarkStart w:colFirst="0" w:colLast="0" w:name="_heading=h.6ou4tvr7malk" w:id="132"/>
      <w:bookmarkEnd w:id="132"/>
      <w:r w:rsidDel="00000000" w:rsidR="00000000" w:rsidRPr="00000000">
        <w:rPr>
          <w:rtl w:val="0"/>
        </w:rPr>
      </w:r>
    </w:p>
    <w:p w:rsidR="00000000" w:rsidDel="00000000" w:rsidP="00000000" w:rsidRDefault="00000000" w:rsidRPr="00000000" w14:paraId="00000BEC">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E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E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E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F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F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F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F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F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F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F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F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F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0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0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09">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1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12">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1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1B">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24">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25">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27">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w:t>
      </w:r>
    </w:p>
    <w:p w:rsidR="00000000" w:rsidDel="00000000" w:rsidP="00000000" w:rsidRDefault="00000000" w:rsidRPr="00000000" w14:paraId="00000C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29">
      <w:pPr>
        <w:pStyle w:val="Heading4"/>
        <w:ind w:left="0" w:right="4"/>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C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r w:rsidDel="00000000" w:rsidR="00000000" w:rsidRPr="00000000">
        <w:rPr>
          <w:rtl w:val="0"/>
        </w:rPr>
      </w:r>
    </w:p>
    <w:p w:rsidR="00000000" w:rsidDel="00000000" w:rsidP="00000000" w:rsidRDefault="00000000" w:rsidRPr="00000000" w14:paraId="00000C2B">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2C">
      <w:pPr>
        <w:pStyle w:val="Heading3"/>
        <w:keepLines w:val="1"/>
        <w:spacing w:after="109" w:before="0" w:line="259" w:lineRule="auto"/>
        <w:ind w:left="0" w:right="4" w:firstLine="0"/>
        <w:rPr>
          <w:rFonts w:ascii="Arial" w:cs="Arial" w:eastAsia="Arial" w:hAnsi="Arial"/>
        </w:rPr>
      </w:pPr>
      <w:bookmarkStart w:colFirst="0" w:colLast="0" w:name="_heading=h.2eclud0" w:id="137"/>
      <w:bookmarkEnd w:id="137"/>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2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2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2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3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3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3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3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3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3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3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3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3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4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4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49">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5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52">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5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5B">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C64">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C65">
      <w:pPr>
        <w:pStyle w:val="Heading4"/>
        <w:ind w:left="0" w:right="4" w:firstLine="0"/>
        <w:rPr>
          <w:rFonts w:ascii="Arial" w:cs="Arial" w:eastAsia="Arial" w:hAnsi="Arial"/>
        </w:rPr>
      </w:pPr>
      <w:bookmarkStart w:colFirst="0" w:colLast="0" w:name="_heading=h.thw4kt" w:id="138"/>
      <w:bookmarkEnd w:id="138"/>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C66">
      <w:pPr>
        <w:spacing w:after="174" w:before="0" w:line="248.00000000000006" w:lineRule="auto"/>
        <w:ind w:left="72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67">
      <w:pPr>
        <w:pStyle w:val="Heading4"/>
        <w:ind w:left="0" w:right="4" w:firstLine="0"/>
        <w:rPr>
          <w:rFonts w:ascii="Arial" w:cs="Arial" w:eastAsia="Arial" w:hAnsi="Arial"/>
        </w:rPr>
      </w:pPr>
      <w:bookmarkStart w:colFirst="0" w:colLast="0" w:name="_heading=h.3dhjn8m" w:id="139"/>
      <w:bookmarkEnd w:id="139"/>
      <w:r w:rsidDel="00000000" w:rsidR="00000000" w:rsidRPr="00000000">
        <w:rPr>
          <w:rFonts w:ascii="Arial" w:cs="Arial" w:eastAsia="Arial" w:hAnsi="Arial"/>
          <w:rtl w:val="0"/>
        </w:rPr>
        <w:t xml:space="preserve">3.1.15.2 Packet Id</w:t>
      </w:r>
    </w:p>
    <w:p w:rsidR="00000000" w:rsidDel="00000000" w:rsidP="00000000" w:rsidRDefault="00000000" w:rsidRPr="00000000" w14:paraId="00000C68">
      <w:pPr>
        <w:spacing w:after="174" w:before="0" w:line="248.00000000000006" w:lineRule="auto"/>
        <w:ind w:left="682" w:right="4" w:firstLine="0"/>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69">
      <w:pPr>
        <w:pStyle w:val="Heading4"/>
        <w:ind w:left="0" w:right="4"/>
        <w:rPr>
          <w:rFonts w:ascii="Arial" w:cs="Arial" w:eastAsia="Arial" w:hAnsi="Arial"/>
        </w:rPr>
      </w:pPr>
      <w:bookmarkStart w:colFirst="0" w:colLast="0" w:name="_heading=h.o7qegribw1em" w:id="140"/>
      <w:bookmarkEnd w:id="140"/>
      <w:r w:rsidDel="00000000" w:rsidR="00000000" w:rsidRPr="00000000">
        <w:rPr>
          <w:rFonts w:ascii="Arial" w:cs="Arial" w:eastAsia="Arial" w:hAnsi="Arial"/>
          <w:rtl w:val="0"/>
        </w:rPr>
        <w:t xml:space="preserve">3.1.15.3 Reason Code</w:t>
      </w:r>
    </w:p>
    <w:p w:rsidR="00000000" w:rsidDel="00000000" w:rsidP="00000000" w:rsidRDefault="00000000" w:rsidRPr="00000000" w14:paraId="00000C6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C6B">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6C">
      <w:pPr>
        <w:pStyle w:val="Heading3"/>
        <w:keepLines w:val="1"/>
        <w:spacing w:after="109" w:before="0" w:line="259" w:lineRule="auto"/>
        <w:ind w:left="0" w:right="4" w:firstLine="0"/>
        <w:rPr>
          <w:rFonts w:ascii="Arial" w:cs="Arial" w:eastAsia="Arial" w:hAnsi="Arial"/>
        </w:rPr>
      </w:pPr>
      <w:bookmarkStart w:colFirst="0" w:colLast="0" w:name="_heading=h.1smtxgf" w:id="141"/>
      <w:bookmarkEnd w:id="141"/>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6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6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6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7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7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7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7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7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7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7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7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7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8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8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89">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9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92">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9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9B">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CA4">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CA5">
      <w:pPr>
        <w:pStyle w:val="Heading4"/>
        <w:ind w:left="0" w:right="4" w:firstLine="0"/>
        <w:rPr>
          <w:rFonts w:ascii="Arial" w:cs="Arial" w:eastAsia="Arial" w:hAnsi="Arial"/>
        </w:rPr>
      </w:pPr>
      <w:bookmarkStart w:colFirst="0" w:colLast="0" w:name="_heading=h.4cmhg48" w:id="142"/>
      <w:bookmarkEnd w:id="142"/>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CA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A7">
      <w:pPr>
        <w:pStyle w:val="Heading4"/>
        <w:ind w:left="0" w:right="4" w:firstLine="0"/>
        <w:rPr>
          <w:rFonts w:ascii="Arial" w:cs="Arial" w:eastAsia="Arial" w:hAnsi="Arial"/>
        </w:rPr>
      </w:pPr>
      <w:bookmarkStart w:colFirst="0" w:colLast="0" w:name="_heading=h.2rrrqc1" w:id="143"/>
      <w:bookmarkEnd w:id="143"/>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CA8">
      <w:pPr>
        <w:spacing w:after="174" w:before="0" w:line="248.00000000000006" w:lineRule="auto"/>
        <w:ind w:right="4"/>
        <w:jc w:val="both"/>
        <w:rPr>
          <w:rFonts w:ascii="Arial" w:cs="Arial" w:eastAsia="Arial" w:hAnsi="Arial"/>
        </w:rPr>
      </w:pPr>
      <w:sdt>
        <w:sdtPr>
          <w:tag w:val="goog_rdk_203"/>
        </w:sdtPr>
        <w:sdtContent>
          <w:commentRangeStart w:id="68"/>
        </w:sdtContent>
      </w:sdt>
      <w:r w:rsidDel="00000000" w:rsidR="00000000" w:rsidRPr="00000000">
        <w:rPr>
          <w:rFonts w:ascii="Arial" w:cs="Arial" w:eastAsia="Arial" w:hAnsi="Arial"/>
          <w:rtl w:val="0"/>
        </w:rPr>
        <w:t xml:space="preserve">Same value as the one contained in the corresponding PUBLISH packet.</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CA9">
      <w:pPr>
        <w:pStyle w:val="Heading4"/>
        <w:ind w:left="0" w:right="4"/>
        <w:rPr>
          <w:rFonts w:ascii="Arial" w:cs="Arial" w:eastAsia="Arial" w:hAnsi="Arial"/>
        </w:rPr>
      </w:pPr>
      <w:bookmarkStart w:colFirst="0" w:colLast="0" w:name="_heading=h.j9ce9nedlrkd" w:id="144"/>
      <w:bookmarkEnd w:id="144"/>
      <w:r w:rsidDel="00000000" w:rsidR="00000000" w:rsidRPr="00000000">
        <w:rPr>
          <w:rFonts w:ascii="Arial" w:cs="Arial" w:eastAsia="Arial" w:hAnsi="Arial"/>
          <w:rtl w:val="0"/>
        </w:rPr>
        <w:t xml:space="preserve">3.1.16.3 Reason Code</w:t>
      </w:r>
    </w:p>
    <w:p w:rsidR="00000000" w:rsidDel="00000000" w:rsidP="00000000" w:rsidRDefault="00000000" w:rsidRPr="00000000" w14:paraId="00000C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CAB">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C">
      <w:pPr>
        <w:pStyle w:val="Heading3"/>
        <w:keepLines w:val="1"/>
        <w:spacing w:after="118" w:before="0" w:line="259" w:lineRule="auto"/>
        <w:ind w:left="0" w:firstLine="0"/>
        <w:rPr>
          <w:rFonts w:ascii="Arial" w:cs="Arial" w:eastAsia="Arial" w:hAnsi="Arial"/>
        </w:rPr>
      </w:pPr>
      <w:bookmarkStart w:colFirst="0" w:colLast="0" w:name="_heading=h.16x20ju" w:id="145"/>
      <w:bookmarkEnd w:id="145"/>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CA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A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CA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CB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B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CB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B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B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CB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B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CB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C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CC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CD7">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CD8">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CE5">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E6">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CE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CE9">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CE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ED">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CEF">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CF2">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CF3">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F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C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0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04">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05">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12">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13">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20">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21">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25">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29">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2A">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2F">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30">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3E">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3F">
      <w:pPr>
        <w:pStyle w:val="Heading4"/>
        <w:ind w:left="0" w:firstLine="0"/>
        <w:rPr>
          <w:rFonts w:ascii="Arial" w:cs="Arial" w:eastAsia="Arial" w:hAnsi="Arial"/>
        </w:rPr>
      </w:pPr>
      <w:bookmarkStart w:colFirst="0" w:colLast="0" w:name="_heading=h.3qwpj7n" w:id="146"/>
      <w:bookmarkEnd w:id="146"/>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41">
      <w:pPr>
        <w:pStyle w:val="Heading4"/>
        <w:ind w:left="0" w:firstLine="0"/>
        <w:rPr>
          <w:rFonts w:ascii="Arial" w:cs="Arial" w:eastAsia="Arial" w:hAnsi="Arial"/>
        </w:rPr>
      </w:pPr>
      <w:bookmarkStart w:colFirst="0" w:colLast="0" w:name="_heading=h.261ztfg" w:id="147"/>
      <w:bookmarkEnd w:id="147"/>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42">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4C">
      <w:pPr>
        <w:pStyle w:val="Heading4"/>
        <w:ind w:left="0" w:right="4" w:firstLine="0"/>
        <w:rPr>
          <w:rFonts w:ascii="Arial" w:cs="Arial" w:eastAsia="Arial" w:hAnsi="Arial"/>
        </w:rPr>
      </w:pPr>
      <w:bookmarkStart w:colFirst="0" w:colLast="0" w:name="_heading=h.l7a3n9" w:id="148"/>
      <w:bookmarkEnd w:id="148"/>
      <w:r w:rsidDel="00000000" w:rsidR="00000000" w:rsidRPr="00000000">
        <w:rPr>
          <w:rFonts w:ascii="Arial" w:cs="Arial" w:eastAsia="Arial" w:hAnsi="Arial"/>
          <w:rtl w:val="0"/>
        </w:rPr>
        <w:t xml:space="preserve">3.1.17.3 </w:t>
      </w:r>
      <w:r w:rsidDel="00000000" w:rsidR="00000000" w:rsidRPr="00000000">
        <w:rPr>
          <w:rFonts w:ascii="Arial" w:cs="Arial" w:eastAsia="Arial" w:hAnsi="Arial"/>
          <w:rtl w:val="0"/>
        </w:rPr>
        <w:t xml:space="preserve">Packet Id</w:t>
      </w:r>
    </w:p>
    <w:p w:rsidR="00000000" w:rsidDel="00000000" w:rsidP="00000000" w:rsidRDefault="00000000" w:rsidRPr="00000000" w14:paraId="00000D4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D4E">
      <w:pPr>
        <w:pStyle w:val="Heading4"/>
        <w:ind w:left="0" w:right="4" w:firstLine="0"/>
        <w:rPr>
          <w:rFonts w:ascii="Arial" w:cs="Arial" w:eastAsia="Arial" w:hAnsi="Arial"/>
        </w:rPr>
      </w:pPr>
      <w:bookmarkStart w:colFirst="0" w:colLast="0" w:name="_heading=h.356xmb2" w:id="149"/>
      <w:bookmarkEnd w:id="149"/>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D4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50">
      <w:pPr>
        <w:pStyle w:val="Heading3"/>
        <w:keepLines w:val="1"/>
        <w:spacing w:after="77" w:before="0" w:line="259" w:lineRule="auto"/>
        <w:ind w:left="0" w:firstLine="0"/>
        <w:rPr>
          <w:rFonts w:ascii="Arial" w:cs="Arial" w:eastAsia="Arial" w:hAnsi="Arial"/>
        </w:rPr>
      </w:pPr>
      <w:bookmarkStart w:colFirst="0" w:colLast="0" w:name="_heading=h.1kc7wiv" w:id="150"/>
      <w:bookmarkEnd w:id="150"/>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5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5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5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5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D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5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6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6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7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7C">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D89">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8A">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8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8D">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8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9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9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D9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96">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97">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9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9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9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9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D9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A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A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A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A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A9">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DB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B7">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DC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DC5">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D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DD3">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E0">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DE1">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DEF">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DF0">
      <w:pPr>
        <w:pStyle w:val="Heading4"/>
        <w:ind w:left="0" w:right="4" w:firstLine="0"/>
        <w:rPr>
          <w:rFonts w:ascii="Arial" w:cs="Arial" w:eastAsia="Arial" w:hAnsi="Arial"/>
        </w:rPr>
      </w:pPr>
      <w:bookmarkStart w:colFirst="0" w:colLast="0" w:name="_heading=h.44bvf6o" w:id="151"/>
      <w:bookmarkEnd w:id="151"/>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DF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F2">
      <w:pPr>
        <w:pStyle w:val="Heading4"/>
        <w:ind w:left="0" w:right="4" w:firstLine="0"/>
        <w:rPr>
          <w:rFonts w:ascii="Arial" w:cs="Arial" w:eastAsia="Arial" w:hAnsi="Arial"/>
        </w:rPr>
      </w:pPr>
      <w:bookmarkStart w:colFirst="0" w:colLast="0" w:name="_heading=h.2jh5peh" w:id="152"/>
      <w:bookmarkEnd w:id="152"/>
      <w:r w:rsidDel="00000000" w:rsidR="00000000" w:rsidRPr="00000000">
        <w:rPr>
          <w:rFonts w:ascii="Arial" w:cs="Arial" w:eastAsia="Arial" w:hAnsi="Arial"/>
          <w:rtl w:val="0"/>
        </w:rPr>
        <w:t xml:space="preserve">3.1.18.2 Flags</w:t>
      </w:r>
    </w:p>
    <w:p w:rsidR="00000000" w:rsidDel="00000000" w:rsidP="00000000" w:rsidRDefault="00000000" w:rsidRPr="00000000" w14:paraId="00000DF3">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D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F5">
      <w:pPr>
        <w:pStyle w:val="Heading4"/>
        <w:ind w:left="0" w:right="4" w:firstLine="0"/>
        <w:rPr>
          <w:rFonts w:ascii="Arial" w:cs="Arial" w:eastAsia="Arial" w:hAnsi="Arial"/>
        </w:rPr>
      </w:pPr>
      <w:bookmarkStart w:colFirst="0" w:colLast="0" w:name="_heading=h.ymfzma" w:id="153"/>
      <w:bookmarkEnd w:id="153"/>
      <w:r w:rsidDel="00000000" w:rsidR="00000000" w:rsidRPr="00000000">
        <w:rPr>
          <w:rFonts w:ascii="Arial" w:cs="Arial" w:eastAsia="Arial" w:hAnsi="Arial"/>
          <w:rtl w:val="0"/>
        </w:rPr>
        <w:t xml:space="preserve">3.1.18.3 </w:t>
      </w:r>
      <w:r w:rsidDel="00000000" w:rsidR="00000000" w:rsidRPr="00000000">
        <w:rPr>
          <w:rFonts w:ascii="Arial" w:cs="Arial" w:eastAsia="Arial" w:hAnsi="Arial"/>
          <w:rtl w:val="0"/>
        </w:rPr>
        <w:t xml:space="preserve">Topic Data</w:t>
      </w:r>
    </w:p>
    <w:p w:rsidR="00000000" w:rsidDel="00000000" w:rsidP="00000000" w:rsidRDefault="00000000" w:rsidRPr="00000000" w14:paraId="00000DF6">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value that will be used as topic alias by the gateway when sending PUBLISH packets to the client (not relevant in case of subscriptions to a short topic name or to a topic name which contains wildcard characters)</w:t>
      </w:r>
    </w:p>
    <w:p w:rsidR="00000000" w:rsidDel="00000000" w:rsidP="00000000" w:rsidRDefault="00000000" w:rsidRPr="00000000" w14:paraId="00000DF7">
      <w:pPr>
        <w:pStyle w:val="Heading4"/>
        <w:ind w:left="0" w:right="4" w:firstLine="0"/>
        <w:rPr>
          <w:rFonts w:ascii="Arial" w:cs="Arial" w:eastAsia="Arial" w:hAnsi="Arial"/>
        </w:rPr>
      </w:pPr>
      <w:bookmarkStart w:colFirst="0" w:colLast="0" w:name="_heading=h.3im3ia3" w:id="154"/>
      <w:bookmarkEnd w:id="154"/>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DF8">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SUBSCRIBE packet.</w:t>
      </w:r>
    </w:p>
    <w:p w:rsidR="00000000" w:rsidDel="00000000" w:rsidP="00000000" w:rsidRDefault="00000000" w:rsidRPr="00000000" w14:paraId="00000DF9">
      <w:pPr>
        <w:pStyle w:val="Heading4"/>
        <w:ind w:left="0" w:right="4" w:firstLine="0"/>
        <w:rPr>
          <w:rFonts w:ascii="Arial" w:cs="Arial" w:eastAsia="Arial" w:hAnsi="Arial"/>
        </w:rPr>
      </w:pPr>
      <w:bookmarkStart w:colFirst="0" w:colLast="0" w:name="_heading=h.1xrdshw" w:id="155"/>
      <w:bookmarkEnd w:id="155"/>
      <w:r w:rsidDel="00000000" w:rsidR="00000000" w:rsidRPr="00000000">
        <w:rPr>
          <w:rFonts w:ascii="Arial" w:cs="Arial" w:eastAsia="Arial" w:hAnsi="Arial"/>
          <w:rtl w:val="0"/>
        </w:rPr>
        <w:t xml:space="preserve">3.1.18.5 Reason Code</w:t>
      </w:r>
    </w:p>
    <w:p w:rsidR="00000000" w:rsidDel="00000000" w:rsidP="00000000" w:rsidRDefault="00000000" w:rsidRPr="00000000" w14:paraId="00000DFA">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8 in the </w:t>
      </w:r>
      <w:r w:rsidDel="00000000" w:rsidR="00000000" w:rsidRPr="00000000">
        <w:rPr>
          <w:rFonts w:ascii="Arial" w:cs="Arial" w:eastAsia="Arial" w:hAnsi="Arial"/>
          <w:rtl w:val="0"/>
        </w:rPr>
        <w:t xml:space="preserve">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rtl w:val="0"/>
        </w:rPr>
        <w:t xml:space="preserve"> holds the Reason code in response </w:t>
      </w:r>
      <w:r w:rsidDel="00000000" w:rsidR="00000000" w:rsidRPr="00000000">
        <w:rPr>
          <w:rFonts w:ascii="Arial" w:cs="Arial" w:eastAsia="Arial" w:hAnsi="Arial"/>
          <w:rtl w:val="0"/>
        </w:rPr>
        <w:t xml:space="preserve">to the SUBSCRIBE</w:t>
      </w:r>
      <w:r w:rsidDel="00000000" w:rsidR="00000000" w:rsidRPr="00000000">
        <w:rPr>
          <w:rFonts w:ascii="Arial" w:cs="Arial" w:eastAsia="Arial" w:hAnsi="Arial"/>
          <w:rtl w:val="0"/>
        </w:rPr>
        <w:t xml:space="preserv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DFB">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FC">
      <w:pPr>
        <w:pStyle w:val="Heading3"/>
        <w:keepLines w:val="1"/>
        <w:spacing w:after="118" w:before="0" w:line="259" w:lineRule="auto"/>
        <w:ind w:left="0" w:firstLine="0"/>
        <w:rPr>
          <w:rFonts w:ascii="Arial" w:cs="Arial" w:eastAsia="Arial" w:hAnsi="Arial"/>
        </w:rPr>
      </w:pPr>
      <w:bookmarkStart w:colFirst="0" w:colLast="0" w:name="_heading=h.4hr1b5p" w:id="156"/>
      <w:bookmarkEnd w:id="156"/>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DF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F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F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0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0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0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0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0C">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0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1B">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1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2B">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39">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3A">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3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4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4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5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8">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E5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E67">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E6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E76">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E77">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E7F">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80">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81">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86">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E87">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E96">
      <w:pPr>
        <w:spacing w:after="119" w:lineRule="auto"/>
        <w:ind w:left="-5" w:right="990" w:firstLine="0"/>
        <w:rPr>
          <w:rFonts w:ascii="Arial" w:cs="Arial" w:eastAsia="Arial" w:hAnsi="Arial"/>
        </w:rPr>
      </w:pPr>
      <w:bookmarkStart w:colFirst="0" w:colLast="0" w:name="_heading=h.2wwbldi" w:id="157"/>
      <w:bookmarkEnd w:id="157"/>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E97">
      <w:pPr>
        <w:pStyle w:val="Heading4"/>
        <w:ind w:left="0" w:firstLine="0"/>
        <w:rPr>
          <w:rFonts w:ascii="Arial" w:cs="Arial" w:eastAsia="Arial" w:hAnsi="Arial"/>
        </w:rPr>
      </w:pPr>
      <w:bookmarkStart w:colFirst="0" w:colLast="0" w:name="_heading=h.1c1lvlb" w:id="158"/>
      <w:bookmarkEnd w:id="158"/>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E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99">
      <w:pPr>
        <w:pStyle w:val="Heading4"/>
        <w:ind w:left="0" w:right="4" w:firstLine="0"/>
        <w:rPr>
          <w:rFonts w:ascii="Arial" w:cs="Arial" w:eastAsia="Arial" w:hAnsi="Arial"/>
        </w:rPr>
      </w:pPr>
      <w:bookmarkStart w:colFirst="0" w:colLast="0" w:name="_heading=h.3w19e94" w:id="159"/>
      <w:bookmarkEnd w:id="159"/>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E9A">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E9B">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E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E9D">
      <w:pPr>
        <w:pStyle w:val="Heading4"/>
        <w:ind w:left="0" w:right="4" w:firstLine="0"/>
        <w:rPr>
          <w:rFonts w:ascii="Arial" w:cs="Arial" w:eastAsia="Arial" w:hAnsi="Arial"/>
        </w:rPr>
      </w:pPr>
      <w:bookmarkStart w:colFirst="0" w:colLast="0" w:name="_heading=h.2b6jogx" w:id="160"/>
      <w:bookmarkEnd w:id="160"/>
      <w:r w:rsidDel="00000000" w:rsidR="00000000" w:rsidRPr="00000000">
        <w:rPr>
          <w:rFonts w:ascii="Arial" w:cs="Arial" w:eastAsia="Arial" w:hAnsi="Arial"/>
          <w:rtl w:val="0"/>
        </w:rPr>
        <w:t xml:space="preserve">3.1.19.3 </w:t>
      </w:r>
      <w:r w:rsidDel="00000000" w:rsidR="00000000" w:rsidRPr="00000000">
        <w:rPr>
          <w:rFonts w:ascii="Arial" w:cs="Arial" w:eastAsia="Arial" w:hAnsi="Arial"/>
          <w:rtl w:val="0"/>
        </w:rPr>
        <w:t xml:space="preserve">Packet Identifier</w:t>
      </w:r>
    </w:p>
    <w:p w:rsidR="00000000" w:rsidDel="00000000" w:rsidP="00000000" w:rsidRDefault="00000000" w:rsidRPr="00000000" w14:paraId="00000E9E">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E9F">
      <w:pPr>
        <w:pStyle w:val="Heading4"/>
        <w:ind w:left="0" w:right="4" w:firstLine="0"/>
        <w:rPr>
          <w:rFonts w:ascii="Arial" w:cs="Arial" w:eastAsia="Arial" w:hAnsi="Arial"/>
        </w:rPr>
      </w:pPr>
      <w:bookmarkStart w:colFirst="0" w:colLast="0" w:name="_heading=h.qbtyoq" w:id="161"/>
      <w:bookmarkEnd w:id="161"/>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EA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r w:rsidDel="00000000" w:rsidR="00000000" w:rsidRPr="00000000">
        <w:rPr>
          <w:rtl w:val="0"/>
        </w:rPr>
      </w:r>
    </w:p>
    <w:p w:rsidR="00000000" w:rsidDel="00000000" w:rsidP="00000000" w:rsidRDefault="00000000" w:rsidRPr="00000000" w14:paraId="00000EA1">
      <w:pPr>
        <w:pStyle w:val="Heading3"/>
        <w:keepLines w:val="1"/>
        <w:spacing w:after="48" w:before="0" w:line="259" w:lineRule="auto"/>
        <w:ind w:left="0" w:right="4" w:firstLine="0"/>
        <w:rPr>
          <w:rFonts w:ascii="Arial" w:cs="Arial" w:eastAsia="Arial" w:hAnsi="Arial"/>
        </w:rPr>
      </w:pPr>
      <w:bookmarkStart w:colFirst="0" w:colLast="0" w:name="_heading=h.3abhhcj" w:id="162"/>
      <w:bookmarkEnd w:id="162"/>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A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A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A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A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A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A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A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A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A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A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A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B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B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B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BE">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EC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EC7">
            <w:pPr>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EC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ED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ED9">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EDA">
      <w:pPr>
        <w:pStyle w:val="Heading4"/>
        <w:ind w:left="0" w:right="4" w:firstLine="0"/>
        <w:rPr>
          <w:rFonts w:ascii="Arial" w:cs="Arial" w:eastAsia="Arial" w:hAnsi="Arial"/>
        </w:rPr>
      </w:pPr>
      <w:bookmarkStart w:colFirst="0" w:colLast="0" w:name="_heading=h.1pgrrkc" w:id="163"/>
      <w:bookmarkEnd w:id="163"/>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E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DC">
      <w:pPr>
        <w:pStyle w:val="Heading4"/>
        <w:ind w:left="0" w:right="4" w:firstLine="0"/>
        <w:rPr>
          <w:rFonts w:ascii="Arial" w:cs="Arial" w:eastAsia="Arial" w:hAnsi="Arial"/>
        </w:rPr>
      </w:pPr>
      <w:bookmarkStart w:colFirst="0" w:colLast="0" w:name="_heading=h.49gfa85" w:id="164"/>
      <w:bookmarkEnd w:id="164"/>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EDD">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UNSUBSCRIBE packet.</w:t>
      </w:r>
    </w:p>
    <w:p w:rsidR="00000000" w:rsidDel="00000000" w:rsidP="00000000" w:rsidRDefault="00000000" w:rsidRPr="00000000" w14:paraId="00000EDE">
      <w:pPr>
        <w:pStyle w:val="Heading4"/>
        <w:ind w:left="0" w:right="4" w:firstLine="0"/>
        <w:rPr>
          <w:rFonts w:ascii="Arial" w:cs="Arial" w:eastAsia="Arial" w:hAnsi="Arial"/>
        </w:rPr>
      </w:pPr>
      <w:bookmarkStart w:colFirst="0" w:colLast="0" w:name="_heading=h.2olpkfy" w:id="165"/>
      <w:bookmarkEnd w:id="165"/>
      <w:r w:rsidDel="00000000" w:rsidR="00000000" w:rsidRPr="00000000">
        <w:rPr>
          <w:rFonts w:ascii="Arial" w:cs="Arial" w:eastAsia="Arial" w:hAnsi="Arial"/>
          <w:rtl w:val="0"/>
        </w:rPr>
        <w:t xml:space="preserve">3.1.20.3 Reason Code</w:t>
      </w:r>
    </w:p>
    <w:p w:rsidR="00000000" w:rsidDel="00000000" w:rsidP="00000000" w:rsidRDefault="00000000" w:rsidRPr="00000000" w14:paraId="00000E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EE1">
      <w:pPr>
        <w:pStyle w:val="Heading3"/>
        <w:keepLines w:val="1"/>
        <w:spacing w:after="77" w:before="0" w:line="259" w:lineRule="auto"/>
        <w:ind w:left="0" w:firstLine="0"/>
        <w:rPr>
          <w:rFonts w:ascii="Arial" w:cs="Arial" w:eastAsia="Arial" w:hAnsi="Arial"/>
        </w:rPr>
      </w:pPr>
      <w:bookmarkStart w:colFirst="0" w:colLast="0" w:name="_heading=h.13qzunr" w:id="166"/>
      <w:bookmarkEnd w:id="166"/>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E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E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F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F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FD">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EFE">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07">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08">
      <w:pPr>
        <w:pStyle w:val="Heading4"/>
        <w:ind w:left="0" w:right="4" w:firstLine="0"/>
        <w:rPr>
          <w:rFonts w:ascii="Arial" w:cs="Arial" w:eastAsia="Arial" w:hAnsi="Arial"/>
        </w:rPr>
      </w:pPr>
      <w:bookmarkStart w:colFirst="0" w:colLast="0" w:name="_heading=h.3nqndbk" w:id="167"/>
      <w:bookmarkEnd w:id="167"/>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0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0A">
      <w:pPr>
        <w:pStyle w:val="Heading4"/>
        <w:ind w:left="0" w:right="4" w:firstLine="0"/>
        <w:rPr>
          <w:rFonts w:ascii="Arial" w:cs="Arial" w:eastAsia="Arial" w:hAnsi="Arial"/>
        </w:rPr>
      </w:pPr>
      <w:bookmarkStart w:colFirst="0" w:colLast="0" w:name="_heading=h.22vxnjd" w:id="168"/>
      <w:bookmarkEnd w:id="168"/>
      <w:r w:rsidDel="00000000" w:rsidR="00000000" w:rsidRPr="00000000">
        <w:rPr>
          <w:rFonts w:ascii="Arial" w:cs="Arial" w:eastAsia="Arial" w:hAnsi="Arial"/>
          <w:rtl w:val="0"/>
        </w:rPr>
        <w:t xml:space="preserve">3.1.21.2 Client Identifier (optional)</w:t>
      </w:r>
    </w:p>
    <w:p w:rsidR="00000000" w:rsidDel="00000000" w:rsidP="00000000" w:rsidRDefault="00000000" w:rsidRPr="00000000" w14:paraId="00000F0B">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F0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0D">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F0E">
      <w:pPr>
        <w:pStyle w:val="Heading3"/>
        <w:keepLines w:val="1"/>
        <w:spacing w:after="77" w:before="0" w:line="259" w:lineRule="auto"/>
        <w:ind w:left="0" w:right="4" w:firstLine="0"/>
        <w:rPr>
          <w:rFonts w:ascii="Arial" w:cs="Arial" w:eastAsia="Arial" w:hAnsi="Arial"/>
        </w:rPr>
      </w:pPr>
      <w:bookmarkStart w:colFirst="0" w:colLast="0" w:name="_heading=h.i17xr6" w:id="169"/>
      <w:bookmarkEnd w:id="169"/>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0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1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1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1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1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1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1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1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1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1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1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2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2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2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2B">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0F3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0F35">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F36">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0F37">
      <w:pPr>
        <w:pStyle w:val="Heading4"/>
        <w:ind w:left="0" w:right="4" w:firstLine="0"/>
        <w:rPr>
          <w:rFonts w:ascii="Arial" w:cs="Arial" w:eastAsia="Arial" w:hAnsi="Arial"/>
        </w:rPr>
      </w:pPr>
      <w:bookmarkStart w:colFirst="0" w:colLast="0" w:name="_heading=h.320vgez" w:id="170"/>
      <w:bookmarkEnd w:id="170"/>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0F3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39">
      <w:pPr>
        <w:pStyle w:val="Heading4"/>
        <w:ind w:left="0" w:right="4" w:firstLine="0"/>
        <w:rPr>
          <w:rFonts w:ascii="Arial" w:cs="Arial" w:eastAsia="Arial" w:hAnsi="Arial"/>
        </w:rPr>
      </w:pPr>
      <w:bookmarkStart w:colFirst="0" w:colLast="0" w:name="_heading=h.1h65qms" w:id="171"/>
      <w:bookmarkEnd w:id="171"/>
      <w:r w:rsidDel="00000000" w:rsidR="00000000" w:rsidRPr="00000000">
        <w:rPr>
          <w:rFonts w:ascii="Arial" w:cs="Arial" w:eastAsia="Arial" w:hAnsi="Arial"/>
          <w:rtl w:val="0"/>
        </w:rPr>
        <w:t xml:space="preserve">3.1.22.2 Messages Remaining</w:t>
      </w:r>
    </w:p>
    <w:p w:rsidR="00000000" w:rsidDel="00000000" w:rsidP="00000000" w:rsidRDefault="00000000" w:rsidRPr="00000000" w14:paraId="00000F3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3"/>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F3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F3C">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F3D">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F3E">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queue</w:t>
            </w:r>
          </w:p>
        </w:tc>
      </w:tr>
      <w:tr>
        <w:trPr>
          <w:cantSplit w:val="0"/>
          <w:trHeight w:val="795.4951171875001" w:hRule="atLeast"/>
          <w:tblHeader w:val="0"/>
        </w:trPr>
        <w:tc>
          <w:tcPr>
            <w:shd w:fill="d9d9d9" w:val="clear"/>
          </w:tcPr>
          <w:p w:rsidR="00000000" w:rsidDel="00000000" w:rsidP="00000000" w:rsidRDefault="00000000" w:rsidRPr="00000000" w14:paraId="00000F3F">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F40">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remaining in the queue</w:t>
            </w:r>
          </w:p>
        </w:tc>
      </w:tr>
      <w:tr>
        <w:trPr>
          <w:cantSplit w:val="0"/>
          <w:trHeight w:val="795.4951171875001" w:hRule="atLeast"/>
          <w:tblHeader w:val="0"/>
        </w:trPr>
        <w:tc>
          <w:tcPr>
            <w:shd w:fill="d9d9d9" w:val="clear"/>
          </w:tcPr>
          <w:p w:rsidR="00000000" w:rsidDel="00000000" w:rsidP="00000000" w:rsidRDefault="00000000" w:rsidRPr="00000000" w14:paraId="00000F41">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F42">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remain in the queue greater than 0.</w:t>
            </w:r>
          </w:p>
        </w:tc>
      </w:tr>
    </w:tbl>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p>
    <w:p w:rsidR="00000000" w:rsidDel="00000000" w:rsidP="00000000" w:rsidRDefault="00000000" w:rsidRPr="00000000" w14:paraId="00000F44">
      <w:pPr>
        <w:rPr>
          <w:rFonts w:ascii="Arial" w:cs="Arial" w:eastAsia="Arial" w:hAnsi="Arial"/>
        </w:rPr>
      </w:pPr>
      <w:r w:rsidDel="00000000" w:rsidR="00000000" w:rsidRPr="00000000">
        <w:rPr>
          <w:rtl w:val="0"/>
        </w:rPr>
      </w:r>
    </w:p>
    <w:p w:rsidR="00000000" w:rsidDel="00000000" w:rsidP="00000000" w:rsidRDefault="00000000" w:rsidRPr="00000000" w14:paraId="00000F45">
      <w:pPr>
        <w:pStyle w:val="Heading3"/>
        <w:keepLines w:val="1"/>
        <w:spacing w:after="77" w:before="0" w:line="259" w:lineRule="auto"/>
        <w:ind w:left="0" w:firstLine="0"/>
        <w:rPr>
          <w:rFonts w:ascii="Arial" w:cs="Arial" w:eastAsia="Arial" w:hAnsi="Arial"/>
        </w:rPr>
      </w:pPr>
      <w:bookmarkStart w:colFirst="0" w:colLast="0" w:name="_heading=h.415t9al" w:id="172"/>
      <w:bookmarkEnd w:id="172"/>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0F4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4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F4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F4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F4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F4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F5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F5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0F5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7">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0F5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8">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0F6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79">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0F7A">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0F8A">
            <w:pPr>
              <w:spacing w:after="0" w:before="0" w:line="240" w:lineRule="auto"/>
              <w:ind w:left="0" w:firstLine="0"/>
              <w:rPr>
                <w:rFonts w:ascii="Arial" w:cs="Arial" w:eastAsia="Arial" w:hAnsi="Arial"/>
              </w:rPr>
            </w:pPr>
            <w:r w:rsidDel="00000000" w:rsidR="00000000" w:rsidRPr="00000000">
              <w:rPr>
                <w:rtl w:val="0"/>
              </w:rPr>
            </w:r>
          </w:p>
        </w:tc>
        <w:tc>
          <w:tcPr>
            <w:gridSpan w:val="8"/>
          </w:tcPr>
          <w:p w:rsidR="00000000" w:rsidDel="00000000" w:rsidP="00000000" w:rsidRDefault="00000000" w:rsidRPr="00000000" w14:paraId="00000F8B">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0F93">
            <w:pPr>
              <w:jc w:val="center"/>
              <w:rPr>
                <w:rFonts w:ascii="Arial" w:cs="Arial" w:eastAsia="Arial" w:hAnsi="Arial"/>
                <w:i w:val="1"/>
                <w:sz w:val="18"/>
                <w:szCs w:val="18"/>
              </w:rPr>
            </w:pPr>
            <w:sdt>
              <w:sdtPr>
                <w:tag w:val="goog_rdk_204"/>
              </w:sdtPr>
              <w:sdtContent>
                <w:commentRangeStart w:id="69"/>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0F95">
            <w:pPr>
              <w:jc w:val="center"/>
              <w:rPr>
                <w:rFonts w:ascii="Arial" w:cs="Arial" w:eastAsia="Arial" w:hAnsi="Arial"/>
                <w:i w:val="1"/>
                <w:sz w:val="18"/>
                <w:szCs w:val="18"/>
              </w:rPr>
            </w:pPr>
            <w:sdt>
              <w:sdtPr>
                <w:tag w:val="goog_rdk_205"/>
              </w:sdtPr>
              <w:sdtContent>
                <w:commentRangeStart w:id="70"/>
              </w:sdtContent>
            </w:sdt>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0F97">
            <w:pPr>
              <w:jc w:val="center"/>
              <w:rPr>
                <w:rFonts w:ascii="Arial" w:cs="Arial" w:eastAsia="Arial" w:hAnsi="Arial"/>
                <w:i w:val="1"/>
                <w:sz w:val="18"/>
                <w:szCs w:val="18"/>
              </w:rPr>
            </w:pPr>
            <w:sdt>
              <w:sdtPr>
                <w:tag w:val="goog_rdk_206"/>
              </w:sdtPr>
              <w:sdtContent>
                <w:commentRangeStart w:id="71"/>
              </w:sdtContent>
            </w:sdt>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0F9A">
            <w:pPr>
              <w:jc w:val="center"/>
              <w:rPr>
                <w:rFonts w:ascii="Arial" w:cs="Arial" w:eastAsia="Arial" w:hAnsi="Arial"/>
                <w:i w:val="1"/>
                <w:sz w:val="18"/>
                <w:szCs w:val="18"/>
              </w:rPr>
            </w:pPr>
            <w:sdt>
              <w:sdtPr>
                <w:tag w:val="goog_rdk_207"/>
              </w:sdtPr>
              <w:sdtContent>
                <w:commentRangeStart w:id="72"/>
              </w:sdtContent>
            </w:sdt>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0F9B">
            <w:pPr>
              <w:rPr>
                <w:rFonts w:ascii="Arial" w:cs="Arial" w:eastAsia="Arial" w:hAnsi="Arial"/>
              </w:rPr>
            </w:pPr>
            <w:commentRangeEnd w:id="72"/>
            <w:r w:rsidDel="00000000" w:rsidR="00000000" w:rsidRPr="00000000">
              <w:commentReference w:id="72"/>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9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9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A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A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A4">
            <w:pPr>
              <w:jc w:val="center"/>
              <w:rPr>
                <w:rFonts w:ascii="Arial" w:cs="Arial" w:eastAsia="Arial" w:hAnsi="Arial"/>
              </w:rPr>
            </w:pPr>
            <w:sdt>
              <w:sdtPr>
                <w:tag w:val="goog_rdk_208"/>
              </w:sdtPr>
              <w:sdtContent>
                <w:commentRangeStart w:id="73"/>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6">
            <w:pPr>
              <w:jc w:val="center"/>
              <w:rPr>
                <w:rFonts w:ascii="Arial" w:cs="Arial" w:eastAsia="Arial" w:hAnsi="Arial"/>
              </w:rPr>
            </w:pPr>
            <w:sdt>
              <w:sdtPr>
                <w:tag w:val="goog_rdk_209"/>
              </w:sdtPr>
              <w:sdtContent>
                <w:commentRangeStart w:id="74"/>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8">
            <w:pPr>
              <w:jc w:val="center"/>
              <w:rPr>
                <w:rFonts w:ascii="Arial" w:cs="Arial" w:eastAsia="Arial" w:hAnsi="Arial"/>
              </w:rPr>
            </w:pPr>
            <w:sdt>
              <w:sdtPr>
                <w:tag w:val="goog_rdk_210"/>
              </w:sdtPr>
              <w:sdtContent>
                <w:commentRangeStart w:id="75"/>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AA">
            <w:pPr>
              <w:jc w:val="center"/>
              <w:rPr>
                <w:rFonts w:ascii="Arial" w:cs="Arial" w:eastAsia="Arial" w:hAnsi="Arial"/>
              </w:rPr>
            </w:pPr>
            <w:sdt>
              <w:sdtPr>
                <w:tag w:val="goog_rdk_211"/>
              </w:sdtPr>
              <w:sdtContent>
                <w:commentRangeStart w:id="76"/>
              </w:sdtContent>
            </w:sdt>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FAC">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0FAD">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0FBD">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0FBE">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0FCE">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0FCF">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DF">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0FE0">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F0">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0FF1">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01">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02">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13">
      <w:pPr>
        <w:spacing w:after="23" w:lineRule="auto"/>
        <w:ind w:right="4"/>
        <w:rPr>
          <w:rFonts w:ascii="Arial" w:cs="Arial" w:eastAsia="Arial" w:hAnsi="Arial"/>
        </w:rPr>
      </w:pPr>
      <w:r w:rsidDel="00000000" w:rsidR="00000000" w:rsidRPr="00000000">
        <w:rPr>
          <w:rFonts w:ascii="Arial" w:cs="Arial" w:eastAsia="Arial" w:hAnsi="Arial"/>
          <w:rtl w:val="0"/>
        </w:rPr>
        <w:t xml:space="preserve">As with MQTT, the DISCONNECT packet is sent by a client to indicate that it wants to close the Virtual connection. The gateway will acknowledge the receipt of that packet by returning a DISCONNECT to the client. A server or gateway may also send a DISCONNECT to a client, e.g. in case a gateway, due to an error, cannot map a received packet to a client. Upon receiving such a DISCONNECT packet, a client should try to set up the Virtual Connection again by sending a CONNECT packet to the gateway or server.</w:t>
      </w:r>
    </w:p>
    <w:p w:rsidR="00000000" w:rsidDel="00000000" w:rsidP="00000000" w:rsidRDefault="00000000" w:rsidRPr="00000000" w14:paraId="00001014">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15">
      <w:pPr>
        <w:spacing w:after="306" w:lineRule="auto"/>
        <w:ind w:right="4"/>
        <w:rPr>
          <w:rFonts w:ascii="Arial" w:cs="Arial" w:eastAsia="Arial" w:hAnsi="Arial"/>
        </w:rPr>
      </w:pPr>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p>
    <w:p w:rsidR="00000000" w:rsidDel="00000000" w:rsidP="00000000" w:rsidRDefault="00000000" w:rsidRPr="00000000" w14:paraId="00001016">
      <w:pPr>
        <w:pStyle w:val="Heading4"/>
        <w:ind w:left="0" w:right="4" w:firstLine="0"/>
        <w:rPr>
          <w:rFonts w:ascii="Arial" w:cs="Arial" w:eastAsia="Arial" w:hAnsi="Arial"/>
        </w:rPr>
      </w:pPr>
      <w:bookmarkStart w:colFirst="0" w:colLast="0" w:name="_heading=h.2gb3jie" w:id="173"/>
      <w:bookmarkEnd w:id="173"/>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18">
      <w:pPr>
        <w:pStyle w:val="Heading4"/>
        <w:ind w:left="0" w:firstLine="0"/>
        <w:rPr>
          <w:rFonts w:ascii="Arial" w:cs="Arial" w:eastAsia="Arial" w:hAnsi="Arial"/>
        </w:rPr>
      </w:pPr>
      <w:bookmarkStart w:colFirst="0" w:colLast="0" w:name="_heading=h.vgdtq7" w:id="174"/>
      <w:bookmarkEnd w:id="174"/>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19">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1A">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1B">
      <w:pPr>
        <w:ind w:right="4"/>
        <w:rPr>
          <w:rFonts w:ascii="Arial" w:cs="Arial" w:eastAsia="Arial" w:hAnsi="Arial"/>
        </w:rPr>
      </w:pPr>
      <w:r w:rsidDel="00000000" w:rsidR="00000000" w:rsidRPr="00000000">
        <w:rPr>
          <w:rtl w:val="0"/>
        </w:rPr>
      </w:r>
    </w:p>
    <w:p w:rsidR="00000000" w:rsidDel="00000000" w:rsidP="00000000" w:rsidRDefault="00000000" w:rsidRPr="00000000" w14:paraId="00001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1">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1022">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12"/>
        </w:sdtPr>
        <w:sdtContent>
          <w:commentRangeStart w:id="77"/>
        </w:sdtContent>
      </w:sdt>
      <w:r w:rsidDel="00000000" w:rsidR="00000000" w:rsidRPr="00000000">
        <w:rPr>
          <w:rFonts w:ascii="Arial" w:cs="Arial" w:eastAsia="Arial" w:hAnsi="Arial"/>
          <w:highlight w:val="yellow"/>
          <w:rtl w:val="0"/>
        </w:rPr>
        <w:t xml:space="preserve">Gateway</w:t>
      </w:r>
      <w:commentRangeEnd w:id="77"/>
      <w:r w:rsidDel="00000000" w:rsidR="00000000" w:rsidRPr="00000000">
        <w:commentReference w:id="77"/>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23">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24">
      <w:pPr>
        <w:pStyle w:val="Heading4"/>
        <w:ind w:left="0" w:right="4" w:firstLine="0"/>
        <w:rPr>
          <w:rFonts w:ascii="Arial" w:cs="Arial" w:eastAsia="Arial" w:hAnsi="Arial"/>
        </w:rPr>
      </w:pPr>
      <w:bookmarkStart w:colFirst="0" w:colLast="0" w:name="_heading=h.3fg1ce0" w:id="175"/>
      <w:bookmarkEnd w:id="175"/>
      <w:r w:rsidDel="00000000" w:rsidR="00000000" w:rsidRPr="00000000">
        <w:rPr>
          <w:rFonts w:ascii="Arial" w:cs="Arial" w:eastAsia="Arial" w:hAnsi="Arial"/>
          <w:rtl w:val="0"/>
        </w:rPr>
        <w:t xml:space="preserve">3.1.23.3 Reason Code</w:t>
      </w:r>
    </w:p>
    <w:p w:rsidR="00000000" w:rsidDel="00000000" w:rsidP="00000000" w:rsidRDefault="00000000" w:rsidRPr="00000000" w14:paraId="0000102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w:t>
      </w:r>
      <w:r w:rsidDel="00000000" w:rsidR="00000000" w:rsidRPr="00000000">
        <w:rPr>
          <w:rtl w:val="0"/>
        </w:rPr>
      </w:r>
    </w:p>
    <w:p w:rsidR="00000000" w:rsidDel="00000000" w:rsidP="00000000" w:rsidRDefault="00000000" w:rsidRPr="00000000" w14:paraId="00001027">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28">
      <w:pPr>
        <w:pStyle w:val="Heading4"/>
        <w:ind w:left="0" w:right="4" w:firstLine="0"/>
        <w:rPr>
          <w:rFonts w:ascii="Arial" w:cs="Arial" w:eastAsia="Arial" w:hAnsi="Arial"/>
        </w:rPr>
      </w:pPr>
      <w:bookmarkStart w:colFirst="0" w:colLast="0" w:name="_heading=h.1ulbmlt" w:id="176"/>
      <w:bookmarkEnd w:id="176"/>
      <w:r w:rsidDel="00000000" w:rsidR="00000000" w:rsidRPr="00000000">
        <w:rPr>
          <w:rFonts w:ascii="Arial" w:cs="Arial" w:eastAsia="Arial" w:hAnsi="Arial"/>
          <w:rtl w:val="0"/>
        </w:rPr>
        <w:t xml:space="preserve">3.1.23.4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1029">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w:t>
      </w:r>
      <w:r w:rsidDel="00000000" w:rsidR="00000000" w:rsidRPr="00000000">
        <w:rPr>
          <w:rFonts w:ascii="Arial" w:cs="Arial" w:eastAsia="Arial" w:hAnsi="Arial"/>
          <w:rtl w:val="0"/>
        </w:rPr>
        <w:t xml:space="preserve">At this point the keep alive timer becomes obsolete until the device issues a new CONNECT.</w:t>
      </w:r>
      <w:r w:rsidDel="00000000" w:rsidR="00000000" w:rsidRPr="00000000">
        <w:rPr>
          <w:rtl w:val="0"/>
        </w:rPr>
      </w:r>
    </w:p>
    <w:p w:rsidR="00000000" w:rsidDel="00000000" w:rsidP="00000000" w:rsidRDefault="00000000" w:rsidRPr="00000000" w14:paraId="0000102A">
      <w:pPr>
        <w:pStyle w:val="Heading4"/>
        <w:ind w:left="0" w:right="4" w:firstLine="0"/>
        <w:rPr>
          <w:rFonts w:ascii="Arial" w:cs="Arial" w:eastAsia="Arial" w:hAnsi="Arial"/>
        </w:rPr>
      </w:pPr>
      <w:bookmarkStart w:colFirst="0" w:colLast="0" w:name="_heading=h.4ekz59m" w:id="177"/>
      <w:bookmarkEnd w:id="177"/>
      <w:r w:rsidDel="00000000" w:rsidR="00000000" w:rsidRPr="00000000">
        <w:rPr>
          <w:rFonts w:ascii="Arial" w:cs="Arial" w:eastAsia="Arial" w:hAnsi="Arial"/>
          <w:rtl w:val="0"/>
        </w:rPr>
        <w:t xml:space="preserve">3.1.23.5 Reason String</w:t>
      </w:r>
    </w:p>
    <w:p w:rsidR="00000000" w:rsidDel="00000000" w:rsidP="00000000" w:rsidRDefault="00000000" w:rsidRPr="00000000" w14:paraId="0000102B">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02C">
      <w:pPr>
        <w:pStyle w:val="Heading3"/>
        <w:ind w:left="0" w:firstLine="0"/>
        <w:rPr>
          <w:rFonts w:ascii="Arial" w:cs="Arial" w:eastAsia="Arial" w:hAnsi="Arial"/>
        </w:rPr>
      </w:pPr>
      <w:bookmarkStart w:colFirst="0" w:colLast="0" w:name="_heading=h.1e03kqp" w:id="178"/>
      <w:bookmarkEnd w:id="178"/>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02D">
      <w:pPr>
        <w:spacing w:after="9" w:lineRule="auto"/>
        <w:ind w:left="-5" w:right="990" w:firstLine="0"/>
        <w:rPr>
          <w:rFonts w:ascii="Arial" w:cs="Arial" w:eastAsia="Arial" w:hAnsi="Arial"/>
        </w:rPr>
      </w:pPr>
      <w:r w:rsidDel="00000000" w:rsidR="00000000" w:rsidRPr="00000000">
        <w:rPr>
          <w:rtl w:val="0"/>
        </w:rPr>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02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3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3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3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3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3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3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3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3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3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4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4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4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4A">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052">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053">
            <w:pPr>
              <w:jc w:val="center"/>
              <w:rPr>
                <w:rFonts w:ascii="Arial" w:cs="Arial" w:eastAsia="Arial" w:hAnsi="Arial"/>
              </w:rPr>
            </w:pPr>
            <w:sdt>
              <w:sdtPr>
                <w:tag w:val="goog_rdk_213"/>
              </w:sdtPr>
              <w:sdtContent>
                <w:commentRangeStart w:id="78"/>
              </w:sdtContent>
            </w:sdt>
            <w:sdt>
              <w:sdtPr>
                <w:tag w:val="goog_rdk_214"/>
              </w:sdtPr>
              <w:sdtContent>
                <w:commentRangeStart w:id="79"/>
              </w:sdtContent>
            </w:sdt>
            <w:sdt>
              <w:sdtPr>
                <w:tag w:val="goog_rdk_215"/>
              </w:sdtPr>
              <w:sdtContent>
                <w:commentRangeStart w:id="80"/>
              </w:sdtContent>
            </w:sdt>
            <w:r w:rsidDel="00000000" w:rsidR="00000000" w:rsidRPr="00000000">
              <w:rPr>
                <w:rFonts w:ascii="Arial" w:cs="Arial" w:eastAsia="Arial" w:hAnsi="Arial"/>
                <w:rtl w:val="0"/>
              </w:rPr>
              <w:t xml:space="preserve">Wireless Node Id</w:t>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tc>
      </w:tr>
      <w:tr>
        <w:trPr>
          <w:cantSplit w:val="0"/>
          <w:tblHeader w:val="0"/>
        </w:trPr>
        <w:tc>
          <w:tcPr/>
          <w:p w:rsidR="00000000" w:rsidDel="00000000" w:rsidP="00000000" w:rsidRDefault="00000000" w:rsidRPr="00000000" w14:paraId="0000105B">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05C">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06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066">
      <w:pPr>
        <w:pStyle w:val="Heading4"/>
        <w:ind w:left="0" w:right="4" w:firstLine="0"/>
        <w:rPr>
          <w:rFonts w:ascii="Arial" w:cs="Arial" w:eastAsia="Arial" w:hAnsi="Arial"/>
        </w:rPr>
      </w:pPr>
      <w:bookmarkStart w:colFirst="0" w:colLast="0" w:name="_heading=h.3xzr3ei" w:id="179"/>
      <w:bookmarkEnd w:id="179"/>
      <w:r w:rsidDel="00000000" w:rsidR="00000000" w:rsidRPr="00000000">
        <w:rPr>
          <w:rFonts w:ascii="Arial" w:cs="Arial" w:eastAsia="Arial" w:hAnsi="Arial"/>
          <w:rtl w:val="0"/>
        </w:rPr>
        <w:t xml:space="preserve">3.1.24.1 Length</w:t>
      </w:r>
    </w:p>
    <w:p w:rsidR="00000000" w:rsidDel="00000000" w:rsidP="00000000" w:rsidRDefault="00000000" w:rsidRPr="00000000" w14:paraId="000010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068">
      <w:pPr>
        <w:pStyle w:val="Heading4"/>
        <w:ind w:left="0" w:right="4" w:firstLine="0"/>
        <w:rPr>
          <w:rFonts w:ascii="Arial" w:cs="Arial" w:eastAsia="Arial" w:hAnsi="Arial"/>
        </w:rPr>
      </w:pPr>
      <w:bookmarkStart w:colFirst="0" w:colLast="0" w:name="_heading=h.2d51dmb" w:id="180"/>
      <w:bookmarkEnd w:id="180"/>
      <w:r w:rsidDel="00000000" w:rsidR="00000000" w:rsidRPr="00000000">
        <w:rPr>
          <w:rFonts w:ascii="Arial" w:cs="Arial" w:eastAsia="Arial" w:hAnsi="Arial"/>
          <w:rtl w:val="0"/>
        </w:rPr>
        <w:t xml:space="preserve">3.1.24.2 Packet Type</w:t>
      </w:r>
    </w:p>
    <w:p w:rsidR="00000000" w:rsidDel="00000000" w:rsidP="00000000" w:rsidRDefault="00000000" w:rsidRPr="00000000" w14:paraId="0000106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06A">
      <w:pPr>
        <w:pStyle w:val="Heading4"/>
        <w:ind w:left="0" w:right="4" w:firstLine="0"/>
        <w:rPr>
          <w:rFonts w:ascii="Arial" w:cs="Arial" w:eastAsia="Arial" w:hAnsi="Arial"/>
        </w:rPr>
      </w:pPr>
      <w:bookmarkStart w:colFirst="0" w:colLast="0" w:name="_heading=h.sabnu4" w:id="181"/>
      <w:bookmarkEnd w:id="181"/>
      <w:r w:rsidDel="00000000" w:rsidR="00000000" w:rsidRPr="00000000">
        <w:rPr>
          <w:rFonts w:ascii="Arial" w:cs="Arial" w:eastAsia="Arial" w:hAnsi="Arial"/>
          <w:rtl w:val="0"/>
        </w:rPr>
        <w:t xml:space="preserve">3.1.24.3 Ctrl</w:t>
      </w:r>
    </w:p>
    <w:p w:rsidR="00000000" w:rsidDel="00000000" w:rsidP="00000000" w:rsidRDefault="00000000" w:rsidRPr="00000000" w14:paraId="000010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6"/>
        <w:tblW w:w="9340.0" w:type="dxa"/>
        <w:jc w:val="left"/>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C">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D">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E">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6F">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0">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1">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2">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3">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74">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5">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6">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07C">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07D">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7F">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6">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87">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089">
      <w:pPr>
        <w:pStyle w:val="Heading4"/>
        <w:ind w:left="0" w:right="4" w:firstLine="0"/>
        <w:rPr>
          <w:rFonts w:ascii="Arial" w:cs="Arial" w:eastAsia="Arial" w:hAnsi="Arial"/>
        </w:rPr>
      </w:pPr>
      <w:bookmarkStart w:colFirst="0" w:colLast="0" w:name="_heading=h.3c9z6hx" w:id="182"/>
      <w:bookmarkEnd w:id="182"/>
      <w:r w:rsidDel="00000000" w:rsidR="00000000" w:rsidRPr="00000000">
        <w:rPr>
          <w:rFonts w:ascii="Arial" w:cs="Arial" w:eastAsia="Arial" w:hAnsi="Arial"/>
          <w:rtl w:val="0"/>
        </w:rPr>
        <w:t xml:space="preserve">3.1.24.4 </w:t>
      </w:r>
      <w:r w:rsidDel="00000000" w:rsidR="00000000" w:rsidRPr="00000000">
        <w:rPr>
          <w:rFonts w:ascii="Arial" w:cs="Arial" w:eastAsia="Arial" w:hAnsi="Arial"/>
          <w:rtl w:val="0"/>
        </w:rPr>
        <w:t xml:space="preserve">Radius</w:t>
      </w:r>
    </w:p>
    <w:p w:rsidR="00000000" w:rsidDel="00000000" w:rsidP="00000000" w:rsidRDefault="00000000" w:rsidRPr="00000000" w14:paraId="0000108A">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08B">
      <w:pPr>
        <w:pStyle w:val="Heading4"/>
        <w:ind w:left="0" w:right="4" w:firstLine="0"/>
        <w:rPr>
          <w:rFonts w:ascii="Arial" w:cs="Arial" w:eastAsia="Arial" w:hAnsi="Arial"/>
        </w:rPr>
      </w:pPr>
      <w:bookmarkStart w:colFirst="0" w:colLast="0" w:name="_heading=h.1rf9gpq" w:id="183"/>
      <w:bookmarkEnd w:id="183"/>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08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08D">
      <w:pPr>
        <w:pStyle w:val="Heading4"/>
        <w:ind w:left="0" w:right="4" w:firstLine="0"/>
        <w:rPr>
          <w:rFonts w:ascii="Arial" w:cs="Arial" w:eastAsia="Arial" w:hAnsi="Arial"/>
        </w:rPr>
      </w:pPr>
      <w:bookmarkStart w:colFirst="0" w:colLast="0" w:name="_heading=h.4bewzdj" w:id="184"/>
      <w:bookmarkEnd w:id="184"/>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08E">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08F">
      <w:pPr>
        <w:pStyle w:val="Heading3"/>
        <w:ind w:left="0" w:firstLine="0"/>
        <w:rPr/>
      </w:pPr>
      <w:bookmarkStart w:colFirst="0" w:colLast="0" w:name="_heading=h.15cqrsoyxc87" w:id="185"/>
      <w:bookmarkEnd w:id="185"/>
      <w:r w:rsidDel="00000000" w:rsidR="00000000" w:rsidRPr="00000000">
        <w:rPr>
          <w:rtl w:val="0"/>
        </w:rPr>
        <w:t xml:space="preserve">3.1.25 Protection Encapsulation</w:t>
      </w:r>
      <w:r w:rsidDel="00000000" w:rsidR="00000000" w:rsidRPr="00000000">
        <w:rPr>
          <w:rtl w:val="0"/>
        </w:rPr>
      </w:r>
    </w:p>
    <w:p w:rsidR="00000000" w:rsidDel="00000000" w:rsidP="00000000" w:rsidRDefault="00000000" w:rsidRPr="00000000" w14:paraId="00001090">
      <w:pPr>
        <w:pStyle w:val="Heading3"/>
        <w:keepLines w:val="1"/>
        <w:spacing w:after="77" w:before="0" w:line="259" w:lineRule="auto"/>
        <w:ind w:left="432" w:firstLine="0"/>
        <w:rPr/>
      </w:pPr>
      <w:bookmarkStart w:colFirst="0" w:colLast="0" w:name="_heading=h.efvs1al4eeri" w:id="186"/>
      <w:bookmarkEnd w:id="186"/>
      <w:r w:rsidDel="00000000" w:rsidR="00000000" w:rsidRPr="00000000">
        <w:rPr>
          <w:rtl w:val="0"/>
        </w:rPr>
      </w:r>
    </w:p>
    <w:tbl>
      <w:tblPr>
        <w:tblStyle w:val="Table37"/>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09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9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9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9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9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9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9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9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9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9E">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09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AB">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0A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B8">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0B9">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0C5">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0C6">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0CD">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0D0">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0D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D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0D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0D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DE">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0DF">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0E0">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0EC">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0ED">
            <w:pPr>
              <w:keepNext w:val="1"/>
              <w:jc w:val="center"/>
              <w:rPr>
                <w:rFonts w:ascii="Arial" w:cs="Arial" w:eastAsia="Arial" w:hAnsi="Arial"/>
              </w:rPr>
            </w:pPr>
            <w:sdt>
              <w:sdtPr>
                <w:tag w:val="goog_rdk_216"/>
              </w:sdtPr>
              <w:sdtContent>
                <w:commentRangeStart w:id="81"/>
              </w:sdtContent>
            </w:sdt>
            <w:sdt>
              <w:sdtPr>
                <w:tag w:val="goog_rdk_217"/>
              </w:sdtPr>
              <w:sdtContent>
                <w:commentRangeStart w:id="82"/>
              </w:sdtContent>
            </w:sdt>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0F9">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0FA">
            <w:pPr>
              <w:keepNext w:val="1"/>
              <w:jc w:val="center"/>
              <w:rPr>
                <w:rFonts w:ascii="Arial" w:cs="Arial" w:eastAsia="Arial" w:hAnsi="Arial"/>
              </w:rPr>
            </w:pPr>
            <w:sdt>
              <w:sdtPr>
                <w:tag w:val="goog_rdk_218"/>
              </w:sdtPr>
              <w:sdtContent>
                <w:commentRangeStart w:id="83"/>
              </w:sdtContent>
            </w:sdt>
            <w:sdt>
              <w:sdtPr>
                <w:tag w:val="goog_rdk_219"/>
              </w:sdtPr>
              <w:sdtContent>
                <w:commentRangeStart w:id="84"/>
              </w:sdtContent>
            </w:sdt>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06">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07">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13">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14">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20">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21">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12D">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12E">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13A">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13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 Protection encapsulation  provides a secure envelope for any  MQTT-SN packet (with the exception of the Forward Encapsulation packet). </w:t>
      </w:r>
      <w:r w:rsidDel="00000000" w:rsidR="00000000" w:rsidRPr="00000000">
        <w:rPr>
          <w:rFonts w:ascii="Arial" w:cs="Arial" w:eastAsia="Arial" w:hAnsi="Arial"/>
          <w:rtl w:val="0"/>
        </w:rPr>
        <w:t xml:space="preserve">The fields provided by the protection encapsulation provide a means by which the sender can be identified and the packet can be protected, using a number of prescribed protection schemes. </w:t>
      </w:r>
    </w:p>
    <w:p w:rsidR="00000000" w:rsidDel="00000000" w:rsidP="00000000" w:rsidRDefault="00000000" w:rsidRPr="00000000" w14:paraId="0000113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w:t>
      </w:r>
      <w:r w:rsidDel="00000000" w:rsidR="00000000" w:rsidRPr="00000000">
        <w:rPr>
          <w:rFonts w:ascii="Arial" w:cs="Arial" w:eastAsia="Arial" w:hAnsi="Arial"/>
          <w:rtl w:val="0"/>
        </w:rPr>
        <w:t xml:space="preserve"> MQTT-SN Packet” and responsible for its protection. This responsibility MUST NOT  be delegated to a third entity like a Forwarder. </w:t>
      </w:r>
      <w:r w:rsidDel="00000000" w:rsidR="00000000" w:rsidRPr="00000000">
        <w:rPr>
          <w:rtl w:val="0"/>
        </w:rPr>
      </w:r>
    </w:p>
    <w:p w:rsidR="00000000" w:rsidDel="00000000" w:rsidP="00000000" w:rsidRDefault="00000000" w:rsidRPr="00000000" w14:paraId="0000113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13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13F">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140">
      <w:pPr>
        <w:spacing w:after="9" w:lineRule="auto"/>
        <w:ind w:left="-5" w:right="4" w:firstLine="0"/>
        <w:rPr>
          <w:rFonts w:ascii="Arial" w:cs="Arial" w:eastAsia="Arial" w:hAnsi="Arial"/>
          <w:b w:val="1"/>
        </w:rPr>
      </w:pPr>
      <w:sdt>
        <w:sdtPr>
          <w:tag w:val="goog_rdk_220"/>
        </w:sdtPr>
        <w:sdtContent>
          <w:commentRangeStart w:id="85"/>
        </w:sdtContent>
      </w:sdt>
      <w:sdt>
        <w:sdtPr>
          <w:tag w:val="goog_rdk_221"/>
        </w:sdtPr>
        <w:sdtContent>
          <w:commentRangeStart w:id="86"/>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141">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142">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143">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144">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1145">
      <w:pPr>
        <w:spacing w:after="9" w:lineRule="auto"/>
        <w:ind w:left="-5" w:right="4"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146">
      <w:pPr>
        <w:pStyle w:val="Heading4"/>
        <w:ind w:left="0" w:right="4" w:firstLine="0"/>
        <w:rPr>
          <w:rFonts w:ascii="Arial" w:cs="Arial" w:eastAsia="Arial" w:hAnsi="Arial"/>
        </w:rPr>
      </w:pPr>
      <w:bookmarkStart w:colFirst="0" w:colLast="0" w:name="_heading=h.j9tutdzg8gdj" w:id="187"/>
      <w:bookmarkEnd w:id="187"/>
      <w:r w:rsidDel="00000000" w:rsidR="00000000" w:rsidRPr="00000000">
        <w:rPr>
          <w:rFonts w:ascii="Arial" w:cs="Arial" w:eastAsia="Arial" w:hAnsi="Arial"/>
          <w:rtl w:val="0"/>
        </w:rPr>
        <w:t xml:space="preserve">3.1.25.1 </w:t>
      </w:r>
      <w:r w:rsidDel="00000000" w:rsidR="00000000" w:rsidRPr="00000000">
        <w:rPr>
          <w:rFonts w:ascii="Arial" w:cs="Arial" w:eastAsia="Arial" w:hAnsi="Arial"/>
          <w:rtl w:val="0"/>
        </w:rPr>
        <w:t xml:space="preserve">Length</w:t>
      </w:r>
    </w:p>
    <w:p w:rsidR="00000000" w:rsidDel="00000000" w:rsidP="00000000" w:rsidRDefault="00000000" w:rsidRPr="00000000" w14:paraId="0000114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48">
      <w:pPr>
        <w:pStyle w:val="Heading4"/>
        <w:ind w:left="0" w:right="4" w:firstLine="0"/>
        <w:rPr>
          <w:rFonts w:ascii="Arial" w:cs="Arial" w:eastAsia="Arial" w:hAnsi="Arial"/>
        </w:rPr>
      </w:pPr>
      <w:bookmarkStart w:colFirst="0" w:colLast="0" w:name="_heading=h.8duggxbcbw2" w:id="188"/>
      <w:bookmarkEnd w:id="188"/>
      <w:r w:rsidDel="00000000" w:rsidR="00000000" w:rsidRPr="00000000">
        <w:rPr>
          <w:rFonts w:ascii="Arial" w:cs="Arial" w:eastAsia="Arial" w:hAnsi="Arial"/>
          <w:rtl w:val="0"/>
        </w:rPr>
        <w:t xml:space="preserve">3.1.25.2 Packet Type</w:t>
      </w:r>
    </w:p>
    <w:p w:rsidR="00000000" w:rsidDel="00000000" w:rsidP="00000000" w:rsidRDefault="00000000" w:rsidRPr="00000000" w14:paraId="0000114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14A">
      <w:pPr>
        <w:pStyle w:val="Heading4"/>
        <w:ind w:left="0" w:right="4" w:firstLine="0"/>
        <w:rPr>
          <w:rFonts w:ascii="Arial" w:cs="Arial" w:eastAsia="Arial" w:hAnsi="Arial"/>
        </w:rPr>
      </w:pPr>
      <w:bookmarkStart w:colFirst="0" w:colLast="0" w:name="_heading=h.g1mmf1c4lvqh" w:id="189"/>
      <w:bookmarkEnd w:id="189"/>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14B">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14C">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D">
      <w:pPr>
        <w:numPr>
          <w:ilvl w:val="0"/>
          <w:numId w:val="4"/>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w:t>
      </w: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p>
    <w:p w:rsidR="00000000" w:rsidDel="00000000" w:rsidP="00000000" w:rsidRDefault="00000000" w:rsidRPr="00000000" w14:paraId="0000114E">
      <w:pPr>
        <w:numPr>
          <w:ilvl w:val="1"/>
          <w:numId w:val="4"/>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p>
    <w:p w:rsidR="00000000" w:rsidDel="00000000" w:rsidP="00000000" w:rsidRDefault="00000000" w:rsidRPr="00000000" w14:paraId="0000114F">
      <w:pPr>
        <w:numPr>
          <w:ilvl w:val="2"/>
          <w:numId w:val="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p>
    <w:p w:rsidR="00000000" w:rsidDel="00000000" w:rsidP="00000000" w:rsidRDefault="00000000" w:rsidRPr="00000000" w14:paraId="00001150">
      <w:pPr>
        <w:numPr>
          <w:ilvl w:val="2"/>
          <w:numId w:val="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p>
    <w:p w:rsidR="00000000" w:rsidDel="00000000" w:rsidP="00000000" w:rsidRDefault="00000000" w:rsidRPr="00000000" w14:paraId="00001151">
      <w:pPr>
        <w:numPr>
          <w:ilvl w:val="2"/>
          <w:numId w:val="4"/>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p>
    <w:p w:rsidR="00000000" w:rsidDel="00000000" w:rsidP="00000000" w:rsidRDefault="00000000" w:rsidRPr="00000000" w14:paraId="00001152">
      <w:pPr>
        <w:numPr>
          <w:ilvl w:val="3"/>
          <w:numId w:val="4"/>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p>
    <w:p w:rsidR="00000000" w:rsidDel="00000000" w:rsidP="00000000" w:rsidRDefault="00000000" w:rsidRPr="00000000" w14:paraId="00001153">
      <w:pPr>
        <w:numPr>
          <w:ilvl w:val="3"/>
          <w:numId w:val="4"/>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p>
    <w:p w:rsidR="00000000" w:rsidDel="00000000" w:rsidP="00000000" w:rsidRDefault="00000000" w:rsidRPr="00000000" w14:paraId="00001154">
      <w:pPr>
        <w:numPr>
          <w:ilvl w:val="1"/>
          <w:numId w:val="4"/>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1155">
      <w:pPr>
        <w:numPr>
          <w:ilvl w:val="1"/>
          <w:numId w:val="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156">
      <w:pPr>
        <w:numPr>
          <w:ilvl w:val="1"/>
          <w:numId w:val="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157">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58">
      <w:pPr>
        <w:numPr>
          <w:ilvl w:val="0"/>
          <w:numId w:val="27"/>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p>
    <w:p w:rsidR="00000000" w:rsidDel="00000000" w:rsidP="00000000" w:rsidRDefault="00000000" w:rsidRPr="00000000" w14:paraId="00001159">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p>
    <w:p w:rsidR="00000000" w:rsidDel="00000000" w:rsidP="00000000" w:rsidRDefault="00000000" w:rsidRPr="00000000" w14:paraId="0000115A">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p>
    <w:p w:rsidR="00000000" w:rsidDel="00000000" w:rsidP="00000000" w:rsidRDefault="00000000" w:rsidRPr="00000000" w14:paraId="0000115B">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p>
    <w:p w:rsidR="00000000" w:rsidDel="00000000" w:rsidP="00000000" w:rsidRDefault="00000000" w:rsidRPr="00000000" w14:paraId="0000115C">
      <w:pPr>
        <w:numPr>
          <w:ilvl w:val="1"/>
          <w:numId w:val="27"/>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p>
    <w:p w:rsidR="00000000" w:rsidDel="00000000" w:rsidP="00000000" w:rsidRDefault="00000000" w:rsidRPr="00000000" w14:paraId="0000115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5E">
      <w:pPr>
        <w:numPr>
          <w:ilvl w:val="0"/>
          <w:numId w:val="23"/>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p>
    <w:p w:rsidR="00000000" w:rsidDel="00000000" w:rsidP="00000000" w:rsidRDefault="00000000" w:rsidRPr="00000000" w14:paraId="0000115F">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p>
    <w:p w:rsidR="00000000" w:rsidDel="00000000" w:rsidP="00000000" w:rsidRDefault="00000000" w:rsidRPr="00000000" w14:paraId="00001160">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p>
    <w:p w:rsidR="00000000" w:rsidDel="00000000" w:rsidP="00000000" w:rsidRDefault="00000000" w:rsidRPr="00000000" w14:paraId="00001161">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p>
    <w:p w:rsidR="00000000" w:rsidDel="00000000" w:rsidP="00000000" w:rsidRDefault="00000000" w:rsidRPr="00000000" w14:paraId="00001162">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163">
      <w:pPr>
        <w:pStyle w:val="Heading4"/>
        <w:ind w:left="0" w:right="4" w:firstLine="0"/>
        <w:rPr>
          <w:rFonts w:ascii="Arial" w:cs="Arial" w:eastAsia="Arial" w:hAnsi="Arial"/>
        </w:rPr>
      </w:pPr>
      <w:bookmarkStart w:colFirst="0" w:colLast="0" w:name="_heading=h.m1zk7agco355" w:id="190"/>
      <w:bookmarkEnd w:id="190"/>
      <w:r w:rsidDel="00000000" w:rsidR="00000000" w:rsidRPr="00000000">
        <w:rPr>
          <w:rFonts w:ascii="Arial" w:cs="Arial" w:eastAsia="Arial" w:hAnsi="Arial"/>
          <w:rtl w:val="0"/>
        </w:rPr>
        <w:t xml:space="preserve">3.1.25.4 </w:t>
      </w:r>
      <w:r w:rsidDel="00000000" w:rsidR="00000000" w:rsidRPr="00000000">
        <w:rPr>
          <w:rFonts w:ascii="Arial" w:cs="Arial" w:eastAsia="Arial" w:hAnsi="Arial"/>
          <w:rtl w:val="0"/>
        </w:rPr>
        <w:t xml:space="preserve">Protection Scheme</w:t>
      </w:r>
      <w:r w:rsidDel="00000000" w:rsidR="00000000" w:rsidRPr="00000000">
        <w:rPr>
          <w:rtl w:val="0"/>
        </w:rPr>
      </w:r>
    </w:p>
    <w:p w:rsidR="00000000" w:rsidDel="00000000" w:rsidP="00000000" w:rsidRDefault="00000000" w:rsidRPr="00000000" w14:paraId="00001164">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165">
      <w:pPr>
        <w:spacing w:after="307" w:lineRule="auto"/>
        <w:ind w:left="-15" w:right="4" w:firstLine="0"/>
        <w:rPr>
          <w:rFonts w:ascii="Arial" w:cs="Arial" w:eastAsia="Arial" w:hAnsi="Arial"/>
        </w:rPr>
      </w:pPr>
      <w:r w:rsidDel="00000000" w:rsidR="00000000" w:rsidRPr="00000000">
        <w:rPr>
          <w:rtl w:val="0"/>
        </w:rPr>
      </w:r>
    </w:p>
    <w:tbl>
      <w:tblPr>
        <w:tblStyle w:val="Table38"/>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6">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7">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8">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6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B">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C">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0">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3">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5">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6">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A">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F">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0">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4">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9">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E">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F">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3">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4">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8">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9">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D">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E">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2">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3">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7">
            <w:pPr>
              <w:rPr>
                <w:rFonts w:ascii="Arial" w:cs="Arial" w:eastAsia="Arial" w:hAnsi="Arial"/>
                <w:color w:val="222222"/>
              </w:rPr>
            </w:pPr>
            <w:r w:rsidDel="00000000" w:rsidR="00000000" w:rsidRPr="00000000">
              <w:rPr>
                <w:rFonts w:ascii="Arial" w:cs="Arial" w:eastAsia="Arial" w:hAnsi="Arial"/>
                <w:color w:val="222222"/>
                <w:rtl w:val="0"/>
              </w:rPr>
              <w:t xml:space="preserve">0x45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8">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C">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D">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1">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6">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7">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B">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C">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0">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5">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1CA">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CB">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1CC">
      <w:pPr>
        <w:numPr>
          <w:ilvl w:val="0"/>
          <w:numId w:val="2"/>
        </w:numPr>
        <w:spacing w:after="0" w:before="0" w:lineRule="auto"/>
        <w:ind w:left="720" w:hanging="360"/>
        <w:rPr>
          <w:rFonts w:ascii="Arial" w:cs="Arial" w:eastAsia="Arial" w:hAnsi="Arial"/>
          <w:u w:val="none"/>
        </w:rPr>
      </w:pPr>
      <w:sdt>
        <w:sdtPr>
          <w:tag w:val="goog_rdk_222"/>
        </w:sdtPr>
        <w:sdtContent>
          <w:commentRangeStart w:id="87"/>
        </w:sdtContent>
      </w:sdt>
      <w:r w:rsidDel="00000000" w:rsidR="00000000" w:rsidRPr="00000000">
        <w:rPr>
          <w:rFonts w:ascii="Arial" w:cs="Arial" w:eastAsia="Arial" w:hAnsi="Arial"/>
          <w:color w:val="222222"/>
          <w:rtl w:val="0"/>
        </w:rPr>
        <w:t xml:space="preserve">Reference </w:t>
      </w:r>
      <w:hyperlink r:id="rId4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1CD">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1CE">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4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p>
    <w:p w:rsidR="00000000" w:rsidDel="00000000" w:rsidP="00000000" w:rsidRDefault="00000000" w:rsidRPr="00000000" w14:paraId="000011CF">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0">
        <w:r w:rsidDel="00000000" w:rsidR="00000000" w:rsidRPr="00000000">
          <w:rPr>
            <w:rFonts w:ascii="Arial" w:cs="Arial" w:eastAsia="Arial" w:hAnsi="Arial"/>
            <w:rtl w:val="0"/>
          </w:rPr>
          <w:t xml:space="preserve"> </w:t>
        </w:r>
      </w:hyperlink>
      <w:hyperlink r:id="rId5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1D0">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p>
    <w:p w:rsidR="00000000" w:rsidDel="00000000" w:rsidP="00000000" w:rsidRDefault="00000000" w:rsidRPr="00000000" w14:paraId="000011D1">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p>
    <w:p w:rsidR="00000000" w:rsidDel="00000000" w:rsidP="00000000" w:rsidRDefault="00000000" w:rsidRPr="00000000" w14:paraId="000011D2">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1D3">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1D4">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w:t>
      </w:r>
      <w:r w:rsidDel="00000000" w:rsidR="00000000" w:rsidRPr="00000000">
        <w:rPr>
          <w:rFonts w:ascii="Arial" w:cs="Arial" w:eastAsia="Arial" w:hAnsi="Arial"/>
          <w:color w:val="212529"/>
          <w:rtl w:val="0"/>
        </w:rPr>
        <w:t xml:space="preserve">/Poly1305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11D5">
      <w:pPr>
        <w:pStyle w:val="Heading4"/>
        <w:ind w:left="0" w:right="4" w:firstLine="0"/>
        <w:rPr>
          <w:rFonts w:ascii="Roboto" w:cs="Roboto" w:eastAsia="Roboto" w:hAnsi="Roboto"/>
          <w:b w:val="1"/>
          <w:color w:val="222222"/>
          <w:sz w:val="24"/>
          <w:szCs w:val="24"/>
          <w:u w:val="single"/>
        </w:rPr>
      </w:pPr>
      <w:bookmarkStart w:colFirst="0" w:colLast="0" w:name="_heading=h.jo2d2fngx6hj" w:id="191"/>
      <w:bookmarkEnd w:id="191"/>
      <w:r w:rsidDel="00000000" w:rsidR="00000000" w:rsidRPr="00000000">
        <w:rPr>
          <w:rFonts w:ascii="Arial" w:cs="Arial" w:eastAsia="Arial" w:hAnsi="Arial"/>
          <w:rtl w:val="0"/>
        </w:rPr>
        <w:t xml:space="preserve">3.1.25.5 </w:t>
      </w:r>
      <w:r w:rsidDel="00000000" w:rsidR="00000000" w:rsidRPr="00000000">
        <w:rPr>
          <w:rFonts w:ascii="Arial" w:cs="Arial" w:eastAsia="Arial" w:hAnsi="Arial"/>
          <w:rtl w:val="0"/>
        </w:rPr>
        <w:t xml:space="preserve">Sender Id</w:t>
      </w:r>
      <w:r w:rsidDel="00000000" w:rsidR="00000000" w:rsidRPr="00000000">
        <w:rPr>
          <w:rtl w:val="0"/>
        </w:rPr>
      </w:r>
    </w:p>
    <w:p w:rsidR="00000000" w:rsidDel="00000000" w:rsidP="00000000" w:rsidRDefault="00000000" w:rsidRPr="00000000" w14:paraId="000011D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w:t>
      </w:r>
      <w:r w:rsidDel="00000000" w:rsidR="00000000" w:rsidRPr="00000000">
        <w:rPr>
          <w:rFonts w:ascii="Arial" w:cs="Arial" w:eastAsia="Arial" w:hAnsi="Arial"/>
          <w:color w:val="222222"/>
          <w:rtl w:val="0"/>
        </w:rPr>
        <w:t xml:space="preserve"> the Sender Id field (8 bytes) should contain:</w:t>
      </w:r>
    </w:p>
    <w:p w:rsidR="00000000" w:rsidDel="00000000" w:rsidP="00000000" w:rsidRDefault="00000000" w:rsidRPr="00000000" w14:paraId="000011D7">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D8">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D9">
      <w:pPr>
        <w:numPr>
          <w:ilvl w:val="0"/>
          <w:numId w:val="19"/>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1DA">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DB">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DC">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p>
    <w:p w:rsidR="00000000" w:rsidDel="00000000" w:rsidP="00000000" w:rsidRDefault="00000000" w:rsidRPr="00000000" w14:paraId="000011DD">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p>
    <w:p w:rsidR="00000000" w:rsidDel="00000000" w:rsidP="00000000" w:rsidRDefault="00000000" w:rsidRPr="00000000" w14:paraId="000011D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1DF">
      <w:pPr>
        <w:numPr>
          <w:ilvl w:val="0"/>
          <w:numId w:val="1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1E0">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1E1">
      <w:pPr>
        <w:spacing w:after="0" w:before="0" w:lineRule="auto"/>
        <w:ind w:left="720" w:firstLine="0"/>
        <w:rPr>
          <w:rFonts w:ascii="Arial" w:cs="Arial" w:eastAsia="Arial" w:hAnsi="Arial"/>
          <w:b w:val="1"/>
          <w:i w:val="1"/>
          <w:color w:val="222222"/>
          <w:u w:val="single"/>
          <w:shd w:fill="fff2cc" w:val="clear"/>
        </w:rPr>
      </w:pPr>
      <w:sdt>
        <w:sdtPr>
          <w:tag w:val="goog_rdk_223"/>
        </w:sdtPr>
        <w:sdtContent>
          <w:commentRangeStart w:id="88"/>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1E2">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1E3">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1E4">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1E5">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1E6">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1E7">
      <w:pPr>
        <w:pStyle w:val="Heading4"/>
        <w:ind w:left="0" w:right="4" w:firstLine="0"/>
        <w:rPr>
          <w:rFonts w:ascii="Arial" w:cs="Arial" w:eastAsia="Arial" w:hAnsi="Arial"/>
        </w:rPr>
      </w:pPr>
      <w:bookmarkStart w:colFirst="0" w:colLast="0" w:name="_heading=h.vjl219ghlhvi" w:id="192"/>
      <w:bookmarkEnd w:id="192"/>
      <w:r w:rsidDel="00000000" w:rsidR="00000000" w:rsidRPr="00000000">
        <w:rPr>
          <w:rFonts w:ascii="Arial" w:cs="Arial" w:eastAsia="Arial" w:hAnsi="Arial"/>
          <w:rtl w:val="0"/>
        </w:rPr>
        <w:t xml:space="preserve">3.1.25.6 </w:t>
      </w:r>
      <w:r w:rsidDel="00000000" w:rsidR="00000000" w:rsidRPr="00000000">
        <w:rPr>
          <w:rFonts w:ascii="Arial" w:cs="Arial" w:eastAsia="Arial" w:hAnsi="Arial"/>
          <w:rtl w:val="0"/>
        </w:rPr>
        <w:t xml:space="preserve">Random</w:t>
      </w:r>
      <w:r w:rsidDel="00000000" w:rsidR="00000000" w:rsidRPr="00000000">
        <w:rPr>
          <w:rtl w:val="0"/>
        </w:rPr>
      </w:r>
    </w:p>
    <w:p w:rsidR="00000000" w:rsidDel="00000000" w:rsidP="00000000" w:rsidRDefault="00000000" w:rsidRPr="00000000" w14:paraId="000011E8">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1E9">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EA">
      <w:pPr>
        <w:numPr>
          <w:ilvl w:val="0"/>
          <w:numId w:val="1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1EB">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1EC">
      <w:pPr>
        <w:pStyle w:val="Heading4"/>
        <w:ind w:left="0" w:right="4" w:firstLine="0"/>
        <w:rPr>
          <w:rFonts w:ascii="Arial" w:cs="Arial" w:eastAsia="Arial" w:hAnsi="Arial"/>
        </w:rPr>
      </w:pPr>
      <w:bookmarkStart w:colFirst="0" w:colLast="0" w:name="_heading=h.q30yx1mc4rc1" w:id="193"/>
      <w:bookmarkEnd w:id="193"/>
      <w:r w:rsidDel="00000000" w:rsidR="00000000" w:rsidRPr="00000000">
        <w:rPr>
          <w:rFonts w:ascii="Arial" w:cs="Arial" w:eastAsia="Arial" w:hAnsi="Arial"/>
          <w:rtl w:val="0"/>
        </w:rPr>
        <w:t xml:space="preserve">3.1.25.7 </w:t>
      </w:r>
      <w:r w:rsidDel="00000000" w:rsidR="00000000" w:rsidRPr="00000000">
        <w:rPr>
          <w:rFonts w:ascii="Arial" w:cs="Arial" w:eastAsia="Arial" w:hAnsi="Arial"/>
          <w:rtl w:val="0"/>
        </w:rPr>
        <w:t xml:space="preserve">Crypto Material</w:t>
      </w:r>
    </w:p>
    <w:p w:rsidR="00000000" w:rsidDel="00000000" w:rsidP="00000000" w:rsidRDefault="00000000" w:rsidRPr="00000000" w14:paraId="000011ED">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w:t>
      </w:r>
      <w:r w:rsidDel="00000000" w:rsidR="00000000" w:rsidRPr="00000000">
        <w:rPr>
          <w:rFonts w:ascii="Arial" w:cs="Arial" w:eastAsia="Arial" w:hAnsi="Arial"/>
          <w:color w:val="222222"/>
          <w:rtl w:val="0"/>
        </w:rPr>
        <w:t xml:space="preserve">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1EE">
      <w:pPr>
        <w:pStyle w:val="Heading4"/>
        <w:ind w:left="0" w:right="4" w:firstLine="0"/>
        <w:rPr>
          <w:rFonts w:ascii="Roboto" w:cs="Roboto" w:eastAsia="Roboto" w:hAnsi="Roboto"/>
          <w:color w:val="222222"/>
          <w:sz w:val="24"/>
          <w:szCs w:val="24"/>
          <w:highlight w:val="white"/>
        </w:rPr>
      </w:pPr>
      <w:bookmarkStart w:colFirst="0" w:colLast="0" w:name="_heading=h.3y6o9vhqakro" w:id="194"/>
      <w:bookmarkEnd w:id="194"/>
      <w:r w:rsidDel="00000000" w:rsidR="00000000" w:rsidRPr="00000000">
        <w:rPr>
          <w:rFonts w:ascii="Arial" w:cs="Arial" w:eastAsia="Arial" w:hAnsi="Arial"/>
          <w:rtl w:val="0"/>
        </w:rPr>
        <w:t xml:space="preserve">3.1.25.8 </w:t>
      </w:r>
      <w:r w:rsidDel="00000000" w:rsidR="00000000" w:rsidRPr="00000000">
        <w:rPr>
          <w:rFonts w:ascii="Arial" w:cs="Arial" w:eastAsia="Arial" w:hAnsi="Arial"/>
          <w:rtl w:val="0"/>
        </w:rPr>
        <w:t xml:space="preserve">Monotonic Counter</w:t>
      </w:r>
      <w:r w:rsidDel="00000000" w:rsidR="00000000" w:rsidRPr="00000000">
        <w:rPr>
          <w:rtl w:val="0"/>
        </w:rPr>
      </w:r>
    </w:p>
    <w:p w:rsidR="00000000" w:rsidDel="00000000" w:rsidP="00000000" w:rsidRDefault="00000000" w:rsidRPr="00000000" w14:paraId="000011EF">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1F0">
      <w:pPr>
        <w:pStyle w:val="Heading4"/>
        <w:ind w:left="0" w:right="4" w:firstLine="0"/>
        <w:rPr>
          <w:rFonts w:ascii="Arial" w:cs="Arial" w:eastAsia="Arial" w:hAnsi="Arial"/>
          <w:color w:val="222222"/>
          <w:highlight w:val="white"/>
        </w:rPr>
      </w:pPr>
      <w:bookmarkStart w:colFirst="0" w:colLast="0" w:name="_heading=h.dovnwl46a7is" w:id="195"/>
      <w:bookmarkEnd w:id="195"/>
      <w:r w:rsidDel="00000000" w:rsidR="00000000" w:rsidRPr="00000000">
        <w:rPr>
          <w:rFonts w:ascii="Arial" w:cs="Arial" w:eastAsia="Arial" w:hAnsi="Arial"/>
          <w:rtl w:val="0"/>
        </w:rPr>
        <w:t xml:space="preserve">3.1.25.9 </w:t>
      </w:r>
      <w:r w:rsidDel="00000000" w:rsidR="00000000" w:rsidRPr="00000000">
        <w:rPr>
          <w:rFonts w:ascii="Arial" w:cs="Arial" w:eastAsia="Arial" w:hAnsi="Arial"/>
          <w:rtl w:val="0"/>
        </w:rPr>
        <w:t xml:space="preserve">Protected MQTT-SN Packet</w:t>
      </w:r>
      <w:r w:rsidDel="00000000" w:rsidR="00000000" w:rsidRPr="00000000">
        <w:rPr>
          <w:rtl w:val="0"/>
        </w:rPr>
      </w:r>
    </w:p>
    <w:p w:rsidR="00000000" w:rsidDel="00000000" w:rsidP="00000000" w:rsidRDefault="00000000" w:rsidRPr="00000000" w14:paraId="000011F1">
      <w:pPr>
        <w:spacing w:after="0" w:before="0"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11F2">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Protected</w:t>
      </w:r>
      <w:r w:rsidDel="00000000" w:rsidR="00000000" w:rsidRPr="00000000">
        <w:rPr>
          <w:rFonts w:ascii="Arial" w:cs="Arial" w:eastAsia="Arial" w:hAnsi="Arial"/>
          <w:b w:val="1"/>
          <w:color w:val="222222"/>
          <w:rtl w:val="0"/>
        </w:rPr>
        <w:t xml:space="preserve">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1F3">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r w:rsidDel="00000000" w:rsidR="00000000" w:rsidRPr="00000000">
        <w:rPr>
          <w:rtl w:val="0"/>
        </w:rPr>
      </w:r>
    </w:p>
    <w:p w:rsidR="00000000" w:rsidDel="00000000" w:rsidP="00000000" w:rsidRDefault="00000000" w:rsidRPr="00000000" w14:paraId="000011F4">
      <w:pPr>
        <w:pStyle w:val="Heading4"/>
        <w:ind w:left="0" w:right="4" w:firstLine="0"/>
        <w:rPr>
          <w:rFonts w:ascii="Arial" w:cs="Arial" w:eastAsia="Arial" w:hAnsi="Arial"/>
        </w:rPr>
      </w:pPr>
      <w:bookmarkStart w:colFirst="0" w:colLast="0" w:name="_heading=h.j75p96o6vesm" w:id="196"/>
      <w:bookmarkEnd w:id="196"/>
      <w:r w:rsidDel="00000000" w:rsidR="00000000" w:rsidRPr="00000000">
        <w:rPr>
          <w:rFonts w:ascii="Arial" w:cs="Arial" w:eastAsia="Arial" w:hAnsi="Arial"/>
          <w:rtl w:val="0"/>
        </w:rPr>
        <w:t xml:space="preserve">3.1.25.10 </w:t>
      </w:r>
      <w:r w:rsidDel="00000000" w:rsidR="00000000" w:rsidRPr="00000000">
        <w:rPr>
          <w:rFonts w:ascii="Arial" w:cs="Arial" w:eastAsia="Arial" w:hAnsi="Arial"/>
          <w:rtl w:val="0"/>
        </w:rPr>
        <w:t xml:space="preserve">Authentication Tag</w:t>
      </w:r>
    </w:p>
    <w:p w:rsidR="00000000" w:rsidDel="00000000" w:rsidP="00000000" w:rsidRDefault="00000000" w:rsidRPr="00000000" w14:paraId="000011F5">
      <w:pPr>
        <w:ind w:left="0" w:firstLine="0"/>
        <w:rPr>
          <w:rFonts w:ascii="Arial" w:cs="Arial" w:eastAsia="Arial" w:hAnsi="Arial"/>
          <w:color w:val="222222"/>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11F6">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F7">
      <w:pPr>
        <w:pStyle w:val="Heading1"/>
        <w:ind w:left="0" w:firstLine="0"/>
        <w:rPr>
          <w:rFonts w:ascii="Arial" w:cs="Arial" w:eastAsia="Arial" w:hAnsi="Arial"/>
        </w:rPr>
      </w:pPr>
      <w:bookmarkStart w:colFirst="0" w:colLast="0" w:name="_heading=h.2qk79lc" w:id="197"/>
      <w:bookmarkEnd w:id="197"/>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Operational behavior</w:t>
      </w:r>
    </w:p>
    <w:p w:rsidR="00000000" w:rsidDel="00000000" w:rsidP="00000000" w:rsidRDefault="00000000" w:rsidRPr="00000000" w14:paraId="000011F8">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In the following we will focus on those points that either are new to or deviate from MQTT.</w:t>
      </w:r>
    </w:p>
    <w:p w:rsidR="00000000" w:rsidDel="00000000" w:rsidP="00000000" w:rsidRDefault="00000000" w:rsidRPr="00000000" w14:paraId="000011F9">
      <w:pPr>
        <w:pStyle w:val="Heading2"/>
        <w:ind w:left="0" w:right="4" w:firstLine="0"/>
        <w:rPr>
          <w:rFonts w:ascii="Arial" w:cs="Arial" w:eastAsia="Arial" w:hAnsi="Arial"/>
        </w:rPr>
      </w:pPr>
      <w:bookmarkStart w:colFirst="0" w:colLast="0" w:name="_heading=h.15phjt5" w:id="198"/>
      <w:bookmarkEnd w:id="198"/>
      <w:r w:rsidDel="00000000" w:rsidR="00000000" w:rsidRPr="00000000">
        <w:rPr>
          <w:rFonts w:ascii="Arial" w:cs="Arial" w:eastAsia="Arial" w:hAnsi="Arial"/>
          <w:rtl w:val="0"/>
        </w:rPr>
        <w:t xml:space="preserve">4.1 Example MQTT-SN Architecture(s)</w:t>
      </w:r>
    </w:p>
    <w:p w:rsidR="00000000" w:rsidDel="00000000" w:rsidP="00000000" w:rsidRDefault="00000000" w:rsidRPr="00000000" w14:paraId="000011F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architecture of MQTT-SN is shown in figure 1. 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1FB">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C">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1FD">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1FF">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200">
      <w:pPr>
        <w:spacing w:after="303" w:line="259" w:lineRule="auto"/>
        <w:ind w:left="284" w:right="4" w:firstLine="0"/>
        <w:rPr>
          <w:rFonts w:ascii="Arial" w:cs="Arial" w:eastAsia="Arial" w:hAnsi="Arial"/>
        </w:rPr>
      </w:pPr>
      <w:sdt>
        <w:sdtPr>
          <w:tag w:val="goog_rdk_224"/>
        </w:sdtPr>
        <w:sdtContent>
          <w:commentRangeStart w:id="89"/>
        </w:sdtContent>
      </w:sdt>
      <w:r w:rsidDel="00000000" w:rsidR="00000000" w:rsidRPr="00000000">
        <w:rPr>
          <w:rFonts w:ascii="Arial" w:cs="Arial" w:eastAsia="Arial" w:hAnsi="Arial"/>
        </w:rPr>
        <w:drawing>
          <wp:inline distB="0" distT="0" distL="0" distR="0">
            <wp:extent cx="5729288" cy="5321408"/>
            <wp:effectExtent b="0" l="0" r="0" t="0"/>
            <wp:docPr id="16" name="image8.png"/>
            <a:graphic>
              <a:graphicData uri="http://schemas.openxmlformats.org/drawingml/2006/picture">
                <pic:pic>
                  <pic:nvPicPr>
                    <pic:cNvPr id="0" name="image8.png"/>
                    <pic:cNvPicPr preferRelativeResize="0"/>
                  </pic:nvPicPr>
                  <pic:blipFill>
                    <a:blip r:embed="rId55"/>
                    <a:srcRect b="1600" l="-1824" r="-1388" t="0"/>
                    <a:stretch>
                      <a:fillRect/>
                    </a:stretch>
                  </pic:blipFill>
                  <pic:spPr>
                    <a:xfrm>
                      <a:off x="0" y="0"/>
                      <a:ext cx="5729288" cy="5321408"/>
                    </a:xfrm>
                    <a:prstGeom prst="rect"/>
                    <a:ln/>
                  </pic:spPr>
                </pic:pic>
              </a:graphicData>
            </a:graphic>
          </wp:inline>
        </w:drawing>
      </w:r>
      <w:commentRangeEnd w:id="89"/>
      <w:r w:rsidDel="00000000" w:rsidR="00000000" w:rsidRPr="00000000">
        <w:commentReference w:id="89"/>
      </w:r>
      <w:r w:rsidDel="00000000" w:rsidR="00000000" w:rsidRPr="00000000">
        <w:rPr>
          <w:rtl w:val="0"/>
        </w:rPr>
      </w:r>
    </w:p>
    <w:p w:rsidR="00000000" w:rsidDel="00000000" w:rsidP="00000000" w:rsidRDefault="00000000" w:rsidRPr="00000000" w14:paraId="00001201">
      <w:pPr>
        <w:spacing w:after="203" w:line="265" w:lineRule="auto"/>
        <w:ind w:right="4"/>
        <w:jc w:val="center"/>
        <w:rPr>
          <w:rFonts w:ascii="Arial" w:cs="Arial" w:eastAsia="Arial" w:hAnsi="Arial"/>
        </w:rPr>
      </w:pPr>
      <w:r w:rsidDel="00000000" w:rsidR="00000000" w:rsidRPr="00000000">
        <w:rPr>
          <w:rFonts w:ascii="Arial" w:cs="Arial" w:eastAsia="Arial" w:hAnsi="Arial"/>
          <w:rtl w:val="0"/>
        </w:rPr>
        <w:t xml:space="preserve">Figure 1: </w:t>
      </w:r>
      <w:r w:rsidDel="00000000" w:rsidR="00000000" w:rsidRPr="00000000">
        <w:rPr>
          <w:rFonts w:ascii="Arial" w:cs="Arial" w:eastAsia="Arial" w:hAnsi="Arial"/>
          <w:rtl w:val="0"/>
        </w:rPr>
        <w:t xml:space="preserve">MQTT-SN Architecture</w:t>
      </w:r>
      <w:r w:rsidDel="00000000" w:rsidR="00000000" w:rsidRPr="00000000">
        <w:rPr>
          <w:rtl w:val="0"/>
        </w:rPr>
      </w:r>
    </w:p>
    <w:p w:rsidR="00000000" w:rsidDel="00000000" w:rsidP="00000000" w:rsidRDefault="00000000" w:rsidRPr="00000000" w14:paraId="00001202">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03">
      <w:pPr>
        <w:pStyle w:val="Heading3"/>
        <w:ind w:left="0" w:right="4" w:firstLine="0"/>
        <w:rPr>
          <w:rFonts w:ascii="Arial" w:cs="Arial" w:eastAsia="Arial" w:hAnsi="Arial"/>
        </w:rPr>
      </w:pPr>
      <w:bookmarkStart w:colFirst="0" w:colLast="0" w:name="_heading=h.3pp52gy" w:id="199"/>
      <w:bookmarkEnd w:id="199"/>
      <w:r w:rsidDel="00000000" w:rsidR="00000000" w:rsidRPr="00000000">
        <w:rPr>
          <w:rtl w:val="0"/>
        </w:rPr>
        <w:t xml:space="preserve">4.1.1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20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20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1206">
      <w:pPr>
        <w:spacing w:after="303" w:line="259" w:lineRule="auto"/>
        <w:ind w:right="4"/>
        <w:rPr>
          <w:rFonts w:ascii="Arial" w:cs="Arial" w:eastAsia="Arial" w:hAnsi="Arial"/>
        </w:rPr>
      </w:pPr>
      <w:r w:rsidDel="00000000" w:rsidR="00000000" w:rsidRPr="00000000">
        <w:rPr>
          <w:rFonts w:ascii="Arial" w:cs="Arial" w:eastAsia="Arial" w:hAnsi="Arial"/>
          <w:rtl w:val="0"/>
        </w:rPr>
        <w:t xml:space="preserve">          </w:t>
      </w:r>
      <w:sdt>
        <w:sdtPr>
          <w:tag w:val="goog_rdk_225"/>
        </w:sdtPr>
        <w:sdtContent>
          <w:commentRangeStart w:id="90"/>
        </w:sdtContent>
      </w:sdt>
      <w:sdt>
        <w:sdtPr>
          <w:tag w:val="goog_rdk_226"/>
        </w:sdtPr>
        <w:sdtContent>
          <w:commentRangeStart w:id="91"/>
        </w:sdtContent>
      </w:sdt>
      <w:sdt>
        <w:sdtPr>
          <w:tag w:val="goog_rdk_227"/>
        </w:sdtPr>
        <w:sdtContent>
          <w:commentRangeStart w:id="92"/>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18" name="image3.png"/>
            <a:graphic>
              <a:graphicData uri="http://schemas.openxmlformats.org/drawingml/2006/picture">
                <pic:pic>
                  <pic:nvPicPr>
                    <pic:cNvPr descr="A close up of a map&#10;&#10;Description automatically generated" id="0" name="image3.png"/>
                    <pic:cNvPicPr preferRelativeResize="0"/>
                  </pic:nvPicPr>
                  <pic:blipFill>
                    <a:blip r:embed="rId56"/>
                    <a:srcRect b="0" l="0" r="0" t="0"/>
                    <a:stretch>
                      <a:fillRect/>
                    </a:stretch>
                  </pic:blipFill>
                  <pic:spPr>
                    <a:xfrm>
                      <a:off x="0" y="0"/>
                      <a:ext cx="4861756" cy="1810693"/>
                    </a:xfrm>
                    <a:prstGeom prst="rect"/>
                    <a:ln/>
                  </pic:spPr>
                </pic:pic>
              </a:graphicData>
            </a:graphic>
          </wp:inline>
        </w:drawing>
      </w:r>
      <w:commentRangeEnd w:id="90"/>
      <w:r w:rsidDel="00000000" w:rsidR="00000000" w:rsidRPr="00000000">
        <w:commentReference w:id="90"/>
      </w:r>
      <w:commentRangeEnd w:id="91"/>
      <w:r w:rsidDel="00000000" w:rsidR="00000000" w:rsidRPr="00000000">
        <w:commentReference w:id="91"/>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1207">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2: Transparent and Aggregating Gateways</w:t>
      </w:r>
    </w:p>
    <w:p w:rsidR="00000000" w:rsidDel="00000000" w:rsidP="00000000" w:rsidRDefault="00000000" w:rsidRPr="00000000" w14:paraId="00001208">
      <w:pPr>
        <w:pStyle w:val="Heading3"/>
        <w:ind w:left="0" w:right="4" w:firstLine="0"/>
        <w:rPr>
          <w:rFonts w:ascii="Arial" w:cs="Arial" w:eastAsia="Arial" w:hAnsi="Arial"/>
        </w:rPr>
      </w:pPr>
      <w:bookmarkStart w:colFirst="0" w:colLast="0" w:name="_heading=h.24ufcor" w:id="200"/>
      <w:bookmarkEnd w:id="200"/>
      <w:r w:rsidDel="00000000" w:rsidR="00000000" w:rsidRPr="00000000">
        <w:rPr>
          <w:rtl w:val="0"/>
        </w:rPr>
        <w:t xml:space="preserve">4.1.2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1209">
      <w:pPr>
        <w:spacing w:after="460" w:lineRule="auto"/>
        <w:ind w:left="-5" w:right="4" w:firstLine="0"/>
        <w:rPr>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p>
    <w:p w:rsidR="00000000" w:rsidDel="00000000" w:rsidP="00000000" w:rsidRDefault="00000000" w:rsidRPr="00000000" w14:paraId="0000120A">
      <w:pPr>
        <w:pStyle w:val="Heading2"/>
        <w:keepLines w:val="1"/>
        <w:spacing w:after="64" w:before="0" w:line="259" w:lineRule="auto"/>
        <w:ind w:left="0" w:right="4" w:firstLine="0"/>
        <w:rPr>
          <w:rFonts w:ascii="Arial" w:cs="Arial" w:eastAsia="Arial" w:hAnsi="Arial"/>
        </w:rPr>
      </w:pPr>
      <w:bookmarkStart w:colFirst="0" w:colLast="0" w:name="_heading=h.jzpmwk" w:id="201"/>
      <w:bookmarkEnd w:id="201"/>
      <w:r w:rsidDel="00000000" w:rsidR="00000000" w:rsidRPr="00000000">
        <w:rPr>
          <w:rFonts w:ascii="Arial" w:cs="Arial" w:eastAsia="Arial" w:hAnsi="Arial"/>
          <w:rtl w:val="0"/>
        </w:rPr>
        <w:t xml:space="preserve">4.2 </w:t>
      </w:r>
      <w:r w:rsidDel="00000000" w:rsidR="00000000" w:rsidRPr="00000000">
        <w:rPr>
          <w:rFonts w:ascii="Arial" w:cs="Arial" w:eastAsia="Arial" w:hAnsi="Arial"/>
          <w:rtl w:val="0"/>
        </w:rPr>
        <w:t xml:space="preserve">Networks &amp; Transport Layers</w:t>
      </w:r>
      <w:r w:rsidDel="00000000" w:rsidR="00000000" w:rsidRPr="00000000">
        <w:rPr>
          <w:rtl w:val="0"/>
        </w:rPr>
      </w:r>
    </w:p>
    <w:p w:rsidR="00000000" w:rsidDel="00000000" w:rsidP="00000000" w:rsidRDefault="00000000" w:rsidRPr="00000000" w14:paraId="0000120B">
      <w:pPr>
        <w:spacing w:after="240" w:before="240" w:lineRule="auto"/>
        <w:rPr/>
      </w:pPr>
      <w:r w:rsidDel="00000000" w:rsidR="00000000" w:rsidRPr="00000000">
        <w:rPr>
          <w:rtl w:val="0"/>
        </w:rPr>
        <w:t xml:space="preserve">The </w:t>
      </w:r>
      <w:r w:rsidDel="00000000" w:rsidR="00000000" w:rsidRPr="00000000">
        <w:rPr>
          <w:rtl w:val="0"/>
        </w:rPr>
        <w:t xml:space="preserve">MQTT-SN </w:t>
      </w:r>
      <w:r w:rsidDel="00000000" w:rsidR="00000000" w:rsidRPr="00000000">
        <w:rPr>
          <w:rtl w:val="0"/>
        </w:rPr>
        <w:t xml:space="preserve">protocol requires an underlying transport to create a Virtual Connection, this carries Packets from a Client to a Gateway and a Gateway to a Client.</w:t>
        <w:br w:type="textWrapping"/>
        <w:t xml:space="preserve">The underlying transport may also </w:t>
      </w:r>
      <w:r w:rsidDel="00000000" w:rsidR="00000000" w:rsidRPr="00000000">
        <w:rPr>
          <w:rFonts w:ascii="Arial" w:cs="Arial" w:eastAsia="Arial" w:hAnsi="Arial"/>
          <w:rtl w:val="0"/>
        </w:rPr>
        <w:t xml:space="preserve">broadcast </w:t>
      </w:r>
      <w:r w:rsidDel="00000000" w:rsidR="00000000" w:rsidRPr="00000000">
        <w:rPr>
          <w:rtl w:val="0"/>
        </w:rPr>
        <w:t xml:space="preserve">Packets from a Client to all Gateways and from a Gateway to all Clients.</w:t>
        <w:br w:type="textWrapping"/>
        <w:t xml:space="preserve">These MQTT-SN Packets which must be received unaltered and complete.</w:t>
      </w:r>
    </w:p>
    <w:p w:rsidR="00000000" w:rsidDel="00000000" w:rsidP="00000000" w:rsidRDefault="00000000" w:rsidRPr="00000000" w14:paraId="0000120C">
      <w:pPr>
        <w:numPr>
          <w:ilvl w:val="0"/>
          <w:numId w:val="15"/>
        </w:numPr>
        <w:spacing w:after="0" w:afterAutospacing="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0D">
      <w:pPr>
        <w:numPr>
          <w:ilvl w:val="0"/>
          <w:numId w:val="15"/>
        </w:numPr>
        <w:spacing w:after="0" w:afterAutospacing="0" w:before="0" w:beforeAutospacing="0" w:lineRule="auto"/>
        <w:ind w:left="720" w:hanging="360"/>
      </w:pPr>
      <w:r w:rsidDel="00000000" w:rsidR="00000000" w:rsidRPr="00000000">
        <w:rPr>
          <w:rtl w:val="0"/>
        </w:rPr>
        <w:t xml:space="preserve">If the network might deliver a Packet more than once, then it is highly recommended that the PROTECTION packet Monotonic Counter is used to eliminate the duplicates.</w:t>
      </w:r>
    </w:p>
    <w:p w:rsidR="00000000" w:rsidDel="00000000" w:rsidP="00000000" w:rsidRDefault="00000000" w:rsidRPr="00000000" w14:paraId="0000120E">
      <w:pPr>
        <w:numPr>
          <w:ilvl w:val="0"/>
          <w:numId w:val="15"/>
        </w:numPr>
        <w:spacing w:after="0" w:afterAutospacing="0" w:before="0" w:beforeAutospacing="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0F">
      <w:pPr>
        <w:numPr>
          <w:ilvl w:val="0"/>
          <w:numId w:val="15"/>
        </w:numPr>
        <w:spacing w:after="0" w:afterAutospacing="0" w:before="0" w:beforeAutospacing="0" w:lineRule="auto"/>
        <w:ind w:left="720" w:hanging="360"/>
      </w:pPr>
      <w:r w:rsidDel="00000000" w:rsidR="00000000" w:rsidRPr="00000000">
        <w:rPr>
          <w:rtl w:val="0"/>
        </w:rPr>
        <w:t xml:space="preserve">The MQTT-SN does not perform error correction. If a corrupted or partial p</w:t>
      </w:r>
      <w:r w:rsidDel="00000000" w:rsidR="00000000" w:rsidRPr="00000000">
        <w:rPr>
          <w:rtl w:val="0"/>
        </w:rPr>
        <w:t xml:space="preserve">acket</w:t>
      </w:r>
      <w:r w:rsidDel="00000000" w:rsidR="00000000" w:rsidRPr="00000000">
        <w:rPr>
          <w:rtl w:val="0"/>
        </w:rPr>
        <w:t xml:space="preserve"> is received it will cause a protocol error.</w:t>
      </w:r>
    </w:p>
    <w:p w:rsidR="00000000" w:rsidDel="00000000" w:rsidP="00000000" w:rsidRDefault="00000000" w:rsidRPr="00000000" w14:paraId="00001210">
      <w:pPr>
        <w:numPr>
          <w:ilvl w:val="0"/>
          <w:numId w:val="15"/>
        </w:numPr>
        <w:spacing w:after="0" w:afterAutospacing="0" w:before="0" w:beforeAutospacing="0" w:lineRule="auto"/>
        <w:ind w:left="720" w:hanging="360"/>
      </w:pPr>
      <w:r w:rsidDel="00000000" w:rsidR="00000000" w:rsidRPr="00000000">
        <w:rPr>
          <w:rtl w:val="0"/>
        </w:rPr>
        <w:t xml:space="preserve">The MQTT-SN implementation may use either the origin network address or the sender identifier in the </w:t>
      </w:r>
      <w:sdt>
        <w:sdtPr>
          <w:tag w:val="goog_rdk_228"/>
        </w:sdtPr>
        <w:sdtContent>
          <w:commentRangeStart w:id="93"/>
        </w:sdtContent>
      </w:sdt>
      <w:sdt>
        <w:sdtPr>
          <w:tag w:val="goog_rdk_229"/>
        </w:sdtPr>
        <w:sdtContent>
          <w:commentRangeStart w:id="94"/>
        </w:sdtContent>
      </w:sdt>
      <w:r w:rsidDel="00000000" w:rsidR="00000000" w:rsidRPr="00000000">
        <w:rPr>
          <w:rtl w:val="0"/>
        </w:rPr>
        <w:t xml:space="preserve">PROTECTION Packet</w:t>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t xml:space="preserve"> to determine the identity of the Virtual Connection.</w:t>
      </w:r>
    </w:p>
    <w:p w:rsidR="00000000" w:rsidDel="00000000" w:rsidP="00000000" w:rsidRDefault="00000000" w:rsidRPr="00000000" w14:paraId="00001211">
      <w:pPr>
        <w:numPr>
          <w:ilvl w:val="0"/>
          <w:numId w:val="15"/>
        </w:numPr>
        <w:spacing w:after="0" w:afterAutospacing="0" w:before="0" w:beforeAutospacing="0" w:lineRule="auto"/>
        <w:ind w:left="720" w:hanging="360"/>
      </w:pPr>
      <w:r w:rsidDel="00000000" w:rsidR="00000000" w:rsidRPr="00000000">
        <w:rPr>
          <w:rtl w:val="0"/>
        </w:rPr>
        <w:t xml:space="preserve">The networks may be connectionless, the Virtual Connections do not need to have an event that signals when they begin or end.</w:t>
      </w:r>
    </w:p>
    <w:p w:rsidR="00000000" w:rsidDel="00000000" w:rsidP="00000000" w:rsidRDefault="00000000" w:rsidRPr="00000000" w14:paraId="00001212">
      <w:pPr>
        <w:numPr>
          <w:ilvl w:val="0"/>
          <w:numId w:val="15"/>
        </w:numPr>
        <w:spacing w:after="240" w:before="0" w:beforeAutospacing="0" w:lineRule="auto"/>
        <w:ind w:left="720" w:hanging="360"/>
      </w:pPr>
      <w:r w:rsidDel="00000000" w:rsidR="00000000" w:rsidRPr="00000000">
        <w:rPr>
          <w:rtl w:val="0"/>
        </w:rPr>
        <w:t xml:space="preserve">The networks may be radio networks.</w:t>
      </w:r>
    </w:p>
    <w:p w:rsidR="00000000" w:rsidDel="00000000" w:rsidP="00000000" w:rsidRDefault="00000000" w:rsidRPr="00000000" w14:paraId="00001213">
      <w:pPr>
        <w:spacing w:after="240" w:before="240" w:lineRule="auto"/>
        <w:ind w:left="72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14">
      <w:pPr>
        <w:spacing w:after="240" w:before="240" w:lineRule="auto"/>
        <w:ind w:left="72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than the MQTT-SN Packet size used and no Packet fragmentation occurs.</w:t>
        <w:br w:type="textWrapping"/>
        <w:t xml:space="preserve">Depending on the network configuration, UDP can duplicate Packets. If this can happen, the PROTECTION Packet monotonic counter should be used.</w:t>
      </w:r>
    </w:p>
    <w:p w:rsidR="00000000" w:rsidDel="00000000" w:rsidP="00000000" w:rsidRDefault="00000000" w:rsidRPr="00000000" w14:paraId="00001215">
      <w:pPr>
        <w:spacing w:after="240" w:before="240" w:lineRule="auto"/>
        <w:ind w:left="72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16">
      <w:pPr>
        <w:spacing w:after="240" w:before="240" w:lineRule="auto"/>
        <w:ind w:left="720" w:firstLine="0"/>
        <w:rPr>
          <w:shd w:fill="ffe599" w:val="clear"/>
        </w:rPr>
      </w:pPr>
      <w:r w:rsidDel="00000000" w:rsidR="00000000" w:rsidRPr="00000000">
        <w:rPr>
          <w:shd w:fill="ffe599" w:val="clear"/>
          <w:rtl w:val="0"/>
        </w:rPr>
        <w:t xml:space="preserve">The following transport protocols are also suitable but if not capable of broadcast the implementation of the optional ADVERTISE, SEARCHGW, GWINFO packets may not be possible and also the broadcast of the </w:t>
      </w:r>
      <w:r w:rsidDel="00000000" w:rsidR="00000000" w:rsidRPr="00000000">
        <w:rPr>
          <w:shd w:fill="ffe599" w:val="clear"/>
          <w:rtl w:val="0"/>
        </w:rPr>
        <w:t xml:space="preserve">PUBLISH MINUS -1 packets</w:t>
      </w:r>
      <w:r w:rsidDel="00000000" w:rsidR="00000000" w:rsidRPr="00000000">
        <w:rPr>
          <w:shd w:fill="ffe599" w:val="clear"/>
          <w:rtl w:val="0"/>
        </w:rPr>
        <w:t xml:space="preserve"> may not be possible:</w:t>
      </w:r>
    </w:p>
    <w:p w:rsidR="00000000" w:rsidDel="00000000" w:rsidP="00000000" w:rsidRDefault="00000000" w:rsidRPr="00000000" w14:paraId="00001217">
      <w:pPr>
        <w:numPr>
          <w:ilvl w:val="0"/>
          <w:numId w:val="10"/>
        </w:numPr>
        <w:spacing w:after="0" w:afterAutospacing="0" w:before="240" w:lineRule="auto"/>
        <w:ind w:left="144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18">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19">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1A">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Non-IP protocolsTCP/IP [RFC0793]</w:t>
      </w:r>
    </w:p>
    <w:p w:rsidR="00000000" w:rsidDel="00000000" w:rsidP="00000000" w:rsidRDefault="00000000" w:rsidRPr="00000000" w14:paraId="0000121B">
      <w:pPr>
        <w:numPr>
          <w:ilvl w:val="0"/>
          <w:numId w:val="10"/>
        </w:numPr>
        <w:spacing w:after="0" w:afterAutospacing="0" w:before="0" w:beforeAutospacing="0" w:lineRule="auto"/>
        <w:ind w:left="144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1C">
      <w:pPr>
        <w:numPr>
          <w:ilvl w:val="0"/>
          <w:numId w:val="10"/>
        </w:numPr>
        <w:spacing w:after="240" w:before="0" w:beforeAutospacing="0" w:lineRule="auto"/>
        <w:ind w:left="144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1D">
      <w:pPr>
        <w:spacing w:after="240" w:before="240" w:lineRule="auto"/>
        <w:ind w:left="72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1E">
      <w:pPr>
        <w:spacing w:after="240" w:before="240" w:lineRule="auto"/>
        <w:ind w:left="720" w:firstLine="0"/>
        <w:rPr>
          <w:shd w:fill="ffe599" w:val="clear"/>
        </w:rPr>
      </w:pPr>
      <w:sdt>
        <w:sdtPr>
          <w:tag w:val="goog_rdk_230"/>
        </w:sdtPr>
        <w:sdtContent>
          <w:commentRangeStart w:id="95"/>
        </w:sdtContent>
      </w:sdt>
      <w:sdt>
        <w:sdtPr>
          <w:tag w:val="goog_rdk_231"/>
        </w:sdtPr>
        <w:sdtContent>
          <w:commentRangeStart w:id="96"/>
        </w:sdtContent>
      </w:sdt>
      <w:r w:rsidDel="00000000" w:rsidR="00000000" w:rsidRPr="00000000">
        <w:rPr>
          <w:shd w:fill="ffe599" w:val="clear"/>
          <w:rtl w:val="0"/>
        </w:rPr>
        <w:t xml:space="preserve">TCP ports 8883 and 1883 are registered with IANA for MQTT TLS and non-TLS communication respectively.</w:t>
      </w: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pStyle w:val="Heading2"/>
        <w:keepLines w:val="1"/>
        <w:spacing w:after="64" w:before="0" w:line="259" w:lineRule="auto"/>
        <w:ind w:left="0" w:right="4" w:firstLine="0"/>
        <w:rPr>
          <w:rFonts w:ascii="Arial" w:cs="Arial" w:eastAsia="Arial" w:hAnsi="Arial"/>
        </w:rPr>
      </w:pPr>
      <w:bookmarkStart w:colFirst="0" w:colLast="0" w:name="_heading=h.1j4nfs6" w:id="202"/>
      <w:bookmarkEnd w:id="202"/>
      <w:r w:rsidDel="00000000" w:rsidR="00000000" w:rsidRPr="00000000">
        <w:rPr>
          <w:rFonts w:ascii="Arial" w:cs="Arial" w:eastAsia="Arial" w:hAnsi="Arial"/>
          <w:rtl w:val="0"/>
        </w:rPr>
        <w:t xml:space="preserve">4.3 </w:t>
      </w:r>
      <w:r w:rsidDel="00000000" w:rsidR="00000000" w:rsidRPr="00000000">
        <w:rPr>
          <w:rFonts w:ascii="Arial" w:cs="Arial" w:eastAsia="Arial" w:hAnsi="Arial"/>
          <w:rtl w:val="0"/>
        </w:rPr>
        <w:t xml:space="preserve">Gateway Advertisement and Discovery</w:t>
      </w:r>
    </w:p>
    <w:p w:rsidR="00000000" w:rsidDel="00000000" w:rsidP="00000000" w:rsidRDefault="00000000" w:rsidRPr="00000000" w14:paraId="0000122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transmitting 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222">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sdt>
        <w:sdtPr>
          <w:tag w:val="goog_rdk_232"/>
        </w:sdtPr>
        <w:sdtContent>
          <w:commentRangeStart w:id="97"/>
        </w:sdtContent>
      </w:sdt>
      <w:sdt>
        <w:sdtPr>
          <w:tag w:val="goog_rdk_233"/>
        </w:sdtPr>
        <w:sdtContent>
          <w:commentRangeStart w:id="98"/>
        </w:sdtContent>
      </w:sdt>
      <w:sdt>
        <w:sdtPr>
          <w:tag w:val="goog_rdk_234"/>
        </w:sdtPr>
        <w:sdtContent>
          <w:commentRangeStart w:id="99"/>
        </w:sdtContent>
      </w:sdt>
      <w:r w:rsidDel="00000000" w:rsidR="00000000" w:rsidRPr="00000000">
        <w:rPr>
          <w:rFonts w:ascii="Arial" w:cs="Arial" w:eastAsia="Arial" w:hAnsi="Arial"/>
          <w:highlight w:val="yellow"/>
          <w:rtl w:val="0"/>
        </w:rPr>
        <w:t xml:space="preserve">At any point in time a client is allowed to be connected to only one gateway.</w:t>
      </w:r>
      <w:commentRangeEnd w:id="97"/>
      <w:r w:rsidDel="00000000" w:rsidR="00000000" w:rsidRPr="00000000">
        <w:commentReference w:id="97"/>
      </w:r>
      <w:commentRangeEnd w:id="98"/>
      <w:r w:rsidDel="00000000" w:rsidR="00000000" w:rsidRPr="00000000">
        <w:commentReference w:id="98"/>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22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5">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should maintain a list of active gateways together with their network addresses. This list is populated by means of the ADVERTISE and GWINFO packets received.</w:t>
      </w:r>
    </w:p>
    <w:p w:rsidR="00000000" w:rsidDel="00000000" w:rsidP="00000000" w:rsidRDefault="00000000" w:rsidRPr="00000000" w14:paraId="00001226">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7">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time duration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228">
      <w:pPr>
        <w:spacing w:after="2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9">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22A">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22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p>
    <w:p w:rsidR="00000000" w:rsidDel="00000000" w:rsidP="00000000" w:rsidRDefault="00000000" w:rsidRPr="00000000" w14:paraId="0000122C">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D">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22E">
      <w:pPr>
        <w:spacing w:after="24"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2F">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230">
      <w:pPr>
        <w:spacing w:after="13"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31">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p>
    <w:p w:rsidR="00000000" w:rsidDel="00000000" w:rsidP="00000000" w:rsidRDefault="00000000" w:rsidRPr="00000000" w14:paraId="00001232">
      <w:pPr>
        <w:spacing w:after="0" w:lineRule="auto"/>
        <w:ind w:left="-5" w:right="4" w:firstLine="0"/>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233">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3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p>
    <w:p w:rsidR="00000000" w:rsidDel="00000000" w:rsidP="00000000" w:rsidRDefault="00000000" w:rsidRPr="00000000" w14:paraId="00001235">
      <w:pPr>
        <w:pStyle w:val="Heading2"/>
        <w:keepLines w:val="1"/>
        <w:spacing w:after="64" w:before="0" w:line="259" w:lineRule="auto"/>
        <w:ind w:left="0" w:firstLine="0"/>
        <w:rPr>
          <w:rFonts w:ascii="Arial" w:cs="Arial" w:eastAsia="Arial" w:hAnsi="Arial"/>
        </w:rPr>
      </w:pPr>
      <w:bookmarkStart w:colFirst="0" w:colLast="0" w:name="_heading=h.434ayfz" w:id="203"/>
      <w:bookmarkEnd w:id="203"/>
      <w:r w:rsidDel="00000000" w:rsidR="00000000" w:rsidRPr="00000000">
        <w:rPr>
          <w:rFonts w:ascii="Arial" w:cs="Arial" w:eastAsia="Arial" w:hAnsi="Arial"/>
          <w:rtl w:val="0"/>
        </w:rPr>
        <w:t xml:space="preserve">4.4 Session Establishment</w:t>
      </w:r>
    </w:p>
    <w:p w:rsidR="00000000" w:rsidDel="00000000" w:rsidP="00000000" w:rsidRDefault="00000000" w:rsidRPr="00000000" w14:paraId="00001236">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As with MQTT, an </w:t>
      </w:r>
      <w:r w:rsidDel="00000000" w:rsidR="00000000" w:rsidRPr="00000000">
        <w:rPr>
          <w:rFonts w:ascii="Arial" w:cs="Arial" w:eastAsia="Arial" w:hAnsi="Arial"/>
          <w:rtl w:val="0"/>
        </w:rPr>
        <w:t xml:space="preserve">MQTT-SN client needs to set up a session on the </w:t>
      </w:r>
      <w:r w:rsidDel="00000000" w:rsidR="00000000" w:rsidRPr="00000000">
        <w:rPr>
          <w:rFonts w:ascii="Arial" w:cs="Arial" w:eastAsia="Arial" w:hAnsi="Arial"/>
          <w:rtl w:val="0"/>
        </w:rPr>
        <w:t xml:space="preserve">gateway, unless it is publishing ONLY using PUBLISH WITHOUT SESSION packets. The procedure for setting up a session with a gateway is illustrated in Fig. 3a and 3b. </w:t>
      </w:r>
    </w:p>
    <w:p w:rsidR="00000000" w:rsidDel="00000000" w:rsidP="00000000" w:rsidRDefault="00000000" w:rsidRPr="00000000" w14:paraId="00001237">
      <w:pPr>
        <w:ind w:right="4"/>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should take place.</w:t>
      </w:r>
    </w:p>
    <w:p w:rsidR="00000000" w:rsidDel="00000000" w:rsidP="00000000" w:rsidRDefault="00000000" w:rsidRPr="00000000" w14:paraId="00001238">
      <w:pPr>
        <w:spacing w:after="0" w:line="246"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39">
      <w:pPr>
        <w:spacing w:after="0" w:line="246" w:lineRule="auto"/>
        <w:ind w:left="-5" w:right="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123A">
      <w:pPr>
        <w:spacing w:after="0" w:line="246" w:lineRule="auto"/>
        <w:ind w:left="-5" w:right="4"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15"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3B">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set or no further authentication data required)</w:t>
      </w:r>
      <w:r w:rsidDel="00000000" w:rsidR="00000000" w:rsidRPr="00000000">
        <w:rPr>
          <w:rtl w:val="0"/>
        </w:rPr>
      </w:r>
    </w:p>
    <w:p w:rsidR="00000000" w:rsidDel="00000000" w:rsidP="00000000" w:rsidRDefault="00000000" w:rsidRPr="00000000" w14:paraId="0000123C">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3D">
      <w:pPr>
        <w:spacing w:after="349" w:line="265"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123E">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17"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3F">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4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case the </w:t>
      </w:r>
      <w:r w:rsidDel="00000000" w:rsidR="00000000" w:rsidRPr="00000000">
        <w:rPr>
          <w:rFonts w:ascii="Arial" w:cs="Arial" w:eastAsia="Arial" w:hAnsi="Arial"/>
          <w:rtl w:val="0"/>
        </w:rPr>
        <w:t xml:space="preserve">gateway</w:t>
      </w:r>
      <w:r w:rsidDel="00000000" w:rsidR="00000000" w:rsidRPr="00000000">
        <w:rPr>
          <w:rFonts w:ascii="Arial" w:cs="Arial" w:eastAsia="Arial" w:hAnsi="Arial"/>
          <w:rtl w:val="0"/>
        </w:rPr>
        <w:t xml:space="preserve">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41">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42">
      <w:pPr>
        <w:spacing w:after="346"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Assigned Client Identifier MUST be a new Client Identifier not used by any other Session currently in the gateway.</w:t>
      </w:r>
      <w:r w:rsidDel="00000000" w:rsidR="00000000" w:rsidRPr="00000000">
        <w:rPr>
          <w:rtl w:val="0"/>
        </w:rPr>
      </w:r>
    </w:p>
    <w:p w:rsidR="00000000" w:rsidDel="00000000" w:rsidP="00000000" w:rsidRDefault="00000000" w:rsidRPr="00000000" w14:paraId="00001243">
      <w:pPr>
        <w:pStyle w:val="Heading2"/>
        <w:keepLines w:val="1"/>
        <w:spacing w:after="64" w:before="0" w:line="259" w:lineRule="auto"/>
        <w:ind w:left="0" w:firstLine="0"/>
        <w:rPr>
          <w:rFonts w:ascii="Arial" w:cs="Arial" w:eastAsia="Arial" w:hAnsi="Arial"/>
        </w:rPr>
      </w:pPr>
      <w:bookmarkStart w:colFirst="0" w:colLast="0" w:name="_heading=h.2i9l8ns" w:id="204"/>
      <w:bookmarkEnd w:id="204"/>
      <w:sdt>
        <w:sdtPr>
          <w:tag w:val="goog_rdk_235"/>
        </w:sdtPr>
        <w:sdtContent>
          <w:commentRangeStart w:id="100"/>
        </w:sdtContent>
      </w:sdt>
      <w:r w:rsidDel="00000000" w:rsidR="00000000" w:rsidRPr="00000000">
        <w:rPr>
          <w:rFonts w:ascii="Arial" w:cs="Arial" w:eastAsia="Arial" w:hAnsi="Arial"/>
          <w:rtl w:val="0"/>
        </w:rPr>
        <w:t xml:space="preserve">4.5 Quality of Service levels and protocol flows</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1244">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The delivery protocol is concerned solely with the delivery of an application message from a single sender to a single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245">
      <w:pPr>
        <w:pStyle w:val="Heading3"/>
        <w:ind w:left="0" w:firstLine="0"/>
        <w:rPr>
          <w:rFonts w:ascii="Arial" w:cs="Arial" w:eastAsia="Arial" w:hAnsi="Arial"/>
        </w:rPr>
      </w:pPr>
      <w:bookmarkStart w:colFirst="0" w:colLast="0" w:name="_heading=h.xevivl" w:id="205"/>
      <w:bookmarkEnd w:id="205"/>
      <w:r w:rsidDel="00000000" w:rsidR="00000000" w:rsidRPr="00000000">
        <w:rPr>
          <w:rtl w:val="0"/>
        </w:rPr>
        <w:t xml:space="preserve">4.5.1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246">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247">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48">
      <w:pPr>
        <w:rPr>
          <w:rFonts w:ascii="Arial" w:cs="Arial" w:eastAsia="Arial" w:hAnsi="Arial"/>
        </w:rPr>
      </w:pPr>
      <w:bookmarkStart w:colFirst="0" w:colLast="0" w:name="_heading=h.3hej1je" w:id="206"/>
      <w:bookmarkEnd w:id="206"/>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249">
      <w:pPr>
        <w:numPr>
          <w:ilvl w:val="0"/>
          <w:numId w:val="20"/>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24A">
      <w:pPr>
        <w:rPr>
          <w:rFonts w:ascii="Arial" w:cs="Arial" w:eastAsia="Arial" w:hAnsi="Arial"/>
        </w:rPr>
      </w:pPr>
      <w:bookmarkStart w:colFirst="0" w:colLast="0" w:name="_heading=h.1wjtbr7" w:id="207"/>
      <w:bookmarkEnd w:id="207"/>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24B">
      <w:pPr>
        <w:numPr>
          <w:ilvl w:val="0"/>
          <w:numId w:val="20"/>
        </w:numPr>
        <w:ind w:left="780" w:hanging="360"/>
        <w:rPr>
          <w:rFonts w:ascii="Arial" w:cs="Arial" w:eastAsia="Arial" w:hAnsi="Arial"/>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24C">
      <w:pPr>
        <w:ind w:left="720" w:firstLine="0"/>
        <w:rPr>
          <w:rFonts w:ascii="Arial" w:cs="Arial" w:eastAsia="Arial" w:hAnsi="Arial"/>
        </w:rPr>
      </w:pPr>
      <w:bookmarkStart w:colFirst="0" w:colLast="0" w:name="_heading=h.4gjguf0" w:id="208"/>
      <w:bookmarkEnd w:id="208"/>
      <w:r w:rsidDel="00000000" w:rsidR="00000000" w:rsidRPr="00000000">
        <w:rPr>
          <w:rtl w:val="0"/>
        </w:rPr>
      </w:r>
    </w:p>
    <w:tbl>
      <w:tblPr>
        <w:tblStyle w:val="Table39"/>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24D">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4E">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24F">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250">
            <w:pPr>
              <w:jc w:val="center"/>
              <w:rPr>
                <w:rFonts w:ascii="Arial" w:cs="Arial" w:eastAsia="Arial" w:hAnsi="Arial"/>
              </w:rPr>
            </w:pPr>
            <w:r w:rsidDel="00000000" w:rsidR="00000000" w:rsidRPr="00000000">
              <w:rPr>
                <w:rFonts w:ascii="Arial" w:cs="Arial" w:eastAsia="Arial" w:hAnsi="Arial"/>
                <w:rtl w:val="0"/>
              </w:rPr>
              <w:t xml:space="preserve">PUBLISH QoS 0, DUP=0</w:t>
            </w:r>
          </w:p>
          <w:p w:rsidR="00000000" w:rsidDel="00000000" w:rsidP="00000000" w:rsidRDefault="00000000" w:rsidRPr="00000000" w14:paraId="0000125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3">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5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5">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56">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5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59">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25A">
      <w:pPr>
        <w:rPr>
          <w:rFonts w:ascii="Arial" w:cs="Arial" w:eastAsia="Arial" w:hAnsi="Arial"/>
        </w:rPr>
      </w:pPr>
      <w:bookmarkStart w:colFirst="0" w:colLast="0" w:name="_heading=h.2vor4mt" w:id="209"/>
      <w:bookmarkEnd w:id="209"/>
      <w:r w:rsidDel="00000000" w:rsidR="00000000" w:rsidRPr="00000000">
        <w:rPr>
          <w:rtl w:val="0"/>
        </w:rPr>
      </w:r>
    </w:p>
    <w:p w:rsidR="00000000" w:rsidDel="00000000" w:rsidP="00000000" w:rsidRDefault="00000000" w:rsidRPr="00000000" w14:paraId="0000125B">
      <w:pPr>
        <w:pStyle w:val="Heading3"/>
        <w:ind w:left="0" w:firstLine="0"/>
        <w:rPr>
          <w:rFonts w:ascii="Arial" w:cs="Arial" w:eastAsia="Arial" w:hAnsi="Arial"/>
        </w:rPr>
      </w:pPr>
      <w:bookmarkStart w:colFirst="0" w:colLast="0" w:name="_heading=h.1au1eum" w:id="210"/>
      <w:bookmarkEnd w:id="210"/>
      <w:r w:rsidDel="00000000" w:rsidR="00000000" w:rsidRPr="00000000">
        <w:rPr>
          <w:rtl w:val="0"/>
        </w:rPr>
        <w:t xml:space="preserve">4.5.2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25C">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25D">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25E">
      <w:pPr>
        <w:rPr>
          <w:rFonts w:ascii="Arial" w:cs="Arial" w:eastAsia="Arial" w:hAnsi="Arial"/>
        </w:rPr>
      </w:pPr>
      <w:bookmarkStart w:colFirst="0" w:colLast="0" w:name="_heading=h.3utoxif" w:id="211"/>
      <w:bookmarkEnd w:id="21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25F">
      <w:pPr>
        <w:numPr>
          <w:ilvl w:val="0"/>
          <w:numId w:val="20"/>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260">
      <w:pPr>
        <w:numPr>
          <w:ilvl w:val="0"/>
          <w:numId w:val="20"/>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1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61">
      <w:pPr>
        <w:numPr>
          <w:ilvl w:val="0"/>
          <w:numId w:val="20"/>
        </w:numPr>
        <w:ind w:left="78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62">
      <w:pPr>
        <w:rPr>
          <w:rFonts w:ascii="Arial" w:cs="Arial" w:eastAsia="Arial" w:hAnsi="Arial"/>
          <w:highlight w:val="yellow"/>
        </w:rPr>
      </w:pPr>
      <w:bookmarkStart w:colFirst="0" w:colLast="0" w:name="_heading=h.29yz7q8" w:id="212"/>
      <w:bookmarkEnd w:id="21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263">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64">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36"/>
        </w:sdtPr>
        <w:sdtContent>
          <w:commentRangeStart w:id="101"/>
        </w:sdtContent>
      </w:sdt>
      <w:r w:rsidDel="00000000" w:rsidR="00000000" w:rsidRPr="00000000">
        <w:rPr>
          <w:rFonts w:ascii="Arial" w:cs="Arial" w:eastAsia="Arial" w:hAnsi="Arial"/>
          <w:b w:val="1"/>
          <w:highlight w:val="yellow"/>
          <w:rtl w:val="0"/>
        </w:rPr>
        <w:t xml:space="preserve">At any given time a sender </w:t>
      </w:r>
      <w:r w:rsidDel="00000000" w:rsidR="00000000" w:rsidRPr="00000000">
        <w:rPr>
          <w:rFonts w:ascii="Arial" w:cs="Arial" w:eastAsia="Arial" w:hAnsi="Arial"/>
          <w:b w:val="1"/>
          <w:highlight w:val="yellow"/>
          <w:rtl w:val="0"/>
        </w:rPr>
        <w:t xml:space="preserve">m</w:t>
      </w:r>
      <w:r w:rsidDel="00000000" w:rsidR="00000000" w:rsidRPr="00000000">
        <w:rPr>
          <w:rFonts w:ascii="Arial" w:cs="Arial" w:eastAsia="Arial" w:hAnsi="Arial"/>
          <w:b w:val="1"/>
          <w:highlight w:val="yellow"/>
          <w:rtl w:val="0"/>
        </w:rPr>
        <w:t xml:space="preserve">ust ONLY have 1 outstanding application message inflight.</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126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66">
      <w:pPr>
        <w:rPr>
          <w:rFonts w:ascii="Arial" w:cs="Arial" w:eastAsia="Arial" w:hAnsi="Arial"/>
        </w:rPr>
      </w:pPr>
      <w:bookmarkStart w:colFirst="0" w:colLast="0" w:name="_heading=h.p49hy1" w:id="213"/>
      <w:bookmarkEnd w:id="21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267">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68">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269">
      <w:pPr>
        <w:jc w:val="both"/>
        <w:rPr>
          <w:rFonts w:ascii="Arial" w:cs="Arial" w:eastAsia="Arial" w:hAnsi="Arial"/>
        </w:rPr>
      </w:pPr>
      <w:r w:rsidDel="00000000" w:rsidR="00000000" w:rsidRPr="00000000">
        <w:rPr>
          <w:rtl w:val="0"/>
        </w:rPr>
      </w:r>
    </w:p>
    <w:p w:rsidR="00000000" w:rsidDel="00000000" w:rsidP="00000000" w:rsidRDefault="00000000" w:rsidRPr="00000000" w14:paraId="0000126A">
      <w:pPr>
        <w:ind w:left="720" w:firstLine="0"/>
        <w:rPr>
          <w:rFonts w:ascii="Arial" w:cs="Arial" w:eastAsia="Arial" w:hAnsi="Arial"/>
        </w:rPr>
      </w:pPr>
      <w:bookmarkStart w:colFirst="0" w:colLast="0" w:name="_heading=h.393x0lu" w:id="214"/>
      <w:bookmarkEnd w:id="214"/>
      <w:r w:rsidDel="00000000" w:rsidR="00000000" w:rsidRPr="00000000">
        <w:rPr>
          <w:rFonts w:ascii="Arial" w:cs="Arial" w:eastAsia="Arial" w:hAnsi="Arial"/>
          <w:rtl w:val="0"/>
        </w:rPr>
        <w:t xml:space="preserve">Figure 4.2 – QoS 1 protocol flow diagram, Informative example</w:t>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26B">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6C">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26D">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26E">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26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0">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27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73">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6">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7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8">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279">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27A">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27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7C">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27D">
      <w:pPr>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127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27F">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280">
      <w:pPr>
        <w:numPr>
          <w:ilvl w:val="0"/>
          <w:numId w:val="26"/>
        </w:numPr>
        <w:ind w:left="1440" w:hanging="360"/>
      </w:pPr>
      <w:r w:rsidDel="00000000" w:rsidR="00000000" w:rsidRPr="00000000">
        <w:rPr>
          <w:rtl w:val="0"/>
        </w:rPr>
        <w:t xml:space="preserve">The receiver does not need to complete delivery of the Application Message before sending the PUBACK. When its original sender receives the PUBACK packet, ownership of the Application Message is transferred to the receiver.</w:t>
      </w:r>
      <w:r w:rsidDel="00000000" w:rsidR="00000000" w:rsidRPr="00000000">
        <w:rPr>
          <w:rtl w:val="0"/>
        </w:rPr>
      </w:r>
    </w:p>
    <w:p w:rsidR="00000000" w:rsidDel="00000000" w:rsidP="00000000" w:rsidRDefault="00000000" w:rsidRPr="00000000" w14:paraId="00001281">
      <w:pPr>
        <w:pStyle w:val="Heading3"/>
        <w:ind w:left="0" w:firstLine="0"/>
        <w:rPr>
          <w:rFonts w:ascii="Arial" w:cs="Arial" w:eastAsia="Arial" w:hAnsi="Arial"/>
        </w:rPr>
      </w:pPr>
      <w:bookmarkStart w:colFirst="0" w:colLast="0" w:name="_heading=h.1o97atn" w:id="215"/>
      <w:bookmarkEnd w:id="215"/>
      <w:r w:rsidDel="00000000" w:rsidR="00000000" w:rsidRPr="00000000">
        <w:rPr>
          <w:rtl w:val="0"/>
        </w:rPr>
        <w:t xml:space="preserve">4.5.3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282">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messages are acceptable. There is an increased overhead associated with QoS 2.</w:t>
      </w:r>
    </w:p>
    <w:p w:rsidR="00000000" w:rsidDel="00000000" w:rsidP="00000000" w:rsidRDefault="00000000" w:rsidRPr="00000000" w14:paraId="00001283">
      <w:pPr>
        <w:rPr>
          <w:rFonts w:ascii="Arial" w:cs="Arial" w:eastAsia="Arial" w:hAnsi="Arial"/>
        </w:rPr>
      </w:pPr>
      <w:bookmarkStart w:colFirst="0" w:colLast="0" w:name="_heading=h.488uthg" w:id="216"/>
      <w:bookmarkEnd w:id="21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284">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285">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86">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287">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288">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289">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p>
    <w:p w:rsidR="00000000" w:rsidDel="00000000" w:rsidP="00000000" w:rsidRDefault="00000000" w:rsidRPr="00000000" w14:paraId="0000128A">
      <w:pPr>
        <w:numPr>
          <w:ilvl w:val="0"/>
          <w:numId w:val="22"/>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NOT apply Message expiry if a PUBLISH packet has been sent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8B">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28C">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8D">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w:t>
      </w:r>
      <w:sdt>
        <w:sdtPr>
          <w:tag w:val="goog_rdk_237"/>
        </w:sdtPr>
        <w:sdtContent>
          <w:commentRangeStart w:id="102"/>
        </w:sdtContent>
      </w:sdt>
      <w:r w:rsidDel="00000000" w:rsidR="00000000" w:rsidRPr="00000000">
        <w:rPr>
          <w:rFonts w:ascii="Arial" w:cs="Arial" w:eastAsia="Arial" w:hAnsi="Arial"/>
          <w:b w:val="1"/>
          <w:highlight w:val="yellow"/>
          <w:rtl w:val="0"/>
        </w:rPr>
        <w:t xml:space="preserve">At any given time a sender has only 1 outstanding application message inflight.</w:t>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128E">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8F">
      <w:pPr>
        <w:rPr>
          <w:rFonts w:ascii="Arial" w:cs="Arial" w:eastAsia="Arial" w:hAnsi="Arial"/>
          <w:b w:val="1"/>
          <w:color w:val="000000"/>
          <w:sz w:val="18"/>
          <w:szCs w:val="18"/>
        </w:rPr>
      </w:pPr>
      <w:bookmarkStart w:colFirst="0" w:colLast="0" w:name="_heading=h.2ne53p9" w:id="217"/>
      <w:bookmarkEnd w:id="21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290">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291">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92">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Until it has received the corresponding PUBREL packet, the receiver MUST acknowledge any subsequent PUBLISH packet with the same Packet Identifier by sending a PUBREC.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293">
      <w:pPr>
        <w:numPr>
          <w:ilvl w:val="0"/>
          <w:numId w:val="24"/>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1294">
      <w:pPr>
        <w:numPr>
          <w:ilvl w:val="0"/>
          <w:numId w:val="24"/>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p>
    <w:p w:rsidR="00000000" w:rsidDel="00000000" w:rsidP="00000000" w:rsidRDefault="00000000" w:rsidRPr="00000000" w14:paraId="0000129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96">
      <w:pPr>
        <w:pStyle w:val="Heading2"/>
        <w:keepLines w:val="1"/>
        <w:spacing w:after="64" w:before="0" w:line="259" w:lineRule="auto"/>
        <w:ind w:left="0" w:firstLine="0"/>
        <w:rPr>
          <w:rFonts w:ascii="Arial" w:cs="Arial" w:eastAsia="Arial" w:hAnsi="Arial"/>
        </w:rPr>
      </w:pPr>
      <w:bookmarkStart w:colFirst="0" w:colLast="0" w:name="_heading=h.3mj2wkv" w:id="218"/>
      <w:bookmarkEnd w:id="218"/>
      <w:r w:rsidDel="00000000" w:rsidR="00000000" w:rsidRPr="00000000">
        <w:rPr>
          <w:rFonts w:ascii="Arial" w:cs="Arial" w:eastAsia="Arial" w:hAnsi="Arial"/>
          <w:rtl w:val="0"/>
        </w:rPr>
        <w:t xml:space="preserve">4.6 </w:t>
      </w:r>
      <w:r w:rsidDel="00000000" w:rsidR="00000000" w:rsidRPr="00000000">
        <w:rPr>
          <w:rFonts w:ascii="Arial" w:cs="Arial" w:eastAsia="Arial" w:hAnsi="Arial"/>
          <w:rtl w:val="0"/>
        </w:rPr>
        <w:t xml:space="preserve">Client states</w:t>
      </w:r>
    </w:p>
    <w:p w:rsidR="00000000" w:rsidDel="00000000" w:rsidP="00000000" w:rsidRDefault="00000000" w:rsidRPr="00000000" w14:paraId="00001297">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298">
      <w:pPr>
        <w:rPr>
          <w:rFonts w:ascii="Arial" w:cs="Arial" w:eastAsia="Arial" w:hAnsi="Arial"/>
        </w:rPr>
      </w:pPr>
      <w:r w:rsidDel="00000000" w:rsidR="00000000" w:rsidRPr="00000000">
        <w:rPr>
          <w:rtl w:val="0"/>
        </w:rPr>
      </w:r>
    </w:p>
    <w:tbl>
      <w:tblPr>
        <w:tblStyle w:val="Table4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299">
            <w:pPr>
              <w:jc w:val="center"/>
              <w:rPr>
                <w:rFonts w:ascii="Arial" w:cs="Arial" w:eastAsia="Arial" w:hAnsi="Arial"/>
                <w:b w:val="1"/>
              </w:rPr>
            </w:pPr>
            <w:sdt>
              <w:sdtPr>
                <w:tag w:val="goog_rdk_238"/>
              </w:sdtPr>
              <w:sdtContent>
                <w:commentRangeStart w:id="103"/>
              </w:sdtContent>
            </w:sdt>
            <w:sdt>
              <w:sdtPr>
                <w:tag w:val="goog_rdk_239"/>
              </w:sdtPr>
              <w:sdtContent>
                <w:commentRangeStart w:id="104"/>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29A">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29B">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29C">
            <w:pPr>
              <w:rPr>
                <w:rFonts w:ascii="Arial" w:cs="Arial" w:eastAsia="Arial" w:hAnsi="Arial"/>
                <w:b w:val="1"/>
              </w:rPr>
            </w:pPr>
            <w:commentRangeEnd w:id="103"/>
            <w:r w:rsidDel="00000000" w:rsidR="00000000" w:rsidRPr="00000000">
              <w:commentReference w:id="103"/>
            </w:r>
            <w:commentRangeEnd w:id="104"/>
            <w:r w:rsidDel="00000000" w:rsidR="00000000" w:rsidRPr="00000000">
              <w:commentReference w:id="104"/>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29D">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29E">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29F">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2A0">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40"/>
              </w:sdtPr>
              <w:sdtContent>
                <w:commentRangeStart w:id="105"/>
              </w:sdtContent>
            </w:sdt>
            <w:r w:rsidDel="00000000" w:rsidR="00000000" w:rsidRPr="00000000">
              <w:rPr>
                <w:rFonts w:ascii="Arial" w:cs="Arial" w:eastAsia="Arial" w:hAnsi="Arial"/>
                <w:rtl w:val="0"/>
              </w:rPr>
              <w:t xml:space="preserve">by way of supervised gateway timers</w:t>
            </w:r>
            <w:commentRangeEnd w:id="105"/>
            <w:r w:rsidDel="00000000" w:rsidR="00000000" w:rsidRPr="00000000">
              <w:commentReference w:id="105"/>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1">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2A2">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3">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2A4">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by </w:t>
            </w:r>
            <w:sdt>
              <w:sdtPr>
                <w:tag w:val="goog_rdk_241"/>
              </w:sdtPr>
              <w:sdtContent>
                <w:commentRangeStart w:id="106"/>
              </w:sdtContent>
            </w:sdt>
            <w:r w:rsidDel="00000000" w:rsidR="00000000" w:rsidRPr="00000000">
              <w:rPr>
                <w:rFonts w:ascii="Arial" w:cs="Arial" w:eastAsia="Arial" w:hAnsi="Arial"/>
                <w:rtl w:val="0"/>
              </w:rPr>
              <w:t xml:space="preserve">way of supervised gateway timers</w:t>
            </w:r>
            <w:commentRangeEnd w:id="106"/>
            <w:r w:rsidDel="00000000" w:rsidR="00000000" w:rsidRPr="00000000">
              <w:commentReference w:id="106"/>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5">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2A6">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2A7">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A8">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9">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2AA">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42"/>
              </w:sdtPr>
              <w:sdtContent>
                <w:commentRangeStart w:id="107"/>
              </w:sdtContent>
            </w:sdt>
            <w:sdt>
              <w:sdtPr>
                <w:tag w:val="goog_rdk_243"/>
              </w:sdtPr>
              <w:sdtContent>
                <w:commentRangeStart w:id="108"/>
              </w:sdtContent>
            </w:sdt>
            <w:sdt>
              <w:sdtPr>
                <w:tag w:val="goog_rdk_244"/>
              </w:sdtPr>
              <w:sdtContent>
                <w:commentRangeStart w:id="109"/>
              </w:sdtContent>
            </w:sdt>
            <w:sdt>
              <w:sdtPr>
                <w:tag w:val="goog_rdk_245"/>
              </w:sdtPr>
              <w:sdtContent>
                <w:commentRangeStart w:id="110"/>
              </w:sdtContent>
            </w:sdt>
            <w:r w:rsidDel="00000000" w:rsidR="00000000" w:rsidRPr="00000000">
              <w:rPr>
                <w:rFonts w:ascii="Arial" w:cs="Arial" w:eastAsia="Arial" w:hAnsi="Arial"/>
                <w:rtl w:val="0"/>
              </w:rPr>
              <w:t xml:space="preserve">by way of supervised gateway timers</w:t>
            </w:r>
            <w:commentRangeEnd w:id="107"/>
            <w:r w:rsidDel="00000000" w:rsidR="00000000" w:rsidRPr="00000000">
              <w:commentReference w:id="107"/>
            </w:r>
            <w:commentRangeEnd w:id="108"/>
            <w:r w:rsidDel="00000000" w:rsidR="00000000" w:rsidRPr="00000000">
              <w:commentReference w:id="108"/>
            </w:r>
            <w:commentRangeEnd w:id="109"/>
            <w:r w:rsidDel="00000000" w:rsidR="00000000" w:rsidRPr="00000000">
              <w:commentReference w:id="109"/>
            </w:r>
            <w:commentRangeEnd w:id="110"/>
            <w:r w:rsidDel="00000000" w:rsidR="00000000" w:rsidRPr="00000000">
              <w:commentReference w:id="110"/>
            </w:r>
            <w:r w:rsidDel="00000000" w:rsidR="00000000" w:rsidRPr="00000000">
              <w:rPr>
                <w:rFonts w:ascii="Arial" w:cs="Arial" w:eastAsia="Arial" w:hAnsi="Arial"/>
                <w:rtl w:val="0"/>
              </w:rPr>
              <w:t xml:space="preserve">).</w:t>
            </w:r>
          </w:p>
        </w:tc>
        <w:tc>
          <w:tcPr/>
          <w:p w:rsidR="00000000" w:rsidDel="00000000" w:rsidP="00000000" w:rsidRDefault="00000000" w:rsidRPr="00000000" w14:paraId="000012AB">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2AC">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AD">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AE">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2AF">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w:t>
            </w:r>
            <w:r w:rsidDel="00000000" w:rsidR="00000000" w:rsidRPr="00000000">
              <w:rPr>
                <w:rFonts w:ascii="Arial" w:cs="Arial" w:eastAsia="Arial" w:hAnsi="Arial"/>
                <w:rtl w:val="0"/>
              </w:rPr>
              <w:t xml:space="preserve">, unless the packets received are PUBLISH WITHOUT SESSION or PUBLISH -1.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r w:rsidDel="00000000" w:rsidR="00000000" w:rsidRPr="00000000">
              <w:rPr>
                <w:rtl w:val="0"/>
              </w:rPr>
            </w:r>
          </w:p>
        </w:tc>
        <w:tc>
          <w:tcPr/>
          <w:p w:rsidR="00000000" w:rsidDel="00000000" w:rsidP="00000000" w:rsidRDefault="00000000" w:rsidRPr="00000000" w14:paraId="000012B0">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2B1">
      <w:pPr>
        <w:rPr>
          <w:rFonts w:ascii="Arial" w:cs="Arial" w:eastAsia="Arial" w:hAnsi="Arial"/>
        </w:rPr>
      </w:pPr>
      <w:r w:rsidDel="00000000" w:rsidR="00000000" w:rsidRPr="00000000">
        <w:rPr>
          <w:rtl w:val="0"/>
        </w:rPr>
      </w:r>
    </w:p>
    <w:p w:rsidR="00000000" w:rsidDel="00000000" w:rsidP="00000000" w:rsidRDefault="00000000" w:rsidRPr="00000000" w14:paraId="000012B2">
      <w:pPr>
        <w:jc w:val="center"/>
        <w:rPr>
          <w:rFonts w:ascii="Arial" w:cs="Arial" w:eastAsia="Arial" w:hAnsi="Arial"/>
        </w:rPr>
      </w:pPr>
      <w:r w:rsidDel="00000000" w:rsidR="00000000" w:rsidRPr="00000000">
        <w:rPr>
          <w:rtl w:val="0"/>
        </w:rPr>
      </w:r>
    </w:p>
    <w:p w:rsidR="00000000" w:rsidDel="00000000" w:rsidP="00000000" w:rsidRDefault="00000000" w:rsidRPr="00000000" w14:paraId="000012B3">
      <w:pPr>
        <w:jc w:val="center"/>
        <w:rPr>
          <w:rFonts w:ascii="Arial" w:cs="Arial" w:eastAsia="Arial" w:hAnsi="Arial"/>
        </w:rPr>
      </w:pPr>
      <w:r w:rsidDel="00000000" w:rsidR="00000000" w:rsidRPr="00000000">
        <w:rPr>
          <w:rtl w:val="0"/>
        </w:rPr>
      </w:r>
    </w:p>
    <w:p w:rsidR="00000000" w:rsidDel="00000000" w:rsidP="00000000" w:rsidRDefault="00000000" w:rsidRPr="00000000" w14:paraId="000012B4">
      <w:pPr>
        <w:jc w:val="center"/>
        <w:rPr>
          <w:rFonts w:ascii="Arial" w:cs="Arial" w:eastAsia="Arial" w:hAnsi="Arial"/>
        </w:rPr>
      </w:pPr>
      <w:r w:rsidDel="00000000" w:rsidR="00000000" w:rsidRPr="00000000">
        <w:rPr>
          <w:rtl w:val="0"/>
        </w:rPr>
      </w:r>
    </w:p>
    <w:p w:rsidR="00000000" w:rsidDel="00000000" w:rsidP="00000000" w:rsidRDefault="00000000" w:rsidRPr="00000000" w14:paraId="000012B5">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14"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2B6">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r w:rsidDel="00000000" w:rsidR="00000000" w:rsidRPr="00000000">
        <w:rPr>
          <w:rtl w:val="0"/>
        </w:rPr>
      </w:r>
    </w:p>
    <w:p w:rsidR="00000000" w:rsidDel="00000000" w:rsidP="00000000" w:rsidRDefault="00000000" w:rsidRPr="00000000" w14:paraId="000012B7">
      <w:pPr>
        <w:pStyle w:val="Heading3"/>
        <w:ind w:left="0"/>
        <w:rPr/>
      </w:pPr>
      <w:bookmarkStart w:colFirst="0" w:colLast="0" w:name="_heading=h.qfa0p4gzzbmu" w:id="219"/>
      <w:bookmarkEnd w:id="219"/>
      <w:r w:rsidDel="00000000" w:rsidR="00000000" w:rsidRPr="00000000">
        <w:rPr>
          <w:rtl w:val="0"/>
        </w:rPr>
        <w:t xml:space="preserve">4.6.1</w:t>
      </w:r>
      <w:r w:rsidDel="00000000" w:rsidR="00000000" w:rsidRPr="00000000">
        <w:rPr>
          <w:rtl w:val="0"/>
        </w:rPr>
        <w:t xml:space="preserve"> </w:t>
      </w:r>
      <w:r w:rsidDel="00000000" w:rsidR="00000000" w:rsidRPr="00000000">
        <w:rPr>
          <w:rtl w:val="0"/>
        </w:rPr>
        <w:t xml:space="preserve">Gateway timers</w:t>
      </w:r>
    </w:p>
    <w:p w:rsidR="00000000" w:rsidDel="00000000" w:rsidP="00000000" w:rsidRDefault="00000000" w:rsidRPr="00000000" w14:paraId="000012B8">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2B9">
      <w:pPr>
        <w:numPr>
          <w:ilvl w:val="0"/>
          <w:numId w:val="31"/>
        </w:numPr>
        <w:spacing w:after="0" w:afterAutospacing="0"/>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p>
    <w:p w:rsidR="00000000" w:rsidDel="00000000" w:rsidP="00000000" w:rsidRDefault="00000000" w:rsidRPr="00000000" w14:paraId="000012BA">
      <w:pPr>
        <w:numPr>
          <w:ilvl w:val="0"/>
          <w:numId w:val="31"/>
        </w:numPr>
        <w:spacing w:before="0" w:beforeAutospacing="0"/>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p>
    <w:p w:rsidR="00000000" w:rsidDel="00000000" w:rsidP="00000000" w:rsidRDefault="00000000" w:rsidRPr="00000000" w14:paraId="000012BB">
      <w:pPr>
        <w:pStyle w:val="Heading2"/>
        <w:keepLines w:val="1"/>
        <w:spacing w:after="64" w:before="0" w:line="259" w:lineRule="auto"/>
        <w:ind w:left="0" w:firstLine="0"/>
        <w:rPr>
          <w:rFonts w:ascii="Arial" w:cs="Arial" w:eastAsia="Arial" w:hAnsi="Arial"/>
        </w:rPr>
      </w:pPr>
      <w:bookmarkStart w:colFirst="0" w:colLast="0" w:name="_heading=h.21od6so" w:id="220"/>
      <w:bookmarkEnd w:id="220"/>
      <w:r w:rsidDel="00000000" w:rsidR="00000000" w:rsidRPr="00000000">
        <w:rPr>
          <w:rFonts w:ascii="Arial" w:cs="Arial" w:eastAsia="Arial" w:hAnsi="Arial"/>
          <w:rtl w:val="0"/>
        </w:rPr>
        <w:t xml:space="preserve">4.7 Session state</w:t>
      </w:r>
    </w:p>
    <w:p w:rsidR="00000000" w:rsidDel="00000000" w:rsidP="00000000" w:rsidRDefault="00000000" w:rsidRPr="00000000" w14:paraId="000012BC">
      <w:pPr>
        <w:rPr>
          <w:rFonts w:ascii="Arial" w:cs="Arial" w:eastAsia="Arial" w:hAnsi="Arial"/>
        </w:rPr>
      </w:pPr>
      <w:r w:rsidDel="00000000" w:rsidR="00000000" w:rsidRPr="00000000">
        <w:rPr>
          <w:rFonts w:ascii="Arial" w:cs="Arial" w:eastAsia="Arial" w:hAnsi="Arial"/>
          <w:rtl w:val="0"/>
        </w:rPr>
        <w:t xml:space="preserve">Sessions are maintained by both the Client and a Gateway. Sessions typically include (but are not limited to):</w:t>
      </w:r>
    </w:p>
    <w:p w:rsidR="00000000" w:rsidDel="00000000" w:rsidP="00000000" w:rsidRDefault="00000000" w:rsidRPr="00000000" w14:paraId="000012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8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w:t>
      </w:r>
    </w:p>
    <w:p w:rsidR="00000000" w:rsidDel="00000000" w:rsidP="00000000" w:rsidRDefault="00000000" w:rsidRPr="00000000" w14:paraId="000012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packet received timestamp</w:t>
      </w:r>
    </w:p>
    <w:p w:rsidR="00000000" w:rsidDel="00000000" w:rsidP="00000000" w:rsidRDefault="00000000" w:rsidRPr="00000000" w14:paraId="000012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 Alive value</w:t>
      </w:r>
    </w:p>
    <w:p w:rsidR="00000000" w:rsidDel="00000000" w:rsidP="00000000" w:rsidRDefault="00000000" w:rsidRPr="00000000" w14:paraId="000012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Session Expiry Interval value</w:t>
      </w:r>
    </w:p>
    <w:p w:rsidR="00000000" w:rsidDel="00000000" w:rsidP="00000000" w:rsidRDefault="00000000" w:rsidRPr="00000000" w14:paraId="000012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Outbound unconfirmed application messages</w:t>
      </w:r>
    </w:p>
    <w:p w:rsidR="00000000" w:rsidDel="00000000" w:rsidP="00000000" w:rsidRDefault="00000000" w:rsidRPr="00000000" w14:paraId="000012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Inbound unconfirmed application messages</w:t>
      </w:r>
    </w:p>
    <w:p w:rsidR="00000000" w:rsidDel="00000000" w:rsidP="00000000" w:rsidRDefault="00000000" w:rsidRPr="00000000" w14:paraId="000012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Buffered messages from the broker</w:t>
      </w:r>
    </w:p>
    <w:p w:rsidR="00000000" w:rsidDel="00000000" w:rsidP="00000000" w:rsidRDefault="00000000" w:rsidRPr="00000000" w14:paraId="000012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Registered topic alias dictionary (normal topic alias’s)</w:t>
      </w:r>
    </w:p>
    <w:p w:rsidR="00000000" w:rsidDel="00000000" w:rsidP="00000000" w:rsidRDefault="00000000" w:rsidRPr="00000000" w14:paraId="000012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subscriptions with their granted QoS</w:t>
      </w:r>
    </w:p>
    <w:p w:rsidR="00000000" w:rsidDel="00000000" w:rsidP="00000000" w:rsidRDefault="00000000" w:rsidRPr="00000000" w14:paraId="000012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Gateway (in the case of clients).</w:t>
      </w:r>
    </w:p>
    <w:p w:rsidR="00000000" w:rsidDel="00000000" w:rsidP="00000000" w:rsidRDefault="00000000" w:rsidRPr="00000000" w14:paraId="000012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Client (in the case of gateways).</w:t>
      </w:r>
    </w:p>
    <w:p w:rsidR="00000000" w:rsidDel="00000000" w:rsidP="00000000" w:rsidRDefault="00000000" w:rsidRPr="00000000" w14:paraId="000012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outbound packet identifier</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CA">
      <w:pPr>
        <w:pStyle w:val="Heading2"/>
        <w:keepLines w:val="1"/>
        <w:spacing w:after="64" w:before="0" w:line="259" w:lineRule="auto"/>
        <w:ind w:left="0" w:firstLine="0"/>
        <w:rPr>
          <w:rFonts w:ascii="Arial" w:cs="Arial" w:eastAsia="Arial" w:hAnsi="Arial"/>
        </w:rPr>
      </w:pPr>
      <w:bookmarkStart w:colFirst="0" w:colLast="0" w:name="_heading=h.gtnh0h" w:id="221"/>
      <w:bookmarkEnd w:id="221"/>
      <w:r w:rsidDel="00000000" w:rsidR="00000000" w:rsidRPr="00000000">
        <w:rPr>
          <w:rFonts w:ascii="Arial" w:cs="Arial" w:eastAsia="Arial" w:hAnsi="Arial"/>
          <w:rtl w:val="0"/>
        </w:rPr>
        <w:t xml:space="preserve">4.8 </w:t>
      </w:r>
      <w:r w:rsidDel="00000000" w:rsidR="00000000" w:rsidRPr="00000000">
        <w:rPr>
          <w:rFonts w:ascii="Arial" w:cs="Arial" w:eastAsia="Arial" w:hAnsi="Arial"/>
          <w:rtl w:val="0"/>
        </w:rPr>
        <w:t xml:space="preserve">Clean start</w:t>
      </w:r>
    </w:p>
    <w:p w:rsidR="00000000" w:rsidDel="00000000" w:rsidP="00000000" w:rsidRDefault="00000000" w:rsidRPr="00000000" w14:paraId="000012CB">
      <w:pPr>
        <w:spacing w:after="0" w:lineRule="auto"/>
        <w:ind w:left="-5" w:right="146" w:firstLine="0"/>
        <w:rPr>
          <w:rFonts w:ascii="Arial" w:cs="Arial" w:eastAsia="Arial" w:hAnsi="Arial"/>
        </w:rPr>
      </w:pPr>
      <w:r w:rsidDel="00000000" w:rsidR="00000000" w:rsidRPr="00000000">
        <w:rPr>
          <w:rFonts w:ascii="Calibri" w:cs="Calibri" w:eastAsia="Calibri" w:hAnsi="Calibri"/>
          <w:sz w:val="22"/>
          <w:szCs w:val="22"/>
          <w:rtl w:val="0"/>
        </w:rPr>
        <w:t xml:space="preserve">With MQTT-SN, when a client disconnects, its subscriptions are retained for no less than the session expiration time</w:t>
      </w:r>
      <w:r w:rsidDel="00000000" w:rsidR="00000000" w:rsidRPr="00000000">
        <w:rPr>
          <w:rFonts w:ascii="Arial" w:cs="Arial" w:eastAsia="Arial" w:hAnsi="Arial"/>
          <w:rtl w:val="0"/>
        </w:rPr>
        <w:t xml:space="preserve">.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2CC">
      <w:pPr>
        <w:spacing w:after="0" w:lineRule="auto"/>
        <w:ind w:left="-5" w:right="146" w:firstLine="0"/>
        <w:rPr>
          <w:rFonts w:ascii="Arial" w:cs="Arial" w:eastAsia="Arial" w:hAnsi="Arial"/>
        </w:rPr>
      </w:pPr>
      <w:r w:rsidDel="00000000" w:rsidR="00000000" w:rsidRPr="00000000">
        <w:rPr>
          <w:rtl w:val="0"/>
        </w:rPr>
      </w:r>
    </w:p>
    <w:p w:rsidR="00000000" w:rsidDel="00000000" w:rsidP="00000000" w:rsidRDefault="00000000" w:rsidRPr="00000000" w14:paraId="000012CD">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In MQTT-SN the meaning of a “clean start” is extended to the Will feature, i.e. not only the subscriptions are persistent, but also the Will topic and the Will packet. The two flags “CleanStart” and “Will” in the CONNECT have then the following meanings:</w:t>
      </w:r>
    </w:p>
    <w:p w:rsidR="00000000" w:rsidDel="00000000" w:rsidP="00000000" w:rsidRDefault="00000000" w:rsidRPr="00000000" w14:paraId="000012CE">
      <w:pPr>
        <w:numPr>
          <w:ilvl w:val="0"/>
          <w:numId w:val="12"/>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gateway will delete all subscriptions and Will data, if present, </w:t>
      </w:r>
      <w:r w:rsidDel="00000000" w:rsidR="00000000" w:rsidRPr="00000000">
        <w:rPr>
          <w:rFonts w:ascii="Arial" w:cs="Arial" w:eastAsia="Arial" w:hAnsi="Arial"/>
          <w:rtl w:val="0"/>
        </w:rPr>
        <w:t xml:space="preserve">related to the client </w:t>
      </w:r>
      <w:r w:rsidDel="00000000" w:rsidR="00000000" w:rsidRPr="00000000">
        <w:rPr>
          <w:rFonts w:ascii="Arial" w:cs="Arial" w:eastAsia="Arial" w:hAnsi="Arial"/>
          <w:rtl w:val="0"/>
        </w:rPr>
        <w:t xml:space="preserve">and it will add the Will data with the content of the CONNECT Will optional fields.</w:t>
      </w:r>
    </w:p>
    <w:p w:rsidR="00000000" w:rsidDel="00000000" w:rsidP="00000000" w:rsidRDefault="00000000" w:rsidRPr="00000000" w14:paraId="000012CF">
      <w:pPr>
        <w:numPr>
          <w:ilvl w:val="0"/>
          <w:numId w:val="12"/>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gateway will delete all subscriptions and Will data, if present, related to the client, and returns CONNACK.</w:t>
      </w:r>
    </w:p>
    <w:p w:rsidR="00000000" w:rsidDel="00000000" w:rsidP="00000000" w:rsidRDefault="00000000" w:rsidRPr="00000000" w14:paraId="000012D0">
      <w:pPr>
        <w:numPr>
          <w:ilvl w:val="0"/>
          <w:numId w:val="12"/>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gateway keeps all stored client’s data </w:t>
      </w:r>
      <w:r w:rsidDel="00000000" w:rsidR="00000000" w:rsidRPr="00000000">
        <w:rPr>
          <w:rFonts w:ascii="Arial" w:cs="Arial" w:eastAsia="Arial" w:hAnsi="Arial"/>
          <w:rtl w:val="0"/>
        </w:rPr>
        <w:t xml:space="preserve">and it will overwrite, if present, or add the Will data related to the client with the content of the CONNECT Will optional fields</w:t>
      </w:r>
      <w:r w:rsidDel="00000000" w:rsidR="00000000" w:rsidRPr="00000000">
        <w:rPr>
          <w:rFonts w:ascii="Arial" w:cs="Arial" w:eastAsia="Arial" w:hAnsi="Arial"/>
          <w:rtl w:val="0"/>
        </w:rPr>
        <w:t xml:space="preserve">.</w:t>
      </w:r>
    </w:p>
    <w:p w:rsidR="00000000" w:rsidDel="00000000" w:rsidP="00000000" w:rsidRDefault="00000000" w:rsidRPr="00000000" w14:paraId="000012D1">
      <w:pPr>
        <w:numPr>
          <w:ilvl w:val="0"/>
          <w:numId w:val="12"/>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gateway keeps all stored client’s data and returns CONNACK.</w:t>
      </w:r>
    </w:p>
    <w:p w:rsidR="00000000" w:rsidDel="00000000" w:rsidP="00000000" w:rsidRDefault="00000000" w:rsidRPr="00000000" w14:paraId="000012D2">
      <w:pPr>
        <w:spacing w:after="124" w:before="0" w:line="248.00000000000006" w:lineRule="auto"/>
        <w:ind w:left="498" w:right="9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2D3">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“Will=false”.</w:t>
      </w:r>
      <w:r w:rsidDel="00000000" w:rsidR="00000000" w:rsidRPr="00000000">
        <w:rPr>
          <w:rtl w:val="0"/>
        </w:rPr>
      </w:r>
    </w:p>
    <w:p w:rsidR="00000000" w:rsidDel="00000000" w:rsidP="00000000" w:rsidRDefault="00000000" w:rsidRPr="00000000" w14:paraId="000012D4">
      <w:pPr>
        <w:spacing w:after="352" w:lineRule="auto"/>
        <w:ind w:left="-15" w:right="990" w:firstLine="0"/>
        <w:rPr>
          <w:rFonts w:ascii="Arial" w:cs="Arial" w:eastAsia="Arial" w:hAnsi="Arial"/>
        </w:rPr>
      </w:pPr>
      <w:r w:rsidDel="00000000" w:rsidR="00000000" w:rsidRPr="00000000">
        <w:rPr>
          <w:rtl w:val="0"/>
        </w:rPr>
      </w:r>
    </w:p>
    <w:p w:rsidR="00000000" w:rsidDel="00000000" w:rsidP="00000000" w:rsidRDefault="00000000" w:rsidRPr="00000000" w14:paraId="000012D5">
      <w:pPr>
        <w:pStyle w:val="Heading2"/>
        <w:keepNext w:val="0"/>
        <w:pBdr>
          <w:top w:color="auto" w:space="0" w:sz="0" w:val="none"/>
        </w:pBdr>
        <w:spacing w:after="80" w:before="360" w:lineRule="auto"/>
        <w:ind w:left="-15" w:right="990" w:firstLine="0"/>
        <w:rPr>
          <w:color w:val="000000"/>
          <w:sz w:val="34"/>
          <w:szCs w:val="34"/>
        </w:rPr>
      </w:pPr>
      <w:bookmarkStart w:colFirst="0" w:colLast="0" w:name="_heading=h.g7vjj8m1vj3z" w:id="222"/>
      <w:bookmarkEnd w:id="222"/>
      <w:r w:rsidDel="00000000" w:rsidR="00000000" w:rsidRPr="00000000">
        <w:rPr>
          <w:color w:val="000000"/>
          <w:sz w:val="34"/>
          <w:szCs w:val="34"/>
          <w:rtl w:val="0"/>
        </w:rPr>
        <w:t xml:space="preserve">4.9 Topic Names and Topic Filters</w:t>
      </w:r>
    </w:p>
    <w:p w:rsidR="00000000" w:rsidDel="00000000" w:rsidP="00000000" w:rsidRDefault="00000000" w:rsidRPr="00000000" w14:paraId="000012D6">
      <w:pPr>
        <w:pStyle w:val="Heading3"/>
        <w:keepNext w:val="0"/>
        <w:pBdr>
          <w:top w:color="auto" w:space="0" w:sz="0" w:val="none"/>
        </w:pBdr>
        <w:spacing w:after="80" w:before="280" w:lineRule="auto"/>
        <w:ind w:left="-15" w:right="990" w:firstLine="0"/>
        <w:rPr>
          <w:color w:val="000000"/>
          <w:sz w:val="26"/>
          <w:szCs w:val="26"/>
        </w:rPr>
      </w:pPr>
      <w:bookmarkStart w:colFirst="0" w:colLast="0" w:name="_heading=h.q0s32id4lv9p" w:id="223"/>
      <w:bookmarkEnd w:id="223"/>
      <w:r w:rsidDel="00000000" w:rsidR="00000000" w:rsidRPr="00000000">
        <w:rPr>
          <w:color w:val="000000"/>
          <w:sz w:val="26"/>
          <w:szCs w:val="26"/>
          <w:rtl w:val="0"/>
        </w:rPr>
        <w:t xml:space="preserve">4.9.1 Topic wildcards</w:t>
      </w:r>
    </w:p>
    <w:p w:rsidR="00000000" w:rsidDel="00000000" w:rsidP="00000000" w:rsidRDefault="00000000" w:rsidRPr="00000000" w14:paraId="000012D7">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2D8">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2D9">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wildcard characters can be used in Topic Filters, but MUST NOT be used within a Topic Name</w:t>
      </w:r>
      <w:r w:rsidDel="00000000" w:rsidR="00000000" w:rsidRPr="00000000">
        <w:rPr>
          <w:rFonts w:ascii="Arial" w:cs="Arial" w:eastAsia="Arial" w:hAnsi="Arial"/>
          <w:rtl w:val="0"/>
        </w:rPr>
        <w:t xml:space="preserve"> </w:t>
      </w:r>
      <w:sdt>
        <w:sdtPr>
          <w:tag w:val="goog_rdk_246"/>
        </w:sdtPr>
        <w:sdtContent>
          <w:commentRangeStart w:id="111"/>
        </w:sdtContent>
      </w:sdt>
      <w:sdt>
        <w:sdtPr>
          <w:tag w:val="goog_rdk_247"/>
        </w:sdtPr>
        <w:sdtContent>
          <w:commentRangeStart w:id="112"/>
        </w:sdtContent>
      </w:sdt>
      <w:r w:rsidDel="00000000" w:rsidR="00000000" w:rsidRPr="00000000">
        <w:rPr>
          <w:rFonts w:ascii="Arial" w:cs="Arial" w:eastAsia="Arial" w:hAnsi="Arial"/>
          <w:color w:val="ff0000"/>
          <w:rtl w:val="0"/>
        </w:rPr>
        <w:t xml:space="preserve">[MQTT-4.7.0-1]</w:t>
      </w:r>
      <w:commentRangeEnd w:id="111"/>
      <w:r w:rsidDel="00000000" w:rsidR="00000000" w:rsidRPr="00000000">
        <w:commentReference w:id="111"/>
      </w:r>
      <w:commentRangeEnd w:id="112"/>
      <w:r w:rsidDel="00000000" w:rsidR="00000000" w:rsidRPr="00000000">
        <w:commentReference w:id="112"/>
      </w:r>
      <w:r w:rsidDel="00000000" w:rsidR="00000000" w:rsidRPr="00000000">
        <w:rPr>
          <w:rFonts w:ascii="Arial" w:cs="Arial" w:eastAsia="Arial" w:hAnsi="Arial"/>
          <w:rtl w:val="0"/>
        </w:rPr>
        <w:t xml:space="preserve">.</w:t>
      </w:r>
    </w:p>
    <w:p w:rsidR="00000000" w:rsidDel="00000000" w:rsidP="00000000" w:rsidRDefault="00000000" w:rsidRPr="00000000" w14:paraId="000012DA">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DB">
      <w:pPr>
        <w:pStyle w:val="Heading4"/>
        <w:keepNext w:val="0"/>
        <w:pBdr>
          <w:top w:color="auto" w:space="0" w:sz="0" w:val="none"/>
        </w:pBdr>
        <w:spacing w:after="40" w:lineRule="auto"/>
        <w:ind w:left="-15" w:right="990" w:firstLine="0"/>
        <w:rPr>
          <w:rFonts w:ascii="Arial" w:cs="Arial" w:eastAsia="Arial" w:hAnsi="Arial"/>
          <w:color w:val="000000"/>
          <w:sz w:val="22"/>
          <w:szCs w:val="22"/>
        </w:rPr>
      </w:pPr>
      <w:bookmarkStart w:colFirst="0" w:colLast="0" w:name="_heading=h.3kbulner4ob4" w:id="224"/>
      <w:bookmarkEnd w:id="224"/>
      <w:r w:rsidDel="00000000" w:rsidR="00000000" w:rsidRPr="00000000">
        <w:rPr>
          <w:rFonts w:ascii="Arial" w:cs="Arial" w:eastAsia="Arial" w:hAnsi="Arial"/>
          <w:color w:val="000000"/>
          <w:sz w:val="22"/>
          <w:szCs w:val="22"/>
          <w:rtl w:val="0"/>
        </w:rPr>
        <w:t xml:space="preserve">4.9.1.1 Topic level separator</w:t>
      </w:r>
    </w:p>
    <w:p w:rsidR="00000000" w:rsidDel="00000000" w:rsidP="00000000" w:rsidRDefault="00000000" w:rsidRPr="00000000" w14:paraId="000012DC">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2DD">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DE">
      <w:pPr>
        <w:pStyle w:val="Heading4"/>
        <w:keepNext w:val="0"/>
        <w:pBdr>
          <w:top w:color="auto" w:space="0" w:sz="0" w:val="none"/>
        </w:pBdr>
        <w:spacing w:after="40" w:lineRule="auto"/>
        <w:ind w:left="-15" w:right="990" w:firstLine="0"/>
        <w:rPr>
          <w:rFonts w:ascii="Arial" w:cs="Arial" w:eastAsia="Arial" w:hAnsi="Arial"/>
          <w:color w:val="000000"/>
          <w:sz w:val="22"/>
          <w:szCs w:val="22"/>
        </w:rPr>
      </w:pPr>
      <w:bookmarkStart w:colFirst="0" w:colLast="0" w:name="_heading=h.ychcrpqsu69r" w:id="225"/>
      <w:bookmarkEnd w:id="225"/>
      <w:r w:rsidDel="00000000" w:rsidR="00000000" w:rsidRPr="00000000">
        <w:rPr>
          <w:rFonts w:ascii="Arial" w:cs="Arial" w:eastAsia="Arial" w:hAnsi="Arial"/>
          <w:color w:val="000000"/>
          <w:sz w:val="22"/>
          <w:szCs w:val="22"/>
          <w:rtl w:val="0"/>
        </w:rPr>
        <w:t xml:space="preserve">4.9.1.2 Multi-level wildcard</w:t>
      </w:r>
    </w:p>
    <w:p w:rsidR="00000000" w:rsidDel="00000000" w:rsidP="00000000" w:rsidRDefault="00000000" w:rsidRPr="00000000" w14:paraId="000012DF">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[MQTT-4.7.1-1]</w:t>
      </w:r>
      <w:r w:rsidDel="00000000" w:rsidR="00000000" w:rsidRPr="00000000">
        <w:rPr>
          <w:rFonts w:ascii="Arial" w:cs="Arial" w:eastAsia="Arial" w:hAnsi="Arial"/>
          <w:rtl w:val="0"/>
        </w:rPr>
        <w:t xml:space="preserve">.</w:t>
      </w:r>
    </w:p>
    <w:p w:rsidR="00000000" w:rsidDel="00000000" w:rsidP="00000000" w:rsidRDefault="00000000" w:rsidRPr="00000000" w14:paraId="000012E0">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E1">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E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2E3">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2E4">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2E5">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2E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E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E8">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2E9">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2EA">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2EB">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2EC">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2ED">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EE">
      <w:pPr>
        <w:pStyle w:val="Heading4"/>
        <w:keepNext w:val="0"/>
        <w:pBdr>
          <w:top w:color="auto" w:space="0" w:sz="0" w:val="none"/>
        </w:pBdr>
        <w:spacing w:after="40" w:lineRule="auto"/>
        <w:ind w:left="-15" w:right="990" w:firstLine="0"/>
        <w:rPr>
          <w:rFonts w:ascii="Arial" w:cs="Arial" w:eastAsia="Arial" w:hAnsi="Arial"/>
          <w:color w:val="000000"/>
          <w:sz w:val="22"/>
          <w:szCs w:val="22"/>
        </w:rPr>
      </w:pPr>
      <w:bookmarkStart w:colFirst="0" w:colLast="0" w:name="_heading=h.x4yye38w41vd" w:id="226"/>
      <w:bookmarkEnd w:id="226"/>
      <w:r w:rsidDel="00000000" w:rsidR="00000000" w:rsidRPr="00000000">
        <w:rPr>
          <w:rFonts w:ascii="Arial" w:cs="Arial" w:eastAsia="Arial" w:hAnsi="Arial"/>
          <w:color w:val="000000"/>
          <w:sz w:val="22"/>
          <w:szCs w:val="22"/>
          <w:rtl w:val="0"/>
        </w:rPr>
        <w:t xml:space="preserve">4.9.1.3 Single-level wildcard</w:t>
      </w:r>
    </w:p>
    <w:p w:rsidR="00000000" w:rsidDel="00000000" w:rsidP="00000000" w:rsidRDefault="00000000" w:rsidRPr="00000000" w14:paraId="000012EF">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w:t>
      </w:r>
    </w:p>
    <w:p w:rsidR="00000000" w:rsidDel="00000000" w:rsidP="00000000" w:rsidRDefault="00000000" w:rsidRPr="00000000" w14:paraId="000012F0">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1">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[MQTT-4.7.1-2]</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2F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F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2F5">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 “+” is valid</w:t>
      </w:r>
    </w:p>
    <w:p w:rsidR="00000000" w:rsidDel="00000000" w:rsidP="00000000" w:rsidRDefault="00000000" w:rsidRPr="00000000" w14:paraId="000012F6">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“+/tennis/#” is valid</w:t>
      </w:r>
    </w:p>
    <w:p w:rsidR="00000000" w:rsidDel="00000000" w:rsidP="00000000" w:rsidRDefault="00000000" w:rsidRPr="00000000" w14:paraId="000012F7">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2F8">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2F9">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“/finance” matches “+/+” and “/+”, but not “+”</w:t>
      </w:r>
    </w:p>
    <w:p w:rsidR="00000000" w:rsidDel="00000000" w:rsidP="00000000" w:rsidRDefault="00000000" w:rsidRPr="00000000" w14:paraId="000012FA">
      <w:pPr>
        <w:spacing w:after="240" w:before="240" w:lineRule="auto"/>
        <w:ind w:left="14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B">
      <w:pPr>
        <w:pStyle w:val="Heading3"/>
        <w:keepNext w:val="0"/>
        <w:pBdr>
          <w:top w:color="auto" w:space="0" w:sz="0" w:val="none"/>
        </w:pBdr>
        <w:spacing w:after="80" w:before="280" w:lineRule="auto"/>
        <w:ind w:left="-15" w:right="990" w:firstLine="0"/>
        <w:rPr>
          <w:color w:val="000000"/>
          <w:sz w:val="26"/>
          <w:szCs w:val="26"/>
        </w:rPr>
      </w:pPr>
      <w:bookmarkStart w:colFirst="0" w:colLast="0" w:name="_heading=h.p61p07rh2x26" w:id="227"/>
      <w:bookmarkEnd w:id="227"/>
      <w:r w:rsidDel="00000000" w:rsidR="00000000" w:rsidRPr="00000000">
        <w:rPr>
          <w:color w:val="000000"/>
          <w:sz w:val="26"/>
          <w:szCs w:val="26"/>
          <w:rtl w:val="0"/>
        </w:rPr>
        <w:t xml:space="preserve">4.9.2  Topics beginning with $</w:t>
      </w:r>
    </w:p>
    <w:p w:rsidR="00000000" w:rsidDel="00000000" w:rsidP="00000000" w:rsidRDefault="00000000" w:rsidRPr="00000000" w14:paraId="000012FC">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2FD">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2F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FF">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00">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0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0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03">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04">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05">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06">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07">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08">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09">
      <w:pPr>
        <w:pStyle w:val="Heading3"/>
        <w:keepNext w:val="0"/>
        <w:pBdr>
          <w:top w:color="auto" w:space="0" w:sz="0" w:val="none"/>
        </w:pBdr>
        <w:spacing w:after="80" w:before="280" w:lineRule="auto"/>
        <w:ind w:left="-15" w:right="990" w:firstLine="0"/>
        <w:rPr>
          <w:color w:val="000000"/>
          <w:sz w:val="26"/>
          <w:szCs w:val="26"/>
        </w:rPr>
      </w:pPr>
      <w:bookmarkStart w:colFirst="0" w:colLast="0" w:name="_heading=h.rvcur5x0am" w:id="228"/>
      <w:bookmarkEnd w:id="228"/>
      <w:r w:rsidDel="00000000" w:rsidR="00000000" w:rsidRPr="00000000">
        <w:rPr>
          <w:color w:val="000000"/>
          <w:sz w:val="26"/>
          <w:szCs w:val="26"/>
          <w:rtl w:val="0"/>
        </w:rPr>
        <w:t xml:space="preserve">4.9.3 Topic semantic and usage</w:t>
      </w:r>
    </w:p>
    <w:p w:rsidR="00000000" w:rsidDel="00000000" w:rsidP="00000000" w:rsidRDefault="00000000" w:rsidRPr="00000000" w14:paraId="0000130A">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0B">
      <w:pPr>
        <w:spacing w:after="240" w:before="240" w:lineRule="auto"/>
        <w:ind w:left="360" w:firstLine="0"/>
        <w:rPr>
          <w:rFonts w:ascii="Arial" w:cs="Arial" w:eastAsia="Arial" w:hAnsi="Arial"/>
          <w:color w:val="ff000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[MQTT-4.7.3-1]</w:t>
      </w:r>
    </w:p>
    <w:p w:rsidR="00000000" w:rsidDel="00000000" w:rsidP="00000000" w:rsidRDefault="00000000" w:rsidRPr="00000000" w14:paraId="0000130C">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0D">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0E">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0F">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10">
      <w:pPr>
        <w:spacing w:after="240" w:before="240" w:lineRule="auto"/>
        <w:ind w:left="360" w:firstLine="0"/>
        <w:rPr>
          <w:rFonts w:ascii="Arial" w:cs="Arial" w:eastAsia="Arial" w:hAnsi="Arial"/>
          <w:color w:val="ff000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Topic Names and Topic Filters MUST NOT include the null character (Unicode U+0000)</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[MQTT-4.7.3-2]</w:t>
      </w:r>
    </w:p>
    <w:p w:rsidR="00000000" w:rsidDel="00000000" w:rsidP="00000000" w:rsidRDefault="00000000" w:rsidRPr="00000000" w14:paraId="00001311">
      <w:pPr>
        <w:spacing w:after="240" w:before="24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[MQTT-4.7.3-3]</w:t>
      </w:r>
      <w:r w:rsidDel="00000000" w:rsidR="00000000" w:rsidRPr="00000000">
        <w:rPr>
          <w:rFonts w:ascii="Arial" w:cs="Arial" w:eastAsia="Arial" w:hAnsi="Arial"/>
          <w:rtl w:val="0"/>
        </w:rPr>
        <w:t xml:space="preserve">. Refer to</w:t>
      </w:r>
      <w:hyperlink r:id="rId62">
        <w:r w:rsidDel="00000000" w:rsidR="00000000" w:rsidRPr="00000000">
          <w:rPr>
            <w:rFonts w:ascii="Arial" w:cs="Arial" w:eastAsia="Arial" w:hAnsi="Arial"/>
            <w:rtl w:val="0"/>
          </w:rPr>
          <w:t xml:space="preserve"> </w:t>
        </w:r>
      </w:hyperlink>
      <w:hyperlink r:id="rId63">
        <w:r w:rsidDel="00000000" w:rsidR="00000000" w:rsidRPr="00000000">
          <w:rPr>
            <w:rFonts w:ascii="Arial" w:cs="Arial" w:eastAsia="Arial" w:hAnsi="Arial"/>
            <w:color w:val="1155cc"/>
            <w:u w:val="single"/>
            <w:rtl w:val="0"/>
          </w:rPr>
          <w:t xml:space="preserve">section 1.5.4</w:t>
        </w:r>
      </w:hyperlink>
      <w:r w:rsidDel="00000000" w:rsidR="00000000" w:rsidRPr="00000000">
        <w:rPr>
          <w:rFonts w:ascii="Arial" w:cs="Arial" w:eastAsia="Arial" w:hAnsi="Arial"/>
          <w:rtl w:val="0"/>
        </w:rPr>
        <w:t xml:space="preserve">.</w:t>
      </w:r>
    </w:p>
    <w:p w:rsidR="00000000" w:rsidDel="00000000" w:rsidP="00000000" w:rsidRDefault="00000000" w:rsidRPr="00000000" w14:paraId="0000131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13">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1314">
      <w:pPr>
        <w:spacing w:after="240" w:before="240" w:lineRule="auto"/>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 </w:t>
      </w:r>
    </w:p>
    <w:p w:rsidR="00000000" w:rsidDel="00000000" w:rsidP="00000000" w:rsidRDefault="00000000" w:rsidRPr="00000000" w14:paraId="00001315">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16">
      <w:pPr>
        <w:spacing w:after="240" w:before="240" w:lineRule="auto"/>
        <w:rPr>
          <w:rFonts w:ascii="Arial" w:cs="Arial" w:eastAsia="Arial" w:hAnsi="Arial"/>
          <w:sz w:val="14"/>
          <w:szCs w:val="14"/>
          <w:highlight w:val="white"/>
        </w:rPr>
      </w:pPr>
      <w:r w:rsidDel="00000000" w:rsidR="00000000" w:rsidRPr="00000000">
        <w:rPr>
          <w:rFonts w:ascii="Arial" w:cs="Arial" w:eastAsia="Arial" w:hAnsi="Arial"/>
          <w:sz w:val="14"/>
          <w:szCs w:val="14"/>
          <w:highlight w:val="white"/>
          <w:rtl w:val="0"/>
        </w:rPr>
        <w:t xml:space="preserve"> </w:t>
      </w:r>
    </w:p>
    <w:p w:rsidR="00000000" w:rsidDel="00000000" w:rsidP="00000000" w:rsidRDefault="00000000" w:rsidRPr="00000000" w14:paraId="0000131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1318">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characters</w:t>
      </w:r>
    </w:p>
    <w:p w:rsidR="00000000" w:rsidDel="00000000" w:rsidP="00000000" w:rsidRDefault="00000000" w:rsidRPr="00000000" w14:paraId="00001319">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1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1B">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1C">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1D">
      <w:pPr>
        <w:spacing w:after="240" w:before="240" w:lineRule="auto"/>
        <w:ind w:left="108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“/finance” is different from “finance”</w:t>
      </w:r>
    </w:p>
    <w:p w:rsidR="00000000" w:rsidDel="00000000" w:rsidP="00000000" w:rsidRDefault="00000000" w:rsidRPr="00000000" w14:paraId="0000131E">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131F">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20">
      <w:pPr>
        <w:spacing w:after="352" w:lineRule="auto"/>
        <w:ind w:left="-15" w:right="990" w:firstLine="0"/>
        <w:rPr>
          <w:rFonts w:ascii="Arial" w:cs="Arial" w:eastAsia="Arial" w:hAnsi="Arial"/>
        </w:rPr>
      </w:pPr>
      <w:r w:rsidDel="00000000" w:rsidR="00000000" w:rsidRPr="00000000">
        <w:rPr>
          <w:rtl w:val="0"/>
        </w:rPr>
      </w:r>
    </w:p>
    <w:p w:rsidR="00000000" w:rsidDel="00000000" w:rsidP="00000000" w:rsidRDefault="00000000" w:rsidRPr="00000000" w14:paraId="00001321">
      <w:pPr>
        <w:pStyle w:val="Heading2"/>
        <w:keepLines w:val="1"/>
        <w:spacing w:after="64" w:before="0" w:line="259" w:lineRule="auto"/>
        <w:ind w:left="0" w:firstLine="0"/>
        <w:rPr>
          <w:rFonts w:ascii="Arial" w:cs="Arial" w:eastAsia="Arial" w:hAnsi="Arial"/>
        </w:rPr>
      </w:pPr>
      <w:bookmarkStart w:colFirst="0" w:colLast="0" w:name="_heading=h.1fyl9w3" w:id="229"/>
      <w:bookmarkEnd w:id="229"/>
      <w:r w:rsidDel="00000000" w:rsidR="00000000" w:rsidRPr="00000000">
        <w:rPr>
          <w:rFonts w:ascii="Arial" w:cs="Arial" w:eastAsia="Arial" w:hAnsi="Arial"/>
          <w:rtl w:val="0"/>
        </w:rPr>
        <w:t xml:space="preserve">4.10 Topic Name and Topic Filter Registration Procedure</w:t>
      </w:r>
    </w:p>
    <w:p w:rsidR="00000000" w:rsidDel="00000000" w:rsidP="00000000" w:rsidRDefault="00000000" w:rsidRPr="00000000" w14:paraId="00001322">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323">
      <w:pPr>
        <w:rPr>
          <w:rFonts w:ascii="Arial" w:cs="Arial" w:eastAsia="Arial" w:hAnsi="Arial"/>
        </w:rPr>
      </w:pPr>
      <w:r w:rsidDel="00000000" w:rsidR="00000000" w:rsidRPr="00000000">
        <w:rPr>
          <w:rtl w:val="0"/>
        </w:rPr>
      </w:r>
    </w:p>
    <w:p w:rsidR="00000000" w:rsidDel="00000000" w:rsidP="00000000" w:rsidRDefault="00000000" w:rsidRPr="00000000" w14:paraId="00001324">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w:t>
      </w:r>
      <w:r w:rsidDel="00000000" w:rsidR="00000000" w:rsidRPr="00000000">
        <w:rPr>
          <w:rFonts w:ascii="Arial" w:cs="Arial" w:eastAsia="Arial" w:hAnsi="Arial"/>
          <w:rtl w:val="0"/>
        </w:rPr>
        <w:t xml:space="preserve"> from the gateway</w:t>
      </w:r>
      <w:r w:rsidDel="00000000" w:rsidR="00000000" w:rsidRPr="00000000">
        <w:rPr>
          <w:rFonts w:ascii="Arial" w:cs="Arial" w:eastAsia="Arial" w:hAnsi="Arial"/>
          <w:rtl w:val="0"/>
        </w:rPr>
        <w:t xml:space="preserve">.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325">
      <w:pPr>
        <w:rPr>
          <w:rFonts w:ascii="Arial" w:cs="Arial" w:eastAsia="Arial" w:hAnsi="Arial"/>
        </w:rPr>
      </w:pPr>
      <w:r w:rsidDel="00000000" w:rsidR="00000000" w:rsidRPr="00000000">
        <w:rPr>
          <w:rtl w:val="0"/>
        </w:rPr>
      </w:r>
    </w:p>
    <w:p w:rsidR="00000000" w:rsidDel="00000000" w:rsidP="00000000" w:rsidRDefault="00000000" w:rsidRPr="00000000" w14:paraId="00001326">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GW.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327">
      <w:pPr>
        <w:rPr>
          <w:rFonts w:ascii="Arial" w:cs="Arial" w:eastAsia="Arial" w:hAnsi="Arial"/>
        </w:rPr>
      </w:pPr>
      <w:r w:rsidDel="00000000" w:rsidR="00000000" w:rsidRPr="00000000">
        <w:rPr>
          <w:rtl w:val="0"/>
        </w:rPr>
      </w:r>
    </w:p>
    <w:p w:rsidR="00000000" w:rsidDel="00000000" w:rsidP="00000000" w:rsidRDefault="00000000" w:rsidRPr="00000000" w14:paraId="00001328">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gateway to have a predefined topic alias associated with it, it is an error case, but one which should not be terminal to the session since firmware updates could lead to this scenario. The gateway will specify its topic alias type to be predefined and set the topic alias value to match that defined on the gateway in the REGACK, it will also set an ERROR reason code on the REGACK to indicate the issue. The client can then choose to update its registry of predefined topic alias’ if it so wishes. </w:t>
      </w:r>
    </w:p>
    <w:p w:rsidR="00000000" w:rsidDel="00000000" w:rsidP="00000000" w:rsidRDefault="00000000" w:rsidRPr="00000000" w14:paraId="00001329">
      <w:pPr>
        <w:rPr>
          <w:rFonts w:ascii="Arial" w:cs="Arial" w:eastAsia="Arial" w:hAnsi="Arial"/>
        </w:rPr>
      </w:pPr>
      <w:r w:rsidDel="00000000" w:rsidR="00000000" w:rsidRPr="00000000">
        <w:rPr>
          <w:rtl w:val="0"/>
        </w:rPr>
      </w:r>
    </w:p>
    <w:p w:rsidR="00000000" w:rsidDel="00000000" w:rsidP="00000000" w:rsidRDefault="00000000" w:rsidRPr="00000000" w14:paraId="0000132A">
      <w:pPr>
        <w:rPr>
          <w:rFonts w:ascii="Arial" w:cs="Arial" w:eastAsia="Arial" w:hAnsi="Arial"/>
        </w:rPr>
      </w:pPr>
      <w:r w:rsidDel="00000000" w:rsidR="00000000" w:rsidRPr="00000000">
        <w:rPr>
          <w:rFonts w:ascii="Arial" w:cs="Arial" w:eastAsia="Arial" w:hAnsi="Arial"/>
          <w:highlight w:val="yellow"/>
          <w:rtl w:val="0"/>
        </w:rPr>
        <w:t xml:space="preserve">Predefined topicId values CANNOT be used interchangeably with the NORMAL alias type. This is considered a protocol violation.</w:t>
      </w:r>
      <w:r w:rsidDel="00000000" w:rsidR="00000000" w:rsidRPr="00000000">
        <w:rPr>
          <w:rtl w:val="0"/>
        </w:rPr>
      </w:r>
    </w:p>
    <w:p w:rsidR="00000000" w:rsidDel="00000000" w:rsidP="00000000" w:rsidRDefault="00000000" w:rsidRPr="00000000" w14:paraId="0000132B">
      <w:pPr>
        <w:rPr>
          <w:rFonts w:ascii="Arial" w:cs="Arial" w:eastAsia="Arial" w:hAnsi="Arial"/>
        </w:rPr>
      </w:pPr>
      <w:r w:rsidDel="00000000" w:rsidR="00000000" w:rsidRPr="00000000">
        <w:rPr>
          <w:rtl w:val="0"/>
        </w:rPr>
      </w:r>
    </w:p>
    <w:p w:rsidR="00000000" w:rsidDel="00000000" w:rsidP="00000000" w:rsidRDefault="00000000" w:rsidRPr="00000000" w14:paraId="0000132C">
      <w:pPr>
        <w:rPr>
          <w:rFonts w:ascii="Arial" w:cs="Arial" w:eastAsia="Arial" w:hAnsi="Arial"/>
        </w:rPr>
      </w:pPr>
      <w:r w:rsidDel="00000000" w:rsidR="00000000" w:rsidRPr="00000000">
        <w:rPr>
          <w:rFonts w:ascii="Arial" w:cs="Arial" w:eastAsia="Arial" w:hAnsi="Arial"/>
          <w:rtl w:val="0"/>
        </w:rPr>
        <w:t xml:space="preserve">If there are no predefined topic alias’, the gateway will pass back a NORMAL topic alias type. If the registration could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32D">
      <w:pPr>
        <w:rPr>
          <w:rFonts w:ascii="Arial" w:cs="Arial" w:eastAsia="Arial" w:hAnsi="Arial"/>
        </w:rPr>
      </w:pPr>
      <w:r w:rsidDel="00000000" w:rsidR="00000000" w:rsidRPr="00000000">
        <w:rPr>
          <w:rtl w:val="0"/>
        </w:rPr>
      </w:r>
    </w:p>
    <w:p w:rsidR="00000000" w:rsidDel="00000000" w:rsidP="00000000" w:rsidRDefault="00000000" w:rsidRPr="00000000" w14:paraId="0000132E">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w:t>
      </w:r>
      <w:r w:rsidDel="00000000" w:rsidR="00000000" w:rsidRPr="00000000">
        <w:rPr>
          <w:rFonts w:ascii="Arial" w:cs="Arial" w:eastAsia="Arial" w:hAnsi="Arial"/>
          <w:rtl w:val="0"/>
        </w:rPr>
        <w:t xml:space="preserve">however, the</w:t>
      </w:r>
      <w:r w:rsidDel="00000000" w:rsidR="00000000" w:rsidRPr="00000000">
        <w:rPr>
          <w:rFonts w:ascii="Arial" w:cs="Arial" w:eastAsia="Arial" w:hAnsi="Arial"/>
          <w:rtl w:val="0"/>
        </w:rPr>
        <w:t xml:space="preserv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32F">
      <w:pPr>
        <w:rPr>
          <w:rFonts w:ascii="Arial" w:cs="Arial" w:eastAsia="Arial" w:hAnsi="Arial"/>
        </w:rPr>
      </w:pPr>
      <w:r w:rsidDel="00000000" w:rsidR="00000000" w:rsidRPr="00000000">
        <w:rPr>
          <w:rtl w:val="0"/>
        </w:rPr>
      </w:r>
    </w:p>
    <w:p w:rsidR="00000000" w:rsidDel="00000000" w:rsidP="00000000" w:rsidRDefault="00000000" w:rsidRPr="00000000" w14:paraId="00001330">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331">
      <w:pPr>
        <w:rPr>
          <w:rFonts w:ascii="Arial" w:cs="Arial" w:eastAsia="Arial" w:hAnsi="Arial"/>
        </w:rPr>
      </w:pPr>
      <w:r w:rsidDel="00000000" w:rsidR="00000000" w:rsidRPr="00000000">
        <w:rPr>
          <w:rtl w:val="0"/>
        </w:rPr>
      </w:r>
    </w:p>
    <w:p w:rsidR="00000000" w:rsidDel="00000000" w:rsidP="00000000" w:rsidRDefault="00000000" w:rsidRPr="00000000" w14:paraId="00001332">
      <w:pPr>
        <w:rPr>
          <w:rFonts w:ascii="Arial" w:cs="Arial" w:eastAsia="Arial" w:hAnsi="Arial"/>
          <w:b w:val="1"/>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retail registration false, or the client re-connects without having set the “CleanStart” flag or the client has subscribed to topic names that contain wildcard characters such as # or +. </w:t>
      </w:r>
      <w:r w:rsidDel="00000000" w:rsidR="00000000" w:rsidRPr="00000000">
        <w:rPr>
          <w:rtl w:val="0"/>
        </w:rPr>
      </w:r>
    </w:p>
    <w:p w:rsidR="00000000" w:rsidDel="00000000" w:rsidP="00000000" w:rsidRDefault="00000000" w:rsidRPr="00000000" w14:paraId="0000133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34">
      <w:pPr>
        <w:ind w:left="720" w:firstLine="0"/>
        <w:rPr>
          <w:rFonts w:ascii="Arial" w:cs="Arial" w:eastAsia="Arial" w:hAnsi="Arial"/>
          <w:color w:val="000000"/>
        </w:rPr>
      </w:pPr>
      <w:sdt>
        <w:sdtPr>
          <w:tag w:val="goog_rdk_248"/>
        </w:sdtPr>
        <w:sdtContent>
          <w:commentRangeStart w:id="113"/>
        </w:sdtContent>
      </w:sdt>
      <w:sdt>
        <w:sdtPr>
          <w:tag w:val="goog_rdk_249"/>
        </w:sdtPr>
        <w:sdtContent>
          <w:commentRangeStart w:id="114"/>
        </w:sdtContent>
      </w:sdt>
      <w:sdt>
        <w:sdtPr>
          <w:tag w:val="goog_rdk_250"/>
        </w:sdtPr>
        <w:sdtContent>
          <w:commentRangeStart w:id="11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35">
      <w:pPr>
        <w:rPr>
          <w:rFonts w:ascii="Arial" w:cs="Arial" w:eastAsia="Arial" w:hAnsi="Arial"/>
        </w:rPr>
      </w:pPr>
      <w:r w:rsidDel="00000000" w:rsidR="00000000" w:rsidRPr="00000000">
        <w:rPr>
          <w:rtl w:val="0"/>
        </w:rPr>
      </w:r>
    </w:p>
    <w:p w:rsidR="00000000" w:rsidDel="00000000" w:rsidP="00000000" w:rsidRDefault="00000000" w:rsidRPr="00000000" w14:paraId="00001336">
      <w:pPr>
        <w:pStyle w:val="Heading2"/>
        <w:ind w:left="0" w:firstLine="0"/>
        <w:rPr>
          <w:rFonts w:ascii="Arial" w:cs="Arial" w:eastAsia="Arial" w:hAnsi="Arial"/>
        </w:rPr>
      </w:pPr>
      <w:bookmarkStart w:colFirst="0" w:colLast="0" w:name="_heading=h.3zy8sjw" w:id="230"/>
      <w:bookmarkEnd w:id="230"/>
      <w:r w:rsidDel="00000000" w:rsidR="00000000" w:rsidRPr="00000000">
        <w:rPr>
          <w:rFonts w:ascii="Arial" w:cs="Arial" w:eastAsia="Arial" w:hAnsi="Arial"/>
          <w:rtl w:val="0"/>
        </w:rPr>
        <w:t xml:space="preserve">4.11 Topic Name and Topic Filter Mapping and Aliasing</w:t>
      </w:r>
    </w:p>
    <w:p w:rsidR="00000000" w:rsidDel="00000000" w:rsidP="00000000" w:rsidRDefault="00000000" w:rsidRPr="00000000" w14:paraId="00001337">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338">
      <w:pPr>
        <w:rPr>
          <w:rFonts w:ascii="Arial" w:cs="Arial" w:eastAsia="Arial" w:hAnsi="Arial"/>
        </w:rPr>
      </w:pPr>
      <w:r w:rsidDel="00000000" w:rsidR="00000000" w:rsidRPr="00000000">
        <w:rPr>
          <w:rtl w:val="0"/>
        </w:rPr>
      </w:r>
    </w:p>
    <w:p w:rsidR="00000000" w:rsidDel="00000000" w:rsidP="00000000" w:rsidRDefault="00000000" w:rsidRPr="00000000" w14:paraId="00001339">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33A">
      <w:pPr>
        <w:rPr>
          <w:rFonts w:ascii="Arial" w:cs="Arial" w:eastAsia="Arial" w:hAnsi="Arial"/>
        </w:rPr>
      </w:pPr>
      <w:r w:rsidDel="00000000" w:rsidR="00000000" w:rsidRPr="00000000">
        <w:rPr>
          <w:rtl w:val="0"/>
        </w:rPr>
      </w:r>
    </w:p>
    <w:p w:rsidR="00000000" w:rsidDel="00000000" w:rsidP="00000000" w:rsidRDefault="00000000" w:rsidRPr="00000000" w14:paraId="0000133B">
      <w:pPr>
        <w:pStyle w:val="Heading2"/>
        <w:keepLines w:val="1"/>
        <w:spacing w:after="64" w:before="0" w:line="259" w:lineRule="auto"/>
        <w:ind w:left="0" w:firstLine="0"/>
        <w:rPr>
          <w:rFonts w:ascii="Arial" w:cs="Arial" w:eastAsia="Arial" w:hAnsi="Arial"/>
        </w:rPr>
      </w:pPr>
      <w:bookmarkStart w:colFirst="0" w:colLast="0" w:name="_heading=h.2f3j2rp" w:id="231"/>
      <w:bookmarkEnd w:id="231"/>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12 Predefined topic alias’ and short topic names</w:t>
      </w:r>
    </w:p>
    <w:p w:rsidR="00000000" w:rsidDel="00000000" w:rsidP="00000000" w:rsidRDefault="00000000" w:rsidRPr="00000000" w14:paraId="0000133C">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3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 mapping to a topic name is known in advance by both the client’s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 both sides can start immediately with the sending of PUBLISH packets; there is no need for the REGISTER procedure as in the case of ”normal” topic alias’.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33E">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3F">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340">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1">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342">
      <w:pPr>
        <w:pStyle w:val="Heading2"/>
        <w:keepLines w:val="1"/>
        <w:spacing w:after="64" w:before="0" w:line="259" w:lineRule="auto"/>
        <w:ind w:left="0" w:right="4" w:firstLine="0"/>
        <w:rPr>
          <w:rFonts w:ascii="Arial" w:cs="Arial" w:eastAsia="Arial" w:hAnsi="Arial"/>
        </w:rPr>
      </w:pPr>
      <w:bookmarkStart w:colFirst="0" w:colLast="0" w:name="_heading=h.u8tczi" w:id="232"/>
      <w:bookmarkEnd w:id="232"/>
      <w:r w:rsidDel="00000000" w:rsidR="00000000" w:rsidRPr="00000000">
        <w:rPr>
          <w:rFonts w:ascii="Arial" w:cs="Arial" w:eastAsia="Arial" w:hAnsi="Arial"/>
          <w:rtl w:val="0"/>
        </w:rPr>
        <w:t xml:space="preserve">4.13 Client’s Topic Subscribe/Unsubscribe Procedure</w:t>
      </w:r>
    </w:p>
    <w:p w:rsidR="00000000" w:rsidDel="00000000" w:rsidP="00000000" w:rsidRDefault="00000000" w:rsidRPr="00000000" w14:paraId="00001343">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name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51"/>
        </w:sdtPr>
        <w:sdtContent>
          <w:commentRangeStart w:id="116"/>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6"/>
      <w:r w:rsidDel="00000000" w:rsidR="00000000" w:rsidRPr="00000000">
        <w:commentReference w:id="116"/>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344">
      <w:pPr>
        <w:spacing w:after="4"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4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346">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 may also be pre-defined for certain topic names. Short topic names may be used as well. In those two cases the client still needs to subscribe to those pre-defined topic alias’ or short topic names.</w:t>
      </w:r>
    </w:p>
    <w:p w:rsidR="00000000" w:rsidDel="00000000" w:rsidP="00000000" w:rsidRDefault="00000000" w:rsidRPr="00000000" w14:paraId="00001348">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34A">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4B">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34C">
      <w:pPr>
        <w:ind w:left="-15" w:right="990" w:firstLine="299"/>
        <w:rPr>
          <w:rFonts w:ascii="Arial" w:cs="Arial" w:eastAsia="Arial" w:hAnsi="Arial"/>
        </w:rPr>
      </w:pPr>
      <w:r w:rsidDel="00000000" w:rsidR="00000000" w:rsidRPr="00000000">
        <w:rPr>
          <w:rtl w:val="0"/>
        </w:rPr>
      </w:r>
    </w:p>
    <w:p w:rsidR="00000000" w:rsidDel="00000000" w:rsidP="00000000" w:rsidRDefault="00000000" w:rsidRPr="00000000" w14:paraId="0000134D">
      <w:pPr>
        <w:pStyle w:val="Heading2"/>
        <w:keepLines w:val="1"/>
        <w:spacing w:after="64" w:before="0" w:line="259" w:lineRule="auto"/>
        <w:ind w:left="0" w:firstLine="0"/>
        <w:rPr>
          <w:rFonts w:ascii="Arial" w:cs="Arial" w:eastAsia="Arial" w:hAnsi="Arial"/>
        </w:rPr>
      </w:pPr>
      <w:bookmarkStart w:colFirst="0" w:colLast="0" w:name="_heading=h.3e8gvnb" w:id="233"/>
      <w:bookmarkEnd w:id="233"/>
      <w:r w:rsidDel="00000000" w:rsidR="00000000" w:rsidRPr="00000000">
        <w:rPr>
          <w:rFonts w:ascii="Arial" w:cs="Arial" w:eastAsia="Arial" w:hAnsi="Arial"/>
          <w:rtl w:val="0"/>
        </w:rPr>
        <w:t xml:space="preserve">4.14 Client’s Publish Procedure</w:t>
      </w:r>
    </w:p>
    <w:p w:rsidR="00000000" w:rsidDel="00000000" w:rsidP="00000000" w:rsidRDefault="00000000" w:rsidRPr="00000000" w14:paraId="0000134E">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34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w:t>
      </w:r>
      <w:r w:rsidDel="00000000" w:rsidR="00000000" w:rsidRPr="00000000">
        <w:rPr>
          <w:rFonts w:ascii="Arial" w:cs="Arial" w:eastAsia="Arial" w:hAnsi="Arial"/>
          <w:rtl w:val="0"/>
        </w:rPr>
        <w:t xml:space="preserve"> and their corresponding packet flows are supported as defined in MQTT. The only difference is the use of topic alias’ instead of topic names in the PUBLISH packets.</w:t>
      </w:r>
    </w:p>
    <w:p w:rsidR="00000000" w:rsidDel="00000000" w:rsidP="00000000" w:rsidRDefault="00000000" w:rsidRPr="00000000" w14:paraId="00001350">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1">
      <w:pPr>
        <w:ind w:left="-15" w:right="4" w:firstLine="0"/>
        <w:rPr>
          <w:rFonts w:ascii="Arial" w:cs="Arial" w:eastAsia="Arial" w:hAnsi="Arial"/>
        </w:rPr>
      </w:pPr>
      <w:r w:rsidDel="00000000" w:rsidR="00000000" w:rsidRPr="00000000">
        <w:rPr>
          <w:rFonts w:ascii="Arial" w:cs="Arial" w:eastAsia="Arial" w:hAnsi="Arial"/>
          <w:rtl w:val="0"/>
        </w:rPr>
        <w:t xml:space="preserve">Regardless of the requested QoS level the client may receive in response to its PUBLISH a PUBACK packet which contains either:</w:t>
      </w:r>
    </w:p>
    <w:p w:rsidR="00000000" w:rsidDel="00000000" w:rsidP="00000000" w:rsidRDefault="00000000" w:rsidRPr="00000000" w14:paraId="00001352">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3">
      <w:pPr>
        <w:numPr>
          <w:ilvl w:val="0"/>
          <w:numId w:val="5"/>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354">
      <w:pPr>
        <w:numPr>
          <w:ilvl w:val="0"/>
          <w:numId w:val="5"/>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355">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p>
    <w:p w:rsidR="00000000" w:rsidDel="00000000" w:rsidP="00000000" w:rsidRDefault="00000000" w:rsidRPr="00000000" w14:paraId="00001356">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357">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w:t>
      </w:r>
    </w:p>
    <w:p w:rsidR="00000000" w:rsidDel="00000000" w:rsidP="00000000" w:rsidRDefault="00000000" w:rsidRPr="00000000" w14:paraId="00001358">
      <w:pPr>
        <w:pStyle w:val="Heading2"/>
        <w:keepLines w:val="1"/>
        <w:spacing w:after="64" w:before="0" w:line="259" w:lineRule="auto"/>
        <w:ind w:left="0" w:firstLine="0"/>
        <w:rPr>
          <w:rFonts w:ascii="Arial" w:cs="Arial" w:eastAsia="Arial" w:hAnsi="Arial"/>
        </w:rPr>
      </w:pPr>
      <w:bookmarkStart w:colFirst="0" w:colLast="0" w:name="_heading=h.1tdr5v4" w:id="234"/>
      <w:bookmarkEnd w:id="234"/>
      <w:r w:rsidDel="00000000" w:rsidR="00000000" w:rsidRPr="00000000">
        <w:rPr>
          <w:rFonts w:ascii="Arial" w:cs="Arial" w:eastAsia="Arial" w:hAnsi="Arial"/>
          <w:rtl w:val="0"/>
        </w:rPr>
        <w:t xml:space="preserve">4.15 Gateway’s Publish Procedure</w:t>
      </w:r>
    </w:p>
    <w:p w:rsidR="00000000" w:rsidDel="00000000" w:rsidP="00000000" w:rsidRDefault="00000000" w:rsidRPr="00000000" w14:paraId="0000135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Section 3.14, the gateway sends PUBLISH packets with the topic alias value that was returned in the SUBACK packet to the client.</w:t>
      </w:r>
    </w:p>
    <w:p w:rsidR="00000000" w:rsidDel="00000000" w:rsidP="00000000" w:rsidRDefault="00000000" w:rsidRPr="00000000" w14:paraId="0000135A">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5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35C">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5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35E">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35F">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0">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361">
      <w:pPr>
        <w:spacing w:after="352"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363">
      <w:pPr>
        <w:pStyle w:val="Heading2"/>
        <w:keepLines w:val="1"/>
        <w:spacing w:after="64" w:before="0" w:line="259" w:lineRule="auto"/>
        <w:ind w:left="0" w:firstLine="0"/>
        <w:rPr>
          <w:rFonts w:ascii="Arial" w:cs="Arial" w:eastAsia="Arial" w:hAnsi="Arial"/>
        </w:rPr>
      </w:pPr>
      <w:bookmarkStart w:colFirst="0" w:colLast="0" w:name="_heading=h.4ddeoix" w:id="235"/>
      <w:bookmarkEnd w:id="235"/>
      <w:r w:rsidDel="00000000" w:rsidR="00000000" w:rsidRPr="00000000">
        <w:rPr>
          <w:rFonts w:ascii="Arial" w:cs="Arial" w:eastAsia="Arial" w:hAnsi="Arial"/>
          <w:rtl w:val="0"/>
        </w:rPr>
        <w:t xml:space="preserve">4.16 Keep Alive and PING Procedure</w:t>
      </w:r>
    </w:p>
    <w:p w:rsidR="00000000" w:rsidDel="00000000" w:rsidP="00000000" w:rsidRDefault="00000000" w:rsidRPr="00000000" w14:paraId="0000136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365">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6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connected. Otherwise, the received PINGREQ packet is ignored.</w:t>
      </w:r>
    </w:p>
    <w:p w:rsidR="00000000" w:rsidDel="00000000" w:rsidP="00000000" w:rsidRDefault="00000000" w:rsidRPr="00000000" w14:paraId="00001367">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369">
      <w:pPr>
        <w:pStyle w:val="Heading2"/>
        <w:keepLines w:val="1"/>
        <w:spacing w:after="64" w:before="0" w:line="259" w:lineRule="auto"/>
        <w:ind w:left="0" w:right="4" w:firstLine="0"/>
        <w:rPr>
          <w:rFonts w:ascii="Arial" w:cs="Arial" w:eastAsia="Arial" w:hAnsi="Arial"/>
        </w:rPr>
      </w:pPr>
      <w:bookmarkStart w:colFirst="0" w:colLast="0" w:name="_heading=h.2sioyqq" w:id="236"/>
      <w:bookmarkEnd w:id="236"/>
      <w:r w:rsidDel="00000000" w:rsidR="00000000" w:rsidRPr="00000000">
        <w:rPr>
          <w:rFonts w:ascii="Arial" w:cs="Arial" w:eastAsia="Arial" w:hAnsi="Arial"/>
          <w:rtl w:val="0"/>
        </w:rPr>
        <w:t xml:space="preserve">4.17 Client’s Disconnect Procedure</w:t>
      </w:r>
    </w:p>
    <w:p w:rsidR="00000000" w:rsidDel="00000000" w:rsidP="00000000" w:rsidRDefault="00000000" w:rsidRPr="00000000" w14:paraId="0000136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close its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After this point, the client is then required to establish a new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36B">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6C">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again by sending a CONNECT packet to the gateway.</w:t>
      </w:r>
    </w:p>
    <w:p w:rsidR="00000000" w:rsidDel="00000000" w:rsidP="00000000" w:rsidRDefault="00000000" w:rsidRPr="00000000" w14:paraId="0000136D">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6E">
      <w:pPr>
        <w:pStyle w:val="Heading2"/>
        <w:keepLines w:val="1"/>
        <w:spacing w:after="64" w:before="0" w:line="259" w:lineRule="auto"/>
        <w:ind w:left="0" w:right="4" w:firstLine="0"/>
        <w:rPr>
          <w:rFonts w:ascii="Arial" w:cs="Arial" w:eastAsia="Arial" w:hAnsi="Arial"/>
        </w:rPr>
      </w:pPr>
      <w:bookmarkStart w:colFirst="0" w:colLast="0" w:name="_heading=h.17nz8yj" w:id="237"/>
      <w:bookmarkEnd w:id="237"/>
      <w:r w:rsidDel="00000000" w:rsidR="00000000" w:rsidRPr="00000000">
        <w:rPr>
          <w:rFonts w:ascii="Arial" w:cs="Arial" w:eastAsia="Arial" w:hAnsi="Arial"/>
          <w:rtl w:val="0"/>
        </w:rPr>
        <w:t xml:space="preserve">4.18 Retransmission Procedure in the Client and Gateway</w:t>
      </w:r>
    </w:p>
    <w:p w:rsidR="00000000" w:rsidDel="00000000" w:rsidP="00000000" w:rsidRDefault="00000000" w:rsidRPr="00000000" w14:paraId="0000136F">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70">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Packets, including a PROTECTION encapsulation if there is one, after Tretry has passed or close the Virtual Connection.</w:t>
      </w:r>
    </w:p>
    <w:p w:rsidR="00000000" w:rsidDel="00000000" w:rsidP="00000000" w:rsidRDefault="00000000" w:rsidRPr="00000000" w14:paraId="00001371">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Packets,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close the Virtual Connection.</w:t>
      </w:r>
    </w:p>
    <w:p w:rsidR="00000000" w:rsidDel="00000000" w:rsidP="00000000" w:rsidRDefault="00000000" w:rsidRPr="00000000" w14:paraId="00001372">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close the Virtual Connection.</w:t>
      </w:r>
    </w:p>
    <w:p w:rsidR="00000000" w:rsidDel="00000000" w:rsidP="00000000" w:rsidRDefault="00000000" w:rsidRPr="00000000" w14:paraId="00001373">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can be retransmitted it MUST NOT be sent using a Broadcast address.</w:t>
      </w:r>
    </w:p>
    <w:p w:rsidR="00000000" w:rsidDel="00000000" w:rsidP="00000000" w:rsidRDefault="00000000" w:rsidRPr="00000000" w14:paraId="00001374">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76">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closed, the protocol will restart when a new CONNECT packet flows from the Client.</w:t>
      </w:r>
    </w:p>
    <w:p w:rsidR="00000000" w:rsidDel="00000000" w:rsidP="00000000" w:rsidRDefault="00000000" w:rsidRPr="00000000" w14:paraId="00001377">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Non normative comment.</w:t>
      </w:r>
    </w:p>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79">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also be used to determine whether the virtual connection is alive.</w:t>
      </w:r>
    </w:p>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37B">
      <w:pPr>
        <w:spacing w:after="345"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7C">
      <w:pPr>
        <w:pStyle w:val="Heading2"/>
        <w:keepLines w:val="1"/>
        <w:spacing w:after="94" w:before="0" w:line="259" w:lineRule="auto"/>
        <w:ind w:left="0" w:firstLine="0"/>
        <w:rPr>
          <w:rFonts w:ascii="Arial" w:cs="Arial" w:eastAsia="Arial" w:hAnsi="Arial"/>
        </w:rPr>
      </w:pPr>
      <w:bookmarkStart w:colFirst="0" w:colLast="0" w:name="_heading=h.3rnmrmc" w:id="238"/>
      <w:bookmarkEnd w:id="238"/>
      <w:r w:rsidDel="00000000" w:rsidR="00000000" w:rsidRPr="00000000">
        <w:rPr>
          <w:rFonts w:ascii="Arial" w:cs="Arial" w:eastAsia="Arial" w:hAnsi="Arial"/>
          <w:rtl w:val="0"/>
        </w:rPr>
        <w:t xml:space="preserve">4.19 Sleeping clients</w:t>
      </w:r>
    </w:p>
    <w:p w:rsidR="00000000" w:rsidDel="00000000" w:rsidP="00000000" w:rsidRDefault="00000000" w:rsidRPr="00000000" w14:paraId="0000137D">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37E">
      <w:pPr>
        <w:rPr>
          <w:rFonts w:ascii="Arial" w:cs="Arial" w:eastAsia="Arial" w:hAnsi="Arial"/>
        </w:rPr>
      </w:pPr>
      <w:r w:rsidDel="00000000" w:rsidR="00000000" w:rsidRPr="00000000">
        <w:rPr>
          <w:rtl w:val="0"/>
        </w:rPr>
      </w:r>
    </w:p>
    <w:p w:rsidR="00000000" w:rsidDel="00000000" w:rsidP="00000000" w:rsidRDefault="00000000" w:rsidRPr="00000000" w14:paraId="0000137F">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380">
      <w:pPr>
        <w:rPr>
          <w:rFonts w:ascii="Arial" w:cs="Arial" w:eastAsia="Arial" w:hAnsi="Arial"/>
        </w:rPr>
      </w:pPr>
      <w:r w:rsidDel="00000000" w:rsidR="00000000" w:rsidRPr="00000000">
        <w:rPr>
          <w:rtl w:val="0"/>
        </w:rPr>
      </w:r>
    </w:p>
    <w:p w:rsidR="00000000" w:rsidDel="00000000" w:rsidP="00000000" w:rsidRDefault="00000000" w:rsidRPr="00000000" w14:paraId="00001381">
      <w:pPr>
        <w:rPr>
          <w:rFonts w:ascii="Arial" w:cs="Arial" w:eastAsia="Arial" w:hAnsi="Arial"/>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p>
    <w:p w:rsidR="00000000" w:rsidDel="00000000" w:rsidP="00000000" w:rsidRDefault="00000000" w:rsidRPr="00000000" w14:paraId="00001382">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138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84">
      <w:pPr>
        <w:ind w:left="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38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86">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queue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387">
      <w:pPr>
        <w:rPr>
          <w:rFonts w:ascii="Arial" w:cs="Arial" w:eastAsia="Arial" w:hAnsi="Arial"/>
          <w:color w:val="000000"/>
        </w:rPr>
      </w:pPr>
      <w:r w:rsidDel="00000000" w:rsidR="00000000" w:rsidRPr="00000000">
        <w:rPr>
          <w:rtl w:val="0"/>
        </w:rPr>
      </w:r>
    </w:p>
    <w:p w:rsidR="00000000" w:rsidDel="00000000" w:rsidP="00000000" w:rsidRDefault="00000000" w:rsidRPr="00000000" w14:paraId="0000138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52"/>
        </w:sdtPr>
        <w:sdtContent>
          <w:commentRangeStart w:id="117"/>
        </w:sdtContent>
      </w:sdt>
      <w:r w:rsidDel="00000000" w:rsidR="00000000" w:rsidRPr="00000000">
        <w:rPr>
          <w:rFonts w:ascii="Arial" w:cs="Arial" w:eastAsia="Arial" w:hAnsi="Arial"/>
          <w:color w:val="000000"/>
          <w:rtl w:val="0"/>
        </w:rPr>
        <w:t xml:space="preserve">the gateway detects a timeout in the delivery,</w:t>
      </w:r>
      <w:commentRangeEnd w:id="117"/>
      <w:r w:rsidDel="00000000" w:rsidR="00000000" w:rsidRPr="00000000">
        <w:commentReference w:id="117"/>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389">
      <w:pPr>
        <w:rPr>
          <w:rFonts w:ascii="Arial" w:cs="Arial" w:eastAsia="Arial" w:hAnsi="Arial"/>
          <w:color w:val="000000"/>
        </w:rPr>
      </w:pPr>
      <w:r w:rsidDel="00000000" w:rsidR="00000000" w:rsidRPr="00000000">
        <w:rPr>
          <w:rtl w:val="0"/>
        </w:rPr>
      </w:r>
    </w:p>
    <w:p w:rsidR="00000000" w:rsidDel="00000000" w:rsidP="00000000" w:rsidRDefault="00000000" w:rsidRPr="00000000" w14:paraId="0000138A">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38B">
      <w:pPr>
        <w:rPr>
          <w:rFonts w:ascii="Arial" w:cs="Arial" w:eastAsia="Arial" w:hAnsi="Arial"/>
          <w:color w:val="000000"/>
        </w:rPr>
      </w:pPr>
      <w:r w:rsidDel="00000000" w:rsidR="00000000" w:rsidRPr="00000000">
        <w:rPr>
          <w:rtl w:val="0"/>
        </w:rPr>
      </w:r>
    </w:p>
    <w:p w:rsidR="00000000" w:rsidDel="00000000" w:rsidP="00000000" w:rsidRDefault="00000000" w:rsidRPr="00000000" w14:paraId="0000138C">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r w:rsidDel="00000000" w:rsidR="00000000" w:rsidRPr="00000000">
        <w:rPr>
          <w:rFonts w:ascii="Arial" w:cs="Arial" w:eastAsia="Arial" w:hAnsi="Arial"/>
          <w:rtl w:val="0"/>
        </w:rPr>
        <w:t xml:space="preserve">3.18</w:t>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when it receives 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PINGRESP.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restarted when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8D">
      <w:pPr>
        <w:rPr>
          <w:rFonts w:ascii="Arial" w:cs="Arial" w:eastAsia="Arial" w:hAnsi="Arial"/>
          <w:color w:val="000000"/>
        </w:rPr>
      </w:pPr>
      <w:r w:rsidDel="00000000" w:rsidR="00000000" w:rsidRPr="00000000">
        <w:rPr>
          <w:rtl w:val="0"/>
        </w:rPr>
      </w:r>
    </w:p>
    <w:p w:rsidR="00000000" w:rsidDel="00000000" w:rsidP="00000000" w:rsidRDefault="00000000" w:rsidRPr="00000000" w14:paraId="0000138E">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w:t>
      </w:r>
      <w:r w:rsidDel="00000000" w:rsidR="00000000" w:rsidRPr="00000000">
        <w:rPr>
          <w:rFonts w:ascii="Arial" w:cs="Arial" w:eastAsia="Arial" w:hAnsi="Arial"/>
          <w:color w:val="000000"/>
          <w:rtl w:val="0"/>
        </w:rPr>
        <w:t xml:space="preserve">. </w:t>
      </w:r>
      <w:sdt>
        <w:sdtPr>
          <w:tag w:val="goog_rdk_253"/>
        </w:sdtPr>
        <w:sdtContent>
          <w:commentRangeStart w:id="118"/>
        </w:sdtContent>
      </w:sdt>
      <w:sdt>
        <w:sdtPr>
          <w:tag w:val="goog_rdk_254"/>
        </w:sdtPr>
        <w:sdtContent>
          <w:commentRangeStart w:id="119"/>
        </w:sdtContent>
      </w:sdt>
      <w:sdt>
        <w:sdtPr>
          <w:tag w:val="goog_rdk_255"/>
        </w:sdtPr>
        <w:sdtContent>
          <w:commentRangeStart w:id="120"/>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18"/>
      <w:r w:rsidDel="00000000" w:rsidR="00000000" w:rsidRPr="00000000">
        <w:commentReference w:id="118"/>
      </w:r>
      <w:commentRangeEnd w:id="119"/>
      <w:r w:rsidDel="00000000" w:rsidR="00000000" w:rsidRPr="00000000">
        <w:commentReference w:id="119"/>
      </w:r>
      <w:commentRangeEnd w:id="120"/>
      <w:r w:rsidDel="00000000" w:rsidR="00000000" w:rsidRPr="00000000">
        <w:commentReference w:id="120"/>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8F">
      <w:pPr>
        <w:rPr>
          <w:rFonts w:ascii="Arial" w:cs="Arial" w:eastAsia="Arial" w:hAnsi="Arial"/>
          <w:color w:val="000000"/>
        </w:rPr>
      </w:pPr>
      <w:r w:rsidDel="00000000" w:rsidR="00000000" w:rsidRPr="00000000">
        <w:rPr>
          <w:rtl w:val="0"/>
        </w:rPr>
      </w:r>
    </w:p>
    <w:p w:rsidR="00000000" w:rsidDel="00000000" w:rsidP="00000000" w:rsidRDefault="00000000" w:rsidRPr="00000000" w14:paraId="00001390">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391">
      <w:pPr>
        <w:rPr>
          <w:rFonts w:ascii="Arial" w:cs="Arial" w:eastAsia="Arial" w:hAnsi="Arial"/>
          <w:color w:val="000000"/>
        </w:rPr>
      </w:pPr>
      <w:r w:rsidDel="00000000" w:rsidR="00000000" w:rsidRPr="00000000">
        <w:rPr>
          <w:rtl w:val="0"/>
        </w:rPr>
      </w:r>
    </w:p>
    <w:p w:rsidR="00000000" w:rsidDel="00000000" w:rsidP="00000000" w:rsidRDefault="00000000" w:rsidRPr="00000000" w14:paraId="0000139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 </w:t>
      </w:r>
      <w:sdt>
        <w:sdtPr>
          <w:tag w:val="goog_rdk_256"/>
        </w:sdtPr>
        <w:sdtContent>
          <w:commentRangeStart w:id="121"/>
        </w:sdtContent>
      </w:sdt>
      <w:r w:rsidDel="00000000" w:rsidR="00000000" w:rsidRPr="00000000">
        <w:rPr>
          <w:rFonts w:ascii="Arial" w:cs="Arial" w:eastAsia="Arial" w:hAnsi="Arial"/>
          <w:color w:val="000000"/>
          <w:highlight w:val="yellow"/>
          <w:rtl w:val="0"/>
        </w:rPr>
        <w:t xml:space="preserve">Therefore, the gateway must re-register any topic alias’s during the AWAKE state, which will last until the last PINGRESP is issued</w:t>
      </w:r>
      <w:commentRangeEnd w:id="121"/>
      <w:r w:rsidDel="00000000" w:rsidR="00000000" w:rsidRPr="00000000">
        <w:commentReference w:id="121"/>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93">
      <w:pPr>
        <w:rPr>
          <w:rFonts w:ascii="Arial" w:cs="Arial" w:eastAsia="Arial" w:hAnsi="Arial"/>
          <w:color w:val="000000"/>
        </w:rPr>
      </w:pPr>
      <w:r w:rsidDel="00000000" w:rsidR="00000000" w:rsidRPr="00000000">
        <w:rPr>
          <w:rtl w:val="0"/>
        </w:rPr>
      </w:r>
    </w:p>
    <w:p w:rsidR="00000000" w:rsidDel="00000000" w:rsidP="00000000" w:rsidRDefault="00000000" w:rsidRPr="00000000" w14:paraId="00001394">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395">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 </w:t>
      </w:r>
    </w:p>
    <w:p w:rsidR="00000000" w:rsidDel="00000000" w:rsidP="00000000" w:rsidRDefault="00000000" w:rsidRPr="00000000" w14:paraId="00001396">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1397">
      <w:pPr>
        <w:spacing w:after="0" w:before="0" w:lineRule="auto"/>
        <w:ind w:left="21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398">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12"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399">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57"/>
        </w:sdtPr>
        <w:sdtContent>
          <w:commentRangeStart w:id="122"/>
        </w:sdtContent>
      </w:sdt>
      <w:r w:rsidDel="00000000" w:rsidR="00000000" w:rsidRPr="00000000">
        <w:rPr>
          <w:rFonts w:ascii="Arial" w:cs="Arial" w:eastAsia="Arial" w:hAnsi="Arial"/>
          <w:rtl w:val="0"/>
        </w:rPr>
        <w:t xml:space="preserve">Awake ping packet flush</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39A">
      <w:pPr>
        <w:pStyle w:val="Heading2"/>
        <w:ind w:left="0" w:firstLine="0"/>
        <w:rPr>
          <w:rFonts w:ascii="Arial" w:cs="Arial" w:eastAsia="Arial" w:hAnsi="Arial"/>
        </w:rPr>
      </w:pPr>
      <w:bookmarkStart w:colFirst="0" w:colLast="0" w:name="_heading=h.26sx1u5" w:id="239"/>
      <w:bookmarkEnd w:id="239"/>
      <w:r w:rsidDel="00000000" w:rsidR="00000000" w:rsidRPr="00000000">
        <w:rPr>
          <w:rFonts w:ascii="Arial" w:cs="Arial" w:eastAsia="Arial" w:hAnsi="Arial"/>
          <w:rtl w:val="0"/>
        </w:rPr>
        <w:t xml:space="preserve">4.20 </w:t>
      </w:r>
      <w:sdt>
        <w:sdtPr>
          <w:tag w:val="goog_rdk_258"/>
        </w:sdtPr>
        <w:sdtContent>
          <w:commentRangeStart w:id="123"/>
        </w:sdtContent>
      </w:sdt>
      <w:r w:rsidDel="00000000" w:rsidR="00000000" w:rsidRPr="00000000">
        <w:rPr>
          <w:rFonts w:ascii="Arial" w:cs="Arial" w:eastAsia="Arial" w:hAnsi="Arial"/>
          <w:rtl w:val="0"/>
        </w:rPr>
        <w:t xml:space="preserve">Authentication</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139B">
      <w:pPr>
        <w:rPr>
          <w:rFonts w:ascii="Arial" w:cs="Arial" w:eastAsia="Arial" w:hAnsi="Arial"/>
        </w:rPr>
      </w:pPr>
      <w:r w:rsidDel="00000000" w:rsidR="00000000" w:rsidRPr="00000000">
        <w:rPr>
          <w:rFonts w:ascii="Arial" w:cs="Arial" w:eastAsia="Arial" w:hAnsi="Arial"/>
          <w:rtl w:val="0"/>
        </w:rPr>
        <w:t xml:space="preserve">Authentication involves the exchange of AUTH packets between the Client and the Server after the CONNECT and before the CONNACK packets.</w:t>
      </w:r>
    </w:p>
    <w:p w:rsidR="00000000" w:rsidDel="00000000" w:rsidP="00000000" w:rsidRDefault="00000000" w:rsidRPr="00000000" w14:paraId="0000139C">
      <w:pPr>
        <w:rPr>
          <w:rFonts w:ascii="Arial" w:cs="Arial" w:eastAsia="Arial" w:hAnsi="Arial"/>
        </w:rPr>
      </w:pPr>
      <w:r w:rsidDel="00000000" w:rsidR="00000000" w:rsidRPr="00000000">
        <w:rPr>
          <w:rFonts w:ascii="Arial" w:cs="Arial" w:eastAsia="Arial" w:hAnsi="Arial"/>
          <w:rtl w:val="0"/>
        </w:rPr>
        <w:t xml:space="preserve">To begin an authentication exchange, the Client sets the AUTH flag in the CONNECT packet. It then sends an AUTH packet with an Authentication Method. This specifies the authentication method to use. If the Server does not support the Authentication Method supplied by the Client, it MAY send a CONNACK with a Reason Code of 0x8C (Bad authentication method) or 0x87 (Not Authorized) and MUST close the Connection.</w:t>
      </w:r>
    </w:p>
    <w:p w:rsidR="00000000" w:rsidDel="00000000" w:rsidP="00000000" w:rsidRDefault="00000000" w:rsidRPr="00000000" w14:paraId="0000139D">
      <w:pPr>
        <w:rPr>
          <w:rFonts w:ascii="Arial" w:cs="Arial" w:eastAsia="Arial" w:hAnsi="Arial"/>
        </w:rPr>
      </w:pPr>
      <w:r w:rsidDel="00000000" w:rsidR="00000000" w:rsidRPr="00000000">
        <w:rPr>
          <w:rFonts w:ascii="Arial" w:cs="Arial" w:eastAsia="Arial" w:hAnsi="Arial"/>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9E">
      <w:pPr>
        <w:rPr>
          <w:rFonts w:ascii="Arial" w:cs="Arial" w:eastAsia="Arial" w:hAnsi="Arial"/>
        </w:rPr>
      </w:pPr>
      <w:r w:rsidDel="00000000" w:rsidR="00000000" w:rsidRPr="00000000">
        <w:rPr>
          <w:rtl w:val="0"/>
        </w:rPr>
      </w:r>
    </w:p>
    <w:p w:rsidR="00000000" w:rsidDel="00000000" w:rsidP="00000000" w:rsidRDefault="00000000" w:rsidRPr="00000000" w14:paraId="0000139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3A0">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Authentication Method is commonly a SASL mechanism, using such a registered name aids interchange. However, the Authentication Method is not constrained to using registered SASL mechanisms.</w:t>
      </w:r>
    </w:p>
    <w:p w:rsidR="00000000" w:rsidDel="00000000" w:rsidP="00000000" w:rsidRDefault="00000000" w:rsidRPr="00000000" w14:paraId="000013A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Authentication Method selected by the Client specifies that the Client sends data first, the Client SHOULD include an Authentication Data property in the AUTH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A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Gateway requires additional information to complete the authentication, it can send an AUTH packet to the Client. This packet MUST contain a Reason Code of 0x18 (Continue authentication). If the authentication method requires the Gateway to send authentication data to the Client, it is sent in the Authentication Data.</w:t>
      </w:r>
    </w:p>
    <w:p w:rsidR="00000000" w:rsidDel="00000000" w:rsidP="00000000" w:rsidRDefault="00000000" w:rsidRPr="00000000" w14:paraId="000013A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responds to an AUTH packet from the Gateway by sending a further AUTH packet. This packet MUST contain a Reason Code of 0x18 (Continue authentication). If the authentication method requires the Client to send authentication data for the Gateway, it is sent in the Authentication Data.</w:t>
      </w:r>
    </w:p>
    <w:p w:rsidR="00000000" w:rsidDel="00000000" w:rsidP="00000000" w:rsidRDefault="00000000" w:rsidRPr="00000000" w14:paraId="000013A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and Server exchange AUTH packets as needed until the Gateway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A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can close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shd w:fill="fff2cc" w:val="clear"/>
          <w:rtl w:val="0"/>
        </w:rPr>
        <w:t xml:space="preserve">onnection at any point in this process by sending a DISCONNECT packet. The Server can reject the authentication at any point in this process by sending a CONNACK with a Reason Code of 0x80 or above as described in section 4.13.</w:t>
      </w:r>
    </w:p>
    <w:p w:rsidR="00000000" w:rsidDel="00000000" w:rsidP="00000000" w:rsidRDefault="00000000" w:rsidRPr="00000000" w14:paraId="000013A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implementation of authentication is OPTIONAL for both Clients and Gateways. If the Client does not include an Authentication Method in the CONNECT, the Gateway MUST NOT send an AUTH packet. If the Client does not set the Authentication Flag in the CONNECT, the Client MUST NOT send an AUTH packet to the Server.</w:t>
      </w:r>
    </w:p>
    <w:p w:rsidR="00000000" w:rsidDel="00000000" w:rsidP="00000000" w:rsidRDefault="00000000" w:rsidRPr="00000000" w14:paraId="000013A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Client does not set the Authentication Flag in the CONNECT packet, the Server SHOULD authenticate using some or all of the information in the CONNECT packet in conjunction with the underlying transport layer.</w:t>
      </w:r>
    </w:p>
    <w:p w:rsidR="00000000" w:rsidDel="00000000" w:rsidP="00000000" w:rsidRDefault="00000000" w:rsidRPr="00000000" w14:paraId="000013A8">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example showing a user name and password authentication</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13A9">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CONNECT Authentication Flag=1 Authentication Data=client-first-data</w:t>
      </w:r>
    </w:p>
    <w:p w:rsidR="00000000" w:rsidDel="00000000" w:rsidP="00000000" w:rsidRDefault="00000000" w:rsidRPr="00000000" w14:paraId="000013A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AUTH rc=0x01 Authentication Method="PLAIN" Authentication Data=client-first-data</w:t>
      </w:r>
    </w:p>
    <w:p w:rsidR="00000000" w:rsidDel="00000000" w:rsidP="00000000" w:rsidRDefault="00000000" w:rsidRPr="00000000" w14:paraId="000013A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Gateway to Gateway CONNACK rc=0</w:t>
      </w:r>
    </w:p>
    <w:p w:rsidR="00000000" w:rsidDel="00000000" w:rsidP="00000000" w:rsidRDefault="00000000" w:rsidRPr="00000000" w14:paraId="000013AC">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13AD">
      <w:pPr>
        <w:rPr>
          <w:rFonts w:ascii="Arial" w:cs="Arial" w:eastAsia="Arial" w:hAnsi="Arial"/>
        </w:rPr>
      </w:pPr>
      <w:r w:rsidDel="00000000" w:rsidR="00000000" w:rsidRPr="00000000">
        <w:rPr>
          <w:rFonts w:ascii="Arial" w:cs="Arial" w:eastAsia="Arial" w:hAnsi="Arial"/>
          <w:rtl w:val="0"/>
        </w:rPr>
        <w:t xml:space="preserve">Where client-first-data is the content of the SASL PLAIN message as described in RFC 4616:</w:t>
      </w:r>
    </w:p>
    <w:p w:rsidR="00000000" w:rsidDel="00000000" w:rsidP="00000000" w:rsidRDefault="00000000" w:rsidRPr="00000000" w14:paraId="000013AE">
      <w:pPr>
        <w:rPr>
          <w:rFonts w:ascii="Arial" w:cs="Arial" w:eastAsia="Arial" w:hAnsi="Arial"/>
        </w:rPr>
      </w:pPr>
      <w:r w:rsidDel="00000000" w:rsidR="00000000" w:rsidRPr="00000000">
        <w:rPr>
          <w:rFonts w:ascii="Arial" w:cs="Arial" w:eastAsia="Arial" w:hAnsi="Arial"/>
          <w:i w:val="1"/>
          <w:rtl w:val="0"/>
        </w:rPr>
        <w:t xml:space="preserve">The mechanism consists of a single message, a string of [UTF-8]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encoded [Unicode] characters, from the client to the server. The[UTF-8]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client presents the authorization identity (identity to act 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followed by a NUL (U+0000) character, followed by the authentication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identity (identity whose password will be used), followed by a NUL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(U+0000) character, followed by the clear-text password. As with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other SASL mechanisms, the client does not provide an authorization identity when it wishes the server to derive an identity from the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credentials and use that as the authorization identity.</w:t>
      </w:r>
      <w:r w:rsidDel="00000000" w:rsidR="00000000" w:rsidRPr="00000000">
        <w:rPr>
          <w:rtl w:val="0"/>
        </w:rPr>
      </w:r>
    </w:p>
    <w:p w:rsidR="00000000" w:rsidDel="00000000" w:rsidP="00000000" w:rsidRDefault="00000000" w:rsidRPr="00000000" w14:paraId="000013AF">
      <w:pPr>
        <w:pStyle w:val="Heading2"/>
        <w:ind w:left="0" w:firstLine="0"/>
        <w:rPr>
          <w:rFonts w:ascii="Arial" w:cs="Arial" w:eastAsia="Arial" w:hAnsi="Arial"/>
        </w:rPr>
      </w:pPr>
      <w:bookmarkStart w:colFirst="0" w:colLast="0" w:name="_heading=h.ly7c1y" w:id="240"/>
      <w:bookmarkEnd w:id="240"/>
      <w:r w:rsidDel="00000000" w:rsidR="00000000" w:rsidRPr="00000000">
        <w:rPr>
          <w:rFonts w:ascii="Arial" w:cs="Arial" w:eastAsia="Arial" w:hAnsi="Arial"/>
          <w:rtl w:val="0"/>
        </w:rPr>
        <w:t xml:space="preserve">4.21 Retained Packets</w:t>
      </w:r>
    </w:p>
    <w:p w:rsidR="00000000" w:rsidDel="00000000" w:rsidP="00000000" w:rsidRDefault="00000000" w:rsidRPr="00000000" w14:paraId="000013B0">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3B1">
      <w:pPr>
        <w:rPr>
          <w:rFonts w:ascii="Arial" w:cs="Arial" w:eastAsia="Arial" w:hAnsi="Arial"/>
        </w:rPr>
      </w:pPr>
      <w:r w:rsidDel="00000000" w:rsidR="00000000" w:rsidRPr="00000000">
        <w:rPr>
          <w:rtl w:val="0"/>
        </w:rPr>
      </w:r>
    </w:p>
    <w:p w:rsidR="00000000" w:rsidDel="00000000" w:rsidP="00000000" w:rsidRDefault="00000000" w:rsidRPr="00000000" w14:paraId="000013B2">
      <w:pPr>
        <w:pStyle w:val="Heading2"/>
        <w:ind w:left="0" w:firstLine="0"/>
        <w:rPr>
          <w:rFonts w:ascii="Arial" w:cs="Arial" w:eastAsia="Arial" w:hAnsi="Arial"/>
        </w:rPr>
      </w:pPr>
      <w:bookmarkStart w:colFirst="0" w:colLast="0" w:name="_heading=h.mo7ahow0t2fa" w:id="241"/>
      <w:bookmarkEnd w:id="241"/>
      <w:r w:rsidDel="00000000" w:rsidR="00000000" w:rsidRPr="00000000">
        <w:rPr>
          <w:rFonts w:ascii="Arial" w:cs="Arial" w:eastAsia="Arial" w:hAnsi="Arial"/>
          <w:rtl w:val="0"/>
        </w:rPr>
        <w:t xml:space="preserve">4.22 Optional Features</w:t>
      </w:r>
    </w:p>
    <w:p w:rsidR="00000000" w:rsidDel="00000000" w:rsidP="00000000" w:rsidRDefault="00000000" w:rsidRPr="00000000" w14:paraId="000013B3">
      <w:pPr>
        <w:rPr>
          <w:rFonts w:ascii="Arial" w:cs="Arial" w:eastAsia="Arial" w:hAnsi="Arial"/>
        </w:rPr>
      </w:pPr>
      <w:r w:rsidDel="00000000" w:rsidR="00000000" w:rsidRPr="00000000">
        <w:rPr>
          <w:rFonts w:ascii="Arial" w:cs="Arial" w:eastAsia="Arial" w:hAnsi="Arial"/>
          <w:rtl w:val="0"/>
        </w:rPr>
        <w:t xml:space="preserve">The ADVERTISE, SEARCHGW, GWINFO and</w:t>
      </w:r>
      <w:r w:rsidDel="00000000" w:rsidR="00000000" w:rsidRPr="00000000">
        <w:rPr>
          <w:rFonts w:ascii="Arial" w:cs="Arial" w:eastAsia="Arial" w:hAnsi="Arial"/>
          <w:rtl w:val="0"/>
        </w:rPr>
        <w:t xml:space="preserve"> PUBLISH </w:t>
      </w:r>
      <w:r w:rsidDel="00000000" w:rsidR="00000000" w:rsidRPr="00000000">
        <w:rPr>
          <w:rFonts w:ascii="Arial" w:cs="Arial" w:eastAsia="Arial" w:hAnsi="Arial"/>
          <w:rtl w:val="0"/>
        </w:rPr>
        <w:t xml:space="preserve">WITHOUT SESSION packet type support is optional. For instance, it is not required if the MQTT-SN Gateway is an Internet node reachable via a public IP address.</w:t>
      </w:r>
    </w:p>
    <w:p w:rsidR="00000000" w:rsidDel="00000000" w:rsidP="00000000" w:rsidRDefault="00000000" w:rsidRPr="00000000" w14:paraId="000013B4">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3B5">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3B6">
      <w:pPr>
        <w:pStyle w:val="Heading1"/>
        <w:ind w:left="0" w:firstLine="0"/>
        <w:rPr>
          <w:rFonts w:ascii="Arial" w:cs="Arial" w:eastAsia="Arial" w:hAnsi="Arial"/>
        </w:rPr>
      </w:pPr>
      <w:bookmarkStart w:colFirst="0" w:colLast="0" w:name="_heading=h.2k82xt6" w:id="242"/>
      <w:bookmarkEnd w:id="242"/>
      <w:r w:rsidDel="00000000" w:rsidR="00000000" w:rsidRPr="00000000">
        <w:rPr>
          <w:rFonts w:ascii="Arial" w:cs="Arial" w:eastAsia="Arial" w:hAnsi="Arial"/>
          <w:rtl w:val="0"/>
        </w:rPr>
        <w:t xml:space="preserve">5 Conformance</w:t>
      </w:r>
    </w:p>
    <w:p w:rsidR="00000000" w:rsidDel="00000000" w:rsidP="00000000" w:rsidRDefault="00000000" w:rsidRPr="00000000" w14:paraId="000013B7">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6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3B8">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6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B9">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6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3BB">
      <w:pPr>
        <w:pStyle w:val="Heading1"/>
        <w:keepNext w:val="1"/>
        <w:pageBreakBefore w:val="1"/>
        <w:pBdr>
          <w:top w:color="808080" w:space="6" w:sz="4" w:val="single"/>
        </w:pBdr>
        <w:spacing w:after="120" w:before="480" w:lineRule="auto"/>
        <w:rPr>
          <w:vertAlign w:val="baseline"/>
        </w:rPr>
      </w:pPr>
      <w:bookmarkStart w:colFirst="0" w:colLast="0" w:name="_heading=h.zdd80z" w:id="243"/>
      <w:bookmarkEnd w:id="243"/>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3BC">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3BD">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3BE">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3BF">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3C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3C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3C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3C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7">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3C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3C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3C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C">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3C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3C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C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3D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3D1">
      <w:pPr>
        <w:spacing w:after="40" w:before="40" w:lineRule="auto"/>
        <w:rPr>
          <w:rFonts w:ascii="Arial" w:cs="Arial" w:eastAsia="Arial" w:hAnsi="Arial"/>
          <w:highlight w:val="yellow"/>
        </w:rPr>
      </w:pPr>
      <w:hyperlink r:id="rId6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D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6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D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3D4">
      <w:pPr>
        <w:spacing w:after="40" w:before="40" w:lineRule="auto"/>
        <w:rPr>
          <w:rFonts w:ascii="Arial" w:cs="Arial" w:eastAsia="Arial" w:hAnsi="Arial"/>
          <w:highlight w:val="yellow"/>
        </w:rPr>
      </w:pPr>
      <w:hyperlink r:id="rId7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D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3D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D7">
      <w:pPr>
        <w:pStyle w:val="Heading2"/>
        <w:spacing w:after="120" w:before="240" w:lineRule="auto"/>
        <w:ind w:left="720" w:hanging="360"/>
        <w:rPr/>
      </w:pPr>
      <w:bookmarkStart w:colFirst="0" w:colLast="0" w:name="_heading=h.2pjpzxrro3v8" w:id="244"/>
      <w:bookmarkEnd w:id="244"/>
      <w:r w:rsidDel="00000000" w:rsidR="00000000" w:rsidRPr="00000000">
        <w:rPr>
          <w:rtl w:val="0"/>
        </w:rPr>
        <w:t xml:space="preserve">A.1 Normative References</w:t>
      </w:r>
    </w:p>
    <w:p w:rsidR="00000000" w:rsidDel="00000000" w:rsidP="00000000" w:rsidRDefault="00000000" w:rsidRPr="00000000" w14:paraId="000013D8">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3D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D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3DB">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7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D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3DD">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7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D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D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E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E1">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3E2">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3E3">
      <w:pPr>
        <w:rPr>
          <w:rFonts w:ascii="Arial" w:cs="Arial" w:eastAsia="Arial" w:hAnsi="Arial"/>
          <w:color w:val="0000ee"/>
        </w:rPr>
      </w:pPr>
      <w:hyperlink r:id="rId7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3E4">
      <w:pPr>
        <w:rPr>
          <w:rFonts w:ascii="Arial" w:cs="Arial" w:eastAsia="Arial" w:hAnsi="Arial"/>
        </w:rPr>
      </w:pPr>
      <w:r w:rsidDel="00000000" w:rsidR="00000000" w:rsidRPr="00000000">
        <w:rPr>
          <w:rtl w:val="0"/>
        </w:rPr>
      </w:r>
    </w:p>
    <w:bookmarkStart w:colFirst="0" w:colLast="0" w:name="bookmark=kix.32y02sm2iqny" w:id="245"/>
    <w:bookmarkEnd w:id="245"/>
    <w:p w:rsidR="00000000" w:rsidDel="00000000" w:rsidP="00000000" w:rsidRDefault="00000000" w:rsidRPr="00000000" w14:paraId="000013E5">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3E6">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3E7">
      <w:pPr>
        <w:rPr>
          <w:rFonts w:ascii="Arial" w:cs="Arial" w:eastAsia="Arial" w:hAnsi="Arial"/>
        </w:rPr>
      </w:pPr>
      <w:hyperlink r:id="rId7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3E8">
      <w:pPr>
        <w:rPr>
          <w:rFonts w:ascii="Arial" w:cs="Arial" w:eastAsia="Arial" w:hAnsi="Arial"/>
        </w:rPr>
      </w:pPr>
      <w:r w:rsidDel="00000000" w:rsidR="00000000" w:rsidRPr="00000000">
        <w:rPr>
          <w:rtl w:val="0"/>
        </w:rPr>
      </w:r>
    </w:p>
    <w:bookmarkStart w:colFirst="0" w:colLast="0" w:name="bookmark=kix.51xi25h5vzte" w:id="246"/>
    <w:bookmarkEnd w:id="246"/>
    <w:p w:rsidR="00000000" w:rsidDel="00000000" w:rsidP="00000000" w:rsidRDefault="00000000" w:rsidRPr="00000000" w14:paraId="000013E9">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3EA">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3EB">
      <w:pPr>
        <w:rPr>
          <w:rFonts w:ascii="Arial" w:cs="Arial" w:eastAsia="Arial" w:hAnsi="Arial"/>
        </w:rPr>
      </w:pPr>
      <w:hyperlink r:id="rId7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3EC">
      <w:pPr>
        <w:rPr>
          <w:rFonts w:ascii="Arial" w:cs="Arial" w:eastAsia="Arial" w:hAnsi="Arial"/>
        </w:rPr>
      </w:pPr>
      <w:r w:rsidDel="00000000" w:rsidR="00000000" w:rsidRPr="00000000">
        <w:rPr>
          <w:rtl w:val="0"/>
        </w:rPr>
      </w:r>
    </w:p>
    <w:bookmarkStart w:colFirst="0" w:colLast="0" w:name="bookmark=kix.sm86r7ecajs3" w:id="247"/>
    <w:bookmarkEnd w:id="247"/>
    <w:p w:rsidR="00000000" w:rsidDel="00000000" w:rsidP="00000000" w:rsidRDefault="00000000" w:rsidRPr="00000000" w14:paraId="000013ED">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3EE">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3EF">
      <w:pPr>
        <w:rPr>
          <w:rFonts w:ascii="Arial" w:cs="Arial" w:eastAsia="Arial" w:hAnsi="Arial"/>
          <w:color w:val="0000ee"/>
        </w:rPr>
      </w:pPr>
      <w:hyperlink r:id="rId76">
        <w:r w:rsidDel="00000000" w:rsidR="00000000" w:rsidRPr="00000000">
          <w:rPr>
            <w:rFonts w:ascii="Arial" w:cs="Arial" w:eastAsia="Arial" w:hAnsi="Arial"/>
            <w:color w:val="0000ee"/>
            <w:rtl w:val="0"/>
          </w:rPr>
          <w:t xml:space="preserve">http://www.unicode.org/versions/latest/</w:t>
        </w:r>
      </w:hyperlink>
      <w:r w:rsidDel="00000000" w:rsidR="00000000" w:rsidRPr="00000000">
        <w:rPr>
          <w:rtl w:val="0"/>
        </w:rPr>
      </w:r>
    </w:p>
    <w:p w:rsidR="00000000" w:rsidDel="00000000" w:rsidP="00000000" w:rsidRDefault="00000000" w:rsidRPr="00000000" w14:paraId="000013F0">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F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F2">
      <w:pPr>
        <w:pStyle w:val="Heading2"/>
        <w:spacing w:after="120" w:before="240" w:lineRule="auto"/>
        <w:ind w:left="720" w:hanging="360"/>
        <w:rPr/>
      </w:pPr>
      <w:bookmarkStart w:colFirst="0" w:colLast="0" w:name="_heading=h.wmz8ensz9jqs" w:id="248"/>
      <w:bookmarkEnd w:id="248"/>
      <w:r w:rsidDel="00000000" w:rsidR="00000000" w:rsidRPr="00000000">
        <w:rPr>
          <w:rtl w:val="0"/>
        </w:rPr>
        <w:t xml:space="preserve">A.2 Informative References</w:t>
      </w:r>
    </w:p>
    <w:p w:rsidR="00000000" w:rsidDel="00000000" w:rsidP="00000000" w:rsidRDefault="00000000" w:rsidRPr="00000000" w14:paraId="000013F3">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3F4">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F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3F6">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7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F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F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F9">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3FA">
      <w:pPr>
        <w:pStyle w:val="Heading1"/>
        <w:rPr/>
      </w:pPr>
      <w:bookmarkStart w:colFirst="0" w:colLast="0" w:name="_heading=h.twhu880t27o" w:id="249"/>
      <w:bookmarkEnd w:id="249"/>
      <w:sdt>
        <w:sdtPr>
          <w:tag w:val="goog_rdk_259"/>
        </w:sdtPr>
        <w:sdtContent>
          <w:commentRangeStart w:id="124"/>
        </w:sdtContent>
      </w:sdt>
      <w:r w:rsidDel="00000000" w:rsidR="00000000" w:rsidRPr="00000000">
        <w:rPr>
          <w:rtl w:val="0"/>
        </w:rPr>
        <w:t xml:space="preserve">Appendix B. Backwards Compatibility</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pStyle w:val="Heading3"/>
        <w:keepLines w:val="1"/>
        <w:spacing w:after="77" w:before="0" w:line="259" w:lineRule="auto"/>
        <w:ind w:left="0"/>
        <w:rPr/>
      </w:pPr>
      <w:bookmarkStart w:colFirst="0" w:colLast="0" w:name="_heading=h.1qoc8b1" w:id="250"/>
      <w:bookmarkEnd w:id="250"/>
      <w:r w:rsidDel="00000000" w:rsidR="00000000" w:rsidRPr="00000000">
        <w:rPr>
          <w:rtl w:val="0"/>
        </w:rPr>
        <w:t xml:space="preserve">B.1</w:t>
      </w:r>
      <w:r w:rsidDel="00000000" w:rsidR="00000000" w:rsidRPr="00000000">
        <w:rPr>
          <w:rtl w:val="0"/>
        </w:rPr>
        <w:t xml:space="preserve"> </w:t>
      </w:r>
      <w:r w:rsidDel="00000000" w:rsidR="00000000" w:rsidRPr="00000000">
        <w:rPr>
          <w:rtl w:val="0"/>
        </w:rPr>
        <w:t xml:space="preserve">PUBLISH QoS -1 </w:t>
      </w:r>
      <w:r w:rsidDel="00000000" w:rsidR="00000000" w:rsidRPr="00000000">
        <w:rPr>
          <w:rtl w:val="0"/>
        </w:rPr>
        <w:t xml:space="preserve">(Packet from MQTT-SN 1.2)</w:t>
      </w:r>
      <w:r w:rsidDel="00000000" w:rsidR="00000000" w:rsidRPr="00000000">
        <w:rPr>
          <w:rtl w:val="0"/>
        </w:rPr>
      </w:r>
    </w:p>
    <w:p w:rsidR="00000000" w:rsidDel="00000000" w:rsidP="00000000" w:rsidRDefault="00000000" w:rsidRPr="00000000" w14:paraId="000013FD">
      <w:pPr>
        <w:rPr>
          <w:rFonts w:ascii="Arial" w:cs="Arial" w:eastAsia="Arial" w:hAnsi="Arial"/>
        </w:rPr>
      </w:pPr>
      <w:r w:rsidDel="00000000" w:rsidR="00000000" w:rsidRPr="00000000">
        <w:rPr>
          <w:rtl w:val="0"/>
        </w:rPr>
      </w:r>
    </w:p>
    <w:tbl>
      <w:tblPr>
        <w:tblStyle w:val="Table4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3F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3F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40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40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40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40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40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40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40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40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40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41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41B">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428">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429">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436">
            <w:pPr>
              <w:spacing w:after="0" w:before="0" w:lineRule="auto"/>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437">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43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43A">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43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43D">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44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44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442">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443">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44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44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4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4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44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4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45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45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45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45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456">
            <w:pPr>
              <w:keepNext w:val="1"/>
              <w:jc w:val="center"/>
              <w:rPr>
                <w:rFonts w:ascii="Arial" w:cs="Arial" w:eastAsia="Arial" w:hAnsi="Arial"/>
              </w:rPr>
            </w:pPr>
            <w:r w:rsidDel="00000000" w:rsidR="00000000" w:rsidRPr="00000000">
              <w:rPr>
                <w:rFonts w:ascii="Arial" w:cs="Arial" w:eastAsia="Arial" w:hAnsi="Arial"/>
                <w:rtl w:val="0"/>
              </w:rPr>
              <w:t xml:space="preserve">Topic Id MSB</w:t>
            </w:r>
            <w:r w:rsidDel="00000000" w:rsidR="00000000" w:rsidRPr="00000000">
              <w:rPr>
                <w:rtl w:val="0"/>
              </w:rPr>
            </w:r>
          </w:p>
        </w:tc>
      </w:tr>
      <w:tr>
        <w:trPr>
          <w:cantSplit w:val="0"/>
          <w:tblHeader w:val="0"/>
        </w:trPr>
        <w:tc>
          <w:tcPr/>
          <w:p w:rsidR="00000000" w:rsidDel="00000000" w:rsidP="00000000" w:rsidRDefault="00000000" w:rsidRPr="00000000" w14:paraId="0000146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464">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47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47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47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480">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48D">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48E">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49B">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49C">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49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9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PUBLISH MINUS -1 packet is generally sent using the broadcast address as destination.</w:t>
      </w:r>
      <w:r w:rsidDel="00000000" w:rsidR="00000000" w:rsidRPr="00000000">
        <w:rPr>
          <w:rtl w:val="0"/>
        </w:rPr>
      </w:r>
    </w:p>
    <w:p w:rsidR="00000000" w:rsidDel="00000000" w:rsidP="00000000" w:rsidRDefault="00000000" w:rsidRPr="00000000" w14:paraId="0000149F">
      <w:pPr>
        <w:pStyle w:val="Heading4"/>
        <w:ind w:left="0" w:right="4"/>
        <w:rPr>
          <w:rFonts w:ascii="Arial" w:cs="Arial" w:eastAsia="Arial" w:hAnsi="Arial"/>
        </w:rPr>
      </w:pPr>
      <w:bookmarkStart w:colFirst="0" w:colLast="0" w:name="_heading=h.4anzqyu" w:id="251"/>
      <w:bookmarkEnd w:id="251"/>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4A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4A1">
      <w:pPr>
        <w:pStyle w:val="Heading4"/>
        <w:ind w:left="0" w:right="4"/>
        <w:rPr>
          <w:rFonts w:ascii="Arial" w:cs="Arial" w:eastAsia="Arial" w:hAnsi="Arial"/>
        </w:rPr>
      </w:pPr>
      <w:bookmarkStart w:colFirst="0" w:colLast="0" w:name="_heading=h.14ykbeg" w:id="252"/>
      <w:bookmarkEnd w:id="252"/>
      <w:r w:rsidDel="00000000" w:rsidR="00000000" w:rsidRPr="00000000">
        <w:rPr>
          <w:rFonts w:ascii="Arial" w:cs="Arial" w:eastAsia="Arial" w:hAnsi="Arial"/>
          <w:rtl w:val="0"/>
        </w:rPr>
        <w:t xml:space="preserve">B.1.2 PUBLISH Flags</w:t>
      </w:r>
    </w:p>
    <w:p w:rsidR="00000000" w:rsidDel="00000000" w:rsidP="00000000" w:rsidRDefault="00000000" w:rsidRPr="00000000" w14:paraId="000014A2">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4A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4A4">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r w:rsidDel="00000000" w:rsidR="00000000" w:rsidRPr="00000000">
        <w:rPr>
          <w:rtl w:val="0"/>
        </w:rPr>
      </w:r>
    </w:p>
    <w:p w:rsidR="00000000" w:rsidDel="00000000" w:rsidP="00000000" w:rsidRDefault="00000000" w:rsidRPr="00000000" w14:paraId="000014A5">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14A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4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4A8">
      <w:pPr>
        <w:pStyle w:val="Heading4"/>
        <w:ind w:left="0" w:right="4"/>
        <w:rPr>
          <w:rFonts w:ascii="Arial" w:cs="Arial" w:eastAsia="Arial" w:hAnsi="Arial"/>
        </w:rPr>
      </w:pPr>
      <w:bookmarkStart w:colFirst="0" w:colLast="0" w:name="_heading=h.3oy7u29" w:id="253"/>
      <w:bookmarkEnd w:id="253"/>
      <w:r w:rsidDel="00000000" w:rsidR="00000000" w:rsidRPr="00000000">
        <w:rPr>
          <w:rFonts w:ascii="Arial" w:cs="Arial" w:eastAsia="Arial" w:hAnsi="Arial"/>
          <w:rtl w:val="0"/>
        </w:rPr>
        <w:t xml:space="preserve">B.1.3 Topic Id</w:t>
      </w:r>
    </w:p>
    <w:p w:rsidR="00000000" w:rsidDel="00000000" w:rsidP="00000000" w:rsidRDefault="00000000" w:rsidRPr="00000000" w14:paraId="000014A9">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4AA">
      <w:pPr>
        <w:pStyle w:val="Heading4"/>
        <w:ind w:left="0" w:right="4"/>
        <w:rPr>
          <w:rFonts w:ascii="Arial" w:cs="Arial" w:eastAsia="Arial" w:hAnsi="Arial"/>
        </w:rPr>
      </w:pPr>
      <w:bookmarkStart w:colFirst="0" w:colLast="0" w:name="_heading=h.243i4a2" w:id="254"/>
      <w:bookmarkEnd w:id="254"/>
      <w:r w:rsidDel="00000000" w:rsidR="00000000" w:rsidRPr="00000000">
        <w:rPr>
          <w:rFonts w:ascii="Arial" w:cs="Arial" w:eastAsia="Arial" w:hAnsi="Arial"/>
          <w:rtl w:val="0"/>
        </w:rPr>
        <w:t xml:space="preserve">B.1.4 Data</w:t>
      </w:r>
    </w:p>
    <w:p w:rsidR="00000000" w:rsidDel="00000000" w:rsidP="00000000" w:rsidRDefault="00000000" w:rsidRPr="00000000" w14:paraId="000014AB">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14AC">
      <w:pPr>
        <w:pStyle w:val="Heading1"/>
        <w:spacing w:after="360" w:before="360" w:lineRule="auto"/>
        <w:ind w:left="720" w:hanging="360"/>
        <w:rPr/>
      </w:pPr>
      <w:bookmarkStart w:colFirst="0" w:colLast="0" w:name="_heading=h.55r6c0xsdoov" w:id="255"/>
      <w:bookmarkEnd w:id="255"/>
      <w:r w:rsidDel="00000000" w:rsidR="00000000" w:rsidRPr="00000000">
        <w:rPr>
          <w:rtl w:val="0"/>
        </w:rPr>
        <w:t xml:space="preserve">Appendix C. Security and Privacy Considerations</w:t>
      </w:r>
    </w:p>
    <w:p w:rsidR="00000000" w:rsidDel="00000000" w:rsidP="00000000" w:rsidRDefault="00000000" w:rsidRPr="00000000" w14:paraId="000014AD">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4AE">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4AF">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4B0">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4B1">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4B2">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4B3">
      <w:pPr>
        <w:rPr>
          <w:rFonts w:ascii="Arial" w:cs="Arial" w:eastAsia="Arial" w:hAnsi="Arial"/>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4B5">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4B6">
      <w:pPr>
        <w:keepNext w:val="1"/>
        <w:spacing w:after="120" w:before="240" w:lineRule="auto"/>
        <w:ind w:left="864"/>
        <w:rPr>
          <w:rFonts w:ascii="Arial" w:cs="Arial" w:eastAsia="Arial" w:hAnsi="Arial"/>
          <w:b w:val="1"/>
          <w:color w:val="446caa"/>
        </w:rPr>
      </w:pPr>
      <w:bookmarkStart w:colFirst="0" w:colLast="0" w:name="_heading=h.452snld" w:id="256"/>
      <w:bookmarkEnd w:id="256"/>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4B7">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4B8">
      <w:pPr>
        <w:rPr>
          <w:rFonts w:ascii="Arial" w:cs="Arial" w:eastAsia="Arial" w:hAnsi="Arial"/>
        </w:rPr>
      </w:pPr>
      <w:r w:rsidDel="00000000" w:rsidR="00000000" w:rsidRPr="00000000">
        <w:rPr>
          <w:rtl w:val="0"/>
        </w:rPr>
      </w:r>
    </w:p>
    <w:p w:rsidR="00000000" w:rsidDel="00000000" w:rsidP="00000000" w:rsidRDefault="00000000" w:rsidRPr="00000000" w14:paraId="000014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4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4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4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4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4BE">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C0">
      <w:pPr>
        <w:pStyle w:val="Heading1"/>
        <w:spacing w:after="360" w:before="360" w:lineRule="auto"/>
        <w:ind w:left="720" w:hanging="360"/>
        <w:rPr/>
      </w:pPr>
      <w:bookmarkStart w:colFirst="0" w:colLast="0" w:name="_heading=h.bc8w7ov5oli4" w:id="257"/>
      <w:bookmarkEnd w:id="257"/>
      <w:r w:rsidDel="00000000" w:rsidR="00000000" w:rsidRPr="00000000">
        <w:rPr>
          <w:rtl w:val="0"/>
        </w:rPr>
        <w:t xml:space="preserve">Appendix D. Acknowledgments</w:t>
      </w:r>
    </w:p>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4C2">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4C3">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4C4">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5">
      <w:pPr>
        <w:pStyle w:val="Heading2"/>
        <w:spacing w:after="120" w:before="240" w:lineRule="auto"/>
        <w:ind w:left="720" w:hanging="360"/>
        <w:rPr/>
      </w:pPr>
      <w:bookmarkStart w:colFirst="0" w:colLast="0" w:name="_heading=h.glow6i83isd5" w:id="258"/>
      <w:bookmarkEnd w:id="258"/>
      <w:r w:rsidDel="00000000" w:rsidR="00000000" w:rsidRPr="00000000">
        <w:rPr>
          <w:rtl w:val="0"/>
        </w:rPr>
        <w:t xml:space="preserve">D</w:t>
      </w:r>
      <w:r w:rsidDel="00000000" w:rsidR="00000000" w:rsidRPr="00000000">
        <w:rPr>
          <w:rtl w:val="0"/>
        </w:rPr>
        <w:t xml:space="preserve">.1 Special Thanks</w:t>
      </w:r>
    </w:p>
    <w:p w:rsidR="00000000" w:rsidDel="00000000" w:rsidP="00000000" w:rsidRDefault="00000000" w:rsidRPr="00000000" w14:paraId="000014C6">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4C7">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4C8">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9">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4CA">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CB">
      <w:pPr>
        <w:pStyle w:val="Heading2"/>
        <w:spacing w:after="120" w:before="240" w:lineRule="auto"/>
        <w:ind w:left="720" w:hanging="360"/>
        <w:rPr/>
      </w:pPr>
      <w:bookmarkStart w:colFirst="0" w:colLast="0" w:name="_heading=h.tdeowwajj1wf" w:id="259"/>
      <w:bookmarkEnd w:id="259"/>
      <w:r w:rsidDel="00000000" w:rsidR="00000000" w:rsidRPr="00000000">
        <w:rPr>
          <w:rtl w:val="0"/>
        </w:rPr>
        <w:t xml:space="preserve">D</w:t>
      </w:r>
      <w:r w:rsidDel="00000000" w:rsidR="00000000" w:rsidRPr="00000000">
        <w:rPr>
          <w:rtl w:val="0"/>
        </w:rPr>
        <w:t xml:space="preserve">.2 Participants</w:t>
      </w:r>
    </w:p>
    <w:p w:rsidR="00000000" w:rsidDel="00000000" w:rsidP="00000000" w:rsidRDefault="00000000" w:rsidRPr="00000000" w14:paraId="000014CC">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4CD">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4C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4CF">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4D1">
      <w:pPr>
        <w:pStyle w:val="Heading1"/>
        <w:spacing w:after="360" w:before="360" w:lineRule="auto"/>
        <w:ind w:left="90" w:firstLine="0"/>
        <w:rPr>
          <w:rFonts w:ascii="Arial" w:cs="Arial" w:eastAsia="Arial" w:hAnsi="Arial"/>
          <w:highlight w:val="yellow"/>
        </w:rPr>
      </w:pPr>
      <w:bookmarkStart w:colFirst="0" w:colLast="0" w:name="_heading=h.ewpzaw2f211a" w:id="260"/>
      <w:bookmarkEnd w:id="260"/>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4D2">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4D3">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4D4">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3"/>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8">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9">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A">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B">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C">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D">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E">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DF">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4E0">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1">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4E2">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3">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4">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6">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7">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8">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A">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B">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C">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E">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EF">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0">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2">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3">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4">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6">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7">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8">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A">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B">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E">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FF">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0">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2">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3">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6">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7">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8">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A">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B">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C">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E">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0F">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0">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1">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2">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3">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4">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5">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6">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7">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8">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A">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B">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C">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D">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E">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1F">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0">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2">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3">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4">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6">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7">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8">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2A">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52B">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52C">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52D">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52E">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52F">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530">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531">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2">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5">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536">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538">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539">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53A">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53B">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C">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3F">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540">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541">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542">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543">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544">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545">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6">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49">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54A">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54B">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54C">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54D">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54E">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54F">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0">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1">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3">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554">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555">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6">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7">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9">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A">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55E">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5F">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1">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2">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4">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6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56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56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56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56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bl>
    <w:p w:rsidR="00000000" w:rsidDel="00000000" w:rsidP="00000000" w:rsidRDefault="00000000" w:rsidRPr="00000000" w14:paraId="0000156B">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6C">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61"/>
      <w:bookmarkEnd w:id="261"/>
      <w:r w:rsidDel="00000000" w:rsidR="00000000" w:rsidRPr="00000000">
        <w:rPr>
          <w:rtl w:val="0"/>
        </w:rPr>
      </w:r>
    </w:p>
    <w:p w:rsidR="00000000" w:rsidDel="00000000" w:rsidP="00000000" w:rsidRDefault="00000000" w:rsidRPr="00000000" w14:paraId="0000156D">
      <w:pPr>
        <w:pStyle w:val="Heading1"/>
        <w:keepNext w:val="1"/>
        <w:pBdr>
          <w:top w:color="808080" w:space="6" w:sz="4" w:val="single"/>
        </w:pBdr>
        <w:spacing w:after="120" w:before="480" w:lineRule="auto"/>
        <w:rPr>
          <w:vertAlign w:val="baseline"/>
        </w:rPr>
      </w:pPr>
      <w:bookmarkStart w:colFirst="0" w:colLast="0" w:name="_heading=h.3jd0qos" w:id="262"/>
      <w:bookmarkEnd w:id="262"/>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56E">
      <w:pPr>
        <w:pStyle w:val="Heading2"/>
        <w:ind w:left="-90" w:firstLine="0"/>
        <w:rPr>
          <w:vertAlign w:val="baseline"/>
        </w:rPr>
      </w:pPr>
      <w:bookmarkStart w:colFirst="0" w:colLast="0" w:name="_heading=h.1yib0wl" w:id="263"/>
      <w:bookmarkEnd w:id="263"/>
      <w:r w:rsidDel="00000000" w:rsidR="00000000" w:rsidRPr="00000000">
        <w:rPr>
          <w:rtl w:val="0"/>
        </w:rPr>
        <w:t xml:space="preserve"> 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56F">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570">
      <w:pPr>
        <w:pStyle w:val="Heading2"/>
        <w:ind w:left="-90" w:firstLine="0"/>
        <w:rPr>
          <w:vertAlign w:val="baseline"/>
        </w:rPr>
      </w:pPr>
      <w:bookmarkStart w:colFirst="0" w:colLast="0" w:name="_heading=h.4ihyjke" w:id="264"/>
      <w:bookmarkEnd w:id="264"/>
      <w:r w:rsidDel="00000000" w:rsidR="00000000" w:rsidRPr="00000000">
        <w:rPr>
          <w:rtl w:val="0"/>
        </w:rPr>
        <w:t xml:space="preserve">F</w:t>
      </w:r>
      <w:r w:rsidDel="00000000" w:rsidR="00000000" w:rsidRPr="00000000">
        <w:rPr>
          <w:rtl w:val="0"/>
        </w:rPr>
        <w:t xml:space="preserve">.2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57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572">
      <w:pPr>
        <w:spacing w:after="9" w:lineRule="auto"/>
        <w:ind w:left="-5" w:right="4" w:firstLine="0"/>
        <w:rPr>
          <w:rFonts w:ascii="Arial" w:cs="Arial" w:eastAsia="Arial" w:hAnsi="Arial"/>
        </w:rPr>
      </w:pPr>
      <w:r w:rsidDel="00000000" w:rsidR="00000000" w:rsidRPr="00000000">
        <w:rPr>
          <w:rtl w:val="0"/>
        </w:rPr>
      </w:r>
    </w:p>
    <w:tbl>
      <w:tblPr>
        <w:tblStyle w:val="Table44"/>
        <w:tblW w:w="9420.0" w:type="dxa"/>
        <w:jc w:val="left"/>
        <w:tblInd w:w="318.9999999999998" w:type="dxa"/>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573">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574">
            <w:pPr>
              <w:spacing w:after="0" w:line="259" w:lineRule="auto"/>
              <w:ind w:right="4"/>
              <w:jc w:val="center"/>
              <w:rPr>
                <w:rFonts w:ascii="Arial" w:cs="Arial" w:eastAsia="Arial" w:hAnsi="Arial"/>
                <w:b w:val="1"/>
              </w:rPr>
            </w:pPr>
            <w:sdt>
              <w:sdtPr>
                <w:tag w:val="goog_rdk_260"/>
              </w:sdtPr>
              <w:sdtContent>
                <w:commentRangeStart w:id="125"/>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5">
            <w:pPr>
              <w:spacing w:after="0" w:line="259" w:lineRule="auto"/>
              <w:ind w:right="4"/>
              <w:rPr>
                <w:rFonts w:ascii="Arial" w:cs="Arial" w:eastAsia="Arial" w:hAnsi="Arial"/>
                <w:sz w:val="20"/>
                <w:szCs w:val="20"/>
                <w:vertAlign w:val="subscript"/>
              </w:rPr>
            </w:pPr>
            <w:commentRangeEnd w:id="125"/>
            <w:r w:rsidDel="00000000" w:rsidR="00000000" w:rsidRPr="00000000">
              <w:commentReference w:id="125"/>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E">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E4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3">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585">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586">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587">
      <w:pPr>
        <w:pStyle w:val="Heading2"/>
        <w:ind w:left="-90" w:firstLine="0"/>
        <w:rPr>
          <w:vertAlign w:val="baseline"/>
        </w:rPr>
      </w:pPr>
      <w:bookmarkStart w:colFirst="0" w:colLast="0" w:name="_heading=h.2xn8ts7" w:id="265"/>
      <w:bookmarkEnd w:id="265"/>
      <w:r w:rsidDel="00000000" w:rsidR="00000000" w:rsidRPr="00000000">
        <w:rPr>
          <w:rtl w:val="0"/>
        </w:rPr>
        <w:t xml:space="preserve">F</w:t>
      </w:r>
      <w:r w:rsidDel="00000000" w:rsidR="00000000" w:rsidRPr="00000000">
        <w:rPr>
          <w:rtl w:val="0"/>
        </w:rPr>
        <w:t xml:space="preserve">.3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588">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589">
      <w:pPr>
        <w:pStyle w:val="Heading2"/>
        <w:ind w:left="-90" w:firstLine="0"/>
        <w:rPr>
          <w:vertAlign w:val="baseline"/>
        </w:rPr>
      </w:pPr>
      <w:bookmarkStart w:colFirst="0" w:colLast="0" w:name="_heading=h.1csj400" w:id="266"/>
      <w:bookmarkEnd w:id="266"/>
      <w:hyperlink w:anchor="_heading=h.1csj400">
        <w:r w:rsidDel="00000000" w:rsidR="00000000" w:rsidRPr="00000000">
          <w:rPr>
            <w:color w:val="1155cc"/>
            <w:u w:val="single"/>
            <w:rtl w:val="0"/>
          </w:rPr>
          <w:t xml:space="preserve">F</w:t>
        </w:r>
      </w:hyperlink>
      <w:hyperlink w:anchor="_heading=h.1csj400">
        <w:r w:rsidDel="00000000" w:rsidR="00000000" w:rsidRPr="00000000">
          <w:rPr>
            <w:color w:val="1155cc"/>
            <w:u w:val="single"/>
            <w:rtl w:val="0"/>
          </w:rPr>
          <w:t xml:space="preserve">.4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58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58B">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58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58D">
      <w:pPr>
        <w:numPr>
          <w:ilvl w:val="0"/>
          <w:numId w:val="18"/>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58E">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58F">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590">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591">
      <w:pPr>
        <w:numPr>
          <w:ilvl w:val="0"/>
          <w:numId w:val="1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w:t>
      </w:r>
      <w:r w:rsidDel="00000000" w:rsidR="00000000" w:rsidRPr="00000000">
        <w:rPr>
          <w:rFonts w:ascii="Arial" w:cs="Arial" w:eastAsia="Arial" w:hAnsi="Arial"/>
          <w:color w:val="333333"/>
          <w:rtl w:val="0"/>
        </w:rPr>
        <w:t xml:space="preserve">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592">
      <w:pPr>
        <w:numPr>
          <w:ilvl w:val="0"/>
          <w:numId w:val="18"/>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59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594">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w:t>
      </w:r>
      <w:r w:rsidDel="00000000" w:rsidR="00000000" w:rsidRPr="00000000">
        <w:rPr>
          <w:rFonts w:ascii="Arial" w:cs="Arial" w:eastAsia="Arial" w:hAnsi="Arial"/>
          <w:color w:val="333333"/>
          <w:rtl w:val="0"/>
        </w:rPr>
        <w:t xml:space="preserve">of the random number</w:t>
      </w:r>
      <w:r w:rsidDel="00000000" w:rsidR="00000000" w:rsidRPr="00000000">
        <w:rPr>
          <w:rFonts w:ascii="Arial" w:cs="Arial" w:eastAsia="Arial" w:hAnsi="Arial"/>
          <w:color w:val="333333"/>
          <w:rtl w:val="0"/>
        </w:rPr>
        <w:t xml:space="preserve"> ran is recalculated after each retry. The random number (ran) should be no larger than the scaling factor (sf).</w:t>
      </w:r>
    </w:p>
    <w:p w:rsidR="00000000" w:rsidDel="00000000" w:rsidP="00000000" w:rsidRDefault="00000000" w:rsidRPr="00000000" w14:paraId="00001595">
      <w:pPr>
        <w:pStyle w:val="Heading1"/>
        <w:spacing w:after="360" w:before="360" w:lineRule="auto"/>
        <w:ind w:left="0" w:firstLine="0"/>
        <w:rPr/>
      </w:pPr>
      <w:bookmarkStart w:colFirst="0" w:colLast="0" w:name="_heading=h.sg1xgdru14ui" w:id="267"/>
      <w:bookmarkEnd w:id="267"/>
      <w:r w:rsidDel="00000000" w:rsidR="00000000" w:rsidRPr="00000000">
        <w:rPr>
          <w:rtl w:val="0"/>
        </w:rPr>
        <w:t xml:space="preserve">Appendix G. Notices</w:t>
      </w:r>
    </w:p>
    <w:p w:rsidR="00000000" w:rsidDel="00000000" w:rsidP="00000000" w:rsidRDefault="00000000" w:rsidRPr="00000000" w14:paraId="00001596">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597">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598">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7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7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599">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59A">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59B">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59C">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59D">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59E">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59F">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5A0">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8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8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5A1">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imon Johnson" w:id="65" w:date="2024-02-02T15:00:25Z">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world obtain is not correct here. Perhaps signal works better?</w:t>
      </w:r>
    </w:p>
  </w:comment>
  <w:comment w:author="Ian Craggs" w:id="100" w:date="2024-03-05T15:56:20Z">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add a section for Publish without Session</w:t>
      </w:r>
    </w:p>
  </w:comment>
  <w:comment w:author="Simon Johnson" w:id="6" w:date="2024-02-02T15:03:53Z">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7" w:date="2024-02-22T15:03:28Z">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6" w:date="2023-10-26T13:21:10Z">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Simon Johnson" w:id="85" w:date="2023-10-20T09:26:02Z">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86" w:date="2024-01-04T16:48:28Z">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23" w:date="2023-10-26T12:54:02Z">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just add here an adaptation of the chapter 4.12 of the MQTT v5 specs?</w:t>
      </w:r>
    </w:p>
  </w:comment>
  <w:comment w:author="Ian Craggs" w:id="9" w:date="2024-02-06T15:27:07Z">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Topic Alias Type is correct as two of the types (short/long topic names) aren't aliases. Maybe this should just be "Topic Type"</w:t>
      </w:r>
    </w:p>
  </w:comment>
  <w:comment w:author="davide.lenzarini@u-blox.com" w:id="10" w:date="2024-02-13T13:54:47Z">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2 bytes field can contain a normal topic alias (00), a predefined topic alias (01) or a short topic name (10) so I would recommend to call this field "Topic Short"</w:t>
      </w:r>
    </w:p>
  </w:comment>
  <w:comment w:author="davide.lenzarini@u-blox.com" w:id="11" w:date="2024-02-17T09:37:32Z">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simply "Topic"</w:t>
      </w:r>
    </w:p>
  </w:comment>
  <w:comment w:author="Stefan Hagen" w:id="122" w:date="2023-10-12T19:28:02Z">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Stefan Hagen" w:id="103" w:date="2023-10-12T19:20:15Z">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4" w:date="2024-01-05T15:08:54Z">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Stefan Hagen" w:id="77" w:date="2024-01-04T16:52:29Z">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Stefan Hagen" w:id="67" w:date="2024-03-03T11:11:30Z">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normative comment is irritating at best, let us make that a normal paragraph with an uperacsed MUST as all comments should be informative only. Also I suggest to remove the colloquial ampersand and use the english word "and" to ease some readers.</w:t>
      </w:r>
    </w:p>
  </w:comment>
  <w:comment w:author="davide.lenzarini@u-blox.com" w:id="78" w:date="2023-10-05T15:57:55Z">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79" w:date="2023-10-20T08:48:53Z">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80" w:date="2023-10-20T11:31:25Z">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54" w:date="2023-10-05T15:34:00Z">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55" w:date="2023-10-26T12:55:29Z">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Simon Johnson" w:id="56" w:date="2024-02-02T15:04:30Z">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below, waiting for Ian to confirm</w:t>
      </w:r>
    </w:p>
  </w:comment>
  <w:comment w:author="Stefan Hagen" w:id="97" w:date="2023-10-12T19:15:52Z">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8" w:date="2023-10-20T08:59:01Z">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9" w:date="2023-10-20T08:59:10Z">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Stefan Hagen" w:id="124" w:date="2024-03-03T08:53:53Z">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Andrew Banks" w:id="23" w:date="2023-10-20T12:41:18Z">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4" w:date="2023-11-02T14:12:55Z">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5" w:date="2023-11-02T14:52:40Z">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6" w:date="2023-11-02T14:53:30Z">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7" w:date="2023-11-02T15:58:55Z">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66" w:date="2023-12-08T14:38:40Z">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a chapter including as subchapters the different publish packets?</w:t>
      </w:r>
    </w:p>
  </w:comment>
  <w:comment w:author="Stefan Hagen" w:id="14" w:date="2024-02-01T16:59:35Z">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15" w:date="2024-02-22T13:05:28Z">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111" w:date="2024-03-05T08:45:20Z">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relevant here?</w:t>
      </w:r>
    </w:p>
  </w:comment>
  <w:comment w:author="Ian Craggs" w:id="112" w:date="2024-03-05T15:54:25Z">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conformance statement labels will need to be updated when we create them for MQTT-SN. I thought it would be useful to leave these in as a reminder for when we conduct that process</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davide.lenzarini@u-blox.com reacted with 👍 at 2024-03-05 22:46 PM</w:t>
      </w:r>
    </w:p>
  </w:comment>
  <w:comment w:author="davide.lenzarini@u-blox.com" w:id="106" w:date="2024-02-14T10:03:36Z">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105" w:date="2024-02-14T09:56:26Z">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69" w:date="2023-10-12T14:50:37Z">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0" w:date="2023-10-12T14:50:37Z">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1" w:date="2023-10-12T14:50:37Z">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2" w:date="2023-10-12T14:50:37Z">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3" w:date="2023-10-12T14:50:37Z">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4" w:date="2023-10-12T14:50:37Z">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5" w:date="2023-10-12T14:50:37Z">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76" w:date="2023-10-12T14:50:37Z">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3" w:date="2024-01-10T15:50:12Z">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the "Will Full Topic" field in the new CONNECT packet?</w:t>
      </w:r>
    </w:p>
  </w:comment>
  <w:comment w:author="Andrew Banks" w:id="81" w:date="2023-11-06T14:43:32Z">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82" w:date="2023-11-15T07:50:29Z">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Andrew Banks" w:id="83" w:date="2023-11-06T14:43:32Z">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84" w:date="2023-11-15T07:50:29Z">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Stefan Hagen" w:id="68" w:date="2024-03-03T12:51:04Z">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above section title the packet "Identifier" is named and not as usual the abbreviated form "Id".</w:t>
      </w:r>
    </w:p>
  </w:comment>
  <w:comment w:author="davide.lenzarini@u-blox.com" w:id="0" w:date="2023-12-08T14:05:17Z">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8" w:date="2023-12-14T18:23:02Z">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now a broken reference</w:t>
      </w:r>
    </w:p>
  </w:comment>
  <w:comment w:author="davide.lenzarini@u-blox.com" w:id="102" w:date="2024-02-22T16:20:02Z">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01" w:date="2024-02-22T16:19:54Z">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Simon Johnson" w:id="89" w:date="2024-02-15T17:21:45Z">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8" w:date="2023-11-16T16:45:21Z">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16" w:date="2024-02-17T09:29:57Z">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with "Will Short Topic"</w:t>
      </w:r>
    </w:p>
  </w:comment>
  <w:comment w:author="davide.lenzarini@u-blox.com" w:id="125" w:date="2023-10-05T18:07:12Z">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Andrew Banks" w:id="17" w:date="2023-10-20T12:31:39Z">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18" w:date="2023-11-02T14:57:14Z">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9" w:date="2023-11-03T14:17:50Z">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Simon Johnson" w:id="20" w:date="2024-01-05T09:16:35Z">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been resolved - the highlighted texts are to be considered conformance  clauses / normative comments</w:t>
      </w:r>
    </w:p>
  </w:comment>
  <w:comment w:author="Simon Johnson" w:id="21" w:date="2024-01-05T09:16:48Z">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2" w:date="2024-01-07T10:00:08Z">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still don't think this is testable.</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We should give some guidance  in a non normative comment on how the implementor can decide if he wants to send the CONNACK.</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 cant find a state diagram for the Gateway that defines what closed means. It should mean that after sending CONNACK with Reason Code 0x84  the gateway will only process a CONNECT packet inbound, all other inbound packets are ignored. I think this should really say that the Virtual Connection is closed.</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covered in a separate conformance clause eg.</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close the Virtual Connection and discard any further Packets received on it.</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Session State , any subscriptions, in flight Qos=1 or Qos=2 messages, will still exist and will be associated with a new Virtual Connection after a new CONNECT packet has been received.</w:t>
      </w:r>
    </w:p>
  </w:comment>
  <w:comment w:author="davide.lenzarini@u-blox.com" w:id="113" w:date="2023-10-05T17:47:17Z">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4" w:date="2024-02-22T14:51:43Z">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5" w:date="2024-02-22T15:37:09Z">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17" w:date="2023-10-05T17:55:10Z">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18" w:date="2023-10-05T17:57:41Z">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19" w:date="2024-02-07T15:54:50Z">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20" w:date="2024-02-13T07:47:44Z">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87" w:date="2024-03-03T17:43:50Z">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121" w:date="2023-10-05T17:51:33Z">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07" w:date="2023-10-05T17:39:46Z">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8" w:date="2024-02-02T15:09:56Z">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9" w:date="2024-02-05T08:15:56Z">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10" w:date="2024-02-05T08:16:22Z">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 w:author="Andrew Banks" w:id="93" w:date="2024-01-11T17:26:38Z">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find a term for PROTECTION Packet, because it is now part of the Packet it is protecting and must not be separated from it. May be Protection Header?</w:t>
      </w:r>
    </w:p>
  </w:comment>
  <w:comment w:author="davide.lenzarini@u-blox.com" w:id="94" w:date="2024-01-12T08:05:51Z">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PROTECTION Envelope</w:t>
      </w:r>
    </w:p>
  </w:comment>
  <w:comment w:author="davide.lenzarini@u-blox.com" w:id="57" w:date="2024-01-11T16:28:17Z">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the CONNECT. Do we need them here also?</w:t>
      </w:r>
    </w:p>
  </w:comment>
  <w:comment w:author="Simon Johnson" w:id="58" w:date="2024-02-02T15:01:11Z">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TT 5 includes them in both places, I agree transporting the method during extended exchange doesnt seem to make sense. Ian?</w:t>
      </w:r>
    </w:p>
  </w:comment>
  <w:comment w:author="Ian Craggs" w:id="59" w:date="2024-02-03T17:56:23Z">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mimic MQTT 5. It's there I assume because re-authentication is allowed later in the session (see MQTT 5 spec 4.12.1), although it also says the method must be the same as in the original connect. (We could also check with Andy Banks to see if he remembers any more info)</w:t>
      </w:r>
    </w:p>
  </w:comment>
  <w:comment w:author="davide.lenzarini@u-blox.com" w:id="60" w:date="2024-02-05T08:04:00Z">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it is correct as the Server may ask for a different auth method</w:t>
      </w:r>
    </w:p>
  </w:comment>
  <w:comment w:author="davide.lenzarini@u-blox.com" w:id="61" w:date="2024-01-11T16:28:17Z">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the CONNECT. Do we need them here also?</w:t>
      </w:r>
    </w:p>
  </w:comment>
  <w:comment w:author="Simon Johnson" w:id="62" w:date="2024-02-02T15:01:11Z">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TT 5 includes them in both places, I agree transporting the method during extended exchange doesnt seem to make sense. Ian?</w:t>
      </w:r>
    </w:p>
  </w:comment>
  <w:comment w:author="Ian Craggs" w:id="63" w:date="2024-02-03T17:56:23Z">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mimic MQTT 5. It's there I assume because re-authentication is allowed later in the session (see MQTT 5 spec 4.12.1), although it also says the method must be the same as in the original connect. (We could also check with Andy Banks to see if he remembers any more info)</w:t>
      </w:r>
    </w:p>
  </w:comment>
  <w:comment w:author="davide.lenzarini@u-blox.com" w:id="64" w:date="2024-02-05T08:04:00Z">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it is correct as the Server may ask for a different auth method</w:t>
      </w:r>
    </w:p>
  </w:comment>
  <w:comment w:author="Simon Johnson" w:id="29" w:date="2024-02-02T11:58:48Z">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0" w:date="2024-02-02T14:42:03Z">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1" w:date="2024-02-02T14:44:34Z">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2" w:date="2024-02-02T11:58:48Z">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3" w:date="2024-02-02T14:42:03Z">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4" w:date="2024-02-02T14:44:34Z">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5" w:date="2024-02-02T11:58:48Z">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6" w:date="2024-02-02T14:42:03Z">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37" w:date="2024-02-02T14:44:34Z">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38" w:date="2024-02-02T11:58:48Z">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39" w:date="2024-02-02T14:42:03Z">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0" w:date="2024-02-02T14:44:34Z">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2" w:date="2024-02-02T11:58:48Z">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3" w:date="2024-02-02T14:42:03Z">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4" w:date="2024-02-02T14:44:34Z">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5" w:date="2024-02-02T11:58:48Z">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6" w:date="2024-02-02T14:42:03Z">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7" w:date="2024-02-02T14:44:34Z">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48" w:date="2024-02-02T11:58:48Z">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9" w:date="2024-02-02T14:42:03Z">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50" w:date="2024-02-02T14:44:34Z">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51" w:date="2024-02-02T11:58:48Z">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52" w:date="2024-02-02T14:42:03Z">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53" w:date="2024-02-02T14:44:34Z">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tefan Hagen" w:id="5" w:date="2023-12-08T16:41:32Z">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davide.lenzarini@u-blox.com" w:id="2" w:date="2023-12-08T14:25:46Z">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2" w:date="2024-02-13T15:43:04Z">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propose to remove them from this chapter as related only to the CONNECT packet.</w:t>
      </w:r>
    </w:p>
  </w:comment>
  <w:comment w:author="davide.lenzarini@u-blox.com" w:id="8" w:date="2024-02-07T16:41:05Z">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davide.lenzarini@u-blox.com" w:id="3" w:date="2023-12-08T14:31:19Z">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41" w:date="2024-02-13T14:12:29Z">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Stefan Hagen" w:id="90" w:date="2023-11-16T15:43:09Z">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1" w:date="2023-12-08T15:53:24Z">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2" w:date="2024-01-11T20:17:16Z">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davide.lenzarini@u-blox.com" w:id="95" w:date="2023-11-23T17:39:04Z">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96" w:date="2023-11-23T17:42:22Z">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5A7" w15:done="0"/>
  <w15:commentEx w15:paraId="000015A8" w15:done="0"/>
  <w15:commentEx w15:paraId="000015A9" w15:done="0"/>
  <w15:commentEx w15:paraId="000015AA" w15:paraIdParent="000015A9" w15:done="0"/>
  <w15:commentEx w15:paraId="000015AB" w15:done="0"/>
  <w15:commentEx w15:paraId="000015AC" w15:done="0"/>
  <w15:commentEx w15:paraId="000015AE" w15:paraIdParent="000015AC" w15:done="0"/>
  <w15:commentEx w15:paraId="000015AF" w15:done="0"/>
  <w15:commentEx w15:paraId="000015B0" w15:done="0"/>
  <w15:commentEx w15:paraId="000015B1" w15:paraIdParent="000015B0" w15:done="0"/>
  <w15:commentEx w15:paraId="000015B2" w15:paraIdParent="000015B0" w15:done="0"/>
  <w15:commentEx w15:paraId="000015B3" w15:done="0"/>
  <w15:commentEx w15:paraId="000015B8" w15:done="0"/>
  <w15:commentEx w15:paraId="000015B9" w15:paraIdParent="000015B8" w15:done="0"/>
  <w15:commentEx w15:paraId="000015BA" w15:done="0"/>
  <w15:commentEx w15:paraId="000015BB" w15:done="0"/>
  <w15:commentEx w15:paraId="000015BC" w15:done="0"/>
  <w15:commentEx w15:paraId="000015BD" w15:paraIdParent="000015BC" w15:done="0"/>
  <w15:commentEx w15:paraId="000015BE" w15:paraIdParent="000015BC" w15:done="0"/>
  <w15:commentEx w15:paraId="000015C1" w15:done="0"/>
  <w15:commentEx w15:paraId="000015C2" w15:paraIdParent="000015C1" w15:done="0"/>
  <w15:commentEx w15:paraId="000015C3" w15:paraIdParent="000015C1" w15:done="0"/>
  <w15:commentEx w15:paraId="000015C8" w15:done="0"/>
  <w15:commentEx w15:paraId="000015C9" w15:paraIdParent="000015C8" w15:done="0"/>
  <w15:commentEx w15:paraId="000015CA" w15:paraIdParent="000015C8" w15:done="0"/>
  <w15:commentEx w15:paraId="000015CC" w15:done="0"/>
  <w15:commentEx w15:paraId="000015CD" w15:done="0"/>
  <w15:commentEx w15:paraId="000015CE" w15:paraIdParent="000015CD" w15:done="0"/>
  <w15:commentEx w15:paraId="000015CF" w15:paraIdParent="000015CD" w15:done="0"/>
  <w15:commentEx w15:paraId="000015D0" w15:paraIdParent="000015CD" w15:done="0"/>
  <w15:commentEx w15:paraId="000015D2" w15:paraIdParent="000015CD" w15:done="0"/>
  <w15:commentEx w15:paraId="000015D3" w15:done="0"/>
  <w15:commentEx w15:paraId="000015D6" w15:done="0"/>
  <w15:commentEx w15:paraId="000015D7" w15:paraIdParent="000015D6" w15:done="0"/>
  <w15:commentEx w15:paraId="000015D8" w15:done="0"/>
  <w15:commentEx w15:paraId="000015DB" w15:paraIdParent="000015D8" w15:done="0"/>
  <w15:commentEx w15:paraId="000015DC" w15:done="0"/>
  <w15:commentEx w15:paraId="000015DD" w15:done="0"/>
  <w15:commentEx w15:paraId="000015DE" w15:done="0"/>
  <w15:commentEx w15:paraId="000015DF" w15:done="0"/>
  <w15:commentEx w15:paraId="000015E0" w15:done="0"/>
  <w15:commentEx w15:paraId="000015E1" w15:done="0"/>
  <w15:commentEx w15:paraId="000015E2" w15:done="0"/>
  <w15:commentEx w15:paraId="000015E3" w15:done="0"/>
  <w15:commentEx w15:paraId="000015E4" w15:done="0"/>
  <w15:commentEx w15:paraId="000015E5" w15:done="0"/>
  <w15:commentEx w15:paraId="000015E6" w15:done="0"/>
  <w15:commentEx w15:paraId="000015E7" w15:done="0"/>
  <w15:commentEx w15:paraId="000015EA" w15:paraIdParent="000015E7" w15:done="0"/>
  <w15:commentEx w15:paraId="000015EB" w15:done="0"/>
  <w15:commentEx w15:paraId="000015EE" w15:paraIdParent="000015EB" w15:done="0"/>
  <w15:commentEx w15:paraId="000015EF" w15:done="0"/>
  <w15:commentEx w15:paraId="000015F0" w15:done="0"/>
  <w15:commentEx w15:paraId="000015F1" w15:done="0"/>
  <w15:commentEx w15:paraId="000015F2" w15:done="0"/>
  <w15:commentEx w15:paraId="000015F3" w15:done="0"/>
  <w15:commentEx w15:paraId="000015F4" w15:done="0"/>
  <w15:commentEx w15:paraId="000015F5" w15:done="0"/>
  <w15:commentEx w15:paraId="000015F6" w15:done="0"/>
  <w15:commentEx w15:paraId="000015F7" w15:done="0"/>
  <w15:commentEx w15:paraId="000015F8" w15:done="0"/>
  <w15:commentEx w15:paraId="000015FF" w15:done="0"/>
  <w15:commentEx w15:paraId="00001600" w15:paraIdParent="000015FF" w15:done="0"/>
  <w15:commentEx w15:paraId="00001602" w15:paraIdParent="000015FF" w15:done="0"/>
  <w15:commentEx w15:paraId="00001603" w15:paraIdParent="000015FF" w15:done="0"/>
  <w15:commentEx w15:paraId="00001604" w15:paraIdParent="000015FF" w15:done="0"/>
  <w15:commentEx w15:paraId="0000160E" w15:paraIdParent="000015FF" w15:done="0"/>
  <w15:commentEx w15:paraId="0000160F" w15:done="0"/>
  <w15:commentEx w15:paraId="00001610" w15:paraIdParent="0000160F" w15:done="0"/>
  <w15:commentEx w15:paraId="00001611" w15:paraIdParent="0000160F" w15:done="0"/>
  <w15:commentEx w15:paraId="00001612" w15:done="0"/>
  <w15:commentEx w15:paraId="00001613" w15:done="0"/>
  <w15:commentEx w15:paraId="00001614" w15:paraIdParent="00001613" w15:done="0"/>
  <w15:commentEx w15:paraId="00001615" w15:paraIdParent="00001613" w15:done="0"/>
  <w15:commentEx w15:paraId="00001616" w15:done="0"/>
  <w15:commentEx w15:paraId="00001617" w15:done="0"/>
  <w15:commentEx w15:paraId="00001618" w15:done="0"/>
  <w15:commentEx w15:paraId="00001619" w15:paraIdParent="00001618" w15:done="0"/>
  <w15:commentEx w15:paraId="0000161A" w15:paraIdParent="00001618" w15:done="0"/>
  <w15:commentEx w15:paraId="0000161B" w15:paraIdParent="00001618" w15:done="0"/>
  <w15:commentEx w15:paraId="0000161C" w15:done="0"/>
  <w15:commentEx w15:paraId="0000161D" w15:paraIdParent="0000161C" w15:done="0"/>
  <w15:commentEx w15:paraId="0000161E" w15:done="0"/>
  <w15:commentEx w15:paraId="0000161F" w15:paraIdParent="0000161E" w15:done="0"/>
  <w15:commentEx w15:paraId="00001620" w15:paraIdParent="0000161E" w15:done="0"/>
  <w15:commentEx w15:paraId="00001621" w15:paraIdParent="0000161E" w15:done="0"/>
  <w15:commentEx w15:paraId="00001622" w15:done="0"/>
  <w15:commentEx w15:paraId="00001623" w15:paraIdParent="00001622" w15:done="0"/>
  <w15:commentEx w15:paraId="00001624" w15:paraIdParent="00001622" w15:done="0"/>
  <w15:commentEx w15:paraId="00001625" w15:paraIdParent="00001622" w15:done="0"/>
  <w15:commentEx w15:paraId="00001626" w15:done="0"/>
  <w15:commentEx w15:paraId="00001627" w15:paraIdParent="00001626" w15:done="0"/>
  <w15:commentEx w15:paraId="00001628" w15:paraIdParent="00001626" w15:done="0"/>
  <w15:commentEx w15:paraId="00001629" w15:done="0"/>
  <w15:commentEx w15:paraId="0000162A" w15:paraIdParent="00001629" w15:done="0"/>
  <w15:commentEx w15:paraId="0000162B" w15:paraIdParent="00001629" w15:done="0"/>
  <w15:commentEx w15:paraId="0000162C" w15:done="0"/>
  <w15:commentEx w15:paraId="0000162D" w15:paraIdParent="0000162C" w15:done="0"/>
  <w15:commentEx w15:paraId="0000162E" w15:paraIdParent="0000162C" w15:done="0"/>
  <w15:commentEx w15:paraId="0000162F" w15:done="0"/>
  <w15:commentEx w15:paraId="00001630" w15:paraIdParent="0000162F" w15:done="0"/>
  <w15:commentEx w15:paraId="00001631" w15:paraIdParent="0000162F" w15:done="0"/>
  <w15:commentEx w15:paraId="00001632" w15:done="0"/>
  <w15:commentEx w15:paraId="00001633" w15:paraIdParent="00001632" w15:done="0"/>
  <w15:commentEx w15:paraId="00001634" w15:paraIdParent="00001632" w15:done="0"/>
  <w15:commentEx w15:paraId="00001635" w15:done="0"/>
  <w15:commentEx w15:paraId="00001636" w15:paraIdParent="00001635" w15:done="0"/>
  <w15:commentEx w15:paraId="00001637" w15:paraIdParent="00001635" w15:done="0"/>
  <w15:commentEx w15:paraId="00001638" w15:done="0"/>
  <w15:commentEx w15:paraId="00001639" w15:paraIdParent="00001638" w15:done="0"/>
  <w15:commentEx w15:paraId="0000163A" w15:paraIdParent="00001638" w15:done="0"/>
  <w15:commentEx w15:paraId="0000163B" w15:done="0"/>
  <w15:commentEx w15:paraId="0000163C" w15:paraIdParent="0000163B" w15:done="0"/>
  <w15:commentEx w15:paraId="0000163D" w15:paraIdParent="0000163B" w15:done="0"/>
  <w15:commentEx w15:paraId="0000163E" w15:done="0"/>
  <w15:commentEx w15:paraId="0000163F" w15:done="0"/>
  <w15:commentEx w15:paraId="00001640" w15:done="0"/>
  <w15:commentEx w15:paraId="00001641" w15:done="0"/>
  <w15:commentEx w15:paraId="00001642" w15:done="0"/>
  <w15:commentEx w15:paraId="00001643" w15:paraIdParent="00001642" w15:done="0"/>
  <w15:commentEx w15:paraId="00001644" w15:done="0"/>
  <w15:commentEx w15:paraId="00001645" w15:done="0"/>
  <w15:commentEx w15:paraId="00001646" w15:paraIdParent="00001645" w15:done="0"/>
  <w15:commentEx w15:paraId="00001647" w15:paraIdParent="00001645" w15:done="0"/>
  <w15:commentEx w15:paraId="00001649" w15:done="0"/>
  <w15:commentEx w15:paraId="0000164B" w15:paraIdParent="0000164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ingLiu"/>
  <w:font w:name="Calibri"/>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sdt>
      <w:sdtPr>
        <w:tag w:val="goog_rdk_261"/>
      </w:sdtPr>
      <w:sdtConten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Change w:author="" w:id="47">
              <w:rPr>
                <w:rFonts w:ascii="Liberation Sans" w:cs="Liberation Sans" w:eastAsia="Liberation Sans" w:hAnsi="Liberation Sans"/>
                <w:b w:val="0"/>
                <w:i w:val="0"/>
                <w:smallCaps w:val="0"/>
                <w:strike w:val="0"/>
                <w:color w:val="000000"/>
                <w:sz w:val="16"/>
                <w:szCs w:val="16"/>
                <w:u w:val="none"/>
                <w:shd w:fill="auto" w:val="clear"/>
                <w:vertAlign w:val="baseline"/>
              </w:rPr>
            </w:rPrChange>
          </w:rPr>
          <w:t xml:space="preserve"> </w:t>
        </w:r>
      </w:sdtContent>
    </w:sd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2023</w:t>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5A5">
    <w:pPr>
      <w:rPr/>
    </w:pPr>
    <w:r w:rsidDel="00000000" w:rsidR="00000000" w:rsidRPr="00000000">
      <w:rPr/>
      <w:drawing>
        <wp:inline distB="114300" distT="114300" distL="114300" distR="114300">
          <wp:extent cx="2200275" cy="457200"/>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13">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4">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172b4d"/>
        <w:sz w:val="21"/>
        <w:szCs w:val="21"/>
        <w:highlight w:val="white"/>
        <w:lang w:val="en"/>
      </w:rPr>
    </w:rPrDefault>
    <w:pPrDefault>
      <w:pPr>
        <w:spacing w:after="352"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cos02/mqtt-v5.0-cos02.html#RFC3629" TargetMode="External"/><Relationship Id="rId42" Type="http://schemas.openxmlformats.org/officeDocument/2006/relationships/hyperlink" Target="https://docs.oasis-open.org/mqtt/mqtt/v5.0/cos02/mqtt-v5.0-cos02.html#Unicode" TargetMode="External"/><Relationship Id="rId41" Type="http://schemas.openxmlformats.org/officeDocument/2006/relationships/hyperlink" Target="https://docs.oasis-open.org/mqtt/mqtt/v5.0/cos02/mqtt-v5.0-cos02.html#Unicode" TargetMode="External"/><Relationship Id="rId44" Type="http://schemas.openxmlformats.org/officeDocument/2006/relationships/hyperlink" Target="https://docs.oasis-open.org/mqtt/mqtt/v5.0/cos02/mqtt-v5.0-cos02.html#Unicode" TargetMode="External"/><Relationship Id="rId43" Type="http://schemas.openxmlformats.org/officeDocument/2006/relationships/hyperlink" Target="https://docs.oasis-open.org/mqtt/mqtt/v5.0/cos02/mqtt-v5.0-cos02.html#RFC3629" TargetMode="External"/><Relationship Id="rId46" Type="http://schemas.openxmlformats.org/officeDocument/2006/relationships/hyperlink" Target="https://www.rfc-editor.org/rfc/rfc2104" TargetMode="External"/><Relationship Id="rId45" Type="http://schemas.openxmlformats.org/officeDocument/2006/relationships/image" Target="media/image6.png"/><Relationship Id="rId80" Type="http://schemas.openxmlformats.org/officeDocument/2006/relationships/hyperlink" Target="https://www.oasis-open.org/" TargetMode="External"/><Relationship Id="rId81" Type="http://schemas.openxmlformats.org/officeDocument/2006/relationships/hyperlink" Target="https://www.oasis-open.org/policies-guidelines/trademar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4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7" Type="http://schemas.openxmlformats.org/officeDocument/2006/relationships/hyperlink" Target="https://nvlpubs.nist.gov/nistpubs/FIPS/NIST.FIPS.198-1.pdf" TargetMode="External"/><Relationship Id="rId49" Type="http://schemas.openxmlformats.org/officeDocument/2006/relationships/hyperlink" Target="https://nvlpubs.nist.gov/nistpubs/SpecialPublications/NIST.SP.800-38b.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www.rfc-editor.org/info/rfc2119" TargetMode="External"/><Relationship Id="rId72" Type="http://schemas.openxmlformats.org/officeDocument/2006/relationships/hyperlink" Target="https://www.rfc-editor.org/info/rfc8174" TargetMode="External"/><Relationship Id="rId31" Type="http://schemas.openxmlformats.org/officeDocument/2006/relationships/hyperlink" Target="https://docs.oasis-open.org/mqtt/mqtt-sn/v12.30/csd01/mqtt-sn-v12.30-csd01.docx" TargetMode="External"/><Relationship Id="rId75" Type="http://schemas.openxmlformats.org/officeDocument/2006/relationships/hyperlink" Target="http://www.rfc-editor.org/info/rfc6455" TargetMode="External"/><Relationship Id="rId30" Type="http://schemas.openxmlformats.org/officeDocument/2006/relationships/hyperlink" Target="https://www.oasis-open.org/policies-guidelines/tc-process#wpComponentsCompLang" TargetMode="External"/><Relationship Id="rId74" Type="http://schemas.openxmlformats.org/officeDocument/2006/relationships/hyperlink" Target="http://www.rfc-editor.org/info/rfc3629" TargetMode="External"/><Relationship Id="rId33" Type="http://schemas.openxmlformats.org/officeDocument/2006/relationships/hyperlink" Target="https://www.oasis-open.org/policies-guidelines/tc-process#wpComponentsGeneral" TargetMode="External"/><Relationship Id="rId77" Type="http://schemas.openxmlformats.org/officeDocument/2006/relationships/hyperlink" Target="https://www.rfc-editor.org/info/rfc3552" TargetMode="External"/><Relationship Id="rId32" Type="http://schemas.openxmlformats.org/officeDocument/2006/relationships/hyperlink" Target="https://docs.oasis-open.org/mqtt/mqtt-sn/v12.30/mqtt-sn-v12.30.docx" TargetMode="External"/><Relationship Id="rId76" Type="http://schemas.openxmlformats.org/officeDocument/2006/relationships/hyperlink" Target="http://www.unicode.org/versions/latest/" TargetMode="External"/><Relationship Id="rId35" Type="http://schemas.openxmlformats.org/officeDocument/2006/relationships/hyperlink" Target="https://www.oasis-open.org/policies-guidelines/ipr/" TargetMode="External"/><Relationship Id="rId79"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78" Type="http://schemas.openxmlformats.org/officeDocument/2006/relationships/hyperlink" Target="https://www.oasis-open.org/policies-guidelines/ipr/" TargetMode="External"/><Relationship Id="rId71" Type="http://schemas.openxmlformats.org/officeDocument/2006/relationships/hyperlink" Target="https://www.rfc-editor.org/info/rfc2119" TargetMode="External"/><Relationship Id="rId70" Type="http://schemas.openxmlformats.org/officeDocument/2006/relationships/hyperlink" Target="https://docs.oasis-open.org/templates/w3c-recommendations-list/w3c-recommendations-list.html" TargetMode="External"/><Relationship Id="rId37" Type="http://schemas.openxmlformats.org/officeDocument/2006/relationships/header" Target="header2.xml"/><Relationship Id="rId36" Type="http://schemas.openxmlformats.org/officeDocument/2006/relationships/header" Target="header1.xml"/><Relationship Id="rId39" Type="http://schemas.openxmlformats.org/officeDocument/2006/relationships/footer" Target="footer2.xml"/><Relationship Id="rId38" Type="http://schemas.openxmlformats.org/officeDocument/2006/relationships/footer" Target="footer1.xml"/><Relationship Id="rId62" Type="http://schemas.openxmlformats.org/officeDocument/2006/relationships/hyperlink" Target="https://docs.oasis-open.org/mqtt/mqtt/v5.0/os/mqtt-v5.0-os.html#_UTF-8_Encoded_String" TargetMode="External"/><Relationship Id="rId61" Type="http://schemas.openxmlformats.org/officeDocument/2006/relationships/hyperlink" Target="https://docs.oasis-open.org/mqtt/mqtt/v5.0/os/mqtt-v5.0-os.html#Unicode" TargetMode="External"/><Relationship Id="rId20" Type="http://schemas.openxmlformats.org/officeDocument/2006/relationships/hyperlink" Target="http://www.microsoft.com" TargetMode="External"/><Relationship Id="rId64" Type="http://schemas.openxmlformats.org/officeDocument/2006/relationships/image" Target="media/image7.png"/><Relationship Id="rId63" Type="http://schemas.openxmlformats.org/officeDocument/2006/relationships/hyperlink" Target="https://docs.oasis-open.org/mqtt/mqtt/v5.0/os/mqtt-v5.0-os.html#_UTF-8_Encoded_String" TargetMode="External"/><Relationship Id="rId22" Type="http://schemas.openxmlformats.org/officeDocument/2006/relationships/hyperlink" Target="http://docs.oasis-open.org/mqtt/mqtt/v3.1.1/mqtt-v3.1.1.html" TargetMode="External"/><Relationship Id="rId66" Type="http://schemas.openxmlformats.org/officeDocument/2006/relationships/hyperlink" Target="https://www.oasis-open.org/policies-guidelines/oasis-defined-terms-2017-05-26#dConformanceClause" TargetMode="External"/><Relationship Id="rId21" Type="http://schemas.openxmlformats.org/officeDocument/2006/relationships/hyperlink" Target="https://docs.oasis-open.org/mqtt/mqtt/v5.0/mqtt-v5.0.html" TargetMode="External"/><Relationship Id="rId65" Type="http://schemas.openxmlformats.org/officeDocument/2006/relationships/hyperlink" Target="https://www.oasis-open.org/policies-guidelines/tc-process#wpComponentsConfClause" TargetMode="External"/><Relationship Id="rId24" Type="http://schemas.openxmlformats.org/officeDocument/2006/relationships/hyperlink" Target="https://www.oasis-open.org/committees/tc_home.php?wg_abbrev=mqtt#technical" TargetMode="External"/><Relationship Id="rId68" Type="http://schemas.openxmlformats.org/officeDocument/2006/relationships/hyperlink" Target="https://docs.oasis-open.org/templates/ietf-rfc-list/ietf-rfc-list.html" TargetMode="External"/><Relationship Id="rId23" Type="http://schemas.openxmlformats.org/officeDocument/2006/relationships/hyperlink" Target="https://www.oasis-open.org/committees/download.php/66091/MQTT-SN_spec_v1.2.pdf" TargetMode="External"/><Relationship Id="rId67" Type="http://schemas.openxmlformats.org/officeDocument/2006/relationships/hyperlink" Target="https://docs.oasis-open.org/templates/TCHandbook/ConformanceGuidelines.html" TargetMode="External"/><Relationship Id="rId60" Type="http://schemas.openxmlformats.org/officeDocument/2006/relationships/hyperlink" Target="https://docs.oasis-open.org/mqtt/mqtt/v5.0/os/mqtt-v5.0-os.html#Unicode"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69" Type="http://schemas.openxmlformats.org/officeDocument/2006/relationships/hyperlink" Target="https://www.rfc-editor.org/in-notes/rfc-ref.tx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51" Type="http://schemas.openxmlformats.org/officeDocument/2006/relationships/hyperlink" Target="https://www.rfc-editor.org/rfc/rfc3610" TargetMode="External"/><Relationship Id="rId5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3" Type="http://schemas.openxmlformats.org/officeDocument/2006/relationships/hyperlink" Target="https://en.wikipedia.org/wiki/CCM_mode" TargetMode="External"/><Relationship Id="rId5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1" Type="http://schemas.openxmlformats.org/officeDocument/2006/relationships/hyperlink" Target="mailto:Andrew_Banks@uk.ibm.com" TargetMode="External"/><Relationship Id="rId55" Type="http://schemas.openxmlformats.org/officeDocument/2006/relationships/image" Target="media/image8.png"/><Relationship Id="rId10" Type="http://schemas.openxmlformats.org/officeDocument/2006/relationships/hyperlink" Target="mailto:icraggs@gmail.com" TargetMode="External"/><Relationship Id="rId54" Type="http://schemas.openxmlformats.org/officeDocument/2006/relationships/hyperlink" Target="https://en.wikipedia.org/wiki/Galois/Counter_Mode" TargetMode="External"/><Relationship Id="rId13" Type="http://schemas.openxmlformats.org/officeDocument/2006/relationships/hyperlink" Target="mailto:davide.lenzarini@u-blox.com" TargetMode="External"/><Relationship Id="rId57" Type="http://schemas.openxmlformats.org/officeDocument/2006/relationships/image" Target="media/image4.png"/><Relationship Id="rId12" Type="http://schemas.openxmlformats.org/officeDocument/2006/relationships/hyperlink" Target="http://www.ibm.com" TargetMode="External"/><Relationship Id="rId56" Type="http://schemas.openxmlformats.org/officeDocument/2006/relationships/image" Target="media/image3.png"/><Relationship Id="rId15" Type="http://schemas.openxmlformats.org/officeDocument/2006/relationships/hyperlink" Target="mailto:rahul.gupta@us.ibm.com" TargetMode="External"/><Relationship Id="rId59" Type="http://schemas.openxmlformats.org/officeDocument/2006/relationships/image" Target="media/image5.png"/><Relationship Id="rId14" Type="http://schemas.openxmlformats.org/officeDocument/2006/relationships/hyperlink" Target="mailto:icraggs@gmail.com" TargetMode="External"/><Relationship Id="rId58" Type="http://schemas.openxmlformats.org/officeDocument/2006/relationships/image" Target="media/image1.png"/><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BMRtwdNeJOboLHqNOZ7VoCqRbg==">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EKU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J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ug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LvAQoKdGV4dC9wbGFpbh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KhsiFTExMzk2NTIyNDQyODA1ODA5MzczOSgAOAAw7duX4rQxOO3bl+K0MVoMajNmZXJ3emU2bDJkcgIgAHgAmgEGCAAQABgAqgHjAR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sAEAuAEAQrUGCgtBQUFBOWIta284cxILQUFBQTZjWFRyeWsa+QEKCXRleHQvaHRtbB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IqEECgp0ZXh0L3BsYWluEpIERG8gdGhlc2UgeWVsbG93wqBoaWdobGlnaHRzIGluZGljYXRlIGNvbnRlbnQvcnVsZXMgYW5kIGZvcm0gZXF1YWxseSB0byBuZWVkIHdvcms/IEkgZ3Vlc3Mgc28uCgpEZXBlbmRpbmcgb24gdGhlIHVuZGVybHlpbmcgInJ1bGVzIiBmcm9tIGVuZm9yY2VtZW50IHBlciBlaXRoZXIgaG9waW5nLCBjb252ZW50aW9uLCBvciBlbmZvcmNlbWVudCBJIGFtIHN1cmUgd2UgY2FuIHdyaXRlIHRoaXMgc3RhdGVtZW50IHNob3J0ZXIgYW5kIHRvIHRoZSBwb2ludC4KC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rABALgBABjgqMSqsjEgua+94rQxMABCEGtpeC51Njl4MDF0Mm02OXkikQIKC0FBQUJEbk1EVEE4EtsBCgtBQUFCRG5NRFRBOBILQUFBQkRuTURUQTgaDQoJdGV4dC9odG1sEgAiDgoKdGV4dC9wbGFpbhIAKhsiFTEwODE4NDM3NTgxNDA1MDY2MjA3NigAOAAwg867qs0xOMXYu6rNMUo7CiRhcHBsaWNhdGlvbi92bmQuZ29vZ2xlLWFwcHMuZG9jcy5tZHMaE8LX2uQBDRoLCgcKAWEQARgAEAFaDGZibnNhZXd1ajY3NHICIAB4AIIBFHN1Z2dlc3QuejFrd2xndzAxenNqmgEGCAAQABgAsAEAuAEAGIPOu6rNMSDF2LuqzTEwAEIUc3VnZ2VzdC56MWt3bGd3MDF6c2oisxMKC0FBQUJJZjRxWUlVEoET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TAwMDE4Njg4Njc1NTImYW1wO3VzZz1BT3ZWYXcxOTFKTkJoSEt2LVRiVFRNUUdNV1hm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j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JoBBggAEAAYAKoBTxJNZGVmaW5lICYjMzk7TE9TVCYjMzk7ID8gY29uc2lkZXJpbmcgd2UgaGF2ZSAmIzM5O1Nlc3Npb24gRXhwaXJ5IEludGVydmFsJiMzOTuwAQC4AQBCig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mgEGCAAQABgAqgGrARKoAVRoZSBsb3N0IGlzIGRlZmluZWQgaW4gdGhlIHN0YXRlIHRyYW5zaXRpb24gdGFibGUgYW5kIGRpYWdyYW0uIExPU1QgcmVwcmVzZW50cyBzdGF0dXMgYmV0d2VlbiB0aGUgY2xpZW50IGFuZCBHVyBhbmQgbWFpbnRhaW5zIHNlbGVjdGl2ZSBzdGF0ZSBhYm91dCB0aGUgU04gc2lkZSBzZXNzaW9uLrABALgBAEKJAQoLQUFBQV9UNXJvNlkSC0FBQUE5Yi1rcEE0Gg0KCXRleHQvaHRtbBIAIg4KCnRleHQvcGxhaW4SACobIhUxMTM5NjUyMjQ0MjgwNTgwOTM3MzkoADgAMPHZmYS5MTjx2ZmEuTFQAFoMcjFtNG1odWlhdjlucgIgAHgAmgEGCAAQABgAsAEAuAEAQsU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Eq5AQoKdGV4dC9wbGFpbhKqAUlmIHRoZSBHYXRld2F5IGRvZXMgbm90IHJlY2VpdmUgYW4gTVFUVC1TTiBDb250cm9sIFBhY2tldCBmcm9tIHRoZSBDbGllbnQgd2l0aGluIG9uZSBhbmQgYSBoYWxmIHRpbWVzIHRoZSBLZWVwIEFsaXZlIHRpbWUgcGVyaW9kLCBpdCBNVVNUIGNvbnNpZGVyIHRoZSBzZXNzaW9uIOKAmExPU1TigJkuWgx4bnhmMGdvZHlxMnRyAiAAeAC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q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JoBBggAEAAYAKoBiwESiAFUaGUgTVFUVCA1IHNwZWMgYXMgZmFyIGFzIEkgY2FuIHRlbGwgYXZvaWRzIHRoaXMgcHJvYmxlbSBieSBzZXBhcmF0aW5nIHRoZSBwYWNrZXRzIGludG8gcGllY2VzIHdoaWNoIGFyZSBkZXNjcmliZWQgaWYgdGhleSBhcmUgaW5jbHVkZWQusAEAuAEASh4KCnRleHQvcGxhaW4SEFByb3RvY29sIFZlcnNpb25aDHg0aGtsMDU2M2d4aHICIAB4AJoBBggAEAAYAKoBuwU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UofCgp0ZXh0L3BsYWluEhFSZWNvbW1lbmRlZCB2YWx1ZVoMdmMwOWcxdXdsbTh4cgIgAHgA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jQ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aAQYIABAAGACqAawBEqkBVGhlIHNlc3Npb24gYmFzZWQgbWFwcGluZ3MgY2FuIG9ubHkgYmUgdXNlZCBpbiBTZXNzaW9uLiBUaGF0IG1lYW5zLCBvbmx5IFNob3J0IFRvcGljLCBQcmVkZWZpbmVkIFRvcGljIG9yIEZ1bGwgVG9waWMgVHlwZXMgY2FuIGJlIHVzZWQgaW4gUFVCTElTSCBXSVRIT1VUIFNFU1NJT04gcGFja2V0c7ABALgBAELc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SjwKCnRleHQvcGxhaW4SLnRoZSBnYXRld2F5IGRldGVjdHMgYSB0aW1lb3V0IGluIHRoZSBkZWxpdmVyeSxaDDduZTNtdHAwNmc4anICIAB4AJoBBggAEAAYAKoBQhJASXQgaXMgdW5jbGVhciB0byBtZS4gV2hpY2ggdGltZXIgaXMgdXNlZCB0byBkZXRlY3QgdGhpcyB0aW1lb3V0P7ABALgBABin2eqHsDEgp9nqh7AxMABCEGtpeC5keG40MG9zeHVvbG8i1AkKC0FBQUE2Y1hUcjg0EqIJ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P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kBCgtBQUFCRnh3WGo0dxILQUFBQTZjWFRyNWsaDQoJdGV4dC9odG1sEgAiDgoKdGV4dC9wbGFpbhIAKhsiFTExMzk2NTIyNDQyODA1ODA5MzczOSgAOAAwp4z60tYxOKeM+tLWMVAAWgxrMmgyOGxycGRtYmVyAiAAeACaAQYIABAAGACwAQC4AQBCiQEKC0FBQUJGNHd4R1djEgtBQUFBNmNYVHI1axoNCgl0ZXh0L2h0bWwSACIOCgp0ZXh0L3BsYWluEgAqGyIVMTE1NjI2MzU3MTQyNzM1ODEyMjY2KAA4ADCiqtrC1zE4oqrawtcxUAFaDG1rMTg1MjNlczdneHICIAB4AJoBBggAEAAYALABALgBAEKX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mgEGCAAQABgAqgE4EjZXZSB3aWxsIHJlZG8gdGhlbSwgZWFzaWx5LiBUaGVuIHRoZSBzb3VyY2VzIGFyZSB0aGVyZS6wAQC4AQBCuA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E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BKcwoKdGV4dC9wbGFpbhJlVENQIHBvcnRzIDg4ODMgYW5kIDE4ODMgYXJlIHJlZ2lzdGVyZWQgd2l0aCBJQU5BIGZvciBNUVRUIFRMUyBhbmQgbm9uLVRMUyBjb21tdW5pY2F0aW9uIHJlc3BlY3RpdmVseS5aDHAyYmlocHYwdndzcnICIAB4AJoBBggAEAAYAKoBxgMSwwNGcm9tIDxhIGhyZWY9Imh0dHBzOi8vd3d3Lmdvb2dsZS5jb20vdXJsP3E9aHR0cHM6Ly9pc3N1ZXMub2FzaXMtb3Blbi5vcmcvYnJvd3NlL01RVFQtNjA0JmFtcDtzYT1EJmFtcDtzb3VyY2U9ZG9jcyZhbXA7dXN0PTE3MTAwMDE4Njg4MjAwMTgmYW1wO3VzZz1BT3ZWYXcySHZOaURGbm9PQUlScHN5Q0RrdFlC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IJaC4yMnZ4bmpkMghoLmkxN3hyNjIJaC4zMjB2Z2V6MgloLjFoNjVxbXMyCWguNDE1dDlhbDIJaC4yZ2IzamllMghoLnZnZHRxNzIJaC4zZmcxY2UwMgloLjF1bGJtbHQyCWguNGVrejU5bT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