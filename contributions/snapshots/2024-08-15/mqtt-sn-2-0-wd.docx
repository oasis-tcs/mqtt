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01 August 2024</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 GmbH</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w:t>
      </w:r>
      <w:r w:rsidDel="00000000" w:rsidR="00000000" w:rsidRPr="00000000">
        <w:rPr>
          <w:rFonts w:ascii="Arial" w:cs="Arial" w:eastAsia="Arial" w:hAnsi="Arial"/>
          <w:color w:val="000000"/>
          <w:sz w:val="20"/>
          <w:szCs w:val="20"/>
          <w:shd w:fill="auto" w:val="clear"/>
          <w:rtl w:val="0"/>
        </w:rPr>
        <w:t xml:space="preserve">anks </w:t>
      </w:r>
      <w:r w:rsidDel="00000000" w:rsidR="00000000" w:rsidRPr="00000000">
        <w:rPr>
          <w:rFonts w:ascii="Arial" w:cs="Arial" w:eastAsia="Arial" w:hAnsi="Arial"/>
          <w:color w:val="000000"/>
          <w:sz w:val="20"/>
          <w:szCs w:val="20"/>
          <w:shd w:fill="auto" w:val="clear"/>
          <w:rtl w:val="0"/>
        </w:rPr>
        <w:t xml:space="preserve">(andrewdjbanks@gmail.com</w:t>
      </w:r>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Andy Stanford-Clark (andysc@uk.ibm.com), IBM</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Davide Lenzarini (</w:t>
      </w:r>
      <w:hyperlink r:id="rId11">
        <w:r w:rsidDel="00000000" w:rsidR="00000000" w:rsidRPr="00000000">
          <w:rPr>
            <w:rFonts w:ascii="Arial" w:cs="Arial" w:eastAsia="Arial" w:hAnsi="Arial"/>
            <w:color w:val="000000"/>
            <w:sz w:val="20"/>
            <w:szCs w:val="20"/>
            <w:shd w:fill="auto" w:val="clear"/>
            <w:rtl w:val="0"/>
          </w:rPr>
          <w:t xml:space="preserve">davide.lenzarini@u-blox.com</w:t>
        </w:r>
      </w:hyperlink>
      <w:r w:rsidDel="00000000" w:rsidR="00000000" w:rsidRPr="00000000">
        <w:rPr>
          <w:rFonts w:ascii="Arial" w:cs="Arial" w:eastAsia="Arial" w:hAnsi="Arial"/>
          <w:color w:val="000000"/>
          <w:sz w:val="20"/>
          <w:szCs w:val="20"/>
          <w:shd w:fill="auto" w:val="clear"/>
          <w:rtl w:val="0"/>
        </w:rPr>
        <w:t xml:space="preserve">), u-blox AG</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Ian Craggs (</w:t>
      </w:r>
      <w:hyperlink r:id="rId12">
        <w:r w:rsidDel="00000000" w:rsidR="00000000" w:rsidRPr="00000000">
          <w:rPr>
            <w:rFonts w:ascii="Arial" w:cs="Arial" w:eastAsia="Arial" w:hAnsi="Arial"/>
            <w:color w:val="000000"/>
            <w:sz w:val="20"/>
            <w:szCs w:val="20"/>
            <w:shd w:fill="auto" w:val="clear"/>
            <w:rtl w:val="0"/>
          </w:rPr>
          <w:t xml:space="preserve">icraggs@gmail.com</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Rahul Gupta (</w:t>
      </w:r>
      <w:hyperlink r:id="rId13">
        <w:r w:rsidDel="00000000" w:rsidR="00000000" w:rsidRPr="00000000">
          <w:rPr>
            <w:rFonts w:ascii="Arial" w:cs="Arial" w:eastAsia="Arial" w:hAnsi="Arial"/>
            <w:color w:val="000000"/>
            <w:sz w:val="20"/>
            <w:szCs w:val="20"/>
            <w:shd w:fill="auto" w:val="clear"/>
            <w:rtl w:val="0"/>
          </w:rPr>
          <w:t xml:space="preserve">rahul.gupta@us.ibm.com</w:t>
        </w:r>
      </w:hyperlink>
      <w:r w:rsidDel="00000000" w:rsidR="00000000" w:rsidRPr="00000000">
        <w:rPr>
          <w:rFonts w:ascii="Arial" w:cs="Arial" w:eastAsia="Arial" w:hAnsi="Arial"/>
          <w:color w:val="000000"/>
          <w:sz w:val="20"/>
          <w:szCs w:val="20"/>
          <w:shd w:fill="auto" w:val="clear"/>
          <w:rtl w:val="0"/>
        </w:rPr>
        <w:t xml:space="preserve">), </w:t>
      </w:r>
      <w:hyperlink r:id="rId14">
        <w:r w:rsidDel="00000000" w:rsidR="00000000" w:rsidRPr="00000000">
          <w:rPr>
            <w:rFonts w:ascii="Arial" w:cs="Arial" w:eastAsia="Arial" w:hAnsi="Arial"/>
            <w:color w:val="000000"/>
            <w:sz w:val="20"/>
            <w:szCs w:val="20"/>
            <w:shd w:fill="auto" w:val="clear"/>
            <w:rtl w:val="0"/>
          </w:rPr>
          <w:t xml:space="preserve">IBM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Simon Johnson (</w:t>
      </w:r>
      <w:hyperlink r:id="rId15">
        <w:r w:rsidDel="00000000" w:rsidR="00000000" w:rsidRPr="00000000">
          <w:rPr>
            <w:rFonts w:ascii="Arial" w:cs="Arial" w:eastAsia="Arial" w:hAnsi="Arial"/>
            <w:color w:val="000000"/>
            <w:sz w:val="20"/>
            <w:szCs w:val="20"/>
            <w:shd w:fill="auto" w:val="clear"/>
            <w:rtl w:val="0"/>
          </w:rPr>
          <w:t xml:space="preserve">simon</w:t>
        </w:r>
      </w:hyperlink>
      <w:r w:rsidDel="00000000" w:rsidR="00000000" w:rsidRPr="00000000">
        <w:rPr>
          <w:rFonts w:ascii="Arial" w:cs="Arial" w:eastAsia="Arial" w:hAnsi="Arial"/>
          <w:color w:val="000000"/>
          <w:sz w:val="20"/>
          <w:szCs w:val="20"/>
          <w:shd w:fill="auto" w:val="clear"/>
          <w:rtl w:val="0"/>
        </w:rPr>
        <w:t xml:space="preserve">.johnson@hivemq.com), HiveMQ GmbH</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Stefan Hagen (</w:t>
      </w:r>
      <w:hyperlink r:id="rId16">
        <w:r w:rsidDel="00000000" w:rsidR="00000000" w:rsidRPr="00000000">
          <w:rPr>
            <w:rFonts w:ascii="Arial" w:cs="Arial" w:eastAsia="Arial" w:hAnsi="Arial"/>
            <w:color w:val="000000"/>
            <w:sz w:val="20"/>
            <w:szCs w:val="20"/>
            <w:shd w:fill="auto" w:val="clear"/>
            <w:rtl w:val="0"/>
          </w:rPr>
          <w:t xml:space="preserve">stefan@hagen.link</w:t>
        </w:r>
      </w:hyperlink>
      <w:r w:rsidDel="00000000" w:rsidR="00000000" w:rsidRPr="00000000">
        <w:rPr>
          <w:rFonts w:ascii="Arial" w:cs="Arial" w:eastAsia="Arial" w:hAnsi="Arial"/>
          <w:color w:val="000000"/>
          <w:sz w:val="20"/>
          <w:szCs w:val="20"/>
          <w:shd w:fill="auto" w:val="clear"/>
          <w:rtl w:val="0"/>
        </w:rPr>
        <w:t xml:space="preserve">), Individual</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Tara E. Walker (</w:t>
      </w:r>
      <w:hyperlink r:id="rId17">
        <w:r w:rsidDel="00000000" w:rsidR="00000000" w:rsidRPr="00000000">
          <w:rPr>
            <w:rFonts w:ascii="Arial" w:cs="Arial" w:eastAsia="Arial" w:hAnsi="Arial"/>
            <w:color w:val="000000"/>
            <w:sz w:val="20"/>
            <w:szCs w:val="20"/>
            <w:shd w:fill="auto" w:val="clear"/>
            <w:rtl w:val="0"/>
          </w:rPr>
          <w:t xml:space="preserve">tara.walker@microsoft.com</w:t>
        </w:r>
      </w:hyperlink>
      <w:r w:rsidDel="00000000" w:rsidR="00000000" w:rsidRPr="00000000">
        <w:rPr>
          <w:rFonts w:ascii="Arial" w:cs="Arial" w:eastAsia="Arial" w:hAnsi="Arial"/>
          <w:color w:val="000000"/>
          <w:sz w:val="20"/>
          <w:szCs w:val="20"/>
          <w:shd w:fill="auto" w:val="clear"/>
          <w:rtl w:val="0"/>
        </w:rPr>
        <w:t xml:space="preserve">), </w:t>
      </w:r>
      <w:hyperlink r:id="rId18">
        <w:r w:rsidDel="00000000" w:rsidR="00000000" w:rsidRPr="00000000">
          <w:rPr>
            <w:rFonts w:ascii="Arial" w:cs="Arial" w:eastAsia="Arial" w:hAnsi="Arial"/>
            <w:color w:val="000000"/>
            <w:sz w:val="20"/>
            <w:szCs w:val="20"/>
            <w:shd w:fill="auto" w:val="clear"/>
            <w:rtl w:val="0"/>
          </w:rPr>
          <w:t xml:space="preserve">Microsoft Corporation</w:t>
        </w:r>
      </w:hyperlink>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1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2">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3">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4">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5">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6">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01 August 2024. OASIS Committee Specification Draft 01. </w:t>
      </w:r>
      <w:sdt>
        <w:sdtPr>
          <w:tag w:val="goog_rdk_1"/>
        </w:sdtPr>
        <w:sdtContent>
          <w:commentRangeStart w:id="1"/>
        </w:sdtContent>
      </w:sdt>
      <w:hyperlink r:id="rId29">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0">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1">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2">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3">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 Gateway Advertisement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 - Search for A Gateway</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 - Gateway Information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 - Connection Request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Packet Identifier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Maximum Packet Size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 (ClientID)</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3.1.4.17 CONNECT Actions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 - Connect Acknowledgement</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 - Authentication Exchange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Packet Identifier</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3.1.6.6 Auth Actions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 - Register Topic Alias Request</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Packet Identifier</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Topic Alias</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Register Actions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 - Register Topic Alias Response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Packet Identifier</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Topic Alias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PUBWOS - Publish Without Session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PUBWOS Flags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PUBWOS Actions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 QoS 0</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3.1.11.5 PUBLISH - QoS 0 Actions</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 QoS 1 and 2</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Identifier</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PUBLISH Actions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50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Identifier</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3.1.13.4 PUBACK Actions</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Identifier</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3.1.14.4 PUBREC Actions</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Identifier</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3.1.15.4 PUBREL Actions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 Publish Complete (QoS 2 delivery part 3)</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3.1.16.4 PUBCOMP Actions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 - Subscribe Request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Identifier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3.1.17.5 SUBSCRIBE Actions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 - Subscribe Acknowledgement</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 - Unsubscribe Request</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3.1.19.4 UNSUBSCRIBE Actions</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 - Unsubscribe Acknowledgement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 - Ping Request</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Packet Identifier</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3.1.21.4 PINGREQ Actions</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 - Ping Response</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Application Messages Remaining</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 - Disconnect Notification</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3.1.23.6 DISCONNECT Actions</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65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65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Identifier</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82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89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92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92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93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93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93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Client’s Publish Procedure</w:t>
              <w:tab/>
              <w:t xml:space="preserve">94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Gateway’s Publish Procedure</w:t>
              <w:tab/>
              <w:t xml:space="preserve">94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95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95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97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98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99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101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104</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104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104</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104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113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113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113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113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rPr>
          <w:rFonts w:ascii="Arial" w:cs="Arial" w:eastAsia="Arial" w:hAnsi="Arial"/>
        </w:rPr>
        <w:sectPr>
          <w:headerReference r:id="rId34" w:type="default"/>
          <w:headerReference r:id="rId35" w:type="first"/>
          <w:footerReference r:id="rId36" w:type="default"/>
          <w:footerReference r:id="rId37"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1">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38">
        <w:r w:rsidDel="00000000" w:rsidR="00000000" w:rsidRPr="00000000">
          <w:rPr>
            <w:rFonts w:ascii="Arial" w:cs="Arial" w:eastAsia="Arial" w:hAnsi="Arial"/>
            <w:rtl w:val="0"/>
          </w:rPr>
          <w:t xml:space="preserve"> </w:t>
        </w:r>
      </w:hyperlink>
      <w:hyperlink r:id="rId39">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2">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4">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5">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7">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A">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B">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C">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E">
      <w:pPr>
        <w:keepNext w:val="0"/>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5">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r w:rsidDel="00000000" w:rsidR="00000000" w:rsidRPr="00000000">
        <w:rPr>
          <w:rFonts w:ascii="Arial" w:cs="Arial" w:eastAsia="Arial" w:hAnsi="Arial"/>
          <w:color w:val="000000"/>
          <w:sz w:val="22"/>
          <w:szCs w:val="22"/>
          <w:shd w:fill="auto" w:val="clear"/>
          <w:rtl w:val="0"/>
        </w:rPr>
        <w:t xml:space="preserve">Th</w:t>
      </w:r>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D">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4E">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Identity:</w:t>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identity used to establish that a sequence of datagrams originates from the same network source. This could be, for example:</w:t>
      </w:r>
    </w:p>
    <w:p w:rsidR="00000000" w:rsidDel="00000000" w:rsidP="00000000" w:rsidRDefault="00000000" w:rsidRPr="00000000" w14:paraId="00000151">
      <w:pPr>
        <w:numPr>
          <w:ilvl w:val="0"/>
          <w:numId w:val="26"/>
        </w:numPr>
        <w:spacing w:after="0" w:afterAutospacing="0" w:before="24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Network Address</w:t>
      </w:r>
    </w:p>
    <w:p w:rsidR="00000000" w:rsidDel="00000000" w:rsidP="00000000" w:rsidRDefault="00000000" w:rsidRPr="00000000" w14:paraId="00000152">
      <w:pPr>
        <w:numPr>
          <w:ilvl w:val="0"/>
          <w:numId w:val="26"/>
        </w:numPr>
        <w:spacing w:after="0" w:afterAutospacing="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 DTLS connection ID</w:t>
      </w:r>
    </w:p>
    <w:p w:rsidR="00000000" w:rsidDel="00000000" w:rsidP="00000000" w:rsidRDefault="00000000" w:rsidRPr="00000000" w14:paraId="00000153">
      <w:pPr>
        <w:numPr>
          <w:ilvl w:val="0"/>
          <w:numId w:val="26"/>
        </w:numPr>
        <w:spacing w:after="240" w:before="0" w:beforeAutospacing="0" w:line="276" w:lineRule="auto"/>
        <w:ind w:left="72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An MQTT-SN Protection Packet sender ID</w:t>
      </w:r>
    </w:p>
    <w:p w:rsidR="00000000" w:rsidDel="00000000" w:rsidP="00000000" w:rsidRDefault="00000000" w:rsidRPr="00000000" w14:paraId="0000015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Network Identity with an MQTT-SN endpoint.</w:t>
      </w:r>
    </w:p>
    <w:p w:rsidR="00000000" w:rsidDel="00000000" w:rsidP="00000000" w:rsidRDefault="00000000" w:rsidRPr="00000000" w14:paraId="00000156">
      <w:pPr>
        <w:spacing w:after="240" w:before="240" w:line="276" w:lineRule="auto"/>
        <w:ind w:left="0" w:right="0" w:firstLine="0"/>
        <w:rPr>
          <w:rFonts w:ascii="Arial" w:cs="Arial" w:eastAsia="Arial" w:hAnsi="Arial"/>
          <w:b w:val="1"/>
          <w:color w:val="000000"/>
          <w:sz w:val="22"/>
          <w:szCs w:val="22"/>
          <w:shd w:fill="auto" w:val="clear"/>
        </w:rPr>
      </w:pPr>
      <w:sdt>
        <w:sdtPr>
          <w:tag w:val="goog_rdk_6"/>
        </w:sdtPr>
        <w:sdtContent>
          <w:del w:author="davide.lenzarini@u-blox.com" w:id="0" w:date="2024-08-08T09:49:08Z">
            <w:r w:rsidDel="00000000" w:rsidR="00000000" w:rsidRPr="00000000">
              <w:rPr>
                <w:rFonts w:ascii="Arial" w:cs="Arial" w:eastAsia="Arial" w:hAnsi="Arial"/>
                <w:color w:val="000000"/>
                <w:sz w:val="22"/>
                <w:szCs w:val="22"/>
                <w:shd w:fill="auto" w:val="clear"/>
                <w:rtl w:val="0"/>
              </w:rPr>
              <w:delText xml:space="preserve"> </w:delText>
            </w:r>
          </w:del>
        </w:sdtContent>
      </w:sdt>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8">
      <w:pPr>
        <w:spacing w:after="240" w:before="240" w:line="276" w:lineRule="auto"/>
        <w:ind w:left="0" w:right="0" w:firstLine="0"/>
        <w:rPr>
          <w:rFonts w:ascii="Arial" w:cs="Arial" w:eastAsia="Arial" w:hAnsi="Arial"/>
          <w:b w:val="1"/>
          <w:color w:val="000000"/>
          <w:sz w:val="22"/>
          <w:szCs w:val="22"/>
          <w:shd w:fill="auto" w:val="clear"/>
        </w:rPr>
      </w:pPr>
      <w:sdt>
        <w:sdtPr>
          <w:tag w:val="goog_rdk_8"/>
        </w:sdtPr>
        <w:sdtContent>
          <w:del w:author="davide.lenzarini@u-blox.com" w:id="1" w:date="2024-08-08T09:49:11Z">
            <w:r w:rsidDel="00000000" w:rsidR="00000000" w:rsidRPr="00000000">
              <w:rPr>
                <w:rFonts w:ascii="Arial" w:cs="Arial" w:eastAsia="Arial" w:hAnsi="Arial"/>
                <w:color w:val="000000"/>
                <w:sz w:val="22"/>
                <w:szCs w:val="22"/>
                <w:shd w:fill="auto" w:val="clear"/>
                <w:rtl w:val="0"/>
              </w:rPr>
              <w:delText xml:space="preserve"> </w:delText>
            </w:r>
          </w:del>
        </w:sdtContent>
      </w:sdt>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A">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creates a Virtual Connection to a Server.</w:t>
      </w:r>
    </w:p>
    <w:p w:rsidR="00000000" w:rsidDel="00000000" w:rsidP="00000000" w:rsidRDefault="00000000" w:rsidRPr="00000000" w14:paraId="0000015B">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C">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D">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E">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deletes the Virtual Connection to the 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0">
      <w:pPr>
        <w:numPr>
          <w:ilvl w:val="0"/>
          <w:numId w:val="49"/>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2">
      <w:pPr>
        <w:numPr>
          <w:ilvl w:val="0"/>
          <w:numId w:val="6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6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6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sdt>
        <w:sdtPr>
          <w:tag w:val="goog_rdk_9"/>
        </w:sdtPr>
        <w:sdtContent>
          <w:ins w:author="davide.lenzarini@u-blox.com" w:id="2" w:date="2024-08-06T14:17:02Z">
            <w:r w:rsidDel="00000000" w:rsidR="00000000" w:rsidRPr="00000000">
              <w:rPr>
                <w:rFonts w:ascii="Arial" w:cs="Arial" w:eastAsia="Arial" w:hAnsi="Arial"/>
                <w:b w:val="1"/>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or</w:t>
            </w:r>
            <w:r w:rsidDel="00000000" w:rsidR="00000000" w:rsidRPr="00000000">
              <w:rPr>
                <w:rFonts w:ascii="Arial" w:cs="Arial" w:eastAsia="Arial" w:hAnsi="Arial"/>
                <w:b w:val="1"/>
                <w:color w:val="000000"/>
                <w:sz w:val="22"/>
                <w:szCs w:val="22"/>
                <w:shd w:fill="auto" w:val="clear"/>
                <w:rtl w:val="0"/>
              </w:rPr>
              <w:t xml:space="preserve"> GW</w:t>
            </w:r>
          </w:ins>
        </w:sdtContent>
      </w:sdt>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6">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7">
      <w:pPr>
        <w:numPr>
          <w:ilvl w:val="0"/>
          <w:numId w:val="5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8">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9">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A">
      <w:pPr>
        <w:numPr>
          <w:ilvl w:val="0"/>
          <w:numId w:val="5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B">
      <w:pPr>
        <w:numPr>
          <w:ilvl w:val="0"/>
          <w:numId w:val="5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D">
      <w:pPr>
        <w:numPr>
          <w:ilvl w:val="0"/>
          <w:numId w:val="51"/>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6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F">
      <w:pPr>
        <w:numPr>
          <w:ilvl w:val="0"/>
          <w:numId w:val="6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70">
      <w:pPr>
        <w:numPr>
          <w:ilvl w:val="0"/>
          <w:numId w:val="6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71">
      <w:pPr>
        <w:numPr>
          <w:ilvl w:val="0"/>
          <w:numId w:val="62"/>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7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73">
      <w:pPr>
        <w:numPr>
          <w:ilvl w:val="0"/>
          <w:numId w:val="3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74">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5">
      <w:pPr>
        <w:numPr>
          <w:ilvl w:val="0"/>
          <w:numId w:val="3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6">
      <w:pPr>
        <w:numPr>
          <w:ilvl w:val="0"/>
          <w:numId w:val="3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7">
      <w:pPr>
        <w:spacing w:after="240" w:before="0" w:line="276" w:lineRule="auto"/>
        <w:ind w:left="0" w:right="0" w:firstLine="0"/>
        <w:rPr>
          <w:rFonts w:ascii="Arial" w:cs="Arial" w:eastAsia="Arial" w:hAnsi="Arial"/>
          <w:b w:val="1"/>
          <w:color w:val="000000"/>
          <w:sz w:val="22"/>
          <w:szCs w:val="22"/>
          <w:shd w:fill="auto" w:val="clear"/>
        </w:rPr>
      </w:pPr>
      <w:sdt>
        <w:sdtPr>
          <w:tag w:val="goog_rdk_10"/>
        </w:sdtPr>
        <w:sdtContent>
          <w:commentRangeStart w:id="5"/>
        </w:sdtContent>
      </w:sdt>
      <w:r w:rsidDel="00000000" w:rsidR="00000000" w:rsidRPr="00000000">
        <w:rPr>
          <w:rFonts w:ascii="Arial" w:cs="Arial" w:eastAsia="Arial" w:hAnsi="Arial"/>
          <w:b w:val="1"/>
          <w:color w:val="000000"/>
          <w:sz w:val="22"/>
          <w:szCs w:val="22"/>
          <w:shd w:fill="auto" w:val="clear"/>
          <w:rtl w:val="0"/>
        </w:rPr>
        <w:t xml:space="preserve">MQTT Server:</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7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B">
      <w:pPr>
        <w:numPr>
          <w:ilvl w:val="0"/>
          <w:numId w:val="28"/>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C">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D">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E">
      <w:pPr>
        <w:numPr>
          <w:ilvl w:val="0"/>
          <w:numId w:val="28"/>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F">
      <w:pPr>
        <w:numPr>
          <w:ilvl w:val="0"/>
          <w:numId w:val="28"/>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80">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8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8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8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84">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6">
      <w:pPr>
        <w:spacing w:after="240" w:before="240" w:line="276" w:lineRule="auto"/>
        <w:ind w:left="0" w:right="0" w:firstLine="0"/>
        <w:jc w:val="both"/>
        <w:rPr>
          <w:rFonts w:ascii="Arial" w:cs="Arial" w:eastAsia="Arial" w:hAnsi="Arial"/>
          <w:b w:val="1"/>
          <w:color w:val="000000"/>
          <w:sz w:val="22"/>
          <w:szCs w:val="22"/>
          <w:shd w:fill="auto" w:val="clear"/>
        </w:rPr>
      </w:pPr>
      <w:sdt>
        <w:sdtPr>
          <w:tag w:val="goog_rdk_12"/>
        </w:sdtPr>
        <w:sdtContent>
          <w:del w:author="davide.lenzarini@u-blox.com" w:id="3" w:date="2024-08-08T09:49:25Z">
            <w:r w:rsidDel="00000000" w:rsidR="00000000" w:rsidRPr="00000000">
              <w:rPr>
                <w:rFonts w:ascii="Arial" w:cs="Arial" w:eastAsia="Arial" w:hAnsi="Arial"/>
                <w:color w:val="000000"/>
                <w:sz w:val="22"/>
                <w:szCs w:val="22"/>
                <w:shd w:fill="auto" w:val="clear"/>
                <w:rtl w:val="0"/>
              </w:rPr>
              <w:delText xml:space="preserve"> </w:delText>
            </w:r>
          </w:del>
        </w:sdtContent>
      </w:sdt>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8">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A">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B">
      <w:pPr>
        <w:spacing w:after="240" w:before="240" w:line="276" w:lineRule="auto"/>
        <w:ind w:left="0" w:right="0" w:firstLine="0"/>
        <w:rPr>
          <w:rFonts w:ascii="Arial" w:cs="Arial" w:eastAsia="Arial" w:hAnsi="Arial"/>
          <w:color w:val="000000"/>
          <w:sz w:val="22"/>
          <w:szCs w:val="22"/>
          <w:shd w:fill="auto" w:val="clear"/>
        </w:rPr>
      </w:pPr>
      <w:sdt>
        <w:sdtPr>
          <w:tag w:val="goog_rdk_13"/>
        </w:sdtPr>
        <w:sdtContent>
          <w:commentRangeStart w:id="6"/>
        </w:sdtContent>
      </w:sdt>
      <w:sdt>
        <w:sdtPr>
          <w:tag w:val="goog_rdk_14"/>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C">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F">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90">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9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2">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9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4.12</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94">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deleted in cases where the Virtual Connection is not deleted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6">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Retained Message:</w:t>
      </w:r>
    </w:p>
    <w:p w:rsidR="00000000" w:rsidDel="00000000" w:rsidP="00000000" w:rsidRDefault="00000000" w:rsidRPr="00000000" w14:paraId="0000019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stored by the Server for a topic on the receipt of a Publish Packet with the retained flag set. When a Client subscribes to a topic with a Retained Message set, the Server sends the Retained Message to the Client, depending on the setting of the Retain Handling Subscribe Flags. Refer to </w:t>
      </w:r>
      <w:hyperlink w:anchor="_heading=h.261ztfg">
        <w:r w:rsidDel="00000000" w:rsidR="00000000" w:rsidRPr="00000000">
          <w:rPr>
            <w:rFonts w:ascii="Arial" w:cs="Arial" w:eastAsia="Arial" w:hAnsi="Arial"/>
            <w:color w:val="1155cc"/>
            <w:sz w:val="22"/>
            <w:szCs w:val="22"/>
            <w:u w:val="single"/>
            <w:shd w:fill="auto" w:val="clear"/>
            <w:rtl w:val="0"/>
          </w:rPr>
          <w:t xml:space="preserve">section 3.1.17.2</w:t>
        </w:r>
      </w:hyperlink>
      <w:r w:rsidDel="00000000" w:rsidR="00000000" w:rsidRPr="00000000">
        <w:rPr>
          <w:rFonts w:ascii="Arial" w:cs="Arial" w:eastAsia="Arial" w:hAnsi="Arial"/>
          <w:color w:val="000000"/>
          <w:sz w:val="22"/>
          <w:szCs w:val="22"/>
          <w:shd w:fill="auto" w:val="clear"/>
          <w:rtl w:val="0"/>
        </w:rPr>
        <w:t xml:space="preserve"> and </w:t>
      </w:r>
      <w:hyperlink w:anchor="_heading=h.ly7c1y">
        <w:r w:rsidDel="00000000" w:rsidR="00000000" w:rsidRPr="00000000">
          <w:rPr>
            <w:rFonts w:ascii="Arial" w:cs="Arial" w:eastAsia="Arial" w:hAnsi="Arial"/>
            <w:color w:val="1155cc"/>
            <w:sz w:val="22"/>
            <w:szCs w:val="22"/>
            <w:u w:val="single"/>
            <w:shd w:fill="auto" w:val="clear"/>
            <w:rtl w:val="0"/>
          </w:rPr>
          <w:t xml:space="preserve">section 4.26</w:t>
        </w:r>
      </w:hyperlink>
      <w:r w:rsidDel="00000000" w:rsidR="00000000" w:rsidRPr="00000000">
        <w:rPr>
          <w:rFonts w:ascii="Arial" w:cs="Arial" w:eastAsia="Arial" w:hAnsi="Arial"/>
          <w:color w:val="000000"/>
          <w:sz w:val="22"/>
          <w:szCs w:val="22"/>
          <w:shd w:fill="auto" w:val="clear"/>
          <w:rtl w:val="0"/>
        </w:rPr>
        <w:t xml:space="preserve"> for more information about Retained Messages.</w:t>
      </w:r>
    </w:p>
    <w:p w:rsidR="00000000" w:rsidDel="00000000" w:rsidP="00000000" w:rsidRDefault="00000000" w:rsidRPr="00000000" w14:paraId="00000198">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A">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B">
      <w:pPr>
        <w:spacing w:after="352" w:lineRule="auto"/>
        <w:rPr>
          <w:rFonts w:ascii="Arial" w:cs="Arial" w:eastAsia="Arial" w:hAnsi="Arial"/>
          <w:color w:val="202124"/>
          <w:sz w:val="22"/>
          <w:szCs w:val="22"/>
        </w:rPr>
      </w:pPr>
      <w:r w:rsidDel="00000000" w:rsidR="00000000" w:rsidRPr="00000000">
        <w:rPr>
          <w:rFonts w:ascii="Arial" w:cs="Arial" w:eastAsia="Arial" w:hAnsi="Arial"/>
          <w:color w:val="202124"/>
          <w:sz w:val="22"/>
          <w:szCs w:val="22"/>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C">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D">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9E">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9F">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A0">
      <w:pPr>
        <w:spacing w:after="240" w:before="240" w:lineRule="auto"/>
        <w:ind w:left="0" w:right="0" w:firstLine="0"/>
        <w:rPr>
          <w:rFonts w:ascii="Arial" w:cs="Arial" w:eastAsia="Arial" w:hAnsi="Arial"/>
          <w:color w:val="202124"/>
        </w:rPr>
      </w:pPr>
      <w:hyperlink r:id="rId43">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A1">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A3">
      <w:pPr>
        <w:spacing w:after="240" w:before="240" w:lineRule="auto"/>
        <w:ind w:left="0" w:right="0" w:firstLine="0"/>
        <w:rPr>
          <w:rFonts w:ascii="Arial" w:cs="Arial" w:eastAsia="Arial" w:hAnsi="Arial"/>
          <w:color w:val="202124"/>
        </w:rPr>
      </w:pPr>
      <w:hyperlink r:id="rId44">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A4">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A5">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A6">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9">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A">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B">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C">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AE">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AF">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B0">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B1">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B2">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B3">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B4">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B5">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B6">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7">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8">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session having been established.</w:t>
      </w:r>
    </w:p>
    <w:p w:rsidR="00000000" w:rsidDel="00000000" w:rsidP="00000000" w:rsidRDefault="00000000" w:rsidRPr="00000000" w14:paraId="000001B9">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A">
      <w:pPr>
        <w:numPr>
          <w:ilvl w:val="0"/>
          <w:numId w:val="64"/>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B">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C">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D">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BE">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C0">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C1">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C2">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C3">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7">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48">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C4">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5">
            <w:pPr>
              <w:jc w:val="center"/>
              <w:rPr>
                <w:rFonts w:ascii="Arial" w:cs="Arial" w:eastAsia="Arial" w:hAnsi="Arial"/>
              </w:rPr>
            </w:pPr>
            <w:sdt>
              <w:sdtPr>
                <w:tag w:val="goog_rdk_16"/>
              </w:sdtPr>
              <w:sdtContent>
                <w:ins w:author="davide.lenzarini@u-blox.com" w:id="4" w:date="2024-08-12T12:27:30Z">
                  <w:r w:rsidDel="00000000" w:rsidR="00000000" w:rsidRPr="00000000">
                    <w:rPr>
                      <w:rFonts w:ascii="Arial" w:cs="Arial" w:eastAsia="Arial" w:hAnsi="Arial"/>
                      <w:color w:val="000000"/>
                      <w:rtl w:val="0"/>
                    </w:rPr>
                    <w:t xml:space="preserve">Byte \ </w:t>
                  </w:r>
                </w:ins>
              </w:sdtContent>
            </w:sdt>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8">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9">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B">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C">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E">
            <w:pPr>
              <w:rPr>
                <w:rFonts w:ascii="Arial" w:cs="Arial" w:eastAsia="Arial" w:hAnsi="Arial"/>
              </w:rPr>
            </w:pPr>
            <w:sdt>
              <w:sdtPr>
                <w:tag w:val="goog_rdk_18"/>
              </w:sdtPr>
              <w:sdtContent>
                <w:del w:author="davide.lenzarini@u-blox.com" w:id="5" w:date="2024-08-12T12:28:19Z">
                  <w:r w:rsidDel="00000000" w:rsidR="00000000" w:rsidRPr="00000000">
                    <w:rPr>
                      <w:rFonts w:ascii="Arial" w:cs="Arial" w:eastAsia="Arial" w:hAnsi="Arial"/>
                      <w:rtl w:val="0"/>
                    </w:rPr>
                    <w:delText xml:space="preserve">byte </w:delText>
                  </w:r>
                </w:del>
              </w:sdtContent>
            </w:sdt>
            <w:r w:rsidDel="00000000" w:rsidR="00000000" w:rsidRPr="00000000">
              <w:rPr>
                <w:rFonts w:ascii="Arial" w:cs="Arial" w:eastAsia="Arial" w:hAnsi="Arial"/>
                <w:rtl w:val="0"/>
              </w:rPr>
              <w:t xml:space="preserve">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F">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7">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49">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0">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9">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1">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A">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B">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D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2">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F">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E0">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E1">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19"/>
        </w:sdtPr>
        <w:sdtContent>
          <w:commentRangeStart w:id="8"/>
        </w:sdtContent>
      </w:sdt>
      <w:sdt>
        <w:sdtPr>
          <w:tag w:val="goog_rdk_20"/>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Change w:author="davide.lenzarini@u-blox.com" w:id="6" w:date="2024-08-12T12:28:05Z">
            <w:trPr>
              <w:cantSplit w:val="0"/>
              <w:tblHeader w:val="0"/>
            </w:trPr>
          </w:trPrChange>
        </w:trPr>
        <w:sdt>
          <w:sdtPr>
            <w:tag w:val="goog_rdk_21"/>
          </w:sdtPr>
          <w:sdtContent>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Change w:author="davide.lenzarini@u-blox.com" w:id="6" w:date="2024-08-12T12:28:05Z">
                  <w:tcPr>
                    <w:shd w:fill="cfe2f3" w:val="clear"/>
                  </w:tcPr>
                </w:tcPrChange>
              </w:tcPr>
              <w:sdt>
                <w:sdtPr>
                  <w:tag w:val="goog_rdk_26"/>
                </w:sdtPr>
                <w:sdtContent>
                  <w:p w:rsidR="00000000" w:rsidDel="00000000" w:rsidP="00000000" w:rsidRDefault="00000000" w:rsidRPr="00000000" w14:paraId="000001E2">
                    <w:pPr>
                      <w:jc w:val="center"/>
                      <w:rPr>
                        <w:rFonts w:ascii="Arial" w:cs="Arial" w:eastAsia="Arial" w:hAnsi="Arial"/>
                        <w:rPrChange w:author="davide.lenzarini@u-blox.com" w:id="6" w:date="2024-08-12T12:28:05Z">
                          <w:rPr>
                            <w:rFonts w:ascii="Arial" w:cs="Arial" w:eastAsia="Arial" w:hAnsi="Arial"/>
                            <w:b w:val="1"/>
                          </w:rPr>
                        </w:rPrChange>
                      </w:rPr>
                    </w:pPr>
                    <w:sdt>
                      <w:sdtPr>
                        <w:tag w:val="goog_rdk_23"/>
                      </w:sdtPr>
                      <w:sdtContent>
                        <w:ins w:author="davide.lenzarini@u-blox.com" w:id="7" w:date="2024-08-12T12:28:05Z">
                          <w:r w:rsidDel="00000000" w:rsidR="00000000" w:rsidRPr="00000000">
                            <w:rPr>
                              <w:rFonts w:ascii="Arial" w:cs="Arial" w:eastAsia="Arial" w:hAnsi="Arial"/>
                              <w:rtl w:val="0"/>
                            </w:rPr>
                            <w:t xml:space="preserve">Byte \ Bit</w:t>
                          </w:r>
                        </w:ins>
                      </w:sdtContent>
                    </w:sdt>
                    <w:sdt>
                      <w:sdtPr>
                        <w:tag w:val="goog_rdk_24"/>
                      </w:sdtPr>
                      <w:sdtContent>
                        <w:del w:author="davide.lenzarini@u-blox.com" w:id="7" w:date="2024-08-12T12:28:05Z">
                          <w:r w:rsidDel="00000000" w:rsidR="00000000" w:rsidRPr="00000000">
                            <w:rPr>
                              <w:rFonts w:ascii="Arial" w:cs="Arial" w:eastAsia="Arial" w:hAnsi="Arial"/>
                              <w:b w:val="1"/>
                              <w:rtl w:val="0"/>
                            </w:rPr>
                            <w:delText xml:space="preserve">Bit</w:delText>
                          </w:r>
                        </w:del>
                      </w:sdtContent>
                    </w:sdt>
                    <w:sdt>
                      <w:sdtPr>
                        <w:tag w:val="goog_rdk_25"/>
                      </w:sdtPr>
                      <w:sdtContent>
                        <w:r w:rsidDel="00000000" w:rsidR="00000000" w:rsidRPr="00000000">
                          <w:rPr>
                            <w:rtl w:val="0"/>
                          </w:rPr>
                        </w:r>
                      </w:sdtContent>
                    </w:sdt>
                  </w:p>
                </w:sdtContent>
              </w:sdt>
            </w:tc>
          </w:sdtContent>
        </w:sdt>
        <w:tc>
          <w:tcPr>
            <w:shd w:fill="cfe2f3" w:val="clear"/>
            <w:tcPrChange w:author="davide.lenzarini@u-blox.com" w:id="6" w:date="2024-08-12T12:28:05Z">
              <w:tcPr>
                <w:shd w:fill="cfe2f3" w:val="clear"/>
              </w:tcPr>
            </w:tcPrChange>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Change w:author="davide.lenzarini@u-blox.com" w:id="6" w:date="2024-08-12T12:28:05Z">
              <w:tcPr>
                <w:shd w:fill="cfe2f3" w:val="clear"/>
              </w:tcPr>
            </w:tcPrChange>
          </w:tcPr>
          <w:p w:rsidR="00000000" w:rsidDel="00000000" w:rsidP="00000000" w:rsidRDefault="00000000" w:rsidRPr="00000000" w14:paraId="000001E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Change w:author="davide.lenzarini@u-blox.com" w:id="6" w:date="2024-08-12T12:28:05Z">
              <w:tcPr>
                <w:shd w:fill="cfe2f3" w:val="clear"/>
              </w:tcPr>
            </w:tcPrChange>
          </w:tcPr>
          <w:p w:rsidR="00000000" w:rsidDel="00000000" w:rsidP="00000000" w:rsidRDefault="00000000" w:rsidRPr="00000000" w14:paraId="000001E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Change w:author="davide.lenzarini@u-blox.com" w:id="6" w:date="2024-08-12T12:28:05Z">
              <w:tcPr>
                <w:shd w:fill="cfe2f3" w:val="clear"/>
              </w:tcPr>
            </w:tcPrChange>
          </w:tcPr>
          <w:p w:rsidR="00000000" w:rsidDel="00000000" w:rsidP="00000000" w:rsidRDefault="00000000" w:rsidRPr="00000000" w14:paraId="000001E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Change w:author="davide.lenzarini@u-blox.com" w:id="6" w:date="2024-08-12T12:28:05Z">
              <w:tcPr>
                <w:shd w:fill="cfe2f3" w:val="clear"/>
              </w:tcPr>
            </w:tcPrChange>
          </w:tcPr>
          <w:p w:rsidR="00000000" w:rsidDel="00000000" w:rsidP="00000000" w:rsidRDefault="00000000" w:rsidRPr="00000000" w14:paraId="000001E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Change w:author="davide.lenzarini@u-blox.com" w:id="6" w:date="2024-08-12T12:28:05Z">
              <w:tcPr>
                <w:shd w:fill="cfe2f3" w:val="clear"/>
              </w:tcPr>
            </w:tcPrChange>
          </w:tcPr>
          <w:p w:rsidR="00000000" w:rsidDel="00000000" w:rsidP="00000000" w:rsidRDefault="00000000" w:rsidRPr="00000000" w14:paraId="000001E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Change w:author="davide.lenzarini@u-blox.com" w:id="6" w:date="2024-08-12T12:28:05Z">
              <w:tcPr>
                <w:shd w:fill="cfe2f3" w:val="clear"/>
              </w:tcPr>
            </w:tcPrChange>
          </w:tcPr>
          <w:p w:rsidR="00000000" w:rsidDel="00000000" w:rsidP="00000000" w:rsidRDefault="00000000" w:rsidRPr="00000000" w14:paraId="000001E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Change w:author="davide.lenzarini@u-blox.com" w:id="6" w:date="2024-08-12T12:28:05Z">
              <w:tcPr>
                <w:shd w:fill="cfe2f3" w:val="clear"/>
              </w:tcPr>
            </w:tcPrChange>
          </w:tcPr>
          <w:p w:rsidR="00000000" w:rsidDel="00000000" w:rsidP="00000000" w:rsidRDefault="00000000" w:rsidRPr="00000000" w14:paraId="000001E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B">
            <w:pPr>
              <w:rPr>
                <w:rFonts w:ascii="Arial" w:cs="Arial" w:eastAsia="Arial" w:hAnsi="Arial"/>
              </w:rPr>
            </w:pPr>
            <w:sdt>
              <w:sdtPr>
                <w:tag w:val="goog_rdk_28"/>
              </w:sdtPr>
              <w:sdtContent>
                <w:del w:author="davide.lenzarini@u-blox.com" w:id="8" w:date="2024-08-12T12:28:23Z">
                  <w:r w:rsidDel="00000000" w:rsidR="00000000" w:rsidRPr="00000000">
                    <w:rPr>
                      <w:rFonts w:ascii="Arial" w:cs="Arial" w:eastAsia="Arial" w:hAnsi="Arial"/>
                      <w:rtl w:val="0"/>
                    </w:rPr>
                    <w:delText xml:space="preserve">byte </w:delText>
                  </w:r>
                </w:del>
              </w:sdtContent>
            </w:sdt>
            <w:r w:rsidDel="00000000" w:rsidR="00000000" w:rsidRPr="00000000">
              <w:rPr>
                <w:rFonts w:ascii="Arial" w:cs="Arial" w:eastAsia="Arial" w:hAnsi="Arial"/>
                <w:rtl w:val="0"/>
              </w:rPr>
              <w:t xml:space="preserve">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C">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F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D">
            <w:pPr>
              <w:rPr>
                <w:rFonts w:ascii="Arial" w:cs="Arial" w:eastAsia="Arial" w:hAnsi="Arial"/>
              </w:rPr>
            </w:pPr>
            <w:sdt>
              <w:sdtPr>
                <w:tag w:val="goog_rdk_30"/>
              </w:sdtPr>
              <w:sdtContent>
                <w:del w:author="davide.lenzarini@u-blox.com" w:id="9" w:date="2024-08-12T12:28:26Z">
                  <w:r w:rsidDel="00000000" w:rsidR="00000000" w:rsidRPr="00000000">
                    <w:rPr>
                      <w:rFonts w:ascii="Arial" w:cs="Arial" w:eastAsia="Arial" w:hAnsi="Arial"/>
                      <w:rtl w:val="0"/>
                    </w:rPr>
                    <w:delText xml:space="preserve">byte </w:delText>
                  </w:r>
                </w:del>
              </w:sdtContent>
            </w:sdt>
            <w:r w:rsidDel="00000000" w:rsidR="00000000" w:rsidRPr="00000000">
              <w:rPr>
                <w:rFonts w:ascii="Arial" w:cs="Arial" w:eastAsia="Arial" w:hAnsi="Arial"/>
                <w:rtl w:val="0"/>
              </w:rPr>
              <w:t xml:space="preserve">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206">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B">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E">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F">
            <w:pPr>
              <w:rPr>
                <w:rFonts w:ascii="Arial" w:cs="Arial" w:eastAsia="Arial" w:hAnsi="Arial"/>
              </w:rPr>
            </w:pPr>
            <w:sdt>
              <w:sdtPr>
                <w:tag w:val="goog_rdk_32"/>
              </w:sdtPr>
              <w:sdtContent>
                <w:del w:author="davide.lenzarini@u-blox.com" w:id="10" w:date="2024-08-12T12:28:27Z">
                  <w:r w:rsidDel="00000000" w:rsidR="00000000" w:rsidRPr="00000000">
                    <w:rPr>
                      <w:rFonts w:ascii="Arial" w:cs="Arial" w:eastAsia="Arial" w:hAnsi="Arial"/>
                      <w:rtl w:val="0"/>
                    </w:rPr>
                    <w:delText xml:space="preserve">byte </w:delText>
                  </w:r>
                </w:del>
              </w:sdtContent>
            </w:sdt>
            <w:r w:rsidDel="00000000" w:rsidR="00000000" w:rsidRPr="00000000">
              <w:rPr>
                <w:rFonts w:ascii="Arial" w:cs="Arial" w:eastAsia="Arial" w:hAnsi="Arial"/>
                <w:rtl w:val="0"/>
              </w:rPr>
              <w:t xml:space="preserve">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0">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8">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0">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1">
            <w:pPr>
              <w:rPr>
                <w:rFonts w:ascii="Arial" w:cs="Arial" w:eastAsia="Arial" w:hAnsi="Arial"/>
              </w:rPr>
            </w:pPr>
            <w:sdt>
              <w:sdtPr>
                <w:tag w:val="goog_rdk_34"/>
              </w:sdtPr>
              <w:sdtContent>
                <w:del w:author="davide.lenzarini@u-blox.com" w:id="11" w:date="2024-08-12T12:28:33Z">
                  <w:r w:rsidDel="00000000" w:rsidR="00000000" w:rsidRPr="00000000">
                    <w:rPr>
                      <w:rFonts w:ascii="Arial" w:cs="Arial" w:eastAsia="Arial" w:hAnsi="Arial"/>
                      <w:rtl w:val="0"/>
                    </w:rPr>
                    <w:delText xml:space="preserve">byte </w:delText>
                  </w:r>
                </w:del>
              </w:sdtContent>
            </w:sdt>
            <w:r w:rsidDel="00000000" w:rsidR="00000000" w:rsidRPr="00000000">
              <w:rPr>
                <w:rFonts w:ascii="Arial" w:cs="Arial" w:eastAsia="Arial" w:hAnsi="Arial"/>
                <w:rtl w:val="0"/>
              </w:rPr>
              <w:t xml:space="preserve">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2">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A">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E">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2">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3">
            <w:pPr>
              <w:rPr>
                <w:rFonts w:ascii="Arial" w:cs="Arial" w:eastAsia="Arial" w:hAnsi="Arial"/>
              </w:rPr>
            </w:pPr>
            <w:sdt>
              <w:sdtPr>
                <w:tag w:val="goog_rdk_36"/>
              </w:sdtPr>
              <w:sdtContent>
                <w:del w:author="davide.lenzarini@u-blox.com" w:id="12" w:date="2024-08-12T12:28:36Z">
                  <w:r w:rsidDel="00000000" w:rsidR="00000000" w:rsidRPr="00000000">
                    <w:rPr>
                      <w:rFonts w:ascii="Arial" w:cs="Arial" w:eastAsia="Arial" w:hAnsi="Arial"/>
                      <w:rtl w:val="0"/>
                    </w:rPr>
                    <w:delText xml:space="preserve">byte </w:delText>
                  </w:r>
                </w:del>
              </w:sdtContent>
            </w:sdt>
            <w:r w:rsidDel="00000000" w:rsidR="00000000" w:rsidRPr="00000000">
              <w:rPr>
                <w:rFonts w:ascii="Arial" w:cs="Arial" w:eastAsia="Arial" w:hAnsi="Arial"/>
                <w:rtl w:val="0"/>
              </w:rPr>
              <w:t xml:space="preserve">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34">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D">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F">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46">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7">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8">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9">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A">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B">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D">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E">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56">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7">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9">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A">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B">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C">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D">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E">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F">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61">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62">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63">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6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65">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66">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7">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8">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9">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A">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C">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D">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E">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2">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6">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A">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E">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2">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6">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A">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E">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2">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7">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A">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C">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F">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1">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4">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6">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B">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w:t>
            </w:r>
            <w:sdt>
              <w:sdtPr>
                <w:tag w:val="goog_rdk_37"/>
              </w:sdtPr>
              <w:sdtContent>
                <w:commentRangeStart w:id="10"/>
              </w:sdtContent>
            </w:sdt>
            <w:r w:rsidDel="00000000" w:rsidR="00000000" w:rsidRPr="00000000">
              <w:rPr>
                <w:rFonts w:ascii="Arial" w:cs="Arial" w:eastAsia="Arial" w:hAnsi="Arial"/>
                <w:rtl w:val="0"/>
              </w:rPr>
              <w:t xml:space="preserve"> or broker</w:t>
            </w:r>
            <w:commentRangeEnd w:id="10"/>
            <w:r w:rsidDel="00000000" w:rsidR="00000000" w:rsidRPr="00000000">
              <w:commentReference w:id="10"/>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F">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3">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7">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B">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F">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3">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7">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jc w:val="center"/>
              <w:rPr>
                <w:rFonts w:ascii="Arial" w:cs="Arial" w:eastAsia="Arial" w:hAnsi="Arial"/>
                <w:color w:val="000000"/>
              </w:rPr>
            </w:pPr>
            <w:r w:rsidDel="00000000" w:rsidR="00000000" w:rsidRPr="00000000">
              <w:rPr>
                <w:rFonts w:ascii="Arial" w:cs="Arial" w:eastAsia="Arial" w:hAnsi="Arial"/>
                <w:color w:val="000000"/>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jc w:val="center"/>
              <w:rPr>
                <w:rFonts w:ascii="Arial" w:cs="Arial" w:eastAsia="Arial" w:hAnsi="Arial"/>
                <w:color w:val="000000"/>
              </w:rPr>
            </w:pPr>
            <w:r w:rsidDel="00000000" w:rsidR="00000000" w:rsidRPr="00000000">
              <w:rPr>
                <w:rFonts w:ascii="Arial" w:cs="Arial" w:eastAsia="Arial" w:hAnsi="Arial"/>
                <w:color w:val="000000"/>
                <w:rtl w:val="0"/>
              </w:rPr>
              <w:t xml:space="preserve">Client to Gateway or</w:t>
            </w:r>
          </w:p>
          <w:p w:rsidR="00000000" w:rsidDel="00000000" w:rsidP="00000000" w:rsidRDefault="00000000" w:rsidRPr="00000000" w14:paraId="000002CA">
            <w:pPr>
              <w:jc w:val="center"/>
              <w:rPr>
                <w:rFonts w:ascii="Arial" w:cs="Arial" w:eastAsia="Arial" w:hAnsi="Arial"/>
                <w:color w:val="000000"/>
              </w:rPr>
            </w:pPr>
            <w:r w:rsidDel="00000000" w:rsidR="00000000" w:rsidRPr="00000000">
              <w:rPr>
                <w:rFonts w:ascii="Arial" w:cs="Arial" w:eastAsia="Arial" w:hAnsi="Arial"/>
                <w:color w:val="000000"/>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rPr>
                <w:rFonts w:ascii="Arial" w:cs="Arial" w:eastAsia="Arial" w:hAnsi="Arial"/>
                <w:color w:val="000000"/>
              </w:rPr>
            </w:pPr>
            <w:r w:rsidDel="00000000" w:rsidR="00000000" w:rsidRPr="00000000">
              <w:rPr>
                <w:rFonts w:ascii="Arial" w:cs="Arial" w:eastAsia="Arial" w:hAnsi="Arial"/>
                <w:color w:val="000000"/>
                <w:rtl w:val="0"/>
              </w:rPr>
              <w:t xml:space="preserve">Disconnect notification</w:t>
            </w:r>
          </w:p>
        </w:tc>
      </w:tr>
      <w:tr>
        <w:trPr>
          <w:cantSplit w:val="0"/>
          <w:tblHeader w:val="0"/>
          <w:trPrChange w:author="davide.lenzarini@u-blox.com" w:id="13" w:date="2024-07-30T18:04:29Z">
            <w:trPr>
              <w:cantSplit w:val="0"/>
              <w:tblHeader w:val="0"/>
            </w:trPr>
          </w:trPrChange>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C">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WAKEUP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rFonts w:ascii="Arial" w:cs="Arial" w:eastAsia="Arial" w:hAnsi="Arial"/>
                <w:color w:val="000000"/>
              </w:rPr>
            </w:pPr>
            <w:r w:rsidDel="00000000" w:rsidR="00000000" w:rsidRPr="00000000">
              <w:rPr>
                <w:rFonts w:ascii="Arial" w:cs="Arial" w:eastAsia="Arial" w:hAnsi="Arial"/>
                <w:color w:val="000000"/>
                <w:rtl w:val="0"/>
              </w:rPr>
              <w:t xml:space="preserve">0x19</w:t>
            </w:r>
          </w:p>
        </w:tc>
        <w:sdt>
          <w:sdtPr>
            <w:tag w:val="goog_rdk_38"/>
          </w:sdtPr>
          <w:sdtContent>
            <w:tc>
              <w:tcPr>
                <w:tcBorders>
                  <w:top w:color="000000" w:space="0" w:sz="4" w:val="single"/>
                  <w:left w:color="000000" w:space="0" w:sz="4" w:val="single"/>
                  <w:bottom w:color="000000" w:space="0" w:sz="4" w:val="single"/>
                  <w:right w:color="000000" w:space="0" w:sz="4" w:val="single"/>
                </w:tcBorders>
                <w:tcPrChange w:author="davide.lenzarini@u-blox.com" w:id="13" w:date="2024-07-30T18:04:29Z">
                  <w:tcPr>
                    <w:tcBorders>
                      <w:top w:color="000000" w:space="0" w:sz="4" w:val="single"/>
                      <w:left w:color="000000" w:space="0" w:sz="4" w:val="single"/>
                      <w:bottom w:color="000000" w:space="0" w:sz="4" w:val="single"/>
                      <w:right w:color="000000" w:space="0" w:sz="4" w:val="single"/>
                    </w:tcBorders>
                  </w:tcPr>
                </w:tcPrChange>
              </w:tcPr>
              <w:sdt>
                <w:sdtPr>
                  <w:tag w:val="goog_rdk_42"/>
                </w:sdtPr>
                <w:sdtContent>
                  <w:p w:rsidR="00000000" w:rsidDel="00000000" w:rsidP="00000000" w:rsidRDefault="00000000" w:rsidRPr="00000000" w14:paraId="000002CE">
                    <w:pPr>
                      <w:jc w:val="center"/>
                      <w:rPr>
                        <w:rFonts w:ascii="Arial" w:cs="Arial" w:eastAsia="Arial" w:hAnsi="Arial"/>
                        <w:rPrChange w:author="davide.lenzarini@u-blox.com" w:id="13" w:date="2024-07-30T18:04:29Z">
                          <w:rPr>
                            <w:rFonts w:ascii="Arial" w:cs="Arial" w:eastAsia="Arial" w:hAnsi="Arial"/>
                            <w:color w:val="000000"/>
                          </w:rPr>
                        </w:rPrChange>
                      </w:rPr>
                    </w:pPr>
                    <w:sdt>
                      <w:sdtPr>
                        <w:tag w:val="goog_rdk_40"/>
                      </w:sdtPr>
                      <w:sdtContent>
                        <w:ins w:author="davide.lenzarini@u-blox.com" w:id="14" w:date="2024-07-30T18:04:29Z">
                          <w:r w:rsidDel="00000000" w:rsidR="00000000" w:rsidRPr="00000000">
                            <w:rPr>
                              <w:rFonts w:ascii="Arial" w:cs="Arial" w:eastAsia="Arial" w:hAnsi="Arial"/>
                              <w:color w:val="000000"/>
                              <w:rtl w:val="0"/>
                            </w:rPr>
                            <w:t xml:space="preserve">Gateway to Client</w:t>
                          </w:r>
                        </w:ins>
                      </w:sdtContent>
                    </w:sdt>
                    <w:sdt>
                      <w:sdtPr>
                        <w:tag w:val="goog_rdk_41"/>
                      </w:sdtPr>
                      <w:sdtContent>
                        <w:r w:rsidDel="00000000" w:rsidR="00000000" w:rsidRPr="00000000">
                          <w:rPr>
                            <w:rtl w:val="0"/>
                          </w:rPr>
                        </w:r>
                      </w:sdtContent>
                    </w:sdt>
                  </w:p>
                </w:sdtContent>
              </w:sdt>
            </w:tc>
          </w:sdtContent>
        </w:sdt>
        <w:tc>
          <w:tcPr>
            <w:tcBorders>
              <w:top w:color="000000" w:space="0" w:sz="4" w:val="single"/>
              <w:left w:color="000000" w:space="0" w:sz="4" w:val="single"/>
              <w:bottom w:color="000000" w:space="0" w:sz="4" w:val="single"/>
              <w:right w:color="000000" w:space="0" w:sz="4" w:val="single"/>
            </w:tcBorders>
            <w:tcPrChange w:author="davide.lenzarini@u-blox.com" w:id="13" w:date="2024-07-30T18:04:29Z">
              <w:tcPr>
                <w:tcBorders>
                  <w:top w:color="000000" w:space="0" w:sz="4" w:val="single"/>
                  <w:left w:color="000000" w:space="0" w:sz="4" w:val="single"/>
                  <w:bottom w:color="000000" w:space="0" w:sz="4" w:val="single"/>
                  <w:right w:color="000000" w:space="0" w:sz="4" w:val="single"/>
                </w:tcBorders>
              </w:tcPr>
            </w:tcPrChange>
          </w:tcPr>
          <w:p w:rsidR="00000000" w:rsidDel="00000000" w:rsidP="00000000" w:rsidRDefault="00000000" w:rsidRPr="00000000" w14:paraId="000002CF">
            <w:pPr>
              <w:rPr>
                <w:rFonts w:ascii="Arial" w:cs="Arial" w:eastAsia="Arial" w:hAnsi="Arial"/>
                <w:color w:val="000000"/>
              </w:rPr>
            </w:pPr>
            <w:r w:rsidDel="00000000" w:rsidR="00000000" w:rsidRPr="00000000">
              <w:rPr>
                <w:rFonts w:ascii="Arial" w:cs="Arial" w:eastAsia="Arial" w:hAnsi="Arial"/>
                <w:color w:val="000000"/>
                <w:rtl w:val="0"/>
              </w:rPr>
              <w:t xml:space="preserve">Wake up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0">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color w:val="666666"/>
              </w:rPr>
            </w:pPr>
            <w:sdt>
              <w:sdtPr>
                <w:tag w:val="goog_rdk_44"/>
              </w:sdtPr>
              <w:sdtContent>
                <w:ins w:author="davide.lenzarini@u-blox.com" w:id="15" w:date="2024-07-30T18:05:31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rFonts w:ascii="Arial" w:cs="Arial" w:eastAsia="Arial" w:hAnsi="Arial"/>
                <w:color w:val="666666"/>
              </w:rPr>
            </w:pPr>
            <w:sdt>
              <w:sdtPr>
                <w:tag w:val="goog_rdk_46"/>
              </w:sdtPr>
              <w:sdtContent>
                <w:ins w:author="davide.lenzarini@u-blox.com" w:id="16" w:date="2024-07-30T18:05:49Z">
                  <w:r w:rsidDel="00000000" w:rsidR="00000000" w:rsidRPr="00000000">
                    <w:rPr>
                      <w:rFonts w:ascii="Arial" w:cs="Arial" w:eastAsia="Arial" w:hAnsi="Arial"/>
                      <w:color w:val="666666"/>
                      <w:rtl w:val="0"/>
                    </w:rPr>
                    <w:t xml:space="preserve">Reserved</w:t>
                  </w:r>
                </w:ins>
              </w:sdtContent>
            </w:sdt>
            <w:sdt>
              <w:sdtPr>
                <w:tag w:val="goog_rdk_47"/>
              </w:sdtPr>
              <w:sdtContent>
                <w:del w:author="davide.lenzarini@u-blox.com" w:id="16" w:date="2024-07-30T18:05:49Z">
                  <w:r w:rsidDel="00000000" w:rsidR="00000000" w:rsidRPr="00000000">
                    <w:rPr>
                      <w:rFonts w:ascii="Arial" w:cs="Arial" w:eastAsia="Arial" w:hAnsi="Arial"/>
                      <w:color w:val="666666"/>
                      <w:rtl w:val="0"/>
                    </w:rPr>
                    <w:delText xml:space="preserve">Forbidden</w:delText>
                  </w:r>
                </w:del>
              </w:sdtContent>
            </w:sdt>
            <w:r w:rsidDel="00000000" w:rsidR="00000000" w:rsidRPr="00000000">
              <w:rPr>
                <w:rFonts w:ascii="Arial" w:cs="Arial" w:eastAsia="Arial" w:hAnsi="Arial"/>
                <w:color w:val="666666"/>
                <w:rtl w:val="0"/>
              </w:rPr>
              <w:t xml:space="preserve">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4">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jc w:val="center"/>
              <w:rPr>
                <w:rFonts w:ascii="Arial" w:cs="Arial" w:eastAsia="Arial" w:hAnsi="Arial"/>
                <w:color w:val="666666"/>
              </w:rPr>
            </w:pPr>
            <w:sdt>
              <w:sdtPr>
                <w:tag w:val="goog_rdk_49"/>
              </w:sdtPr>
              <w:sdtContent>
                <w:ins w:author="davide.lenzarini@u-blox.com" w:id="17" w:date="2024-07-30T18:05:34Z">
                  <w:r w:rsidDel="00000000" w:rsidR="00000000" w:rsidRPr="00000000">
                    <w:rPr>
                      <w:rFonts w:ascii="Arial" w:cs="Arial" w:eastAsia="Arial" w:hAnsi="Arial"/>
                      <w:color w:val="666666"/>
                      <w:rtl w:val="0"/>
                    </w:rPr>
                    <w:t xml:space="preserve">Forbidden</w:t>
                  </w:r>
                </w:ins>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rFonts w:ascii="Arial" w:cs="Arial" w:eastAsia="Arial" w:hAnsi="Arial"/>
                <w:color w:val="666666"/>
              </w:rPr>
            </w:pPr>
            <w:sdt>
              <w:sdtPr>
                <w:tag w:val="goog_rdk_51"/>
              </w:sdtPr>
              <w:sdtContent>
                <w:ins w:author="davide.lenzarini@u-blox.com" w:id="18" w:date="2024-07-30T18:05:56Z">
                  <w:r w:rsidDel="00000000" w:rsidR="00000000" w:rsidRPr="00000000">
                    <w:rPr>
                      <w:rFonts w:ascii="Arial" w:cs="Arial" w:eastAsia="Arial" w:hAnsi="Arial"/>
                      <w:color w:val="666666"/>
                      <w:rtl w:val="0"/>
                    </w:rPr>
                    <w:t xml:space="preserve">Reserved</w:t>
                  </w:r>
                </w:ins>
              </w:sdtContent>
            </w:sdt>
            <w:sdt>
              <w:sdtPr>
                <w:tag w:val="goog_rdk_52"/>
              </w:sdtPr>
              <w:sdtContent>
                <w:del w:author="davide.lenzarini@u-blox.com" w:id="18" w:date="2024-07-30T18:05:56Z">
                  <w:r w:rsidDel="00000000" w:rsidR="00000000" w:rsidRPr="00000000">
                    <w:rPr>
                      <w:rFonts w:ascii="Arial" w:cs="Arial" w:eastAsia="Arial" w:hAnsi="Arial"/>
                      <w:color w:val="666666"/>
                      <w:rtl w:val="0"/>
                    </w:rPr>
                    <w:delText xml:space="preserve">Forbidden</w:delText>
                  </w:r>
                </w:del>
              </w:sdtContent>
            </w:sdt>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8">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B">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C">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D">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E">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E0">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sdt>
      <w:sdtPr>
        <w:tag w:val="goog_rdk_55"/>
      </w:sdtPr>
      <w:sdtContent>
        <w:p w:rsidR="00000000" w:rsidDel="00000000" w:rsidP="00000000" w:rsidRDefault="00000000" w:rsidRPr="00000000" w14:paraId="000002E4">
          <w:pPr>
            <w:rPr>
              <w:del w:author="davide.lenzarini@u-blox.com" w:id="19" w:date="2024-08-12T12:29:02Z"/>
              <w:rFonts w:ascii="Arial" w:cs="Arial" w:eastAsia="Arial" w:hAnsi="Arial"/>
            </w:rPr>
          </w:pPr>
          <w:sdt>
            <w:sdtPr>
              <w:tag w:val="goog_rdk_54"/>
            </w:sdtPr>
            <w:sdtContent>
              <w:del w:author="davide.lenzarini@u-blox.com" w:id="19" w:date="2024-08-12T12:29:02Z">
                <w:r w:rsidDel="00000000" w:rsidR="00000000" w:rsidRPr="00000000">
                  <w:rPr>
                    <w:rtl w:val="0"/>
                  </w:rPr>
                </w:r>
              </w:del>
            </w:sdtContent>
          </w:sdt>
        </w:p>
      </w:sdtContent>
    </w:sdt>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sdt>
        <w:sdtPr>
          <w:tag w:val="goog_rdk_56"/>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cfe2f3" w:val="clear"/>
              </w:tcPr>
              <w:sdt>
                <w:sdtPr>
                  <w:tag w:val="goog_rdk_59"/>
                </w:sdtPr>
                <w:sdtContent>
                  <w:p w:rsidR="00000000" w:rsidDel="00000000" w:rsidP="00000000" w:rsidRDefault="00000000" w:rsidRPr="00000000" w14:paraId="000002E5">
                    <w:pPr>
                      <w:jc w:val="center"/>
                      <w:rPr>
                        <w:del w:author="davide.lenzarini@u-blox.com" w:id="19" w:date="2024-08-12T12:29:02Z"/>
                        <w:rFonts w:ascii="Arial" w:cs="Arial" w:eastAsia="Arial" w:hAnsi="Arial"/>
                        <w:b w:val="1"/>
                      </w:rPr>
                    </w:pPr>
                    <w:sdt>
                      <w:sdtPr>
                        <w:tag w:val="goog_rdk_57"/>
                      </w:sdtPr>
                      <w:sdtContent>
                        <w:del w:author="davide.lenzarini@u-blox.com" w:id="19" w:date="2024-08-12T12:29:02Z"/>
                        <w:sdt>
                          <w:sdtPr>
                            <w:tag w:val="goog_rdk_58"/>
                          </w:sdtPr>
                          <w:sdtContent>
                            <w:commentRangeStart w:id="11"/>
                          </w:sdtContent>
                        </w:sdt>
                        <w:del w:author="davide.lenzarini@u-blox.com" w:id="19" w:date="2024-08-12T12:29:02Z">
                          <w:r w:rsidDel="00000000" w:rsidR="00000000" w:rsidRPr="00000000">
                            <w:rPr>
                              <w:rFonts w:ascii="Arial" w:cs="Arial" w:eastAsia="Arial" w:hAnsi="Arial"/>
                              <w:b w:val="1"/>
                              <w:rtl w:val="0"/>
                            </w:rPr>
                            <w:delText xml:space="preserve">Name</w:delText>
                          </w:r>
                        </w:del>
                      </w:sdtContent>
                    </w:sdt>
                  </w:p>
                </w:sdtContent>
              </w:sdt>
            </w:tc>
            <w:tc>
              <w:tcPr>
                <w:tcBorders>
                  <w:top w:color="000000" w:space="0" w:sz="4" w:val="single"/>
                  <w:left w:color="000000" w:space="0" w:sz="4" w:val="single"/>
                  <w:bottom w:color="000000" w:space="0" w:sz="4" w:val="single"/>
                  <w:right w:color="000000" w:space="0" w:sz="4" w:val="single"/>
                </w:tcBorders>
                <w:shd w:fill="cfe2f3" w:val="clear"/>
              </w:tcPr>
              <w:sdt>
                <w:sdtPr>
                  <w:tag w:val="goog_rdk_61"/>
                </w:sdtPr>
                <w:sdtContent>
                  <w:p w:rsidR="00000000" w:rsidDel="00000000" w:rsidP="00000000" w:rsidRDefault="00000000" w:rsidRPr="00000000" w14:paraId="000002E6">
                    <w:pPr>
                      <w:jc w:val="center"/>
                      <w:rPr>
                        <w:del w:author="davide.lenzarini@u-blox.com" w:id="19" w:date="2024-08-12T12:29:02Z"/>
                        <w:rFonts w:ascii="Arial" w:cs="Arial" w:eastAsia="Arial" w:hAnsi="Arial"/>
                        <w:b w:val="1"/>
                      </w:rPr>
                    </w:pPr>
                    <w:sdt>
                      <w:sdtPr>
                        <w:tag w:val="goog_rdk_60"/>
                      </w:sdtPr>
                      <w:sdtContent>
                        <w:del w:author="davide.lenzarini@u-blox.com" w:id="19" w:date="2024-08-12T12:29:02Z">
                          <w:r w:rsidDel="00000000" w:rsidR="00000000" w:rsidRPr="00000000">
                            <w:rPr>
                              <w:rFonts w:ascii="Arial" w:cs="Arial" w:eastAsia="Arial" w:hAnsi="Arial"/>
                              <w:b w:val="1"/>
                              <w:rtl w:val="0"/>
                            </w:rPr>
                            <w:delText xml:space="preserve">Value</w:delText>
                          </w:r>
                        </w:del>
                      </w:sdtContent>
                    </w:sdt>
                  </w:p>
                </w:sdtContent>
              </w:sdt>
            </w:tc>
            <w:tc>
              <w:tcPr>
                <w:tcBorders>
                  <w:top w:color="000000" w:space="0" w:sz="4" w:val="single"/>
                  <w:left w:color="000000" w:space="0" w:sz="4" w:val="single"/>
                  <w:bottom w:color="000000" w:space="0" w:sz="4" w:val="single"/>
                  <w:right w:color="000000" w:space="0" w:sz="4" w:val="single"/>
                </w:tcBorders>
                <w:shd w:fill="cfe2f3" w:val="clear"/>
              </w:tcPr>
              <w:sdt>
                <w:sdtPr>
                  <w:tag w:val="goog_rdk_63"/>
                </w:sdtPr>
                <w:sdtContent>
                  <w:p w:rsidR="00000000" w:rsidDel="00000000" w:rsidP="00000000" w:rsidRDefault="00000000" w:rsidRPr="00000000" w14:paraId="000002E7">
                    <w:pPr>
                      <w:jc w:val="center"/>
                      <w:rPr>
                        <w:del w:author="davide.lenzarini@u-blox.com" w:id="19" w:date="2024-08-12T12:29:02Z"/>
                        <w:rFonts w:ascii="Arial" w:cs="Arial" w:eastAsia="Arial" w:hAnsi="Arial"/>
                        <w:b w:val="1"/>
                      </w:rPr>
                    </w:pPr>
                    <w:sdt>
                      <w:sdtPr>
                        <w:tag w:val="goog_rdk_62"/>
                      </w:sdtPr>
                      <w:sdtContent>
                        <w:del w:author="davide.lenzarini@u-blox.com" w:id="19" w:date="2024-08-12T12:29:02Z">
                          <w:r w:rsidDel="00000000" w:rsidR="00000000" w:rsidRPr="00000000">
                            <w:rPr>
                              <w:rFonts w:ascii="Arial" w:cs="Arial" w:eastAsia="Arial" w:hAnsi="Arial"/>
                              <w:b w:val="1"/>
                              <w:rtl w:val="0"/>
                            </w:rPr>
                            <w:delText xml:space="preserve">Direction of flow</w:delText>
                          </w:r>
                        </w:del>
                      </w:sdtContent>
                    </w:sdt>
                  </w:p>
                </w:sdtContent>
              </w:sdt>
            </w:tc>
            <w:tc>
              <w:tcPr>
                <w:tcBorders>
                  <w:top w:color="000000" w:space="0" w:sz="4" w:val="single"/>
                  <w:left w:color="000000" w:space="0" w:sz="4" w:val="single"/>
                  <w:bottom w:color="000000" w:space="0" w:sz="4" w:val="single"/>
                  <w:right w:color="000000" w:space="0" w:sz="4" w:val="single"/>
                </w:tcBorders>
                <w:shd w:fill="cfe2f3" w:val="clear"/>
              </w:tcPr>
              <w:sdt>
                <w:sdtPr>
                  <w:tag w:val="goog_rdk_65"/>
                </w:sdtPr>
                <w:sdtContent>
                  <w:p w:rsidR="00000000" w:rsidDel="00000000" w:rsidP="00000000" w:rsidRDefault="00000000" w:rsidRPr="00000000" w14:paraId="000002E8">
                    <w:pPr>
                      <w:jc w:val="center"/>
                      <w:rPr>
                        <w:del w:author="davide.lenzarini@u-blox.com" w:id="19" w:date="2024-08-12T12:29:02Z"/>
                        <w:rFonts w:ascii="Arial" w:cs="Arial" w:eastAsia="Arial" w:hAnsi="Arial"/>
                        <w:b w:val="1"/>
                      </w:rPr>
                    </w:pPr>
                    <w:sdt>
                      <w:sdtPr>
                        <w:tag w:val="goog_rdk_64"/>
                      </w:sdtPr>
                      <w:sdtContent>
                        <w:del w:author="davide.lenzarini@u-blox.com" w:id="19" w:date="2024-08-12T12:29:02Z">
                          <w:r w:rsidDel="00000000" w:rsidR="00000000" w:rsidRPr="00000000">
                            <w:rPr>
                              <w:rFonts w:ascii="Arial" w:cs="Arial" w:eastAsia="Arial" w:hAnsi="Arial"/>
                              <w:b w:val="1"/>
                              <w:rtl w:val="0"/>
                            </w:rPr>
                            <w:delText xml:space="preserve">Description</w:delText>
                          </w:r>
                        </w:del>
                      </w:sdtContent>
                    </w:sdt>
                  </w:p>
                </w:sdtContent>
              </w:sdt>
            </w:tc>
          </w:tr>
        </w:sdtContent>
      </w:sdt>
      <w:sdt>
        <w:sdtPr>
          <w:tag w:val="goog_rdk_67"/>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68"/>
                </w:sdtPr>
                <w:sdtContent>
                  <w:p w:rsidR="00000000" w:rsidDel="00000000" w:rsidP="00000000" w:rsidRDefault="00000000" w:rsidRPr="00000000" w14:paraId="000002E9">
                    <w:pPr>
                      <w:jc w:val="center"/>
                      <w:rPr>
                        <w:del w:author="davide.lenzarini@u-blox.com" w:id="19" w:date="2024-08-12T12:29:02Z"/>
                        <w:rFonts w:ascii="Arial" w:cs="Arial" w:eastAsia="Arial" w:hAnsi="Arial"/>
                        <w:b w:val="1"/>
                      </w:rPr>
                    </w:pPr>
                    <w:sdt>
                      <w:sdtPr>
                        <w:tag w:val="goog_rdk_66"/>
                      </w:sdtPr>
                      <w:sdtContent>
                        <w:del w:author="davide.lenzarini@u-blox.com" w:id="19" w:date="2024-08-12T12:29:02Z">
                          <w:commentRangeEnd w:id="11"/>
                          <w:r w:rsidDel="00000000" w:rsidR="00000000" w:rsidRPr="00000000">
                            <w:commentReference w:id="11"/>
                          </w:r>
                          <w:r w:rsidDel="00000000" w:rsidR="00000000" w:rsidRPr="00000000">
                            <w:rPr>
                              <w:rFonts w:ascii="Arial" w:cs="Arial" w:eastAsia="Arial" w:hAnsi="Arial"/>
                              <w:rtl w:val="0"/>
                            </w:rPr>
                            <w:delText xml:space="preserve">Reserved</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70"/>
                </w:sdtPr>
                <w:sdtContent>
                  <w:p w:rsidR="00000000" w:rsidDel="00000000" w:rsidP="00000000" w:rsidRDefault="00000000" w:rsidRPr="00000000" w14:paraId="000002EA">
                    <w:pPr>
                      <w:jc w:val="center"/>
                      <w:rPr>
                        <w:del w:author="davide.lenzarini@u-blox.com" w:id="19" w:date="2024-08-12T12:29:02Z"/>
                        <w:rFonts w:ascii="Arial" w:cs="Arial" w:eastAsia="Arial" w:hAnsi="Arial"/>
                      </w:rPr>
                    </w:pPr>
                    <w:sdt>
                      <w:sdtPr>
                        <w:tag w:val="goog_rdk_69"/>
                      </w:sdtPr>
                      <w:sdtContent>
                        <w:del w:author="davide.lenzarini@u-blox.com" w:id="19" w:date="2024-08-12T12:29:02Z">
                          <w:r w:rsidDel="00000000" w:rsidR="00000000" w:rsidRPr="00000000">
                            <w:rPr>
                              <w:rFonts w:ascii="Arial" w:cs="Arial" w:eastAsia="Arial" w:hAnsi="Arial"/>
                              <w:rtl w:val="0"/>
                            </w:rPr>
                            <w:delText xml:space="preserve">0x00</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72"/>
                </w:sdtPr>
                <w:sdtContent>
                  <w:p w:rsidR="00000000" w:rsidDel="00000000" w:rsidP="00000000" w:rsidRDefault="00000000" w:rsidRPr="00000000" w14:paraId="000002EB">
                    <w:pPr>
                      <w:jc w:val="center"/>
                      <w:rPr>
                        <w:del w:author="davide.lenzarini@u-blox.com" w:id="19" w:date="2024-08-12T12:29:02Z"/>
                        <w:rFonts w:ascii="Arial" w:cs="Arial" w:eastAsia="Arial" w:hAnsi="Arial"/>
                      </w:rPr>
                    </w:pPr>
                    <w:sdt>
                      <w:sdtPr>
                        <w:tag w:val="goog_rdk_71"/>
                      </w:sdtPr>
                      <w:sdtContent>
                        <w:del w:author="davide.lenzarini@u-blox.com" w:id="19" w:date="2024-08-12T12:29:02Z">
                          <w:r w:rsidDel="00000000" w:rsidR="00000000" w:rsidRPr="00000000">
                            <w:rPr>
                              <w:rFonts w:ascii="Arial" w:cs="Arial" w:eastAsia="Arial" w:hAnsi="Arial"/>
                              <w:rtl w:val="0"/>
                            </w:rPr>
                            <w:delText xml:space="preserve">Forbidden</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74"/>
                </w:sdtPr>
                <w:sdtContent>
                  <w:p w:rsidR="00000000" w:rsidDel="00000000" w:rsidP="00000000" w:rsidRDefault="00000000" w:rsidRPr="00000000" w14:paraId="000002EC">
                    <w:pPr>
                      <w:rPr>
                        <w:del w:author="davide.lenzarini@u-blox.com" w:id="19" w:date="2024-08-12T12:29:02Z"/>
                        <w:rFonts w:ascii="Arial" w:cs="Arial" w:eastAsia="Arial" w:hAnsi="Arial"/>
                      </w:rPr>
                    </w:pPr>
                    <w:sdt>
                      <w:sdtPr>
                        <w:tag w:val="goog_rdk_73"/>
                      </w:sdtPr>
                      <w:sdtContent>
                        <w:del w:author="davide.lenzarini@u-blox.com" w:id="19" w:date="2024-08-12T12:29:02Z">
                          <w:r w:rsidDel="00000000" w:rsidR="00000000" w:rsidRPr="00000000">
                            <w:rPr>
                              <w:rFonts w:ascii="Arial" w:cs="Arial" w:eastAsia="Arial" w:hAnsi="Arial"/>
                              <w:rtl w:val="0"/>
                            </w:rPr>
                            <w:delText xml:space="preserve">Reserved</w:delText>
                          </w:r>
                        </w:del>
                      </w:sdtContent>
                    </w:sdt>
                  </w:p>
                </w:sdtContent>
              </w:sdt>
            </w:tc>
          </w:tr>
        </w:sdtContent>
      </w:sdt>
      <w:sdt>
        <w:sdtPr>
          <w:tag w:val="goog_rdk_75"/>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77"/>
                </w:sdtPr>
                <w:sdtContent>
                  <w:p w:rsidR="00000000" w:rsidDel="00000000" w:rsidP="00000000" w:rsidRDefault="00000000" w:rsidRPr="00000000" w14:paraId="000002ED">
                    <w:pPr>
                      <w:jc w:val="center"/>
                      <w:rPr>
                        <w:del w:author="davide.lenzarini@u-blox.com" w:id="19" w:date="2024-08-12T12:29:02Z"/>
                        <w:rFonts w:ascii="Arial" w:cs="Arial" w:eastAsia="Arial" w:hAnsi="Arial"/>
                        <w:b w:val="1"/>
                      </w:rPr>
                    </w:pPr>
                    <w:sdt>
                      <w:sdtPr>
                        <w:tag w:val="goog_rdk_76"/>
                      </w:sdtPr>
                      <w:sdtContent>
                        <w:del w:author="davide.lenzarini@u-blox.com" w:id="19" w:date="2024-08-12T12:29:02Z">
                          <w:r w:rsidDel="00000000" w:rsidR="00000000" w:rsidRPr="00000000">
                            <w:rPr>
                              <w:rFonts w:ascii="Arial" w:cs="Arial" w:eastAsia="Arial" w:hAnsi="Arial"/>
                              <w:b w:val="1"/>
                              <w:rtl w:val="0"/>
                            </w:rPr>
                            <w:delText xml:space="preserve">CONNECT</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79"/>
                </w:sdtPr>
                <w:sdtContent>
                  <w:p w:rsidR="00000000" w:rsidDel="00000000" w:rsidP="00000000" w:rsidRDefault="00000000" w:rsidRPr="00000000" w14:paraId="000002EE">
                    <w:pPr>
                      <w:jc w:val="center"/>
                      <w:rPr>
                        <w:del w:author="davide.lenzarini@u-blox.com" w:id="19" w:date="2024-08-12T12:29:02Z"/>
                        <w:rFonts w:ascii="Arial" w:cs="Arial" w:eastAsia="Arial" w:hAnsi="Arial"/>
                      </w:rPr>
                    </w:pPr>
                    <w:sdt>
                      <w:sdtPr>
                        <w:tag w:val="goog_rdk_78"/>
                      </w:sdtPr>
                      <w:sdtContent>
                        <w:del w:author="davide.lenzarini@u-blox.com" w:id="19" w:date="2024-08-12T12:29:02Z">
                          <w:r w:rsidDel="00000000" w:rsidR="00000000" w:rsidRPr="00000000">
                            <w:rPr>
                              <w:rFonts w:ascii="Arial" w:cs="Arial" w:eastAsia="Arial" w:hAnsi="Arial"/>
                              <w:rtl w:val="0"/>
                            </w:rPr>
                            <w:delText xml:space="preserve">0x01</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81"/>
                </w:sdtPr>
                <w:sdtContent>
                  <w:p w:rsidR="00000000" w:rsidDel="00000000" w:rsidP="00000000" w:rsidRDefault="00000000" w:rsidRPr="00000000" w14:paraId="000002EF">
                    <w:pPr>
                      <w:jc w:val="center"/>
                      <w:rPr>
                        <w:del w:author="davide.lenzarini@u-blox.com" w:id="19" w:date="2024-08-12T12:29:02Z"/>
                        <w:rFonts w:ascii="Arial" w:cs="Arial" w:eastAsia="Arial" w:hAnsi="Arial"/>
                      </w:rPr>
                    </w:pPr>
                    <w:sdt>
                      <w:sdtPr>
                        <w:tag w:val="goog_rdk_80"/>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83"/>
                </w:sdtPr>
                <w:sdtContent>
                  <w:p w:rsidR="00000000" w:rsidDel="00000000" w:rsidP="00000000" w:rsidRDefault="00000000" w:rsidRPr="00000000" w14:paraId="000002F0">
                    <w:pPr>
                      <w:rPr>
                        <w:del w:author="davide.lenzarini@u-blox.com" w:id="19" w:date="2024-08-12T12:29:02Z"/>
                        <w:rFonts w:ascii="Arial" w:cs="Arial" w:eastAsia="Arial" w:hAnsi="Arial"/>
                      </w:rPr>
                    </w:pPr>
                    <w:sdt>
                      <w:sdtPr>
                        <w:tag w:val="goog_rdk_82"/>
                      </w:sdtPr>
                      <w:sdtContent>
                        <w:del w:author="davide.lenzarini@u-blox.com" w:id="19" w:date="2024-08-12T12:29:02Z">
                          <w:r w:rsidDel="00000000" w:rsidR="00000000" w:rsidRPr="00000000">
                            <w:rPr>
                              <w:rtl w:val="0"/>
                            </w:rPr>
                          </w:r>
                        </w:del>
                      </w:sdtContent>
                    </w:sdt>
                  </w:p>
                </w:sdtContent>
              </w:sdt>
            </w:tc>
          </w:tr>
        </w:sdtContent>
      </w:sdt>
      <w:sdt>
        <w:sdtPr>
          <w:tag w:val="goog_rdk_84"/>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86"/>
                </w:sdtPr>
                <w:sdtContent>
                  <w:p w:rsidR="00000000" w:rsidDel="00000000" w:rsidP="00000000" w:rsidRDefault="00000000" w:rsidRPr="00000000" w14:paraId="000002F1">
                    <w:pPr>
                      <w:jc w:val="center"/>
                      <w:rPr>
                        <w:del w:author="davide.lenzarini@u-blox.com" w:id="19" w:date="2024-08-12T12:29:02Z"/>
                        <w:rFonts w:ascii="Arial" w:cs="Arial" w:eastAsia="Arial" w:hAnsi="Arial"/>
                        <w:b w:val="1"/>
                      </w:rPr>
                    </w:pPr>
                    <w:sdt>
                      <w:sdtPr>
                        <w:tag w:val="goog_rdk_85"/>
                      </w:sdtPr>
                      <w:sdtContent>
                        <w:del w:author="davide.lenzarini@u-blox.com" w:id="19" w:date="2024-08-12T12:29:02Z">
                          <w:r w:rsidDel="00000000" w:rsidR="00000000" w:rsidRPr="00000000">
                            <w:rPr>
                              <w:rFonts w:ascii="Arial" w:cs="Arial" w:eastAsia="Arial" w:hAnsi="Arial"/>
                              <w:b w:val="1"/>
                              <w:rtl w:val="0"/>
                            </w:rPr>
                            <w:delText xml:space="preserve">CONNACK</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88"/>
                </w:sdtPr>
                <w:sdtContent>
                  <w:p w:rsidR="00000000" w:rsidDel="00000000" w:rsidP="00000000" w:rsidRDefault="00000000" w:rsidRPr="00000000" w14:paraId="000002F2">
                    <w:pPr>
                      <w:jc w:val="center"/>
                      <w:rPr>
                        <w:del w:author="davide.lenzarini@u-blox.com" w:id="19" w:date="2024-08-12T12:29:02Z"/>
                        <w:rFonts w:ascii="Arial" w:cs="Arial" w:eastAsia="Arial" w:hAnsi="Arial"/>
                      </w:rPr>
                    </w:pPr>
                    <w:sdt>
                      <w:sdtPr>
                        <w:tag w:val="goog_rdk_87"/>
                      </w:sdtPr>
                      <w:sdtContent>
                        <w:del w:author="davide.lenzarini@u-blox.com" w:id="19" w:date="2024-08-12T12:29:02Z">
                          <w:r w:rsidDel="00000000" w:rsidR="00000000" w:rsidRPr="00000000">
                            <w:rPr>
                              <w:rFonts w:ascii="Arial" w:cs="Arial" w:eastAsia="Arial" w:hAnsi="Arial"/>
                              <w:rtl w:val="0"/>
                            </w:rPr>
                            <w:delText xml:space="preserve">0x02</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90"/>
                </w:sdtPr>
                <w:sdtContent>
                  <w:p w:rsidR="00000000" w:rsidDel="00000000" w:rsidP="00000000" w:rsidRDefault="00000000" w:rsidRPr="00000000" w14:paraId="000002F3">
                    <w:pPr>
                      <w:jc w:val="center"/>
                      <w:rPr>
                        <w:del w:author="davide.lenzarini@u-blox.com" w:id="19" w:date="2024-08-12T12:29:02Z"/>
                        <w:rFonts w:ascii="Arial" w:cs="Arial" w:eastAsia="Arial" w:hAnsi="Arial"/>
                      </w:rPr>
                    </w:pPr>
                    <w:sdt>
                      <w:sdtPr>
                        <w:tag w:val="goog_rdk_89"/>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92"/>
                </w:sdtPr>
                <w:sdtContent>
                  <w:p w:rsidR="00000000" w:rsidDel="00000000" w:rsidP="00000000" w:rsidRDefault="00000000" w:rsidRPr="00000000" w14:paraId="000002F4">
                    <w:pPr>
                      <w:rPr>
                        <w:del w:author="davide.lenzarini@u-blox.com" w:id="19" w:date="2024-08-12T12:29:02Z"/>
                        <w:rFonts w:ascii="Arial" w:cs="Arial" w:eastAsia="Arial" w:hAnsi="Arial"/>
                      </w:rPr>
                    </w:pPr>
                    <w:sdt>
                      <w:sdtPr>
                        <w:tag w:val="goog_rdk_91"/>
                      </w:sdtPr>
                      <w:sdtContent>
                        <w:del w:author="davide.lenzarini@u-blox.com" w:id="19" w:date="2024-08-12T12:29:02Z">
                          <w:r w:rsidDel="00000000" w:rsidR="00000000" w:rsidRPr="00000000">
                            <w:rPr>
                              <w:rtl w:val="0"/>
                            </w:rPr>
                          </w:r>
                        </w:del>
                      </w:sdtContent>
                    </w:sdt>
                  </w:p>
                </w:sdtContent>
              </w:sdt>
            </w:tc>
          </w:tr>
        </w:sdtContent>
      </w:sdt>
      <w:sdt>
        <w:sdtPr>
          <w:tag w:val="goog_rdk_93"/>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95"/>
                </w:sdtPr>
                <w:sdtContent>
                  <w:p w:rsidR="00000000" w:rsidDel="00000000" w:rsidP="00000000" w:rsidRDefault="00000000" w:rsidRPr="00000000" w14:paraId="000002F5">
                    <w:pPr>
                      <w:jc w:val="center"/>
                      <w:rPr>
                        <w:del w:author="davide.lenzarini@u-blox.com" w:id="19" w:date="2024-08-12T12:29:02Z"/>
                        <w:rFonts w:ascii="Arial" w:cs="Arial" w:eastAsia="Arial" w:hAnsi="Arial"/>
                        <w:b w:val="1"/>
                      </w:rPr>
                    </w:pPr>
                    <w:sdt>
                      <w:sdtPr>
                        <w:tag w:val="goog_rdk_94"/>
                      </w:sdtPr>
                      <w:sdtContent>
                        <w:del w:author="davide.lenzarini@u-blox.com" w:id="19" w:date="2024-08-12T12:29:02Z">
                          <w:r w:rsidDel="00000000" w:rsidR="00000000" w:rsidRPr="00000000">
                            <w:rPr>
                              <w:rFonts w:ascii="Arial" w:cs="Arial" w:eastAsia="Arial" w:hAnsi="Arial"/>
                              <w:b w:val="1"/>
                              <w:rtl w:val="0"/>
                            </w:rPr>
                            <w:delText xml:space="preserve">PUBLISH</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97"/>
                </w:sdtPr>
                <w:sdtContent>
                  <w:p w:rsidR="00000000" w:rsidDel="00000000" w:rsidP="00000000" w:rsidRDefault="00000000" w:rsidRPr="00000000" w14:paraId="000002F6">
                    <w:pPr>
                      <w:jc w:val="center"/>
                      <w:rPr>
                        <w:del w:author="davide.lenzarini@u-blox.com" w:id="19" w:date="2024-08-12T12:29:02Z"/>
                        <w:rFonts w:ascii="Arial" w:cs="Arial" w:eastAsia="Arial" w:hAnsi="Arial"/>
                      </w:rPr>
                    </w:pPr>
                    <w:sdt>
                      <w:sdtPr>
                        <w:tag w:val="goog_rdk_96"/>
                      </w:sdtPr>
                      <w:sdtContent>
                        <w:del w:author="davide.lenzarini@u-blox.com" w:id="19" w:date="2024-08-12T12:29:02Z">
                          <w:r w:rsidDel="00000000" w:rsidR="00000000" w:rsidRPr="00000000">
                            <w:rPr>
                              <w:rFonts w:ascii="Arial" w:cs="Arial" w:eastAsia="Arial" w:hAnsi="Arial"/>
                              <w:rtl w:val="0"/>
                            </w:rPr>
                            <w:delText xml:space="preserve">0x03</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99"/>
                </w:sdtPr>
                <w:sdtContent>
                  <w:p w:rsidR="00000000" w:rsidDel="00000000" w:rsidP="00000000" w:rsidRDefault="00000000" w:rsidRPr="00000000" w14:paraId="000002F7">
                    <w:pPr>
                      <w:jc w:val="center"/>
                      <w:rPr>
                        <w:del w:author="davide.lenzarini@u-blox.com" w:id="19" w:date="2024-08-12T12:29:02Z"/>
                        <w:rFonts w:ascii="Arial" w:cs="Arial" w:eastAsia="Arial" w:hAnsi="Arial"/>
                      </w:rPr>
                    </w:pPr>
                    <w:sdt>
                      <w:sdtPr>
                        <w:tag w:val="goog_rdk_98"/>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01"/>
                </w:sdtPr>
                <w:sdtContent>
                  <w:p w:rsidR="00000000" w:rsidDel="00000000" w:rsidP="00000000" w:rsidRDefault="00000000" w:rsidRPr="00000000" w14:paraId="000002F8">
                    <w:pPr>
                      <w:rPr>
                        <w:del w:author="davide.lenzarini@u-blox.com" w:id="19" w:date="2024-08-12T12:29:02Z"/>
                        <w:rFonts w:ascii="Arial" w:cs="Arial" w:eastAsia="Arial" w:hAnsi="Arial"/>
                      </w:rPr>
                    </w:pPr>
                    <w:sdt>
                      <w:sdtPr>
                        <w:tag w:val="goog_rdk_100"/>
                      </w:sdtPr>
                      <w:sdtContent>
                        <w:del w:author="davide.lenzarini@u-blox.com" w:id="19" w:date="2024-08-12T12:29:02Z">
                          <w:r w:rsidDel="00000000" w:rsidR="00000000" w:rsidRPr="00000000">
                            <w:rPr>
                              <w:rtl w:val="0"/>
                            </w:rPr>
                          </w:r>
                        </w:del>
                      </w:sdtContent>
                    </w:sdt>
                  </w:p>
                </w:sdtContent>
              </w:sdt>
            </w:tc>
          </w:tr>
        </w:sdtContent>
      </w:sdt>
      <w:sdt>
        <w:sdtPr>
          <w:tag w:val="goog_rdk_102"/>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04"/>
                </w:sdtPr>
                <w:sdtContent>
                  <w:p w:rsidR="00000000" w:rsidDel="00000000" w:rsidP="00000000" w:rsidRDefault="00000000" w:rsidRPr="00000000" w14:paraId="000002F9">
                    <w:pPr>
                      <w:jc w:val="center"/>
                      <w:rPr>
                        <w:del w:author="davide.lenzarini@u-blox.com" w:id="19" w:date="2024-08-12T12:29:02Z"/>
                        <w:rFonts w:ascii="Arial" w:cs="Arial" w:eastAsia="Arial" w:hAnsi="Arial"/>
                        <w:b w:val="1"/>
                      </w:rPr>
                    </w:pPr>
                    <w:sdt>
                      <w:sdtPr>
                        <w:tag w:val="goog_rdk_103"/>
                      </w:sdtPr>
                      <w:sdtContent>
                        <w:del w:author="davide.lenzarini@u-blox.com" w:id="19" w:date="2024-08-12T12:29:02Z">
                          <w:r w:rsidDel="00000000" w:rsidR="00000000" w:rsidRPr="00000000">
                            <w:rPr>
                              <w:rFonts w:ascii="Arial" w:cs="Arial" w:eastAsia="Arial" w:hAnsi="Arial"/>
                              <w:b w:val="1"/>
                              <w:rtl w:val="0"/>
                            </w:rPr>
                            <w:delText xml:space="preserve">PUBACK</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06"/>
                </w:sdtPr>
                <w:sdtContent>
                  <w:p w:rsidR="00000000" w:rsidDel="00000000" w:rsidP="00000000" w:rsidRDefault="00000000" w:rsidRPr="00000000" w14:paraId="000002FA">
                    <w:pPr>
                      <w:jc w:val="center"/>
                      <w:rPr>
                        <w:del w:author="davide.lenzarini@u-blox.com" w:id="19" w:date="2024-08-12T12:29:02Z"/>
                        <w:rFonts w:ascii="Arial" w:cs="Arial" w:eastAsia="Arial" w:hAnsi="Arial"/>
                      </w:rPr>
                    </w:pPr>
                    <w:sdt>
                      <w:sdtPr>
                        <w:tag w:val="goog_rdk_105"/>
                      </w:sdtPr>
                      <w:sdtContent>
                        <w:del w:author="davide.lenzarini@u-blox.com" w:id="19" w:date="2024-08-12T12:29:02Z">
                          <w:r w:rsidDel="00000000" w:rsidR="00000000" w:rsidRPr="00000000">
                            <w:rPr>
                              <w:rFonts w:ascii="Arial" w:cs="Arial" w:eastAsia="Arial" w:hAnsi="Arial"/>
                              <w:rtl w:val="0"/>
                            </w:rPr>
                            <w:delText xml:space="preserve">0x04</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08"/>
                </w:sdtPr>
                <w:sdtContent>
                  <w:p w:rsidR="00000000" w:rsidDel="00000000" w:rsidP="00000000" w:rsidRDefault="00000000" w:rsidRPr="00000000" w14:paraId="000002FB">
                    <w:pPr>
                      <w:jc w:val="center"/>
                      <w:rPr>
                        <w:del w:author="davide.lenzarini@u-blox.com" w:id="19" w:date="2024-08-12T12:29:02Z"/>
                        <w:rFonts w:ascii="Arial" w:cs="Arial" w:eastAsia="Arial" w:hAnsi="Arial"/>
                      </w:rPr>
                    </w:pPr>
                    <w:sdt>
                      <w:sdtPr>
                        <w:tag w:val="goog_rdk_107"/>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10"/>
                </w:sdtPr>
                <w:sdtContent>
                  <w:p w:rsidR="00000000" w:rsidDel="00000000" w:rsidP="00000000" w:rsidRDefault="00000000" w:rsidRPr="00000000" w14:paraId="000002FC">
                    <w:pPr>
                      <w:rPr>
                        <w:del w:author="davide.lenzarini@u-blox.com" w:id="19" w:date="2024-08-12T12:29:02Z"/>
                        <w:rFonts w:ascii="Arial" w:cs="Arial" w:eastAsia="Arial" w:hAnsi="Arial"/>
                      </w:rPr>
                    </w:pPr>
                    <w:sdt>
                      <w:sdtPr>
                        <w:tag w:val="goog_rdk_109"/>
                      </w:sdtPr>
                      <w:sdtContent>
                        <w:del w:author="davide.lenzarini@u-blox.com" w:id="19" w:date="2024-08-12T12:29:02Z">
                          <w:r w:rsidDel="00000000" w:rsidR="00000000" w:rsidRPr="00000000">
                            <w:rPr>
                              <w:rtl w:val="0"/>
                            </w:rPr>
                          </w:r>
                        </w:del>
                      </w:sdtContent>
                    </w:sdt>
                  </w:p>
                </w:sdtContent>
              </w:sdt>
            </w:tc>
          </w:tr>
        </w:sdtContent>
      </w:sdt>
      <w:sdt>
        <w:sdtPr>
          <w:tag w:val="goog_rdk_111"/>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13"/>
                </w:sdtPr>
                <w:sdtContent>
                  <w:p w:rsidR="00000000" w:rsidDel="00000000" w:rsidP="00000000" w:rsidRDefault="00000000" w:rsidRPr="00000000" w14:paraId="000002FD">
                    <w:pPr>
                      <w:jc w:val="center"/>
                      <w:rPr>
                        <w:del w:author="davide.lenzarini@u-blox.com" w:id="19" w:date="2024-08-12T12:29:02Z"/>
                        <w:rFonts w:ascii="Arial" w:cs="Arial" w:eastAsia="Arial" w:hAnsi="Arial"/>
                        <w:b w:val="1"/>
                      </w:rPr>
                    </w:pPr>
                    <w:sdt>
                      <w:sdtPr>
                        <w:tag w:val="goog_rdk_112"/>
                      </w:sdtPr>
                      <w:sdtContent>
                        <w:del w:author="davide.lenzarini@u-blox.com" w:id="19" w:date="2024-08-12T12:29:02Z">
                          <w:r w:rsidDel="00000000" w:rsidR="00000000" w:rsidRPr="00000000">
                            <w:rPr>
                              <w:rFonts w:ascii="Arial" w:cs="Arial" w:eastAsia="Arial" w:hAnsi="Arial"/>
                              <w:b w:val="1"/>
                              <w:rtl w:val="0"/>
                            </w:rPr>
                            <w:delText xml:space="preserve">PUBREC</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15"/>
                </w:sdtPr>
                <w:sdtContent>
                  <w:p w:rsidR="00000000" w:rsidDel="00000000" w:rsidP="00000000" w:rsidRDefault="00000000" w:rsidRPr="00000000" w14:paraId="000002FE">
                    <w:pPr>
                      <w:jc w:val="center"/>
                      <w:rPr>
                        <w:del w:author="davide.lenzarini@u-blox.com" w:id="19" w:date="2024-08-12T12:29:02Z"/>
                        <w:rFonts w:ascii="Arial" w:cs="Arial" w:eastAsia="Arial" w:hAnsi="Arial"/>
                      </w:rPr>
                    </w:pPr>
                    <w:sdt>
                      <w:sdtPr>
                        <w:tag w:val="goog_rdk_114"/>
                      </w:sdtPr>
                      <w:sdtContent>
                        <w:del w:author="davide.lenzarini@u-blox.com" w:id="19" w:date="2024-08-12T12:29:02Z">
                          <w:r w:rsidDel="00000000" w:rsidR="00000000" w:rsidRPr="00000000">
                            <w:rPr>
                              <w:rFonts w:ascii="Arial" w:cs="Arial" w:eastAsia="Arial" w:hAnsi="Arial"/>
                              <w:rtl w:val="0"/>
                            </w:rPr>
                            <w:delText xml:space="preserve">0x05</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17"/>
                </w:sdtPr>
                <w:sdtContent>
                  <w:p w:rsidR="00000000" w:rsidDel="00000000" w:rsidP="00000000" w:rsidRDefault="00000000" w:rsidRPr="00000000" w14:paraId="000002FF">
                    <w:pPr>
                      <w:jc w:val="center"/>
                      <w:rPr>
                        <w:del w:author="davide.lenzarini@u-blox.com" w:id="19" w:date="2024-08-12T12:29:02Z"/>
                        <w:rFonts w:ascii="Arial" w:cs="Arial" w:eastAsia="Arial" w:hAnsi="Arial"/>
                      </w:rPr>
                    </w:pPr>
                    <w:sdt>
                      <w:sdtPr>
                        <w:tag w:val="goog_rdk_116"/>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19"/>
                </w:sdtPr>
                <w:sdtContent>
                  <w:p w:rsidR="00000000" w:rsidDel="00000000" w:rsidP="00000000" w:rsidRDefault="00000000" w:rsidRPr="00000000" w14:paraId="00000300">
                    <w:pPr>
                      <w:rPr>
                        <w:del w:author="davide.lenzarini@u-blox.com" w:id="19" w:date="2024-08-12T12:29:02Z"/>
                        <w:rFonts w:ascii="Arial" w:cs="Arial" w:eastAsia="Arial" w:hAnsi="Arial"/>
                      </w:rPr>
                    </w:pPr>
                    <w:sdt>
                      <w:sdtPr>
                        <w:tag w:val="goog_rdk_118"/>
                      </w:sdtPr>
                      <w:sdtContent>
                        <w:del w:author="davide.lenzarini@u-blox.com" w:id="19" w:date="2024-08-12T12:29:02Z">
                          <w:r w:rsidDel="00000000" w:rsidR="00000000" w:rsidRPr="00000000">
                            <w:rPr>
                              <w:rtl w:val="0"/>
                            </w:rPr>
                          </w:r>
                        </w:del>
                      </w:sdtContent>
                    </w:sdt>
                  </w:p>
                </w:sdtContent>
              </w:sdt>
            </w:tc>
          </w:tr>
        </w:sdtContent>
      </w:sdt>
      <w:sdt>
        <w:sdtPr>
          <w:tag w:val="goog_rdk_120"/>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22"/>
                </w:sdtPr>
                <w:sdtContent>
                  <w:p w:rsidR="00000000" w:rsidDel="00000000" w:rsidP="00000000" w:rsidRDefault="00000000" w:rsidRPr="00000000" w14:paraId="00000301">
                    <w:pPr>
                      <w:jc w:val="center"/>
                      <w:rPr>
                        <w:del w:author="davide.lenzarini@u-blox.com" w:id="19" w:date="2024-08-12T12:29:02Z"/>
                        <w:rFonts w:ascii="Arial" w:cs="Arial" w:eastAsia="Arial" w:hAnsi="Arial"/>
                        <w:b w:val="1"/>
                      </w:rPr>
                    </w:pPr>
                    <w:sdt>
                      <w:sdtPr>
                        <w:tag w:val="goog_rdk_121"/>
                      </w:sdtPr>
                      <w:sdtContent>
                        <w:del w:author="davide.lenzarini@u-blox.com" w:id="19" w:date="2024-08-12T12:29:02Z">
                          <w:r w:rsidDel="00000000" w:rsidR="00000000" w:rsidRPr="00000000">
                            <w:rPr>
                              <w:rFonts w:ascii="Arial" w:cs="Arial" w:eastAsia="Arial" w:hAnsi="Arial"/>
                              <w:b w:val="1"/>
                              <w:rtl w:val="0"/>
                            </w:rPr>
                            <w:delText xml:space="preserve">PUBREL</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24"/>
                </w:sdtPr>
                <w:sdtContent>
                  <w:p w:rsidR="00000000" w:rsidDel="00000000" w:rsidP="00000000" w:rsidRDefault="00000000" w:rsidRPr="00000000" w14:paraId="00000302">
                    <w:pPr>
                      <w:jc w:val="center"/>
                      <w:rPr>
                        <w:del w:author="davide.lenzarini@u-blox.com" w:id="19" w:date="2024-08-12T12:29:02Z"/>
                        <w:rFonts w:ascii="Arial" w:cs="Arial" w:eastAsia="Arial" w:hAnsi="Arial"/>
                      </w:rPr>
                    </w:pPr>
                    <w:sdt>
                      <w:sdtPr>
                        <w:tag w:val="goog_rdk_123"/>
                      </w:sdtPr>
                      <w:sdtContent>
                        <w:del w:author="davide.lenzarini@u-blox.com" w:id="19" w:date="2024-08-12T12:29:02Z">
                          <w:r w:rsidDel="00000000" w:rsidR="00000000" w:rsidRPr="00000000">
                            <w:rPr>
                              <w:rFonts w:ascii="Arial" w:cs="Arial" w:eastAsia="Arial" w:hAnsi="Arial"/>
                              <w:rtl w:val="0"/>
                            </w:rPr>
                            <w:delText xml:space="preserve">0x06</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26"/>
                </w:sdtPr>
                <w:sdtContent>
                  <w:p w:rsidR="00000000" w:rsidDel="00000000" w:rsidP="00000000" w:rsidRDefault="00000000" w:rsidRPr="00000000" w14:paraId="00000303">
                    <w:pPr>
                      <w:jc w:val="center"/>
                      <w:rPr>
                        <w:del w:author="davide.lenzarini@u-blox.com" w:id="19" w:date="2024-08-12T12:29:02Z"/>
                        <w:rFonts w:ascii="Arial" w:cs="Arial" w:eastAsia="Arial" w:hAnsi="Arial"/>
                      </w:rPr>
                    </w:pPr>
                    <w:sdt>
                      <w:sdtPr>
                        <w:tag w:val="goog_rdk_125"/>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28"/>
                </w:sdtPr>
                <w:sdtContent>
                  <w:p w:rsidR="00000000" w:rsidDel="00000000" w:rsidP="00000000" w:rsidRDefault="00000000" w:rsidRPr="00000000" w14:paraId="00000304">
                    <w:pPr>
                      <w:rPr>
                        <w:del w:author="davide.lenzarini@u-blox.com" w:id="19" w:date="2024-08-12T12:29:02Z"/>
                        <w:rFonts w:ascii="Arial" w:cs="Arial" w:eastAsia="Arial" w:hAnsi="Arial"/>
                      </w:rPr>
                    </w:pPr>
                    <w:sdt>
                      <w:sdtPr>
                        <w:tag w:val="goog_rdk_127"/>
                      </w:sdtPr>
                      <w:sdtContent>
                        <w:del w:author="davide.lenzarini@u-blox.com" w:id="19" w:date="2024-08-12T12:29:02Z">
                          <w:r w:rsidDel="00000000" w:rsidR="00000000" w:rsidRPr="00000000">
                            <w:rPr>
                              <w:rtl w:val="0"/>
                            </w:rPr>
                          </w:r>
                        </w:del>
                      </w:sdtContent>
                    </w:sdt>
                  </w:p>
                </w:sdtContent>
              </w:sdt>
            </w:tc>
          </w:tr>
        </w:sdtContent>
      </w:sdt>
      <w:sdt>
        <w:sdtPr>
          <w:tag w:val="goog_rdk_129"/>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31"/>
                </w:sdtPr>
                <w:sdtContent>
                  <w:p w:rsidR="00000000" w:rsidDel="00000000" w:rsidP="00000000" w:rsidRDefault="00000000" w:rsidRPr="00000000" w14:paraId="00000305">
                    <w:pPr>
                      <w:jc w:val="center"/>
                      <w:rPr>
                        <w:del w:author="davide.lenzarini@u-blox.com" w:id="19" w:date="2024-08-12T12:29:02Z"/>
                        <w:rFonts w:ascii="Arial" w:cs="Arial" w:eastAsia="Arial" w:hAnsi="Arial"/>
                        <w:b w:val="1"/>
                      </w:rPr>
                    </w:pPr>
                    <w:sdt>
                      <w:sdtPr>
                        <w:tag w:val="goog_rdk_130"/>
                      </w:sdtPr>
                      <w:sdtContent>
                        <w:del w:author="davide.lenzarini@u-blox.com" w:id="19" w:date="2024-08-12T12:29:02Z">
                          <w:r w:rsidDel="00000000" w:rsidR="00000000" w:rsidRPr="00000000">
                            <w:rPr>
                              <w:rFonts w:ascii="Arial" w:cs="Arial" w:eastAsia="Arial" w:hAnsi="Arial"/>
                              <w:b w:val="1"/>
                              <w:rtl w:val="0"/>
                            </w:rPr>
                            <w:delText xml:space="preserve">PUBCOMP</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33"/>
                </w:sdtPr>
                <w:sdtContent>
                  <w:p w:rsidR="00000000" w:rsidDel="00000000" w:rsidP="00000000" w:rsidRDefault="00000000" w:rsidRPr="00000000" w14:paraId="00000306">
                    <w:pPr>
                      <w:jc w:val="center"/>
                      <w:rPr>
                        <w:del w:author="davide.lenzarini@u-blox.com" w:id="19" w:date="2024-08-12T12:29:02Z"/>
                        <w:rFonts w:ascii="Arial" w:cs="Arial" w:eastAsia="Arial" w:hAnsi="Arial"/>
                      </w:rPr>
                    </w:pPr>
                    <w:sdt>
                      <w:sdtPr>
                        <w:tag w:val="goog_rdk_132"/>
                      </w:sdtPr>
                      <w:sdtContent>
                        <w:del w:author="davide.lenzarini@u-blox.com" w:id="19" w:date="2024-08-12T12:29:02Z">
                          <w:r w:rsidDel="00000000" w:rsidR="00000000" w:rsidRPr="00000000">
                            <w:rPr>
                              <w:rFonts w:ascii="Arial" w:cs="Arial" w:eastAsia="Arial" w:hAnsi="Arial"/>
                              <w:rtl w:val="0"/>
                            </w:rPr>
                            <w:delText xml:space="preserve">0x07</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35"/>
                </w:sdtPr>
                <w:sdtContent>
                  <w:p w:rsidR="00000000" w:rsidDel="00000000" w:rsidP="00000000" w:rsidRDefault="00000000" w:rsidRPr="00000000" w14:paraId="00000307">
                    <w:pPr>
                      <w:jc w:val="center"/>
                      <w:rPr>
                        <w:del w:author="davide.lenzarini@u-blox.com" w:id="19" w:date="2024-08-12T12:29:02Z"/>
                        <w:rFonts w:ascii="Arial" w:cs="Arial" w:eastAsia="Arial" w:hAnsi="Arial"/>
                      </w:rPr>
                    </w:pPr>
                    <w:sdt>
                      <w:sdtPr>
                        <w:tag w:val="goog_rdk_134"/>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37"/>
                </w:sdtPr>
                <w:sdtContent>
                  <w:p w:rsidR="00000000" w:rsidDel="00000000" w:rsidP="00000000" w:rsidRDefault="00000000" w:rsidRPr="00000000" w14:paraId="00000308">
                    <w:pPr>
                      <w:rPr>
                        <w:del w:author="davide.lenzarini@u-blox.com" w:id="19" w:date="2024-08-12T12:29:02Z"/>
                        <w:rFonts w:ascii="Arial" w:cs="Arial" w:eastAsia="Arial" w:hAnsi="Arial"/>
                      </w:rPr>
                    </w:pPr>
                    <w:sdt>
                      <w:sdtPr>
                        <w:tag w:val="goog_rdk_136"/>
                      </w:sdtPr>
                      <w:sdtContent>
                        <w:del w:author="davide.lenzarini@u-blox.com" w:id="19" w:date="2024-08-12T12:29:02Z">
                          <w:r w:rsidDel="00000000" w:rsidR="00000000" w:rsidRPr="00000000">
                            <w:rPr>
                              <w:rtl w:val="0"/>
                            </w:rPr>
                          </w:r>
                        </w:del>
                      </w:sdtContent>
                    </w:sdt>
                  </w:p>
                </w:sdtContent>
              </w:sdt>
            </w:tc>
          </w:tr>
        </w:sdtContent>
      </w:sdt>
      <w:sdt>
        <w:sdtPr>
          <w:tag w:val="goog_rdk_138"/>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40"/>
                </w:sdtPr>
                <w:sdtContent>
                  <w:p w:rsidR="00000000" w:rsidDel="00000000" w:rsidP="00000000" w:rsidRDefault="00000000" w:rsidRPr="00000000" w14:paraId="00000309">
                    <w:pPr>
                      <w:jc w:val="center"/>
                      <w:rPr>
                        <w:del w:author="davide.lenzarini@u-blox.com" w:id="19" w:date="2024-08-12T12:29:02Z"/>
                        <w:rFonts w:ascii="Arial" w:cs="Arial" w:eastAsia="Arial" w:hAnsi="Arial"/>
                        <w:b w:val="1"/>
                      </w:rPr>
                    </w:pPr>
                    <w:sdt>
                      <w:sdtPr>
                        <w:tag w:val="goog_rdk_139"/>
                      </w:sdtPr>
                      <w:sdtContent>
                        <w:del w:author="davide.lenzarini@u-blox.com" w:id="19" w:date="2024-08-12T12:29:02Z">
                          <w:r w:rsidDel="00000000" w:rsidR="00000000" w:rsidRPr="00000000">
                            <w:rPr>
                              <w:rFonts w:ascii="Arial" w:cs="Arial" w:eastAsia="Arial" w:hAnsi="Arial"/>
                              <w:b w:val="1"/>
                              <w:rtl w:val="0"/>
                            </w:rPr>
                            <w:delText xml:space="preserve">SUBSCRIBE</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42"/>
                </w:sdtPr>
                <w:sdtContent>
                  <w:p w:rsidR="00000000" w:rsidDel="00000000" w:rsidP="00000000" w:rsidRDefault="00000000" w:rsidRPr="00000000" w14:paraId="0000030A">
                    <w:pPr>
                      <w:jc w:val="center"/>
                      <w:rPr>
                        <w:del w:author="davide.lenzarini@u-blox.com" w:id="19" w:date="2024-08-12T12:29:02Z"/>
                        <w:rFonts w:ascii="Arial" w:cs="Arial" w:eastAsia="Arial" w:hAnsi="Arial"/>
                      </w:rPr>
                    </w:pPr>
                    <w:sdt>
                      <w:sdtPr>
                        <w:tag w:val="goog_rdk_141"/>
                      </w:sdtPr>
                      <w:sdtContent>
                        <w:del w:author="davide.lenzarini@u-blox.com" w:id="19" w:date="2024-08-12T12:29:02Z">
                          <w:r w:rsidDel="00000000" w:rsidR="00000000" w:rsidRPr="00000000">
                            <w:rPr>
                              <w:rFonts w:ascii="Arial" w:cs="Arial" w:eastAsia="Arial" w:hAnsi="Arial"/>
                              <w:rtl w:val="0"/>
                            </w:rPr>
                            <w:delText xml:space="preserve">0x08</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44"/>
                </w:sdtPr>
                <w:sdtContent>
                  <w:p w:rsidR="00000000" w:rsidDel="00000000" w:rsidP="00000000" w:rsidRDefault="00000000" w:rsidRPr="00000000" w14:paraId="0000030B">
                    <w:pPr>
                      <w:jc w:val="center"/>
                      <w:rPr>
                        <w:del w:author="davide.lenzarini@u-blox.com" w:id="19" w:date="2024-08-12T12:29:02Z"/>
                        <w:rFonts w:ascii="Arial" w:cs="Arial" w:eastAsia="Arial" w:hAnsi="Arial"/>
                      </w:rPr>
                    </w:pPr>
                    <w:sdt>
                      <w:sdtPr>
                        <w:tag w:val="goog_rdk_143"/>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46"/>
                </w:sdtPr>
                <w:sdtContent>
                  <w:p w:rsidR="00000000" w:rsidDel="00000000" w:rsidP="00000000" w:rsidRDefault="00000000" w:rsidRPr="00000000" w14:paraId="0000030C">
                    <w:pPr>
                      <w:rPr>
                        <w:del w:author="davide.lenzarini@u-blox.com" w:id="19" w:date="2024-08-12T12:29:02Z"/>
                        <w:rFonts w:ascii="Arial" w:cs="Arial" w:eastAsia="Arial" w:hAnsi="Arial"/>
                      </w:rPr>
                    </w:pPr>
                    <w:sdt>
                      <w:sdtPr>
                        <w:tag w:val="goog_rdk_145"/>
                      </w:sdtPr>
                      <w:sdtContent>
                        <w:del w:author="davide.lenzarini@u-blox.com" w:id="19" w:date="2024-08-12T12:29:02Z">
                          <w:r w:rsidDel="00000000" w:rsidR="00000000" w:rsidRPr="00000000">
                            <w:rPr>
                              <w:rtl w:val="0"/>
                            </w:rPr>
                          </w:r>
                        </w:del>
                      </w:sdtContent>
                    </w:sdt>
                  </w:p>
                </w:sdtContent>
              </w:sdt>
            </w:tc>
          </w:tr>
        </w:sdtContent>
      </w:sdt>
      <w:sdt>
        <w:sdtPr>
          <w:tag w:val="goog_rdk_147"/>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49"/>
                </w:sdtPr>
                <w:sdtContent>
                  <w:p w:rsidR="00000000" w:rsidDel="00000000" w:rsidP="00000000" w:rsidRDefault="00000000" w:rsidRPr="00000000" w14:paraId="0000030D">
                    <w:pPr>
                      <w:jc w:val="center"/>
                      <w:rPr>
                        <w:del w:author="davide.lenzarini@u-blox.com" w:id="19" w:date="2024-08-12T12:29:02Z"/>
                        <w:rFonts w:ascii="Arial" w:cs="Arial" w:eastAsia="Arial" w:hAnsi="Arial"/>
                        <w:b w:val="1"/>
                      </w:rPr>
                    </w:pPr>
                    <w:sdt>
                      <w:sdtPr>
                        <w:tag w:val="goog_rdk_148"/>
                      </w:sdtPr>
                      <w:sdtContent>
                        <w:del w:author="davide.lenzarini@u-blox.com" w:id="19" w:date="2024-08-12T12:29:02Z">
                          <w:r w:rsidDel="00000000" w:rsidR="00000000" w:rsidRPr="00000000">
                            <w:rPr>
                              <w:rFonts w:ascii="Arial" w:cs="Arial" w:eastAsia="Arial" w:hAnsi="Arial"/>
                              <w:b w:val="1"/>
                              <w:rtl w:val="0"/>
                            </w:rPr>
                            <w:delText xml:space="preserve">SUBACK</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51"/>
                </w:sdtPr>
                <w:sdtContent>
                  <w:p w:rsidR="00000000" w:rsidDel="00000000" w:rsidP="00000000" w:rsidRDefault="00000000" w:rsidRPr="00000000" w14:paraId="0000030E">
                    <w:pPr>
                      <w:jc w:val="center"/>
                      <w:rPr>
                        <w:del w:author="davide.lenzarini@u-blox.com" w:id="19" w:date="2024-08-12T12:29:02Z"/>
                        <w:rFonts w:ascii="Arial" w:cs="Arial" w:eastAsia="Arial" w:hAnsi="Arial"/>
                      </w:rPr>
                    </w:pPr>
                    <w:sdt>
                      <w:sdtPr>
                        <w:tag w:val="goog_rdk_150"/>
                      </w:sdtPr>
                      <w:sdtContent>
                        <w:del w:author="davide.lenzarini@u-blox.com" w:id="19" w:date="2024-08-12T12:29:02Z">
                          <w:r w:rsidDel="00000000" w:rsidR="00000000" w:rsidRPr="00000000">
                            <w:rPr>
                              <w:rFonts w:ascii="Arial" w:cs="Arial" w:eastAsia="Arial" w:hAnsi="Arial"/>
                              <w:rtl w:val="0"/>
                            </w:rPr>
                            <w:delText xml:space="preserve">0x09</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53"/>
                </w:sdtPr>
                <w:sdtContent>
                  <w:p w:rsidR="00000000" w:rsidDel="00000000" w:rsidP="00000000" w:rsidRDefault="00000000" w:rsidRPr="00000000" w14:paraId="0000030F">
                    <w:pPr>
                      <w:jc w:val="center"/>
                      <w:rPr>
                        <w:del w:author="davide.lenzarini@u-blox.com" w:id="19" w:date="2024-08-12T12:29:02Z"/>
                        <w:rFonts w:ascii="Arial" w:cs="Arial" w:eastAsia="Arial" w:hAnsi="Arial"/>
                      </w:rPr>
                    </w:pPr>
                    <w:sdt>
                      <w:sdtPr>
                        <w:tag w:val="goog_rdk_152"/>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55"/>
                </w:sdtPr>
                <w:sdtContent>
                  <w:p w:rsidR="00000000" w:rsidDel="00000000" w:rsidP="00000000" w:rsidRDefault="00000000" w:rsidRPr="00000000" w14:paraId="00000310">
                    <w:pPr>
                      <w:rPr>
                        <w:del w:author="davide.lenzarini@u-blox.com" w:id="19" w:date="2024-08-12T12:29:02Z"/>
                        <w:rFonts w:ascii="Arial" w:cs="Arial" w:eastAsia="Arial" w:hAnsi="Arial"/>
                      </w:rPr>
                    </w:pPr>
                    <w:sdt>
                      <w:sdtPr>
                        <w:tag w:val="goog_rdk_154"/>
                      </w:sdtPr>
                      <w:sdtContent>
                        <w:del w:author="davide.lenzarini@u-blox.com" w:id="19" w:date="2024-08-12T12:29:02Z">
                          <w:r w:rsidDel="00000000" w:rsidR="00000000" w:rsidRPr="00000000">
                            <w:rPr>
                              <w:rtl w:val="0"/>
                            </w:rPr>
                          </w:r>
                        </w:del>
                      </w:sdtContent>
                    </w:sdt>
                  </w:p>
                </w:sdtContent>
              </w:sdt>
            </w:tc>
          </w:tr>
        </w:sdtContent>
      </w:sdt>
      <w:sdt>
        <w:sdtPr>
          <w:tag w:val="goog_rdk_156"/>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58"/>
                </w:sdtPr>
                <w:sdtContent>
                  <w:p w:rsidR="00000000" w:rsidDel="00000000" w:rsidP="00000000" w:rsidRDefault="00000000" w:rsidRPr="00000000" w14:paraId="00000311">
                    <w:pPr>
                      <w:jc w:val="center"/>
                      <w:rPr>
                        <w:del w:author="davide.lenzarini@u-blox.com" w:id="19" w:date="2024-08-12T12:29:02Z"/>
                        <w:rFonts w:ascii="Arial" w:cs="Arial" w:eastAsia="Arial" w:hAnsi="Arial"/>
                        <w:b w:val="1"/>
                      </w:rPr>
                    </w:pPr>
                    <w:sdt>
                      <w:sdtPr>
                        <w:tag w:val="goog_rdk_157"/>
                      </w:sdtPr>
                      <w:sdtContent>
                        <w:del w:author="davide.lenzarini@u-blox.com" w:id="19" w:date="2024-08-12T12:29:02Z">
                          <w:r w:rsidDel="00000000" w:rsidR="00000000" w:rsidRPr="00000000">
                            <w:rPr>
                              <w:rFonts w:ascii="Arial" w:cs="Arial" w:eastAsia="Arial" w:hAnsi="Arial"/>
                              <w:b w:val="1"/>
                              <w:rtl w:val="0"/>
                            </w:rPr>
                            <w:delText xml:space="preserve">UNSUBSCRIBE</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60"/>
                </w:sdtPr>
                <w:sdtContent>
                  <w:p w:rsidR="00000000" w:rsidDel="00000000" w:rsidP="00000000" w:rsidRDefault="00000000" w:rsidRPr="00000000" w14:paraId="00000312">
                    <w:pPr>
                      <w:jc w:val="center"/>
                      <w:rPr>
                        <w:del w:author="davide.lenzarini@u-blox.com" w:id="19" w:date="2024-08-12T12:29:02Z"/>
                        <w:rFonts w:ascii="Arial" w:cs="Arial" w:eastAsia="Arial" w:hAnsi="Arial"/>
                      </w:rPr>
                    </w:pPr>
                    <w:sdt>
                      <w:sdtPr>
                        <w:tag w:val="goog_rdk_159"/>
                      </w:sdtPr>
                      <w:sdtContent>
                        <w:del w:author="davide.lenzarini@u-blox.com" w:id="19" w:date="2024-08-12T12:29:02Z">
                          <w:r w:rsidDel="00000000" w:rsidR="00000000" w:rsidRPr="00000000">
                            <w:rPr>
                              <w:rFonts w:ascii="Arial" w:cs="Arial" w:eastAsia="Arial" w:hAnsi="Arial"/>
                              <w:rtl w:val="0"/>
                            </w:rPr>
                            <w:delText xml:space="preserve">0x0A</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62"/>
                </w:sdtPr>
                <w:sdtContent>
                  <w:p w:rsidR="00000000" w:rsidDel="00000000" w:rsidP="00000000" w:rsidRDefault="00000000" w:rsidRPr="00000000" w14:paraId="00000313">
                    <w:pPr>
                      <w:jc w:val="center"/>
                      <w:rPr>
                        <w:del w:author="davide.lenzarini@u-blox.com" w:id="19" w:date="2024-08-12T12:29:02Z"/>
                        <w:rFonts w:ascii="Arial" w:cs="Arial" w:eastAsia="Arial" w:hAnsi="Arial"/>
                      </w:rPr>
                    </w:pPr>
                    <w:sdt>
                      <w:sdtPr>
                        <w:tag w:val="goog_rdk_161"/>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64"/>
                </w:sdtPr>
                <w:sdtContent>
                  <w:p w:rsidR="00000000" w:rsidDel="00000000" w:rsidP="00000000" w:rsidRDefault="00000000" w:rsidRPr="00000000" w14:paraId="00000314">
                    <w:pPr>
                      <w:rPr>
                        <w:del w:author="davide.lenzarini@u-blox.com" w:id="19" w:date="2024-08-12T12:29:02Z"/>
                        <w:rFonts w:ascii="Arial" w:cs="Arial" w:eastAsia="Arial" w:hAnsi="Arial"/>
                      </w:rPr>
                    </w:pPr>
                    <w:sdt>
                      <w:sdtPr>
                        <w:tag w:val="goog_rdk_163"/>
                      </w:sdtPr>
                      <w:sdtContent>
                        <w:del w:author="davide.lenzarini@u-blox.com" w:id="19" w:date="2024-08-12T12:29:02Z">
                          <w:r w:rsidDel="00000000" w:rsidR="00000000" w:rsidRPr="00000000">
                            <w:rPr>
                              <w:rtl w:val="0"/>
                            </w:rPr>
                          </w:r>
                        </w:del>
                      </w:sdtContent>
                    </w:sdt>
                  </w:p>
                </w:sdtContent>
              </w:sdt>
            </w:tc>
          </w:tr>
        </w:sdtContent>
      </w:sdt>
      <w:sdt>
        <w:sdtPr>
          <w:tag w:val="goog_rdk_165"/>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67"/>
                </w:sdtPr>
                <w:sdtContent>
                  <w:p w:rsidR="00000000" w:rsidDel="00000000" w:rsidP="00000000" w:rsidRDefault="00000000" w:rsidRPr="00000000" w14:paraId="00000315">
                    <w:pPr>
                      <w:jc w:val="center"/>
                      <w:rPr>
                        <w:del w:author="davide.lenzarini@u-blox.com" w:id="19" w:date="2024-08-12T12:29:02Z"/>
                        <w:rFonts w:ascii="Arial" w:cs="Arial" w:eastAsia="Arial" w:hAnsi="Arial"/>
                        <w:b w:val="1"/>
                      </w:rPr>
                    </w:pPr>
                    <w:sdt>
                      <w:sdtPr>
                        <w:tag w:val="goog_rdk_166"/>
                      </w:sdtPr>
                      <w:sdtContent>
                        <w:del w:author="davide.lenzarini@u-blox.com" w:id="19" w:date="2024-08-12T12:29:02Z">
                          <w:r w:rsidDel="00000000" w:rsidR="00000000" w:rsidRPr="00000000">
                            <w:rPr>
                              <w:rFonts w:ascii="Arial" w:cs="Arial" w:eastAsia="Arial" w:hAnsi="Arial"/>
                              <w:b w:val="1"/>
                              <w:rtl w:val="0"/>
                            </w:rPr>
                            <w:delText xml:space="preserve">UNSUBACK</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69"/>
                </w:sdtPr>
                <w:sdtContent>
                  <w:p w:rsidR="00000000" w:rsidDel="00000000" w:rsidP="00000000" w:rsidRDefault="00000000" w:rsidRPr="00000000" w14:paraId="00000316">
                    <w:pPr>
                      <w:jc w:val="center"/>
                      <w:rPr>
                        <w:del w:author="davide.lenzarini@u-blox.com" w:id="19" w:date="2024-08-12T12:29:02Z"/>
                        <w:rFonts w:ascii="Arial" w:cs="Arial" w:eastAsia="Arial" w:hAnsi="Arial"/>
                      </w:rPr>
                    </w:pPr>
                    <w:sdt>
                      <w:sdtPr>
                        <w:tag w:val="goog_rdk_168"/>
                      </w:sdtPr>
                      <w:sdtContent>
                        <w:del w:author="davide.lenzarini@u-blox.com" w:id="19" w:date="2024-08-12T12:29:02Z">
                          <w:r w:rsidDel="00000000" w:rsidR="00000000" w:rsidRPr="00000000">
                            <w:rPr>
                              <w:rFonts w:ascii="Arial" w:cs="Arial" w:eastAsia="Arial" w:hAnsi="Arial"/>
                              <w:rtl w:val="0"/>
                            </w:rPr>
                            <w:delText xml:space="preserve">0x0B</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71"/>
                </w:sdtPr>
                <w:sdtContent>
                  <w:p w:rsidR="00000000" w:rsidDel="00000000" w:rsidP="00000000" w:rsidRDefault="00000000" w:rsidRPr="00000000" w14:paraId="00000317">
                    <w:pPr>
                      <w:jc w:val="center"/>
                      <w:rPr>
                        <w:del w:author="davide.lenzarini@u-blox.com" w:id="19" w:date="2024-08-12T12:29:02Z"/>
                        <w:rFonts w:ascii="Arial" w:cs="Arial" w:eastAsia="Arial" w:hAnsi="Arial"/>
                      </w:rPr>
                    </w:pPr>
                    <w:sdt>
                      <w:sdtPr>
                        <w:tag w:val="goog_rdk_170"/>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73"/>
                </w:sdtPr>
                <w:sdtContent>
                  <w:p w:rsidR="00000000" w:rsidDel="00000000" w:rsidP="00000000" w:rsidRDefault="00000000" w:rsidRPr="00000000" w14:paraId="00000318">
                    <w:pPr>
                      <w:rPr>
                        <w:del w:author="davide.lenzarini@u-blox.com" w:id="19" w:date="2024-08-12T12:29:02Z"/>
                        <w:rFonts w:ascii="Arial" w:cs="Arial" w:eastAsia="Arial" w:hAnsi="Arial"/>
                      </w:rPr>
                    </w:pPr>
                    <w:sdt>
                      <w:sdtPr>
                        <w:tag w:val="goog_rdk_172"/>
                      </w:sdtPr>
                      <w:sdtContent>
                        <w:del w:author="davide.lenzarini@u-blox.com" w:id="19" w:date="2024-08-12T12:29:02Z">
                          <w:r w:rsidDel="00000000" w:rsidR="00000000" w:rsidRPr="00000000">
                            <w:rPr>
                              <w:rtl w:val="0"/>
                            </w:rPr>
                          </w:r>
                        </w:del>
                      </w:sdtContent>
                    </w:sdt>
                  </w:p>
                </w:sdtContent>
              </w:sdt>
            </w:tc>
          </w:tr>
        </w:sdtContent>
      </w:sdt>
      <w:sdt>
        <w:sdtPr>
          <w:tag w:val="goog_rdk_174"/>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76"/>
                </w:sdtPr>
                <w:sdtContent>
                  <w:p w:rsidR="00000000" w:rsidDel="00000000" w:rsidP="00000000" w:rsidRDefault="00000000" w:rsidRPr="00000000" w14:paraId="00000319">
                    <w:pPr>
                      <w:jc w:val="center"/>
                      <w:rPr>
                        <w:del w:author="davide.lenzarini@u-blox.com" w:id="19" w:date="2024-08-12T12:29:02Z"/>
                        <w:rFonts w:ascii="Arial" w:cs="Arial" w:eastAsia="Arial" w:hAnsi="Arial"/>
                        <w:b w:val="1"/>
                      </w:rPr>
                    </w:pPr>
                    <w:sdt>
                      <w:sdtPr>
                        <w:tag w:val="goog_rdk_175"/>
                      </w:sdtPr>
                      <w:sdtContent>
                        <w:del w:author="davide.lenzarini@u-blox.com" w:id="19" w:date="2024-08-12T12:29:02Z">
                          <w:r w:rsidDel="00000000" w:rsidR="00000000" w:rsidRPr="00000000">
                            <w:rPr>
                              <w:rFonts w:ascii="Arial" w:cs="Arial" w:eastAsia="Arial" w:hAnsi="Arial"/>
                              <w:b w:val="1"/>
                              <w:rtl w:val="0"/>
                            </w:rPr>
                            <w:delText xml:space="preserve">PINGREQ</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78"/>
                </w:sdtPr>
                <w:sdtContent>
                  <w:p w:rsidR="00000000" w:rsidDel="00000000" w:rsidP="00000000" w:rsidRDefault="00000000" w:rsidRPr="00000000" w14:paraId="0000031A">
                    <w:pPr>
                      <w:jc w:val="center"/>
                      <w:rPr>
                        <w:del w:author="davide.lenzarini@u-blox.com" w:id="19" w:date="2024-08-12T12:29:02Z"/>
                        <w:rFonts w:ascii="Arial" w:cs="Arial" w:eastAsia="Arial" w:hAnsi="Arial"/>
                      </w:rPr>
                    </w:pPr>
                    <w:sdt>
                      <w:sdtPr>
                        <w:tag w:val="goog_rdk_177"/>
                      </w:sdtPr>
                      <w:sdtContent>
                        <w:del w:author="davide.lenzarini@u-blox.com" w:id="19" w:date="2024-08-12T12:29:02Z">
                          <w:r w:rsidDel="00000000" w:rsidR="00000000" w:rsidRPr="00000000">
                            <w:rPr>
                              <w:rFonts w:ascii="Arial" w:cs="Arial" w:eastAsia="Arial" w:hAnsi="Arial"/>
                              <w:rtl w:val="0"/>
                            </w:rPr>
                            <w:delText xml:space="preserve">0x0C</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80"/>
                </w:sdtPr>
                <w:sdtContent>
                  <w:p w:rsidR="00000000" w:rsidDel="00000000" w:rsidP="00000000" w:rsidRDefault="00000000" w:rsidRPr="00000000" w14:paraId="0000031B">
                    <w:pPr>
                      <w:jc w:val="center"/>
                      <w:rPr>
                        <w:del w:author="davide.lenzarini@u-blox.com" w:id="19" w:date="2024-08-12T12:29:02Z"/>
                        <w:rFonts w:ascii="Arial" w:cs="Arial" w:eastAsia="Arial" w:hAnsi="Arial"/>
                      </w:rPr>
                    </w:pPr>
                    <w:sdt>
                      <w:sdtPr>
                        <w:tag w:val="goog_rdk_179"/>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82"/>
                </w:sdtPr>
                <w:sdtContent>
                  <w:p w:rsidR="00000000" w:rsidDel="00000000" w:rsidP="00000000" w:rsidRDefault="00000000" w:rsidRPr="00000000" w14:paraId="0000031C">
                    <w:pPr>
                      <w:rPr>
                        <w:del w:author="davide.lenzarini@u-blox.com" w:id="19" w:date="2024-08-12T12:29:02Z"/>
                        <w:rFonts w:ascii="Arial" w:cs="Arial" w:eastAsia="Arial" w:hAnsi="Arial"/>
                      </w:rPr>
                    </w:pPr>
                    <w:sdt>
                      <w:sdtPr>
                        <w:tag w:val="goog_rdk_181"/>
                      </w:sdtPr>
                      <w:sdtContent>
                        <w:del w:author="davide.lenzarini@u-blox.com" w:id="19" w:date="2024-08-12T12:29:02Z">
                          <w:r w:rsidDel="00000000" w:rsidR="00000000" w:rsidRPr="00000000">
                            <w:rPr>
                              <w:rtl w:val="0"/>
                            </w:rPr>
                          </w:r>
                        </w:del>
                      </w:sdtContent>
                    </w:sdt>
                  </w:p>
                </w:sdtContent>
              </w:sdt>
            </w:tc>
          </w:tr>
        </w:sdtContent>
      </w:sdt>
      <w:sdt>
        <w:sdtPr>
          <w:tag w:val="goog_rdk_183"/>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85"/>
                </w:sdtPr>
                <w:sdtContent>
                  <w:p w:rsidR="00000000" w:rsidDel="00000000" w:rsidP="00000000" w:rsidRDefault="00000000" w:rsidRPr="00000000" w14:paraId="0000031D">
                    <w:pPr>
                      <w:jc w:val="center"/>
                      <w:rPr>
                        <w:del w:author="davide.lenzarini@u-blox.com" w:id="19" w:date="2024-08-12T12:29:02Z"/>
                        <w:rFonts w:ascii="Arial" w:cs="Arial" w:eastAsia="Arial" w:hAnsi="Arial"/>
                        <w:b w:val="1"/>
                      </w:rPr>
                    </w:pPr>
                    <w:sdt>
                      <w:sdtPr>
                        <w:tag w:val="goog_rdk_184"/>
                      </w:sdtPr>
                      <w:sdtContent>
                        <w:del w:author="davide.lenzarini@u-blox.com" w:id="19" w:date="2024-08-12T12:29:02Z">
                          <w:r w:rsidDel="00000000" w:rsidR="00000000" w:rsidRPr="00000000">
                            <w:rPr>
                              <w:rFonts w:ascii="Arial" w:cs="Arial" w:eastAsia="Arial" w:hAnsi="Arial"/>
                              <w:b w:val="1"/>
                              <w:rtl w:val="0"/>
                            </w:rPr>
                            <w:delText xml:space="preserve">PINGRESP</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87"/>
                </w:sdtPr>
                <w:sdtContent>
                  <w:p w:rsidR="00000000" w:rsidDel="00000000" w:rsidP="00000000" w:rsidRDefault="00000000" w:rsidRPr="00000000" w14:paraId="0000031E">
                    <w:pPr>
                      <w:jc w:val="center"/>
                      <w:rPr>
                        <w:del w:author="davide.lenzarini@u-blox.com" w:id="19" w:date="2024-08-12T12:29:02Z"/>
                        <w:rFonts w:ascii="Arial" w:cs="Arial" w:eastAsia="Arial" w:hAnsi="Arial"/>
                      </w:rPr>
                    </w:pPr>
                    <w:sdt>
                      <w:sdtPr>
                        <w:tag w:val="goog_rdk_186"/>
                      </w:sdtPr>
                      <w:sdtContent>
                        <w:del w:author="davide.lenzarini@u-blox.com" w:id="19" w:date="2024-08-12T12:29:02Z">
                          <w:r w:rsidDel="00000000" w:rsidR="00000000" w:rsidRPr="00000000">
                            <w:rPr>
                              <w:rFonts w:ascii="Arial" w:cs="Arial" w:eastAsia="Arial" w:hAnsi="Arial"/>
                              <w:rtl w:val="0"/>
                            </w:rPr>
                            <w:delText xml:space="preserve">0x0D</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89"/>
                </w:sdtPr>
                <w:sdtContent>
                  <w:p w:rsidR="00000000" w:rsidDel="00000000" w:rsidP="00000000" w:rsidRDefault="00000000" w:rsidRPr="00000000" w14:paraId="0000031F">
                    <w:pPr>
                      <w:jc w:val="center"/>
                      <w:rPr>
                        <w:del w:author="davide.lenzarini@u-blox.com" w:id="19" w:date="2024-08-12T12:29:02Z"/>
                        <w:rFonts w:ascii="Arial" w:cs="Arial" w:eastAsia="Arial" w:hAnsi="Arial"/>
                      </w:rPr>
                    </w:pPr>
                    <w:sdt>
                      <w:sdtPr>
                        <w:tag w:val="goog_rdk_188"/>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91"/>
                </w:sdtPr>
                <w:sdtContent>
                  <w:p w:rsidR="00000000" w:rsidDel="00000000" w:rsidP="00000000" w:rsidRDefault="00000000" w:rsidRPr="00000000" w14:paraId="00000320">
                    <w:pPr>
                      <w:rPr>
                        <w:del w:author="davide.lenzarini@u-blox.com" w:id="19" w:date="2024-08-12T12:29:02Z"/>
                        <w:rFonts w:ascii="Arial" w:cs="Arial" w:eastAsia="Arial" w:hAnsi="Arial"/>
                      </w:rPr>
                    </w:pPr>
                    <w:sdt>
                      <w:sdtPr>
                        <w:tag w:val="goog_rdk_190"/>
                      </w:sdtPr>
                      <w:sdtContent>
                        <w:del w:author="davide.lenzarini@u-blox.com" w:id="19" w:date="2024-08-12T12:29:02Z">
                          <w:r w:rsidDel="00000000" w:rsidR="00000000" w:rsidRPr="00000000">
                            <w:rPr>
                              <w:rtl w:val="0"/>
                            </w:rPr>
                          </w:r>
                        </w:del>
                      </w:sdtContent>
                    </w:sdt>
                  </w:p>
                </w:sdtContent>
              </w:sdt>
            </w:tc>
          </w:tr>
        </w:sdtContent>
      </w:sdt>
      <w:sdt>
        <w:sdtPr>
          <w:tag w:val="goog_rdk_192"/>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194"/>
                </w:sdtPr>
                <w:sdtContent>
                  <w:p w:rsidR="00000000" w:rsidDel="00000000" w:rsidP="00000000" w:rsidRDefault="00000000" w:rsidRPr="00000000" w14:paraId="00000321">
                    <w:pPr>
                      <w:jc w:val="center"/>
                      <w:rPr>
                        <w:del w:author="davide.lenzarini@u-blox.com" w:id="19" w:date="2024-08-12T12:29:02Z"/>
                        <w:rFonts w:ascii="Arial" w:cs="Arial" w:eastAsia="Arial" w:hAnsi="Arial"/>
                        <w:b w:val="1"/>
                      </w:rPr>
                    </w:pPr>
                    <w:sdt>
                      <w:sdtPr>
                        <w:tag w:val="goog_rdk_193"/>
                      </w:sdtPr>
                      <w:sdtContent>
                        <w:del w:author="davide.lenzarini@u-blox.com" w:id="19" w:date="2024-08-12T12:29:02Z">
                          <w:r w:rsidDel="00000000" w:rsidR="00000000" w:rsidRPr="00000000">
                            <w:rPr>
                              <w:rFonts w:ascii="Arial" w:cs="Arial" w:eastAsia="Arial" w:hAnsi="Arial"/>
                              <w:b w:val="1"/>
                              <w:rtl w:val="0"/>
                            </w:rPr>
                            <w:delText xml:space="preserve">DISCONNECT</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96"/>
                </w:sdtPr>
                <w:sdtContent>
                  <w:p w:rsidR="00000000" w:rsidDel="00000000" w:rsidP="00000000" w:rsidRDefault="00000000" w:rsidRPr="00000000" w14:paraId="00000322">
                    <w:pPr>
                      <w:jc w:val="center"/>
                      <w:rPr>
                        <w:del w:author="davide.lenzarini@u-blox.com" w:id="19" w:date="2024-08-12T12:29:02Z"/>
                        <w:rFonts w:ascii="Arial" w:cs="Arial" w:eastAsia="Arial" w:hAnsi="Arial"/>
                      </w:rPr>
                    </w:pPr>
                    <w:sdt>
                      <w:sdtPr>
                        <w:tag w:val="goog_rdk_195"/>
                      </w:sdtPr>
                      <w:sdtContent>
                        <w:del w:author="davide.lenzarini@u-blox.com" w:id="19" w:date="2024-08-12T12:29:02Z">
                          <w:r w:rsidDel="00000000" w:rsidR="00000000" w:rsidRPr="00000000">
                            <w:rPr>
                              <w:rFonts w:ascii="Arial" w:cs="Arial" w:eastAsia="Arial" w:hAnsi="Arial"/>
                              <w:rtl w:val="0"/>
                            </w:rPr>
                            <w:delText xml:space="preserve">0x0E</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198"/>
                </w:sdtPr>
                <w:sdtContent>
                  <w:p w:rsidR="00000000" w:rsidDel="00000000" w:rsidP="00000000" w:rsidRDefault="00000000" w:rsidRPr="00000000" w14:paraId="00000323">
                    <w:pPr>
                      <w:jc w:val="center"/>
                      <w:rPr>
                        <w:del w:author="davide.lenzarini@u-blox.com" w:id="19" w:date="2024-08-12T12:29:02Z"/>
                        <w:rFonts w:ascii="Arial" w:cs="Arial" w:eastAsia="Arial" w:hAnsi="Arial"/>
                      </w:rPr>
                    </w:pPr>
                    <w:sdt>
                      <w:sdtPr>
                        <w:tag w:val="goog_rdk_197"/>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200"/>
                </w:sdtPr>
                <w:sdtContent>
                  <w:p w:rsidR="00000000" w:rsidDel="00000000" w:rsidP="00000000" w:rsidRDefault="00000000" w:rsidRPr="00000000" w14:paraId="00000324">
                    <w:pPr>
                      <w:rPr>
                        <w:del w:author="davide.lenzarini@u-blox.com" w:id="19" w:date="2024-08-12T12:29:02Z"/>
                        <w:rFonts w:ascii="Arial" w:cs="Arial" w:eastAsia="Arial" w:hAnsi="Arial"/>
                      </w:rPr>
                    </w:pPr>
                    <w:sdt>
                      <w:sdtPr>
                        <w:tag w:val="goog_rdk_199"/>
                      </w:sdtPr>
                      <w:sdtContent>
                        <w:del w:author="davide.lenzarini@u-blox.com" w:id="19" w:date="2024-08-12T12:29:02Z">
                          <w:r w:rsidDel="00000000" w:rsidR="00000000" w:rsidRPr="00000000">
                            <w:rPr>
                              <w:rtl w:val="0"/>
                            </w:rPr>
                          </w:r>
                        </w:del>
                      </w:sdtContent>
                    </w:sdt>
                  </w:p>
                </w:sdtContent>
              </w:sdt>
            </w:tc>
          </w:tr>
        </w:sdtContent>
      </w:sdt>
      <w:sdt>
        <w:sdtPr>
          <w:tag w:val="goog_rdk_201"/>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d9d2e9" w:val="clear"/>
              </w:tcPr>
              <w:sdt>
                <w:sdtPr>
                  <w:tag w:val="goog_rdk_203"/>
                </w:sdtPr>
                <w:sdtContent>
                  <w:p w:rsidR="00000000" w:rsidDel="00000000" w:rsidP="00000000" w:rsidRDefault="00000000" w:rsidRPr="00000000" w14:paraId="00000325">
                    <w:pPr>
                      <w:jc w:val="center"/>
                      <w:rPr>
                        <w:del w:author="davide.lenzarini@u-blox.com" w:id="19" w:date="2024-08-12T12:29:02Z"/>
                        <w:rFonts w:ascii="Arial" w:cs="Arial" w:eastAsia="Arial" w:hAnsi="Arial"/>
                        <w:b w:val="1"/>
                      </w:rPr>
                    </w:pPr>
                    <w:sdt>
                      <w:sdtPr>
                        <w:tag w:val="goog_rdk_202"/>
                      </w:sdtPr>
                      <w:sdtContent>
                        <w:del w:author="davide.lenzarini@u-blox.com" w:id="19" w:date="2024-08-12T12:29:02Z">
                          <w:r w:rsidDel="00000000" w:rsidR="00000000" w:rsidRPr="00000000">
                            <w:rPr>
                              <w:rFonts w:ascii="Arial" w:cs="Arial" w:eastAsia="Arial" w:hAnsi="Arial"/>
                              <w:b w:val="1"/>
                              <w:rtl w:val="0"/>
                            </w:rPr>
                            <w:delText xml:space="preserve">AUTH</w:delText>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205"/>
                </w:sdtPr>
                <w:sdtContent>
                  <w:p w:rsidR="00000000" w:rsidDel="00000000" w:rsidP="00000000" w:rsidRDefault="00000000" w:rsidRPr="00000000" w14:paraId="00000326">
                    <w:pPr>
                      <w:jc w:val="center"/>
                      <w:rPr>
                        <w:del w:author="davide.lenzarini@u-blox.com" w:id="19" w:date="2024-08-12T12:29:02Z"/>
                        <w:rFonts w:ascii="Arial" w:cs="Arial" w:eastAsia="Arial" w:hAnsi="Arial"/>
                      </w:rPr>
                    </w:pPr>
                    <w:sdt>
                      <w:sdtPr>
                        <w:tag w:val="goog_rdk_204"/>
                      </w:sdtPr>
                      <w:sdtContent>
                        <w:del w:author="davide.lenzarini@u-blox.com" w:id="19" w:date="2024-08-12T12:29:02Z">
                          <w:r w:rsidDel="00000000" w:rsidR="00000000" w:rsidRPr="00000000">
                            <w:rPr>
                              <w:rFonts w:ascii="Arial" w:cs="Arial" w:eastAsia="Arial" w:hAnsi="Arial"/>
                              <w:rtl w:val="0"/>
                            </w:rPr>
                            <w:delText xml:space="preserve">0x0F</w:delText>
                          </w:r>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207"/>
                </w:sdtPr>
                <w:sdtContent>
                  <w:p w:rsidR="00000000" w:rsidDel="00000000" w:rsidP="00000000" w:rsidRDefault="00000000" w:rsidRPr="00000000" w14:paraId="00000327">
                    <w:pPr>
                      <w:jc w:val="center"/>
                      <w:rPr>
                        <w:del w:author="davide.lenzarini@u-blox.com" w:id="19" w:date="2024-08-12T12:29:02Z"/>
                        <w:rFonts w:ascii="Arial" w:cs="Arial" w:eastAsia="Arial" w:hAnsi="Arial"/>
                      </w:rPr>
                    </w:pPr>
                    <w:sdt>
                      <w:sdtPr>
                        <w:tag w:val="goog_rdk_206"/>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shd w:fill="d9d2e9" w:val="clear"/>
              </w:tcPr>
              <w:sdt>
                <w:sdtPr>
                  <w:tag w:val="goog_rdk_209"/>
                </w:sdtPr>
                <w:sdtContent>
                  <w:p w:rsidR="00000000" w:rsidDel="00000000" w:rsidP="00000000" w:rsidRDefault="00000000" w:rsidRPr="00000000" w14:paraId="00000328">
                    <w:pPr>
                      <w:rPr>
                        <w:del w:author="davide.lenzarini@u-blox.com" w:id="19" w:date="2024-08-12T12:29:02Z"/>
                        <w:rFonts w:ascii="Arial" w:cs="Arial" w:eastAsia="Arial" w:hAnsi="Arial"/>
                      </w:rPr>
                    </w:pPr>
                    <w:sdt>
                      <w:sdtPr>
                        <w:tag w:val="goog_rdk_208"/>
                      </w:sdtPr>
                      <w:sdtContent>
                        <w:del w:author="davide.lenzarini@u-blox.com" w:id="19" w:date="2024-08-12T12:29:02Z">
                          <w:r w:rsidDel="00000000" w:rsidR="00000000" w:rsidRPr="00000000">
                            <w:rPr>
                              <w:rtl w:val="0"/>
                            </w:rPr>
                          </w:r>
                        </w:del>
                      </w:sdtContent>
                    </w:sdt>
                  </w:p>
                </w:sdtContent>
              </w:sdt>
            </w:tc>
          </w:tr>
        </w:sdtContent>
      </w:sdt>
      <w:sdt>
        <w:sdtPr>
          <w:tag w:val="goog_rdk_210"/>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12"/>
                </w:sdtPr>
                <w:sdtContent>
                  <w:p w:rsidR="00000000" w:rsidDel="00000000" w:rsidP="00000000" w:rsidRDefault="00000000" w:rsidRPr="00000000" w14:paraId="00000329">
                    <w:pPr>
                      <w:jc w:val="center"/>
                      <w:rPr>
                        <w:del w:author="davide.lenzarini@u-blox.com" w:id="19" w:date="2024-08-12T12:29:02Z"/>
                        <w:rFonts w:ascii="Arial" w:cs="Arial" w:eastAsia="Arial" w:hAnsi="Arial"/>
                        <w:b w:val="1"/>
                      </w:rPr>
                    </w:pPr>
                    <w:sdt>
                      <w:sdtPr>
                        <w:tag w:val="goog_rdk_211"/>
                      </w:sdtPr>
                      <w:sdtContent>
                        <w:del w:author="davide.lenzarini@u-blox.com" w:id="19" w:date="2024-08-12T12:29:02Z">
                          <w:r w:rsidDel="00000000" w:rsidR="00000000" w:rsidRPr="00000000">
                            <w:rPr>
                              <w:rFonts w:ascii="Arial" w:cs="Arial" w:eastAsia="Arial" w:hAnsi="Arial"/>
                              <w:b w:val="1"/>
                              <w:rtl w:val="0"/>
                            </w:rPr>
                            <w:delText xml:space="preserve">Reserved</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14"/>
                </w:sdtPr>
                <w:sdtContent>
                  <w:p w:rsidR="00000000" w:rsidDel="00000000" w:rsidP="00000000" w:rsidRDefault="00000000" w:rsidRPr="00000000" w14:paraId="0000032A">
                    <w:pPr>
                      <w:jc w:val="center"/>
                      <w:rPr>
                        <w:del w:author="davide.lenzarini@u-blox.com" w:id="19" w:date="2024-08-12T12:29:02Z"/>
                        <w:rFonts w:ascii="Arial" w:cs="Arial" w:eastAsia="Arial" w:hAnsi="Arial"/>
                      </w:rPr>
                    </w:pPr>
                    <w:sdt>
                      <w:sdtPr>
                        <w:tag w:val="goog_rdk_213"/>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16"/>
                </w:sdtPr>
                <w:sdtContent>
                  <w:p w:rsidR="00000000" w:rsidDel="00000000" w:rsidP="00000000" w:rsidRDefault="00000000" w:rsidRPr="00000000" w14:paraId="0000032B">
                    <w:pPr>
                      <w:jc w:val="center"/>
                      <w:rPr>
                        <w:del w:author="davide.lenzarini@u-blox.com" w:id="19" w:date="2024-08-12T12:29:02Z"/>
                        <w:rFonts w:ascii="Arial" w:cs="Arial" w:eastAsia="Arial" w:hAnsi="Arial"/>
                      </w:rPr>
                    </w:pPr>
                    <w:sdt>
                      <w:sdtPr>
                        <w:tag w:val="goog_rdk_215"/>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18"/>
                </w:sdtPr>
                <w:sdtContent>
                  <w:p w:rsidR="00000000" w:rsidDel="00000000" w:rsidP="00000000" w:rsidRDefault="00000000" w:rsidRPr="00000000" w14:paraId="0000032C">
                    <w:pPr>
                      <w:rPr>
                        <w:del w:author="davide.lenzarini@u-blox.com" w:id="19" w:date="2024-08-12T12:29:02Z"/>
                        <w:rFonts w:ascii="Arial" w:cs="Arial" w:eastAsia="Arial" w:hAnsi="Arial"/>
                      </w:rPr>
                    </w:pPr>
                    <w:sdt>
                      <w:sdtPr>
                        <w:tag w:val="goog_rdk_217"/>
                      </w:sdtPr>
                      <w:sdtContent>
                        <w:del w:author="davide.lenzarini@u-blox.com" w:id="19" w:date="2024-08-12T12:29:02Z">
                          <w:r w:rsidDel="00000000" w:rsidR="00000000" w:rsidRPr="00000000">
                            <w:rPr>
                              <w:rtl w:val="0"/>
                            </w:rPr>
                          </w:r>
                        </w:del>
                      </w:sdtContent>
                    </w:sdt>
                  </w:p>
                </w:sdtContent>
              </w:sdt>
            </w:tc>
          </w:tr>
        </w:sdtContent>
      </w:sdt>
      <w:sdt>
        <w:sdtPr>
          <w:tag w:val="goog_rdk_219"/>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21"/>
                </w:sdtPr>
                <w:sdtContent>
                  <w:p w:rsidR="00000000" w:rsidDel="00000000" w:rsidP="00000000" w:rsidRDefault="00000000" w:rsidRPr="00000000" w14:paraId="0000032D">
                    <w:pPr>
                      <w:jc w:val="center"/>
                      <w:rPr>
                        <w:del w:author="davide.lenzarini@u-blox.com" w:id="19" w:date="2024-08-12T12:29:02Z"/>
                        <w:rFonts w:ascii="Arial" w:cs="Arial" w:eastAsia="Arial" w:hAnsi="Arial"/>
                        <w:b w:val="1"/>
                      </w:rPr>
                    </w:pPr>
                    <w:sdt>
                      <w:sdtPr>
                        <w:tag w:val="goog_rdk_220"/>
                      </w:sdtPr>
                      <w:sdtContent>
                        <w:del w:author="davide.lenzarini@u-blox.com" w:id="19" w:date="2024-08-12T12:29:02Z">
                          <w:r w:rsidDel="00000000" w:rsidR="00000000" w:rsidRPr="00000000">
                            <w:rPr>
                              <w:rFonts w:ascii="Arial" w:cs="Arial" w:eastAsia="Arial" w:hAnsi="Arial"/>
                              <w:b w:val="1"/>
                              <w:rtl w:val="0"/>
                            </w:rPr>
                            <w:delText xml:space="preserve">REGISTER</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23"/>
                </w:sdtPr>
                <w:sdtContent>
                  <w:p w:rsidR="00000000" w:rsidDel="00000000" w:rsidP="00000000" w:rsidRDefault="00000000" w:rsidRPr="00000000" w14:paraId="0000032E">
                    <w:pPr>
                      <w:jc w:val="center"/>
                      <w:rPr>
                        <w:del w:author="davide.lenzarini@u-blox.com" w:id="19" w:date="2024-08-12T12:29:02Z"/>
                        <w:rFonts w:ascii="Arial" w:cs="Arial" w:eastAsia="Arial" w:hAnsi="Arial"/>
                      </w:rPr>
                    </w:pPr>
                    <w:sdt>
                      <w:sdtPr>
                        <w:tag w:val="goog_rdk_222"/>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25"/>
                </w:sdtPr>
                <w:sdtContent>
                  <w:p w:rsidR="00000000" w:rsidDel="00000000" w:rsidP="00000000" w:rsidRDefault="00000000" w:rsidRPr="00000000" w14:paraId="0000032F">
                    <w:pPr>
                      <w:jc w:val="center"/>
                      <w:rPr>
                        <w:del w:author="davide.lenzarini@u-blox.com" w:id="19" w:date="2024-08-12T12:29:02Z"/>
                        <w:rFonts w:ascii="Arial" w:cs="Arial" w:eastAsia="Arial" w:hAnsi="Arial"/>
                      </w:rPr>
                    </w:pPr>
                    <w:sdt>
                      <w:sdtPr>
                        <w:tag w:val="goog_rdk_224"/>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27"/>
                </w:sdtPr>
                <w:sdtContent>
                  <w:p w:rsidR="00000000" w:rsidDel="00000000" w:rsidP="00000000" w:rsidRDefault="00000000" w:rsidRPr="00000000" w14:paraId="00000330">
                    <w:pPr>
                      <w:rPr>
                        <w:del w:author="davide.lenzarini@u-blox.com" w:id="19" w:date="2024-08-12T12:29:02Z"/>
                        <w:rFonts w:ascii="Arial" w:cs="Arial" w:eastAsia="Arial" w:hAnsi="Arial"/>
                      </w:rPr>
                    </w:pPr>
                    <w:sdt>
                      <w:sdtPr>
                        <w:tag w:val="goog_rdk_226"/>
                      </w:sdtPr>
                      <w:sdtContent>
                        <w:del w:author="davide.lenzarini@u-blox.com" w:id="19" w:date="2024-08-12T12:29:02Z">
                          <w:r w:rsidDel="00000000" w:rsidR="00000000" w:rsidRPr="00000000">
                            <w:rPr>
                              <w:rtl w:val="0"/>
                            </w:rPr>
                          </w:r>
                        </w:del>
                      </w:sdtContent>
                    </w:sdt>
                  </w:p>
                </w:sdtContent>
              </w:sdt>
            </w:tc>
          </w:tr>
        </w:sdtContent>
      </w:sdt>
      <w:sdt>
        <w:sdtPr>
          <w:tag w:val="goog_rdk_228"/>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30"/>
                </w:sdtPr>
                <w:sdtContent>
                  <w:p w:rsidR="00000000" w:rsidDel="00000000" w:rsidP="00000000" w:rsidRDefault="00000000" w:rsidRPr="00000000" w14:paraId="00000331">
                    <w:pPr>
                      <w:jc w:val="center"/>
                      <w:rPr>
                        <w:del w:author="davide.lenzarini@u-blox.com" w:id="19" w:date="2024-08-12T12:29:02Z"/>
                        <w:rFonts w:ascii="Arial" w:cs="Arial" w:eastAsia="Arial" w:hAnsi="Arial"/>
                        <w:b w:val="1"/>
                      </w:rPr>
                    </w:pPr>
                    <w:sdt>
                      <w:sdtPr>
                        <w:tag w:val="goog_rdk_229"/>
                      </w:sdtPr>
                      <w:sdtContent>
                        <w:del w:author="davide.lenzarini@u-blox.com" w:id="19" w:date="2024-08-12T12:29:02Z">
                          <w:r w:rsidDel="00000000" w:rsidR="00000000" w:rsidRPr="00000000">
                            <w:rPr>
                              <w:rFonts w:ascii="Arial" w:cs="Arial" w:eastAsia="Arial" w:hAnsi="Arial"/>
                              <w:b w:val="1"/>
                              <w:rtl w:val="0"/>
                            </w:rPr>
                            <w:delText xml:space="preserve">REGACK</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32"/>
                </w:sdtPr>
                <w:sdtContent>
                  <w:p w:rsidR="00000000" w:rsidDel="00000000" w:rsidP="00000000" w:rsidRDefault="00000000" w:rsidRPr="00000000" w14:paraId="00000332">
                    <w:pPr>
                      <w:jc w:val="center"/>
                      <w:rPr>
                        <w:del w:author="davide.lenzarini@u-blox.com" w:id="19" w:date="2024-08-12T12:29:02Z"/>
                        <w:rFonts w:ascii="Arial" w:cs="Arial" w:eastAsia="Arial" w:hAnsi="Arial"/>
                      </w:rPr>
                    </w:pPr>
                    <w:sdt>
                      <w:sdtPr>
                        <w:tag w:val="goog_rdk_231"/>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34"/>
                </w:sdtPr>
                <w:sdtContent>
                  <w:p w:rsidR="00000000" w:rsidDel="00000000" w:rsidP="00000000" w:rsidRDefault="00000000" w:rsidRPr="00000000" w14:paraId="00000333">
                    <w:pPr>
                      <w:jc w:val="center"/>
                      <w:rPr>
                        <w:del w:author="davide.lenzarini@u-blox.com" w:id="19" w:date="2024-08-12T12:29:02Z"/>
                        <w:rFonts w:ascii="Arial" w:cs="Arial" w:eastAsia="Arial" w:hAnsi="Arial"/>
                      </w:rPr>
                    </w:pPr>
                    <w:sdt>
                      <w:sdtPr>
                        <w:tag w:val="goog_rdk_233"/>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36"/>
                </w:sdtPr>
                <w:sdtContent>
                  <w:p w:rsidR="00000000" w:rsidDel="00000000" w:rsidP="00000000" w:rsidRDefault="00000000" w:rsidRPr="00000000" w14:paraId="00000334">
                    <w:pPr>
                      <w:rPr>
                        <w:del w:author="davide.lenzarini@u-blox.com" w:id="19" w:date="2024-08-12T12:29:02Z"/>
                        <w:rFonts w:ascii="Arial" w:cs="Arial" w:eastAsia="Arial" w:hAnsi="Arial"/>
                      </w:rPr>
                    </w:pPr>
                    <w:sdt>
                      <w:sdtPr>
                        <w:tag w:val="goog_rdk_235"/>
                      </w:sdtPr>
                      <w:sdtContent>
                        <w:del w:author="davide.lenzarini@u-blox.com" w:id="19" w:date="2024-08-12T12:29:02Z">
                          <w:r w:rsidDel="00000000" w:rsidR="00000000" w:rsidRPr="00000000">
                            <w:rPr>
                              <w:rtl w:val="0"/>
                            </w:rPr>
                          </w:r>
                        </w:del>
                      </w:sdtContent>
                    </w:sdt>
                  </w:p>
                </w:sdtContent>
              </w:sdt>
            </w:tc>
          </w:tr>
        </w:sdtContent>
      </w:sdt>
      <w:sdt>
        <w:sdtPr>
          <w:tag w:val="goog_rdk_237"/>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39"/>
                </w:sdtPr>
                <w:sdtContent>
                  <w:p w:rsidR="00000000" w:rsidDel="00000000" w:rsidP="00000000" w:rsidRDefault="00000000" w:rsidRPr="00000000" w14:paraId="00000335">
                    <w:pPr>
                      <w:jc w:val="center"/>
                      <w:rPr>
                        <w:del w:author="davide.lenzarini@u-blox.com" w:id="19" w:date="2024-08-12T12:29:02Z"/>
                        <w:rFonts w:ascii="Arial" w:cs="Arial" w:eastAsia="Arial" w:hAnsi="Arial"/>
                        <w:b w:val="1"/>
                      </w:rPr>
                    </w:pPr>
                    <w:sdt>
                      <w:sdtPr>
                        <w:tag w:val="goog_rdk_238"/>
                      </w:sdtPr>
                      <w:sdtContent>
                        <w:del w:author="davide.lenzarini@u-blox.com" w:id="19" w:date="2024-08-12T12:29:02Z">
                          <w:r w:rsidDel="00000000" w:rsidR="00000000" w:rsidRPr="00000000">
                            <w:rPr>
                              <w:rFonts w:ascii="Arial" w:cs="Arial" w:eastAsia="Arial" w:hAnsi="Arial"/>
                              <w:b w:val="1"/>
                              <w:rtl w:val="0"/>
                            </w:rPr>
                            <w:delText xml:space="preserve">PUBLISHWOS</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41"/>
                </w:sdtPr>
                <w:sdtContent>
                  <w:p w:rsidR="00000000" w:rsidDel="00000000" w:rsidP="00000000" w:rsidRDefault="00000000" w:rsidRPr="00000000" w14:paraId="00000336">
                    <w:pPr>
                      <w:jc w:val="center"/>
                      <w:rPr>
                        <w:del w:author="davide.lenzarini@u-blox.com" w:id="19" w:date="2024-08-12T12:29:02Z"/>
                        <w:rFonts w:ascii="Arial" w:cs="Arial" w:eastAsia="Arial" w:hAnsi="Arial"/>
                      </w:rPr>
                    </w:pPr>
                    <w:sdt>
                      <w:sdtPr>
                        <w:tag w:val="goog_rdk_240"/>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43"/>
                </w:sdtPr>
                <w:sdtContent>
                  <w:p w:rsidR="00000000" w:rsidDel="00000000" w:rsidP="00000000" w:rsidRDefault="00000000" w:rsidRPr="00000000" w14:paraId="00000337">
                    <w:pPr>
                      <w:jc w:val="center"/>
                      <w:rPr>
                        <w:del w:author="davide.lenzarini@u-blox.com" w:id="19" w:date="2024-08-12T12:29:02Z"/>
                        <w:rFonts w:ascii="Arial" w:cs="Arial" w:eastAsia="Arial" w:hAnsi="Arial"/>
                      </w:rPr>
                    </w:pPr>
                    <w:sdt>
                      <w:sdtPr>
                        <w:tag w:val="goog_rdk_242"/>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45"/>
                </w:sdtPr>
                <w:sdtContent>
                  <w:p w:rsidR="00000000" w:rsidDel="00000000" w:rsidP="00000000" w:rsidRDefault="00000000" w:rsidRPr="00000000" w14:paraId="00000338">
                    <w:pPr>
                      <w:rPr>
                        <w:del w:author="davide.lenzarini@u-blox.com" w:id="19" w:date="2024-08-12T12:29:02Z"/>
                        <w:rFonts w:ascii="Arial" w:cs="Arial" w:eastAsia="Arial" w:hAnsi="Arial"/>
                      </w:rPr>
                    </w:pPr>
                    <w:sdt>
                      <w:sdtPr>
                        <w:tag w:val="goog_rdk_244"/>
                      </w:sdtPr>
                      <w:sdtContent>
                        <w:del w:author="davide.lenzarini@u-blox.com" w:id="19" w:date="2024-08-12T12:29:02Z">
                          <w:r w:rsidDel="00000000" w:rsidR="00000000" w:rsidRPr="00000000">
                            <w:rPr>
                              <w:rtl w:val="0"/>
                            </w:rPr>
                          </w:r>
                        </w:del>
                      </w:sdtContent>
                    </w:sdt>
                  </w:p>
                </w:sdtContent>
              </w:sdt>
            </w:tc>
          </w:tr>
        </w:sdtContent>
      </w:sdt>
      <w:sdt>
        <w:sdtPr>
          <w:tag w:val="goog_rdk_246"/>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48"/>
                </w:sdtPr>
                <w:sdtContent>
                  <w:p w:rsidR="00000000" w:rsidDel="00000000" w:rsidP="00000000" w:rsidRDefault="00000000" w:rsidRPr="00000000" w14:paraId="00000339">
                    <w:pPr>
                      <w:jc w:val="center"/>
                      <w:rPr>
                        <w:del w:author="davide.lenzarini@u-blox.com" w:id="19" w:date="2024-08-12T12:29:02Z"/>
                        <w:rFonts w:ascii="Arial" w:cs="Arial" w:eastAsia="Arial" w:hAnsi="Arial"/>
                        <w:b w:val="1"/>
                      </w:rPr>
                    </w:pPr>
                    <w:sdt>
                      <w:sdtPr>
                        <w:tag w:val="goog_rdk_247"/>
                      </w:sdtPr>
                      <w:sdtContent>
                        <w:del w:author="davide.lenzarini@u-blox.com" w:id="19" w:date="2024-08-12T12:29:02Z">
                          <w:r w:rsidDel="00000000" w:rsidR="00000000" w:rsidRPr="00000000">
                            <w:rPr>
                              <w:rFonts w:ascii="Arial" w:cs="Arial" w:eastAsia="Arial" w:hAnsi="Arial"/>
                              <w:b w:val="1"/>
                              <w:rtl w:val="0"/>
                            </w:rPr>
                            <w:delText xml:space="preserve">ADVERTISE</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50"/>
                </w:sdtPr>
                <w:sdtContent>
                  <w:p w:rsidR="00000000" w:rsidDel="00000000" w:rsidP="00000000" w:rsidRDefault="00000000" w:rsidRPr="00000000" w14:paraId="0000033A">
                    <w:pPr>
                      <w:jc w:val="center"/>
                      <w:rPr>
                        <w:del w:author="davide.lenzarini@u-blox.com" w:id="19" w:date="2024-08-12T12:29:02Z"/>
                        <w:rFonts w:ascii="Arial" w:cs="Arial" w:eastAsia="Arial" w:hAnsi="Arial"/>
                      </w:rPr>
                    </w:pPr>
                    <w:sdt>
                      <w:sdtPr>
                        <w:tag w:val="goog_rdk_249"/>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52"/>
                </w:sdtPr>
                <w:sdtContent>
                  <w:p w:rsidR="00000000" w:rsidDel="00000000" w:rsidP="00000000" w:rsidRDefault="00000000" w:rsidRPr="00000000" w14:paraId="0000033B">
                    <w:pPr>
                      <w:jc w:val="center"/>
                      <w:rPr>
                        <w:del w:author="davide.lenzarini@u-blox.com" w:id="19" w:date="2024-08-12T12:29:02Z"/>
                        <w:rFonts w:ascii="Arial" w:cs="Arial" w:eastAsia="Arial" w:hAnsi="Arial"/>
                      </w:rPr>
                    </w:pPr>
                    <w:sdt>
                      <w:sdtPr>
                        <w:tag w:val="goog_rdk_251"/>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54"/>
                </w:sdtPr>
                <w:sdtContent>
                  <w:p w:rsidR="00000000" w:rsidDel="00000000" w:rsidP="00000000" w:rsidRDefault="00000000" w:rsidRPr="00000000" w14:paraId="0000033C">
                    <w:pPr>
                      <w:rPr>
                        <w:del w:author="davide.lenzarini@u-blox.com" w:id="19" w:date="2024-08-12T12:29:02Z"/>
                        <w:rFonts w:ascii="Arial" w:cs="Arial" w:eastAsia="Arial" w:hAnsi="Arial"/>
                      </w:rPr>
                    </w:pPr>
                    <w:sdt>
                      <w:sdtPr>
                        <w:tag w:val="goog_rdk_253"/>
                      </w:sdtPr>
                      <w:sdtContent>
                        <w:del w:author="davide.lenzarini@u-blox.com" w:id="19" w:date="2024-08-12T12:29:02Z">
                          <w:r w:rsidDel="00000000" w:rsidR="00000000" w:rsidRPr="00000000">
                            <w:rPr>
                              <w:rtl w:val="0"/>
                            </w:rPr>
                          </w:r>
                        </w:del>
                      </w:sdtContent>
                    </w:sdt>
                  </w:p>
                </w:sdtContent>
              </w:sdt>
            </w:tc>
          </w:tr>
        </w:sdtContent>
      </w:sdt>
      <w:sdt>
        <w:sdtPr>
          <w:tag w:val="goog_rdk_255"/>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57"/>
                </w:sdtPr>
                <w:sdtContent>
                  <w:p w:rsidR="00000000" w:rsidDel="00000000" w:rsidP="00000000" w:rsidRDefault="00000000" w:rsidRPr="00000000" w14:paraId="0000033D">
                    <w:pPr>
                      <w:jc w:val="center"/>
                      <w:rPr>
                        <w:del w:author="davide.lenzarini@u-blox.com" w:id="19" w:date="2024-08-12T12:29:02Z"/>
                        <w:rFonts w:ascii="Arial" w:cs="Arial" w:eastAsia="Arial" w:hAnsi="Arial"/>
                        <w:b w:val="1"/>
                      </w:rPr>
                    </w:pPr>
                    <w:sdt>
                      <w:sdtPr>
                        <w:tag w:val="goog_rdk_256"/>
                      </w:sdtPr>
                      <w:sdtContent>
                        <w:del w:author="davide.lenzarini@u-blox.com" w:id="19" w:date="2024-08-12T12:29:02Z">
                          <w:r w:rsidDel="00000000" w:rsidR="00000000" w:rsidRPr="00000000">
                            <w:rPr>
                              <w:rFonts w:ascii="Arial" w:cs="Arial" w:eastAsia="Arial" w:hAnsi="Arial"/>
                              <w:b w:val="1"/>
                              <w:rtl w:val="0"/>
                            </w:rPr>
                            <w:delText xml:space="preserve">SEARCHGW</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59"/>
                </w:sdtPr>
                <w:sdtContent>
                  <w:p w:rsidR="00000000" w:rsidDel="00000000" w:rsidP="00000000" w:rsidRDefault="00000000" w:rsidRPr="00000000" w14:paraId="0000033E">
                    <w:pPr>
                      <w:jc w:val="center"/>
                      <w:rPr>
                        <w:del w:author="davide.lenzarini@u-blox.com" w:id="19" w:date="2024-08-12T12:29:02Z"/>
                        <w:rFonts w:ascii="Arial" w:cs="Arial" w:eastAsia="Arial" w:hAnsi="Arial"/>
                      </w:rPr>
                    </w:pPr>
                    <w:sdt>
                      <w:sdtPr>
                        <w:tag w:val="goog_rdk_258"/>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61"/>
                </w:sdtPr>
                <w:sdtContent>
                  <w:p w:rsidR="00000000" w:rsidDel="00000000" w:rsidP="00000000" w:rsidRDefault="00000000" w:rsidRPr="00000000" w14:paraId="0000033F">
                    <w:pPr>
                      <w:jc w:val="center"/>
                      <w:rPr>
                        <w:del w:author="davide.lenzarini@u-blox.com" w:id="19" w:date="2024-08-12T12:29:02Z"/>
                        <w:rFonts w:ascii="Arial" w:cs="Arial" w:eastAsia="Arial" w:hAnsi="Arial"/>
                      </w:rPr>
                    </w:pPr>
                    <w:sdt>
                      <w:sdtPr>
                        <w:tag w:val="goog_rdk_260"/>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63"/>
                </w:sdtPr>
                <w:sdtContent>
                  <w:p w:rsidR="00000000" w:rsidDel="00000000" w:rsidP="00000000" w:rsidRDefault="00000000" w:rsidRPr="00000000" w14:paraId="00000340">
                    <w:pPr>
                      <w:rPr>
                        <w:del w:author="davide.lenzarini@u-blox.com" w:id="19" w:date="2024-08-12T12:29:02Z"/>
                        <w:rFonts w:ascii="Arial" w:cs="Arial" w:eastAsia="Arial" w:hAnsi="Arial"/>
                      </w:rPr>
                    </w:pPr>
                    <w:sdt>
                      <w:sdtPr>
                        <w:tag w:val="goog_rdk_262"/>
                      </w:sdtPr>
                      <w:sdtContent>
                        <w:del w:author="davide.lenzarini@u-blox.com" w:id="19" w:date="2024-08-12T12:29:02Z">
                          <w:r w:rsidDel="00000000" w:rsidR="00000000" w:rsidRPr="00000000">
                            <w:rPr>
                              <w:rtl w:val="0"/>
                            </w:rPr>
                          </w:r>
                        </w:del>
                      </w:sdtContent>
                    </w:sdt>
                  </w:p>
                </w:sdtContent>
              </w:sdt>
            </w:tc>
          </w:tr>
        </w:sdtContent>
      </w:sdt>
      <w:sdt>
        <w:sdtPr>
          <w:tag w:val="goog_rdk_264"/>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66"/>
                </w:sdtPr>
                <w:sdtContent>
                  <w:p w:rsidR="00000000" w:rsidDel="00000000" w:rsidP="00000000" w:rsidRDefault="00000000" w:rsidRPr="00000000" w14:paraId="00000341">
                    <w:pPr>
                      <w:jc w:val="center"/>
                      <w:rPr>
                        <w:del w:author="davide.lenzarini@u-blox.com" w:id="19" w:date="2024-08-12T12:29:02Z"/>
                        <w:rFonts w:ascii="Arial" w:cs="Arial" w:eastAsia="Arial" w:hAnsi="Arial"/>
                        <w:b w:val="1"/>
                      </w:rPr>
                    </w:pPr>
                    <w:sdt>
                      <w:sdtPr>
                        <w:tag w:val="goog_rdk_265"/>
                      </w:sdtPr>
                      <w:sdtContent>
                        <w:del w:author="davide.lenzarini@u-blox.com" w:id="19" w:date="2024-08-12T12:29:02Z">
                          <w:r w:rsidDel="00000000" w:rsidR="00000000" w:rsidRPr="00000000">
                            <w:rPr>
                              <w:rFonts w:ascii="Arial" w:cs="Arial" w:eastAsia="Arial" w:hAnsi="Arial"/>
                              <w:b w:val="1"/>
                              <w:rtl w:val="0"/>
                            </w:rPr>
                            <w:delText xml:space="preserve">GWINFO</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68"/>
                </w:sdtPr>
                <w:sdtContent>
                  <w:p w:rsidR="00000000" w:rsidDel="00000000" w:rsidP="00000000" w:rsidRDefault="00000000" w:rsidRPr="00000000" w14:paraId="00000342">
                    <w:pPr>
                      <w:jc w:val="center"/>
                      <w:rPr>
                        <w:del w:author="davide.lenzarini@u-blox.com" w:id="19" w:date="2024-08-12T12:29:02Z"/>
                        <w:rFonts w:ascii="Arial" w:cs="Arial" w:eastAsia="Arial" w:hAnsi="Arial"/>
                      </w:rPr>
                    </w:pPr>
                    <w:sdt>
                      <w:sdtPr>
                        <w:tag w:val="goog_rdk_267"/>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70"/>
                </w:sdtPr>
                <w:sdtContent>
                  <w:p w:rsidR="00000000" w:rsidDel="00000000" w:rsidP="00000000" w:rsidRDefault="00000000" w:rsidRPr="00000000" w14:paraId="00000343">
                    <w:pPr>
                      <w:jc w:val="center"/>
                      <w:rPr>
                        <w:del w:author="davide.lenzarini@u-blox.com" w:id="19" w:date="2024-08-12T12:29:02Z"/>
                        <w:rFonts w:ascii="Arial" w:cs="Arial" w:eastAsia="Arial" w:hAnsi="Arial"/>
                      </w:rPr>
                    </w:pPr>
                    <w:sdt>
                      <w:sdtPr>
                        <w:tag w:val="goog_rdk_269"/>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72"/>
                </w:sdtPr>
                <w:sdtContent>
                  <w:p w:rsidR="00000000" w:rsidDel="00000000" w:rsidP="00000000" w:rsidRDefault="00000000" w:rsidRPr="00000000" w14:paraId="00000344">
                    <w:pPr>
                      <w:rPr>
                        <w:del w:author="davide.lenzarini@u-blox.com" w:id="19" w:date="2024-08-12T12:29:02Z"/>
                        <w:rFonts w:ascii="Arial" w:cs="Arial" w:eastAsia="Arial" w:hAnsi="Arial"/>
                      </w:rPr>
                    </w:pPr>
                    <w:sdt>
                      <w:sdtPr>
                        <w:tag w:val="goog_rdk_271"/>
                      </w:sdtPr>
                      <w:sdtContent>
                        <w:del w:author="davide.lenzarini@u-blox.com" w:id="19" w:date="2024-08-12T12:29:02Z">
                          <w:r w:rsidDel="00000000" w:rsidR="00000000" w:rsidRPr="00000000">
                            <w:rPr>
                              <w:rtl w:val="0"/>
                            </w:rPr>
                          </w:r>
                        </w:del>
                      </w:sdtContent>
                    </w:sdt>
                  </w:p>
                </w:sdtContent>
              </w:sdt>
            </w:tc>
          </w:tr>
        </w:sdtContent>
      </w:sdt>
      <w:sdt>
        <w:sdtPr>
          <w:tag w:val="goog_rdk_273"/>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75"/>
                </w:sdtPr>
                <w:sdtContent>
                  <w:p w:rsidR="00000000" w:rsidDel="00000000" w:rsidP="00000000" w:rsidRDefault="00000000" w:rsidRPr="00000000" w14:paraId="00000345">
                    <w:pPr>
                      <w:jc w:val="center"/>
                      <w:rPr>
                        <w:del w:author="davide.lenzarini@u-blox.com" w:id="19" w:date="2024-08-12T12:29:02Z"/>
                        <w:rFonts w:ascii="Arial" w:cs="Arial" w:eastAsia="Arial" w:hAnsi="Arial"/>
                        <w:b w:val="1"/>
                      </w:rPr>
                    </w:pPr>
                    <w:sdt>
                      <w:sdtPr>
                        <w:tag w:val="goog_rdk_274"/>
                      </w:sdtPr>
                      <w:sdtContent>
                        <w:del w:author="davide.lenzarini@u-blox.com" w:id="19" w:date="2024-08-12T12:29:02Z">
                          <w:r w:rsidDel="00000000" w:rsidR="00000000" w:rsidRPr="00000000">
                            <w:rPr>
                              <w:rFonts w:ascii="Arial" w:cs="Arial" w:eastAsia="Arial" w:hAnsi="Arial"/>
                              <w:b w:val="1"/>
                              <w:rtl w:val="0"/>
                            </w:rPr>
                            <w:delText xml:space="preserve">FORWARDER ENCAPSULATION</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77"/>
                </w:sdtPr>
                <w:sdtContent>
                  <w:p w:rsidR="00000000" w:rsidDel="00000000" w:rsidP="00000000" w:rsidRDefault="00000000" w:rsidRPr="00000000" w14:paraId="00000346">
                    <w:pPr>
                      <w:jc w:val="center"/>
                      <w:rPr>
                        <w:del w:author="davide.lenzarini@u-blox.com" w:id="19" w:date="2024-08-12T12:29:02Z"/>
                        <w:rFonts w:ascii="Arial" w:cs="Arial" w:eastAsia="Arial" w:hAnsi="Arial"/>
                      </w:rPr>
                    </w:pPr>
                    <w:sdt>
                      <w:sdtPr>
                        <w:tag w:val="goog_rdk_276"/>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79"/>
                </w:sdtPr>
                <w:sdtContent>
                  <w:p w:rsidR="00000000" w:rsidDel="00000000" w:rsidP="00000000" w:rsidRDefault="00000000" w:rsidRPr="00000000" w14:paraId="00000347">
                    <w:pPr>
                      <w:jc w:val="center"/>
                      <w:rPr>
                        <w:del w:author="davide.lenzarini@u-blox.com" w:id="19" w:date="2024-08-12T12:29:02Z"/>
                        <w:rFonts w:ascii="Arial" w:cs="Arial" w:eastAsia="Arial" w:hAnsi="Arial"/>
                      </w:rPr>
                    </w:pPr>
                    <w:sdt>
                      <w:sdtPr>
                        <w:tag w:val="goog_rdk_278"/>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81"/>
                </w:sdtPr>
                <w:sdtContent>
                  <w:p w:rsidR="00000000" w:rsidDel="00000000" w:rsidP="00000000" w:rsidRDefault="00000000" w:rsidRPr="00000000" w14:paraId="00000348">
                    <w:pPr>
                      <w:rPr>
                        <w:del w:author="davide.lenzarini@u-blox.com" w:id="19" w:date="2024-08-12T12:29:02Z"/>
                        <w:rFonts w:ascii="Arial" w:cs="Arial" w:eastAsia="Arial" w:hAnsi="Arial"/>
                      </w:rPr>
                    </w:pPr>
                    <w:sdt>
                      <w:sdtPr>
                        <w:tag w:val="goog_rdk_280"/>
                      </w:sdtPr>
                      <w:sdtContent>
                        <w:del w:author="davide.lenzarini@u-blox.com" w:id="19" w:date="2024-08-12T12:29:02Z">
                          <w:r w:rsidDel="00000000" w:rsidR="00000000" w:rsidRPr="00000000">
                            <w:rPr>
                              <w:rtl w:val="0"/>
                            </w:rPr>
                          </w:r>
                        </w:del>
                      </w:sdtContent>
                    </w:sdt>
                  </w:p>
                </w:sdtContent>
              </w:sdt>
            </w:tc>
          </w:tr>
        </w:sdtContent>
      </w:sdt>
      <w:sdt>
        <w:sdtPr>
          <w:tag w:val="goog_rdk_282"/>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84"/>
                </w:sdtPr>
                <w:sdtContent>
                  <w:p w:rsidR="00000000" w:rsidDel="00000000" w:rsidP="00000000" w:rsidRDefault="00000000" w:rsidRPr="00000000" w14:paraId="00000349">
                    <w:pPr>
                      <w:jc w:val="center"/>
                      <w:rPr>
                        <w:del w:author="davide.lenzarini@u-blox.com" w:id="19" w:date="2024-08-12T12:29:02Z"/>
                        <w:rFonts w:ascii="Arial" w:cs="Arial" w:eastAsia="Arial" w:hAnsi="Arial"/>
                        <w:b w:val="1"/>
                      </w:rPr>
                    </w:pPr>
                    <w:sdt>
                      <w:sdtPr>
                        <w:tag w:val="goog_rdk_283"/>
                      </w:sdtPr>
                      <w:sdtContent>
                        <w:del w:author="davide.lenzarini@u-blox.com" w:id="19" w:date="2024-08-12T12:29:02Z">
                          <w:r w:rsidDel="00000000" w:rsidR="00000000" w:rsidRPr="00000000">
                            <w:rPr>
                              <w:rFonts w:ascii="Arial" w:cs="Arial" w:eastAsia="Arial" w:hAnsi="Arial"/>
                              <w:b w:val="1"/>
                              <w:rtl w:val="0"/>
                            </w:rPr>
                            <w:delText xml:space="preserve">PROTECTION ENCAPSULATION</w:delText>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86"/>
                </w:sdtPr>
                <w:sdtContent>
                  <w:p w:rsidR="00000000" w:rsidDel="00000000" w:rsidP="00000000" w:rsidRDefault="00000000" w:rsidRPr="00000000" w14:paraId="0000034A">
                    <w:pPr>
                      <w:jc w:val="center"/>
                      <w:rPr>
                        <w:del w:author="davide.lenzarini@u-blox.com" w:id="19" w:date="2024-08-12T12:29:02Z"/>
                        <w:rFonts w:ascii="Arial" w:cs="Arial" w:eastAsia="Arial" w:hAnsi="Arial"/>
                      </w:rPr>
                    </w:pPr>
                    <w:sdt>
                      <w:sdtPr>
                        <w:tag w:val="goog_rdk_285"/>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88"/>
                </w:sdtPr>
                <w:sdtContent>
                  <w:p w:rsidR="00000000" w:rsidDel="00000000" w:rsidP="00000000" w:rsidRDefault="00000000" w:rsidRPr="00000000" w14:paraId="0000034B">
                    <w:pPr>
                      <w:jc w:val="center"/>
                      <w:rPr>
                        <w:del w:author="davide.lenzarini@u-blox.com" w:id="19" w:date="2024-08-12T12:29:02Z"/>
                        <w:rFonts w:ascii="Arial" w:cs="Arial" w:eastAsia="Arial" w:hAnsi="Arial"/>
                      </w:rPr>
                    </w:pPr>
                    <w:sdt>
                      <w:sdtPr>
                        <w:tag w:val="goog_rdk_287"/>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90"/>
                </w:sdtPr>
                <w:sdtContent>
                  <w:p w:rsidR="00000000" w:rsidDel="00000000" w:rsidP="00000000" w:rsidRDefault="00000000" w:rsidRPr="00000000" w14:paraId="0000034C">
                    <w:pPr>
                      <w:rPr>
                        <w:del w:author="davide.lenzarini@u-blox.com" w:id="19" w:date="2024-08-12T12:29:02Z"/>
                        <w:rFonts w:ascii="Arial" w:cs="Arial" w:eastAsia="Arial" w:hAnsi="Arial"/>
                      </w:rPr>
                    </w:pPr>
                    <w:sdt>
                      <w:sdtPr>
                        <w:tag w:val="goog_rdk_289"/>
                      </w:sdtPr>
                      <w:sdtContent>
                        <w:del w:author="davide.lenzarini@u-blox.com" w:id="19" w:date="2024-08-12T12:29:02Z">
                          <w:r w:rsidDel="00000000" w:rsidR="00000000" w:rsidRPr="00000000">
                            <w:rPr>
                              <w:rtl w:val="0"/>
                            </w:rPr>
                          </w:r>
                        </w:del>
                      </w:sdtContent>
                    </w:sdt>
                  </w:p>
                </w:sdtContent>
              </w:sdt>
            </w:tc>
          </w:tr>
        </w:sdtContent>
      </w:sdt>
      <w:sdt>
        <w:sdtPr>
          <w:tag w:val="goog_rdk_291"/>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293"/>
                </w:sdtPr>
                <w:sdtContent>
                  <w:p w:rsidR="00000000" w:rsidDel="00000000" w:rsidP="00000000" w:rsidRDefault="00000000" w:rsidRPr="00000000" w14:paraId="0000034D">
                    <w:pPr>
                      <w:jc w:val="center"/>
                      <w:rPr>
                        <w:del w:author="davide.lenzarini@u-blox.com" w:id="19" w:date="2024-08-12T12:29:02Z"/>
                        <w:rFonts w:ascii="Arial" w:cs="Arial" w:eastAsia="Arial" w:hAnsi="Arial"/>
                        <w:b w:val="1"/>
                        <w:color w:val="666666"/>
                      </w:rPr>
                    </w:pPr>
                    <w:sdt>
                      <w:sdtPr>
                        <w:tag w:val="goog_rdk_292"/>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95"/>
                </w:sdtPr>
                <w:sdtContent>
                  <w:p w:rsidR="00000000" w:rsidDel="00000000" w:rsidP="00000000" w:rsidRDefault="00000000" w:rsidRPr="00000000" w14:paraId="0000034E">
                    <w:pPr>
                      <w:jc w:val="center"/>
                      <w:rPr>
                        <w:del w:author="davide.lenzarini@u-blox.com" w:id="19" w:date="2024-08-12T12:29:02Z"/>
                        <w:rFonts w:ascii="Arial" w:cs="Arial" w:eastAsia="Arial" w:hAnsi="Arial"/>
                        <w:color w:val="666666"/>
                      </w:rPr>
                    </w:pPr>
                    <w:sdt>
                      <w:sdtPr>
                        <w:tag w:val="goog_rdk_294"/>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97"/>
                </w:sdtPr>
                <w:sdtContent>
                  <w:p w:rsidR="00000000" w:rsidDel="00000000" w:rsidP="00000000" w:rsidRDefault="00000000" w:rsidRPr="00000000" w14:paraId="0000034F">
                    <w:pPr>
                      <w:jc w:val="center"/>
                      <w:rPr>
                        <w:del w:author="davide.lenzarini@u-blox.com" w:id="19" w:date="2024-08-12T12:29:02Z"/>
                        <w:rFonts w:ascii="Arial" w:cs="Arial" w:eastAsia="Arial" w:hAnsi="Arial"/>
                        <w:color w:val="666666"/>
                      </w:rPr>
                    </w:pPr>
                    <w:sdt>
                      <w:sdtPr>
                        <w:tag w:val="goog_rdk_296"/>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299"/>
                </w:sdtPr>
                <w:sdtContent>
                  <w:p w:rsidR="00000000" w:rsidDel="00000000" w:rsidP="00000000" w:rsidRDefault="00000000" w:rsidRPr="00000000" w14:paraId="00000350">
                    <w:pPr>
                      <w:rPr>
                        <w:del w:author="davide.lenzarini@u-blox.com" w:id="19" w:date="2024-08-12T12:29:02Z"/>
                        <w:rFonts w:ascii="Arial" w:cs="Arial" w:eastAsia="Arial" w:hAnsi="Arial"/>
                        <w:color w:val="666666"/>
                      </w:rPr>
                    </w:pPr>
                    <w:sdt>
                      <w:sdtPr>
                        <w:tag w:val="goog_rdk_298"/>
                      </w:sdtPr>
                      <w:sdtContent>
                        <w:del w:author="davide.lenzarini@u-blox.com" w:id="19" w:date="2024-08-12T12:29:02Z">
                          <w:r w:rsidDel="00000000" w:rsidR="00000000" w:rsidRPr="00000000">
                            <w:rPr>
                              <w:rtl w:val="0"/>
                            </w:rPr>
                          </w:r>
                        </w:del>
                      </w:sdtContent>
                    </w:sdt>
                  </w:p>
                </w:sdtContent>
              </w:sdt>
            </w:tc>
          </w:tr>
        </w:sdtContent>
      </w:sdt>
      <w:sdt>
        <w:sdtPr>
          <w:tag w:val="goog_rdk_300"/>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302"/>
                </w:sdtPr>
                <w:sdtContent>
                  <w:p w:rsidR="00000000" w:rsidDel="00000000" w:rsidP="00000000" w:rsidRDefault="00000000" w:rsidRPr="00000000" w14:paraId="00000351">
                    <w:pPr>
                      <w:jc w:val="center"/>
                      <w:rPr>
                        <w:del w:author="davide.lenzarini@u-blox.com" w:id="19" w:date="2024-08-12T12:29:02Z"/>
                        <w:rFonts w:ascii="Arial" w:cs="Arial" w:eastAsia="Arial" w:hAnsi="Arial"/>
                        <w:b w:val="1"/>
                        <w:color w:val="666666"/>
                      </w:rPr>
                    </w:pPr>
                    <w:sdt>
                      <w:sdtPr>
                        <w:tag w:val="goog_rdk_301"/>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04"/>
                </w:sdtPr>
                <w:sdtContent>
                  <w:p w:rsidR="00000000" w:rsidDel="00000000" w:rsidP="00000000" w:rsidRDefault="00000000" w:rsidRPr="00000000" w14:paraId="00000352">
                    <w:pPr>
                      <w:jc w:val="center"/>
                      <w:rPr>
                        <w:del w:author="davide.lenzarini@u-blox.com" w:id="19" w:date="2024-08-12T12:29:02Z"/>
                        <w:rFonts w:ascii="Arial" w:cs="Arial" w:eastAsia="Arial" w:hAnsi="Arial"/>
                        <w:color w:val="666666"/>
                      </w:rPr>
                    </w:pPr>
                    <w:sdt>
                      <w:sdtPr>
                        <w:tag w:val="goog_rdk_303"/>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06"/>
                </w:sdtPr>
                <w:sdtContent>
                  <w:p w:rsidR="00000000" w:rsidDel="00000000" w:rsidP="00000000" w:rsidRDefault="00000000" w:rsidRPr="00000000" w14:paraId="00000353">
                    <w:pPr>
                      <w:jc w:val="center"/>
                      <w:rPr>
                        <w:del w:author="davide.lenzarini@u-blox.com" w:id="19" w:date="2024-08-12T12:29:02Z"/>
                        <w:rFonts w:ascii="Arial" w:cs="Arial" w:eastAsia="Arial" w:hAnsi="Arial"/>
                        <w:color w:val="666666"/>
                      </w:rPr>
                    </w:pPr>
                    <w:sdt>
                      <w:sdtPr>
                        <w:tag w:val="goog_rdk_305"/>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08"/>
                </w:sdtPr>
                <w:sdtContent>
                  <w:p w:rsidR="00000000" w:rsidDel="00000000" w:rsidP="00000000" w:rsidRDefault="00000000" w:rsidRPr="00000000" w14:paraId="00000354">
                    <w:pPr>
                      <w:rPr>
                        <w:del w:author="davide.lenzarini@u-blox.com" w:id="19" w:date="2024-08-12T12:29:02Z"/>
                        <w:rFonts w:ascii="Arial" w:cs="Arial" w:eastAsia="Arial" w:hAnsi="Arial"/>
                        <w:color w:val="666666"/>
                      </w:rPr>
                    </w:pPr>
                    <w:sdt>
                      <w:sdtPr>
                        <w:tag w:val="goog_rdk_307"/>
                      </w:sdtPr>
                      <w:sdtContent>
                        <w:del w:author="davide.lenzarini@u-blox.com" w:id="19" w:date="2024-08-12T12:29:02Z">
                          <w:r w:rsidDel="00000000" w:rsidR="00000000" w:rsidRPr="00000000">
                            <w:rPr>
                              <w:rtl w:val="0"/>
                            </w:rPr>
                          </w:r>
                        </w:del>
                      </w:sdtContent>
                    </w:sdt>
                  </w:p>
                </w:sdtContent>
              </w:sdt>
            </w:tc>
          </w:tr>
        </w:sdtContent>
      </w:sdt>
      <w:sdt>
        <w:sdtPr>
          <w:tag w:val="goog_rdk_309"/>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311"/>
                </w:sdtPr>
                <w:sdtContent>
                  <w:p w:rsidR="00000000" w:rsidDel="00000000" w:rsidP="00000000" w:rsidRDefault="00000000" w:rsidRPr="00000000" w14:paraId="00000355">
                    <w:pPr>
                      <w:jc w:val="center"/>
                      <w:rPr>
                        <w:del w:author="davide.lenzarini@u-blox.com" w:id="19" w:date="2024-08-12T12:29:02Z"/>
                        <w:rFonts w:ascii="Arial" w:cs="Arial" w:eastAsia="Arial" w:hAnsi="Arial"/>
                        <w:b w:val="1"/>
                        <w:color w:val="666666"/>
                      </w:rPr>
                    </w:pPr>
                    <w:sdt>
                      <w:sdtPr>
                        <w:tag w:val="goog_rdk_310"/>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13"/>
                </w:sdtPr>
                <w:sdtContent>
                  <w:p w:rsidR="00000000" w:rsidDel="00000000" w:rsidP="00000000" w:rsidRDefault="00000000" w:rsidRPr="00000000" w14:paraId="00000356">
                    <w:pPr>
                      <w:jc w:val="center"/>
                      <w:rPr>
                        <w:del w:author="davide.lenzarini@u-blox.com" w:id="19" w:date="2024-08-12T12:29:02Z"/>
                        <w:rFonts w:ascii="Arial" w:cs="Arial" w:eastAsia="Arial" w:hAnsi="Arial"/>
                        <w:color w:val="666666"/>
                      </w:rPr>
                    </w:pPr>
                    <w:sdt>
                      <w:sdtPr>
                        <w:tag w:val="goog_rdk_312"/>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15"/>
                </w:sdtPr>
                <w:sdtContent>
                  <w:p w:rsidR="00000000" w:rsidDel="00000000" w:rsidP="00000000" w:rsidRDefault="00000000" w:rsidRPr="00000000" w14:paraId="00000357">
                    <w:pPr>
                      <w:jc w:val="center"/>
                      <w:rPr>
                        <w:del w:author="davide.lenzarini@u-blox.com" w:id="19" w:date="2024-08-12T12:29:02Z"/>
                        <w:rFonts w:ascii="Arial" w:cs="Arial" w:eastAsia="Arial" w:hAnsi="Arial"/>
                        <w:color w:val="666666"/>
                      </w:rPr>
                    </w:pPr>
                    <w:sdt>
                      <w:sdtPr>
                        <w:tag w:val="goog_rdk_314"/>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17"/>
                </w:sdtPr>
                <w:sdtContent>
                  <w:p w:rsidR="00000000" w:rsidDel="00000000" w:rsidP="00000000" w:rsidRDefault="00000000" w:rsidRPr="00000000" w14:paraId="00000358">
                    <w:pPr>
                      <w:rPr>
                        <w:del w:author="davide.lenzarini@u-blox.com" w:id="19" w:date="2024-08-12T12:29:02Z"/>
                        <w:rFonts w:ascii="Arial" w:cs="Arial" w:eastAsia="Arial" w:hAnsi="Arial"/>
                        <w:color w:val="666666"/>
                      </w:rPr>
                    </w:pPr>
                    <w:sdt>
                      <w:sdtPr>
                        <w:tag w:val="goog_rdk_316"/>
                      </w:sdtPr>
                      <w:sdtContent>
                        <w:del w:author="davide.lenzarini@u-blox.com" w:id="19" w:date="2024-08-12T12:29:02Z">
                          <w:r w:rsidDel="00000000" w:rsidR="00000000" w:rsidRPr="00000000">
                            <w:rPr>
                              <w:rtl w:val="0"/>
                            </w:rPr>
                          </w:r>
                        </w:del>
                      </w:sdtContent>
                    </w:sdt>
                  </w:p>
                </w:sdtContent>
              </w:sdt>
            </w:tc>
          </w:tr>
        </w:sdtContent>
      </w:sdt>
      <w:sdt>
        <w:sdtPr>
          <w:tag w:val="goog_rdk_318"/>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320"/>
                </w:sdtPr>
                <w:sdtContent>
                  <w:p w:rsidR="00000000" w:rsidDel="00000000" w:rsidP="00000000" w:rsidRDefault="00000000" w:rsidRPr="00000000" w14:paraId="00000359">
                    <w:pPr>
                      <w:jc w:val="center"/>
                      <w:rPr>
                        <w:del w:author="davide.lenzarini@u-blox.com" w:id="19" w:date="2024-08-12T12:29:02Z"/>
                        <w:rFonts w:ascii="Arial" w:cs="Arial" w:eastAsia="Arial" w:hAnsi="Arial"/>
                        <w:b w:val="1"/>
                      </w:rPr>
                    </w:pPr>
                    <w:sdt>
                      <w:sdtPr>
                        <w:tag w:val="goog_rdk_319"/>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22"/>
                </w:sdtPr>
                <w:sdtContent>
                  <w:p w:rsidR="00000000" w:rsidDel="00000000" w:rsidP="00000000" w:rsidRDefault="00000000" w:rsidRPr="00000000" w14:paraId="0000035A">
                    <w:pPr>
                      <w:jc w:val="center"/>
                      <w:rPr>
                        <w:del w:author="davide.lenzarini@u-blox.com" w:id="19" w:date="2024-08-12T12:29:02Z"/>
                        <w:rFonts w:ascii="Arial" w:cs="Arial" w:eastAsia="Arial" w:hAnsi="Arial"/>
                      </w:rPr>
                    </w:pPr>
                    <w:sdt>
                      <w:sdtPr>
                        <w:tag w:val="goog_rdk_321"/>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24"/>
                </w:sdtPr>
                <w:sdtContent>
                  <w:p w:rsidR="00000000" w:rsidDel="00000000" w:rsidP="00000000" w:rsidRDefault="00000000" w:rsidRPr="00000000" w14:paraId="0000035B">
                    <w:pPr>
                      <w:jc w:val="center"/>
                      <w:rPr>
                        <w:del w:author="davide.lenzarini@u-blox.com" w:id="19" w:date="2024-08-12T12:29:02Z"/>
                        <w:rFonts w:ascii="Arial" w:cs="Arial" w:eastAsia="Arial" w:hAnsi="Arial"/>
                      </w:rPr>
                    </w:pPr>
                    <w:sdt>
                      <w:sdtPr>
                        <w:tag w:val="goog_rdk_323"/>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26"/>
                </w:sdtPr>
                <w:sdtContent>
                  <w:p w:rsidR="00000000" w:rsidDel="00000000" w:rsidP="00000000" w:rsidRDefault="00000000" w:rsidRPr="00000000" w14:paraId="0000035C">
                    <w:pPr>
                      <w:rPr>
                        <w:del w:author="davide.lenzarini@u-blox.com" w:id="19" w:date="2024-08-12T12:29:02Z"/>
                        <w:rFonts w:ascii="Arial" w:cs="Arial" w:eastAsia="Arial" w:hAnsi="Arial"/>
                      </w:rPr>
                    </w:pPr>
                    <w:sdt>
                      <w:sdtPr>
                        <w:tag w:val="goog_rdk_325"/>
                      </w:sdtPr>
                      <w:sdtContent>
                        <w:del w:author="davide.lenzarini@u-blox.com" w:id="19" w:date="2024-08-12T12:29:02Z">
                          <w:r w:rsidDel="00000000" w:rsidR="00000000" w:rsidRPr="00000000">
                            <w:rPr>
                              <w:rtl w:val="0"/>
                            </w:rPr>
                          </w:r>
                        </w:del>
                      </w:sdtContent>
                    </w:sdt>
                  </w:p>
                </w:sdtContent>
              </w:sdt>
            </w:tc>
          </w:tr>
        </w:sdtContent>
      </w:sdt>
      <w:sdt>
        <w:sdtPr>
          <w:tag w:val="goog_rdk_327"/>
        </w:sdtPr>
        <w:sdtContent>
          <w:tr>
            <w:trPr>
              <w:cantSplit w:val="0"/>
              <w:tblHeader w:val="0"/>
              <w:del w:author="davide.lenzarini@u-blox.com" w:id="19" w:date="2024-08-12T12:29:02Z"/>
            </w:trPr>
            <w:tc>
              <w:tcPr>
                <w:tcBorders>
                  <w:top w:color="000000" w:space="0" w:sz="4" w:val="single"/>
                  <w:left w:color="000000" w:space="0" w:sz="4" w:val="single"/>
                  <w:bottom w:color="000000" w:space="0" w:sz="4" w:val="single"/>
                  <w:right w:color="000000" w:space="0" w:sz="4" w:val="single"/>
                </w:tcBorders>
                <w:shd w:fill="efefef" w:val="clear"/>
              </w:tcPr>
              <w:sdt>
                <w:sdtPr>
                  <w:tag w:val="goog_rdk_329"/>
                </w:sdtPr>
                <w:sdtContent>
                  <w:p w:rsidR="00000000" w:rsidDel="00000000" w:rsidP="00000000" w:rsidRDefault="00000000" w:rsidRPr="00000000" w14:paraId="0000035D">
                    <w:pPr>
                      <w:jc w:val="center"/>
                      <w:rPr>
                        <w:del w:author="davide.lenzarini@u-blox.com" w:id="19" w:date="2024-08-12T12:29:02Z"/>
                        <w:rFonts w:ascii="Arial" w:cs="Arial" w:eastAsia="Arial" w:hAnsi="Arial"/>
                        <w:b w:val="1"/>
                      </w:rPr>
                    </w:pPr>
                    <w:sdt>
                      <w:sdtPr>
                        <w:tag w:val="goog_rdk_328"/>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31"/>
                </w:sdtPr>
                <w:sdtContent>
                  <w:p w:rsidR="00000000" w:rsidDel="00000000" w:rsidP="00000000" w:rsidRDefault="00000000" w:rsidRPr="00000000" w14:paraId="0000035E">
                    <w:pPr>
                      <w:jc w:val="center"/>
                      <w:rPr>
                        <w:del w:author="davide.lenzarini@u-blox.com" w:id="19" w:date="2024-08-12T12:29:02Z"/>
                        <w:rFonts w:ascii="Arial" w:cs="Arial" w:eastAsia="Arial" w:hAnsi="Arial"/>
                      </w:rPr>
                    </w:pPr>
                    <w:sdt>
                      <w:sdtPr>
                        <w:tag w:val="goog_rdk_330"/>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33"/>
                </w:sdtPr>
                <w:sdtContent>
                  <w:p w:rsidR="00000000" w:rsidDel="00000000" w:rsidP="00000000" w:rsidRDefault="00000000" w:rsidRPr="00000000" w14:paraId="0000035F">
                    <w:pPr>
                      <w:jc w:val="center"/>
                      <w:rPr>
                        <w:del w:author="davide.lenzarini@u-blox.com" w:id="19" w:date="2024-08-12T12:29:02Z"/>
                        <w:rFonts w:ascii="Arial" w:cs="Arial" w:eastAsia="Arial" w:hAnsi="Arial"/>
                      </w:rPr>
                    </w:pPr>
                    <w:sdt>
                      <w:sdtPr>
                        <w:tag w:val="goog_rdk_332"/>
                      </w:sdtPr>
                      <w:sdtContent>
                        <w:del w:author="davide.lenzarini@u-blox.com" w:id="19" w:date="2024-08-12T12:29:02Z">
                          <w:r w:rsidDel="00000000" w:rsidR="00000000" w:rsidRPr="00000000">
                            <w:rPr>
                              <w:rtl w:val="0"/>
                            </w:rPr>
                          </w:r>
                        </w:del>
                      </w:sdtContent>
                    </w:sdt>
                  </w:p>
                </w:sdtContent>
              </w:sdt>
            </w:tc>
            <w:tc>
              <w:tcPr>
                <w:tcBorders>
                  <w:top w:color="000000" w:space="0" w:sz="4" w:val="single"/>
                  <w:left w:color="000000" w:space="0" w:sz="4" w:val="single"/>
                  <w:bottom w:color="000000" w:space="0" w:sz="4" w:val="single"/>
                  <w:right w:color="000000" w:space="0" w:sz="4" w:val="single"/>
                </w:tcBorders>
              </w:tcPr>
              <w:sdt>
                <w:sdtPr>
                  <w:tag w:val="goog_rdk_335"/>
                </w:sdtPr>
                <w:sdtContent>
                  <w:p w:rsidR="00000000" w:rsidDel="00000000" w:rsidP="00000000" w:rsidRDefault="00000000" w:rsidRPr="00000000" w14:paraId="00000360">
                    <w:pPr>
                      <w:keepNext w:val="1"/>
                      <w:rPr>
                        <w:del w:author="davide.lenzarini@u-blox.com" w:id="19" w:date="2024-08-12T12:29:02Z"/>
                        <w:rFonts w:ascii="Arial" w:cs="Arial" w:eastAsia="Arial" w:hAnsi="Arial"/>
                      </w:rPr>
                    </w:pPr>
                    <w:sdt>
                      <w:sdtPr>
                        <w:tag w:val="goog_rdk_334"/>
                      </w:sdtPr>
                      <w:sdtContent>
                        <w:del w:author="davide.lenzarini@u-blox.com" w:id="19" w:date="2024-08-12T12:29:02Z">
                          <w:r w:rsidDel="00000000" w:rsidR="00000000" w:rsidRPr="00000000">
                            <w:rPr>
                              <w:rtl w:val="0"/>
                            </w:rPr>
                          </w:r>
                        </w:del>
                      </w:sdtContent>
                    </w:sdt>
                  </w:p>
                </w:sdtContent>
              </w:sdt>
            </w:tc>
          </w:tr>
        </w:sdtContent>
      </w:sdt>
    </w:tbl>
    <w:sdt>
      <w:sdtPr>
        <w:tag w:val="goog_rdk_337"/>
      </w:sdtPr>
      <w:sdtContent>
        <w:p w:rsidR="00000000" w:rsidDel="00000000" w:rsidP="00000000" w:rsidRDefault="00000000" w:rsidRPr="00000000" w14:paraId="00000361">
          <w:pPr>
            <w:spacing w:after="120" w:before="120" w:line="360" w:lineRule="auto"/>
            <w:ind w:left="0" w:right="0" w:firstLine="0"/>
            <w:jc w:val="center"/>
            <w:rPr>
              <w:del w:author="davide.lenzarini@u-blox.com" w:id="19" w:date="2024-08-12T12:29:02Z"/>
              <w:color w:val="000000"/>
              <w:sz w:val="20"/>
              <w:szCs w:val="20"/>
              <w:u w:val="single"/>
              <w:shd w:fill="auto" w:val="clear"/>
            </w:rPr>
          </w:pPr>
          <w:sdt>
            <w:sdtPr>
              <w:tag w:val="goog_rdk_336"/>
            </w:sdtPr>
            <w:sdtContent>
              <w:del w:author="davide.lenzarini@u-blox.com" w:id="19" w:date="2024-08-12T12:29:02Z">
                <w:r w:rsidDel="00000000" w:rsidR="00000000" w:rsidRPr="00000000">
                  <w:rPr>
                    <w:rtl w:val="0"/>
                  </w:rPr>
                </w:r>
              </w:del>
            </w:sdtContent>
          </w:sdt>
        </w:p>
      </w:sdtContent>
    </w:sdt>
    <w:sdt>
      <w:sdtPr>
        <w:tag w:val="goog_rdk_339"/>
      </w:sdtPr>
      <w:sdtContent>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del w:author="davide.lenzarini@u-blox.com" w:id="19" w:date="2024-08-12T12:29:02Z"/>
              <w:color w:val="000000"/>
              <w:sz w:val="20"/>
              <w:szCs w:val="20"/>
              <w:u w:val="single"/>
              <w:shd w:fill="auto" w:val="clear"/>
            </w:rPr>
          </w:pPr>
          <w:sdt>
            <w:sdtPr>
              <w:tag w:val="goog_rdk_338"/>
            </w:sdtPr>
            <w:sdtContent>
              <w:del w:author="davide.lenzarini@u-blox.com" w:id="19" w:date="2024-08-12T12:29:02Z">
                <w:r w:rsidDel="00000000" w:rsidR="00000000" w:rsidRPr="00000000">
                  <w:rPr>
                    <w:rtl w:val="0"/>
                  </w:rPr>
                </w:r>
              </w:del>
            </w:sdtContent>
          </w:sdt>
        </w:p>
      </w:sdtContent>
    </w:sdt>
    <w:p w:rsidR="00000000" w:rsidDel="00000000" w:rsidP="00000000" w:rsidRDefault="00000000" w:rsidRPr="00000000" w14:paraId="00000363">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64">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340"/>
        </w:sdtPr>
        <w:sdtContent>
          <w:commentRangeStart w:id="12"/>
        </w:sdtContent>
      </w:sdt>
      <w:sdt>
        <w:sdtPr>
          <w:tag w:val="goog_rdk_341"/>
        </w:sdtPr>
        <w:sdtContent>
          <w:commentRangeStart w:id="13"/>
        </w:sdtContent>
      </w:sdt>
      <w:r w:rsidDel="00000000" w:rsidR="00000000" w:rsidRPr="00000000">
        <w:rPr>
          <w:rFonts w:ascii="Arial" w:cs="Arial" w:eastAsia="Arial" w:hAnsi="Arial"/>
          <w:rtl w:val="0"/>
        </w:rPr>
        <w:t xml:space="preserve">MQTT-SN Control Packets that require a Packet Identifier are shown below</w:t>
      </w:r>
      <w:commentRangeEnd w:id="12"/>
      <w:r w:rsidDel="00000000" w:rsidR="00000000" w:rsidRPr="00000000">
        <w:commentReference w:id="12"/>
      </w:r>
      <w:commentRangeEnd w:id="13"/>
      <w:r w:rsidDel="00000000" w:rsidR="00000000" w:rsidRPr="00000000">
        <w:commentReference w:id="13"/>
      </w:r>
      <w:r w:rsidDel="00000000" w:rsidR="00000000" w:rsidRPr="00000000">
        <w:rPr>
          <w:rFonts w:ascii="Arial" w:cs="Arial" w:eastAsia="Arial" w:hAnsi="Arial"/>
          <w:rtl w:val="0"/>
        </w:rPr>
        <w:t xml:space="preserve">:</w:t>
      </w:r>
    </w:p>
    <w:p w:rsidR="00000000" w:rsidDel="00000000" w:rsidP="00000000" w:rsidRDefault="00000000" w:rsidRPr="00000000" w14:paraId="00000365">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66">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7">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C">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E">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F">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0">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93">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95">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342"/>
        </w:sdtPr>
        <w:sdtContent>
          <w:commentRangeStart w:id="14"/>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w:t>
      </w:r>
      <w:commentRangeEnd w:id="14"/>
      <w:r w:rsidDel="00000000" w:rsidR="00000000" w:rsidRPr="00000000">
        <w:commentReference w:id="14"/>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Packets with Packet Identifier</w:t>
      </w:r>
    </w:p>
    <w:p w:rsidR="00000000" w:rsidDel="00000000" w:rsidP="00000000" w:rsidRDefault="00000000" w:rsidRPr="00000000" w14:paraId="00000397">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8">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343"/>
        </w:sdtPr>
        <w:sdtContent>
          <w:commentRangeStart w:id="15"/>
        </w:sdtContent>
      </w:sdt>
      <w:sdt>
        <w:sdtPr>
          <w:tag w:val="goog_rdk_344"/>
        </w:sdtPr>
        <w:sdtContent>
          <w:commentRangeStart w:id="16"/>
        </w:sdtContent>
      </w:sdt>
      <w:r w:rsidDel="00000000" w:rsidR="00000000" w:rsidRPr="00000000">
        <w:rPr>
          <w:rFonts w:ascii="Arial" w:cs="Arial" w:eastAsia="Arial" w:hAnsi="Arial"/>
          <w:highlight w:val="yellow"/>
          <w:rtl w:val="0"/>
        </w:rPr>
        <w:t xml:space="preserve">SUBSCRIBE, UNSUBSCRIBE, or PUBLISH</w:t>
      </w:r>
      <w:commentRangeEnd w:id="15"/>
      <w:r w:rsidDel="00000000" w:rsidR="00000000" w:rsidRPr="00000000">
        <w:commentReference w:id="15"/>
      </w:r>
      <w:commentRangeEnd w:id="16"/>
      <w:r w:rsidDel="00000000" w:rsidR="00000000" w:rsidRPr="00000000">
        <w:commentReference w:id="16"/>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9">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A">
      <w:pPr>
        <w:rPr>
          <w:rFonts w:ascii="Arial" w:cs="Arial" w:eastAsia="Arial" w:hAnsi="Arial"/>
        </w:rPr>
      </w:pPr>
      <w:sdt>
        <w:sdtPr>
          <w:tag w:val="goog_rdk_345"/>
        </w:sdtPr>
        <w:sdtContent>
          <w:commentRangeStart w:id="17"/>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B">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w:t>
      </w:r>
      <w:sdt>
        <w:sdtPr>
          <w:tag w:val="goog_rdk_346"/>
        </w:sdtPr>
        <w:sdtContent>
          <w:commentRangeStart w:id="18"/>
        </w:sdtContent>
      </w:sdt>
      <w:r w:rsidDel="00000000" w:rsidR="00000000" w:rsidRPr="00000000">
        <w:rPr>
          <w:rFonts w:ascii="Arial" w:cs="Arial" w:eastAsia="Arial" w:hAnsi="Arial"/>
          <w:rtl w:val="0"/>
        </w:rPr>
        <w:t xml:space="preserve">command </w:t>
      </w:r>
      <w:commentRangeEnd w:id="18"/>
      <w:r w:rsidDel="00000000" w:rsidR="00000000" w:rsidRPr="00000000">
        <w:commentReference w:id="18"/>
      </w:r>
      <w:r w:rsidDel="00000000" w:rsidR="00000000" w:rsidRPr="00000000">
        <w:rPr>
          <w:rFonts w:ascii="Arial" w:cs="Arial" w:eastAsia="Arial" w:hAnsi="Arial"/>
          <w:rtl w:val="0"/>
        </w:rPr>
        <w:t xml:space="preserve">at any time.</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39C">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D">
      <w:pPr>
        <w:rPr>
          <w:rFonts w:ascii="Arial" w:cs="Arial" w:eastAsia="Arial" w:hAnsi="Arial"/>
        </w:rPr>
      </w:pPr>
      <w:sdt>
        <w:sdtPr>
          <w:tag w:val="goog_rdk_347"/>
        </w:sdtPr>
        <w:sdtContent>
          <w:commentRangeStart w:id="19"/>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9"/>
      <w:r w:rsidDel="00000000" w:rsidR="00000000" w:rsidRPr="00000000">
        <w:commentReference w:id="19"/>
      </w:r>
      <w:r w:rsidDel="00000000" w:rsidR="00000000" w:rsidRPr="00000000">
        <w:rPr>
          <w:rtl w:val="0"/>
        </w:rPr>
      </w:r>
    </w:p>
    <w:p w:rsidR="00000000" w:rsidDel="00000000" w:rsidP="00000000" w:rsidRDefault="00000000" w:rsidRPr="00000000" w14:paraId="0000039E">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F">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A0">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51"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351"/>
      </w:sdtPr>
      <w:sdtContent>
        <w:p w:rsidR="00000000" w:rsidDel="00000000" w:rsidP="00000000" w:rsidRDefault="00000000" w:rsidRPr="00000000" w14:paraId="000003A1">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2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348"/>
            </w:sdtPr>
            <w:sdtContent>
              <w:commentRangeStart w:id="20"/>
            </w:sdtContent>
          </w:sdt>
          <w:commentRangeEnd w:id="20"/>
          <w:r w:rsidDel="00000000" w:rsidR="00000000" w:rsidRPr="00000000">
            <w:commentReference w:id="20"/>
          </w:r>
          <w:sdt>
            <w:sdtPr>
              <w:tag w:val="goog_rdk_349"/>
            </w:sdtPr>
            <w:sdtContent>
              <w:commentRangeStart w:id="21"/>
            </w:sdtContent>
          </w:sdt>
          <w:commentRangeEnd w:id="21"/>
          <w:r w:rsidDel="00000000" w:rsidR="00000000" w:rsidRPr="00000000">
            <w:commentReference w:id="21"/>
          </w:r>
          <w:sdt>
            <w:sdtPr>
              <w:tag w:val="goog_rdk_350"/>
            </w:sdtPr>
            <w:sdtContent>
              <w:r w:rsidDel="00000000" w:rsidR="00000000" w:rsidRPr="00000000">
                <w:rPr>
                  <w:rtl w:val="0"/>
                </w:rPr>
              </w:r>
            </w:sdtContent>
          </w:sdt>
        </w:p>
      </w:sdtContent>
    </w:sdt>
    <w:p w:rsidR="00000000" w:rsidDel="00000000" w:rsidP="00000000" w:rsidRDefault="00000000" w:rsidRPr="00000000" w14:paraId="000003A2">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sdt>
        <w:sdtPr>
          <w:tag w:val="goog_rdk_352"/>
        </w:sdtPr>
        <w:sdtContent>
          <w:commentRangeStart w:id="22"/>
        </w:sdtContent>
      </w:sdt>
      <w:r w:rsidDel="00000000" w:rsidR="00000000" w:rsidRPr="00000000">
        <w:rPr>
          <w:rFonts w:ascii="Arial" w:cs="Arial" w:eastAsia="Arial" w:hAnsi="Arial"/>
          <w:rtl w:val="0"/>
        </w:rPr>
        <w:t xml:space="preserve">Protocol </w:t>
      </w:r>
      <w:sdt>
        <w:sdtPr>
          <w:tag w:val="goog_rdk_353"/>
        </w:sdtPr>
        <w:sdtContent>
          <w:ins w:author="davide.lenzarini@u-blox.com" w:id="21" w:date="2024-07-30T18:33:07Z">
            <w:r w:rsidDel="00000000" w:rsidR="00000000" w:rsidRPr="00000000">
              <w:rPr>
                <w:rFonts w:ascii="Arial" w:cs="Arial" w:eastAsia="Arial" w:hAnsi="Arial"/>
                <w:rtl w:val="0"/>
              </w:rPr>
              <w:t xml:space="preserve">Version</w:t>
            </w:r>
          </w:ins>
        </w:sdtContent>
      </w:sdt>
      <w:sdt>
        <w:sdtPr>
          <w:tag w:val="goog_rdk_354"/>
        </w:sdtPr>
        <w:sdtContent>
          <w:del w:author="davide.lenzarini@u-blox.com" w:id="21" w:date="2024-07-30T18:33:07Z">
            <w:r w:rsidDel="00000000" w:rsidR="00000000" w:rsidRPr="00000000">
              <w:rPr>
                <w:rFonts w:ascii="Arial" w:cs="Arial" w:eastAsia="Arial" w:hAnsi="Arial"/>
                <w:rtl w:val="0"/>
              </w:rPr>
              <w:delText xml:space="preserve">Id</w:delText>
            </w:r>
          </w:del>
        </w:sdtContent>
      </w:sdt>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3A3">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w:t>
      </w:r>
      <w:sdt>
        <w:sdtPr>
          <w:tag w:val="goog_rdk_355"/>
        </w:sdtPr>
        <w:sdtContent>
          <w:ins w:author="davide.lenzarini@u-blox.com" w:id="22" w:date="2024-07-30T18:33:12Z">
            <w:r w:rsidDel="00000000" w:rsidR="00000000" w:rsidRPr="00000000">
              <w:rPr>
                <w:rFonts w:ascii="Arial" w:cs="Arial" w:eastAsia="Arial" w:hAnsi="Arial"/>
                <w:i w:val="1"/>
                <w:rtl w:val="0"/>
              </w:rPr>
              <w:t xml:space="preserve">Version</w:t>
            </w:r>
          </w:ins>
        </w:sdtContent>
      </w:sdt>
      <w:sdt>
        <w:sdtPr>
          <w:tag w:val="goog_rdk_356"/>
        </w:sdtPr>
        <w:sdtContent>
          <w:del w:author="davide.lenzarini@u-blox.com" w:id="22" w:date="2024-07-30T18:33:12Z">
            <w:r w:rsidDel="00000000" w:rsidR="00000000" w:rsidRPr="00000000">
              <w:rPr>
                <w:rFonts w:ascii="Arial" w:cs="Arial" w:eastAsia="Arial" w:hAnsi="Arial"/>
                <w:i w:val="1"/>
                <w:rtl w:val="0"/>
              </w:rPr>
              <w:delText xml:space="preserve">Id</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A4">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A5">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sdt>
        <w:sdtPr>
          <w:tag w:val="goog_rdk_357"/>
        </w:sdtPr>
        <w:sdtContent>
          <w:commentRangeStart w:id="23"/>
        </w:sdtContent>
      </w:sdt>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A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3A7">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8">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9">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A">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C">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D">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E">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F">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B0">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7">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8">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w:t>
            </w:r>
            <w:sdt>
              <w:sdtPr>
                <w:tag w:val="goog_rdk_358"/>
              </w:sdtPr>
              <w:sdtContent>
                <w:commentRangeStart w:id="24"/>
              </w:sdtContent>
            </w:sdt>
            <w:sdt>
              <w:sdtPr>
                <w:tag w:val="goog_rdk_359"/>
              </w:sdtPr>
              <w:sdtContent>
                <w:commentRangeStart w:id="25"/>
              </w:sdtContent>
            </w:sdt>
            <w:sdt>
              <w:sdtPr>
                <w:tag w:val="goog_rdk_360"/>
              </w:sdtPr>
              <w:sdtContent>
                <w:commentRangeStart w:id="26"/>
              </w:sdtContent>
            </w:sdt>
            <w:r w:rsidDel="00000000" w:rsidR="00000000" w:rsidRPr="00000000">
              <w:rPr>
                <w:rFonts w:ascii="Arial" w:cs="Arial" w:eastAsia="Arial" w:hAnsi="Arial"/>
                <w:rtl w:val="0"/>
              </w:rPr>
              <w:t xml:space="preserve">MQTT or MQTT-SN  protocol requested by the Client.</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The </w:t>
            </w:r>
            <w:sdt>
              <w:sdtPr>
                <w:tag w:val="goog_rdk_361"/>
              </w:sdtPr>
              <w:sdtContent>
                <w:commentRangeStart w:id="27"/>
              </w:sdtContent>
            </w:sdt>
            <w:sdt>
              <w:sdtPr>
                <w:tag w:val="goog_rdk_362"/>
              </w:sdtPr>
              <w:sdtContent>
                <w:commentRangeStart w:id="28"/>
              </w:sdtContent>
            </w:sdt>
            <w:sdt>
              <w:sdtPr>
                <w:tag w:val="goog_rdk_363"/>
              </w:sdtPr>
              <w:sdtContent>
                <w:commentRangeStart w:id="29"/>
              </w:sdtContent>
            </w:sdt>
            <w:r w:rsidDel="00000000" w:rsidR="00000000" w:rsidRPr="00000000">
              <w:rPr>
                <w:rFonts w:ascii="Arial" w:cs="Arial" w:eastAsia="Arial" w:hAnsi="Arial"/>
                <w:rtl w:val="0"/>
              </w:rPr>
              <w:t xml:space="preserve">MQTT</w:t>
            </w:r>
            <w:sdt>
              <w:sdtPr>
                <w:tag w:val="goog_rdk_364"/>
              </w:sdtPr>
              <w:sdtContent>
                <w:ins w:author="davide.lenzarini@u-blox.com" w:id="23" w:date="2024-08-06T08:16:05Z">
                  <w:r w:rsidDel="00000000" w:rsidR="00000000" w:rsidRPr="00000000">
                    <w:rPr>
                      <w:rFonts w:ascii="Arial" w:cs="Arial" w:eastAsia="Arial" w:hAnsi="Arial"/>
                      <w:rtl w:val="0"/>
                    </w:rPr>
                    <w:t xml:space="preserve">-SN</w:t>
                  </w:r>
                </w:ins>
              </w:sdtContent>
            </w:sdt>
            <w:r w:rsidDel="00000000" w:rsidR="00000000" w:rsidRPr="00000000">
              <w:rPr>
                <w:rFonts w:ascii="Arial" w:cs="Arial" w:eastAsia="Arial" w:hAnsi="Arial"/>
                <w:rtl w:val="0"/>
              </w:rPr>
              <w:t xml:space="preserve"> Server</w:t>
            </w:r>
            <w:commentRangeEnd w:id="27"/>
            <w:r w:rsidDel="00000000" w:rsidR="00000000" w:rsidRPr="00000000">
              <w:commentReference w:id="27"/>
            </w:r>
            <w:commentRangeEnd w:id="28"/>
            <w:r w:rsidDel="00000000" w:rsidR="00000000" w:rsidRPr="00000000">
              <w:commentReference w:id="28"/>
            </w:r>
            <w:commentRangeEnd w:id="29"/>
            <w:r w:rsidDel="00000000" w:rsidR="00000000" w:rsidRPr="00000000">
              <w:commentReference w:id="29"/>
            </w:r>
            <w:r w:rsidDel="00000000" w:rsidR="00000000" w:rsidRPr="00000000">
              <w:rPr>
                <w:rFonts w:ascii="Arial" w:cs="Arial" w:eastAsia="Arial" w:hAnsi="Arial"/>
                <w:rtl w:val="0"/>
              </w:rPr>
              <w:t xml:space="preserve"> is not available</w:t>
            </w:r>
            <w:sdt>
              <w:sdtPr>
                <w:tag w:val="goog_rdk_365"/>
              </w:sdtPr>
              <w:sdtContent>
                <w:ins w:author="davide.lenzarini@u-blox.com" w:id="24" w:date="2024-08-06T08:16:08Z">
                  <w:r w:rsidDel="00000000" w:rsidR="00000000" w:rsidRPr="00000000">
                    <w:rPr>
                      <w:rFonts w:ascii="Arial" w:cs="Arial" w:eastAsia="Arial" w:hAnsi="Arial"/>
                      <w:rtl w:val="0"/>
                    </w:rPr>
                    <w:t xml:space="preserve"> or, in case of Transparent gateway, the MQTT server is not available</w:t>
                  </w:r>
                </w:ins>
              </w:sdtContent>
            </w:sdt>
            <w:r w:rsidDel="00000000" w:rsidR="00000000" w:rsidRPr="00000000">
              <w:rPr>
                <w:rFonts w:ascii="Arial" w:cs="Arial" w:eastAsia="Arial" w:hAnsi="Arial"/>
                <w:rtl w:val="0"/>
              </w:rPr>
              <w:t xml:space="preserve">.</w:t>
            </w:r>
          </w:p>
        </w:tc>
      </w:tr>
      <w:tr>
        <w:trPr>
          <w:cantSplit w:val="0"/>
          <w:trHeight w:val="778.9414062499999" w:hRule="atLeast"/>
          <w:tblHeader w:val="0"/>
        </w:trPr>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30">
            <w:pPr>
              <w:spacing w:after="9" w:lineRule="auto"/>
              <w:ind w:right="4"/>
              <w:rPr>
                <w:rFonts w:ascii="Arial" w:cs="Arial" w:eastAsia="Arial" w:hAnsi="Arial"/>
              </w:rPr>
            </w:pPr>
            <w:sdt>
              <w:sdtPr>
                <w:tag w:val="goog_rdk_366"/>
              </w:sdtPr>
              <w:sdtContent>
                <w:commentRangeStart w:id="30"/>
              </w:sdtContent>
            </w:sdt>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31">
            <w:pPr>
              <w:spacing w:after="9" w:lineRule="auto"/>
              <w:ind w:right="4"/>
              <w:rPr>
                <w:rFonts w:ascii="Arial" w:cs="Arial" w:eastAsia="Arial" w:hAnsi="Arial"/>
              </w:rPr>
            </w:pPr>
            <w:commentRangeEnd w:id="30"/>
            <w:r w:rsidDel="00000000" w:rsidR="00000000" w:rsidRPr="00000000">
              <w:commentReference w:id="30"/>
            </w: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sdt>
              <w:sdtPr>
                <w:tag w:val="goog_rdk_367"/>
              </w:sdtPr>
              <w:sdtContent>
                <w:ins w:author="davide.lenzarini@u-blox.com" w:id="25" w:date="2024-08-06T08:17:16Z">
                  <w:r w:rsidDel="00000000" w:rsidR="00000000" w:rsidRPr="00000000">
                    <w:rPr>
                      <w:rFonts w:ascii="Arial" w:cs="Arial" w:eastAsia="Arial" w:hAnsi="Arial"/>
                      <w:rtl w:val="0"/>
                    </w:rPr>
                    <w:t xml:space="preserve">, PINGRESP</w:t>
                  </w:r>
                </w:ins>
              </w:sdtContent>
            </w:sdt>
            <w:r w:rsidDel="00000000" w:rsidR="00000000" w:rsidRPr="00000000">
              <w:rPr>
                <w:rtl w:val="0"/>
              </w:rPr>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PUBREL, </w:t>
            </w:r>
            <w:r w:rsidDel="00000000" w:rsidR="00000000" w:rsidRPr="00000000">
              <w:rPr>
                <w:rFonts w:ascii="Arial" w:cs="Arial" w:eastAsia="Arial" w:hAnsi="Arial"/>
                <w:rtl w:val="0"/>
              </w:rPr>
              <w:t xml:space="preserve">PUBCOMP</w:t>
            </w:r>
            <w:r w:rsidDel="00000000" w:rsidR="00000000" w:rsidRPr="00000000">
              <w:rPr>
                <w:rtl w:val="0"/>
              </w:rPr>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A">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50">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51">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5">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7">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A">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C">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F">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61">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62">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6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65">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66">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7">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C">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D">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7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73">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7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8">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9">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D">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E">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83">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8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8">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9">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D">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E">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9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93">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9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8">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9">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D">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E">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F">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A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A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A3">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A4">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A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6">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8">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9">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B">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D">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E">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sdt>
              <w:sdtPr>
                <w:tag w:val="goog_rdk_368"/>
              </w:sdtPr>
              <w:sdtContent>
                <w:ins w:author="davide.lenzarini@u-blox.com" w:id="26" w:date="2024-08-06T08:19:52Z">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UNSUBACK, REGACK</w:t>
                  </w:r>
                </w:ins>
              </w:sdtContent>
            </w:sdt>
            <w:r w:rsidDel="00000000" w:rsidR="00000000" w:rsidRPr="00000000">
              <w:rPr>
                <w:rtl w:val="0"/>
              </w:rPr>
            </w:r>
          </w:p>
        </w:tc>
        <w:tc>
          <w:tcPr/>
          <w:p w:rsidR="00000000" w:rsidDel="00000000" w:rsidP="00000000" w:rsidRDefault="00000000" w:rsidRPr="00000000" w14:paraId="000004B0">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B2">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B3">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B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B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7">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8">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C">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D">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C0">
            <w:pPr>
              <w:spacing w:after="9" w:lineRule="auto"/>
              <w:ind w:right="4"/>
              <w:rPr>
                <w:rFonts w:ascii="Arial" w:cs="Arial" w:eastAsia="Arial" w:hAnsi="Arial"/>
              </w:rPr>
            </w:pPr>
            <w:sdt>
              <w:sdtPr>
                <w:tag w:val="goog_rdk_370"/>
              </w:sdtPr>
              <w:sdtContent>
                <w:del w:author="davide.lenzarini@u-blox.com" w:id="27" w:date="2024-08-06T08:20:16Z">
                  <w:r w:rsidDel="00000000" w:rsidR="00000000" w:rsidRPr="00000000">
                    <w:rPr>
                      <w:rFonts w:ascii="Arial" w:cs="Arial" w:eastAsia="Arial" w:hAnsi="Arial"/>
                      <w:rtl w:val="0"/>
                    </w:rPr>
                    <w:delText xml:space="preserve">244</w:delText>
                  </w:r>
                </w:del>
              </w:sdtContent>
            </w:sdt>
            <w:r w:rsidDel="00000000" w:rsidR="00000000" w:rsidRPr="00000000">
              <w:rPr>
                <w:rtl w:val="0"/>
              </w:rPr>
            </w:r>
          </w:p>
        </w:tc>
        <w:tc>
          <w:tcPr/>
          <w:p w:rsidR="00000000" w:rsidDel="00000000" w:rsidP="00000000" w:rsidRDefault="00000000" w:rsidRPr="00000000" w14:paraId="000004C1">
            <w:pPr>
              <w:spacing w:after="9" w:lineRule="auto"/>
              <w:ind w:right="4"/>
              <w:rPr>
                <w:rFonts w:ascii="Arial" w:cs="Arial" w:eastAsia="Arial" w:hAnsi="Arial"/>
              </w:rPr>
            </w:pPr>
            <w:sdt>
              <w:sdtPr>
                <w:tag w:val="goog_rdk_372"/>
              </w:sdtPr>
              <w:sdtContent>
                <w:del w:author="davide.lenzarini@u-blox.com" w:id="27" w:date="2024-08-06T08:20:16Z">
                  <w:r w:rsidDel="00000000" w:rsidR="00000000" w:rsidRPr="00000000">
                    <w:rPr>
                      <w:rFonts w:ascii="Arial" w:cs="Arial" w:eastAsia="Arial" w:hAnsi="Arial"/>
                      <w:rtl w:val="0"/>
                    </w:rPr>
                    <w:delText xml:space="preserve">0xF4</w:delText>
                  </w:r>
                </w:del>
              </w:sdtContent>
            </w:sdt>
            <w:r w:rsidDel="00000000" w:rsidR="00000000" w:rsidRPr="00000000">
              <w:rPr>
                <w:rtl w:val="0"/>
              </w:rPr>
            </w:r>
          </w:p>
        </w:tc>
        <w:tc>
          <w:tcPr/>
          <w:p w:rsidR="00000000" w:rsidDel="00000000" w:rsidP="00000000" w:rsidRDefault="00000000" w:rsidRPr="00000000" w14:paraId="000004C2">
            <w:pPr>
              <w:spacing w:after="9" w:lineRule="auto"/>
              <w:ind w:right="4"/>
              <w:rPr>
                <w:rFonts w:ascii="Arial" w:cs="Arial" w:eastAsia="Arial" w:hAnsi="Arial"/>
              </w:rPr>
            </w:pPr>
            <w:sdt>
              <w:sdtPr>
                <w:tag w:val="goog_rdk_374"/>
              </w:sdtPr>
              <w:sdtContent>
                <w:del w:author="davide.lenzarini@u-blox.com" w:id="27" w:date="2024-08-06T08:20:16Z">
                  <w:r w:rsidDel="00000000" w:rsidR="00000000" w:rsidRPr="00000000">
                    <w:rPr>
                      <w:rFonts w:ascii="Arial" w:cs="Arial" w:eastAsia="Arial" w:hAnsi="Arial"/>
                      <w:rtl w:val="0"/>
                    </w:rPr>
                    <w:delText xml:space="preserve">Unknown topic alias</w:delText>
                  </w:r>
                </w:del>
              </w:sdtContent>
            </w:sdt>
            <w:r w:rsidDel="00000000" w:rsidR="00000000" w:rsidRPr="00000000">
              <w:rPr>
                <w:rtl w:val="0"/>
              </w:rPr>
            </w:r>
          </w:p>
        </w:tc>
        <w:tc>
          <w:tcPr/>
          <w:p w:rsidR="00000000" w:rsidDel="00000000" w:rsidP="00000000" w:rsidRDefault="00000000" w:rsidRPr="00000000" w14:paraId="000004C3">
            <w:pPr>
              <w:keepNext w:val="1"/>
              <w:spacing w:after="9" w:lineRule="auto"/>
              <w:ind w:right="4"/>
              <w:rPr>
                <w:rFonts w:ascii="Arial" w:cs="Arial" w:eastAsia="Arial" w:hAnsi="Arial"/>
              </w:rPr>
            </w:pPr>
            <w:sdt>
              <w:sdtPr>
                <w:tag w:val="goog_rdk_376"/>
              </w:sdtPr>
              <w:sdtContent>
                <w:del w:author="davide.lenzarini@u-blox.com" w:id="27" w:date="2024-08-06T08:20:16Z">
                  <w:r w:rsidDel="00000000" w:rsidR="00000000" w:rsidRPr="00000000">
                    <w:rPr>
                      <w:rFonts w:ascii="Arial" w:cs="Arial" w:eastAsia="Arial" w:hAnsi="Arial"/>
                      <w:rtl w:val="0"/>
                    </w:rPr>
                    <w:delText xml:space="preserve">SUBACK, UNSUBACK, PUBACK, REGACK</w:delText>
                  </w:r>
                </w:del>
              </w:sdtContent>
            </w:sdt>
            <w:r w:rsidDel="00000000" w:rsidR="00000000" w:rsidRPr="00000000">
              <w:rPr>
                <w:rtl w:val="0"/>
              </w:rPr>
            </w:r>
          </w:p>
        </w:tc>
        <w:tc>
          <w:tcPr/>
          <w:p w:rsidR="00000000" w:rsidDel="00000000" w:rsidP="00000000" w:rsidRDefault="00000000" w:rsidRPr="00000000" w14:paraId="000004C4">
            <w:pPr>
              <w:keepNext w:val="1"/>
              <w:spacing w:after="9" w:lineRule="auto"/>
              <w:ind w:right="4"/>
              <w:rPr>
                <w:rFonts w:ascii="Arial" w:cs="Arial" w:eastAsia="Arial" w:hAnsi="Arial"/>
              </w:rPr>
            </w:pPr>
            <w:sdt>
              <w:sdtPr>
                <w:tag w:val="goog_rdk_378"/>
              </w:sdtPr>
              <w:sdtContent>
                <w:del w:author="davide.lenzarini@u-blox.com" w:id="27" w:date="2024-08-06T08:20:16Z">
                  <w:r w:rsidDel="00000000" w:rsidR="00000000" w:rsidRPr="00000000">
                    <w:rPr>
                      <w:rFonts w:ascii="Arial" w:cs="Arial" w:eastAsia="Arial" w:hAnsi="Arial"/>
                      <w:rtl w:val="0"/>
                    </w:rPr>
                    <w:delText xml:space="preserve">Specific to MQTT-SN</w:delText>
                  </w:r>
                </w:del>
              </w:sdtContent>
            </w:sdt>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4C5">
            <w:pPr>
              <w:spacing w:after="9" w:lineRule="auto"/>
              <w:ind w:right="4"/>
              <w:rPr>
                <w:rFonts w:ascii="Arial" w:cs="Arial" w:eastAsia="Arial" w:hAnsi="Arial"/>
              </w:rPr>
            </w:pPr>
            <w:r w:rsidDel="00000000" w:rsidR="00000000" w:rsidRPr="00000000">
              <w:rPr>
                <w:rFonts w:ascii="Arial" w:cs="Arial" w:eastAsia="Arial" w:hAnsi="Arial"/>
                <w:rtl w:val="0"/>
              </w:rPr>
              <w:t xml:space="preserve">24</w:t>
            </w:r>
            <w:sdt>
              <w:sdtPr>
                <w:tag w:val="goog_rdk_379"/>
              </w:sdtPr>
              <w:sdtContent>
                <w:ins w:author="davide.lenzarini@u-blox.com" w:id="28" w:date="2024-08-06T08:20:20Z">
                  <w:r w:rsidDel="00000000" w:rsidR="00000000" w:rsidRPr="00000000">
                    <w:rPr>
                      <w:rFonts w:ascii="Arial" w:cs="Arial" w:eastAsia="Arial" w:hAnsi="Arial"/>
                      <w:rtl w:val="0"/>
                    </w:rPr>
                    <w:t xml:space="preserve">4</w:t>
                  </w:r>
                </w:ins>
              </w:sdtContent>
            </w:sdt>
            <w:sdt>
              <w:sdtPr>
                <w:tag w:val="goog_rdk_380"/>
              </w:sdtPr>
              <w:sdtContent>
                <w:del w:author="davide.lenzarini@u-blox.com" w:id="28" w:date="2024-08-06T08:20:20Z">
                  <w:r w:rsidDel="00000000" w:rsidR="00000000" w:rsidRPr="00000000">
                    <w:rPr>
                      <w:rFonts w:ascii="Arial" w:cs="Arial" w:eastAsia="Arial" w:hAnsi="Arial"/>
                      <w:rtl w:val="0"/>
                    </w:rPr>
                    <w:delText xml:space="preserve">5</w:delText>
                  </w:r>
                </w:del>
              </w:sdtContent>
            </w:sdt>
            <w:r w:rsidDel="00000000" w:rsidR="00000000" w:rsidRPr="00000000">
              <w:rPr>
                <w:rFonts w:ascii="Arial" w:cs="Arial" w:eastAsia="Arial" w:hAnsi="Arial"/>
                <w:rtl w:val="0"/>
              </w:rPr>
              <w:t xml:space="preserve">-255</w:t>
            </w:r>
          </w:p>
        </w:tc>
        <w:tc>
          <w:tcPr/>
          <w:p w:rsidR="00000000" w:rsidDel="00000000" w:rsidP="00000000" w:rsidRDefault="00000000" w:rsidRPr="00000000" w14:paraId="000004C6">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7">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8">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B">
      <w:pPr>
        <w:rPr/>
      </w:pPr>
      <w:r w:rsidDel="00000000" w:rsidR="00000000" w:rsidRPr="00000000">
        <w:rPr>
          <w:rtl w:val="0"/>
        </w:rPr>
        <w:t xml:space="preserve">Note(s):</w:t>
      </w:r>
    </w:p>
    <w:sdt>
      <w:sdtPr>
        <w:tag w:val="goog_rdk_382"/>
      </w:sdtPr>
      <w:sdtContent>
        <w:p w:rsidR="00000000" w:rsidDel="00000000" w:rsidP="00000000" w:rsidRDefault="00000000" w:rsidRPr="00000000" w14:paraId="000004CC">
          <w:pPr>
            <w:numPr>
              <w:ilvl w:val="0"/>
              <w:numId w:val="65"/>
            </w:numPr>
            <w:spacing w:after="0" w:before="0" w:lineRule="auto"/>
            <w:ind w:left="720" w:hanging="360"/>
            <w:rPr>
              <w:ins w:author="davide.lenzarini@u-blox.com" w:id="29"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381"/>
            </w:sdtPr>
            <w:sdtContent>
              <w:ins w:author="davide.lenzarini@u-blox.com" w:id="29" w:date="2024-02-07T16:36:36Z">
                <w:r w:rsidDel="00000000" w:rsidR="00000000" w:rsidRPr="00000000">
                  <w:rPr>
                    <w:rtl w:val="0"/>
                  </w:rPr>
                </w:r>
              </w:ins>
            </w:sdtContent>
          </w:sdt>
        </w:p>
      </w:sdtContent>
    </w:sdt>
    <w:p w:rsidR="00000000" w:rsidDel="00000000" w:rsidP="00000000" w:rsidRDefault="00000000" w:rsidRPr="00000000" w14:paraId="000004CD">
      <w:pPr>
        <w:numPr>
          <w:ilvl w:val="0"/>
          <w:numId w:val="65"/>
        </w:numPr>
        <w:spacing w:after="0" w:before="0" w:lineRule="auto"/>
        <w:ind w:left="720" w:hanging="360"/>
        <w:rPr>
          <w:rFonts w:ascii="Arial" w:cs="Arial" w:eastAsia="Arial" w:hAnsi="Arial"/>
          <w:u w:val="none"/>
        </w:rPr>
      </w:pPr>
      <w:sdt>
        <w:sdtPr>
          <w:tag w:val="goog_rdk_383"/>
        </w:sdtPr>
        <w:sdtContent>
          <w:ins w:author="davide.lenzarini@u-blox.com" w:id="29" w:date="2024-02-07T16:36:36Z"/>
          <w:sdt>
            <w:sdtPr>
              <w:tag w:val="goog_rdk_384"/>
            </w:sdtPr>
            <w:sdtContent>
              <w:commentRangeStart w:id="31"/>
            </w:sdtContent>
          </w:sdt>
          <w:ins w:author="davide.lenzarini@u-blox.com" w:id="29" w:date="2024-02-07T16:36:36Z">
            <w:sdt>
              <w:sdtPr>
                <w:tag w:val="goog_rdk_385"/>
              </w:sdtPr>
              <w:sdtContent>
                <w:commentRangeStart w:id="32"/>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31"/>
      <w:r w:rsidDel="00000000" w:rsidR="00000000" w:rsidRPr="00000000">
        <w:commentReference w:id="31"/>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4CE">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F">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D0">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D1">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D2">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D3">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D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D5">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D6">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7">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8">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9">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w:t>
            </w:r>
            <w:sdt>
              <w:sdtPr>
                <w:tag w:val="goog_rdk_386"/>
              </w:sdtPr>
              <w:sdtContent>
                <w:del w:author="davide.lenzarini@u-blox.com" w:id="30" w:date="2024-07-30T18:59:31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w:t>
            </w:r>
          </w:p>
        </w:tc>
      </w:tr>
      <w:tr>
        <w:trPr>
          <w:cantSplit w:val="0"/>
          <w:tblHeader w:val="0"/>
        </w:trPr>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w:t>
            </w:r>
            <w:sdt>
              <w:sdtPr>
                <w:tag w:val="goog_rdk_387"/>
              </w:sdtPr>
              <w:sdtContent>
                <w:del w:author="davide.lenzarini@u-blox.com" w:id="31" w:date="2024-07-30T18:59:38Z">
                  <w:r w:rsidDel="00000000" w:rsidR="00000000" w:rsidRPr="00000000">
                    <w:rPr>
                      <w:rFonts w:ascii="Arial" w:cs="Arial" w:eastAsia="Arial" w:hAnsi="Arial"/>
                      <w:rtl w:val="0"/>
                    </w:rPr>
                    <w:delText xml:space="preserve">gateway </w:delText>
                  </w:r>
                </w:del>
              </w:sdtContent>
            </w:sdt>
            <w:r w:rsidDel="00000000" w:rsidR="00000000" w:rsidRPr="00000000">
              <w:rPr>
                <w:rFonts w:ascii="Arial" w:cs="Arial" w:eastAsia="Arial" w:hAnsi="Arial"/>
                <w:rtl w:val="0"/>
              </w:rPr>
              <w:t xml:space="preserve">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E2">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E3">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E4">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E5">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388"/>
              </w:sdtPr>
              <w:sdtContent>
                <w:commentRangeStart w:id="33"/>
              </w:sdtContent>
            </w:sdt>
            <w:r w:rsidDel="00000000" w:rsidR="00000000" w:rsidRPr="00000000">
              <w:rPr>
                <w:rFonts w:ascii="Arial" w:cs="Arial" w:eastAsia="Arial" w:hAnsi="Arial"/>
                <w:rtl w:val="0"/>
              </w:rPr>
              <w:t xml:space="preserve">no negotiation.</w:t>
            </w:r>
            <w:commentRangeEnd w:id="33"/>
            <w:r w:rsidDel="00000000" w:rsidR="00000000" w:rsidRPr="00000000">
              <w:commentReference w:id="33"/>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E6">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7">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8">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9">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B">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389"/>
        </w:sdtPr>
        <w:sdtContent>
          <w:commentRangeStart w:id="34"/>
        </w:sdtContent>
      </w:sdt>
      <w:r w:rsidDel="00000000" w:rsidR="00000000" w:rsidRPr="00000000">
        <w:rPr>
          <w:rFonts w:ascii="Arial" w:cs="Arial" w:eastAsia="Arial" w:hAnsi="Arial"/>
          <w:rtl w:val="0"/>
        </w:rPr>
        <w:t xml:space="preserve"> topic names and aliases.</w:t>
      </w:r>
      <w:commentRangeEnd w:id="34"/>
      <w:r w:rsidDel="00000000" w:rsidR="00000000" w:rsidRPr="00000000">
        <w:commentReference w:id="34"/>
      </w:r>
      <w:r w:rsidDel="00000000" w:rsidR="00000000" w:rsidRPr="00000000">
        <w:rPr>
          <w:rtl w:val="0"/>
        </w:rPr>
      </w:r>
    </w:p>
    <w:p w:rsidR="00000000" w:rsidDel="00000000" w:rsidP="00000000" w:rsidRDefault="00000000" w:rsidRPr="00000000" w14:paraId="000004EC">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D">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E">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F">
      <w:pPr>
        <w:pStyle w:val="Heading2"/>
        <w:keepLines w:val="1"/>
        <w:spacing w:after="64" w:before="0" w:line="259" w:lineRule="auto"/>
        <w:ind w:left="0" w:firstLine="0"/>
        <w:rPr>
          <w:rFonts w:ascii="Arial" w:cs="Arial" w:eastAsia="Arial" w:hAnsi="Arial"/>
        </w:rPr>
      </w:pPr>
      <w:bookmarkStart w:colFirst="0" w:colLast="0" w:name="_heading=h.3ygebqi" w:id="42"/>
      <w:bookmarkEnd w:id="42"/>
      <w:sdt>
        <w:sdtPr>
          <w:tag w:val="goog_rdk_390"/>
        </w:sdtPr>
        <w:sdtContent>
          <w:commentRangeStart w:id="35"/>
        </w:sdtContent>
      </w:sdt>
      <w:r w:rsidDel="00000000" w:rsidR="00000000" w:rsidRPr="00000000">
        <w:rPr>
          <w:rFonts w:ascii="Arial" w:cs="Arial" w:eastAsia="Arial" w:hAnsi="Arial"/>
          <w:rtl w:val="0"/>
        </w:rPr>
        <w:t xml:space="preserve">3.1 Format of Individual Packets</w:t>
      </w:r>
      <w:commentRangeEnd w:id="35"/>
      <w:r w:rsidDel="00000000" w:rsidR="00000000" w:rsidRPr="00000000">
        <w:commentReference w:id="35"/>
      </w:r>
      <w:r w:rsidDel="00000000" w:rsidR="00000000" w:rsidRPr="00000000">
        <w:rPr>
          <w:rtl w:val="0"/>
        </w:rPr>
      </w:r>
    </w:p>
    <w:p w:rsidR="00000000" w:rsidDel="00000000" w:rsidP="00000000" w:rsidRDefault="00000000" w:rsidRPr="00000000" w14:paraId="000004F0">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sdt>
      <w:sdtPr>
        <w:tag w:val="goog_rdk_392"/>
      </w:sdtPr>
      <w:sdtContent>
        <w:p w:rsidR="00000000" w:rsidDel="00000000" w:rsidP="00000000" w:rsidRDefault="00000000" w:rsidRPr="00000000" w14:paraId="000004F1">
          <w:pPr>
            <w:pStyle w:val="Heading3"/>
            <w:keepLines w:val="1"/>
            <w:spacing w:after="77" w:before="0" w:line="259" w:lineRule="auto"/>
            <w:ind w:left="0" w:right="4" w:firstLine="0"/>
            <w:rPr>
              <w:ins w:author="Stefan Hagen" w:id="32" w:date="2024-08-11T18:51:00Z"/>
              <w:rFonts w:ascii="Arial" w:cs="Arial" w:eastAsia="Arial" w:hAnsi="Arial"/>
            </w:rPr>
          </w:pPr>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sdt>
            <w:sdtPr>
              <w:tag w:val="goog_rdk_391"/>
            </w:sdtPr>
            <w:sdtContent>
              <w:ins w:author="Stefan Hagen" w:id="32" w:date="2024-08-11T18:51:00Z">
                <w:bookmarkStart w:colFirst="0" w:colLast="0" w:name="_heading=h.2dlolyb" w:id="43"/>
                <w:bookmarkEnd w:id="43"/>
                <w:r w:rsidDel="00000000" w:rsidR="00000000" w:rsidRPr="00000000">
                  <w:rPr>
                    <w:rtl w:val="0"/>
                  </w:rPr>
                </w:r>
              </w:ins>
            </w:sdtContent>
          </w:sdt>
        </w:p>
      </w:sdtContent>
    </w:sdt>
    <w:sdt>
      <w:sdtPr>
        <w:tag w:val="goog_rdk_395"/>
      </w:sdtPr>
      <w:sdtContent>
        <w:p w:rsidR="00000000" w:rsidDel="00000000" w:rsidP="00000000" w:rsidRDefault="00000000" w:rsidRPr="00000000" w14:paraId="000004F2">
          <w:pPr>
            <w:rPr>
              <w:rPrChange w:author="Stefan Hagen" w:id="33" w:date="2024-08-11T18:51:00Z">
                <w:rPr>
                  <w:rFonts w:ascii="Arial" w:cs="Arial" w:eastAsia="Arial" w:hAnsi="Arial"/>
                </w:rPr>
              </w:rPrChange>
            </w:rPr>
            <w:pPrChange w:author="Stefan Hagen" w:id="0" w:date="2024-08-11T18:51:00Z">
              <w:pPr>
                <w:pStyle w:val="Heading3"/>
                <w:keepLines w:val="1"/>
                <w:spacing w:after="77" w:before="0" w:line="259" w:lineRule="auto"/>
                <w:ind w:left="0" w:right="4" w:firstLine="0"/>
              </w:pPr>
            </w:pPrChange>
          </w:pPr>
          <w:bookmarkStart w:colFirst="0" w:colLast="0" w:name="_heading=h.2dlolyb" w:id="43"/>
          <w:bookmarkEnd w:id="43"/>
          <w:sdt>
            <w:sdtPr>
              <w:tag w:val="goog_rdk_393"/>
            </w:sdtPr>
            <w:sdtContent>
              <w:ins w:author="Stefan Hagen" w:id="32" w:date="2024-08-11T18:51:00Z">
                <w:r w:rsidDel="00000000" w:rsidR="00000000" w:rsidRPr="00000000">
                  <w:rPr>
                    <w:rFonts w:ascii="Arial" w:cs="Arial" w:eastAsia="Arial" w:hAnsi="Arial"/>
                  </w:rPr>
                  <w:drawing>
                    <wp:inline distB="114300" distT="114300" distL="114300" distR="114300">
                      <wp:extent cx="5943600" cy="1295400"/>
                      <wp:effectExtent b="0" l="0" r="0" t="0"/>
                      <wp:docPr id="29" name="image20.png"/>
                      <a:graphic>
                        <a:graphicData uri="http://schemas.openxmlformats.org/drawingml/2006/picture">
                          <pic:pic>
                            <pic:nvPicPr>
                              <pic:cNvPr id="0" name="image20.png"/>
                              <pic:cNvPicPr preferRelativeResize="0"/>
                            </pic:nvPicPr>
                            <pic:blipFill>
                              <a:blip r:embed="rId54"/>
                              <a:srcRect b="0" l="0" r="0" t="0"/>
                              <a:stretch>
                                <a:fillRect/>
                              </a:stretch>
                            </pic:blipFill>
                            <pic:spPr>
                              <a:xfrm>
                                <a:off x="0" y="0"/>
                                <a:ext cx="5943600" cy="1295400"/>
                              </a:xfrm>
                              <a:prstGeom prst="rect"/>
                              <a:ln/>
                            </pic:spPr>
                          </pic:pic>
                        </a:graphicData>
                      </a:graphic>
                    </wp:inline>
                  </w:drawing>
                </w:r>
              </w:ins>
            </w:sdtContent>
          </w:sdt>
          <w:sdt>
            <w:sdtPr>
              <w:tag w:val="goog_rdk_394"/>
            </w:sdtPr>
            <w:sdtContent>
              <w:r w:rsidDel="00000000" w:rsidR="00000000" w:rsidRPr="00000000">
                <w:rPr>
                  <w:rtl w:val="0"/>
                </w:rPr>
              </w:r>
            </w:sdtContent>
          </w:sdt>
        </w:p>
      </w:sdtContent>
    </w:sdt>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F3">
            <w:pPr>
              <w:ind w:right="4"/>
              <w:jc w:val="center"/>
              <w:rPr>
                <w:rFonts w:ascii="Arial" w:cs="Arial" w:eastAsia="Arial" w:hAnsi="Arial"/>
                <w:b w:val="1"/>
              </w:rPr>
            </w:pPr>
            <w:sdt>
              <w:sdtPr>
                <w:tag w:val="goog_rdk_397"/>
              </w:sdtPr>
              <w:sdtContent>
                <w:del w:author="davide.lenzarini@u-blox.com" w:id="34" w:date="2024-08-12T12:29:24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4F4">
            <w:pPr>
              <w:ind w:right="4"/>
              <w:jc w:val="center"/>
              <w:rPr>
                <w:rFonts w:ascii="Arial" w:cs="Arial" w:eastAsia="Arial" w:hAnsi="Arial"/>
                <w:b w:val="1"/>
              </w:rPr>
            </w:pPr>
            <w:sdt>
              <w:sdtPr>
                <w:tag w:val="goog_rdk_399"/>
              </w:sdtPr>
              <w:sdtContent>
                <w:del w:author="davide.lenzarini@u-blox.com" w:id="34" w:date="2024-08-12T12:29:24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4F5">
            <w:pPr>
              <w:ind w:right="4"/>
              <w:jc w:val="center"/>
              <w:rPr>
                <w:rFonts w:ascii="Arial" w:cs="Arial" w:eastAsia="Arial" w:hAnsi="Arial"/>
                <w:b w:val="1"/>
              </w:rPr>
            </w:pPr>
            <w:sdt>
              <w:sdtPr>
                <w:tag w:val="goog_rdk_401"/>
              </w:sdtPr>
              <w:sdtContent>
                <w:del w:author="davide.lenzarini@u-blox.com" w:id="34" w:date="2024-08-12T12:29:24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4F6">
            <w:pPr>
              <w:ind w:right="4"/>
              <w:jc w:val="center"/>
              <w:rPr>
                <w:rFonts w:ascii="Arial" w:cs="Arial" w:eastAsia="Arial" w:hAnsi="Arial"/>
                <w:b w:val="1"/>
              </w:rPr>
            </w:pPr>
            <w:sdt>
              <w:sdtPr>
                <w:tag w:val="goog_rdk_403"/>
              </w:sdtPr>
              <w:sdtContent>
                <w:del w:author="davide.lenzarini@u-blox.com" w:id="34" w:date="2024-08-12T12:29:24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4F7">
            <w:pPr>
              <w:ind w:right="4"/>
              <w:jc w:val="center"/>
              <w:rPr>
                <w:rFonts w:ascii="Arial" w:cs="Arial" w:eastAsia="Arial" w:hAnsi="Arial"/>
                <w:b w:val="1"/>
              </w:rPr>
            </w:pPr>
            <w:sdt>
              <w:sdtPr>
                <w:tag w:val="goog_rdk_405"/>
              </w:sdtPr>
              <w:sdtContent>
                <w:del w:author="davide.lenzarini@u-blox.com" w:id="34" w:date="2024-08-12T12:29:24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4F8">
            <w:pPr>
              <w:ind w:right="4"/>
              <w:jc w:val="center"/>
              <w:rPr>
                <w:rFonts w:ascii="Arial" w:cs="Arial" w:eastAsia="Arial" w:hAnsi="Arial"/>
                <w:b w:val="1"/>
              </w:rPr>
            </w:pPr>
            <w:sdt>
              <w:sdtPr>
                <w:tag w:val="goog_rdk_407"/>
              </w:sdtPr>
              <w:sdtContent>
                <w:del w:author="davide.lenzarini@u-blox.com" w:id="34" w:date="2024-08-12T12:29:24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4F9">
            <w:pPr>
              <w:ind w:right="4"/>
              <w:jc w:val="center"/>
              <w:rPr>
                <w:rFonts w:ascii="Arial" w:cs="Arial" w:eastAsia="Arial" w:hAnsi="Arial"/>
                <w:b w:val="1"/>
              </w:rPr>
            </w:pPr>
            <w:sdt>
              <w:sdtPr>
                <w:tag w:val="goog_rdk_409"/>
              </w:sdtPr>
              <w:sdtContent>
                <w:del w:author="davide.lenzarini@u-blox.com" w:id="34" w:date="2024-08-12T12:29:24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4FA">
            <w:pPr>
              <w:ind w:right="4"/>
              <w:jc w:val="center"/>
              <w:rPr>
                <w:rFonts w:ascii="Arial" w:cs="Arial" w:eastAsia="Arial" w:hAnsi="Arial"/>
                <w:b w:val="1"/>
              </w:rPr>
            </w:pPr>
            <w:sdt>
              <w:sdtPr>
                <w:tag w:val="goog_rdk_411"/>
              </w:sdtPr>
              <w:sdtContent>
                <w:del w:author="davide.lenzarini@u-blox.com" w:id="34" w:date="2024-08-12T12:29:24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4FB">
            <w:pPr>
              <w:ind w:right="4"/>
              <w:jc w:val="center"/>
              <w:rPr>
                <w:rFonts w:ascii="Arial" w:cs="Arial" w:eastAsia="Arial" w:hAnsi="Arial"/>
                <w:b w:val="1"/>
              </w:rPr>
            </w:pPr>
            <w:sdt>
              <w:sdtPr>
                <w:tag w:val="goog_rdk_413"/>
              </w:sdtPr>
              <w:sdtContent>
                <w:del w:author="davide.lenzarini@u-blox.com" w:id="34" w:date="2024-08-12T12:29:24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4FC">
            <w:pPr>
              <w:ind w:right="4"/>
              <w:rPr>
                <w:rFonts w:ascii="Arial" w:cs="Arial" w:eastAsia="Arial" w:hAnsi="Arial"/>
              </w:rPr>
            </w:pPr>
            <w:sdt>
              <w:sdtPr>
                <w:tag w:val="goog_rdk_415"/>
              </w:sdtPr>
              <w:sdtContent>
                <w:del w:author="davide.lenzarini@u-blox.com" w:id="34" w:date="2024-08-12T12:29:24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4FD">
            <w:pPr>
              <w:ind w:right="4"/>
              <w:jc w:val="center"/>
              <w:rPr>
                <w:rFonts w:ascii="Arial" w:cs="Arial" w:eastAsia="Arial" w:hAnsi="Arial"/>
              </w:rPr>
            </w:pPr>
            <w:sdt>
              <w:sdtPr>
                <w:tag w:val="goog_rdk_417"/>
              </w:sdtPr>
              <w:sdtContent>
                <w:del w:author="davide.lenzarini@u-blox.com" w:id="34" w:date="2024-08-12T12:29:24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05">
            <w:pPr>
              <w:ind w:right="4"/>
              <w:rPr>
                <w:rFonts w:ascii="Arial" w:cs="Arial" w:eastAsia="Arial" w:hAnsi="Arial"/>
              </w:rPr>
            </w:pPr>
            <w:sdt>
              <w:sdtPr>
                <w:tag w:val="goog_rdk_419"/>
              </w:sdtPr>
              <w:sdtContent>
                <w:del w:author="davide.lenzarini@u-blox.com" w:id="34" w:date="2024-08-12T12:29:24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506">
            <w:pPr>
              <w:ind w:right="4"/>
              <w:jc w:val="center"/>
              <w:rPr>
                <w:rFonts w:ascii="Arial" w:cs="Arial" w:eastAsia="Arial" w:hAnsi="Arial"/>
              </w:rPr>
            </w:pPr>
            <w:sdt>
              <w:sdtPr>
                <w:tag w:val="goog_rdk_421"/>
              </w:sdtPr>
              <w:sdtContent>
                <w:del w:author="davide.lenzarini@u-blox.com" w:id="34" w:date="2024-08-12T12:29:24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0E">
            <w:pPr>
              <w:ind w:right="4"/>
              <w:rPr>
                <w:rFonts w:ascii="Arial" w:cs="Arial" w:eastAsia="Arial" w:hAnsi="Arial"/>
              </w:rPr>
            </w:pPr>
            <w:sdt>
              <w:sdtPr>
                <w:tag w:val="goog_rdk_423"/>
              </w:sdtPr>
              <w:sdtContent>
                <w:del w:author="davide.lenzarini@u-blox.com" w:id="34" w:date="2024-08-12T12:29:24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50F">
            <w:pPr>
              <w:ind w:right="4"/>
              <w:jc w:val="center"/>
              <w:rPr>
                <w:rFonts w:ascii="Arial" w:cs="Arial" w:eastAsia="Arial" w:hAnsi="Arial"/>
              </w:rPr>
            </w:pPr>
            <w:sdt>
              <w:sdtPr>
                <w:tag w:val="goog_rdk_425"/>
              </w:sdtPr>
              <w:sdtContent>
                <w:del w:author="davide.lenzarini@u-blox.com" w:id="34" w:date="2024-08-12T12:29:24Z">
                  <w:r w:rsidDel="00000000" w:rsidR="00000000" w:rsidRPr="00000000">
                    <w:rPr>
                      <w:rFonts w:ascii="Arial" w:cs="Arial" w:eastAsia="Arial" w:hAnsi="Arial"/>
                      <w:rtl w:val="0"/>
                    </w:rPr>
                    <w:delText xml:space="preserve">GwId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17">
            <w:pPr>
              <w:ind w:right="4"/>
              <w:rPr>
                <w:rFonts w:ascii="Arial" w:cs="Arial" w:eastAsia="Arial" w:hAnsi="Arial"/>
              </w:rPr>
            </w:pPr>
            <w:sdt>
              <w:sdtPr>
                <w:tag w:val="goog_rdk_427"/>
              </w:sdtPr>
              <w:sdtContent>
                <w:del w:author="davide.lenzarini@u-blox.com" w:id="34" w:date="2024-08-12T12:29:24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518">
            <w:pPr>
              <w:ind w:right="4"/>
              <w:jc w:val="center"/>
              <w:rPr>
                <w:rFonts w:ascii="Arial" w:cs="Arial" w:eastAsia="Arial" w:hAnsi="Arial"/>
              </w:rPr>
            </w:pPr>
            <w:sdt>
              <w:sdtPr>
                <w:tag w:val="goog_rdk_429"/>
              </w:sdtPr>
              <w:sdtContent>
                <w:del w:author="davide.lenzarini@u-blox.com" w:id="34" w:date="2024-08-12T12:29:24Z">
                  <w:r w:rsidDel="00000000" w:rsidR="00000000" w:rsidRPr="00000000">
                    <w:rPr>
                      <w:rFonts w:ascii="Arial" w:cs="Arial" w:eastAsia="Arial" w:hAnsi="Arial"/>
                      <w:rtl w:val="0"/>
                    </w:rPr>
                    <w:delText xml:space="preserve">Duration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20">
            <w:pPr>
              <w:ind w:right="4"/>
              <w:rPr>
                <w:rFonts w:ascii="Arial" w:cs="Arial" w:eastAsia="Arial" w:hAnsi="Arial"/>
              </w:rPr>
            </w:pPr>
            <w:sdt>
              <w:sdtPr>
                <w:tag w:val="goog_rdk_431"/>
              </w:sdtPr>
              <w:sdtContent>
                <w:del w:author="davide.lenzarini@u-blox.com" w:id="34" w:date="2024-08-12T12:29:24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521">
            <w:pPr>
              <w:keepNext w:val="1"/>
              <w:ind w:right="4"/>
              <w:jc w:val="center"/>
              <w:rPr>
                <w:rFonts w:ascii="Arial" w:cs="Arial" w:eastAsia="Arial" w:hAnsi="Arial"/>
              </w:rPr>
            </w:pPr>
            <w:sdt>
              <w:sdtPr>
                <w:tag w:val="goog_rdk_433"/>
              </w:sdtPr>
              <w:sdtContent>
                <w:del w:author="davide.lenzarini@u-blox.com" w:id="34" w:date="2024-08-12T12:29:24Z">
                  <w:r w:rsidDel="00000000" w:rsidR="00000000" w:rsidRPr="00000000">
                    <w:rPr>
                      <w:rFonts w:ascii="Arial" w:cs="Arial" w:eastAsia="Arial" w:hAnsi="Arial"/>
                      <w:rtl w:val="0"/>
                    </w:rPr>
                    <w:delText xml:space="preserve">Duration LSB</w:delText>
                  </w:r>
                </w:del>
              </w:sdtContent>
            </w:sdt>
            <w:r w:rsidDel="00000000" w:rsidR="00000000" w:rsidRPr="00000000">
              <w:rPr>
                <w:rtl w:val="0"/>
              </w:rPr>
            </w:r>
          </w:p>
        </w:tc>
      </w:tr>
    </w:tbl>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A">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B">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C">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D">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F">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3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3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32">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33">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34">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35">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3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sdt>
      <w:sdtPr>
        <w:tag w:val="goog_rdk_435"/>
      </w:sdtPr>
      <w:sdtContent>
        <w:p w:rsidR="00000000" w:rsidDel="00000000" w:rsidP="00000000" w:rsidRDefault="00000000" w:rsidRPr="00000000" w14:paraId="00000537">
          <w:pPr>
            <w:pStyle w:val="Heading3"/>
            <w:keepLines w:val="1"/>
            <w:spacing w:after="77" w:before="0" w:line="259" w:lineRule="auto"/>
            <w:ind w:left="0" w:right="4" w:firstLine="0"/>
            <w:rPr>
              <w:ins w:author="Stefan Hagen" w:id="35" w:date="2024-08-11T18:53:47Z"/>
              <w:rFonts w:ascii="Arial" w:cs="Arial" w:eastAsia="Arial" w:hAnsi="Arial"/>
            </w:rPr>
          </w:pPr>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sdt>
            <w:sdtPr>
              <w:tag w:val="goog_rdk_434"/>
            </w:sdtPr>
            <w:sdtContent>
              <w:ins w:author="Stefan Hagen" w:id="35" w:date="2024-08-11T18:53:47Z">
                <w:bookmarkStart w:colFirst="0" w:colLast="0" w:name="_heading=h.4bvk7pj" w:id="47"/>
                <w:bookmarkEnd w:id="47"/>
                <w:r w:rsidDel="00000000" w:rsidR="00000000" w:rsidRPr="00000000">
                  <w:rPr>
                    <w:rtl w:val="0"/>
                  </w:rPr>
                </w:r>
              </w:ins>
            </w:sdtContent>
          </w:sdt>
        </w:p>
      </w:sdtContent>
    </w:sdt>
    <w:sdt>
      <w:sdtPr>
        <w:tag w:val="goog_rdk_438"/>
      </w:sdtPr>
      <w:sdtContent>
        <w:p w:rsidR="00000000" w:rsidDel="00000000" w:rsidP="00000000" w:rsidRDefault="00000000" w:rsidRPr="00000000" w14:paraId="00000538">
          <w:pPr>
            <w:rPr>
              <w:rPrChange w:author="Stefan Hagen" w:id="36" w:date="2024-08-11T18:53:47Z">
                <w:rPr>
                  <w:rFonts w:ascii="Arial" w:cs="Arial" w:eastAsia="Arial" w:hAnsi="Arial"/>
                </w:rPr>
              </w:rPrChange>
            </w:rPr>
            <w:pPrChange w:author="Stefan Hagen" w:id="0" w:date="2024-08-11T18:53:47Z">
              <w:pPr>
                <w:pStyle w:val="Heading3"/>
                <w:keepLines w:val="1"/>
                <w:spacing w:after="77" w:before="0" w:line="259" w:lineRule="auto"/>
                <w:ind w:left="0" w:right="4" w:firstLine="0"/>
              </w:pPr>
            </w:pPrChange>
          </w:pPr>
          <w:bookmarkStart w:colFirst="0" w:colLast="0" w:name="_heading=h.4bvk7pj" w:id="47"/>
          <w:bookmarkEnd w:id="47"/>
          <w:sdt>
            <w:sdtPr>
              <w:tag w:val="goog_rdk_436"/>
            </w:sdtPr>
            <w:sdtContent>
              <w:ins w:author="Stefan Hagen" w:id="35" w:date="2024-08-11T18:53:47Z">
                <w:r w:rsidDel="00000000" w:rsidR="00000000" w:rsidRPr="00000000">
                  <w:rPr>
                    <w:rFonts w:ascii="Arial" w:cs="Arial" w:eastAsia="Arial" w:hAnsi="Arial"/>
                  </w:rPr>
                  <w:drawing>
                    <wp:inline distB="114300" distT="114300" distL="114300" distR="114300">
                      <wp:extent cx="5943600" cy="876300"/>
                      <wp:effectExtent b="0" l="0" r="0" t="0"/>
                      <wp:docPr id="50" name="image28.png"/>
                      <a:graphic>
                        <a:graphicData uri="http://schemas.openxmlformats.org/drawingml/2006/picture">
                          <pic:pic>
                            <pic:nvPicPr>
                              <pic:cNvPr id="0" name="image28.png"/>
                              <pic:cNvPicPr preferRelativeResize="0"/>
                            </pic:nvPicPr>
                            <pic:blipFill>
                              <a:blip r:embed="rId55"/>
                              <a:srcRect b="0" l="0" r="0" t="0"/>
                              <a:stretch>
                                <a:fillRect/>
                              </a:stretch>
                            </pic:blipFill>
                            <pic:spPr>
                              <a:xfrm>
                                <a:off x="0" y="0"/>
                                <a:ext cx="5943600" cy="876300"/>
                              </a:xfrm>
                              <a:prstGeom prst="rect"/>
                              <a:ln/>
                            </pic:spPr>
                          </pic:pic>
                        </a:graphicData>
                      </a:graphic>
                    </wp:inline>
                  </w:drawing>
                </w:r>
              </w:ins>
            </w:sdtContent>
          </w:sdt>
          <w:sdt>
            <w:sdtPr>
              <w:tag w:val="goog_rdk_437"/>
            </w:sdtPr>
            <w:sdtContent>
              <w:r w:rsidDel="00000000" w:rsidR="00000000" w:rsidRPr="00000000">
                <w:rPr>
                  <w:rtl w:val="0"/>
                </w:rPr>
              </w:r>
            </w:sdtContent>
          </w:sdt>
        </w:p>
      </w:sdtContent>
    </w:sdt>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9">
            <w:pPr>
              <w:ind w:right="4"/>
              <w:jc w:val="center"/>
              <w:rPr>
                <w:rFonts w:ascii="Arial" w:cs="Arial" w:eastAsia="Arial" w:hAnsi="Arial"/>
                <w:b w:val="1"/>
              </w:rPr>
            </w:pPr>
            <w:sdt>
              <w:sdtPr>
                <w:tag w:val="goog_rdk_440"/>
              </w:sdtPr>
              <w:sdtContent>
                <w:del w:author="davide.lenzarini@u-blox.com" w:id="37" w:date="2024-08-12T12:29:40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53A">
            <w:pPr>
              <w:ind w:right="4"/>
              <w:jc w:val="center"/>
              <w:rPr>
                <w:rFonts w:ascii="Arial" w:cs="Arial" w:eastAsia="Arial" w:hAnsi="Arial"/>
                <w:b w:val="1"/>
              </w:rPr>
            </w:pPr>
            <w:sdt>
              <w:sdtPr>
                <w:tag w:val="goog_rdk_442"/>
              </w:sdtPr>
              <w:sdtContent>
                <w:del w:author="davide.lenzarini@u-blox.com" w:id="37" w:date="2024-08-12T12:29:40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53B">
            <w:pPr>
              <w:ind w:right="4"/>
              <w:jc w:val="center"/>
              <w:rPr>
                <w:rFonts w:ascii="Arial" w:cs="Arial" w:eastAsia="Arial" w:hAnsi="Arial"/>
                <w:b w:val="1"/>
              </w:rPr>
            </w:pPr>
            <w:sdt>
              <w:sdtPr>
                <w:tag w:val="goog_rdk_444"/>
              </w:sdtPr>
              <w:sdtContent>
                <w:del w:author="davide.lenzarini@u-blox.com" w:id="37" w:date="2024-08-12T12:29:40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53C">
            <w:pPr>
              <w:ind w:right="4"/>
              <w:jc w:val="center"/>
              <w:rPr>
                <w:rFonts w:ascii="Arial" w:cs="Arial" w:eastAsia="Arial" w:hAnsi="Arial"/>
                <w:b w:val="1"/>
              </w:rPr>
            </w:pPr>
            <w:sdt>
              <w:sdtPr>
                <w:tag w:val="goog_rdk_446"/>
              </w:sdtPr>
              <w:sdtContent>
                <w:del w:author="davide.lenzarini@u-blox.com" w:id="37" w:date="2024-08-12T12:29:40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53D">
            <w:pPr>
              <w:ind w:right="4"/>
              <w:jc w:val="center"/>
              <w:rPr>
                <w:rFonts w:ascii="Arial" w:cs="Arial" w:eastAsia="Arial" w:hAnsi="Arial"/>
                <w:b w:val="1"/>
              </w:rPr>
            </w:pPr>
            <w:sdt>
              <w:sdtPr>
                <w:tag w:val="goog_rdk_448"/>
              </w:sdtPr>
              <w:sdtContent>
                <w:del w:author="davide.lenzarini@u-blox.com" w:id="37" w:date="2024-08-12T12:29:40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53E">
            <w:pPr>
              <w:ind w:right="4"/>
              <w:jc w:val="center"/>
              <w:rPr>
                <w:rFonts w:ascii="Arial" w:cs="Arial" w:eastAsia="Arial" w:hAnsi="Arial"/>
                <w:b w:val="1"/>
              </w:rPr>
            </w:pPr>
            <w:sdt>
              <w:sdtPr>
                <w:tag w:val="goog_rdk_450"/>
              </w:sdtPr>
              <w:sdtContent>
                <w:del w:author="davide.lenzarini@u-blox.com" w:id="37" w:date="2024-08-12T12:29:40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53F">
            <w:pPr>
              <w:ind w:right="4"/>
              <w:jc w:val="center"/>
              <w:rPr>
                <w:rFonts w:ascii="Arial" w:cs="Arial" w:eastAsia="Arial" w:hAnsi="Arial"/>
                <w:b w:val="1"/>
              </w:rPr>
            </w:pPr>
            <w:sdt>
              <w:sdtPr>
                <w:tag w:val="goog_rdk_452"/>
              </w:sdtPr>
              <w:sdtContent>
                <w:del w:author="davide.lenzarini@u-blox.com" w:id="37" w:date="2024-08-12T12:29:40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540">
            <w:pPr>
              <w:ind w:right="4"/>
              <w:jc w:val="center"/>
              <w:rPr>
                <w:rFonts w:ascii="Arial" w:cs="Arial" w:eastAsia="Arial" w:hAnsi="Arial"/>
                <w:b w:val="1"/>
              </w:rPr>
            </w:pPr>
            <w:sdt>
              <w:sdtPr>
                <w:tag w:val="goog_rdk_454"/>
              </w:sdtPr>
              <w:sdtContent>
                <w:del w:author="davide.lenzarini@u-blox.com" w:id="37" w:date="2024-08-12T12:29:40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541">
            <w:pPr>
              <w:ind w:right="4"/>
              <w:jc w:val="center"/>
              <w:rPr>
                <w:rFonts w:ascii="Arial" w:cs="Arial" w:eastAsia="Arial" w:hAnsi="Arial"/>
                <w:b w:val="1"/>
              </w:rPr>
            </w:pPr>
            <w:sdt>
              <w:sdtPr>
                <w:tag w:val="goog_rdk_456"/>
              </w:sdtPr>
              <w:sdtContent>
                <w:del w:author="davide.lenzarini@u-blox.com" w:id="37" w:date="2024-08-12T12:29:40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42">
            <w:pPr>
              <w:ind w:right="4"/>
              <w:rPr>
                <w:rFonts w:ascii="Arial" w:cs="Arial" w:eastAsia="Arial" w:hAnsi="Arial"/>
              </w:rPr>
            </w:pPr>
            <w:sdt>
              <w:sdtPr>
                <w:tag w:val="goog_rdk_458"/>
              </w:sdtPr>
              <w:sdtContent>
                <w:del w:author="davide.lenzarini@u-blox.com" w:id="37" w:date="2024-08-12T12:29:40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543">
            <w:pPr>
              <w:ind w:right="4"/>
              <w:jc w:val="center"/>
              <w:rPr>
                <w:rFonts w:ascii="Arial" w:cs="Arial" w:eastAsia="Arial" w:hAnsi="Arial"/>
              </w:rPr>
            </w:pPr>
            <w:sdt>
              <w:sdtPr>
                <w:tag w:val="goog_rdk_460"/>
              </w:sdtPr>
              <w:sdtContent>
                <w:del w:author="davide.lenzarini@u-blox.com" w:id="37" w:date="2024-08-12T12:29:40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4B">
            <w:pPr>
              <w:ind w:right="4"/>
              <w:rPr>
                <w:rFonts w:ascii="Arial" w:cs="Arial" w:eastAsia="Arial" w:hAnsi="Arial"/>
              </w:rPr>
            </w:pPr>
            <w:sdt>
              <w:sdtPr>
                <w:tag w:val="goog_rdk_462"/>
              </w:sdtPr>
              <w:sdtContent>
                <w:del w:author="davide.lenzarini@u-blox.com" w:id="37" w:date="2024-08-12T12:29:40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54C">
            <w:pPr>
              <w:ind w:right="4"/>
              <w:jc w:val="center"/>
              <w:rPr>
                <w:rFonts w:ascii="Arial" w:cs="Arial" w:eastAsia="Arial" w:hAnsi="Arial"/>
              </w:rPr>
            </w:pPr>
            <w:sdt>
              <w:sdtPr>
                <w:tag w:val="goog_rdk_464"/>
              </w:sdtPr>
              <w:sdtContent>
                <w:del w:author="davide.lenzarini@u-blox.com" w:id="37" w:date="2024-08-12T12:29:40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54">
            <w:pPr>
              <w:ind w:right="4"/>
              <w:rPr>
                <w:rFonts w:ascii="Arial" w:cs="Arial" w:eastAsia="Arial" w:hAnsi="Arial"/>
              </w:rPr>
            </w:pPr>
            <w:sdt>
              <w:sdtPr>
                <w:tag w:val="goog_rdk_466"/>
              </w:sdtPr>
              <w:sdtContent>
                <w:del w:author="davide.lenzarini@u-blox.com" w:id="37" w:date="2024-08-12T12:29:40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555">
            <w:pPr>
              <w:keepNext w:val="1"/>
              <w:ind w:right="4"/>
              <w:jc w:val="center"/>
              <w:rPr>
                <w:rFonts w:ascii="Arial" w:cs="Arial" w:eastAsia="Arial" w:hAnsi="Arial"/>
              </w:rPr>
            </w:pPr>
            <w:sdt>
              <w:sdtPr>
                <w:tag w:val="goog_rdk_468"/>
              </w:sdtPr>
              <w:sdtContent>
                <w:del w:author="davide.lenzarini@u-blox.com" w:id="37" w:date="2024-08-12T12:29:40Z">
                  <w:r w:rsidDel="00000000" w:rsidR="00000000" w:rsidRPr="00000000">
                    <w:rPr>
                      <w:rFonts w:ascii="Arial" w:cs="Arial" w:eastAsia="Arial" w:hAnsi="Arial"/>
                      <w:rtl w:val="0"/>
                    </w:rPr>
                    <w:delText xml:space="preserve">Radius</w:delText>
                  </w:r>
                </w:del>
              </w:sdtContent>
            </w:sdt>
            <w:r w:rsidDel="00000000" w:rsidR="00000000" w:rsidRPr="00000000">
              <w:rPr>
                <w:rtl w:val="0"/>
              </w:rPr>
            </w:r>
          </w:p>
        </w:tc>
      </w:tr>
    </w:tbl>
    <w:p w:rsidR="00000000" w:rsidDel="00000000" w:rsidP="00000000" w:rsidRDefault="00000000" w:rsidRPr="00000000" w14:paraId="000005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E">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469"/>
        </w:sdtPr>
        <w:sdtContent>
          <w:commentRangeStart w:id="36"/>
        </w:sdtContent>
      </w:sdt>
      <w:r w:rsidDel="00000000" w:rsidR="00000000" w:rsidRPr="00000000">
        <w:rPr>
          <w:rFonts w:ascii="Arial" w:cs="Arial" w:eastAsia="Arial" w:hAnsi="Arial"/>
          <w:rtl w:val="0"/>
        </w:rPr>
        <w:t xml:space="preserve">1-hop </w:t>
      </w:r>
      <w:commentRangeEnd w:id="36"/>
      <w:r w:rsidDel="00000000" w:rsidR="00000000" w:rsidRPr="00000000">
        <w:commentReference w:id="36"/>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F">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60">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sdt>
        <w:sdtPr>
          <w:tag w:val="goog_rdk_470"/>
        </w:sdtPr>
        <w:sdtContent>
          <w:del w:author="davide.lenzarini@u-blox.com" w:id="38" w:date="2024-07-30T19:04:29Z">
            <w:r w:rsidDel="00000000" w:rsidR="00000000" w:rsidRPr="00000000">
              <w:rPr>
                <w:rFonts w:ascii="Arial" w:cs="Arial" w:eastAsia="Arial" w:hAnsi="Arial"/>
                <w:shd w:fill="fff2cc" w:val="clear"/>
                <w:rtl w:val="0"/>
              </w:rPr>
              <w:delText xml:space="preserve">.</w:delText>
            </w:r>
          </w:del>
        </w:sdtContent>
      </w:sdt>
      <w:r w:rsidDel="00000000" w:rsidR="00000000" w:rsidRPr="00000000">
        <w:rPr>
          <w:rFonts w:ascii="Arial" w:cs="Arial" w:eastAsia="Arial" w:hAnsi="Arial"/>
          <w:shd w:fill="fff2cc" w:val="clear"/>
          <w:rtl w:val="0"/>
        </w:rPr>
        <w:t xml:space="preserve">.</w:t>
      </w:r>
      <w:r w:rsidDel="00000000" w:rsidR="00000000" w:rsidRPr="00000000">
        <w:rPr>
          <w:rtl w:val="0"/>
        </w:rPr>
      </w:r>
    </w:p>
    <w:p w:rsidR="00000000" w:rsidDel="00000000" w:rsidP="00000000" w:rsidRDefault="00000000" w:rsidRPr="00000000" w14:paraId="00000561">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6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63">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64">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65">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66">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sdt>
      <w:sdtPr>
        <w:tag w:val="goog_rdk_472"/>
      </w:sdtPr>
      <w:sdtContent>
        <w:p w:rsidR="00000000" w:rsidDel="00000000" w:rsidP="00000000" w:rsidRDefault="00000000" w:rsidRPr="00000000" w14:paraId="00000567">
          <w:pPr>
            <w:pStyle w:val="Heading3"/>
            <w:keepLines w:val="1"/>
            <w:spacing w:after="77" w:before="0" w:line="259" w:lineRule="auto"/>
            <w:ind w:left="0" w:right="4" w:firstLine="0"/>
            <w:rPr>
              <w:ins w:author="Stefan Hagen" w:id="39" w:date="2024-08-11T18:54:10Z"/>
              <w:rFonts w:ascii="Arial" w:cs="Arial" w:eastAsia="Arial" w:hAnsi="Arial"/>
            </w:rPr>
          </w:pPr>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sdt>
            <w:sdtPr>
              <w:tag w:val="goog_rdk_471"/>
            </w:sdtPr>
            <w:sdtContent>
              <w:ins w:author="Stefan Hagen" w:id="39" w:date="2024-08-11T18:54:10Z">
                <w:bookmarkStart w:colFirst="0" w:colLast="0" w:name="_heading=h.3q5sasy" w:id="50"/>
                <w:bookmarkEnd w:id="50"/>
                <w:r w:rsidDel="00000000" w:rsidR="00000000" w:rsidRPr="00000000">
                  <w:rPr>
                    <w:rtl w:val="0"/>
                  </w:rPr>
                </w:r>
              </w:ins>
            </w:sdtContent>
          </w:sdt>
        </w:p>
      </w:sdtContent>
    </w:sdt>
    <w:sdt>
      <w:sdtPr>
        <w:tag w:val="goog_rdk_475"/>
      </w:sdtPr>
      <w:sdtContent>
        <w:p w:rsidR="00000000" w:rsidDel="00000000" w:rsidP="00000000" w:rsidRDefault="00000000" w:rsidRPr="00000000" w14:paraId="00000568">
          <w:pPr>
            <w:rPr>
              <w:rPrChange w:author="Stefan Hagen" w:id="40" w:date="2024-08-11T18:54:10Z">
                <w:rPr>
                  <w:rFonts w:ascii="Arial" w:cs="Arial" w:eastAsia="Arial" w:hAnsi="Arial"/>
                </w:rPr>
              </w:rPrChange>
            </w:rPr>
            <w:pPrChange w:author="Stefan Hagen" w:id="0" w:date="2024-08-11T18:54:10Z">
              <w:pPr>
                <w:pStyle w:val="Heading3"/>
                <w:keepLines w:val="1"/>
                <w:spacing w:after="77" w:before="0" w:line="259" w:lineRule="auto"/>
                <w:ind w:left="0" w:right="4" w:firstLine="0"/>
              </w:pPr>
            </w:pPrChange>
          </w:pPr>
          <w:bookmarkStart w:colFirst="0" w:colLast="0" w:name="_heading=h.3q5sasy" w:id="50"/>
          <w:bookmarkEnd w:id="50"/>
          <w:sdt>
            <w:sdtPr>
              <w:tag w:val="goog_rdk_473"/>
            </w:sdtPr>
            <w:sdtContent>
              <w:ins w:author="Stefan Hagen" w:id="39" w:date="2024-08-11T18:54:10Z">
                <w:r w:rsidDel="00000000" w:rsidR="00000000" w:rsidRPr="00000000">
                  <w:rPr>
                    <w:rFonts w:ascii="Arial" w:cs="Arial" w:eastAsia="Arial" w:hAnsi="Arial"/>
                  </w:rPr>
                  <w:drawing>
                    <wp:inline distB="114300" distT="114300" distL="114300" distR="114300">
                      <wp:extent cx="5943600" cy="1587500"/>
                      <wp:effectExtent b="0" l="0" r="0" t="0"/>
                      <wp:docPr id="34"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5943600" cy="1587500"/>
                              </a:xfrm>
                              <a:prstGeom prst="rect"/>
                              <a:ln/>
                            </pic:spPr>
                          </pic:pic>
                        </a:graphicData>
                      </a:graphic>
                    </wp:inline>
                  </w:drawing>
                </w:r>
              </w:ins>
            </w:sdtContent>
          </w:sdt>
          <w:sdt>
            <w:sdtPr>
              <w:tag w:val="goog_rdk_474"/>
            </w:sdtPr>
            <w:sdtContent>
              <w:r w:rsidDel="00000000" w:rsidR="00000000" w:rsidRPr="00000000">
                <w:rPr>
                  <w:rtl w:val="0"/>
                </w:rPr>
              </w:r>
            </w:sdtContent>
          </w:sdt>
        </w:p>
      </w:sdtContent>
    </w:sdt>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69">
            <w:pPr>
              <w:ind w:right="4"/>
              <w:jc w:val="center"/>
              <w:rPr>
                <w:rFonts w:ascii="Arial" w:cs="Arial" w:eastAsia="Arial" w:hAnsi="Arial"/>
                <w:b w:val="1"/>
              </w:rPr>
            </w:pPr>
            <w:sdt>
              <w:sdtPr>
                <w:tag w:val="goog_rdk_477"/>
              </w:sdtPr>
              <w:sdtContent>
                <w:del w:author="davide.lenzarini@u-blox.com" w:id="41" w:date="2024-08-12T12:29:53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56A">
            <w:pPr>
              <w:ind w:right="4"/>
              <w:jc w:val="center"/>
              <w:rPr>
                <w:rFonts w:ascii="Arial" w:cs="Arial" w:eastAsia="Arial" w:hAnsi="Arial"/>
                <w:b w:val="1"/>
              </w:rPr>
            </w:pPr>
            <w:sdt>
              <w:sdtPr>
                <w:tag w:val="goog_rdk_479"/>
              </w:sdtPr>
              <w:sdtContent>
                <w:del w:author="davide.lenzarini@u-blox.com" w:id="41" w:date="2024-08-12T12:29:53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56B">
            <w:pPr>
              <w:ind w:right="4"/>
              <w:jc w:val="center"/>
              <w:rPr>
                <w:rFonts w:ascii="Arial" w:cs="Arial" w:eastAsia="Arial" w:hAnsi="Arial"/>
                <w:b w:val="1"/>
              </w:rPr>
            </w:pPr>
            <w:sdt>
              <w:sdtPr>
                <w:tag w:val="goog_rdk_481"/>
              </w:sdtPr>
              <w:sdtContent>
                <w:del w:author="davide.lenzarini@u-blox.com" w:id="41" w:date="2024-08-12T12:29:53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56C">
            <w:pPr>
              <w:ind w:right="4"/>
              <w:jc w:val="center"/>
              <w:rPr>
                <w:rFonts w:ascii="Arial" w:cs="Arial" w:eastAsia="Arial" w:hAnsi="Arial"/>
                <w:b w:val="1"/>
              </w:rPr>
            </w:pPr>
            <w:sdt>
              <w:sdtPr>
                <w:tag w:val="goog_rdk_483"/>
              </w:sdtPr>
              <w:sdtContent>
                <w:del w:author="davide.lenzarini@u-blox.com" w:id="41" w:date="2024-08-12T12:29:53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56D">
            <w:pPr>
              <w:ind w:right="4"/>
              <w:jc w:val="center"/>
              <w:rPr>
                <w:rFonts w:ascii="Arial" w:cs="Arial" w:eastAsia="Arial" w:hAnsi="Arial"/>
                <w:b w:val="1"/>
              </w:rPr>
            </w:pPr>
            <w:sdt>
              <w:sdtPr>
                <w:tag w:val="goog_rdk_485"/>
              </w:sdtPr>
              <w:sdtContent>
                <w:del w:author="davide.lenzarini@u-blox.com" w:id="41" w:date="2024-08-12T12:29:53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56E">
            <w:pPr>
              <w:ind w:right="4"/>
              <w:jc w:val="center"/>
              <w:rPr>
                <w:rFonts w:ascii="Arial" w:cs="Arial" w:eastAsia="Arial" w:hAnsi="Arial"/>
                <w:b w:val="1"/>
              </w:rPr>
            </w:pPr>
            <w:sdt>
              <w:sdtPr>
                <w:tag w:val="goog_rdk_487"/>
              </w:sdtPr>
              <w:sdtContent>
                <w:del w:author="davide.lenzarini@u-blox.com" w:id="41" w:date="2024-08-12T12:29:53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56F">
            <w:pPr>
              <w:ind w:right="4"/>
              <w:jc w:val="center"/>
              <w:rPr>
                <w:rFonts w:ascii="Arial" w:cs="Arial" w:eastAsia="Arial" w:hAnsi="Arial"/>
                <w:b w:val="1"/>
              </w:rPr>
            </w:pPr>
            <w:sdt>
              <w:sdtPr>
                <w:tag w:val="goog_rdk_489"/>
              </w:sdtPr>
              <w:sdtContent>
                <w:del w:author="davide.lenzarini@u-blox.com" w:id="41" w:date="2024-08-12T12:29:53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570">
            <w:pPr>
              <w:ind w:right="4"/>
              <w:jc w:val="center"/>
              <w:rPr>
                <w:rFonts w:ascii="Arial" w:cs="Arial" w:eastAsia="Arial" w:hAnsi="Arial"/>
                <w:b w:val="1"/>
              </w:rPr>
            </w:pPr>
            <w:sdt>
              <w:sdtPr>
                <w:tag w:val="goog_rdk_491"/>
              </w:sdtPr>
              <w:sdtContent>
                <w:del w:author="davide.lenzarini@u-blox.com" w:id="41" w:date="2024-08-12T12:29:53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571">
            <w:pPr>
              <w:ind w:right="4"/>
              <w:jc w:val="center"/>
              <w:rPr>
                <w:rFonts w:ascii="Arial" w:cs="Arial" w:eastAsia="Arial" w:hAnsi="Arial"/>
                <w:b w:val="1"/>
              </w:rPr>
            </w:pPr>
            <w:sdt>
              <w:sdtPr>
                <w:tag w:val="goog_rdk_493"/>
              </w:sdtPr>
              <w:sdtContent>
                <w:del w:author="davide.lenzarini@u-blox.com" w:id="41" w:date="2024-08-12T12:29:53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72">
            <w:pPr>
              <w:ind w:right="4"/>
              <w:rPr>
                <w:rFonts w:ascii="Arial" w:cs="Arial" w:eastAsia="Arial" w:hAnsi="Arial"/>
              </w:rPr>
            </w:pPr>
            <w:sdt>
              <w:sdtPr>
                <w:tag w:val="goog_rdk_495"/>
              </w:sdtPr>
              <w:sdtContent>
                <w:del w:author="davide.lenzarini@u-blox.com" w:id="41" w:date="2024-08-12T12:29:53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573">
            <w:pPr>
              <w:ind w:right="4"/>
              <w:jc w:val="center"/>
              <w:rPr>
                <w:rFonts w:ascii="Arial" w:cs="Arial" w:eastAsia="Arial" w:hAnsi="Arial"/>
              </w:rPr>
            </w:pPr>
            <w:sdt>
              <w:sdtPr>
                <w:tag w:val="goog_rdk_497"/>
              </w:sdtPr>
              <w:sdtContent>
                <w:del w:author="davide.lenzarini@u-blox.com" w:id="41" w:date="2024-08-12T12:29:53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7B">
            <w:pPr>
              <w:ind w:right="4"/>
              <w:rPr>
                <w:rFonts w:ascii="Arial" w:cs="Arial" w:eastAsia="Arial" w:hAnsi="Arial"/>
              </w:rPr>
            </w:pPr>
            <w:sdt>
              <w:sdtPr>
                <w:tag w:val="goog_rdk_499"/>
              </w:sdtPr>
              <w:sdtContent>
                <w:del w:author="davide.lenzarini@u-blox.com" w:id="41" w:date="2024-08-12T12:29:53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57C">
            <w:pPr>
              <w:ind w:right="4"/>
              <w:jc w:val="center"/>
              <w:rPr>
                <w:rFonts w:ascii="Arial" w:cs="Arial" w:eastAsia="Arial" w:hAnsi="Arial"/>
              </w:rPr>
            </w:pPr>
            <w:sdt>
              <w:sdtPr>
                <w:tag w:val="goog_rdk_501"/>
              </w:sdtPr>
              <w:sdtContent>
                <w:del w:author="davide.lenzarini@u-blox.com" w:id="41" w:date="2024-08-12T12:29:53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84">
            <w:pPr>
              <w:ind w:right="4"/>
              <w:rPr>
                <w:rFonts w:ascii="Arial" w:cs="Arial" w:eastAsia="Arial" w:hAnsi="Arial"/>
              </w:rPr>
            </w:pPr>
            <w:sdt>
              <w:sdtPr>
                <w:tag w:val="goog_rdk_503"/>
              </w:sdtPr>
              <w:sdtContent>
                <w:del w:author="davide.lenzarini@u-blox.com" w:id="41" w:date="2024-08-12T12:29:53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585">
            <w:pPr>
              <w:ind w:right="4"/>
              <w:jc w:val="center"/>
              <w:rPr>
                <w:rFonts w:ascii="Arial" w:cs="Arial" w:eastAsia="Arial" w:hAnsi="Arial"/>
              </w:rPr>
            </w:pPr>
            <w:sdt>
              <w:sdtPr>
                <w:tag w:val="goog_rdk_505"/>
              </w:sdtPr>
              <w:sdtContent>
                <w:del w:author="davide.lenzarini@u-blox.com" w:id="41" w:date="2024-08-12T12:29:53Z">
                  <w:r w:rsidDel="00000000" w:rsidR="00000000" w:rsidRPr="00000000">
                    <w:rPr>
                      <w:rFonts w:ascii="Arial" w:cs="Arial" w:eastAsia="Arial" w:hAnsi="Arial"/>
                      <w:rtl w:val="0"/>
                    </w:rPr>
                    <w:delText xml:space="preserve">GwId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8D">
            <w:pPr>
              <w:ind w:right="4"/>
              <w:rPr>
                <w:rFonts w:ascii="Arial" w:cs="Arial" w:eastAsia="Arial" w:hAnsi="Arial"/>
              </w:rPr>
            </w:pPr>
            <w:sdt>
              <w:sdtPr>
                <w:tag w:val="goog_rdk_507"/>
              </w:sdtPr>
              <w:sdtContent>
                <w:del w:author="davide.lenzarini@u-blox.com" w:id="41" w:date="2024-08-12T12:29:53Z">
                  <w:r w:rsidDel="00000000" w:rsidR="00000000" w:rsidRPr="00000000">
                    <w:rPr>
                      <w:rFonts w:ascii="Arial" w:cs="Arial" w:eastAsia="Arial" w:hAnsi="Arial"/>
                      <w:rtl w:val="0"/>
                    </w:rPr>
                    <w:delText xml:space="preserve">Byte 4 … N</w:delText>
                  </w:r>
                </w:del>
              </w:sdtContent>
            </w:sdt>
            <w:r w:rsidDel="00000000" w:rsidR="00000000" w:rsidRPr="00000000">
              <w:rPr>
                <w:rtl w:val="0"/>
              </w:rPr>
            </w:r>
          </w:p>
        </w:tc>
        <w:tc>
          <w:tcPr>
            <w:gridSpan w:val="8"/>
          </w:tcPr>
          <w:p w:rsidR="00000000" w:rsidDel="00000000" w:rsidP="00000000" w:rsidRDefault="00000000" w:rsidRPr="00000000" w14:paraId="0000058E">
            <w:pPr>
              <w:keepNext w:val="1"/>
              <w:ind w:right="4"/>
              <w:jc w:val="center"/>
              <w:rPr>
                <w:rFonts w:ascii="Arial" w:cs="Arial" w:eastAsia="Arial" w:hAnsi="Arial"/>
              </w:rPr>
            </w:pPr>
            <w:sdt>
              <w:sdtPr>
                <w:tag w:val="goog_rdk_509"/>
              </w:sdtPr>
              <w:sdtContent>
                <w:del w:author="davide.lenzarini@u-blox.com" w:id="41" w:date="2024-08-12T12:29:53Z">
                  <w:r w:rsidDel="00000000" w:rsidR="00000000" w:rsidRPr="00000000">
                    <w:rPr>
                      <w:rFonts w:ascii="Arial" w:cs="Arial" w:eastAsia="Arial" w:hAnsi="Arial"/>
                      <w:rtl w:val="0"/>
                    </w:rPr>
                    <w:delText xml:space="preserve">GwAddress </w:delText>
                  </w:r>
                  <w:r w:rsidDel="00000000" w:rsidR="00000000" w:rsidRPr="00000000">
                    <w:rPr>
                      <w:rFonts w:ascii="Arial" w:cs="Arial" w:eastAsia="Arial" w:hAnsi="Arial"/>
                      <w:i w:val="1"/>
                      <w:rtl w:val="0"/>
                    </w:rPr>
                    <w:delText xml:space="preserve">(optional)</w:delText>
                  </w:r>
                </w:del>
              </w:sdtContent>
            </w:sdt>
            <w:r w:rsidDel="00000000" w:rsidR="00000000" w:rsidRPr="00000000">
              <w:rPr>
                <w:rtl w:val="0"/>
              </w:rPr>
            </w:r>
          </w:p>
        </w:tc>
      </w:tr>
    </w:tbl>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97">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98">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99">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A">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C">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D">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w:t>
      </w:r>
      <w:sdt>
        <w:sdtPr>
          <w:tag w:val="goog_rdk_510"/>
        </w:sdtPr>
        <w:sdtContent>
          <w:commentRangeStart w:id="37"/>
        </w:sdtContent>
      </w:sdt>
      <w:r w:rsidDel="00000000" w:rsidR="00000000" w:rsidRPr="00000000">
        <w:rPr>
          <w:rFonts w:ascii="Arial" w:cs="Arial" w:eastAsia="Arial" w:hAnsi="Arial"/>
          <w:rtl w:val="0"/>
        </w:rPr>
        <w:t xml:space="preserve">1-byte long</w:t>
      </w:r>
      <w:commentRangeEnd w:id="37"/>
      <w:r w:rsidDel="00000000" w:rsidR="00000000" w:rsidRPr="00000000">
        <w:commentReference w:id="37"/>
      </w:r>
      <w:r w:rsidDel="00000000" w:rsidR="00000000" w:rsidRPr="00000000">
        <w:rPr>
          <w:rFonts w:ascii="Arial" w:cs="Arial" w:eastAsia="Arial" w:hAnsi="Arial"/>
          <w:rtl w:val="0"/>
        </w:rPr>
        <w:t xml:space="preserve">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E">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F">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w:t>
      </w:r>
      <w:sdt>
        <w:sdtPr>
          <w:tag w:val="goog_rdk_511"/>
        </w:sdtPr>
        <w:sdtContent>
          <w:del w:author="davide.lenzarini@u-blox.com" w:id="42" w:date="2024-07-30T19:09:11Z">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Optional, only included if the packet is sent by a client.</w:t>
      </w:r>
    </w:p>
    <w:sdt>
      <w:sdtPr>
        <w:tag w:val="goog_rdk_514"/>
      </w:sdtPr>
      <w:sdtContent>
        <w:p w:rsidR="00000000" w:rsidDel="00000000" w:rsidP="00000000" w:rsidRDefault="00000000" w:rsidRPr="00000000" w14:paraId="000005A0">
          <w:pPr>
            <w:pStyle w:val="Heading3"/>
            <w:keepLines w:val="1"/>
            <w:spacing w:after="52" w:before="0" w:line="259" w:lineRule="auto"/>
            <w:ind w:left="0" w:firstLine="0"/>
            <w:rPr>
              <w:ins w:author="Stefan Hagen" w:id="43" w:date="2024-08-11T18:54:28Z"/>
              <w:rFonts w:ascii="Arial" w:cs="Arial" w:eastAsia="Arial" w:hAnsi="Arial"/>
            </w:rPr>
          </w:pPr>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sdt>
            <w:sdtPr>
              <w:tag w:val="goog_rdk_512"/>
            </w:sdtPr>
            <w:sdtContent>
              <w:ins w:author="Stefan Hagen" w:id="43" w:date="2024-08-11T18:54:28Z"/>
              <w:sdt>
                <w:sdtPr>
                  <w:tag w:val="goog_rdk_513"/>
                </w:sdtPr>
                <w:sdtContent>
                  <w:commentRangeStart w:id="38"/>
                </w:sdtContent>
              </w:sdt>
              <w:ins w:author="Stefan Hagen" w:id="43" w:date="2024-08-11T18:54:28Z">
                <w:bookmarkStart w:colFirst="0" w:colLast="0" w:name="_heading=h.1jlao46" w:id="54"/>
                <w:bookmarkEnd w:id="54"/>
                <w:r w:rsidDel="00000000" w:rsidR="00000000" w:rsidRPr="00000000">
                  <w:rPr>
                    <w:rtl w:val="0"/>
                  </w:rPr>
                </w:r>
              </w:ins>
            </w:sdtContent>
          </w:sdt>
        </w:p>
      </w:sdtContent>
    </w:sdt>
    <w:sdt>
      <w:sdtPr>
        <w:tag w:val="goog_rdk_517"/>
      </w:sdtPr>
      <w:sdtContent>
        <w:p w:rsidR="00000000" w:rsidDel="00000000" w:rsidP="00000000" w:rsidRDefault="00000000" w:rsidRPr="00000000" w14:paraId="000005A1">
          <w:pPr>
            <w:rPr>
              <w:rPrChange w:author="Stefan Hagen" w:id="44" w:date="2024-08-11T18:54:28Z">
                <w:rPr>
                  <w:rFonts w:ascii="Arial" w:cs="Arial" w:eastAsia="Arial" w:hAnsi="Arial"/>
                  <w:i w:val="1"/>
                  <w:color w:val="000000"/>
                  <w:sz w:val="18"/>
                  <w:szCs w:val="18"/>
                </w:rPr>
              </w:rPrChange>
            </w:rPr>
            <w:pPrChange w:author="Stefan Hagen" w:id="0" w:date="2024-08-11T18:54:28Z">
              <w:pPr>
                <w:pStyle w:val="Heading3"/>
                <w:keepLines w:val="1"/>
                <w:spacing w:after="52" w:before="0" w:line="259" w:lineRule="auto"/>
                <w:ind w:left="0" w:firstLine="0"/>
              </w:pPr>
            </w:pPrChange>
          </w:pPr>
          <w:bookmarkStart w:colFirst="0" w:colLast="0" w:name="_heading=h.1jlao46" w:id="54"/>
          <w:bookmarkEnd w:id="54"/>
          <w:sdt>
            <w:sdtPr>
              <w:tag w:val="goog_rdk_515"/>
            </w:sdtPr>
            <w:sdtContent>
              <w:ins w:author="Stefan Hagen" w:id="43" w:date="2024-08-11T18:54:28Z">
                <w:r w:rsidDel="00000000" w:rsidR="00000000" w:rsidRPr="00000000">
                  <w:rPr>
                    <w:rFonts w:ascii="Arial" w:cs="Arial" w:eastAsia="Arial" w:hAnsi="Arial"/>
                  </w:rPr>
                  <w:drawing>
                    <wp:inline distB="114300" distT="114300" distL="114300" distR="114300">
                      <wp:extent cx="5943600" cy="7759700"/>
                      <wp:effectExtent b="0" l="0" r="0" t="0"/>
                      <wp:docPr id="37"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5943600" cy="7759700"/>
                              </a:xfrm>
                              <a:prstGeom prst="rect"/>
                              <a:ln/>
                            </pic:spPr>
                          </pic:pic>
                        </a:graphicData>
                      </a:graphic>
                    </wp:inline>
                  </w:drawing>
                </w:r>
              </w:ins>
            </w:sdtContent>
          </w:sdt>
          <w:commentRangeEnd w:id="38"/>
          <w:r w:rsidDel="00000000" w:rsidR="00000000" w:rsidRPr="00000000">
            <w:commentReference w:id="38"/>
          </w:r>
          <w:sdt>
            <w:sdtPr>
              <w:tag w:val="goog_rdk_516"/>
            </w:sdtPr>
            <w:sdtContent>
              <w:r w:rsidDel="00000000" w:rsidR="00000000" w:rsidRPr="00000000">
                <w:rPr>
                  <w:rtl w:val="0"/>
                </w:rPr>
              </w:r>
            </w:sdtContent>
          </w:sdt>
        </w:p>
      </w:sdtContent>
    </w:sdt>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A2">
            <w:pPr>
              <w:jc w:val="center"/>
              <w:rPr>
                <w:rFonts w:ascii="Arial" w:cs="Arial" w:eastAsia="Arial" w:hAnsi="Arial"/>
                <w:b w:val="1"/>
              </w:rPr>
            </w:pPr>
            <w:sdt>
              <w:sdtPr>
                <w:tag w:val="goog_rdk_519"/>
              </w:sdtPr>
              <w:sdtContent>
                <w:del w:author="davide.lenzarini@u-blox.com" w:id="45" w:date="2024-08-12T12:33:34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5A3">
            <w:pPr>
              <w:jc w:val="center"/>
              <w:rPr>
                <w:rFonts w:ascii="Arial" w:cs="Arial" w:eastAsia="Arial" w:hAnsi="Arial"/>
                <w:b w:val="1"/>
              </w:rPr>
            </w:pPr>
            <w:sdt>
              <w:sdtPr>
                <w:tag w:val="goog_rdk_521"/>
              </w:sdtPr>
              <w:sdtContent>
                <w:del w:author="davide.lenzarini@u-blox.com" w:id="45" w:date="2024-08-12T12:33:34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A4">
            <w:pPr>
              <w:jc w:val="center"/>
              <w:rPr>
                <w:rFonts w:ascii="Arial" w:cs="Arial" w:eastAsia="Arial" w:hAnsi="Arial"/>
                <w:b w:val="1"/>
              </w:rPr>
            </w:pPr>
            <w:sdt>
              <w:sdtPr>
                <w:tag w:val="goog_rdk_523"/>
              </w:sdtPr>
              <w:sdtContent>
                <w:del w:author="davide.lenzarini@u-blox.com" w:id="45" w:date="2024-08-12T12:33:34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A6">
            <w:pPr>
              <w:jc w:val="center"/>
              <w:rPr>
                <w:rFonts w:ascii="Arial" w:cs="Arial" w:eastAsia="Arial" w:hAnsi="Arial"/>
                <w:b w:val="1"/>
              </w:rPr>
            </w:pPr>
            <w:sdt>
              <w:sdtPr>
                <w:tag w:val="goog_rdk_525"/>
              </w:sdtPr>
              <w:sdtContent>
                <w:del w:author="davide.lenzarini@u-blox.com" w:id="45" w:date="2024-08-12T12:33:34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5A8">
            <w:pPr>
              <w:jc w:val="center"/>
              <w:rPr>
                <w:rFonts w:ascii="Arial" w:cs="Arial" w:eastAsia="Arial" w:hAnsi="Arial"/>
                <w:b w:val="1"/>
              </w:rPr>
            </w:pPr>
            <w:sdt>
              <w:sdtPr>
                <w:tag w:val="goog_rdk_527"/>
              </w:sdtPr>
              <w:sdtContent>
                <w:del w:author="davide.lenzarini@u-blox.com" w:id="45" w:date="2024-08-12T12:33:34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A9">
            <w:pPr>
              <w:jc w:val="center"/>
              <w:rPr>
                <w:rFonts w:ascii="Arial" w:cs="Arial" w:eastAsia="Arial" w:hAnsi="Arial"/>
                <w:b w:val="1"/>
              </w:rPr>
            </w:pPr>
            <w:sdt>
              <w:sdtPr>
                <w:tag w:val="goog_rdk_529"/>
              </w:sdtPr>
              <w:sdtContent>
                <w:del w:author="davide.lenzarini@u-blox.com" w:id="45" w:date="2024-08-12T12:33:34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5AB">
            <w:pPr>
              <w:jc w:val="center"/>
              <w:rPr>
                <w:rFonts w:ascii="Arial" w:cs="Arial" w:eastAsia="Arial" w:hAnsi="Arial"/>
                <w:b w:val="1"/>
              </w:rPr>
            </w:pPr>
            <w:sdt>
              <w:sdtPr>
                <w:tag w:val="goog_rdk_531"/>
              </w:sdtPr>
              <w:sdtContent>
                <w:del w:author="davide.lenzarini@u-blox.com" w:id="45" w:date="2024-08-12T12:33:34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AC">
            <w:pPr>
              <w:jc w:val="center"/>
              <w:rPr>
                <w:rFonts w:ascii="Arial" w:cs="Arial" w:eastAsia="Arial" w:hAnsi="Arial"/>
                <w:b w:val="1"/>
              </w:rPr>
            </w:pPr>
            <w:sdt>
              <w:sdtPr>
                <w:tag w:val="goog_rdk_533"/>
              </w:sdtPr>
              <w:sdtContent>
                <w:del w:author="davide.lenzarini@u-blox.com" w:id="45" w:date="2024-08-12T12:33:34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5AE">
            <w:pPr>
              <w:jc w:val="center"/>
              <w:rPr>
                <w:rFonts w:ascii="Arial" w:cs="Arial" w:eastAsia="Arial" w:hAnsi="Arial"/>
                <w:b w:val="1"/>
              </w:rPr>
            </w:pPr>
            <w:sdt>
              <w:sdtPr>
                <w:tag w:val="goog_rdk_535"/>
              </w:sdtPr>
              <w:sdtContent>
                <w:del w:author="davide.lenzarini@u-blox.com" w:id="45" w:date="2024-08-12T12:33:34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B0">
            <w:pPr>
              <w:rPr>
                <w:rFonts w:ascii="Arial" w:cs="Arial" w:eastAsia="Arial" w:hAnsi="Arial"/>
              </w:rPr>
            </w:pPr>
            <w:sdt>
              <w:sdtPr>
                <w:tag w:val="goog_rdk_537"/>
              </w:sdtPr>
              <w:sdtContent>
                <w:del w:author="davide.lenzarini@u-blox.com" w:id="45" w:date="2024-08-12T12:33:34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3"/>
          </w:tcPr>
          <w:p w:rsidR="00000000" w:rsidDel="00000000" w:rsidP="00000000" w:rsidRDefault="00000000" w:rsidRPr="00000000" w14:paraId="000005B1">
            <w:pPr>
              <w:jc w:val="center"/>
              <w:rPr>
                <w:rFonts w:ascii="Arial" w:cs="Arial" w:eastAsia="Arial" w:hAnsi="Arial"/>
              </w:rPr>
            </w:pPr>
            <w:sdt>
              <w:sdtPr>
                <w:tag w:val="goog_rdk_539"/>
              </w:sdtPr>
              <w:sdtContent>
                <w:del w:author="davide.lenzarini@u-blox.com" w:id="45" w:date="2024-08-12T12:33:34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rHeight w:val="405" w:hRule="atLeast"/>
          <w:tblHeader w:val="0"/>
        </w:trPr>
        <w:tc>
          <w:tcPr/>
          <w:p w:rsidR="00000000" w:rsidDel="00000000" w:rsidP="00000000" w:rsidRDefault="00000000" w:rsidRPr="00000000" w14:paraId="000005BE">
            <w:pPr>
              <w:rPr>
                <w:rFonts w:ascii="Arial" w:cs="Arial" w:eastAsia="Arial" w:hAnsi="Arial"/>
              </w:rPr>
            </w:pPr>
            <w:sdt>
              <w:sdtPr>
                <w:tag w:val="goog_rdk_541"/>
              </w:sdtPr>
              <w:sdtContent>
                <w:del w:author="davide.lenzarini@u-blox.com" w:id="45" w:date="2024-08-12T12:33:34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3"/>
          </w:tcPr>
          <w:p w:rsidR="00000000" w:rsidDel="00000000" w:rsidP="00000000" w:rsidRDefault="00000000" w:rsidRPr="00000000" w14:paraId="000005BF">
            <w:pPr>
              <w:jc w:val="center"/>
              <w:rPr>
                <w:rFonts w:ascii="Arial" w:cs="Arial" w:eastAsia="Arial" w:hAnsi="Arial"/>
              </w:rPr>
            </w:pPr>
            <w:sdt>
              <w:sdtPr>
                <w:tag w:val="goog_rdk_543"/>
              </w:sdtPr>
              <w:sdtContent>
                <w:del w:author="davide.lenzarini@u-blox.com" w:id="45" w:date="2024-08-12T12:33:34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5CC">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D">
            <w:pPr>
              <w:jc w:val="center"/>
              <w:rPr>
                <w:rFonts w:ascii="Arial" w:cs="Arial" w:eastAsia="Arial" w:hAnsi="Arial"/>
                <w:b w:val="1"/>
                <w:i w:val="1"/>
              </w:rPr>
            </w:pPr>
            <w:sdt>
              <w:sdtPr>
                <w:tag w:val="goog_rdk_545"/>
              </w:sdtPr>
              <w:sdtContent>
                <w:del w:author="davide.lenzarini@u-blox.com" w:id="45" w:date="2024-08-12T12:33:34Z">
                  <w:r w:rsidDel="00000000" w:rsidR="00000000" w:rsidRPr="00000000">
                    <w:rPr>
                      <w:rFonts w:ascii="Arial" w:cs="Arial" w:eastAsia="Arial" w:hAnsi="Arial"/>
                      <w:b w:val="1"/>
                      <w:i w:val="1"/>
                      <w:rtl w:val="0"/>
                    </w:rPr>
                    <w:delText xml:space="preserve">CONNECT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B">
            <w:pPr>
              <w:jc w:val="center"/>
              <w:rPr>
                <w:rFonts w:ascii="Arial" w:cs="Arial" w:eastAsia="Arial" w:hAnsi="Arial"/>
                <w:i w:val="1"/>
              </w:rPr>
            </w:pPr>
            <w:sdt>
              <w:sdtPr>
                <w:tag w:val="goog_rdk_547"/>
              </w:sdtPr>
              <w:sdtContent>
                <w:del w:author="davide.lenzarini@u-blox.com" w:id="45" w:date="2024-08-12T12:33:34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6"/>
          </w:tcPr>
          <w:p w:rsidR="00000000" w:rsidDel="00000000" w:rsidP="00000000" w:rsidRDefault="00000000" w:rsidRPr="00000000" w14:paraId="000005DD">
            <w:pPr>
              <w:jc w:val="center"/>
              <w:rPr>
                <w:rFonts w:ascii="Arial" w:cs="Arial" w:eastAsia="Arial" w:hAnsi="Arial"/>
              </w:rPr>
            </w:pPr>
            <w:sdt>
              <w:sdtPr>
                <w:tag w:val="goog_rdk_549"/>
              </w:sdtPr>
              <w:sdtContent>
                <w:del w:author="davide.lenzarini@u-blox.com" w:id="45" w:date="2024-08-12T12:33:34Z">
                  <w:r w:rsidDel="00000000" w:rsidR="00000000" w:rsidRPr="00000000">
                    <w:rPr>
                      <w:rFonts w:ascii="Arial" w:cs="Arial" w:eastAsia="Arial" w:hAnsi="Arial"/>
                      <w:rtl w:val="0"/>
                    </w:rPr>
                    <w:delText xml:space="preserve">Default Awake Messages</w:delText>
                  </w:r>
                </w:del>
              </w:sdtContent>
            </w:sdt>
            <w:r w:rsidDel="00000000" w:rsidR="00000000" w:rsidRPr="00000000">
              <w:rPr>
                <w:rtl w:val="0"/>
              </w:rPr>
            </w:r>
          </w:p>
        </w:tc>
        <w:tc>
          <w:tcPr>
            <w:gridSpan w:val="2"/>
          </w:tcPr>
          <w:p w:rsidR="00000000" w:rsidDel="00000000" w:rsidP="00000000" w:rsidRDefault="00000000" w:rsidRPr="00000000" w14:paraId="000005E3">
            <w:pPr>
              <w:jc w:val="center"/>
              <w:rPr>
                <w:rFonts w:ascii="Arial" w:cs="Arial" w:eastAsia="Arial" w:hAnsi="Arial"/>
                <w:i w:val="1"/>
              </w:rPr>
            </w:pPr>
            <w:sdt>
              <w:sdtPr>
                <w:tag w:val="goog_rdk_551"/>
              </w:sdtPr>
              <w:sdtContent>
                <w:del w:author="davide.lenzarini@u-blox.com" w:id="45" w:date="2024-08-12T12:33:34Z">
                  <w:r w:rsidDel="00000000" w:rsidR="00000000" w:rsidRPr="00000000">
                    <w:rPr>
                      <w:rFonts w:ascii="Arial" w:cs="Arial" w:eastAsia="Arial" w:hAnsi="Arial"/>
                      <w:rtl w:val="0"/>
                    </w:rPr>
                    <w:delText xml:space="preserve">Auth</w:delText>
                  </w:r>
                </w:del>
              </w:sdtContent>
            </w:sdt>
            <w:r w:rsidDel="00000000" w:rsidR="00000000" w:rsidRPr="00000000">
              <w:rPr>
                <w:rtl w:val="0"/>
              </w:rPr>
            </w:r>
          </w:p>
        </w:tc>
        <w:tc>
          <w:tcPr>
            <w:gridSpan w:val="2"/>
          </w:tcPr>
          <w:p w:rsidR="00000000" w:rsidDel="00000000" w:rsidP="00000000" w:rsidRDefault="00000000" w:rsidRPr="00000000" w14:paraId="000005E5">
            <w:pPr>
              <w:jc w:val="center"/>
              <w:rPr>
                <w:rFonts w:ascii="Arial" w:cs="Arial" w:eastAsia="Arial" w:hAnsi="Arial"/>
                <w:i w:val="1"/>
              </w:rPr>
            </w:pPr>
            <w:sdt>
              <w:sdtPr>
                <w:tag w:val="goog_rdk_553"/>
              </w:sdtPr>
              <w:sdtContent>
                <w:del w:author="davide.lenzarini@u-blox.com" w:id="45" w:date="2024-08-12T12:33:34Z">
                  <w:r w:rsidDel="00000000" w:rsidR="00000000" w:rsidRPr="00000000">
                    <w:rPr>
                      <w:rFonts w:ascii="Arial" w:cs="Arial" w:eastAsia="Arial" w:hAnsi="Arial"/>
                      <w:rtl w:val="0"/>
                    </w:rPr>
                    <w:delText xml:space="preserve">Will</w:delText>
                  </w:r>
                </w:del>
              </w:sdtContent>
            </w:sdt>
            <w:r w:rsidDel="00000000" w:rsidR="00000000" w:rsidRPr="00000000">
              <w:rPr>
                <w:rtl w:val="0"/>
              </w:rPr>
            </w:r>
          </w:p>
        </w:tc>
        <w:tc>
          <w:tcPr/>
          <w:p w:rsidR="00000000" w:rsidDel="00000000" w:rsidP="00000000" w:rsidRDefault="00000000" w:rsidRPr="00000000" w14:paraId="000005E7">
            <w:pPr>
              <w:jc w:val="center"/>
              <w:rPr>
                <w:rFonts w:ascii="Arial" w:cs="Arial" w:eastAsia="Arial" w:hAnsi="Arial"/>
                <w:i w:val="1"/>
              </w:rPr>
            </w:pPr>
            <w:sdt>
              <w:sdtPr>
                <w:tag w:val="goog_rdk_555"/>
              </w:sdtPr>
              <w:sdtContent>
                <w:del w:author="davide.lenzarini@u-blox.com" w:id="45" w:date="2024-08-12T12:33:34Z">
                  <w:r w:rsidDel="00000000" w:rsidR="00000000" w:rsidRPr="00000000">
                    <w:rPr>
                      <w:rFonts w:ascii="Arial" w:cs="Arial" w:eastAsia="Arial" w:hAnsi="Arial"/>
                      <w:rtl w:val="0"/>
                    </w:rPr>
                    <w:delText xml:space="preserve">Clean Start</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E8">
            <w:pPr>
              <w:rPr>
                <w:rFonts w:ascii="Arial" w:cs="Arial" w:eastAsia="Arial" w:hAnsi="Arial"/>
              </w:rPr>
            </w:pPr>
            <w:sdt>
              <w:sdtPr>
                <w:tag w:val="goog_rdk_557"/>
              </w:sdtPr>
              <w:sdtContent>
                <w:del w:author="davide.lenzarini@u-blox.com" w:id="45" w:date="2024-08-12T12:33:34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5E9">
            <w:pPr>
              <w:jc w:val="center"/>
              <w:rPr>
                <w:rFonts w:ascii="Arial" w:cs="Arial" w:eastAsia="Arial" w:hAnsi="Arial"/>
                <w:i w:val="1"/>
              </w:rPr>
            </w:pPr>
            <w:sdt>
              <w:sdtPr>
                <w:tag w:val="goog_rdk_559"/>
              </w:sdtPr>
              <w:sdtContent>
                <w:del w:author="davide.lenzarini@u-blox.com" w:id="45" w:date="2024-08-12T12:33:34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5EB">
            <w:pPr>
              <w:jc w:val="center"/>
              <w:rPr>
                <w:rFonts w:ascii="Arial" w:cs="Arial" w:eastAsia="Arial" w:hAnsi="Arial"/>
                <w:i w:val="1"/>
              </w:rPr>
            </w:pPr>
            <w:sdt>
              <w:sdtPr>
                <w:tag w:val="goog_rdk_561"/>
              </w:sdtPr>
              <w:sdtContent>
                <w:del w:author="davide.lenzarini@u-blox.com" w:id="45"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5EC">
            <w:pPr>
              <w:jc w:val="center"/>
              <w:rPr>
                <w:rFonts w:ascii="Arial" w:cs="Arial" w:eastAsia="Arial" w:hAnsi="Arial"/>
                <w:i w:val="1"/>
              </w:rPr>
            </w:pPr>
            <w:sdt>
              <w:sdtPr>
                <w:tag w:val="goog_rdk_563"/>
              </w:sdtPr>
              <w:sdtContent>
                <w:del w:author="davide.lenzarini@u-blox.com" w:id="45"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3"/>
          </w:tcPr>
          <w:p w:rsidR="00000000" w:rsidDel="00000000" w:rsidP="00000000" w:rsidRDefault="00000000" w:rsidRPr="00000000" w14:paraId="000005ED">
            <w:pPr>
              <w:jc w:val="center"/>
              <w:rPr>
                <w:rFonts w:ascii="Arial" w:cs="Arial" w:eastAsia="Arial" w:hAnsi="Arial"/>
                <w:i w:val="1"/>
              </w:rPr>
            </w:pPr>
            <w:sdt>
              <w:sdtPr>
                <w:tag w:val="goog_rdk_565"/>
              </w:sdtPr>
              <w:sdtContent>
                <w:del w:author="davide.lenzarini@u-blox.com" w:id="45"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5F0">
            <w:pPr>
              <w:jc w:val="center"/>
              <w:rPr>
                <w:rFonts w:ascii="Arial" w:cs="Arial" w:eastAsia="Arial" w:hAnsi="Arial"/>
                <w:i w:val="1"/>
              </w:rPr>
            </w:pPr>
            <w:sdt>
              <w:sdtPr>
                <w:tag w:val="goog_rdk_567"/>
              </w:sdtPr>
              <w:sdtContent>
                <w:del w:author="davide.lenzarini@u-blox.com" w:id="45"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5F1">
            <w:pPr>
              <w:jc w:val="center"/>
              <w:rPr>
                <w:rFonts w:ascii="Arial" w:cs="Arial" w:eastAsia="Arial" w:hAnsi="Arial"/>
                <w:i w:val="1"/>
              </w:rPr>
            </w:pPr>
            <w:sdt>
              <w:sdtPr>
                <w:tag w:val="goog_rdk_569"/>
              </w:sdtPr>
              <w:sdtContent>
                <w:del w:author="davide.lenzarini@u-blox.com" w:id="45"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5F3">
            <w:pPr>
              <w:jc w:val="center"/>
              <w:rPr>
                <w:rFonts w:ascii="Arial" w:cs="Arial" w:eastAsia="Arial" w:hAnsi="Arial"/>
                <w:i w:val="1"/>
              </w:rPr>
            </w:pPr>
            <w:sdt>
              <w:sdtPr>
                <w:tag w:val="goog_rdk_571"/>
              </w:sdtPr>
              <w:sdtContent>
                <w:del w:author="davide.lenzarini@u-blox.com" w:id="45"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5F5">
            <w:pPr>
              <w:jc w:val="center"/>
              <w:rPr>
                <w:rFonts w:ascii="Arial" w:cs="Arial" w:eastAsia="Arial" w:hAnsi="Arial"/>
                <w:i w:val="1"/>
              </w:rPr>
            </w:pPr>
            <w:sdt>
              <w:sdtPr>
                <w:tag w:val="goog_rdk_573"/>
              </w:sdtPr>
              <w:sdtContent>
                <w:del w:author="davide.lenzarini@u-blox.com" w:id="45"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5F6">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F7">
            <w:pPr>
              <w:jc w:val="center"/>
              <w:rPr>
                <w:rFonts w:ascii="Arial" w:cs="Arial" w:eastAsia="Arial" w:hAnsi="Arial"/>
                <w:b w:val="1"/>
                <w:i w:val="1"/>
              </w:rPr>
            </w:pPr>
            <w:sdt>
              <w:sdtPr>
                <w:tag w:val="goog_rdk_575"/>
              </w:sdtPr>
              <w:sdtContent>
                <w:del w:author="davide.lenzarini@u-blox.com" w:id="45" w:date="2024-08-12T12:33:34Z">
                  <w:r w:rsidDel="00000000" w:rsidR="00000000" w:rsidRPr="00000000">
                    <w:rPr>
                      <w:rFonts w:ascii="Arial" w:cs="Arial" w:eastAsia="Arial" w:hAnsi="Arial"/>
                      <w:b w:val="1"/>
                      <w:i w:val="1"/>
                      <w:rtl w:val="0"/>
                    </w:rPr>
                    <w:delText xml:space="preserve">WILL FLAGS (OPTIONAL - ONLY WHEN WILL FLAG SET)</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4">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605">
            <w:pPr>
              <w:jc w:val="center"/>
              <w:rPr>
                <w:rFonts w:ascii="Arial" w:cs="Arial" w:eastAsia="Arial" w:hAnsi="Arial"/>
                <w:i w:val="1"/>
              </w:rPr>
            </w:pPr>
            <w:sdt>
              <w:sdtPr>
                <w:tag w:val="goog_rdk_577"/>
              </w:sdtPr>
              <w:sdtContent>
                <w:del w:author="davide.lenzarini@u-blox.com" w:id="45" w:date="2024-08-12T12:33:34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shd w:fill="efefef" w:val="clear"/>
          </w:tcPr>
          <w:p w:rsidR="00000000" w:rsidDel="00000000" w:rsidP="00000000" w:rsidRDefault="00000000" w:rsidRPr="00000000" w14:paraId="0000060A">
            <w:pPr>
              <w:jc w:val="center"/>
              <w:rPr>
                <w:rFonts w:ascii="Arial" w:cs="Arial" w:eastAsia="Arial" w:hAnsi="Arial"/>
              </w:rPr>
            </w:pPr>
            <w:sdt>
              <w:sdtPr>
                <w:tag w:val="goog_rdk_579"/>
              </w:sdtPr>
              <w:sdtContent>
                <w:del w:author="davide.lenzarini@u-blox.com" w:id="45" w:date="2024-08-12T12:33:34Z">
                  <w:r w:rsidDel="00000000" w:rsidR="00000000" w:rsidRPr="00000000">
                    <w:rPr>
                      <w:rFonts w:ascii="Arial" w:cs="Arial" w:eastAsia="Arial" w:hAnsi="Arial"/>
                      <w:rtl w:val="0"/>
                    </w:rPr>
                    <w:delText xml:space="preserve">Will Retain</w:delText>
                  </w:r>
                </w:del>
              </w:sdtContent>
            </w:sdt>
            <w:r w:rsidDel="00000000" w:rsidR="00000000" w:rsidRPr="00000000">
              <w:rPr>
                <w:rtl w:val="0"/>
              </w:rPr>
            </w:r>
          </w:p>
        </w:tc>
        <w:tc>
          <w:tcPr>
            <w:gridSpan w:val="4"/>
            <w:shd w:fill="efefef" w:val="clear"/>
          </w:tcPr>
          <w:p w:rsidR="00000000" w:rsidDel="00000000" w:rsidP="00000000" w:rsidRDefault="00000000" w:rsidRPr="00000000" w14:paraId="0000060B">
            <w:pPr>
              <w:jc w:val="center"/>
              <w:rPr>
                <w:rFonts w:ascii="Arial" w:cs="Arial" w:eastAsia="Arial" w:hAnsi="Arial"/>
                <w:i w:val="1"/>
              </w:rPr>
            </w:pPr>
            <w:sdt>
              <w:sdtPr>
                <w:tag w:val="goog_rdk_581"/>
              </w:sdtPr>
              <w:sdtContent>
                <w:del w:author="davide.lenzarini@u-blox.com" w:id="45" w:date="2024-08-12T12:33:34Z">
                  <w:r w:rsidDel="00000000" w:rsidR="00000000" w:rsidRPr="00000000">
                    <w:rPr>
                      <w:rFonts w:ascii="Arial" w:cs="Arial" w:eastAsia="Arial" w:hAnsi="Arial"/>
                      <w:rtl w:val="0"/>
                    </w:rPr>
                    <w:delText xml:space="preserve">Will QoS</w:delText>
                  </w:r>
                </w:del>
              </w:sdtContent>
            </w:sdt>
            <w:r w:rsidDel="00000000" w:rsidR="00000000" w:rsidRPr="00000000">
              <w:rPr>
                <w:rtl w:val="0"/>
              </w:rPr>
            </w:r>
          </w:p>
        </w:tc>
        <w:tc>
          <w:tcPr>
            <w:gridSpan w:val="3"/>
            <w:shd w:fill="efefef" w:val="clear"/>
          </w:tcPr>
          <w:p w:rsidR="00000000" w:rsidDel="00000000" w:rsidP="00000000" w:rsidRDefault="00000000" w:rsidRPr="00000000" w14:paraId="0000060F">
            <w:pPr>
              <w:jc w:val="center"/>
              <w:rPr>
                <w:rFonts w:ascii="Arial" w:cs="Arial" w:eastAsia="Arial" w:hAnsi="Arial"/>
                <w:i w:val="1"/>
              </w:rPr>
            </w:pPr>
            <w:sdt>
              <w:sdtPr>
                <w:tag w:val="goog_rdk_583"/>
              </w:sdtPr>
              <w:sdtContent>
                <w:del w:author="davide.lenzarini@u-blox.com" w:id="45" w:date="2024-08-12T12:33:34Z">
                  <w:r w:rsidDel="00000000" w:rsidR="00000000" w:rsidRPr="00000000">
                    <w:rPr>
                      <w:rFonts w:ascii="Arial" w:cs="Arial" w:eastAsia="Arial" w:hAnsi="Arial"/>
                      <w:rtl w:val="0"/>
                    </w:rPr>
                    <w:delText xml:space="preserve">Will Topic Type</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12">
            <w:pPr>
              <w:rPr>
                <w:rFonts w:ascii="Arial" w:cs="Arial" w:eastAsia="Arial" w:hAnsi="Arial"/>
              </w:rPr>
            </w:pPr>
            <w:sdt>
              <w:sdtPr>
                <w:tag w:val="goog_rdk_585"/>
              </w:sdtPr>
              <w:sdtContent>
                <w:del w:author="davide.lenzarini@u-blox.com" w:id="45" w:date="2024-08-12T12:33:34Z">
                  <w:r w:rsidDel="00000000" w:rsidR="00000000" w:rsidRPr="00000000">
                    <w:rPr>
                      <w:rFonts w:ascii="Arial" w:cs="Arial" w:eastAsia="Arial" w:hAnsi="Arial"/>
                      <w:rtl w:val="0"/>
                    </w:rPr>
                    <w:delText xml:space="preserve">Byte (3 + 1)</w:delText>
                  </w:r>
                </w:del>
              </w:sdtContent>
            </w:sdt>
            <w:r w:rsidDel="00000000" w:rsidR="00000000" w:rsidRPr="00000000">
              <w:rPr>
                <w:rtl w:val="0"/>
              </w:rPr>
            </w:r>
          </w:p>
        </w:tc>
        <w:tc>
          <w:tcPr>
            <w:shd w:fill="efefef" w:val="clear"/>
          </w:tcPr>
          <w:p w:rsidR="00000000" w:rsidDel="00000000" w:rsidP="00000000" w:rsidRDefault="00000000" w:rsidRPr="00000000" w14:paraId="00000613">
            <w:pPr>
              <w:jc w:val="center"/>
              <w:rPr>
                <w:rFonts w:ascii="Arial" w:cs="Arial" w:eastAsia="Arial" w:hAnsi="Arial"/>
                <w:i w:val="1"/>
              </w:rPr>
            </w:pPr>
            <w:sdt>
              <w:sdtPr>
                <w:tag w:val="goog_rdk_587"/>
              </w:sdtPr>
              <w:sdtContent>
                <w:del w:author="davide.lenzarini@u-blox.com" w:id="45" w:date="2024-08-12T12:33:34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shd w:fill="efefef" w:val="clear"/>
          </w:tcPr>
          <w:p w:rsidR="00000000" w:rsidDel="00000000" w:rsidP="00000000" w:rsidRDefault="00000000" w:rsidRPr="00000000" w14:paraId="00000614">
            <w:pPr>
              <w:jc w:val="center"/>
              <w:rPr>
                <w:rFonts w:ascii="Arial" w:cs="Arial" w:eastAsia="Arial" w:hAnsi="Arial"/>
                <w:i w:val="1"/>
              </w:rPr>
            </w:pPr>
            <w:sdt>
              <w:sdtPr>
                <w:tag w:val="goog_rdk_589"/>
              </w:sdtPr>
              <w:sdtContent>
                <w:del w:author="davide.lenzarini@u-blox.com" w:id="45" w:date="2024-08-12T12:33:34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2"/>
            <w:shd w:fill="efefef" w:val="clear"/>
          </w:tcPr>
          <w:p w:rsidR="00000000" w:rsidDel="00000000" w:rsidP="00000000" w:rsidRDefault="00000000" w:rsidRPr="00000000" w14:paraId="00000615">
            <w:pPr>
              <w:jc w:val="center"/>
              <w:rPr>
                <w:rFonts w:ascii="Arial" w:cs="Arial" w:eastAsia="Arial" w:hAnsi="Arial"/>
                <w:i w:val="1"/>
              </w:rPr>
            </w:pPr>
            <w:sdt>
              <w:sdtPr>
                <w:tag w:val="goog_rdk_591"/>
              </w:sdtPr>
              <w:sdtContent>
                <w:del w:author="davide.lenzarini@u-blox.com" w:id="45" w:date="2024-08-12T12:33:34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2"/>
            <w:shd w:fill="efefef" w:val="clear"/>
          </w:tcPr>
          <w:p w:rsidR="00000000" w:rsidDel="00000000" w:rsidP="00000000" w:rsidRDefault="00000000" w:rsidRPr="00000000" w14:paraId="00000617">
            <w:pPr>
              <w:jc w:val="center"/>
              <w:rPr>
                <w:rFonts w:ascii="Arial" w:cs="Arial" w:eastAsia="Arial" w:hAnsi="Arial"/>
                <w:i w:val="1"/>
              </w:rPr>
            </w:pPr>
            <w:sdt>
              <w:sdtPr>
                <w:tag w:val="goog_rdk_593"/>
              </w:sdtPr>
              <w:sdtContent>
                <w:del w:author="davide.lenzarini@u-blox.com" w:id="45"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shd w:fill="efefef" w:val="clear"/>
          </w:tcPr>
          <w:p w:rsidR="00000000" w:rsidDel="00000000" w:rsidP="00000000" w:rsidRDefault="00000000" w:rsidRPr="00000000" w14:paraId="00000619">
            <w:pPr>
              <w:jc w:val="center"/>
              <w:rPr>
                <w:rFonts w:ascii="Arial" w:cs="Arial" w:eastAsia="Arial" w:hAnsi="Arial"/>
                <w:i w:val="1"/>
              </w:rPr>
            </w:pPr>
            <w:sdt>
              <w:sdtPr>
                <w:tag w:val="goog_rdk_595"/>
              </w:sdtPr>
              <w:sdtContent>
                <w:del w:author="davide.lenzarini@u-blox.com" w:id="45"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shd w:fill="efefef" w:val="clear"/>
          </w:tcPr>
          <w:p w:rsidR="00000000" w:rsidDel="00000000" w:rsidP="00000000" w:rsidRDefault="00000000" w:rsidRPr="00000000" w14:paraId="0000061B">
            <w:pPr>
              <w:jc w:val="center"/>
              <w:rPr>
                <w:rFonts w:ascii="Arial" w:cs="Arial" w:eastAsia="Arial" w:hAnsi="Arial"/>
                <w:i w:val="1"/>
              </w:rPr>
            </w:pPr>
            <w:sdt>
              <w:sdtPr>
                <w:tag w:val="goog_rdk_597"/>
              </w:sdtPr>
              <w:sdtContent>
                <w:del w:author="davide.lenzarini@u-blox.com" w:id="45"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shd w:fill="efefef" w:val="clear"/>
          </w:tcPr>
          <w:p w:rsidR="00000000" w:rsidDel="00000000" w:rsidP="00000000" w:rsidRDefault="00000000" w:rsidRPr="00000000" w14:paraId="0000061D">
            <w:pPr>
              <w:jc w:val="center"/>
              <w:rPr>
                <w:rFonts w:ascii="Arial" w:cs="Arial" w:eastAsia="Arial" w:hAnsi="Arial"/>
                <w:i w:val="1"/>
              </w:rPr>
            </w:pPr>
            <w:sdt>
              <w:sdtPr>
                <w:tag w:val="goog_rdk_599"/>
              </w:sdtPr>
              <w:sdtContent>
                <w:del w:author="davide.lenzarini@u-blox.com" w:id="45"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shd w:fill="efefef" w:val="clear"/>
          </w:tcPr>
          <w:p w:rsidR="00000000" w:rsidDel="00000000" w:rsidP="00000000" w:rsidRDefault="00000000" w:rsidRPr="00000000" w14:paraId="0000061F">
            <w:pPr>
              <w:jc w:val="center"/>
              <w:rPr>
                <w:rFonts w:ascii="Arial" w:cs="Arial" w:eastAsia="Arial" w:hAnsi="Arial"/>
                <w:i w:val="1"/>
              </w:rPr>
            </w:pPr>
            <w:sdt>
              <w:sdtPr>
                <w:tag w:val="goog_rdk_601"/>
              </w:sdtPr>
              <w:sdtContent>
                <w:del w:author="davide.lenzarini@u-blox.com" w:id="45" w:date="2024-08-12T12:33:34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20">
            <w:pPr>
              <w:rPr>
                <w:rFonts w:ascii="Arial" w:cs="Arial" w:eastAsia="Arial" w:hAnsi="Arial"/>
              </w:rPr>
            </w:pPr>
            <w:sdt>
              <w:sdtPr>
                <w:tag w:val="goog_rdk_603"/>
              </w:sdtPr>
              <w:sdtContent>
                <w:del w:author="davide.lenzarini@u-blox.com" w:id="46" w:date="2024-08-12T12:33:39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3"/>
          </w:tcPr>
          <w:p w:rsidR="00000000" w:rsidDel="00000000" w:rsidP="00000000" w:rsidRDefault="00000000" w:rsidRPr="00000000" w14:paraId="00000621">
            <w:pPr>
              <w:jc w:val="center"/>
              <w:rPr>
                <w:rFonts w:ascii="Arial" w:cs="Arial" w:eastAsia="Arial" w:hAnsi="Arial"/>
              </w:rPr>
            </w:pPr>
            <w:sdt>
              <w:sdtPr>
                <w:tag w:val="goog_rdk_605"/>
              </w:sdtPr>
              <w:sdtContent>
                <w:del w:author="davide.lenzarini@u-blox.com" w:id="46" w:date="2024-08-12T12:33:39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2E">
            <w:pPr>
              <w:rPr>
                <w:rFonts w:ascii="Arial" w:cs="Arial" w:eastAsia="Arial" w:hAnsi="Arial"/>
              </w:rPr>
            </w:pPr>
            <w:sdt>
              <w:sdtPr>
                <w:tag w:val="goog_rdk_607"/>
              </w:sdtPr>
              <w:sdtContent>
                <w:del w:author="davide.lenzarini@u-blox.com" w:id="46" w:date="2024-08-12T12:33:39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3"/>
          </w:tcPr>
          <w:p w:rsidR="00000000" w:rsidDel="00000000" w:rsidP="00000000" w:rsidRDefault="00000000" w:rsidRPr="00000000" w14:paraId="0000062F">
            <w:pPr>
              <w:jc w:val="center"/>
              <w:rPr>
                <w:rFonts w:ascii="Arial" w:cs="Arial" w:eastAsia="Arial" w:hAnsi="Arial"/>
              </w:rPr>
            </w:pPr>
            <w:sdt>
              <w:sdtPr>
                <w:tag w:val="goog_rdk_609"/>
              </w:sdtPr>
              <w:sdtContent>
                <w:del w:author="davide.lenzarini@u-blox.com" w:id="46" w:date="2024-08-12T12:33:39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3C">
            <w:pPr>
              <w:rPr>
                <w:rFonts w:ascii="Arial" w:cs="Arial" w:eastAsia="Arial" w:hAnsi="Arial"/>
              </w:rPr>
            </w:pPr>
            <w:sdt>
              <w:sdtPr>
                <w:tag w:val="goog_rdk_611"/>
              </w:sdtPr>
              <w:sdtContent>
                <w:del w:author="davide.lenzarini@u-blox.com" w:id="46" w:date="2024-08-12T12:33:39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3"/>
          </w:tcPr>
          <w:p w:rsidR="00000000" w:rsidDel="00000000" w:rsidP="00000000" w:rsidRDefault="00000000" w:rsidRPr="00000000" w14:paraId="0000063D">
            <w:pPr>
              <w:jc w:val="center"/>
              <w:rPr>
                <w:rFonts w:ascii="Arial" w:cs="Arial" w:eastAsia="Arial" w:hAnsi="Arial"/>
              </w:rPr>
            </w:pPr>
            <w:sdt>
              <w:sdtPr>
                <w:tag w:val="goog_rdk_613"/>
              </w:sdtPr>
              <w:sdtContent>
                <w:del w:author="davide.lenzarini@u-blox.com" w:id="46" w:date="2024-08-12T12:33:39Z"/>
                <w:sdt>
                  <w:sdtPr>
                    <w:tag w:val="goog_rdk_614"/>
                  </w:sdtPr>
                  <w:sdtContent>
                    <w:commentRangeStart w:id="39"/>
                  </w:sdtContent>
                </w:sdt>
                <w:del w:author="davide.lenzarini@u-blox.com" w:id="46" w:date="2024-08-12T12:33:39Z">
                  <w:sdt>
                    <w:sdtPr>
                      <w:tag w:val="goog_rdk_615"/>
                    </w:sdtPr>
                    <w:sdtContent>
                      <w:commentRangeStart w:id="40"/>
                    </w:sdtContent>
                  </w:sdt>
                  <w:r w:rsidDel="00000000" w:rsidR="00000000" w:rsidRPr="00000000">
                    <w:rPr>
                      <w:rFonts w:ascii="Arial" w:cs="Arial" w:eastAsia="Arial" w:hAnsi="Arial"/>
                      <w:rtl w:val="0"/>
                    </w:rPr>
                    <w:delText xml:space="preserve">Protocol Version</w:delText>
                  </w:r>
                </w:del>
              </w:sdtContent>
            </w:sdt>
            <w:commentRangeEnd w:id="39"/>
            <w:r w:rsidDel="00000000" w:rsidR="00000000" w:rsidRPr="00000000">
              <w:commentReference w:id="39"/>
            </w:r>
            <w:commentRangeEnd w:id="40"/>
            <w:r w:rsidDel="00000000" w:rsidR="00000000" w:rsidRPr="00000000">
              <w:commentReference w:id="40"/>
            </w:r>
            <w:r w:rsidDel="00000000" w:rsidR="00000000" w:rsidRPr="00000000">
              <w:rPr>
                <w:rtl w:val="0"/>
              </w:rPr>
            </w:r>
          </w:p>
        </w:tc>
      </w:tr>
      <w:tr>
        <w:trPr>
          <w:cantSplit w:val="0"/>
          <w:tblHeader w:val="0"/>
        </w:trPr>
        <w:tc>
          <w:tcPr/>
          <w:p w:rsidR="00000000" w:rsidDel="00000000" w:rsidP="00000000" w:rsidRDefault="00000000" w:rsidRPr="00000000" w14:paraId="0000064A">
            <w:pPr>
              <w:rPr>
                <w:rFonts w:ascii="Arial" w:cs="Arial" w:eastAsia="Arial" w:hAnsi="Arial"/>
              </w:rPr>
            </w:pPr>
            <w:sdt>
              <w:sdtPr>
                <w:tag w:val="goog_rdk_617"/>
              </w:sdtPr>
              <w:sdtContent>
                <w:del w:author="davide.lenzarini@u-blox.com" w:id="46" w:date="2024-08-12T12:33:39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3"/>
          </w:tcPr>
          <w:p w:rsidR="00000000" w:rsidDel="00000000" w:rsidP="00000000" w:rsidRDefault="00000000" w:rsidRPr="00000000" w14:paraId="0000064B">
            <w:pPr>
              <w:jc w:val="center"/>
              <w:rPr>
                <w:rFonts w:ascii="Arial" w:cs="Arial" w:eastAsia="Arial" w:hAnsi="Arial"/>
              </w:rPr>
            </w:pPr>
            <w:sdt>
              <w:sdtPr>
                <w:tag w:val="goog_rdk_619"/>
              </w:sdtPr>
              <w:sdtContent>
                <w:del w:author="davide.lenzarini@u-blox.com" w:id="46" w:date="2024-08-12T12:33:39Z">
                  <w:r w:rsidDel="00000000" w:rsidR="00000000" w:rsidRPr="00000000">
                    <w:rPr>
                      <w:rFonts w:ascii="Arial" w:cs="Arial" w:eastAsia="Arial" w:hAnsi="Arial"/>
                      <w:rtl w:val="0"/>
                    </w:rPr>
                    <w:delText xml:space="preserve">Keep Alive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58">
            <w:pPr>
              <w:rPr>
                <w:rFonts w:ascii="Arial" w:cs="Arial" w:eastAsia="Arial" w:hAnsi="Arial"/>
              </w:rPr>
            </w:pPr>
            <w:sdt>
              <w:sdtPr>
                <w:tag w:val="goog_rdk_621"/>
              </w:sdtPr>
              <w:sdtContent>
                <w:del w:author="davide.lenzarini@u-blox.com" w:id="46" w:date="2024-08-12T12:33:39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3"/>
          </w:tcPr>
          <w:p w:rsidR="00000000" w:rsidDel="00000000" w:rsidP="00000000" w:rsidRDefault="00000000" w:rsidRPr="00000000" w14:paraId="00000659">
            <w:pPr>
              <w:jc w:val="center"/>
              <w:rPr>
                <w:rFonts w:ascii="Arial" w:cs="Arial" w:eastAsia="Arial" w:hAnsi="Arial"/>
              </w:rPr>
            </w:pPr>
            <w:sdt>
              <w:sdtPr>
                <w:tag w:val="goog_rdk_623"/>
              </w:sdtPr>
              <w:sdtContent>
                <w:del w:author="davide.lenzarini@u-blox.com" w:id="46" w:date="2024-08-12T12:33:39Z">
                  <w:r w:rsidDel="00000000" w:rsidR="00000000" w:rsidRPr="00000000">
                    <w:rPr>
                      <w:rFonts w:ascii="Arial" w:cs="Arial" w:eastAsia="Arial" w:hAnsi="Arial"/>
                      <w:rtl w:val="0"/>
                    </w:rPr>
                    <w:delText xml:space="preserve">Keep Alive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66">
            <w:pPr>
              <w:rPr>
                <w:rFonts w:ascii="Arial" w:cs="Arial" w:eastAsia="Arial" w:hAnsi="Arial"/>
              </w:rPr>
            </w:pPr>
            <w:sdt>
              <w:sdtPr>
                <w:tag w:val="goog_rdk_625"/>
              </w:sdtPr>
              <w:sdtContent>
                <w:del w:author="davide.lenzarini@u-blox.com" w:id="46" w:date="2024-08-12T12:33:39Z">
                  <w:r w:rsidDel="00000000" w:rsidR="00000000" w:rsidRPr="00000000">
                    <w:rPr>
                      <w:rFonts w:ascii="Arial" w:cs="Arial" w:eastAsia="Arial" w:hAnsi="Arial"/>
                      <w:rtl w:val="0"/>
                    </w:rPr>
                    <w:delText xml:space="preserve">Byte 9</w:delText>
                  </w:r>
                </w:del>
              </w:sdtContent>
            </w:sdt>
            <w:r w:rsidDel="00000000" w:rsidR="00000000" w:rsidRPr="00000000">
              <w:rPr>
                <w:rtl w:val="0"/>
              </w:rPr>
            </w:r>
          </w:p>
        </w:tc>
        <w:tc>
          <w:tcPr>
            <w:gridSpan w:val="13"/>
          </w:tcPr>
          <w:p w:rsidR="00000000" w:rsidDel="00000000" w:rsidP="00000000" w:rsidRDefault="00000000" w:rsidRPr="00000000" w14:paraId="00000667">
            <w:pPr>
              <w:jc w:val="center"/>
              <w:rPr>
                <w:rFonts w:ascii="Arial" w:cs="Arial" w:eastAsia="Arial" w:hAnsi="Arial"/>
              </w:rPr>
            </w:pPr>
            <w:sdt>
              <w:sdtPr>
                <w:tag w:val="goog_rdk_627"/>
              </w:sdtPr>
              <w:sdtContent>
                <w:del w:author="davide.lenzarini@u-blox.com" w:id="46" w:date="2024-08-12T12:33:39Z">
                  <w:r w:rsidDel="00000000" w:rsidR="00000000" w:rsidRPr="00000000">
                    <w:rPr>
                      <w:rFonts w:ascii="Arial" w:cs="Arial" w:eastAsia="Arial" w:hAnsi="Arial"/>
                      <w:rtl w:val="0"/>
                    </w:rPr>
                    <w:delText xml:space="preserve">Session Expiry Interval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74">
            <w:pPr>
              <w:rPr>
                <w:rFonts w:ascii="Arial" w:cs="Arial" w:eastAsia="Arial" w:hAnsi="Arial"/>
              </w:rPr>
            </w:pPr>
            <w:sdt>
              <w:sdtPr>
                <w:tag w:val="goog_rdk_629"/>
              </w:sdtPr>
              <w:sdtContent>
                <w:del w:author="davide.lenzarini@u-blox.com" w:id="46" w:date="2024-08-12T12:33:39Z">
                  <w:r w:rsidDel="00000000" w:rsidR="00000000" w:rsidRPr="00000000">
                    <w:rPr>
                      <w:rFonts w:ascii="Arial" w:cs="Arial" w:eastAsia="Arial" w:hAnsi="Arial"/>
                      <w:rtl w:val="0"/>
                    </w:rPr>
                    <w:delText xml:space="preserve">Byte 10</w:delText>
                  </w:r>
                </w:del>
              </w:sdtContent>
            </w:sdt>
            <w:r w:rsidDel="00000000" w:rsidR="00000000" w:rsidRPr="00000000">
              <w:rPr>
                <w:rtl w:val="0"/>
              </w:rPr>
            </w:r>
          </w:p>
        </w:tc>
        <w:tc>
          <w:tcPr>
            <w:gridSpan w:val="13"/>
          </w:tcPr>
          <w:p w:rsidR="00000000" w:rsidDel="00000000" w:rsidP="00000000" w:rsidRDefault="00000000" w:rsidRPr="00000000" w14:paraId="00000675">
            <w:pPr>
              <w:jc w:val="center"/>
              <w:rPr>
                <w:rFonts w:ascii="Arial" w:cs="Arial" w:eastAsia="Arial" w:hAnsi="Arial"/>
              </w:rPr>
            </w:pPr>
            <w:sdt>
              <w:sdtPr>
                <w:tag w:val="goog_rdk_631"/>
              </w:sdtPr>
              <w:sdtContent>
                <w:del w:author="davide.lenzarini@u-blox.com" w:id="46" w:date="2024-08-12T12:33:39Z">
                  <w:r w:rsidDel="00000000" w:rsidR="00000000" w:rsidRPr="00000000">
                    <w:rPr>
                      <w:rFonts w:ascii="Arial" w:cs="Arial" w:eastAsia="Arial" w:hAnsi="Arial"/>
                      <w:rtl w:val="0"/>
                    </w:rPr>
                    <w:delText xml:space="preserve">Session Expiry Interval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82">
            <w:pPr>
              <w:rPr>
                <w:rFonts w:ascii="Arial" w:cs="Arial" w:eastAsia="Arial" w:hAnsi="Arial"/>
              </w:rPr>
            </w:pPr>
            <w:sdt>
              <w:sdtPr>
                <w:tag w:val="goog_rdk_633"/>
              </w:sdtPr>
              <w:sdtContent>
                <w:del w:author="davide.lenzarini@u-blox.com" w:id="46" w:date="2024-08-12T12:33:39Z">
                  <w:r w:rsidDel="00000000" w:rsidR="00000000" w:rsidRPr="00000000">
                    <w:rPr>
                      <w:rFonts w:ascii="Arial" w:cs="Arial" w:eastAsia="Arial" w:hAnsi="Arial"/>
                      <w:rtl w:val="0"/>
                    </w:rPr>
                    <w:delText xml:space="preserve">Byte 11</w:delText>
                  </w:r>
                </w:del>
              </w:sdtContent>
            </w:sdt>
            <w:r w:rsidDel="00000000" w:rsidR="00000000" w:rsidRPr="00000000">
              <w:rPr>
                <w:rtl w:val="0"/>
              </w:rPr>
            </w:r>
          </w:p>
        </w:tc>
        <w:tc>
          <w:tcPr>
            <w:gridSpan w:val="13"/>
          </w:tcPr>
          <w:p w:rsidR="00000000" w:rsidDel="00000000" w:rsidP="00000000" w:rsidRDefault="00000000" w:rsidRPr="00000000" w14:paraId="00000683">
            <w:pPr>
              <w:jc w:val="center"/>
              <w:rPr>
                <w:rFonts w:ascii="Arial" w:cs="Arial" w:eastAsia="Arial" w:hAnsi="Arial"/>
              </w:rPr>
            </w:pPr>
            <w:sdt>
              <w:sdtPr>
                <w:tag w:val="goog_rdk_635"/>
              </w:sdtPr>
              <w:sdtContent>
                <w:del w:author="davide.lenzarini@u-blox.com" w:id="46" w:date="2024-08-12T12:33:39Z">
                  <w:r w:rsidDel="00000000" w:rsidR="00000000" w:rsidRPr="00000000">
                    <w:rPr>
                      <w:rFonts w:ascii="Arial" w:cs="Arial" w:eastAsia="Arial" w:hAnsi="Arial"/>
                      <w:rtl w:val="0"/>
                    </w:rPr>
                    <w:delText xml:space="preserve">Session Expiry Interval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90">
            <w:pPr>
              <w:rPr>
                <w:rFonts w:ascii="Arial" w:cs="Arial" w:eastAsia="Arial" w:hAnsi="Arial"/>
              </w:rPr>
            </w:pPr>
            <w:sdt>
              <w:sdtPr>
                <w:tag w:val="goog_rdk_637"/>
              </w:sdtPr>
              <w:sdtContent>
                <w:del w:author="davide.lenzarini@u-blox.com" w:id="46" w:date="2024-08-12T12:33:39Z">
                  <w:r w:rsidDel="00000000" w:rsidR="00000000" w:rsidRPr="00000000">
                    <w:rPr>
                      <w:rFonts w:ascii="Arial" w:cs="Arial" w:eastAsia="Arial" w:hAnsi="Arial"/>
                      <w:rtl w:val="0"/>
                    </w:rPr>
                    <w:delText xml:space="preserve">Byte 12</w:delText>
                  </w:r>
                </w:del>
              </w:sdtContent>
            </w:sdt>
            <w:r w:rsidDel="00000000" w:rsidR="00000000" w:rsidRPr="00000000">
              <w:rPr>
                <w:rtl w:val="0"/>
              </w:rPr>
            </w:r>
          </w:p>
        </w:tc>
        <w:tc>
          <w:tcPr>
            <w:gridSpan w:val="13"/>
          </w:tcPr>
          <w:p w:rsidR="00000000" w:rsidDel="00000000" w:rsidP="00000000" w:rsidRDefault="00000000" w:rsidRPr="00000000" w14:paraId="00000691">
            <w:pPr>
              <w:jc w:val="center"/>
              <w:rPr>
                <w:rFonts w:ascii="Arial" w:cs="Arial" w:eastAsia="Arial" w:hAnsi="Arial"/>
              </w:rPr>
            </w:pPr>
            <w:sdt>
              <w:sdtPr>
                <w:tag w:val="goog_rdk_639"/>
              </w:sdtPr>
              <w:sdtContent>
                <w:del w:author="davide.lenzarini@u-blox.com" w:id="46" w:date="2024-08-12T12:33:39Z">
                  <w:r w:rsidDel="00000000" w:rsidR="00000000" w:rsidRPr="00000000">
                    <w:rPr>
                      <w:rFonts w:ascii="Arial" w:cs="Arial" w:eastAsia="Arial" w:hAnsi="Arial"/>
                      <w:rtl w:val="0"/>
                    </w:rPr>
                    <w:delText xml:space="preserve">Session Expiry Interval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9E">
            <w:pPr>
              <w:rPr>
                <w:rFonts w:ascii="Arial" w:cs="Arial" w:eastAsia="Arial" w:hAnsi="Arial"/>
              </w:rPr>
            </w:pPr>
            <w:sdt>
              <w:sdtPr>
                <w:tag w:val="goog_rdk_641"/>
              </w:sdtPr>
              <w:sdtContent>
                <w:del w:author="davide.lenzarini@u-blox.com" w:id="46" w:date="2024-08-12T12:33:39Z">
                  <w:r w:rsidDel="00000000" w:rsidR="00000000" w:rsidRPr="00000000">
                    <w:rPr>
                      <w:rFonts w:ascii="Arial" w:cs="Arial" w:eastAsia="Arial" w:hAnsi="Arial"/>
                      <w:rtl w:val="0"/>
                    </w:rPr>
                    <w:delText xml:space="preserve">Byte 13</w:delText>
                  </w:r>
                </w:del>
              </w:sdtContent>
            </w:sdt>
            <w:r w:rsidDel="00000000" w:rsidR="00000000" w:rsidRPr="00000000">
              <w:rPr>
                <w:rtl w:val="0"/>
              </w:rPr>
            </w:r>
          </w:p>
        </w:tc>
        <w:tc>
          <w:tcPr>
            <w:gridSpan w:val="13"/>
          </w:tcPr>
          <w:p w:rsidR="00000000" w:rsidDel="00000000" w:rsidP="00000000" w:rsidRDefault="00000000" w:rsidRPr="00000000" w14:paraId="0000069F">
            <w:pPr>
              <w:jc w:val="center"/>
              <w:rPr>
                <w:rFonts w:ascii="Arial" w:cs="Arial" w:eastAsia="Arial" w:hAnsi="Arial"/>
              </w:rPr>
            </w:pPr>
            <w:sdt>
              <w:sdtPr>
                <w:tag w:val="goog_rdk_643"/>
              </w:sdtPr>
              <w:sdtContent>
                <w:del w:author="davide.lenzarini@u-blox.com" w:id="46" w:date="2024-08-12T12:33:39Z">
                  <w:r w:rsidDel="00000000" w:rsidR="00000000" w:rsidRPr="00000000">
                    <w:rPr>
                      <w:rFonts w:ascii="Arial" w:cs="Arial" w:eastAsia="Arial" w:hAnsi="Arial"/>
                      <w:rtl w:val="0"/>
                    </w:rPr>
                    <w:delText xml:space="preserve">Max Packet Size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AC">
            <w:pPr>
              <w:rPr>
                <w:rFonts w:ascii="Arial" w:cs="Arial" w:eastAsia="Arial" w:hAnsi="Arial"/>
              </w:rPr>
            </w:pPr>
            <w:sdt>
              <w:sdtPr>
                <w:tag w:val="goog_rdk_645"/>
              </w:sdtPr>
              <w:sdtContent>
                <w:del w:author="davide.lenzarini@u-blox.com" w:id="46" w:date="2024-08-12T12:33:39Z">
                  <w:r w:rsidDel="00000000" w:rsidR="00000000" w:rsidRPr="00000000">
                    <w:rPr>
                      <w:rFonts w:ascii="Arial" w:cs="Arial" w:eastAsia="Arial" w:hAnsi="Arial"/>
                      <w:rtl w:val="0"/>
                    </w:rPr>
                    <w:delText xml:space="preserve">Byte 14</w:delText>
                  </w:r>
                </w:del>
              </w:sdtContent>
            </w:sdt>
            <w:r w:rsidDel="00000000" w:rsidR="00000000" w:rsidRPr="00000000">
              <w:rPr>
                <w:rtl w:val="0"/>
              </w:rPr>
            </w:r>
          </w:p>
        </w:tc>
        <w:tc>
          <w:tcPr>
            <w:gridSpan w:val="13"/>
          </w:tcPr>
          <w:p w:rsidR="00000000" w:rsidDel="00000000" w:rsidP="00000000" w:rsidRDefault="00000000" w:rsidRPr="00000000" w14:paraId="000006AD">
            <w:pPr>
              <w:jc w:val="center"/>
              <w:rPr>
                <w:rFonts w:ascii="Arial" w:cs="Arial" w:eastAsia="Arial" w:hAnsi="Arial"/>
              </w:rPr>
            </w:pPr>
            <w:sdt>
              <w:sdtPr>
                <w:tag w:val="goog_rdk_647"/>
              </w:sdtPr>
              <w:sdtContent>
                <w:del w:author="davide.lenzarini@u-blox.com" w:id="46" w:date="2024-08-12T12:33:39Z">
                  <w:r w:rsidDel="00000000" w:rsidR="00000000" w:rsidRPr="00000000">
                    <w:rPr>
                      <w:rFonts w:ascii="Arial" w:cs="Arial" w:eastAsia="Arial" w:hAnsi="Arial"/>
                      <w:rtl w:val="0"/>
                    </w:rPr>
                    <w:delText xml:space="preserve">Max Packet Size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6BA">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B">
            <w:pPr>
              <w:jc w:val="center"/>
              <w:rPr>
                <w:rFonts w:ascii="Arial" w:cs="Arial" w:eastAsia="Arial" w:hAnsi="Arial"/>
                <w:b w:val="1"/>
                <w:i w:val="1"/>
              </w:rPr>
            </w:pPr>
            <w:sdt>
              <w:sdtPr>
                <w:tag w:val="goog_rdk_649"/>
              </w:sdtPr>
              <w:sdtContent>
                <w:del w:author="davide.lenzarini@u-blox.com" w:id="47" w:date="2024-08-12T12:34:19Z">
                  <w:r w:rsidDel="00000000" w:rsidR="00000000" w:rsidRPr="00000000">
                    <w:rPr>
                      <w:rFonts w:ascii="Arial" w:cs="Arial" w:eastAsia="Arial" w:hAnsi="Arial"/>
                      <w:b w:val="1"/>
                      <w:i w:val="1"/>
                      <w:rtl w:val="0"/>
                    </w:rPr>
                    <w:delText xml:space="preserve">WILL DATA (OPTIONAL - ONLY WHEN WILL FLAG SET)</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C8">
            <w:pPr>
              <w:rPr>
                <w:rFonts w:ascii="Arial" w:cs="Arial" w:eastAsia="Arial" w:hAnsi="Arial"/>
              </w:rPr>
            </w:pPr>
            <w:sdt>
              <w:sdtPr>
                <w:tag w:val="goog_rdk_651"/>
              </w:sdtPr>
              <w:sdtContent>
                <w:del w:author="davide.lenzarini@u-blox.com" w:id="47" w:date="2024-08-12T12:34:19Z">
                  <w:r w:rsidDel="00000000" w:rsidR="00000000" w:rsidRPr="00000000">
                    <w:rPr>
                      <w:rFonts w:ascii="Arial" w:cs="Arial" w:eastAsia="Arial" w:hAnsi="Arial"/>
                      <w:rtl w:val="0"/>
                    </w:rPr>
                    <w:delText xml:space="preserve">Byte (14 + 1)</w:delText>
                  </w:r>
                </w:del>
              </w:sdtContent>
            </w:sdt>
            <w:r w:rsidDel="00000000" w:rsidR="00000000" w:rsidRPr="00000000">
              <w:rPr>
                <w:rtl w:val="0"/>
              </w:rPr>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9">
            <w:pPr>
              <w:jc w:val="center"/>
              <w:rPr>
                <w:rFonts w:ascii="Arial" w:cs="Arial" w:eastAsia="Arial" w:hAnsi="Arial"/>
              </w:rPr>
            </w:pPr>
            <w:sdt>
              <w:sdtPr>
                <w:tag w:val="goog_rdk_653"/>
              </w:sdtPr>
              <w:sdtContent>
                <w:del w:author="davide.lenzarini@u-blox.com" w:id="47" w:date="2024-08-12T12:34:19Z">
                  <w:r w:rsidDel="00000000" w:rsidR="00000000" w:rsidRPr="00000000">
                    <w:rPr>
                      <w:rFonts w:ascii="Arial" w:cs="Arial" w:eastAsia="Arial" w:hAnsi="Arial"/>
                      <w:rtl w:val="0"/>
                    </w:rPr>
                    <w:delText xml:space="preserve">Will Topic Data MSB</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D6">
            <w:pPr>
              <w:rPr>
                <w:rFonts w:ascii="Arial" w:cs="Arial" w:eastAsia="Arial" w:hAnsi="Arial"/>
              </w:rPr>
            </w:pPr>
            <w:sdt>
              <w:sdtPr>
                <w:tag w:val="goog_rdk_655"/>
              </w:sdtPr>
              <w:sdtContent>
                <w:del w:author="davide.lenzarini@u-blox.com" w:id="47" w:date="2024-08-12T12:34:19Z">
                  <w:r w:rsidDel="00000000" w:rsidR="00000000" w:rsidRPr="00000000">
                    <w:rPr>
                      <w:rFonts w:ascii="Arial" w:cs="Arial" w:eastAsia="Arial" w:hAnsi="Arial"/>
                      <w:rtl w:val="0"/>
                    </w:rPr>
                    <w:delText xml:space="preserve">Byte (14 + 2)</w:delText>
                  </w:r>
                </w:del>
              </w:sdtContent>
            </w:sdt>
            <w:r w:rsidDel="00000000" w:rsidR="00000000" w:rsidRPr="00000000">
              <w:rPr>
                <w:rtl w:val="0"/>
              </w:rPr>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D7">
            <w:pPr>
              <w:jc w:val="center"/>
              <w:rPr>
                <w:rFonts w:ascii="Arial" w:cs="Arial" w:eastAsia="Arial" w:hAnsi="Arial"/>
              </w:rPr>
            </w:pPr>
            <w:sdt>
              <w:sdtPr>
                <w:tag w:val="goog_rdk_657"/>
              </w:sdtPr>
              <w:sdtContent>
                <w:del w:author="davide.lenzarini@u-blox.com" w:id="47" w:date="2024-08-12T12:34:19Z">
                  <w:r w:rsidDel="00000000" w:rsidR="00000000" w:rsidRPr="00000000">
                    <w:rPr>
                      <w:rFonts w:ascii="Arial" w:cs="Arial" w:eastAsia="Arial" w:hAnsi="Arial"/>
                      <w:rtl w:val="0"/>
                    </w:rPr>
                    <w:delText xml:space="preserve">Will Topic Data LSB</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6E4">
            <w:pPr>
              <w:rPr>
                <w:rFonts w:ascii="Arial" w:cs="Arial" w:eastAsia="Arial" w:hAnsi="Arial"/>
              </w:rPr>
            </w:pPr>
            <w:sdt>
              <w:sdtPr>
                <w:tag w:val="goog_rdk_659"/>
              </w:sdtPr>
              <w:sdtContent>
                <w:del w:author="davide.lenzarini@u-blox.com" w:id="47" w:date="2024-08-12T12:34:19Z">
                  <w:r w:rsidDel="00000000" w:rsidR="00000000" w:rsidRPr="00000000">
                    <w:rPr>
                      <w:rFonts w:ascii="Arial" w:cs="Arial" w:eastAsia="Arial" w:hAnsi="Arial"/>
                      <w:rtl w:val="0"/>
                    </w:rPr>
                    <w:delText xml:space="preserve">Byte (14 + 3)</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6E5">
            <w:pPr>
              <w:jc w:val="center"/>
              <w:rPr>
                <w:rFonts w:ascii="Arial" w:cs="Arial" w:eastAsia="Arial" w:hAnsi="Arial"/>
              </w:rPr>
            </w:pPr>
            <w:sdt>
              <w:sdtPr>
                <w:tag w:val="goog_rdk_661"/>
              </w:sdtPr>
              <w:sdtContent>
                <w:del w:author="davide.lenzarini@u-blox.com" w:id="47" w:date="2024-08-12T12:34:19Z">
                  <w:r w:rsidDel="00000000" w:rsidR="00000000" w:rsidRPr="00000000">
                    <w:rPr>
                      <w:rFonts w:ascii="Arial" w:cs="Arial" w:eastAsia="Arial" w:hAnsi="Arial"/>
                      <w:rtl w:val="0"/>
                    </w:rPr>
                    <w:delText xml:space="preserve">Will Payload Length MSB</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6F2">
            <w:pPr>
              <w:rPr>
                <w:rFonts w:ascii="Arial" w:cs="Arial" w:eastAsia="Arial" w:hAnsi="Arial"/>
              </w:rPr>
            </w:pPr>
            <w:sdt>
              <w:sdtPr>
                <w:tag w:val="goog_rdk_663"/>
              </w:sdtPr>
              <w:sdtContent>
                <w:del w:author="davide.lenzarini@u-blox.com" w:id="47" w:date="2024-08-12T12:34:19Z">
                  <w:r w:rsidDel="00000000" w:rsidR="00000000" w:rsidRPr="00000000">
                    <w:rPr>
                      <w:rFonts w:ascii="Arial" w:cs="Arial" w:eastAsia="Arial" w:hAnsi="Arial"/>
                      <w:rtl w:val="0"/>
                    </w:rPr>
                    <w:delText xml:space="preserve">Byte (14 + 4)</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6F3">
            <w:pPr>
              <w:jc w:val="center"/>
              <w:rPr>
                <w:rFonts w:ascii="Arial" w:cs="Arial" w:eastAsia="Arial" w:hAnsi="Arial"/>
              </w:rPr>
            </w:pPr>
            <w:sdt>
              <w:sdtPr>
                <w:tag w:val="goog_rdk_665"/>
              </w:sdtPr>
              <w:sdtContent>
                <w:del w:author="davide.lenzarini@u-blox.com" w:id="47" w:date="2024-08-12T12:34:19Z">
                  <w:r w:rsidDel="00000000" w:rsidR="00000000" w:rsidRPr="00000000">
                    <w:rPr>
                      <w:rFonts w:ascii="Arial" w:cs="Arial" w:eastAsia="Arial" w:hAnsi="Arial"/>
                      <w:rtl w:val="0"/>
                    </w:rPr>
                    <w:delText xml:space="preserve">Will Payload Length LSB</w:delText>
                  </w:r>
                </w:del>
              </w:sdtContent>
            </w:sdt>
            <w:r w:rsidDel="00000000" w:rsidR="00000000" w:rsidRPr="00000000">
              <w:rPr>
                <w:rtl w:val="0"/>
              </w:rPr>
            </w:r>
          </w:p>
        </w:tc>
      </w:tr>
      <w:tr>
        <w:trPr>
          <w:cantSplit w:val="0"/>
          <w:trHeight w:val="404.98046875" w:hRule="atLeast"/>
          <w:tblHeader w:val="0"/>
        </w:trPr>
        <w:tc>
          <w:tcPr>
            <w:shd w:fill="efefef" w:val="clear"/>
          </w:tcPr>
          <w:p w:rsidR="00000000" w:rsidDel="00000000" w:rsidP="00000000" w:rsidRDefault="00000000" w:rsidRPr="00000000" w14:paraId="00000700">
            <w:pPr>
              <w:rPr>
                <w:rFonts w:ascii="Arial" w:cs="Arial" w:eastAsia="Arial" w:hAnsi="Arial"/>
              </w:rPr>
            </w:pPr>
            <w:sdt>
              <w:sdtPr>
                <w:tag w:val="goog_rdk_667"/>
              </w:sdtPr>
              <w:sdtContent>
                <w:del w:author="davide.lenzarini@u-blox.com" w:id="47" w:date="2024-08-12T12:34:19Z">
                  <w:r w:rsidDel="00000000" w:rsidR="00000000" w:rsidRPr="00000000">
                    <w:rPr>
                      <w:rFonts w:ascii="Arial" w:cs="Arial" w:eastAsia="Arial" w:hAnsi="Arial"/>
                      <w:rtl w:val="0"/>
                    </w:rPr>
                    <w:delText xml:space="preserve">Byte (14 + N)</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701">
            <w:pPr>
              <w:jc w:val="center"/>
              <w:rPr>
                <w:rFonts w:ascii="Arial" w:cs="Arial" w:eastAsia="Arial" w:hAnsi="Arial"/>
              </w:rPr>
            </w:pPr>
            <w:sdt>
              <w:sdtPr>
                <w:tag w:val="goog_rdk_669"/>
              </w:sdtPr>
              <w:sdtContent>
                <w:del w:author="davide.lenzarini@u-blox.com" w:id="47" w:date="2024-08-12T12:34:19Z">
                  <w:r w:rsidDel="00000000" w:rsidR="00000000" w:rsidRPr="00000000">
                    <w:rPr>
                      <w:rFonts w:ascii="Arial" w:cs="Arial" w:eastAsia="Arial" w:hAnsi="Arial"/>
                      <w:rtl w:val="0"/>
                    </w:rPr>
                    <w:delText xml:space="preserve">Will Payload Or (Will Topic Name + Will Payload)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0E">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F">
            <w:pPr>
              <w:jc w:val="center"/>
              <w:rPr>
                <w:rFonts w:ascii="Arial" w:cs="Arial" w:eastAsia="Arial" w:hAnsi="Arial"/>
                <w:b w:val="1"/>
                <w:i w:val="1"/>
              </w:rPr>
            </w:pPr>
            <w:sdt>
              <w:sdtPr>
                <w:tag w:val="goog_rdk_671"/>
              </w:sdtPr>
              <w:sdtContent>
                <w:del w:author="davide.lenzarini@u-blox.com" w:id="47" w:date="2024-08-12T12:34:19Z">
                  <w:r w:rsidDel="00000000" w:rsidR="00000000" w:rsidRPr="00000000">
                    <w:rPr>
                      <w:rFonts w:ascii="Arial" w:cs="Arial" w:eastAsia="Arial" w:hAnsi="Arial"/>
                      <w:b w:val="1"/>
                      <w:i w:val="1"/>
                      <w:rtl w:val="0"/>
                    </w:rPr>
                    <w:delText xml:space="preserve">AUTH DATA (OPTIONAL - ONLY WHEN AUTH FLAG SET)</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71C">
            <w:pPr>
              <w:rPr>
                <w:rFonts w:ascii="Arial" w:cs="Arial" w:eastAsia="Arial" w:hAnsi="Arial"/>
              </w:rPr>
            </w:pPr>
            <w:sdt>
              <w:sdtPr>
                <w:tag w:val="goog_rdk_673"/>
              </w:sdtPr>
              <w:sdtContent>
                <w:del w:author="davide.lenzarini@u-blox.com" w:id="47" w:date="2024-08-12T12:34:19Z">
                  <w:r w:rsidDel="00000000" w:rsidR="00000000" w:rsidRPr="00000000">
                    <w:rPr>
                      <w:rFonts w:ascii="Arial" w:cs="Arial" w:eastAsia="Arial" w:hAnsi="Arial"/>
                      <w:rtl w:val="0"/>
                    </w:rPr>
                    <w:delText xml:space="preserve">Byte (14 + 1)</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71D">
            <w:pPr>
              <w:jc w:val="center"/>
              <w:rPr>
                <w:rFonts w:ascii="Arial" w:cs="Arial" w:eastAsia="Arial" w:hAnsi="Arial"/>
              </w:rPr>
            </w:pPr>
            <w:sdt>
              <w:sdtPr>
                <w:tag w:val="goog_rdk_675"/>
              </w:sdtPr>
              <w:sdtContent>
                <w:del w:author="davide.lenzarini@u-blox.com" w:id="47" w:date="2024-08-12T12:34:19Z">
                  <w:r w:rsidDel="00000000" w:rsidR="00000000" w:rsidRPr="00000000">
                    <w:rPr>
                      <w:rFonts w:ascii="Arial" w:cs="Arial" w:eastAsia="Arial" w:hAnsi="Arial"/>
                      <w:rtl w:val="0"/>
                    </w:rPr>
                    <w:delText xml:space="preserve">Auth Method Length</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72A">
            <w:pPr>
              <w:rPr>
                <w:rFonts w:ascii="Arial" w:cs="Arial" w:eastAsia="Arial" w:hAnsi="Arial"/>
              </w:rPr>
            </w:pPr>
            <w:sdt>
              <w:sdtPr>
                <w:tag w:val="goog_rdk_677"/>
              </w:sdtPr>
              <w:sdtContent>
                <w:del w:author="davide.lenzarini@u-blox.com" w:id="48" w:date="2024-08-12T12:34:26Z">
                  <w:r w:rsidDel="00000000" w:rsidR="00000000" w:rsidRPr="00000000">
                    <w:rPr>
                      <w:rFonts w:ascii="Arial" w:cs="Arial" w:eastAsia="Arial" w:hAnsi="Arial"/>
                      <w:rtl w:val="0"/>
                    </w:rPr>
                    <w:delText xml:space="preserve">Byte (14 + 2)</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72B">
            <w:pPr>
              <w:jc w:val="center"/>
              <w:rPr>
                <w:rFonts w:ascii="Arial" w:cs="Arial" w:eastAsia="Arial" w:hAnsi="Arial"/>
              </w:rPr>
            </w:pPr>
            <w:sdt>
              <w:sdtPr>
                <w:tag w:val="goog_rdk_679"/>
              </w:sdtPr>
              <w:sdtContent>
                <w:del w:author="davide.lenzarini@u-blox.com" w:id="48" w:date="2024-08-12T12:34:26Z">
                  <w:r w:rsidDel="00000000" w:rsidR="00000000" w:rsidRPr="00000000">
                    <w:rPr>
                      <w:rFonts w:ascii="Arial" w:cs="Arial" w:eastAsia="Arial" w:hAnsi="Arial"/>
                      <w:rtl w:val="0"/>
                    </w:rPr>
                    <w:delText xml:space="preserve">Auth Method</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738">
            <w:pPr>
              <w:rPr>
                <w:rFonts w:ascii="Arial" w:cs="Arial" w:eastAsia="Arial" w:hAnsi="Arial"/>
              </w:rPr>
            </w:pPr>
            <w:sdt>
              <w:sdtPr>
                <w:tag w:val="goog_rdk_681"/>
              </w:sdtPr>
              <w:sdtContent>
                <w:del w:author="davide.lenzarini@u-blox.com" w:id="48" w:date="2024-08-12T12:34:26Z">
                  <w:r w:rsidDel="00000000" w:rsidR="00000000" w:rsidRPr="00000000">
                    <w:rPr>
                      <w:rFonts w:ascii="Arial" w:cs="Arial" w:eastAsia="Arial" w:hAnsi="Arial"/>
                      <w:rtl w:val="0"/>
                    </w:rPr>
                    <w:delText xml:space="preserve">Byte (14 + 3)</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739">
            <w:pPr>
              <w:jc w:val="center"/>
              <w:rPr>
                <w:rFonts w:ascii="Arial" w:cs="Arial" w:eastAsia="Arial" w:hAnsi="Arial"/>
              </w:rPr>
            </w:pPr>
            <w:sdt>
              <w:sdtPr>
                <w:tag w:val="goog_rdk_683"/>
              </w:sdtPr>
              <w:sdtContent>
                <w:del w:author="davide.lenzarini@u-blox.com" w:id="48" w:date="2024-08-12T12:34:26Z">
                  <w:r w:rsidDel="00000000" w:rsidR="00000000" w:rsidRPr="00000000">
                    <w:rPr>
                      <w:rFonts w:ascii="Arial" w:cs="Arial" w:eastAsia="Arial" w:hAnsi="Arial"/>
                      <w:rtl w:val="0"/>
                    </w:rPr>
                    <w:delText xml:space="preserve">Auth Data Length MSB</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746">
            <w:pPr>
              <w:rPr>
                <w:rFonts w:ascii="Arial" w:cs="Arial" w:eastAsia="Arial" w:hAnsi="Arial"/>
              </w:rPr>
            </w:pPr>
            <w:sdt>
              <w:sdtPr>
                <w:tag w:val="goog_rdk_685"/>
              </w:sdtPr>
              <w:sdtContent>
                <w:del w:author="davide.lenzarini@u-blox.com" w:id="48" w:date="2024-08-12T12:34:26Z">
                  <w:r w:rsidDel="00000000" w:rsidR="00000000" w:rsidRPr="00000000">
                    <w:rPr>
                      <w:rFonts w:ascii="Arial" w:cs="Arial" w:eastAsia="Arial" w:hAnsi="Arial"/>
                      <w:rtl w:val="0"/>
                    </w:rPr>
                    <w:delText xml:space="preserve">Byte (14 + 4)</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747">
            <w:pPr>
              <w:jc w:val="center"/>
              <w:rPr>
                <w:rFonts w:ascii="Arial" w:cs="Arial" w:eastAsia="Arial" w:hAnsi="Arial"/>
              </w:rPr>
            </w:pPr>
            <w:sdt>
              <w:sdtPr>
                <w:tag w:val="goog_rdk_687"/>
              </w:sdtPr>
              <w:sdtContent>
                <w:del w:author="davide.lenzarini@u-blox.com" w:id="48" w:date="2024-08-12T12:34:26Z">
                  <w:r w:rsidDel="00000000" w:rsidR="00000000" w:rsidRPr="00000000">
                    <w:rPr>
                      <w:rFonts w:ascii="Arial" w:cs="Arial" w:eastAsia="Arial" w:hAnsi="Arial"/>
                      <w:rtl w:val="0"/>
                    </w:rPr>
                    <w:delText xml:space="preserve">Auth Data Length LSB</w:delText>
                  </w:r>
                </w:del>
              </w:sdtContent>
            </w:sdt>
            <w:r w:rsidDel="00000000" w:rsidR="00000000" w:rsidRPr="00000000">
              <w:rPr>
                <w:rtl w:val="0"/>
              </w:rPr>
            </w:r>
          </w:p>
        </w:tc>
      </w:tr>
      <w:tr>
        <w:trPr>
          <w:cantSplit w:val="0"/>
          <w:tblHeader w:val="0"/>
        </w:trPr>
        <w:tc>
          <w:tcPr>
            <w:shd w:fill="efefef" w:val="clear"/>
          </w:tcPr>
          <w:p w:rsidR="00000000" w:rsidDel="00000000" w:rsidP="00000000" w:rsidRDefault="00000000" w:rsidRPr="00000000" w14:paraId="00000754">
            <w:pPr>
              <w:rPr>
                <w:rFonts w:ascii="Arial" w:cs="Arial" w:eastAsia="Arial" w:hAnsi="Arial"/>
              </w:rPr>
            </w:pPr>
            <w:sdt>
              <w:sdtPr>
                <w:tag w:val="goog_rdk_689"/>
              </w:sdtPr>
              <w:sdtContent>
                <w:del w:author="davide.lenzarini@u-blox.com" w:id="48" w:date="2024-08-12T12:34:26Z">
                  <w:r w:rsidDel="00000000" w:rsidR="00000000" w:rsidRPr="00000000">
                    <w:rPr>
                      <w:rFonts w:ascii="Arial" w:cs="Arial" w:eastAsia="Arial" w:hAnsi="Arial"/>
                      <w:rtl w:val="0"/>
                    </w:rPr>
                    <w:delText xml:space="preserve">Byte (14 + 5)</w:delText>
                  </w:r>
                </w:del>
              </w:sdtContent>
            </w:sdt>
            <w:r w:rsidDel="00000000" w:rsidR="00000000" w:rsidRPr="00000000">
              <w:rPr>
                <w:rtl w:val="0"/>
              </w:rPr>
            </w:r>
          </w:p>
        </w:tc>
        <w:tc>
          <w:tcPr>
            <w:gridSpan w:val="13"/>
            <w:shd w:fill="efefef" w:val="clear"/>
          </w:tcPr>
          <w:p w:rsidR="00000000" w:rsidDel="00000000" w:rsidP="00000000" w:rsidRDefault="00000000" w:rsidRPr="00000000" w14:paraId="00000755">
            <w:pPr>
              <w:jc w:val="center"/>
              <w:rPr>
                <w:rFonts w:ascii="Arial" w:cs="Arial" w:eastAsia="Arial" w:hAnsi="Arial"/>
              </w:rPr>
            </w:pPr>
            <w:sdt>
              <w:sdtPr>
                <w:tag w:val="goog_rdk_691"/>
              </w:sdtPr>
              <w:sdtContent>
                <w:del w:author="davide.lenzarini@u-blox.com" w:id="48" w:date="2024-08-12T12:34:26Z">
                  <w:r w:rsidDel="00000000" w:rsidR="00000000" w:rsidRPr="00000000">
                    <w:rPr>
                      <w:rFonts w:ascii="Arial" w:cs="Arial" w:eastAsia="Arial" w:hAnsi="Arial"/>
                      <w:rtl w:val="0"/>
                    </w:rPr>
                    <w:delText xml:space="preserve">Auth Data</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62">
            <w:pPr>
              <w:rPr>
                <w:rFonts w:ascii="Arial" w:cs="Arial" w:eastAsia="Arial" w:hAnsi="Arial"/>
              </w:rPr>
            </w:pPr>
            <w:sdt>
              <w:sdtPr>
                <w:tag w:val="goog_rdk_693"/>
              </w:sdtPr>
              <w:sdtContent>
                <w:del w:author="davide.lenzarini@u-blox.com" w:id="48" w:date="2024-08-12T12:34:26Z">
                  <w:r w:rsidDel="00000000" w:rsidR="00000000" w:rsidRPr="00000000">
                    <w:rPr>
                      <w:rFonts w:ascii="Arial" w:cs="Arial" w:eastAsia="Arial" w:hAnsi="Arial"/>
                      <w:rtl w:val="0"/>
                    </w:rPr>
                    <w:delText xml:space="preserve">Byte 15 … N</w:delText>
                  </w:r>
                </w:del>
              </w:sdtContent>
            </w:sdt>
            <w:r w:rsidDel="00000000" w:rsidR="00000000" w:rsidRPr="00000000">
              <w:rPr>
                <w:rtl w:val="0"/>
              </w:rPr>
            </w:r>
          </w:p>
        </w:tc>
        <w:tc>
          <w:tcPr>
            <w:gridSpan w:val="13"/>
          </w:tcPr>
          <w:p w:rsidR="00000000" w:rsidDel="00000000" w:rsidP="00000000" w:rsidRDefault="00000000" w:rsidRPr="00000000" w14:paraId="00000763">
            <w:pPr>
              <w:keepNext w:val="1"/>
              <w:jc w:val="center"/>
              <w:rPr>
                <w:rFonts w:ascii="Arial" w:cs="Arial" w:eastAsia="Arial" w:hAnsi="Arial"/>
              </w:rPr>
            </w:pPr>
            <w:sdt>
              <w:sdtPr>
                <w:tag w:val="goog_rdk_695"/>
              </w:sdtPr>
              <w:sdtContent>
                <w:del w:author="davide.lenzarini@u-blox.com" w:id="48" w:date="2024-08-12T12:34:26Z">
                  <w:r w:rsidDel="00000000" w:rsidR="00000000" w:rsidRPr="00000000">
                    <w:rPr>
                      <w:rFonts w:ascii="Arial" w:cs="Arial" w:eastAsia="Arial" w:hAnsi="Arial"/>
                      <w:rtl w:val="0"/>
                    </w:rPr>
                    <w:delText xml:space="preserve">Client Identifier</w:delText>
                  </w:r>
                </w:del>
              </w:sdtContent>
            </w:sdt>
            <w:r w:rsidDel="00000000" w:rsidR="00000000" w:rsidRPr="00000000">
              <w:rPr>
                <w:rtl w:val="0"/>
              </w:rPr>
            </w:r>
          </w:p>
        </w:tc>
      </w:tr>
    </w:tbl>
    <w:p w:rsidR="00000000" w:rsidDel="00000000" w:rsidP="00000000" w:rsidRDefault="00000000" w:rsidRPr="00000000" w14:paraId="000007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71">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w:t>
      </w:r>
      <w:sdt>
        <w:sdtPr>
          <w:tag w:val="goog_rdk_696"/>
        </w:sdtPr>
        <w:sdtContent>
          <w:ins w:author="davide.lenzarini@u-blox.com" w:id="49" w:date="2024-07-30T19:14:35Z">
            <w:r w:rsidDel="00000000" w:rsidR="00000000" w:rsidRPr="00000000">
              <w:rPr>
                <w:rFonts w:ascii="Arial" w:cs="Arial" w:eastAsia="Arial" w:hAnsi="Arial"/>
                <w:rtl w:val="0"/>
              </w:rPr>
              <w:t xml:space="preserve">a Virtual Connection able to create </w:t>
            </w:r>
          </w:ins>
        </w:sdtContent>
      </w:sdt>
      <w:r w:rsidDel="00000000" w:rsidR="00000000" w:rsidRPr="00000000">
        <w:rPr>
          <w:rFonts w:ascii="Arial" w:cs="Arial" w:eastAsia="Arial" w:hAnsi="Arial"/>
          <w:rtl w:val="0"/>
        </w:rPr>
        <w:t xml:space="preserve">or continue a Session. </w:t>
      </w:r>
      <w:r w:rsidDel="00000000" w:rsidR="00000000" w:rsidRPr="00000000">
        <w:rPr>
          <w:rtl w:val="0"/>
        </w:rPr>
      </w:r>
    </w:p>
    <w:p w:rsidR="00000000" w:rsidDel="00000000" w:rsidP="00000000" w:rsidRDefault="00000000" w:rsidRPr="00000000" w14:paraId="00000772">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7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74">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75">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76">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B">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C">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697"/>
        </w:sdtPr>
        <w:sdtContent>
          <w:commentRangeStart w:id="41"/>
        </w:sdtContent>
      </w:sdt>
      <w:r w:rsidDel="00000000" w:rsidR="00000000" w:rsidRPr="00000000">
        <w:rPr>
          <w:rFonts w:ascii="Arial" w:cs="Arial" w:eastAsia="Arial" w:hAnsi="Arial"/>
          <w:rtl w:val="0"/>
        </w:rPr>
        <w:t xml:space="preserve">CONNACK </w:t>
      </w:r>
      <w:commentRangeEnd w:id="41"/>
      <w:r w:rsidDel="00000000" w:rsidR="00000000" w:rsidRPr="00000000">
        <w:commentReference w:id="41"/>
      </w:r>
      <w:r w:rsidDel="00000000" w:rsidR="00000000" w:rsidRPr="00000000">
        <w:rPr>
          <w:rFonts w:ascii="Arial" w:cs="Arial" w:eastAsia="Arial" w:hAnsi="Arial"/>
          <w:rtl w:val="0"/>
        </w:rPr>
        <w:t xml:space="preserve">packet. It should ideally be populated with a random integer value.</w:t>
      </w:r>
    </w:p>
    <w:p w:rsidR="00000000" w:rsidDel="00000000" w:rsidP="00000000" w:rsidRDefault="00000000" w:rsidRPr="00000000" w14:paraId="0000077E">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F">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80">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81">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82">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83">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84">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85">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87">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89">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8A">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B">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C">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D">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E">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F">
      <w:pPr>
        <w:rPr>
          <w:rFonts w:ascii="Arial" w:cs="Arial" w:eastAsia="Arial" w:hAnsi="Arial"/>
          <w:color w:val="000000"/>
        </w:rPr>
      </w:pPr>
      <w:sdt>
        <w:sdtPr>
          <w:tag w:val="goog_rdk_698"/>
        </w:sdtPr>
        <w:sdtContent>
          <w:commentRangeStart w:id="42"/>
        </w:sdtContent>
      </w:sdt>
      <w:sdt>
        <w:sdtPr>
          <w:tag w:val="goog_rdk_699"/>
        </w:sdtPr>
        <w:sdtContent>
          <w:commentRangeStart w:id="43"/>
        </w:sdtContent>
      </w:sdt>
      <w:sdt>
        <w:sdtPr>
          <w:tag w:val="goog_rdk_700"/>
        </w:sdtPr>
        <w:sdtContent>
          <w:commentRangeStart w:id="44"/>
        </w:sdtContent>
      </w:sdt>
      <w:sdt>
        <w:sdtPr>
          <w:tag w:val="goog_rdk_701"/>
        </w:sdtPr>
        <w:sdtContent>
          <w:commentRangeStart w:id="45"/>
        </w:sdtContent>
      </w:sdt>
      <w:sdt>
        <w:sdtPr>
          <w:tag w:val="goog_rdk_702"/>
        </w:sdtPr>
        <w:sdtContent>
          <w:commentRangeStart w:id="46"/>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w:t>
      </w:r>
      <w:sdt>
        <w:sdtPr>
          <w:tag w:val="goog_rdk_703"/>
        </w:sdtPr>
        <w:sdtContent>
          <w:ins w:author="davide.lenzarini@u-blox.com" w:id="50" w:date="2024-08-08T10:45:14Z">
            <w:r w:rsidDel="00000000" w:rsidR="00000000" w:rsidRPr="00000000">
              <w:rPr>
                <w:rFonts w:ascii="Arial" w:cs="Arial" w:eastAsia="Arial" w:hAnsi="Arial"/>
                <w:highlight w:val="yellow"/>
                <w:rtl w:val="0"/>
              </w:rPr>
              <w:t xml:space="preserve">Client </w:t>
            </w:r>
          </w:ins>
        </w:sdtContent>
      </w:sdt>
      <w:sdt>
        <w:sdtPr>
          <w:tag w:val="goog_rdk_704"/>
        </w:sdtPr>
        <w:sdtContent>
          <w:del w:author="davide.lenzarini@u-blox.com" w:id="50" w:date="2024-08-08T10:45:14Z">
            <w:r w:rsidDel="00000000" w:rsidR="00000000" w:rsidRPr="00000000">
              <w:rPr>
                <w:rFonts w:ascii="Arial" w:cs="Arial" w:eastAsia="Arial" w:hAnsi="Arial"/>
                <w:highlight w:val="yellow"/>
                <w:rtl w:val="0"/>
              </w:rPr>
              <w:delText xml:space="preserve">session </w:delText>
            </w:r>
          </w:del>
        </w:sdtContent>
      </w:sdt>
      <w:r w:rsidDel="00000000" w:rsidR="00000000" w:rsidRPr="00000000">
        <w:rPr>
          <w:rFonts w:ascii="Arial" w:cs="Arial" w:eastAsia="Arial" w:hAnsi="Arial"/>
          <w:highlight w:val="yellow"/>
          <w:rtl w:val="0"/>
        </w:rPr>
        <w:t xml:space="preserve">‘LOST’ (</w:t>
      </w:r>
      <w:sdt>
        <w:sdtPr>
          <w:tag w:val="goog_rdk_705"/>
        </w:sdtPr>
        <w:sdtContent>
          <w:commentRangeStart w:id="47"/>
        </w:sdtContent>
      </w:sdt>
      <w:r w:rsidDel="00000000" w:rsidR="00000000" w:rsidRPr="00000000">
        <w:rPr>
          <w:rFonts w:ascii="Arial" w:cs="Arial" w:eastAsia="Arial" w:hAnsi="Arial"/>
          <w:highlight w:val="yellow"/>
          <w:rtl w:val="0"/>
        </w:rPr>
        <w:t xml:space="preserve">see state description in table 3.6</w:t>
      </w:r>
      <w:commentRangeEnd w:id="47"/>
      <w:r w:rsidDel="00000000" w:rsidR="00000000" w:rsidRPr="00000000">
        <w:commentReference w:id="47"/>
      </w:r>
      <w:r w:rsidDel="00000000" w:rsidR="00000000" w:rsidRPr="00000000">
        <w:rPr>
          <w:rFonts w:ascii="Arial" w:cs="Arial" w:eastAsia="Arial" w:hAnsi="Arial"/>
          <w:highlight w:val="yellow"/>
          <w:rtl w:val="0"/>
        </w:rPr>
        <w:t xml:space="preserve">).</w:t>
      </w:r>
      <w:commentRangeEnd w:id="42"/>
      <w:r w:rsidDel="00000000" w:rsidR="00000000" w:rsidRPr="00000000">
        <w:commentReference w:id="42"/>
      </w:r>
      <w:commentRangeEnd w:id="43"/>
      <w:r w:rsidDel="00000000" w:rsidR="00000000" w:rsidRPr="00000000">
        <w:commentReference w:id="43"/>
      </w:r>
      <w:commentRangeEnd w:id="44"/>
      <w:r w:rsidDel="00000000" w:rsidR="00000000" w:rsidRPr="00000000">
        <w:commentReference w:id="44"/>
      </w:r>
      <w:commentRangeEnd w:id="45"/>
      <w:r w:rsidDel="00000000" w:rsidR="00000000" w:rsidRPr="00000000">
        <w:commentReference w:id="45"/>
      </w:r>
      <w:commentRangeEnd w:id="46"/>
      <w:r w:rsidDel="00000000" w:rsidR="00000000" w:rsidRPr="00000000">
        <w:commentReference w:id="46"/>
      </w:r>
      <w:r w:rsidDel="00000000" w:rsidR="00000000" w:rsidRPr="00000000">
        <w:rPr>
          <w:rtl w:val="0"/>
        </w:rPr>
      </w:r>
    </w:p>
    <w:p w:rsidR="00000000" w:rsidDel="00000000" w:rsidP="00000000" w:rsidRDefault="00000000" w:rsidRPr="00000000" w14:paraId="0000079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sdt>
        <w:sdtPr>
          <w:tag w:val="goog_rdk_706"/>
        </w:sdtPr>
        <w:sdtContent>
          <w:commentRangeStart w:id="48"/>
        </w:sdtContent>
      </w:sdt>
      <w:hyperlink w:anchor="_heading=h.17nz8yj">
        <w:r w:rsidDel="00000000" w:rsidR="00000000" w:rsidRPr="00000000">
          <w:rPr>
            <w:rFonts w:ascii="Arial" w:cs="Arial" w:eastAsia="Arial" w:hAnsi="Arial"/>
            <w:color w:val="1155cc"/>
            <w:highlight w:val="yellow"/>
            <w:u w:val="single"/>
            <w:rtl w:val="0"/>
          </w:rPr>
          <w:t xml:space="preserve">section 4.24</w:t>
        </w:r>
      </w:hyperlink>
      <w:commentRangeEnd w:id="48"/>
      <w:r w:rsidDel="00000000" w:rsidR="00000000" w:rsidRPr="00000000">
        <w:commentReference w:id="48"/>
      </w:r>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9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w:t>
      </w:r>
      <w:sdt>
        <w:sdtPr>
          <w:tag w:val="goog_rdk_707"/>
        </w:sdtPr>
        <w:sdtContent>
          <w:ins w:author="davide.lenzarini@u-blox.com" w:id="51" w:date="2024-08-06T08:32:19Z">
            <w:r w:rsidDel="00000000" w:rsidR="00000000" w:rsidRPr="00000000">
              <w:rPr>
                <w:rFonts w:ascii="Arial" w:cs="Arial" w:eastAsia="Arial" w:hAnsi="Arial"/>
                <w:color w:val="000000"/>
                <w:highlight w:val="yellow"/>
                <w:rtl w:val="0"/>
              </w:rPr>
              <w:t xml:space="preserve">i</w:t>
            </w:r>
          </w:ins>
        </w:sdtContent>
      </w:sdt>
      <w:sdt>
        <w:sdtPr>
          <w:tag w:val="goog_rdk_708"/>
        </w:sdtPr>
        <w:sdtContent>
          <w:del w:author="davide.lenzarini@u-blox.com" w:id="51" w:date="2024-08-06T08:32:19Z">
            <w:r w:rsidDel="00000000" w:rsidR="00000000" w:rsidRPr="00000000">
              <w:rPr>
                <w:rFonts w:ascii="Arial" w:cs="Arial" w:eastAsia="Arial" w:hAnsi="Arial"/>
                <w:color w:val="000000"/>
                <w:highlight w:val="yellow"/>
                <w:rtl w:val="0"/>
              </w:rPr>
              <w:delText xml:space="preserve">I</w:delText>
            </w:r>
          </w:del>
        </w:sdtContent>
      </w:sdt>
      <w:r w:rsidDel="00000000" w:rsidR="00000000" w:rsidRPr="00000000">
        <w:rPr>
          <w:rFonts w:ascii="Arial" w:cs="Arial" w:eastAsia="Arial" w:hAnsi="Arial"/>
          <w:color w:val="000000"/>
          <w:highlight w:val="yellow"/>
          <w:rtl w:val="0"/>
        </w:rPr>
        <w:t xml:space="preserve">f a Keep Alive value of 0 </w:t>
      </w:r>
      <w:sdt>
        <w:sdtPr>
          <w:tag w:val="goog_rdk_709"/>
        </w:sdtPr>
        <w:sdtContent>
          <w:ins w:author="davide.lenzarini@u-blox.com" w:id="52" w:date="2024-08-06T08:32:23Z">
            <w:r w:rsidDel="00000000" w:rsidR="00000000" w:rsidRPr="00000000">
              <w:rPr>
                <w:rFonts w:ascii="Arial" w:cs="Arial" w:eastAsia="Arial" w:hAnsi="Arial"/>
                <w:color w:val="000000"/>
                <w:highlight w:val="yellow"/>
                <w:rtl w:val="0"/>
              </w:rPr>
              <w:t xml:space="preserve">or below </w:t>
            </w:r>
          </w:ins>
        </w:sdtContent>
      </w:sdt>
      <w:r w:rsidDel="00000000" w:rsidR="00000000" w:rsidRPr="00000000">
        <w:rPr>
          <w:rFonts w:ascii="Arial" w:cs="Arial" w:eastAsia="Arial" w:hAnsi="Arial"/>
          <w:color w:val="000000"/>
          <w:highlight w:val="yellow"/>
          <w:rtl w:val="0"/>
        </w:rPr>
        <w:t xml:space="preserve">is set.</w:t>
      </w:r>
      <w:r w:rsidDel="00000000" w:rsidR="00000000" w:rsidRPr="00000000">
        <w:rPr>
          <w:rtl w:val="0"/>
        </w:rPr>
      </w:r>
    </w:p>
    <w:p w:rsidR="00000000" w:rsidDel="00000000" w:rsidP="00000000" w:rsidRDefault="00000000" w:rsidRPr="00000000" w14:paraId="00000792">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93">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94">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95">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96">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97">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98">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99">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A">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B">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C">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expiry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D">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E">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F">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0">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A1">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A2">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A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A4">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5">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A6">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A7">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A8">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A9">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AA">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B">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D">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E">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F">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B0">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B1">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B2">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w:t>
      </w:r>
      <w:sdt>
        <w:sdtPr>
          <w:tag w:val="goog_rdk_710"/>
        </w:sdtPr>
        <w:sdtContent>
          <w:commentRangeStart w:id="49"/>
        </w:sdtContent>
      </w:sdt>
      <w:sdt>
        <w:sdtPr>
          <w:tag w:val="goog_rdk_711"/>
        </w:sdtPr>
        <w:sdtContent>
          <w:commentRangeStart w:id="50"/>
        </w:sdtContent>
      </w:sdt>
      <w:sdt>
        <w:sdtPr>
          <w:tag w:val="goog_rdk_712"/>
        </w:sdtPr>
        <w:sdtContent>
          <w:commentRangeStart w:id="51"/>
        </w:sdtContent>
      </w:sdt>
      <w:r w:rsidDel="00000000" w:rsidR="00000000" w:rsidRPr="00000000">
        <w:rPr>
          <w:rFonts w:ascii="Arial" w:cs="Arial" w:eastAsia="Arial" w:hAnsi="Arial"/>
          <w:b w:val="0"/>
          <w:color w:val="000000"/>
          <w:sz w:val="20"/>
          <w:szCs w:val="20"/>
          <w:rtl w:val="0"/>
        </w:rPr>
        <w:t xml:space="preserve">retained when it is published</w:t>
      </w:r>
      <w:commentRangeEnd w:id="49"/>
      <w:r w:rsidDel="00000000" w:rsidR="00000000" w:rsidRPr="00000000">
        <w:commentReference w:id="49"/>
      </w:r>
      <w:commentRangeEnd w:id="50"/>
      <w:r w:rsidDel="00000000" w:rsidR="00000000" w:rsidRPr="00000000">
        <w:commentReference w:id="50"/>
      </w:r>
      <w:commentRangeEnd w:id="51"/>
      <w:r w:rsidDel="00000000" w:rsidR="00000000" w:rsidRPr="00000000">
        <w:commentReference w:id="51"/>
      </w:r>
      <w:r w:rsidDel="00000000" w:rsidR="00000000" w:rsidRPr="00000000">
        <w:rPr>
          <w:rFonts w:ascii="Arial" w:cs="Arial" w:eastAsia="Arial" w:hAnsi="Arial"/>
          <w:b w:val="0"/>
          <w:color w:val="000000"/>
          <w:sz w:val="20"/>
          <w:szCs w:val="20"/>
          <w:rtl w:val="0"/>
        </w:rPr>
        <w:t xml:space="preserve">.</w:t>
      </w:r>
      <w:sdt>
        <w:sdtPr>
          <w:tag w:val="goog_rdk_713"/>
        </w:sdtPr>
        <w:sdtContent>
          <w:ins w:author="davide.lenzarini@u-blox.com" w:id="53" w:date="2024-08-07T12:01:00Z">
            <w:r w:rsidDel="00000000" w:rsidR="00000000" w:rsidRPr="00000000">
              <w:rPr>
                <w:rFonts w:ascii="Arial" w:cs="Arial" w:eastAsia="Arial" w:hAnsi="Arial"/>
                <w:b w:val="0"/>
                <w:color w:val="000000"/>
                <w:sz w:val="20"/>
                <w:szCs w:val="20"/>
                <w:rtl w:val="0"/>
              </w:rPr>
              <w:t xml:space="preserve"> The </w:t>
            </w:r>
            <w:r w:rsidDel="00000000" w:rsidR="00000000" w:rsidRPr="00000000">
              <w:rPr>
                <w:rFonts w:ascii="Arial" w:cs="Arial" w:eastAsia="Arial" w:hAnsi="Arial"/>
                <w:b w:val="0"/>
                <w:color w:val="000000"/>
                <w:sz w:val="20"/>
                <w:szCs w:val="20"/>
                <w:rtl w:val="0"/>
              </w:rPr>
              <w:t xml:space="preserve">Will Message will be retained for a time defined by the server.</w:t>
            </w:r>
          </w:ins>
        </w:sdtContent>
      </w:sdt>
      <w:r w:rsidDel="00000000" w:rsidR="00000000" w:rsidRPr="00000000">
        <w:rPr>
          <w:rtl w:val="0"/>
        </w:rPr>
      </w:r>
    </w:p>
    <w:p w:rsidR="00000000" w:rsidDel="00000000" w:rsidP="00000000" w:rsidRDefault="00000000" w:rsidRPr="00000000" w14:paraId="000007B3">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Virtual Connection is deleted or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4">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B5">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deletes the Virtual Connection as a result of a</w:t>
      </w:r>
      <w:r w:rsidDel="00000000" w:rsidR="00000000" w:rsidRPr="00000000">
        <w:rPr>
          <w:rFonts w:ascii="Arial" w:cs="Arial" w:eastAsia="Arial" w:hAnsi="Arial"/>
          <w:color w:val="000000"/>
          <w:sz w:val="20"/>
          <w:szCs w:val="20"/>
          <w:rtl w:val="0"/>
        </w:rPr>
        <w:t xml:space="preserve">n I/O error or network failure</w:t>
      </w:r>
      <w:r w:rsidDel="00000000" w:rsidR="00000000" w:rsidRPr="00000000">
        <w:rPr>
          <w:rFonts w:ascii="Arial" w:cs="Arial" w:eastAsia="Arial" w:hAnsi="Arial"/>
          <w:color w:val="000000"/>
          <w:sz w:val="20"/>
          <w:szCs w:val="20"/>
          <w:rtl w:val="0"/>
        </w:rPr>
        <w:t xml:space="preserve"> it has detected.</w:t>
      </w:r>
    </w:p>
    <w:p w:rsidR="00000000" w:rsidDel="00000000" w:rsidP="00000000" w:rsidRDefault="00000000" w:rsidRPr="00000000" w14:paraId="000007B6">
      <w:pPr>
        <w:numPr>
          <w:ilvl w:val="0"/>
          <w:numId w:val="31"/>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B7">
      <w:pPr>
        <w:numPr>
          <w:ilvl w:val="0"/>
          <w:numId w:val="31"/>
        </w:numPr>
        <w:spacing w:after="240" w:before="0" w:lineRule="auto"/>
        <w:ind w:left="720" w:right="0" w:hanging="360"/>
        <w:rPr>
          <w:rFonts w:ascii="Arial" w:cs="Arial" w:eastAsia="Arial" w:hAnsi="Arial"/>
          <w:color w:val="000000"/>
          <w:sz w:val="22"/>
          <w:szCs w:val="22"/>
          <w:shd w:fill="auto" w:val="clear"/>
        </w:rPr>
      </w:pPr>
      <w:sdt>
        <w:sdtPr>
          <w:tag w:val="goog_rdk_714"/>
        </w:sdtPr>
        <w:sdtContent>
          <w:commentRangeStart w:id="52"/>
        </w:sdtContent>
      </w:sdt>
      <w:r w:rsidDel="00000000" w:rsidR="00000000" w:rsidRPr="00000000">
        <w:rPr>
          <w:rFonts w:ascii="Arial" w:cs="Arial" w:eastAsia="Arial" w:hAnsi="Arial"/>
          <w:color w:val="000000"/>
          <w:sz w:val="20"/>
          <w:szCs w:val="20"/>
          <w:rtl w:val="0"/>
        </w:rPr>
        <w:t xml:space="preserve">The Server deletes the Virtual Connection because of a protocol error.</w:t>
      </w:r>
      <w:commentRangeEnd w:id="52"/>
      <w:r w:rsidDel="00000000" w:rsidR="00000000" w:rsidRPr="00000000">
        <w:commentReference w:id="52"/>
      </w:r>
      <w:r w:rsidDel="00000000" w:rsidR="00000000" w:rsidRPr="00000000">
        <w:rPr>
          <w:rtl w:val="0"/>
        </w:rPr>
      </w:r>
    </w:p>
    <w:p w:rsidR="00000000" w:rsidDel="00000000" w:rsidP="00000000" w:rsidRDefault="00000000" w:rsidRPr="00000000" w14:paraId="000007B8">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w:t>
      </w:r>
      <w:sdt>
        <w:sdtPr>
          <w:tag w:val="goog_rdk_715"/>
        </w:sdtPr>
        <w:sdtContent>
          <w:commentRangeStart w:id="53"/>
        </w:sdtContent>
      </w:sdt>
      <w:r w:rsidDel="00000000" w:rsidR="00000000" w:rsidRPr="00000000">
        <w:rPr>
          <w:rFonts w:ascii="Arial" w:cs="Arial" w:eastAsia="Arial" w:hAnsi="Arial"/>
          <w:color w:val="000000"/>
          <w:sz w:val="20"/>
          <w:szCs w:val="20"/>
          <w:highlight w:val="yellow"/>
          <w:rtl w:val="0"/>
        </w:rPr>
        <w:t xml:space="preserve"> been published</w:t>
      </w:r>
      <w:commentRangeEnd w:id="53"/>
      <w:r w:rsidDel="00000000" w:rsidR="00000000" w:rsidRPr="00000000">
        <w:commentReference w:id="53"/>
      </w:r>
      <w:r w:rsidDel="00000000" w:rsidR="00000000" w:rsidRPr="00000000">
        <w:rPr>
          <w:rFonts w:ascii="Arial" w:cs="Arial" w:eastAsia="Arial" w:hAnsi="Arial"/>
          <w:color w:val="000000"/>
          <w:sz w:val="20"/>
          <w:szCs w:val="20"/>
          <w:highlight w:val="yellow"/>
          <w:rtl w:val="0"/>
        </w:rPr>
        <w:t xml:space="preserve">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B9">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Virtual Connection is deleted or the </w:t>
      </w:r>
      <w:r w:rsidDel="00000000" w:rsidR="00000000" w:rsidRPr="00000000">
        <w:rPr>
          <w:rFonts w:ascii="Arial" w:cs="Arial" w:eastAsia="Arial" w:hAnsi="Arial"/>
          <w:color w:val="000000"/>
          <w:sz w:val="20"/>
          <w:szCs w:val="20"/>
          <w:rtl w:val="0"/>
        </w:rPr>
        <w:t xml:space="preserve">Session</w:t>
      </w:r>
      <w:r w:rsidDel="00000000" w:rsidR="00000000" w:rsidRPr="00000000">
        <w:rPr>
          <w:rFonts w:ascii="Arial" w:cs="Arial" w:eastAsia="Arial" w:hAnsi="Arial"/>
          <w:color w:val="000000"/>
          <w:sz w:val="20"/>
          <w:szCs w:val="20"/>
          <w:rtl w:val="0"/>
        </w:rPr>
        <w:t xml:space="preserve"> ends, whichever occurs first.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BA">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w:t>
      </w:r>
      <w:sdt>
        <w:sdtPr>
          <w:tag w:val="goog_rdk_716"/>
        </w:sdtPr>
        <w:sdtContent>
          <w:ins w:author="davide.lenzarini@u-blox.com" w:id="54" w:date="2024-08-06T10:31:19Z">
            <w:r w:rsidDel="00000000" w:rsidR="00000000" w:rsidRPr="00000000">
              <w:rPr>
                <w:rFonts w:ascii="Arial" w:cs="Arial" w:eastAsia="Arial" w:hAnsi="Arial"/>
                <w:rtl w:val="0"/>
              </w:rPr>
              <w:t xml:space="preserve">Data</w:t>
            </w:r>
          </w:ins>
        </w:sdtContent>
      </w:sdt>
      <w:sdt>
        <w:sdtPr>
          <w:tag w:val="goog_rdk_717"/>
        </w:sdtPr>
        <w:sdtContent>
          <w:del w:author="davide.lenzarini@u-blox.com" w:id="54" w:date="2024-08-06T10:31:19Z">
            <w:r w:rsidDel="00000000" w:rsidR="00000000" w:rsidRPr="00000000">
              <w:rPr>
                <w:rFonts w:ascii="Arial" w:cs="Arial" w:eastAsia="Arial" w:hAnsi="Arial"/>
                <w:rtl w:val="0"/>
              </w:rPr>
              <w:delText xml:space="preserve">Short or Will Topic Length</w:delText>
            </w:r>
          </w:del>
        </w:sdtContent>
      </w:sdt>
      <w:r w:rsidDel="00000000" w:rsidR="00000000" w:rsidRPr="00000000">
        <w:rPr>
          <w:rFonts w:ascii="Arial" w:cs="Arial" w:eastAsia="Arial" w:hAnsi="Arial"/>
          <w:rtl w:val="0"/>
        </w:rPr>
        <w:t xml:space="preserve">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B">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C">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E">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F">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C0">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C1">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2">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sdt>
        <w:sdtPr>
          <w:tag w:val="goog_rdk_718"/>
        </w:sdtPr>
        <w:sdtContent>
          <w:ins w:author="davide.lenzarini@u-blox.com" w:id="55" w:date="2024-08-06T10:33:11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719"/>
        </w:sdtPr>
        <w:sdtContent>
          <w:del w:author="davide.lenzarini@u-blox.com" w:id="55" w:date="2024-08-06T10:33:11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3">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4">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sdt>
        <w:sdtPr>
          <w:tag w:val="goog_rdk_720"/>
        </w:sdtPr>
        <w:sdtContent>
          <w:ins w:author="davide.lenzarini@u-blox.com" w:id="56" w:date="2024-08-06T10:33:55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721"/>
        </w:sdtPr>
        <w:sdtContent>
          <w:del w:author="davide.lenzarini@u-blox.com" w:id="56" w:date="2024-08-06T10:33:55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5">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6">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sdt>
        <w:sdtPr>
          <w:tag w:val="goog_rdk_722"/>
        </w:sdtPr>
        <w:sdtContent>
          <w:ins w:author="davide.lenzarini@u-blox.com" w:id="57" w:date="2024-08-06T10:34:28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723"/>
        </w:sdtPr>
        <w:sdtContent>
          <w:del w:author="davide.lenzarini@u-blox.com" w:id="57" w:date="2024-08-06T10:34:28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7">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C8">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sdt>
        <w:sdtPr>
          <w:tag w:val="goog_rdk_724"/>
        </w:sdtPr>
        <w:sdtContent>
          <w:ins w:author="davide.lenzarini@u-blox.com" w:id="58" w:date="2024-08-06T10:34:44Z">
            <w:r w:rsidDel="00000000" w:rsidR="00000000" w:rsidRPr="00000000">
              <w:fldChar w:fldCharType="begin"/>
            </w:r>
            <w:r w:rsidDel="00000000" w:rsidR="00000000" w:rsidRPr="00000000">
              <w:instrText xml:space="preserve">HYPERLINK \l "_heading=h.n3l7hni8c3ae"</w:instrText>
            </w:r>
            <w:r w:rsidDel="00000000" w:rsidR="00000000" w:rsidRPr="00000000">
              <w:fldChar w:fldCharType="separate"/>
            </w:r>
            <w:r w:rsidDel="00000000" w:rsidR="00000000" w:rsidRPr="00000000">
              <w:rPr>
                <w:rFonts w:ascii="Arial" w:cs="Arial" w:eastAsia="Arial" w:hAnsi="Arial"/>
                <w:rtl w:val="0"/>
              </w:rPr>
              <w:t xml:space="preserve">section 4.11</w:t>
            </w:r>
            <w:r w:rsidDel="00000000" w:rsidR="00000000" w:rsidRPr="00000000">
              <w:fldChar w:fldCharType="end"/>
            </w:r>
          </w:ins>
        </w:sdtContent>
      </w:sdt>
      <w:sdt>
        <w:sdtPr>
          <w:tag w:val="goog_rdk_725"/>
        </w:sdtPr>
        <w:sdtContent>
          <w:del w:author="davide.lenzarini@u-blox.com" w:id="58" w:date="2024-08-06T10:34:44Z">
            <w:r w:rsidDel="00000000" w:rsidR="00000000" w:rsidRPr="00000000">
              <w:fldChar w:fldCharType="begin"/>
            </w:r>
            <w:r w:rsidDel="00000000" w:rsidR="00000000" w:rsidRPr="00000000">
              <w:delInstrText xml:space="preserve">HYPERLINK \l "_heading=h.n3l7hni8c3ae"</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section 4.10</w:delText>
            </w:r>
            <w:r w:rsidDel="00000000" w:rsidR="00000000" w:rsidRPr="00000000">
              <w:fldChar w:fldCharType="end"/>
            </w:r>
          </w:del>
        </w:sdtContent>
      </w:sdt>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C9">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C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CB">
      <w:pPr>
        <w:numPr>
          <w:ilvl w:val="0"/>
          <w:numId w:val="38"/>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w:anchor="_heading=h.1jlao46">
        <w:r w:rsidDel="00000000" w:rsidR="00000000" w:rsidRPr="00000000">
          <w:rPr>
            <w:rFonts w:ascii="Arial" w:cs="Arial" w:eastAsia="Arial" w:hAnsi="Arial"/>
            <w:color w:val="1155cc"/>
            <w:highlight w:val="yellow"/>
            <w:u w:val="single"/>
            <w:rtl w:val="0"/>
          </w:rPr>
          <w:t xml:space="preserve"> section 3.1.4</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C">
      <w:pPr>
        <w:numPr>
          <w:ilvl w:val="0"/>
          <w:numId w:val="38"/>
        </w:numPr>
        <w:spacing w:after="240" w:before="0" w:lineRule="auto"/>
        <w:ind w:left="720" w:right="0" w:hanging="360"/>
        <w:rPr>
          <w:rFonts w:ascii="Arial" w:cs="Arial" w:eastAsia="Arial" w:hAnsi="Arial"/>
          <w:u w:val="none"/>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 </w:t>
      </w:r>
      <w:hyperlink w:anchor="_heading=h.39kk8xu">
        <w:r w:rsidDel="00000000" w:rsidR="00000000" w:rsidRPr="00000000">
          <w:rPr>
            <w:rFonts w:ascii="Arial" w:cs="Arial" w:eastAsia="Arial" w:hAnsi="Arial"/>
            <w:color w:val="1155cc"/>
            <w:u w:val="single"/>
            <w:rtl w:val="0"/>
          </w:rPr>
          <w:t xml:space="preserve">section 3.1.5</w:t>
        </w:r>
      </w:hyperlink>
      <w:r w:rsidDel="00000000" w:rsidR="00000000" w:rsidRPr="00000000">
        <w:rPr>
          <w:rFonts w:ascii="Arial" w:cs="Arial" w:eastAsia="Arial" w:hAnsi="Arial"/>
          <w:rtl w:val="0"/>
        </w:rPr>
        <w:t xml:space="preserve"> and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7C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E">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 </w:t>
      </w:r>
      <w:hyperlink w:anchor="_heading=h.v8vlgf6xm72a">
        <w:r w:rsidDel="00000000" w:rsidR="00000000" w:rsidRPr="00000000">
          <w:rPr>
            <w:rFonts w:ascii="Arial" w:cs="Arial" w:eastAsia="Arial" w:hAnsi="Arial"/>
            <w:color w:val="1155cc"/>
            <w:highlight w:val="yellow"/>
            <w:u w:val="single"/>
            <w:rtl w:val="0"/>
          </w:rPr>
          <w:t xml:space="preserve">section 4.12</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w:t>
      </w:r>
      <w:sdt>
        <w:sdtPr>
          <w:tag w:val="goog_rdk_726"/>
        </w:sdtPr>
        <w:sdtContent>
          <w:commentRangeStart w:id="54"/>
        </w:sdtContent>
      </w:sdt>
      <w:r w:rsidDel="00000000" w:rsidR="00000000" w:rsidRPr="00000000">
        <w:rPr>
          <w:rFonts w:ascii="Arial" w:cs="Arial" w:eastAsia="Arial" w:hAnsi="Arial"/>
          <w:rtl w:val="0"/>
        </w:rPr>
        <w:t xml:space="preserve"> section 3.1.2.5</w:t>
      </w:r>
      <w:commentRangeEnd w:id="54"/>
      <w:r w:rsidDel="00000000" w:rsidR="00000000" w:rsidRPr="00000000">
        <w:commentReference w:id="54"/>
      </w:r>
      <w:r w:rsidDel="00000000" w:rsidR="00000000" w:rsidRPr="00000000">
        <w:rPr>
          <w:rFonts w:ascii="Arial" w:cs="Arial" w:eastAsia="Arial" w:hAnsi="Arial"/>
          <w:rtl w:val="0"/>
        </w:rPr>
        <w:t xml:space="preserve">. </w:t>
      </w:r>
    </w:p>
    <w:p w:rsidR="00000000" w:rsidDel="00000000" w:rsidP="00000000" w:rsidRDefault="00000000" w:rsidRPr="00000000" w14:paraId="000007CF">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D0">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D1">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D2">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D3">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D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727"/>
        </w:sdtPr>
        <w:sdtContent>
          <w:commentRangeStart w:id="55"/>
        </w:sdtContent>
      </w:sdt>
      <w:sdt>
        <w:sdtPr>
          <w:tag w:val="goog_rdk_728"/>
        </w:sdtPr>
        <w:sdtContent>
          <w:commentRangeStart w:id="56"/>
        </w:sdtContent>
      </w:sdt>
      <w:sdt>
        <w:sdtPr>
          <w:tag w:val="goog_rdk_729"/>
        </w:sdtPr>
        <w:sdtContent>
          <w:commentRangeStart w:id="57"/>
        </w:sdtContent>
      </w:sdt>
      <w:sdt>
        <w:sdtPr>
          <w:tag w:val="goog_rdk_730"/>
        </w:sdtPr>
        <w:sdtContent>
          <w:commentRangeStart w:id="58"/>
        </w:sdtContent>
      </w:sdt>
      <w:r w:rsidDel="00000000" w:rsidR="00000000" w:rsidRPr="00000000">
        <w:rPr>
          <w:rFonts w:ascii="Arial" w:cs="Arial" w:eastAsia="Arial" w:hAnsi="Arial"/>
          <w:rtl w:val="0"/>
        </w:rPr>
        <w:t xml:space="preserve">ents are allowed to send further MQTT Control Packets im</w:t>
      </w:r>
      <w:commentRangeEnd w:id="55"/>
      <w:r w:rsidDel="00000000" w:rsidR="00000000" w:rsidRPr="00000000">
        <w:commentReference w:id="55"/>
      </w:r>
      <w:commentRangeEnd w:id="56"/>
      <w:r w:rsidDel="00000000" w:rsidR="00000000" w:rsidRPr="00000000">
        <w:commentReference w:id="56"/>
      </w:r>
      <w:commentRangeEnd w:id="57"/>
      <w:r w:rsidDel="00000000" w:rsidR="00000000" w:rsidRPr="00000000">
        <w:commentReference w:id="57"/>
      </w:r>
      <w:commentRangeEnd w:id="58"/>
      <w:r w:rsidDel="00000000" w:rsidR="00000000" w:rsidRPr="00000000">
        <w:commentReference w:id="58"/>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D5">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6">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D7">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8">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D9">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DA">
      <w:pPr>
        <w:spacing w:after="240" w:before="240" w:lineRule="auto"/>
        <w:ind w:left="580" w:right="0" w:firstLine="0"/>
        <w:rPr>
          <w:rFonts w:ascii="Arial" w:cs="Arial" w:eastAsia="Arial" w:hAnsi="Arial"/>
        </w:rPr>
      </w:pPr>
      <w:sdt>
        <w:sdtPr>
          <w:tag w:val="goog_rdk_731"/>
        </w:sdtPr>
        <w:sdtContent>
          <w:commentRangeStart w:id="59"/>
        </w:sdtContent>
      </w:sdt>
      <w:sdt>
        <w:sdtPr>
          <w:tag w:val="goog_rdk_732"/>
        </w:sdtPr>
        <w:sdtContent>
          <w:commentRangeStart w:id="60"/>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59"/>
      <w:r w:rsidDel="00000000" w:rsidR="00000000" w:rsidRPr="00000000">
        <w:commentReference w:id="59"/>
      </w:r>
      <w:commentRangeEnd w:id="60"/>
      <w:r w:rsidDel="00000000" w:rsidR="00000000" w:rsidRPr="00000000">
        <w:commentReference w:id="60"/>
      </w:r>
      <w:r w:rsidDel="00000000" w:rsidR="00000000" w:rsidRPr="00000000">
        <w:rPr>
          <w:rtl w:val="0"/>
        </w:rPr>
      </w:r>
    </w:p>
    <w:sdt>
      <w:sdtPr>
        <w:tag w:val="goog_rdk_734"/>
      </w:sdtPr>
      <w:sdtContent>
        <w:p w:rsidR="00000000" w:rsidDel="00000000" w:rsidP="00000000" w:rsidRDefault="00000000" w:rsidRPr="00000000" w14:paraId="000007DB">
          <w:pPr>
            <w:pStyle w:val="Heading3"/>
            <w:keepLines w:val="1"/>
            <w:spacing w:after="52" w:before="0" w:line="259" w:lineRule="auto"/>
            <w:ind w:left="0" w:firstLine="0"/>
            <w:rPr>
              <w:ins w:author="Stefan Hagen" w:id="59" w:date="2024-08-11T18:54:58Z"/>
              <w:rFonts w:ascii="Arial" w:cs="Arial" w:eastAsia="Arial" w:hAnsi="Arial"/>
            </w:rPr>
          </w:pPr>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sdt>
            <w:sdtPr>
              <w:tag w:val="goog_rdk_733"/>
            </w:sdtPr>
            <w:sdtContent>
              <w:ins w:author="Stefan Hagen" w:id="59" w:date="2024-08-11T18:54:58Z">
                <w:bookmarkStart w:colFirst="0" w:colLast="0" w:name="_heading=h.39kk8xu" w:id="74"/>
                <w:bookmarkEnd w:id="74"/>
                <w:r w:rsidDel="00000000" w:rsidR="00000000" w:rsidRPr="00000000">
                  <w:rPr>
                    <w:rtl w:val="0"/>
                  </w:rPr>
                </w:r>
              </w:ins>
            </w:sdtContent>
          </w:sdt>
        </w:p>
      </w:sdtContent>
    </w:sdt>
    <w:sdt>
      <w:sdtPr>
        <w:tag w:val="goog_rdk_737"/>
      </w:sdtPr>
      <w:sdtContent>
        <w:p w:rsidR="00000000" w:rsidDel="00000000" w:rsidP="00000000" w:rsidRDefault="00000000" w:rsidRPr="00000000" w14:paraId="000007DC">
          <w:pPr>
            <w:rPr>
              <w:rPrChange w:author="Stefan Hagen" w:id="60" w:date="2024-08-11T18:54:58Z">
                <w:rPr>
                  <w:rFonts w:ascii="Arial" w:cs="Arial" w:eastAsia="Arial" w:hAnsi="Arial"/>
                </w:rPr>
              </w:rPrChange>
            </w:rPr>
            <w:pPrChange w:author="Stefan Hagen" w:id="0" w:date="2024-08-11T18:54:58Z">
              <w:pPr>
                <w:pStyle w:val="Heading3"/>
                <w:keepLines w:val="1"/>
                <w:spacing w:after="52" w:before="0" w:line="259" w:lineRule="auto"/>
                <w:ind w:left="0" w:firstLine="0"/>
              </w:pPr>
            </w:pPrChange>
          </w:pPr>
          <w:bookmarkStart w:colFirst="0" w:colLast="0" w:name="_heading=h.39kk8xu" w:id="74"/>
          <w:bookmarkEnd w:id="74"/>
          <w:sdt>
            <w:sdtPr>
              <w:tag w:val="goog_rdk_735"/>
            </w:sdtPr>
            <w:sdtContent>
              <w:ins w:author="Stefan Hagen" w:id="59" w:date="2024-08-11T18:54:58Z">
                <w:r w:rsidDel="00000000" w:rsidR="00000000" w:rsidRPr="00000000">
                  <w:rPr>
                    <w:rFonts w:ascii="Arial" w:cs="Arial" w:eastAsia="Arial" w:hAnsi="Arial"/>
                  </w:rPr>
                  <w:drawing>
                    <wp:inline distB="114300" distT="114300" distL="114300" distR="114300">
                      <wp:extent cx="5943600" cy="3327400"/>
                      <wp:effectExtent b="0" l="0" r="0" t="0"/>
                      <wp:docPr id="45" name="image22.png"/>
                      <a:graphic>
                        <a:graphicData uri="http://schemas.openxmlformats.org/drawingml/2006/picture">
                          <pic:pic>
                            <pic:nvPicPr>
                              <pic:cNvPr id="0" name="image22.png"/>
                              <pic:cNvPicPr preferRelativeResize="0"/>
                            </pic:nvPicPr>
                            <pic:blipFill>
                              <a:blip r:embed="rId58"/>
                              <a:srcRect b="0" l="0" r="0" t="0"/>
                              <a:stretch>
                                <a:fillRect/>
                              </a:stretch>
                            </pic:blipFill>
                            <pic:spPr>
                              <a:xfrm>
                                <a:off x="0" y="0"/>
                                <a:ext cx="5943600" cy="3327400"/>
                              </a:xfrm>
                              <a:prstGeom prst="rect"/>
                              <a:ln/>
                            </pic:spPr>
                          </pic:pic>
                        </a:graphicData>
                      </a:graphic>
                    </wp:inline>
                  </w:drawing>
                </w:r>
              </w:ins>
            </w:sdtContent>
          </w:sdt>
          <w:sdt>
            <w:sdtPr>
              <w:tag w:val="goog_rdk_736"/>
            </w:sdtPr>
            <w:sdtContent>
              <w:r w:rsidDel="00000000" w:rsidR="00000000" w:rsidRPr="00000000">
                <w:rPr>
                  <w:rtl w:val="0"/>
                </w:rPr>
              </w:r>
            </w:sdtContent>
          </w:sdt>
        </w:p>
      </w:sdtContent>
    </w:sdt>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D">
            <w:pPr>
              <w:jc w:val="center"/>
              <w:rPr>
                <w:rFonts w:ascii="Arial" w:cs="Arial" w:eastAsia="Arial" w:hAnsi="Arial"/>
                <w:b w:val="1"/>
              </w:rPr>
            </w:pPr>
            <w:bookmarkStart w:colFirst="0" w:colLast="0" w:name="_heading=h.1opuj5n" w:id="75"/>
            <w:bookmarkEnd w:id="75"/>
            <w:sdt>
              <w:sdtPr>
                <w:tag w:val="goog_rdk_739"/>
              </w:sdtPr>
              <w:sdtContent>
                <w:del w:author="davide.lenzarini@u-blox.com" w:id="61" w:date="2024-08-12T12:54:14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7DE">
            <w:pPr>
              <w:jc w:val="center"/>
              <w:rPr>
                <w:rFonts w:ascii="Arial" w:cs="Arial" w:eastAsia="Arial" w:hAnsi="Arial"/>
                <w:b w:val="1"/>
              </w:rPr>
            </w:pPr>
            <w:sdt>
              <w:sdtPr>
                <w:tag w:val="goog_rdk_741"/>
              </w:sdtPr>
              <w:sdtContent>
                <w:del w:author="davide.lenzarini@u-blox.com" w:id="61" w:date="2024-08-12T12:54:14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DF">
            <w:pPr>
              <w:jc w:val="center"/>
              <w:rPr>
                <w:rFonts w:ascii="Arial" w:cs="Arial" w:eastAsia="Arial" w:hAnsi="Arial"/>
                <w:b w:val="1"/>
              </w:rPr>
            </w:pPr>
            <w:sdt>
              <w:sdtPr>
                <w:tag w:val="goog_rdk_743"/>
              </w:sdtPr>
              <w:sdtContent>
                <w:del w:author="davide.lenzarini@u-blox.com" w:id="61" w:date="2024-08-12T12:54:14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E1">
            <w:pPr>
              <w:jc w:val="center"/>
              <w:rPr>
                <w:rFonts w:ascii="Arial" w:cs="Arial" w:eastAsia="Arial" w:hAnsi="Arial"/>
                <w:b w:val="1"/>
              </w:rPr>
            </w:pPr>
            <w:sdt>
              <w:sdtPr>
                <w:tag w:val="goog_rdk_745"/>
              </w:sdtPr>
              <w:sdtContent>
                <w:del w:author="davide.lenzarini@u-blox.com" w:id="61" w:date="2024-08-12T12:54:14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E3">
            <w:pPr>
              <w:jc w:val="center"/>
              <w:rPr>
                <w:rFonts w:ascii="Arial" w:cs="Arial" w:eastAsia="Arial" w:hAnsi="Arial"/>
                <w:b w:val="1"/>
              </w:rPr>
            </w:pPr>
            <w:sdt>
              <w:sdtPr>
                <w:tag w:val="goog_rdk_747"/>
              </w:sdtPr>
              <w:sdtContent>
                <w:del w:author="davide.lenzarini@u-blox.com" w:id="61" w:date="2024-08-12T12:54:14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E5">
            <w:pPr>
              <w:jc w:val="center"/>
              <w:rPr>
                <w:rFonts w:ascii="Arial" w:cs="Arial" w:eastAsia="Arial" w:hAnsi="Arial"/>
                <w:b w:val="1"/>
              </w:rPr>
            </w:pPr>
            <w:sdt>
              <w:sdtPr>
                <w:tag w:val="goog_rdk_749"/>
              </w:sdtPr>
              <w:sdtContent>
                <w:del w:author="davide.lenzarini@u-blox.com" w:id="61" w:date="2024-08-12T12:54:14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E7">
            <w:pPr>
              <w:jc w:val="center"/>
              <w:rPr>
                <w:rFonts w:ascii="Arial" w:cs="Arial" w:eastAsia="Arial" w:hAnsi="Arial"/>
                <w:b w:val="1"/>
              </w:rPr>
            </w:pPr>
            <w:sdt>
              <w:sdtPr>
                <w:tag w:val="goog_rdk_751"/>
              </w:sdtPr>
              <w:sdtContent>
                <w:del w:author="davide.lenzarini@u-blox.com" w:id="61" w:date="2024-08-12T12:54:14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07E9">
            <w:pPr>
              <w:jc w:val="center"/>
              <w:rPr>
                <w:rFonts w:ascii="Arial" w:cs="Arial" w:eastAsia="Arial" w:hAnsi="Arial"/>
                <w:b w:val="1"/>
              </w:rPr>
            </w:pPr>
            <w:sdt>
              <w:sdtPr>
                <w:tag w:val="goog_rdk_753"/>
              </w:sdtPr>
              <w:sdtContent>
                <w:del w:author="davide.lenzarini@u-blox.com" w:id="61" w:date="2024-08-12T12:54:14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7EB">
            <w:pPr>
              <w:jc w:val="center"/>
              <w:rPr>
                <w:rFonts w:ascii="Arial" w:cs="Arial" w:eastAsia="Arial" w:hAnsi="Arial"/>
                <w:b w:val="1"/>
              </w:rPr>
            </w:pPr>
            <w:sdt>
              <w:sdtPr>
                <w:tag w:val="goog_rdk_755"/>
              </w:sdtPr>
              <w:sdtContent>
                <w:del w:author="davide.lenzarini@u-blox.com" w:id="61" w:date="2024-08-12T12:54:14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EC">
            <w:pPr>
              <w:rPr>
                <w:rFonts w:ascii="Arial" w:cs="Arial" w:eastAsia="Arial" w:hAnsi="Arial"/>
              </w:rPr>
            </w:pPr>
            <w:sdt>
              <w:sdtPr>
                <w:tag w:val="goog_rdk_757"/>
              </w:sdtPr>
              <w:sdtContent>
                <w:del w:author="davide.lenzarini@u-blox.com" w:id="61" w:date="2024-08-12T12:54:14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7ED">
            <w:pPr>
              <w:jc w:val="center"/>
              <w:rPr>
                <w:rFonts w:ascii="Arial" w:cs="Arial" w:eastAsia="Arial" w:hAnsi="Arial"/>
              </w:rPr>
            </w:pPr>
            <w:sdt>
              <w:sdtPr>
                <w:tag w:val="goog_rdk_759"/>
              </w:sdtPr>
              <w:sdtContent>
                <w:del w:author="davide.lenzarini@u-blox.com" w:id="61" w:date="2024-08-12T12:54:14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7FB">
            <w:pPr>
              <w:rPr>
                <w:rFonts w:ascii="Arial" w:cs="Arial" w:eastAsia="Arial" w:hAnsi="Arial"/>
              </w:rPr>
            </w:pPr>
            <w:sdt>
              <w:sdtPr>
                <w:tag w:val="goog_rdk_761"/>
              </w:sdtPr>
              <w:sdtContent>
                <w:del w:author="davide.lenzarini@u-blox.com" w:id="61" w:date="2024-08-12T12:54:14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7FC">
            <w:pPr>
              <w:jc w:val="center"/>
              <w:rPr>
                <w:rFonts w:ascii="Arial" w:cs="Arial" w:eastAsia="Arial" w:hAnsi="Arial"/>
              </w:rPr>
            </w:pPr>
            <w:sdt>
              <w:sdtPr>
                <w:tag w:val="goog_rdk_763"/>
              </w:sdtPr>
              <w:sdtContent>
                <w:del w:author="davide.lenzarini@u-blox.com" w:id="61" w:date="2024-08-12T12:54:14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80A">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0B">
            <w:pPr>
              <w:jc w:val="center"/>
              <w:rPr>
                <w:rFonts w:ascii="Arial" w:cs="Arial" w:eastAsia="Arial" w:hAnsi="Arial"/>
                <w:b w:val="1"/>
                <w:i w:val="1"/>
              </w:rPr>
            </w:pPr>
            <w:sdt>
              <w:sdtPr>
                <w:tag w:val="goog_rdk_765"/>
              </w:sdtPr>
              <w:sdtContent>
                <w:del w:author="davide.lenzarini@u-blox.com" w:id="62" w:date="2024-08-12T12:54:23Z">
                  <w:r w:rsidDel="00000000" w:rsidR="00000000" w:rsidRPr="00000000">
                    <w:rPr>
                      <w:rFonts w:ascii="Arial" w:cs="Arial" w:eastAsia="Arial" w:hAnsi="Arial"/>
                      <w:b w:val="1"/>
                      <w:i w:val="1"/>
                      <w:rtl w:val="0"/>
                    </w:rPr>
                    <w:delText xml:space="preserve">CONNACK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1A">
            <w:pPr>
              <w:jc w:val="center"/>
              <w:rPr>
                <w:rFonts w:ascii="Arial" w:cs="Arial" w:eastAsia="Arial" w:hAnsi="Arial"/>
              </w:rPr>
            </w:pPr>
            <w:sdt>
              <w:sdtPr>
                <w:tag w:val="goog_rdk_767"/>
              </w:sdtPr>
              <w:sdtContent>
                <w:del w:author="davide.lenzarini@u-blox.com" w:id="62" w:date="2024-08-12T12:54:23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826">
            <w:pPr>
              <w:jc w:val="center"/>
              <w:rPr>
                <w:rFonts w:ascii="Arial" w:cs="Arial" w:eastAsia="Arial" w:hAnsi="Arial"/>
              </w:rPr>
            </w:pPr>
            <w:sdt>
              <w:sdtPr>
                <w:tag w:val="goog_rdk_769"/>
              </w:sdtPr>
              <w:sdtContent>
                <w:del w:author="davide.lenzarini@u-blox.com" w:id="62" w:date="2024-08-12T12:54:23Z">
                  <w:r w:rsidDel="00000000" w:rsidR="00000000" w:rsidRPr="00000000">
                    <w:rPr>
                      <w:rFonts w:ascii="Arial" w:cs="Arial" w:eastAsia="Arial" w:hAnsi="Arial"/>
                      <w:rtl w:val="0"/>
                    </w:rPr>
                    <w:delText xml:space="preserve">Auth</w:delText>
                  </w:r>
                </w:del>
              </w:sdtContent>
            </w:sdt>
            <w:r w:rsidDel="00000000" w:rsidR="00000000" w:rsidRPr="00000000">
              <w:rPr>
                <w:rtl w:val="0"/>
              </w:rPr>
            </w:r>
          </w:p>
        </w:tc>
        <w:tc>
          <w:tcPr/>
          <w:sdt>
            <w:sdtPr>
              <w:tag w:val="goog_rdk_772"/>
            </w:sdtPr>
            <w:sdtContent>
              <w:p w:rsidR="00000000" w:rsidDel="00000000" w:rsidP="00000000" w:rsidRDefault="00000000" w:rsidRPr="00000000" w14:paraId="00000827">
                <w:pPr>
                  <w:jc w:val="center"/>
                  <w:rPr>
                    <w:del w:author="davide.lenzarini@u-blox.com" w:id="62" w:date="2024-08-12T12:54:23Z"/>
                    <w:rFonts w:ascii="Arial" w:cs="Arial" w:eastAsia="Arial" w:hAnsi="Arial"/>
                  </w:rPr>
                </w:pPr>
                <w:sdt>
                  <w:sdtPr>
                    <w:tag w:val="goog_rdk_771"/>
                  </w:sdtPr>
                  <w:sdtContent>
                    <w:del w:author="davide.lenzarini@u-blox.com" w:id="62" w:date="2024-08-12T12:54:23Z">
                      <w:r w:rsidDel="00000000" w:rsidR="00000000" w:rsidRPr="00000000">
                        <w:rPr>
                          <w:rFonts w:ascii="Arial" w:cs="Arial" w:eastAsia="Arial" w:hAnsi="Arial"/>
                          <w:rtl w:val="0"/>
                        </w:rPr>
                        <w:delText xml:space="preserve">Session</w:delText>
                      </w:r>
                    </w:del>
                  </w:sdtContent>
                </w:sdt>
              </w:p>
            </w:sdtContent>
          </w:sdt>
          <w:p w:rsidR="00000000" w:rsidDel="00000000" w:rsidP="00000000" w:rsidRDefault="00000000" w:rsidRPr="00000000" w14:paraId="00000828">
            <w:pPr>
              <w:jc w:val="center"/>
              <w:rPr>
                <w:rFonts w:ascii="Arial" w:cs="Arial" w:eastAsia="Arial" w:hAnsi="Arial"/>
              </w:rPr>
            </w:pPr>
            <w:sdt>
              <w:sdtPr>
                <w:tag w:val="goog_rdk_773"/>
              </w:sdtPr>
              <w:sdtContent>
                <w:del w:author="davide.lenzarini@u-blox.com" w:id="62" w:date="2024-08-12T12:54:23Z">
                  <w:r w:rsidDel="00000000" w:rsidR="00000000" w:rsidRPr="00000000">
                    <w:rPr>
                      <w:rFonts w:ascii="Arial" w:cs="Arial" w:eastAsia="Arial" w:hAnsi="Arial"/>
                      <w:rtl w:val="0"/>
                    </w:rPr>
                    <w:delText xml:space="preserve">Present</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29">
            <w:pPr>
              <w:rPr>
                <w:rFonts w:ascii="Arial" w:cs="Arial" w:eastAsia="Arial" w:hAnsi="Arial"/>
              </w:rPr>
            </w:pPr>
            <w:sdt>
              <w:sdtPr>
                <w:tag w:val="goog_rdk_775"/>
              </w:sdtPr>
              <w:sdtContent>
                <w:del w:author="davide.lenzarini@u-blox.com" w:id="63" w:date="2024-08-12T12:54:37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82A">
            <w:pPr>
              <w:jc w:val="center"/>
              <w:rPr>
                <w:rFonts w:ascii="Arial" w:cs="Arial" w:eastAsia="Arial" w:hAnsi="Arial"/>
              </w:rPr>
            </w:pPr>
            <w:sdt>
              <w:sdtPr>
                <w:tag w:val="goog_rdk_777"/>
              </w:sdtPr>
              <w:sdtContent>
                <w:del w:author="davide.lenzarini@u-blox.com" w:id="62"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82C">
            <w:pPr>
              <w:jc w:val="center"/>
              <w:rPr>
                <w:rFonts w:ascii="Arial" w:cs="Arial" w:eastAsia="Arial" w:hAnsi="Arial"/>
              </w:rPr>
            </w:pPr>
            <w:sdt>
              <w:sdtPr>
                <w:tag w:val="goog_rdk_779"/>
              </w:sdtPr>
              <w:sdtContent>
                <w:del w:author="davide.lenzarini@u-blox.com" w:id="62"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82E">
            <w:pPr>
              <w:jc w:val="center"/>
              <w:rPr>
                <w:rFonts w:ascii="Arial" w:cs="Arial" w:eastAsia="Arial" w:hAnsi="Arial"/>
              </w:rPr>
            </w:pPr>
            <w:sdt>
              <w:sdtPr>
                <w:tag w:val="goog_rdk_781"/>
              </w:sdtPr>
              <w:sdtContent>
                <w:del w:author="davide.lenzarini@u-blox.com" w:id="62"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830">
            <w:pPr>
              <w:jc w:val="center"/>
              <w:rPr>
                <w:rFonts w:ascii="Arial" w:cs="Arial" w:eastAsia="Arial" w:hAnsi="Arial"/>
              </w:rPr>
            </w:pPr>
            <w:sdt>
              <w:sdtPr>
                <w:tag w:val="goog_rdk_783"/>
              </w:sdtPr>
              <w:sdtContent>
                <w:del w:author="davide.lenzarini@u-blox.com" w:id="62"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832">
            <w:pPr>
              <w:jc w:val="center"/>
              <w:rPr>
                <w:rFonts w:ascii="Arial" w:cs="Arial" w:eastAsia="Arial" w:hAnsi="Arial"/>
              </w:rPr>
            </w:pPr>
            <w:sdt>
              <w:sdtPr>
                <w:tag w:val="goog_rdk_785"/>
              </w:sdtPr>
              <w:sdtContent>
                <w:del w:author="davide.lenzarini@u-blox.com" w:id="62"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834">
            <w:pPr>
              <w:jc w:val="center"/>
              <w:rPr>
                <w:rFonts w:ascii="Arial" w:cs="Arial" w:eastAsia="Arial" w:hAnsi="Arial"/>
              </w:rPr>
            </w:pPr>
            <w:sdt>
              <w:sdtPr>
                <w:tag w:val="goog_rdk_787"/>
              </w:sdtPr>
              <w:sdtContent>
                <w:del w:author="davide.lenzarini@u-blox.com" w:id="62" w:date="2024-08-12T12:54:23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836">
            <w:pPr>
              <w:jc w:val="center"/>
              <w:rPr>
                <w:rFonts w:ascii="Arial" w:cs="Arial" w:eastAsia="Arial" w:hAnsi="Arial"/>
              </w:rPr>
            </w:pPr>
            <w:sdt>
              <w:sdtPr>
                <w:tag w:val="goog_rdk_789"/>
              </w:sdtPr>
              <w:sdtContent>
                <w:del w:author="davide.lenzarini@u-blox.com" w:id="62" w:date="2024-08-12T12:54:23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p w:rsidR="00000000" w:rsidDel="00000000" w:rsidP="00000000" w:rsidRDefault="00000000" w:rsidRPr="00000000" w14:paraId="00000837">
            <w:pPr>
              <w:jc w:val="center"/>
              <w:rPr>
                <w:rFonts w:ascii="Arial" w:cs="Arial" w:eastAsia="Arial" w:hAnsi="Arial"/>
              </w:rPr>
            </w:pPr>
            <w:sdt>
              <w:sdtPr>
                <w:tag w:val="goog_rdk_791"/>
              </w:sdtPr>
              <w:sdtContent>
                <w:del w:author="davide.lenzarini@u-blox.com" w:id="62" w:date="2024-08-12T12:54:23Z">
                  <w:r w:rsidDel="00000000" w:rsidR="00000000" w:rsidRPr="00000000">
                    <w:rPr>
                      <w:rFonts w:ascii="Arial" w:cs="Arial" w:eastAsia="Arial" w:hAnsi="Arial"/>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38">
            <w:pPr>
              <w:rPr>
                <w:rFonts w:ascii="Arial" w:cs="Arial" w:eastAsia="Arial" w:hAnsi="Arial"/>
              </w:rPr>
            </w:pPr>
            <w:sdt>
              <w:sdtPr>
                <w:tag w:val="goog_rdk_793"/>
              </w:sdtPr>
              <w:sdtContent>
                <w:del w:author="davide.lenzarini@u-blox.com" w:id="63" w:date="2024-08-12T12:54:37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Pr>
          <w:p w:rsidR="00000000" w:rsidDel="00000000" w:rsidP="00000000" w:rsidRDefault="00000000" w:rsidRPr="00000000" w14:paraId="00000839">
            <w:pPr>
              <w:jc w:val="center"/>
              <w:rPr>
                <w:rFonts w:ascii="Arial" w:cs="Arial" w:eastAsia="Arial" w:hAnsi="Arial"/>
              </w:rPr>
            </w:pPr>
            <w:sdt>
              <w:sdtPr>
                <w:tag w:val="goog_rdk_795"/>
              </w:sdtPr>
              <w:sdtContent>
                <w:del w:author="davide.lenzarini@u-blox.com" w:id="63" w:date="2024-08-12T12:54:37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47">
            <w:pPr>
              <w:rPr>
                <w:rFonts w:ascii="Arial" w:cs="Arial" w:eastAsia="Arial" w:hAnsi="Arial"/>
              </w:rPr>
            </w:pPr>
            <w:sdt>
              <w:sdtPr>
                <w:tag w:val="goog_rdk_797"/>
              </w:sdtPr>
              <w:sdtContent>
                <w:del w:author="davide.lenzarini@u-blox.com" w:id="63" w:date="2024-08-12T12:54:37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Pr>
          <w:p w:rsidR="00000000" w:rsidDel="00000000" w:rsidP="00000000" w:rsidRDefault="00000000" w:rsidRPr="00000000" w14:paraId="00000848">
            <w:pPr>
              <w:jc w:val="center"/>
              <w:rPr>
                <w:rFonts w:ascii="Arial" w:cs="Arial" w:eastAsia="Arial" w:hAnsi="Arial"/>
              </w:rPr>
            </w:pPr>
            <w:sdt>
              <w:sdtPr>
                <w:tag w:val="goog_rdk_799"/>
              </w:sdtPr>
              <w:sdtContent>
                <w:del w:author="davide.lenzarini@u-blox.com" w:id="63" w:date="2024-08-12T12:54:37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56">
            <w:pPr>
              <w:rPr>
                <w:rFonts w:ascii="Arial" w:cs="Arial" w:eastAsia="Arial" w:hAnsi="Arial"/>
              </w:rPr>
            </w:pPr>
            <w:sdt>
              <w:sdtPr>
                <w:tag w:val="goog_rdk_801"/>
              </w:sdtPr>
              <w:sdtContent>
                <w:del w:author="davide.lenzarini@u-blox.com" w:id="63" w:date="2024-08-12T12:54:37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4"/>
          </w:tcPr>
          <w:p w:rsidR="00000000" w:rsidDel="00000000" w:rsidP="00000000" w:rsidRDefault="00000000" w:rsidRPr="00000000" w14:paraId="00000857">
            <w:pPr>
              <w:jc w:val="center"/>
              <w:rPr>
                <w:rFonts w:ascii="Arial" w:cs="Arial" w:eastAsia="Arial" w:hAnsi="Arial"/>
              </w:rPr>
            </w:pPr>
            <w:sdt>
              <w:sdtPr>
                <w:tag w:val="goog_rdk_803"/>
              </w:sdtPr>
              <w:sdtContent>
                <w:del w:author="davide.lenzarini@u-blox.com" w:id="63" w:date="2024-08-12T12:54:37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65">
            <w:pPr>
              <w:rPr>
                <w:rFonts w:ascii="Arial" w:cs="Arial" w:eastAsia="Arial" w:hAnsi="Arial"/>
              </w:rPr>
            </w:pPr>
            <w:sdt>
              <w:sdtPr>
                <w:tag w:val="goog_rdk_805"/>
              </w:sdtPr>
              <w:sdtContent>
                <w:del w:author="davide.lenzarini@u-blox.com" w:id="63" w:date="2024-08-12T12:54:37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4"/>
          </w:tcPr>
          <w:p w:rsidR="00000000" w:rsidDel="00000000" w:rsidP="00000000" w:rsidRDefault="00000000" w:rsidRPr="00000000" w14:paraId="00000866">
            <w:pPr>
              <w:jc w:val="center"/>
              <w:rPr>
                <w:rFonts w:ascii="Arial" w:cs="Arial" w:eastAsia="Arial" w:hAnsi="Arial"/>
              </w:rPr>
            </w:pPr>
            <w:sdt>
              <w:sdtPr>
                <w:tag w:val="goog_rdk_807"/>
              </w:sdtPr>
              <w:sdtContent>
                <w:del w:author="davide.lenzarini@u-blox.com" w:id="63" w:date="2024-08-12T12:54:37Z">
                  <w:r w:rsidDel="00000000" w:rsidR="00000000" w:rsidRPr="00000000">
                    <w:rPr>
                      <w:rFonts w:ascii="Arial" w:cs="Arial" w:eastAsia="Arial" w:hAnsi="Arial"/>
                      <w:rtl w:val="0"/>
                    </w:rPr>
                    <w:delText xml:space="preserve">Session Expiry Interval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74">
            <w:pPr>
              <w:rPr>
                <w:rFonts w:ascii="Arial" w:cs="Arial" w:eastAsia="Arial" w:hAnsi="Arial"/>
              </w:rPr>
            </w:pPr>
            <w:sdt>
              <w:sdtPr>
                <w:tag w:val="goog_rdk_809"/>
              </w:sdtPr>
              <w:sdtContent>
                <w:del w:author="davide.lenzarini@u-blox.com" w:id="63" w:date="2024-08-12T12:54:37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4"/>
          </w:tcPr>
          <w:p w:rsidR="00000000" w:rsidDel="00000000" w:rsidP="00000000" w:rsidRDefault="00000000" w:rsidRPr="00000000" w14:paraId="00000875">
            <w:pPr>
              <w:jc w:val="center"/>
              <w:rPr>
                <w:rFonts w:ascii="Arial" w:cs="Arial" w:eastAsia="Arial" w:hAnsi="Arial"/>
              </w:rPr>
            </w:pPr>
            <w:sdt>
              <w:sdtPr>
                <w:tag w:val="goog_rdk_811"/>
              </w:sdtPr>
              <w:sdtContent>
                <w:del w:author="davide.lenzarini@u-blox.com" w:id="63" w:date="2024-08-12T12:54:37Z">
                  <w:r w:rsidDel="00000000" w:rsidR="00000000" w:rsidRPr="00000000">
                    <w:rPr>
                      <w:rFonts w:ascii="Arial" w:cs="Arial" w:eastAsia="Arial" w:hAnsi="Arial"/>
                      <w:rtl w:val="0"/>
                    </w:rPr>
                    <w:delText xml:space="preserve">Session Expiry Interval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83">
            <w:pPr>
              <w:rPr>
                <w:rFonts w:ascii="Arial" w:cs="Arial" w:eastAsia="Arial" w:hAnsi="Arial"/>
              </w:rPr>
            </w:pPr>
            <w:sdt>
              <w:sdtPr>
                <w:tag w:val="goog_rdk_813"/>
              </w:sdtPr>
              <w:sdtContent>
                <w:del w:author="davide.lenzarini@u-blox.com" w:id="63" w:date="2024-08-12T12:54:37Z">
                  <w:r w:rsidDel="00000000" w:rsidR="00000000" w:rsidRPr="00000000">
                    <w:rPr>
                      <w:rFonts w:ascii="Arial" w:cs="Arial" w:eastAsia="Arial" w:hAnsi="Arial"/>
                      <w:rtl w:val="0"/>
                    </w:rPr>
                    <w:delText xml:space="preserve">Byte 9</w:delText>
                  </w:r>
                </w:del>
              </w:sdtContent>
            </w:sdt>
            <w:r w:rsidDel="00000000" w:rsidR="00000000" w:rsidRPr="00000000">
              <w:rPr>
                <w:rtl w:val="0"/>
              </w:rPr>
            </w:r>
          </w:p>
        </w:tc>
        <w:tc>
          <w:tcPr>
            <w:gridSpan w:val="14"/>
          </w:tcPr>
          <w:p w:rsidR="00000000" w:rsidDel="00000000" w:rsidP="00000000" w:rsidRDefault="00000000" w:rsidRPr="00000000" w14:paraId="00000884">
            <w:pPr>
              <w:jc w:val="center"/>
              <w:rPr>
                <w:rFonts w:ascii="Arial" w:cs="Arial" w:eastAsia="Arial" w:hAnsi="Arial"/>
              </w:rPr>
            </w:pPr>
            <w:sdt>
              <w:sdtPr>
                <w:tag w:val="goog_rdk_815"/>
              </w:sdtPr>
              <w:sdtContent>
                <w:del w:author="davide.lenzarini@u-blox.com" w:id="63" w:date="2024-08-12T12:54:37Z">
                  <w:r w:rsidDel="00000000" w:rsidR="00000000" w:rsidRPr="00000000">
                    <w:rPr>
                      <w:rFonts w:ascii="Arial" w:cs="Arial" w:eastAsia="Arial" w:hAnsi="Arial"/>
                      <w:rtl w:val="0"/>
                    </w:rPr>
                    <w:delText xml:space="preserve">Session Expiry Interval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92">
            <w:pPr>
              <w:rPr>
                <w:rFonts w:ascii="Arial" w:cs="Arial" w:eastAsia="Arial" w:hAnsi="Arial"/>
              </w:rPr>
            </w:pPr>
            <w:sdt>
              <w:sdtPr>
                <w:tag w:val="goog_rdk_817"/>
              </w:sdtPr>
              <w:sdtContent>
                <w:del w:author="davide.lenzarini@u-blox.com" w:id="63" w:date="2024-08-12T12:54:37Z">
                  <w:r w:rsidDel="00000000" w:rsidR="00000000" w:rsidRPr="00000000">
                    <w:rPr>
                      <w:rFonts w:ascii="Arial" w:cs="Arial" w:eastAsia="Arial" w:hAnsi="Arial"/>
                      <w:rtl w:val="0"/>
                    </w:rPr>
                    <w:delText xml:space="preserve">Byte 10</w:delText>
                  </w:r>
                </w:del>
              </w:sdtContent>
            </w:sdt>
            <w:r w:rsidDel="00000000" w:rsidR="00000000" w:rsidRPr="00000000">
              <w:rPr>
                <w:rtl w:val="0"/>
              </w:rPr>
            </w:r>
          </w:p>
        </w:tc>
        <w:tc>
          <w:tcPr>
            <w:gridSpan w:val="14"/>
          </w:tcPr>
          <w:p w:rsidR="00000000" w:rsidDel="00000000" w:rsidP="00000000" w:rsidRDefault="00000000" w:rsidRPr="00000000" w14:paraId="00000893">
            <w:pPr>
              <w:jc w:val="center"/>
              <w:rPr>
                <w:rFonts w:ascii="Arial" w:cs="Arial" w:eastAsia="Arial" w:hAnsi="Arial"/>
              </w:rPr>
            </w:pPr>
            <w:sdt>
              <w:sdtPr>
                <w:tag w:val="goog_rdk_819"/>
              </w:sdtPr>
              <w:sdtContent>
                <w:del w:author="davide.lenzarini@u-blox.com" w:id="63" w:date="2024-08-12T12:54:37Z">
                  <w:r w:rsidDel="00000000" w:rsidR="00000000" w:rsidRPr="00000000">
                    <w:rPr>
                      <w:rFonts w:ascii="Arial" w:cs="Arial" w:eastAsia="Arial" w:hAnsi="Arial"/>
                      <w:rtl w:val="0"/>
                    </w:rPr>
                    <w:delText xml:space="preserve">Session Expiry Interval LSB</w:delText>
                  </w:r>
                </w:del>
              </w:sdtContent>
            </w:sdt>
            <w:r w:rsidDel="00000000" w:rsidR="00000000" w:rsidRPr="00000000">
              <w:rPr>
                <w:rtl w:val="0"/>
              </w:rPr>
            </w:r>
          </w:p>
        </w:tc>
      </w:tr>
      <w:tr>
        <w:trPr>
          <w:cantSplit w:val="0"/>
          <w:trHeight w:val="200" w:hRule="atLeast"/>
          <w:tblHeader w:val="0"/>
        </w:trPr>
        <w:tc>
          <w:tcPr/>
          <w:p w:rsidR="00000000" w:rsidDel="00000000" w:rsidP="00000000" w:rsidRDefault="00000000" w:rsidRPr="00000000" w14:paraId="000008A1">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A2">
            <w:pPr>
              <w:jc w:val="center"/>
              <w:rPr>
                <w:rFonts w:ascii="Arial" w:cs="Arial" w:eastAsia="Arial" w:hAnsi="Arial"/>
                <w:b w:val="1"/>
                <w:i w:val="1"/>
              </w:rPr>
            </w:pPr>
            <w:sdt>
              <w:sdtPr>
                <w:tag w:val="goog_rdk_821"/>
              </w:sdtPr>
              <w:sdtContent>
                <w:del w:author="davide.lenzarini@u-blox.com" w:id="64" w:date="2024-08-12T12:55:22Z">
                  <w:r w:rsidDel="00000000" w:rsidR="00000000" w:rsidRPr="00000000">
                    <w:rPr>
                      <w:rFonts w:ascii="Arial" w:cs="Arial" w:eastAsia="Arial" w:hAnsi="Arial"/>
                      <w:b w:val="1"/>
                      <w:i w:val="1"/>
                      <w:rtl w:val="0"/>
                    </w:rPr>
                    <w:delText xml:space="preserve">AUTH DATA (OPTIONAL - ONLY WHEN AUTH FLAG SET)</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B0">
            <w:pPr>
              <w:rPr>
                <w:rFonts w:ascii="Arial" w:cs="Arial" w:eastAsia="Arial" w:hAnsi="Arial"/>
              </w:rPr>
            </w:pPr>
            <w:sdt>
              <w:sdtPr>
                <w:tag w:val="goog_rdk_823"/>
              </w:sdtPr>
              <w:sdtContent>
                <w:del w:author="davide.lenzarini@u-blox.com" w:id="64" w:date="2024-08-12T12:55:22Z">
                  <w:r w:rsidDel="00000000" w:rsidR="00000000" w:rsidRPr="00000000">
                    <w:rPr>
                      <w:rFonts w:ascii="Arial" w:cs="Arial" w:eastAsia="Arial" w:hAnsi="Arial"/>
                      <w:rtl w:val="0"/>
                    </w:rPr>
                    <w:delText xml:space="preserve">Byte (10+1)</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8B1">
            <w:pPr>
              <w:jc w:val="center"/>
              <w:rPr>
                <w:rFonts w:ascii="Arial" w:cs="Arial" w:eastAsia="Arial" w:hAnsi="Arial"/>
              </w:rPr>
            </w:pPr>
            <w:sdt>
              <w:sdtPr>
                <w:tag w:val="goog_rdk_825"/>
              </w:sdtPr>
              <w:sdtContent>
                <w:del w:author="davide.lenzarini@u-blox.com" w:id="64" w:date="2024-08-12T12:55:22Z">
                  <w:r w:rsidDel="00000000" w:rsidR="00000000" w:rsidRPr="00000000">
                    <w:rPr>
                      <w:rFonts w:ascii="Arial" w:cs="Arial" w:eastAsia="Arial" w:hAnsi="Arial"/>
                      <w:rtl w:val="0"/>
                    </w:rPr>
                    <w:delText xml:space="preserve">Auth Method Length</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BF">
            <w:pPr>
              <w:rPr>
                <w:rFonts w:ascii="Arial" w:cs="Arial" w:eastAsia="Arial" w:hAnsi="Arial"/>
              </w:rPr>
            </w:pPr>
            <w:sdt>
              <w:sdtPr>
                <w:tag w:val="goog_rdk_827"/>
              </w:sdtPr>
              <w:sdtContent>
                <w:del w:author="davide.lenzarini@u-blox.com" w:id="64" w:date="2024-08-12T12:55:22Z">
                  <w:r w:rsidDel="00000000" w:rsidR="00000000" w:rsidRPr="00000000">
                    <w:rPr>
                      <w:rFonts w:ascii="Arial" w:cs="Arial" w:eastAsia="Arial" w:hAnsi="Arial"/>
                      <w:rtl w:val="0"/>
                    </w:rPr>
                    <w:delText xml:space="preserve">Byte (10+2)</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8C0">
            <w:pPr>
              <w:jc w:val="center"/>
              <w:rPr>
                <w:rFonts w:ascii="Arial" w:cs="Arial" w:eastAsia="Arial" w:hAnsi="Arial"/>
              </w:rPr>
            </w:pPr>
            <w:sdt>
              <w:sdtPr>
                <w:tag w:val="goog_rdk_829"/>
              </w:sdtPr>
              <w:sdtContent>
                <w:del w:author="davide.lenzarini@u-blox.com" w:id="64" w:date="2024-08-12T12:55:22Z">
                  <w:r w:rsidDel="00000000" w:rsidR="00000000" w:rsidRPr="00000000">
                    <w:rPr>
                      <w:rFonts w:ascii="Arial" w:cs="Arial" w:eastAsia="Arial" w:hAnsi="Arial"/>
                      <w:rtl w:val="0"/>
                    </w:rPr>
                    <w:delText xml:space="preserve">Auth Method</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CE">
            <w:pPr>
              <w:rPr>
                <w:rFonts w:ascii="Arial" w:cs="Arial" w:eastAsia="Arial" w:hAnsi="Arial"/>
              </w:rPr>
            </w:pPr>
            <w:sdt>
              <w:sdtPr>
                <w:tag w:val="goog_rdk_831"/>
              </w:sdtPr>
              <w:sdtContent>
                <w:del w:author="davide.lenzarini@u-blox.com" w:id="64" w:date="2024-08-12T12:55:22Z">
                  <w:r w:rsidDel="00000000" w:rsidR="00000000" w:rsidRPr="00000000">
                    <w:rPr>
                      <w:rFonts w:ascii="Arial" w:cs="Arial" w:eastAsia="Arial" w:hAnsi="Arial"/>
                      <w:rtl w:val="0"/>
                    </w:rPr>
                    <w:delText xml:space="preserve">Byte (10+3)</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8CF">
            <w:pPr>
              <w:jc w:val="center"/>
              <w:rPr>
                <w:rFonts w:ascii="Arial" w:cs="Arial" w:eastAsia="Arial" w:hAnsi="Arial"/>
              </w:rPr>
            </w:pPr>
            <w:sdt>
              <w:sdtPr>
                <w:tag w:val="goog_rdk_833"/>
              </w:sdtPr>
              <w:sdtContent>
                <w:del w:author="davide.lenzarini@u-blox.com" w:id="64" w:date="2024-08-12T12:55:22Z">
                  <w:r w:rsidDel="00000000" w:rsidR="00000000" w:rsidRPr="00000000">
                    <w:rPr>
                      <w:rFonts w:ascii="Arial" w:cs="Arial" w:eastAsia="Arial" w:hAnsi="Arial"/>
                      <w:rtl w:val="0"/>
                    </w:rPr>
                    <w:delText xml:space="preserve">Auth Data Length MSB</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DD">
            <w:pPr>
              <w:rPr>
                <w:rFonts w:ascii="Arial" w:cs="Arial" w:eastAsia="Arial" w:hAnsi="Arial"/>
              </w:rPr>
            </w:pPr>
            <w:sdt>
              <w:sdtPr>
                <w:tag w:val="goog_rdk_835"/>
              </w:sdtPr>
              <w:sdtContent>
                <w:del w:author="davide.lenzarini@u-blox.com" w:id="64" w:date="2024-08-12T12:55:22Z">
                  <w:r w:rsidDel="00000000" w:rsidR="00000000" w:rsidRPr="00000000">
                    <w:rPr>
                      <w:rFonts w:ascii="Arial" w:cs="Arial" w:eastAsia="Arial" w:hAnsi="Arial"/>
                      <w:rtl w:val="0"/>
                    </w:rPr>
                    <w:delText xml:space="preserve">Byte (10+4)</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8DE">
            <w:pPr>
              <w:jc w:val="center"/>
              <w:rPr>
                <w:rFonts w:ascii="Arial" w:cs="Arial" w:eastAsia="Arial" w:hAnsi="Arial"/>
              </w:rPr>
            </w:pPr>
            <w:sdt>
              <w:sdtPr>
                <w:tag w:val="goog_rdk_837"/>
              </w:sdtPr>
              <w:sdtContent>
                <w:del w:author="davide.lenzarini@u-blox.com" w:id="64" w:date="2024-08-12T12:55:22Z">
                  <w:r w:rsidDel="00000000" w:rsidR="00000000" w:rsidRPr="00000000">
                    <w:rPr>
                      <w:rFonts w:ascii="Arial" w:cs="Arial" w:eastAsia="Arial" w:hAnsi="Arial"/>
                      <w:rtl w:val="0"/>
                    </w:rPr>
                    <w:delText xml:space="preserve">Auth Data Length LSB</w:delText>
                  </w:r>
                </w:del>
              </w:sdtContent>
            </w:sdt>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8EC">
            <w:pPr>
              <w:rPr>
                <w:rFonts w:ascii="Arial" w:cs="Arial" w:eastAsia="Arial" w:hAnsi="Arial"/>
              </w:rPr>
            </w:pPr>
            <w:sdt>
              <w:sdtPr>
                <w:tag w:val="goog_rdk_839"/>
              </w:sdtPr>
              <w:sdtContent>
                <w:del w:author="davide.lenzarini@u-blox.com" w:id="64" w:date="2024-08-12T12:55:22Z">
                  <w:r w:rsidDel="00000000" w:rsidR="00000000" w:rsidRPr="00000000">
                    <w:rPr>
                      <w:rFonts w:ascii="Arial" w:cs="Arial" w:eastAsia="Arial" w:hAnsi="Arial"/>
                      <w:rtl w:val="0"/>
                    </w:rPr>
                    <w:delText xml:space="preserve">Byte (10+5)</w:delText>
                  </w:r>
                </w:del>
              </w:sdtContent>
            </w:sdt>
            <w:r w:rsidDel="00000000" w:rsidR="00000000" w:rsidRPr="00000000">
              <w:rPr>
                <w:rtl w:val="0"/>
              </w:rPr>
            </w:r>
          </w:p>
        </w:tc>
        <w:tc>
          <w:tcPr>
            <w:gridSpan w:val="14"/>
            <w:shd w:fill="efefef" w:val="clear"/>
          </w:tcPr>
          <w:p w:rsidR="00000000" w:rsidDel="00000000" w:rsidP="00000000" w:rsidRDefault="00000000" w:rsidRPr="00000000" w14:paraId="000008ED">
            <w:pPr>
              <w:jc w:val="center"/>
              <w:rPr>
                <w:rFonts w:ascii="Arial" w:cs="Arial" w:eastAsia="Arial" w:hAnsi="Arial"/>
              </w:rPr>
            </w:pPr>
            <w:sdt>
              <w:sdtPr>
                <w:tag w:val="goog_rdk_841"/>
              </w:sdtPr>
              <w:sdtContent>
                <w:del w:author="davide.lenzarini@u-blox.com" w:id="64" w:date="2024-08-12T12:55:22Z">
                  <w:r w:rsidDel="00000000" w:rsidR="00000000" w:rsidRPr="00000000">
                    <w:rPr>
                      <w:rFonts w:ascii="Arial" w:cs="Arial" w:eastAsia="Arial" w:hAnsi="Arial"/>
                      <w:rtl w:val="0"/>
                    </w:rPr>
                    <w:delText xml:space="preserve">Auth Data</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8FB">
            <w:pPr>
              <w:rPr>
                <w:rFonts w:ascii="Arial" w:cs="Arial" w:eastAsia="Arial" w:hAnsi="Arial"/>
              </w:rPr>
            </w:pPr>
            <w:sdt>
              <w:sdtPr>
                <w:tag w:val="goog_rdk_843"/>
              </w:sdtPr>
              <w:sdtContent>
                <w:del w:author="davide.lenzarini@u-blox.com" w:id="64" w:date="2024-08-12T12:55:22Z"/>
                <w:sdt>
                  <w:sdtPr>
                    <w:tag w:val="goog_rdk_844"/>
                  </w:sdtPr>
                  <w:sdtContent>
                    <w:commentRangeStart w:id="61"/>
                  </w:sdtContent>
                </w:sdt>
                <w:del w:author="davide.lenzarini@u-blox.com" w:id="64" w:date="2024-08-12T12:55:22Z">
                  <w:r w:rsidDel="00000000" w:rsidR="00000000" w:rsidRPr="00000000">
                    <w:rPr>
                      <w:rFonts w:ascii="Arial" w:cs="Arial" w:eastAsia="Arial" w:hAnsi="Arial"/>
                      <w:rtl w:val="0"/>
                    </w:rPr>
                    <w:delText xml:space="preserve">Byte 11</w:delText>
                  </w:r>
                  <w:commentRangeEnd w:id="61"/>
                  <w:r w:rsidDel="00000000" w:rsidR="00000000" w:rsidRPr="00000000">
                    <w:commentReference w:id="61"/>
                  </w:r>
                  <w:r w:rsidDel="00000000" w:rsidR="00000000" w:rsidRPr="00000000">
                    <w:rPr>
                      <w:rFonts w:ascii="Arial" w:cs="Arial" w:eastAsia="Arial" w:hAnsi="Arial"/>
                      <w:rtl w:val="0"/>
                    </w:rPr>
                    <w:delText xml:space="preserve">…N</w:delText>
                  </w:r>
                </w:del>
              </w:sdtContent>
            </w:sdt>
            <w:r w:rsidDel="00000000" w:rsidR="00000000" w:rsidRPr="00000000">
              <w:rPr>
                <w:rtl w:val="0"/>
              </w:rPr>
            </w:r>
          </w:p>
        </w:tc>
        <w:tc>
          <w:tcPr>
            <w:gridSpan w:val="14"/>
          </w:tcPr>
          <w:p w:rsidR="00000000" w:rsidDel="00000000" w:rsidP="00000000" w:rsidRDefault="00000000" w:rsidRPr="00000000" w14:paraId="000008FC">
            <w:pPr>
              <w:keepNext w:val="1"/>
              <w:jc w:val="center"/>
              <w:rPr>
                <w:rFonts w:ascii="Arial" w:cs="Arial" w:eastAsia="Arial" w:hAnsi="Arial"/>
              </w:rPr>
            </w:pPr>
            <w:sdt>
              <w:sdtPr>
                <w:tag w:val="goog_rdk_846"/>
              </w:sdtPr>
              <w:sdtContent>
                <w:del w:author="davide.lenzarini@u-blox.com" w:id="64" w:date="2024-08-12T12:55:22Z">
                  <w:r w:rsidDel="00000000" w:rsidR="00000000" w:rsidRPr="00000000">
                    <w:rPr>
                      <w:rFonts w:ascii="Arial" w:cs="Arial" w:eastAsia="Arial" w:hAnsi="Arial"/>
                      <w:rtl w:val="0"/>
                    </w:rPr>
                    <w:delText xml:space="preserve">Assigned Client Identifier (optional)</w:delText>
                  </w:r>
                </w:del>
              </w:sdtContent>
            </w:sdt>
            <w:r w:rsidDel="00000000" w:rsidR="00000000" w:rsidRPr="00000000">
              <w:rPr>
                <w:rtl w:val="0"/>
              </w:rPr>
            </w:r>
          </w:p>
        </w:tc>
      </w:tr>
    </w:tbl>
    <w:p w:rsidR="00000000" w:rsidDel="00000000" w:rsidP="00000000" w:rsidRDefault="00000000" w:rsidRPr="00000000" w14:paraId="000009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90B">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CONNECT request from a client.</w:t>
      </w:r>
    </w:p>
    <w:p w:rsidR="00000000" w:rsidDel="00000000" w:rsidP="00000000" w:rsidRDefault="00000000" w:rsidRPr="00000000" w14:paraId="0000090C">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D">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E">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F">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w:t>
      </w:r>
      <w:sdt>
        <w:sdtPr>
          <w:tag w:val="goog_rdk_847"/>
        </w:sdtPr>
        <w:sdtContent>
          <w:del w:author="davide.lenzarini@u-blox.com" w:id="65" w:date="2024-08-06T10:43:41Z">
            <w:r w:rsidDel="00000000" w:rsidR="00000000" w:rsidRPr="00000000">
              <w:rPr>
                <w:rFonts w:ascii="Arial" w:cs="Arial" w:eastAsia="Arial" w:hAnsi="Arial"/>
                <w:color w:val="000000"/>
                <w:rtl w:val="0"/>
              </w:rPr>
              <w:delText xml:space="preserve">located at byte 4 </w:delText>
            </w:r>
          </w:del>
        </w:sdtContent>
      </w:sdt>
      <w:r w:rsidDel="00000000" w:rsidR="00000000" w:rsidRPr="00000000">
        <w:rPr>
          <w:rFonts w:ascii="Arial" w:cs="Arial" w:eastAsia="Arial" w:hAnsi="Arial"/>
          <w:color w:val="000000"/>
          <w:rtl w:val="0"/>
        </w:rPr>
        <w:t xml:space="preserve">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10">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11">
      <w:pPr>
        <w:numPr>
          <w:ilvl w:val="0"/>
          <w:numId w:val="59"/>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12">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w:t>
      </w:r>
      <w:sdt>
        <w:sdtPr>
          <w:tag w:val="goog_rdk_848"/>
        </w:sdtPr>
        <w:sdtContent>
          <w:del w:author="davide.lenzarini@u-blox.com" w:id="66" w:date="2024-08-06T10:45:10Z">
            <w:r w:rsidDel="00000000" w:rsidR="00000000" w:rsidRPr="00000000">
              <w:rPr>
                <w:rtl w:val="0"/>
              </w:rPr>
              <w:delText xml:space="preserve"> </w:delText>
            </w:r>
          </w:del>
        </w:sdtContent>
      </w:sdt>
      <w:r w:rsidDel="00000000" w:rsidR="00000000" w:rsidRPr="00000000">
        <w:rPr>
          <w:rtl w:val="0"/>
        </w:rPr>
        <w:t xml:space="preserve">is not as expected, the Client proceeds as follows:</w:t>
      </w:r>
    </w:p>
    <w:p w:rsidR="00000000" w:rsidDel="00000000" w:rsidP="00000000" w:rsidRDefault="00000000" w:rsidRPr="00000000" w14:paraId="00000913">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14">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1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16">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849"/>
        </w:sdtPr>
        <w:sdtContent>
          <w:commentRangeStart w:id="62"/>
        </w:sdtContent>
      </w:sdt>
      <w:r w:rsidDel="00000000" w:rsidR="00000000" w:rsidRPr="00000000">
        <w:rPr>
          <w:rFonts w:ascii="Arial" w:cs="Arial" w:eastAsia="Arial" w:hAnsi="Arial"/>
          <w:rtl w:val="0"/>
        </w:rPr>
        <w:t xml:space="preserve">should</w:t>
      </w:r>
      <w:commentRangeEnd w:id="62"/>
      <w:r w:rsidDel="00000000" w:rsidR="00000000" w:rsidRPr="00000000">
        <w:commentReference w:id="62"/>
      </w:r>
      <w:r w:rsidDel="00000000" w:rsidR="00000000" w:rsidRPr="00000000">
        <w:rPr>
          <w:rFonts w:ascii="Arial" w:cs="Arial" w:eastAsia="Arial" w:hAnsi="Arial"/>
          <w:rtl w:val="0"/>
        </w:rPr>
        <w:t xml:space="preserve"> be considered.</w:t>
      </w:r>
    </w:p>
    <w:p w:rsidR="00000000" w:rsidDel="00000000" w:rsidP="00000000" w:rsidRDefault="00000000" w:rsidRPr="00000000" w14:paraId="00000917">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18">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19">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w:t>
      </w:r>
      <w:sdt>
        <w:sdtPr>
          <w:tag w:val="goog_rdk_850"/>
        </w:sdtPr>
        <w:sdtContent>
          <w:commentRangeStart w:id="63"/>
        </w:sdtContent>
      </w:sdt>
      <w:r w:rsidDel="00000000" w:rsidR="00000000" w:rsidRPr="00000000">
        <w:rPr>
          <w:rFonts w:ascii="Arial" w:cs="Arial" w:eastAsia="Arial" w:hAnsi="Arial"/>
          <w:rtl w:val="0"/>
        </w:rPr>
        <w:t xml:space="preserve">CONNECT </w:t>
      </w:r>
      <w:commentRangeEnd w:id="63"/>
      <w:r w:rsidDel="00000000" w:rsidR="00000000" w:rsidRPr="00000000">
        <w:commentReference w:id="63"/>
      </w:r>
      <w:r w:rsidDel="00000000" w:rsidR="00000000" w:rsidRPr="00000000">
        <w:rPr>
          <w:rFonts w:ascii="Arial" w:cs="Arial" w:eastAsia="Arial" w:hAnsi="Arial"/>
          <w:rtl w:val="0"/>
        </w:rPr>
        <w:t xml:space="preserve">Packet being acknowledged.</w:t>
      </w:r>
    </w:p>
    <w:p w:rsidR="00000000" w:rsidDel="00000000" w:rsidP="00000000" w:rsidRDefault="00000000" w:rsidRPr="00000000" w14:paraId="0000091A">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1B">
      <w:pPr>
        <w:rPr>
          <w:rFonts w:ascii="Arial" w:cs="Arial" w:eastAsia="Arial" w:hAnsi="Arial"/>
        </w:rPr>
      </w:pPr>
      <w:sdt>
        <w:sdtPr>
          <w:tag w:val="goog_rdk_852"/>
        </w:sdtPr>
        <w:sdtContent>
          <w:del w:author="davide.lenzarini@u-blox.com" w:id="67" w:date="2024-08-06T10:47:16Z">
            <w:r w:rsidDel="00000000" w:rsidR="00000000" w:rsidRPr="00000000">
              <w:rPr>
                <w:rFonts w:ascii="Arial" w:cs="Arial" w:eastAsia="Arial" w:hAnsi="Arial"/>
                <w:rtl w:val="0"/>
              </w:rPr>
              <w:delText xml:space="preserve">Byte 5 in the CONNACK header contains the Connect Reason Code. </w:delText>
            </w:r>
          </w:del>
        </w:sdtContent>
      </w:sdt>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w:t>
      </w:r>
      <w:sdt>
        <w:sdtPr>
          <w:tag w:val="goog_rdk_853"/>
        </w:sdtPr>
        <w:sdtContent>
          <w:commentRangeStart w:id="64"/>
        </w:sdtContent>
      </w:sdt>
      <w:r w:rsidDel="00000000" w:rsidR="00000000" w:rsidRPr="00000000">
        <w:rPr>
          <w:highlight w:val="yellow"/>
          <w:rtl w:val="0"/>
        </w:rPr>
        <w:t xml:space="preserve">Connect Reason Code values</w:t>
      </w:r>
      <w:commentRangeEnd w:id="64"/>
      <w:r w:rsidDel="00000000" w:rsidR="00000000" w:rsidRPr="00000000">
        <w:commentReference w:id="64"/>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91C">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854"/>
        </w:sdtPr>
        <w:sdtContent>
          <w:commentRangeStart w:id="65"/>
        </w:sdtContent>
      </w:sdt>
      <w:sdt>
        <w:sdtPr>
          <w:tag w:val="goog_rdk_855"/>
        </w:sdtPr>
        <w:sdtContent>
          <w:commentRangeStart w:id="66"/>
        </w:sdtContent>
      </w:sdt>
      <w:r w:rsidDel="00000000" w:rsidR="00000000" w:rsidRPr="00000000">
        <w:rPr>
          <w:highlight w:val="yellow"/>
          <w:rtl w:val="0"/>
        </w:rPr>
        <w:t xml:space="preserve">128</w:t>
      </w:r>
      <w:commentRangeEnd w:id="65"/>
      <w:r w:rsidDel="00000000" w:rsidR="00000000" w:rsidRPr="00000000">
        <w:commentReference w:id="65"/>
      </w:r>
      <w:commentRangeEnd w:id="66"/>
      <w:r w:rsidDel="00000000" w:rsidR="00000000" w:rsidRPr="00000000">
        <w:commentReference w:id="66"/>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D">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E">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F">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0">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1">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2">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rtl w:val="0"/>
        </w:rPr>
        <w:t xml:space="preserve"> for more information about extended authentication.</w:t>
      </w:r>
    </w:p>
    <w:p w:rsidR="00000000" w:rsidDel="00000000" w:rsidP="00000000" w:rsidRDefault="00000000" w:rsidRPr="00000000" w14:paraId="00000923">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4">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5">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26">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hyperlink w:anchor="_heading=h.n3l7hni8c3ae">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27">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28">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29">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2A">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B">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w:t>
      </w:r>
      <w:sdt>
        <w:sdtPr>
          <w:tag w:val="goog_rdk_856"/>
        </w:sdtPr>
        <w:sdtContent>
          <w:commentRangeStart w:id="67"/>
        </w:sdtContent>
      </w:sdt>
      <w:r w:rsidDel="00000000" w:rsidR="00000000" w:rsidRPr="00000000">
        <w:rPr>
          <w:rFonts w:ascii="Arial" w:cs="Arial" w:eastAsia="Arial" w:hAnsi="Arial"/>
          <w:color w:val="000000"/>
          <w:rtl w:val="0"/>
        </w:rPr>
        <w:t xml:space="preserve">247 </w:t>
      </w:r>
      <w:commentRangeEnd w:id="67"/>
      <w:r w:rsidDel="00000000" w:rsidR="00000000" w:rsidRPr="00000000">
        <w:commentReference w:id="67"/>
      </w:r>
      <w:r w:rsidDel="00000000" w:rsidR="00000000" w:rsidRPr="00000000">
        <w:rPr>
          <w:rFonts w:ascii="Arial" w:cs="Arial" w:eastAsia="Arial" w:hAnsi="Arial"/>
          <w:color w:val="000000"/>
          <w:rtl w:val="0"/>
        </w:rPr>
        <w:t xml:space="preserve">bytes so they can be accommodated in a small packet version. This is also to cater for devices which may not support larger Client Identifiers.</w:t>
      </w:r>
    </w:p>
    <w:p w:rsidR="00000000" w:rsidDel="00000000" w:rsidP="00000000" w:rsidRDefault="00000000" w:rsidRPr="00000000" w14:paraId="0000092C">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D">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sdt>
      <w:sdtPr>
        <w:tag w:val="goog_rdk_858"/>
      </w:sdtPr>
      <w:sdtContent>
        <w:p w:rsidR="00000000" w:rsidDel="00000000" w:rsidP="00000000" w:rsidRDefault="00000000" w:rsidRPr="00000000" w14:paraId="0000092E">
          <w:pPr>
            <w:pStyle w:val="Heading3"/>
            <w:keepLines w:val="1"/>
            <w:spacing w:after="118" w:before="0" w:line="259" w:lineRule="auto"/>
            <w:ind w:left="0" w:firstLine="0"/>
            <w:rPr>
              <w:ins w:author="Stefan Hagen" w:id="68" w:date="2024-08-11T18:55:23Z"/>
              <w:rFonts w:ascii="Arial" w:cs="Arial" w:eastAsia="Arial" w:hAnsi="Arial"/>
            </w:rPr>
          </w:pPr>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sdt>
            <w:sdtPr>
              <w:tag w:val="goog_rdk_857"/>
            </w:sdtPr>
            <w:sdtContent>
              <w:ins w:author="Stefan Hagen" w:id="68" w:date="2024-08-11T18:55:23Z">
                <w:bookmarkStart w:colFirst="0" w:colLast="0" w:name="_heading=h.184mhaj" w:id="87"/>
                <w:bookmarkEnd w:id="87"/>
                <w:r w:rsidDel="00000000" w:rsidR="00000000" w:rsidRPr="00000000">
                  <w:rPr>
                    <w:rtl w:val="0"/>
                  </w:rPr>
                </w:r>
              </w:ins>
            </w:sdtContent>
          </w:sdt>
        </w:p>
      </w:sdtContent>
    </w:sdt>
    <w:sdt>
      <w:sdtPr>
        <w:tag w:val="goog_rdk_862"/>
      </w:sdtPr>
      <w:sdtContent>
        <w:p w:rsidR="00000000" w:rsidDel="00000000" w:rsidP="00000000" w:rsidRDefault="00000000" w:rsidRPr="00000000" w14:paraId="0000092F">
          <w:pPr>
            <w:rPr>
              <w:rPrChange w:author="Stefan Hagen" w:id="69" w:date="2024-08-11T18:55:23Z">
                <w:rPr>
                  <w:rFonts w:ascii="Arial" w:cs="Arial" w:eastAsia="Arial" w:hAnsi="Arial"/>
                </w:rPr>
              </w:rPrChange>
            </w:rPr>
            <w:pPrChange w:author="Stefan Hagen" w:id="0" w:date="2024-08-11T18:55:23Z">
              <w:pPr>
                <w:pStyle w:val="Heading3"/>
                <w:keepLines w:val="1"/>
                <w:spacing w:after="118" w:before="0" w:line="259" w:lineRule="auto"/>
                <w:ind w:left="0" w:firstLine="0"/>
              </w:pPr>
            </w:pPrChange>
          </w:pPr>
          <w:bookmarkStart w:colFirst="0" w:colLast="0" w:name="_heading=h.184mhaj" w:id="87"/>
          <w:bookmarkEnd w:id="87"/>
          <w:sdt>
            <w:sdtPr>
              <w:tag w:val="goog_rdk_859"/>
            </w:sdtPr>
            <w:sdtContent>
              <w:ins w:author="Stefan Hagen" w:id="68" w:date="2024-08-11T18:55:23Z"/>
              <w:sdt>
                <w:sdtPr>
                  <w:tag w:val="goog_rdk_860"/>
                </w:sdtPr>
                <w:sdtContent>
                  <w:commentRangeStart w:id="68"/>
                </w:sdtContent>
              </w:sdt>
              <w:ins w:author="Stefan Hagen" w:id="68" w:date="2024-08-11T18:55:23Z">
                <w:r w:rsidDel="00000000" w:rsidR="00000000" w:rsidRPr="00000000">
                  <w:rPr>
                    <w:rFonts w:ascii="Arial" w:cs="Arial" w:eastAsia="Arial" w:hAnsi="Arial"/>
                  </w:rPr>
                  <w:drawing>
                    <wp:inline distB="114300" distT="114300" distL="114300" distR="114300">
                      <wp:extent cx="5943600" cy="2946400"/>
                      <wp:effectExtent b="0" l="0" r="0" t="0"/>
                      <wp:docPr id="46" name="image14.png"/>
                      <a:graphic>
                        <a:graphicData uri="http://schemas.openxmlformats.org/drawingml/2006/picture">
                          <pic:pic>
                            <pic:nvPicPr>
                              <pic:cNvPr id="0" name="image14.png"/>
                              <pic:cNvPicPr preferRelativeResize="0"/>
                            </pic:nvPicPr>
                            <pic:blipFill>
                              <a:blip r:embed="rId59"/>
                              <a:srcRect b="0" l="0" r="0" t="0"/>
                              <a:stretch>
                                <a:fillRect/>
                              </a:stretch>
                            </pic:blipFill>
                            <pic:spPr>
                              <a:xfrm>
                                <a:off x="0" y="0"/>
                                <a:ext cx="5943600" cy="2946400"/>
                              </a:xfrm>
                              <a:prstGeom prst="rect"/>
                              <a:ln/>
                            </pic:spPr>
                          </pic:pic>
                        </a:graphicData>
                      </a:graphic>
                    </wp:inline>
                  </w:drawing>
                </w:r>
              </w:ins>
            </w:sdtContent>
          </w:sdt>
          <w:commentRangeEnd w:id="68"/>
          <w:r w:rsidDel="00000000" w:rsidR="00000000" w:rsidRPr="00000000">
            <w:commentReference w:id="68"/>
          </w:r>
          <w:sdt>
            <w:sdtPr>
              <w:tag w:val="goog_rdk_861"/>
            </w:sdtPr>
            <w:sdtContent>
              <w:r w:rsidDel="00000000" w:rsidR="00000000" w:rsidRPr="00000000">
                <w:rPr>
                  <w:rtl w:val="0"/>
                </w:rPr>
              </w:r>
            </w:sdtContent>
          </w:sdt>
        </w:p>
      </w:sdtContent>
    </w:sdt>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30">
            <w:pPr>
              <w:jc w:val="center"/>
              <w:rPr>
                <w:rFonts w:ascii="Arial" w:cs="Arial" w:eastAsia="Arial" w:hAnsi="Arial"/>
                <w:b w:val="1"/>
              </w:rPr>
            </w:pPr>
            <w:sdt>
              <w:sdtPr>
                <w:tag w:val="goog_rdk_864"/>
              </w:sdtPr>
              <w:sdtContent>
                <w:del w:author="davide.lenzarini@u-blox.com" w:id="70" w:date="2024-08-12T14:19:35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931">
            <w:pPr>
              <w:jc w:val="center"/>
              <w:rPr>
                <w:rFonts w:ascii="Arial" w:cs="Arial" w:eastAsia="Arial" w:hAnsi="Arial"/>
                <w:b w:val="1"/>
              </w:rPr>
            </w:pPr>
            <w:sdt>
              <w:sdtPr>
                <w:tag w:val="goog_rdk_866"/>
              </w:sdtPr>
              <w:sdtContent>
                <w:del w:author="davide.lenzarini@u-blox.com" w:id="70" w:date="2024-08-12T14:19:35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932">
            <w:pPr>
              <w:jc w:val="center"/>
              <w:rPr>
                <w:rFonts w:ascii="Arial" w:cs="Arial" w:eastAsia="Arial" w:hAnsi="Arial"/>
                <w:b w:val="1"/>
              </w:rPr>
            </w:pPr>
            <w:sdt>
              <w:sdtPr>
                <w:tag w:val="goog_rdk_868"/>
              </w:sdtPr>
              <w:sdtContent>
                <w:del w:author="davide.lenzarini@u-blox.com" w:id="70" w:date="2024-08-12T14:19:35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933">
            <w:pPr>
              <w:jc w:val="center"/>
              <w:rPr>
                <w:rFonts w:ascii="Arial" w:cs="Arial" w:eastAsia="Arial" w:hAnsi="Arial"/>
                <w:b w:val="1"/>
              </w:rPr>
            </w:pPr>
            <w:sdt>
              <w:sdtPr>
                <w:tag w:val="goog_rdk_870"/>
              </w:sdtPr>
              <w:sdtContent>
                <w:del w:author="davide.lenzarini@u-blox.com" w:id="70" w:date="2024-08-12T14:19:35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934">
            <w:pPr>
              <w:jc w:val="center"/>
              <w:rPr>
                <w:rFonts w:ascii="Arial" w:cs="Arial" w:eastAsia="Arial" w:hAnsi="Arial"/>
                <w:b w:val="1"/>
              </w:rPr>
            </w:pPr>
            <w:sdt>
              <w:sdtPr>
                <w:tag w:val="goog_rdk_872"/>
              </w:sdtPr>
              <w:sdtContent>
                <w:del w:author="davide.lenzarini@u-blox.com" w:id="70" w:date="2024-08-12T14:19:35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935">
            <w:pPr>
              <w:jc w:val="center"/>
              <w:rPr>
                <w:rFonts w:ascii="Arial" w:cs="Arial" w:eastAsia="Arial" w:hAnsi="Arial"/>
                <w:b w:val="1"/>
              </w:rPr>
            </w:pPr>
            <w:sdt>
              <w:sdtPr>
                <w:tag w:val="goog_rdk_874"/>
              </w:sdtPr>
              <w:sdtContent>
                <w:del w:author="davide.lenzarini@u-blox.com" w:id="70" w:date="2024-08-12T14:19:35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936">
            <w:pPr>
              <w:jc w:val="center"/>
              <w:rPr>
                <w:rFonts w:ascii="Arial" w:cs="Arial" w:eastAsia="Arial" w:hAnsi="Arial"/>
                <w:b w:val="1"/>
              </w:rPr>
            </w:pPr>
            <w:sdt>
              <w:sdtPr>
                <w:tag w:val="goog_rdk_876"/>
              </w:sdtPr>
              <w:sdtContent>
                <w:del w:author="davide.lenzarini@u-blox.com" w:id="70" w:date="2024-08-12T14:19:35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937">
            <w:pPr>
              <w:jc w:val="center"/>
              <w:rPr>
                <w:rFonts w:ascii="Arial" w:cs="Arial" w:eastAsia="Arial" w:hAnsi="Arial"/>
                <w:b w:val="1"/>
              </w:rPr>
            </w:pPr>
            <w:sdt>
              <w:sdtPr>
                <w:tag w:val="goog_rdk_878"/>
              </w:sdtPr>
              <w:sdtContent>
                <w:del w:author="davide.lenzarini@u-blox.com" w:id="70" w:date="2024-08-12T14:19:35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938">
            <w:pPr>
              <w:jc w:val="center"/>
              <w:rPr>
                <w:rFonts w:ascii="Arial" w:cs="Arial" w:eastAsia="Arial" w:hAnsi="Arial"/>
                <w:b w:val="1"/>
              </w:rPr>
            </w:pPr>
            <w:sdt>
              <w:sdtPr>
                <w:tag w:val="goog_rdk_880"/>
              </w:sdtPr>
              <w:sdtContent>
                <w:del w:author="davide.lenzarini@u-blox.com" w:id="70" w:date="2024-08-12T14:19:35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39">
            <w:pPr>
              <w:rPr>
                <w:rFonts w:ascii="Arial" w:cs="Arial" w:eastAsia="Arial" w:hAnsi="Arial"/>
              </w:rPr>
            </w:pPr>
            <w:sdt>
              <w:sdtPr>
                <w:tag w:val="goog_rdk_882"/>
              </w:sdtPr>
              <w:sdtContent>
                <w:del w:author="davide.lenzarini@u-blox.com" w:id="70" w:date="2024-08-12T14:19:35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93A">
            <w:pPr>
              <w:jc w:val="center"/>
              <w:rPr>
                <w:rFonts w:ascii="Arial" w:cs="Arial" w:eastAsia="Arial" w:hAnsi="Arial"/>
              </w:rPr>
            </w:pPr>
            <w:sdt>
              <w:sdtPr>
                <w:tag w:val="goog_rdk_884"/>
              </w:sdtPr>
              <w:sdtContent>
                <w:del w:author="davide.lenzarini@u-blox.com" w:id="70" w:date="2024-08-12T14:19:35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42">
            <w:pPr>
              <w:rPr>
                <w:rFonts w:ascii="Arial" w:cs="Arial" w:eastAsia="Arial" w:hAnsi="Arial"/>
              </w:rPr>
            </w:pPr>
            <w:sdt>
              <w:sdtPr>
                <w:tag w:val="goog_rdk_886"/>
              </w:sdtPr>
              <w:sdtContent>
                <w:del w:author="davide.lenzarini@u-blox.com" w:id="70" w:date="2024-08-12T14:19:35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943">
            <w:pPr>
              <w:jc w:val="center"/>
              <w:rPr>
                <w:rFonts w:ascii="Arial" w:cs="Arial" w:eastAsia="Arial" w:hAnsi="Arial"/>
              </w:rPr>
            </w:pPr>
            <w:sdt>
              <w:sdtPr>
                <w:tag w:val="goog_rdk_888"/>
              </w:sdtPr>
              <w:sdtContent>
                <w:del w:author="davide.lenzarini@u-blox.com" w:id="70" w:date="2024-08-12T14:19:35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4B">
            <w:pPr>
              <w:rPr>
                <w:rFonts w:ascii="Arial" w:cs="Arial" w:eastAsia="Arial" w:hAnsi="Arial"/>
              </w:rPr>
            </w:pPr>
            <w:sdt>
              <w:sdtPr>
                <w:tag w:val="goog_rdk_890"/>
              </w:sdtPr>
              <w:sdtContent>
                <w:del w:author="davide.lenzarini@u-blox.com" w:id="70" w:date="2024-08-12T14:19:35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94C">
            <w:pPr>
              <w:jc w:val="center"/>
              <w:rPr>
                <w:rFonts w:ascii="Arial" w:cs="Arial" w:eastAsia="Arial" w:hAnsi="Arial"/>
              </w:rPr>
            </w:pPr>
            <w:sdt>
              <w:sdtPr>
                <w:tag w:val="goog_rdk_892"/>
              </w:sdtPr>
              <w:sdtContent>
                <w:del w:author="davide.lenzarini@u-blox.com" w:id="70" w:date="2024-08-12T14:19:35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54">
            <w:pPr>
              <w:rPr>
                <w:rFonts w:ascii="Arial" w:cs="Arial" w:eastAsia="Arial" w:hAnsi="Arial"/>
              </w:rPr>
            </w:pPr>
            <w:sdt>
              <w:sdtPr>
                <w:tag w:val="goog_rdk_894"/>
              </w:sdtPr>
              <w:sdtContent>
                <w:del w:author="davide.lenzarini@u-blox.com" w:id="70" w:date="2024-08-12T14:19:35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955">
            <w:pPr>
              <w:jc w:val="center"/>
              <w:rPr>
                <w:rFonts w:ascii="Arial" w:cs="Arial" w:eastAsia="Arial" w:hAnsi="Arial"/>
              </w:rPr>
            </w:pPr>
            <w:sdt>
              <w:sdtPr>
                <w:tag w:val="goog_rdk_896"/>
              </w:sdtPr>
              <w:sdtContent>
                <w:del w:author="davide.lenzarini@u-blox.com" w:id="70" w:date="2024-08-12T14:19:35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5D">
            <w:pPr>
              <w:rPr>
                <w:rFonts w:ascii="Arial" w:cs="Arial" w:eastAsia="Arial" w:hAnsi="Arial"/>
              </w:rPr>
            </w:pPr>
            <w:sdt>
              <w:sdtPr>
                <w:tag w:val="goog_rdk_898"/>
              </w:sdtPr>
              <w:sdtContent>
                <w:del w:author="davide.lenzarini@u-blox.com" w:id="71" w:date="2024-08-12T14:19:44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95E">
            <w:pPr>
              <w:jc w:val="center"/>
              <w:rPr>
                <w:rFonts w:ascii="Arial" w:cs="Arial" w:eastAsia="Arial" w:hAnsi="Arial"/>
              </w:rPr>
            </w:pPr>
            <w:sdt>
              <w:sdtPr>
                <w:tag w:val="goog_rdk_900"/>
              </w:sdtPr>
              <w:sdtContent>
                <w:del w:author="davide.lenzarini@u-blox.com" w:id="71" w:date="2024-08-12T14:19:44Z">
                  <w:r w:rsidDel="00000000" w:rsidR="00000000" w:rsidRPr="00000000">
                    <w:rPr>
                      <w:rFonts w:ascii="Arial" w:cs="Arial" w:eastAsia="Arial" w:hAnsi="Arial"/>
                      <w:rtl w:val="0"/>
                    </w:rPr>
                    <w:delText xml:space="preserve">Auth Reason Code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66">
            <w:pPr>
              <w:rPr>
                <w:rFonts w:ascii="Arial" w:cs="Arial" w:eastAsia="Arial" w:hAnsi="Arial"/>
              </w:rPr>
            </w:pPr>
            <w:sdt>
              <w:sdtPr>
                <w:tag w:val="goog_rdk_902"/>
              </w:sdtPr>
              <w:sdtContent>
                <w:del w:author="davide.lenzarini@u-blox.com" w:id="71" w:date="2024-08-12T14:19:44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8"/>
          </w:tcPr>
          <w:p w:rsidR="00000000" w:rsidDel="00000000" w:rsidP="00000000" w:rsidRDefault="00000000" w:rsidRPr="00000000" w14:paraId="00000967">
            <w:pPr>
              <w:jc w:val="center"/>
              <w:rPr>
                <w:rFonts w:ascii="Arial" w:cs="Arial" w:eastAsia="Arial" w:hAnsi="Arial"/>
              </w:rPr>
            </w:pPr>
            <w:sdt>
              <w:sdtPr>
                <w:tag w:val="goog_rdk_904"/>
              </w:sdtPr>
              <w:sdtContent>
                <w:del w:author="davide.lenzarini@u-blox.com" w:id="71" w:date="2024-08-12T14:19:44Z">
                  <w:r w:rsidDel="00000000" w:rsidR="00000000" w:rsidRPr="00000000">
                    <w:rPr>
                      <w:rFonts w:ascii="Arial" w:cs="Arial" w:eastAsia="Arial" w:hAnsi="Arial"/>
                      <w:rtl w:val="0"/>
                    </w:rPr>
                    <w:delText xml:space="preserve">Auth Method Length (K)</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6F">
            <w:pPr>
              <w:rPr>
                <w:rFonts w:ascii="Arial" w:cs="Arial" w:eastAsia="Arial" w:hAnsi="Arial"/>
              </w:rPr>
            </w:pPr>
            <w:sdt>
              <w:sdtPr>
                <w:tag w:val="goog_rdk_906"/>
              </w:sdtPr>
              <w:sdtContent>
                <w:del w:author="davide.lenzarini@u-blox.com" w:id="71" w:date="2024-08-12T14:19:44Z">
                  <w:r w:rsidDel="00000000" w:rsidR="00000000" w:rsidRPr="00000000">
                    <w:rPr>
                      <w:rFonts w:ascii="Arial" w:cs="Arial" w:eastAsia="Arial" w:hAnsi="Arial"/>
                      <w:rtl w:val="0"/>
                    </w:rPr>
                    <w:delText xml:space="preserve">byte 7:7+K</w:delText>
                  </w:r>
                </w:del>
              </w:sdtContent>
            </w:sdt>
            <w:r w:rsidDel="00000000" w:rsidR="00000000" w:rsidRPr="00000000">
              <w:rPr>
                <w:rtl w:val="0"/>
              </w:rPr>
            </w:r>
          </w:p>
        </w:tc>
        <w:tc>
          <w:tcPr>
            <w:gridSpan w:val="8"/>
          </w:tcPr>
          <w:p w:rsidR="00000000" w:rsidDel="00000000" w:rsidP="00000000" w:rsidRDefault="00000000" w:rsidRPr="00000000" w14:paraId="00000970">
            <w:pPr>
              <w:jc w:val="center"/>
              <w:rPr>
                <w:rFonts w:ascii="Arial" w:cs="Arial" w:eastAsia="Arial" w:hAnsi="Arial"/>
              </w:rPr>
            </w:pPr>
            <w:sdt>
              <w:sdtPr>
                <w:tag w:val="goog_rdk_908"/>
              </w:sdtPr>
              <w:sdtContent>
                <w:del w:author="davide.lenzarini@u-blox.com" w:id="71" w:date="2024-08-12T14:19:44Z">
                  <w:r w:rsidDel="00000000" w:rsidR="00000000" w:rsidRPr="00000000">
                    <w:rPr>
                      <w:rFonts w:ascii="Arial" w:cs="Arial" w:eastAsia="Arial" w:hAnsi="Arial"/>
                      <w:rtl w:val="0"/>
                    </w:rPr>
                    <w:delText xml:space="preserve">Auth Method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78">
            <w:pPr>
              <w:rPr>
                <w:rFonts w:ascii="Arial" w:cs="Arial" w:eastAsia="Arial" w:hAnsi="Arial"/>
              </w:rPr>
            </w:pPr>
            <w:sdt>
              <w:sdtPr>
                <w:tag w:val="goog_rdk_910"/>
              </w:sdtPr>
              <w:sdtContent>
                <w:del w:author="davide.lenzarini@u-blox.com" w:id="71" w:date="2024-08-12T14:19:44Z">
                  <w:r w:rsidDel="00000000" w:rsidR="00000000" w:rsidRPr="00000000">
                    <w:rPr>
                      <w:rFonts w:ascii="Arial" w:cs="Arial" w:eastAsia="Arial" w:hAnsi="Arial"/>
                      <w:rtl w:val="0"/>
                    </w:rPr>
                    <w:delText xml:space="preserve">byte 8+K:N</w:delText>
                  </w:r>
                </w:del>
              </w:sdtContent>
            </w:sdt>
            <w:r w:rsidDel="00000000" w:rsidR="00000000" w:rsidRPr="00000000">
              <w:rPr>
                <w:rtl w:val="0"/>
              </w:rPr>
            </w:r>
          </w:p>
        </w:tc>
        <w:tc>
          <w:tcPr>
            <w:gridSpan w:val="8"/>
          </w:tcPr>
          <w:p w:rsidR="00000000" w:rsidDel="00000000" w:rsidP="00000000" w:rsidRDefault="00000000" w:rsidRPr="00000000" w14:paraId="00000979">
            <w:pPr>
              <w:keepNext w:val="1"/>
              <w:jc w:val="center"/>
              <w:rPr>
                <w:rFonts w:ascii="Arial" w:cs="Arial" w:eastAsia="Arial" w:hAnsi="Arial"/>
              </w:rPr>
            </w:pPr>
            <w:sdt>
              <w:sdtPr>
                <w:tag w:val="goog_rdk_912"/>
              </w:sdtPr>
              <w:sdtContent>
                <w:del w:author="davide.lenzarini@u-blox.com" w:id="71" w:date="2024-08-12T14:19:44Z">
                  <w:r w:rsidDel="00000000" w:rsidR="00000000" w:rsidRPr="00000000">
                    <w:rPr>
                      <w:rFonts w:ascii="Arial" w:cs="Arial" w:eastAsia="Arial" w:hAnsi="Arial"/>
                      <w:rtl w:val="0"/>
                    </w:rPr>
                    <w:delText xml:space="preserve">Auth Data (N)</w:delText>
                  </w:r>
                </w:del>
              </w:sdtContent>
            </w:sdt>
            <w:r w:rsidDel="00000000" w:rsidR="00000000" w:rsidRPr="00000000">
              <w:rPr>
                <w:rtl w:val="0"/>
              </w:rPr>
            </w:r>
          </w:p>
        </w:tc>
      </w:tr>
    </w:tbl>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913"/>
        </w:sdtPr>
        <w:sdtContent>
          <w:commentRangeStart w:id="69"/>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w:t>
      </w:r>
      <w:commentRangeEnd w:id="69"/>
      <w:r w:rsidDel="00000000" w:rsidR="00000000" w:rsidRPr="00000000">
        <w:commentReference w:id="69"/>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AUTH packet</w:t>
      </w:r>
    </w:p>
    <w:p w:rsidR="00000000" w:rsidDel="00000000" w:rsidP="00000000" w:rsidRDefault="00000000" w:rsidRPr="00000000" w14:paraId="00000982">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83">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8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85">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86">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w:t>
      </w:r>
      <w:sdt>
        <w:sdtPr>
          <w:tag w:val="goog_rdk_914"/>
        </w:sdtPr>
        <w:sdtContent>
          <w:commentRangeStart w:id="70"/>
        </w:sdtContent>
      </w:sdt>
      <w:r w:rsidDel="00000000" w:rsidR="00000000" w:rsidRPr="00000000">
        <w:rPr>
          <w:rFonts w:ascii="Arial" w:cs="Arial" w:eastAsia="Arial" w:hAnsi="Arial"/>
          <w:rtl w:val="0"/>
        </w:rPr>
        <w:t xml:space="preserve">CONNECT</w:t>
      </w:r>
      <w:sdt>
        <w:sdtPr>
          <w:tag w:val="goog_rdk_915"/>
        </w:sdtPr>
        <w:sdtContent>
          <w:ins w:author="davide.lenzarini@u-blox.com" w:id="72" w:date="2024-08-06T10:56:37Z">
            <w:r w:rsidDel="00000000" w:rsidR="00000000" w:rsidRPr="00000000">
              <w:rPr>
                <w:rFonts w:ascii="Arial" w:cs="Arial" w:eastAsia="Arial" w:hAnsi="Arial"/>
                <w:rtl w:val="0"/>
              </w:rPr>
              <w:t xml:space="preserve"> or</w:t>
            </w:r>
          </w:ins>
        </w:sdtContent>
      </w:sdt>
      <w:sdt>
        <w:sdtPr>
          <w:tag w:val="goog_rdk_916"/>
        </w:sdtPr>
        <w:sdtContent>
          <w:del w:author="davide.lenzarini@u-blox.com" w:id="72" w:date="2024-08-06T10:56:37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w:t>
      </w:r>
      <w:commentRangeEnd w:id="70"/>
      <w:r w:rsidDel="00000000" w:rsidR="00000000" w:rsidRPr="00000000">
        <w:commentReference w:id="70"/>
      </w:r>
      <w:r w:rsidDel="00000000" w:rsidR="00000000" w:rsidRPr="00000000">
        <w:rPr>
          <w:rFonts w:ascii="Arial" w:cs="Arial" w:eastAsia="Arial" w:hAnsi="Arial"/>
          <w:rtl w:val="0"/>
        </w:rPr>
        <w:t xml:space="preserve">AUTH </w:t>
      </w:r>
      <w:sdt>
        <w:sdtPr>
          <w:tag w:val="goog_rdk_917"/>
        </w:sdtPr>
        <w:sdtContent>
          <w:del w:author="davide.lenzarini@u-blox.com" w:id="73" w:date="2024-08-06T10:56:34Z">
            <w:r w:rsidDel="00000000" w:rsidR="00000000" w:rsidRPr="00000000">
              <w:rPr>
                <w:rFonts w:ascii="Arial" w:cs="Arial" w:eastAsia="Arial" w:hAnsi="Arial"/>
                <w:rtl w:val="0"/>
              </w:rPr>
              <w:delText xml:space="preserve">or CONNACK </w:delText>
            </w:r>
          </w:del>
        </w:sdtContent>
      </w:sdt>
      <w:r w:rsidDel="00000000" w:rsidR="00000000" w:rsidRPr="00000000">
        <w:rPr>
          <w:rFonts w:ascii="Arial" w:cs="Arial" w:eastAsia="Arial" w:hAnsi="Arial"/>
          <w:rtl w:val="0"/>
        </w:rPr>
        <w:t xml:space="preserve">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87">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88">
      <w:pPr>
        <w:rPr>
          <w:rFonts w:ascii="Arial" w:cs="Arial" w:eastAsia="Arial" w:hAnsi="Arial"/>
          <w:sz w:val="24"/>
          <w:szCs w:val="24"/>
        </w:rPr>
      </w:pPr>
      <w:sdt>
        <w:sdtPr>
          <w:tag w:val="goog_rdk_919"/>
        </w:sdtPr>
        <w:sdtContent>
          <w:del w:author="davide.lenzarini@u-blox.com" w:id="74" w:date="2024-08-06T10:59:09Z">
            <w:r w:rsidDel="00000000" w:rsidR="00000000" w:rsidRPr="00000000">
              <w:rPr>
                <w:rFonts w:ascii="Arial" w:cs="Arial" w:eastAsia="Arial" w:hAnsi="Arial"/>
                <w:highlight w:val="white"/>
                <w:rtl w:val="0"/>
              </w:rPr>
              <w:delText xml:space="preserve">Byte 3 in the Auth packet holds the Authentication Reason Code. </w:delText>
            </w:r>
          </w:del>
        </w:sdtContent>
      </w:sdt>
      <w:r w:rsidDel="00000000" w:rsidR="00000000" w:rsidRPr="00000000">
        <w:rPr>
          <w:rFonts w:ascii="Arial" w:cs="Arial" w:eastAsia="Arial" w:hAnsi="Arial"/>
          <w:highlight w:val="white"/>
          <w:rtl w:val="0"/>
        </w:rPr>
        <w:t xml:space="preserve">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w:t>
      </w:r>
      <w:sdt>
        <w:sdtPr>
          <w:tag w:val="goog_rdk_920"/>
        </w:sdtPr>
        <w:sdtContent>
          <w:commentRangeStart w:id="71"/>
        </w:sdtContent>
      </w:sdt>
      <w:r w:rsidDel="00000000" w:rsidR="00000000" w:rsidRPr="00000000">
        <w:rPr>
          <w:rFonts w:ascii="Arial" w:cs="Arial" w:eastAsia="Arial" w:hAnsi="Arial"/>
          <w:highlight w:val="white"/>
          <w:rtl w:val="0"/>
        </w:rPr>
        <w:t xml:space="preserve"> Authenticate Reason Codes</w:t>
      </w:r>
      <w:commentRangeEnd w:id="71"/>
      <w:r w:rsidDel="00000000" w:rsidR="00000000" w:rsidRPr="00000000">
        <w:commentReference w:id="71"/>
      </w:r>
      <w:r w:rsidDel="00000000" w:rsidR="00000000" w:rsidRPr="00000000">
        <w:rPr>
          <w:rFonts w:ascii="Arial" w:cs="Arial" w:eastAsia="Arial" w:hAnsi="Arial"/>
          <w:highlight w:val="white"/>
          <w:rtl w:val="0"/>
        </w:rPr>
        <w:t xml:space="preserve">.</w:t>
      </w:r>
      <w:r w:rsidDel="00000000" w:rsidR="00000000" w:rsidRPr="00000000">
        <w:rPr>
          <w:rtl w:val="0"/>
        </w:rPr>
      </w:r>
    </w:p>
    <w:p w:rsidR="00000000" w:rsidDel="00000000" w:rsidP="00000000" w:rsidRDefault="00000000" w:rsidRPr="00000000" w14:paraId="00000989">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8A">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8B">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8C">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8D">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E">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F">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90">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91">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92">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sdt>
      <w:sdtPr>
        <w:tag w:val="goog_rdk_922"/>
      </w:sdtPr>
      <w:sdtContent>
        <w:p w:rsidR="00000000" w:rsidDel="00000000" w:rsidP="00000000" w:rsidRDefault="00000000" w:rsidRPr="00000000" w14:paraId="00000993">
          <w:pPr>
            <w:pStyle w:val="Heading3"/>
            <w:keepLines w:val="1"/>
            <w:spacing w:after="118" w:before="0" w:line="259" w:lineRule="auto"/>
            <w:ind w:left="0" w:firstLine="0"/>
            <w:rPr>
              <w:ins w:author="Stefan Hagen" w:id="75" w:date="2024-08-11T18:55:37Z"/>
              <w:rFonts w:ascii="Arial" w:cs="Arial" w:eastAsia="Arial" w:hAnsi="Arial"/>
            </w:rPr>
          </w:pPr>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sdt>
            <w:sdtPr>
              <w:tag w:val="goog_rdk_921"/>
            </w:sdtPr>
            <w:sdtContent>
              <w:ins w:author="Stefan Hagen" w:id="75" w:date="2024-08-11T18:55:37Z">
                <w:bookmarkStart w:colFirst="0" w:colLast="0" w:name="_heading=h.45jfvxd" w:id="95"/>
                <w:bookmarkEnd w:id="95"/>
                <w:r w:rsidDel="00000000" w:rsidR="00000000" w:rsidRPr="00000000">
                  <w:rPr>
                    <w:rtl w:val="0"/>
                  </w:rPr>
                </w:r>
              </w:ins>
            </w:sdtContent>
          </w:sdt>
        </w:p>
      </w:sdtContent>
    </w:sdt>
    <w:sdt>
      <w:sdtPr>
        <w:tag w:val="goog_rdk_926"/>
      </w:sdtPr>
      <w:sdtContent>
        <w:p w:rsidR="00000000" w:rsidDel="00000000" w:rsidP="00000000" w:rsidRDefault="00000000" w:rsidRPr="00000000" w14:paraId="00000994">
          <w:pPr>
            <w:rPr>
              <w:rPrChange w:author="Stefan Hagen" w:id="76" w:date="2024-08-11T18:55:37Z">
                <w:rPr>
                  <w:rFonts w:ascii="Arial" w:cs="Arial" w:eastAsia="Arial" w:hAnsi="Arial"/>
                </w:rPr>
              </w:rPrChange>
            </w:rPr>
            <w:pPrChange w:author="Stefan Hagen" w:id="0" w:date="2024-08-11T18:55:37Z">
              <w:pPr>
                <w:pStyle w:val="Heading3"/>
                <w:keepLines w:val="1"/>
                <w:spacing w:after="118" w:before="0" w:line="259" w:lineRule="auto"/>
                <w:ind w:left="0" w:firstLine="0"/>
              </w:pPr>
            </w:pPrChange>
          </w:pPr>
          <w:bookmarkStart w:colFirst="0" w:colLast="0" w:name="_heading=h.45jfvxd" w:id="95"/>
          <w:bookmarkEnd w:id="95"/>
          <w:sdt>
            <w:sdtPr>
              <w:tag w:val="goog_rdk_923"/>
            </w:sdtPr>
            <w:sdtContent>
              <w:ins w:author="Stefan Hagen" w:id="75" w:date="2024-08-11T18:55:37Z"/>
              <w:sdt>
                <w:sdtPr>
                  <w:tag w:val="goog_rdk_924"/>
                </w:sdtPr>
                <w:sdtContent>
                  <w:commentRangeStart w:id="72"/>
                </w:sdtContent>
              </w:sdt>
              <w:ins w:author="Stefan Hagen" w:id="75" w:date="2024-08-11T18:55:37Z">
                <w:r w:rsidDel="00000000" w:rsidR="00000000" w:rsidRPr="00000000">
                  <w:rPr>
                    <w:rFonts w:ascii="Arial" w:cs="Arial" w:eastAsia="Arial" w:hAnsi="Arial"/>
                  </w:rPr>
                  <w:drawing>
                    <wp:inline distB="114300" distT="114300" distL="114300" distR="114300">
                      <wp:extent cx="5943600" cy="2235200"/>
                      <wp:effectExtent b="0" l="0" r="0" t="0"/>
                      <wp:docPr id="55" name="image31.png"/>
                      <a:graphic>
                        <a:graphicData uri="http://schemas.openxmlformats.org/drawingml/2006/picture">
                          <pic:pic>
                            <pic:nvPicPr>
                              <pic:cNvPr id="0" name="image31.png"/>
                              <pic:cNvPicPr preferRelativeResize="0"/>
                            </pic:nvPicPr>
                            <pic:blipFill>
                              <a:blip r:embed="rId60"/>
                              <a:srcRect b="0" l="0" r="0" t="0"/>
                              <a:stretch>
                                <a:fillRect/>
                              </a:stretch>
                            </pic:blipFill>
                            <pic:spPr>
                              <a:xfrm>
                                <a:off x="0" y="0"/>
                                <a:ext cx="5943600" cy="2235200"/>
                              </a:xfrm>
                              <a:prstGeom prst="rect"/>
                              <a:ln/>
                            </pic:spPr>
                          </pic:pic>
                        </a:graphicData>
                      </a:graphic>
                    </wp:inline>
                  </w:drawing>
                </w:r>
              </w:ins>
            </w:sdtContent>
          </w:sdt>
          <w:commentRangeEnd w:id="72"/>
          <w:r w:rsidDel="00000000" w:rsidR="00000000" w:rsidRPr="00000000">
            <w:commentReference w:id="72"/>
          </w:r>
          <w:sdt>
            <w:sdtPr>
              <w:tag w:val="goog_rdk_925"/>
            </w:sdtPr>
            <w:sdtContent>
              <w:r w:rsidDel="00000000" w:rsidR="00000000" w:rsidRPr="00000000">
                <w:rPr>
                  <w:rtl w:val="0"/>
                </w:rPr>
              </w:r>
            </w:sdtContent>
          </w:sdt>
        </w:p>
      </w:sdtContent>
    </w:sdt>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95">
            <w:pPr>
              <w:jc w:val="center"/>
              <w:rPr>
                <w:rFonts w:ascii="Arial" w:cs="Arial" w:eastAsia="Arial" w:hAnsi="Arial"/>
                <w:b w:val="1"/>
              </w:rPr>
            </w:pPr>
            <w:sdt>
              <w:sdtPr>
                <w:tag w:val="goog_rdk_928"/>
              </w:sdtPr>
              <w:sdtContent>
                <w:del w:author="davide.lenzarini@u-blox.com" w:id="77" w:date="2024-08-12T14:20:46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996">
            <w:pPr>
              <w:jc w:val="center"/>
              <w:rPr>
                <w:rFonts w:ascii="Arial" w:cs="Arial" w:eastAsia="Arial" w:hAnsi="Arial"/>
                <w:b w:val="1"/>
              </w:rPr>
            </w:pPr>
            <w:sdt>
              <w:sdtPr>
                <w:tag w:val="goog_rdk_930"/>
              </w:sdtPr>
              <w:sdtContent>
                <w:del w:author="davide.lenzarini@u-blox.com" w:id="77" w:date="2024-08-12T14:20:46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997">
            <w:pPr>
              <w:jc w:val="center"/>
              <w:rPr>
                <w:rFonts w:ascii="Arial" w:cs="Arial" w:eastAsia="Arial" w:hAnsi="Arial"/>
                <w:b w:val="1"/>
              </w:rPr>
            </w:pPr>
            <w:sdt>
              <w:sdtPr>
                <w:tag w:val="goog_rdk_932"/>
              </w:sdtPr>
              <w:sdtContent>
                <w:del w:author="davide.lenzarini@u-blox.com" w:id="77" w:date="2024-08-12T14:20:46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998">
            <w:pPr>
              <w:jc w:val="center"/>
              <w:rPr>
                <w:rFonts w:ascii="Arial" w:cs="Arial" w:eastAsia="Arial" w:hAnsi="Arial"/>
                <w:b w:val="1"/>
              </w:rPr>
            </w:pPr>
            <w:sdt>
              <w:sdtPr>
                <w:tag w:val="goog_rdk_934"/>
              </w:sdtPr>
              <w:sdtContent>
                <w:del w:author="davide.lenzarini@u-blox.com" w:id="77" w:date="2024-08-12T14:20:46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999">
            <w:pPr>
              <w:jc w:val="center"/>
              <w:rPr>
                <w:rFonts w:ascii="Arial" w:cs="Arial" w:eastAsia="Arial" w:hAnsi="Arial"/>
                <w:b w:val="1"/>
              </w:rPr>
            </w:pPr>
            <w:sdt>
              <w:sdtPr>
                <w:tag w:val="goog_rdk_936"/>
              </w:sdtPr>
              <w:sdtContent>
                <w:del w:author="davide.lenzarini@u-blox.com" w:id="77" w:date="2024-08-12T14:20:46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99A">
            <w:pPr>
              <w:jc w:val="center"/>
              <w:rPr>
                <w:rFonts w:ascii="Arial" w:cs="Arial" w:eastAsia="Arial" w:hAnsi="Arial"/>
                <w:b w:val="1"/>
              </w:rPr>
            </w:pPr>
            <w:sdt>
              <w:sdtPr>
                <w:tag w:val="goog_rdk_938"/>
              </w:sdtPr>
              <w:sdtContent>
                <w:del w:author="davide.lenzarini@u-blox.com" w:id="77" w:date="2024-08-12T14:20:46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99B">
            <w:pPr>
              <w:jc w:val="center"/>
              <w:rPr>
                <w:rFonts w:ascii="Arial" w:cs="Arial" w:eastAsia="Arial" w:hAnsi="Arial"/>
                <w:b w:val="1"/>
              </w:rPr>
            </w:pPr>
            <w:sdt>
              <w:sdtPr>
                <w:tag w:val="goog_rdk_940"/>
              </w:sdtPr>
              <w:sdtContent>
                <w:del w:author="davide.lenzarini@u-blox.com" w:id="77" w:date="2024-08-12T14:20:46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99C">
            <w:pPr>
              <w:jc w:val="center"/>
              <w:rPr>
                <w:rFonts w:ascii="Arial" w:cs="Arial" w:eastAsia="Arial" w:hAnsi="Arial"/>
                <w:b w:val="1"/>
              </w:rPr>
            </w:pPr>
            <w:sdt>
              <w:sdtPr>
                <w:tag w:val="goog_rdk_942"/>
              </w:sdtPr>
              <w:sdtContent>
                <w:del w:author="davide.lenzarini@u-blox.com" w:id="77" w:date="2024-08-12T14:20:46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99D">
            <w:pPr>
              <w:jc w:val="center"/>
              <w:rPr>
                <w:rFonts w:ascii="Arial" w:cs="Arial" w:eastAsia="Arial" w:hAnsi="Arial"/>
                <w:b w:val="1"/>
              </w:rPr>
            </w:pPr>
            <w:sdt>
              <w:sdtPr>
                <w:tag w:val="goog_rdk_944"/>
              </w:sdtPr>
              <w:sdtContent>
                <w:del w:author="davide.lenzarini@u-blox.com" w:id="77" w:date="2024-08-12T14:20:46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9E">
            <w:pPr>
              <w:rPr>
                <w:rFonts w:ascii="Arial" w:cs="Arial" w:eastAsia="Arial" w:hAnsi="Arial"/>
              </w:rPr>
            </w:pPr>
            <w:sdt>
              <w:sdtPr>
                <w:tag w:val="goog_rdk_946"/>
              </w:sdtPr>
              <w:sdtContent>
                <w:del w:author="davide.lenzarini@u-blox.com" w:id="77" w:date="2024-08-12T14:20:46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99F">
            <w:pPr>
              <w:jc w:val="center"/>
              <w:rPr>
                <w:rFonts w:ascii="Arial" w:cs="Arial" w:eastAsia="Arial" w:hAnsi="Arial"/>
              </w:rPr>
            </w:pPr>
            <w:sdt>
              <w:sdtPr>
                <w:tag w:val="goog_rdk_948"/>
              </w:sdtPr>
              <w:sdtContent>
                <w:del w:author="davide.lenzarini@u-blox.com" w:id="77" w:date="2024-08-12T14:20:46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A7">
            <w:pPr>
              <w:rPr>
                <w:rFonts w:ascii="Arial" w:cs="Arial" w:eastAsia="Arial" w:hAnsi="Arial"/>
              </w:rPr>
            </w:pPr>
            <w:sdt>
              <w:sdtPr>
                <w:tag w:val="goog_rdk_950"/>
              </w:sdtPr>
              <w:sdtContent>
                <w:del w:author="davide.lenzarini@u-blox.com" w:id="77" w:date="2024-08-12T14:20:46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9A8">
            <w:pPr>
              <w:jc w:val="center"/>
              <w:rPr>
                <w:rFonts w:ascii="Arial" w:cs="Arial" w:eastAsia="Arial" w:hAnsi="Arial"/>
              </w:rPr>
            </w:pPr>
            <w:sdt>
              <w:sdtPr>
                <w:tag w:val="goog_rdk_952"/>
              </w:sdtPr>
              <w:sdtContent>
                <w:del w:author="davide.lenzarini@u-blox.com" w:id="77" w:date="2024-08-12T14:20:46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B0">
            <w:pPr>
              <w:rPr>
                <w:rFonts w:ascii="Arial" w:cs="Arial" w:eastAsia="Arial" w:hAnsi="Arial"/>
              </w:rPr>
            </w:pPr>
            <w:sdt>
              <w:sdtPr>
                <w:tag w:val="goog_rdk_954"/>
              </w:sdtPr>
              <w:sdtContent>
                <w:del w:author="davide.lenzarini@u-blox.com" w:id="77" w:date="2024-08-12T14:20:46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9B1">
            <w:pPr>
              <w:jc w:val="center"/>
              <w:rPr>
                <w:rFonts w:ascii="Arial" w:cs="Arial" w:eastAsia="Arial" w:hAnsi="Arial"/>
              </w:rPr>
            </w:pPr>
            <w:sdt>
              <w:sdtPr>
                <w:tag w:val="goog_rdk_956"/>
              </w:sdtPr>
              <w:sdtContent>
                <w:del w:author="davide.lenzarini@u-blox.com" w:id="77" w:date="2024-08-12T14:20:46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B9">
            <w:pPr>
              <w:rPr>
                <w:rFonts w:ascii="Arial" w:cs="Arial" w:eastAsia="Arial" w:hAnsi="Arial"/>
              </w:rPr>
            </w:pPr>
            <w:sdt>
              <w:sdtPr>
                <w:tag w:val="goog_rdk_958"/>
              </w:sdtPr>
              <w:sdtContent>
                <w:del w:author="davide.lenzarini@u-blox.com" w:id="77" w:date="2024-08-12T14:20:46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9BA">
            <w:pPr>
              <w:jc w:val="center"/>
              <w:rPr>
                <w:rFonts w:ascii="Arial" w:cs="Arial" w:eastAsia="Arial" w:hAnsi="Arial"/>
              </w:rPr>
            </w:pPr>
            <w:sdt>
              <w:sdtPr>
                <w:tag w:val="goog_rdk_960"/>
              </w:sdtPr>
              <w:sdtContent>
                <w:del w:author="davide.lenzarini@u-blox.com" w:id="77" w:date="2024-08-12T14:20:46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C2">
            <w:pPr>
              <w:rPr>
                <w:rFonts w:ascii="Arial" w:cs="Arial" w:eastAsia="Arial" w:hAnsi="Arial"/>
              </w:rPr>
            </w:pPr>
            <w:sdt>
              <w:sdtPr>
                <w:tag w:val="goog_rdk_962"/>
              </w:sdtPr>
              <w:sdtContent>
                <w:del w:author="davide.lenzarini@u-blox.com" w:id="77" w:date="2024-08-12T14:20:46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9C3">
            <w:pPr>
              <w:jc w:val="center"/>
              <w:rPr>
                <w:rFonts w:ascii="Arial" w:cs="Arial" w:eastAsia="Arial" w:hAnsi="Arial"/>
              </w:rPr>
            </w:pPr>
            <w:sdt>
              <w:sdtPr>
                <w:tag w:val="goog_rdk_964"/>
              </w:sdtPr>
              <w:sdtContent>
                <w:del w:author="davide.lenzarini@u-blox.com" w:id="77" w:date="2024-08-12T14:20:46Z">
                  <w:r w:rsidDel="00000000" w:rsidR="00000000" w:rsidRPr="00000000">
                    <w:rPr>
                      <w:rFonts w:ascii="Arial" w:cs="Arial" w:eastAsia="Arial" w:hAnsi="Arial"/>
                      <w:rtl w:val="0"/>
                    </w:rPr>
                    <w:delText xml:space="preserve">Topic Alias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CB">
            <w:pPr>
              <w:rPr>
                <w:rFonts w:ascii="Arial" w:cs="Arial" w:eastAsia="Arial" w:hAnsi="Arial"/>
              </w:rPr>
            </w:pPr>
            <w:sdt>
              <w:sdtPr>
                <w:tag w:val="goog_rdk_966"/>
              </w:sdtPr>
              <w:sdtContent>
                <w:del w:author="davide.lenzarini@u-blox.com" w:id="77" w:date="2024-08-12T14:20:46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8"/>
          </w:tcPr>
          <w:p w:rsidR="00000000" w:rsidDel="00000000" w:rsidP="00000000" w:rsidRDefault="00000000" w:rsidRPr="00000000" w14:paraId="000009CC">
            <w:pPr>
              <w:jc w:val="center"/>
              <w:rPr>
                <w:rFonts w:ascii="Arial" w:cs="Arial" w:eastAsia="Arial" w:hAnsi="Arial"/>
              </w:rPr>
            </w:pPr>
            <w:sdt>
              <w:sdtPr>
                <w:tag w:val="goog_rdk_968"/>
              </w:sdtPr>
              <w:sdtContent>
                <w:del w:author="davide.lenzarini@u-blox.com" w:id="77" w:date="2024-08-12T14:20:46Z">
                  <w:r w:rsidDel="00000000" w:rsidR="00000000" w:rsidRPr="00000000">
                    <w:rPr>
                      <w:rFonts w:ascii="Arial" w:cs="Arial" w:eastAsia="Arial" w:hAnsi="Arial"/>
                      <w:rtl w:val="0"/>
                    </w:rPr>
                    <w:delText xml:space="preserve">Topic Alias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D4">
            <w:pPr>
              <w:rPr>
                <w:rFonts w:ascii="Arial" w:cs="Arial" w:eastAsia="Arial" w:hAnsi="Arial"/>
              </w:rPr>
            </w:pPr>
            <w:sdt>
              <w:sdtPr>
                <w:tag w:val="goog_rdk_970"/>
              </w:sdtPr>
              <w:sdtContent>
                <w:del w:author="davide.lenzarini@u-blox.com" w:id="77" w:date="2024-08-12T14:20:46Z">
                  <w:r w:rsidDel="00000000" w:rsidR="00000000" w:rsidRPr="00000000">
                    <w:rPr>
                      <w:rFonts w:ascii="Arial" w:cs="Arial" w:eastAsia="Arial" w:hAnsi="Arial"/>
                      <w:rtl w:val="0"/>
                    </w:rPr>
                    <w:delText xml:space="preserve">Byte 7…N</w:delText>
                  </w:r>
                </w:del>
              </w:sdtContent>
            </w:sdt>
            <w:r w:rsidDel="00000000" w:rsidR="00000000" w:rsidRPr="00000000">
              <w:rPr>
                <w:rtl w:val="0"/>
              </w:rPr>
            </w:r>
          </w:p>
        </w:tc>
        <w:tc>
          <w:tcPr>
            <w:gridSpan w:val="8"/>
          </w:tcPr>
          <w:p w:rsidR="00000000" w:rsidDel="00000000" w:rsidP="00000000" w:rsidRDefault="00000000" w:rsidRPr="00000000" w14:paraId="000009D5">
            <w:pPr>
              <w:keepNext w:val="1"/>
              <w:jc w:val="center"/>
              <w:rPr>
                <w:rFonts w:ascii="Arial" w:cs="Arial" w:eastAsia="Arial" w:hAnsi="Arial"/>
              </w:rPr>
            </w:pPr>
            <w:sdt>
              <w:sdtPr>
                <w:tag w:val="goog_rdk_972"/>
              </w:sdtPr>
              <w:sdtContent>
                <w:del w:author="davide.lenzarini@u-blox.com" w:id="77" w:date="2024-08-12T14:20:46Z">
                  <w:r w:rsidDel="00000000" w:rsidR="00000000" w:rsidRPr="00000000">
                    <w:rPr>
                      <w:rFonts w:ascii="Arial" w:cs="Arial" w:eastAsia="Arial" w:hAnsi="Arial"/>
                      <w:rtl w:val="0"/>
                    </w:rPr>
                    <w:delText xml:space="preserve">Topic Name</w:delText>
                  </w:r>
                </w:del>
              </w:sdtContent>
            </w:sdt>
            <w:r w:rsidDel="00000000" w:rsidR="00000000" w:rsidRPr="00000000">
              <w:rPr>
                <w:rtl w:val="0"/>
              </w:rPr>
            </w:r>
          </w:p>
        </w:tc>
      </w:tr>
    </w:tbl>
    <w:p w:rsidR="00000000" w:rsidDel="00000000" w:rsidP="00000000" w:rsidRDefault="00000000" w:rsidRPr="00000000" w14:paraId="000009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w:t>
      </w:r>
      <w:sdt>
        <w:sdtPr>
          <w:tag w:val="goog_rdk_973"/>
        </w:sdtPr>
        <w:sdtContent>
          <w:commentRangeStart w:id="73"/>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24</w:t>
      </w:r>
      <w:commentRangeEnd w:id="73"/>
      <w:r w:rsidDel="00000000" w:rsidR="00000000" w:rsidRPr="00000000">
        <w:commentReference w:id="73"/>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REGISTER packet</w:t>
      </w:r>
    </w:p>
    <w:p w:rsidR="00000000" w:rsidDel="00000000" w:rsidP="00000000" w:rsidRDefault="00000000" w:rsidRPr="00000000" w14:paraId="000009DE">
      <w:pPr>
        <w:ind w:left="-5" w:right="990" w:firstLine="0"/>
        <w:rPr>
          <w:rFonts w:ascii="Arial" w:cs="Arial" w:eastAsia="Arial" w:hAnsi="Arial"/>
        </w:rPr>
      </w:pPr>
      <w:sdt>
        <w:sdtPr>
          <w:tag w:val="goog_rdk_974"/>
        </w:sdtPr>
        <w:sdtContent>
          <w:commentRangeStart w:id="74"/>
        </w:sdtContent>
      </w:sdt>
      <w:r w:rsidDel="00000000" w:rsidR="00000000" w:rsidRPr="00000000">
        <w:rPr>
          <w:rFonts w:ascii="Arial" w:cs="Arial" w:eastAsia="Arial" w:hAnsi="Arial"/>
          <w:rtl w:val="0"/>
        </w:rPr>
        <w:t xml:space="preserve">The REGISTER packet </w:t>
      </w:r>
      <w:commentRangeEnd w:id="74"/>
      <w:r w:rsidDel="00000000" w:rsidR="00000000" w:rsidRPr="00000000">
        <w:commentReference w:id="74"/>
      </w:r>
      <w:r w:rsidDel="00000000" w:rsidR="00000000" w:rsidRPr="00000000">
        <w:rPr>
          <w:rFonts w:ascii="Arial" w:cs="Arial" w:eastAsia="Arial" w:hAnsi="Arial"/>
          <w:rtl w:val="0"/>
        </w:rPr>
        <w:t xml:space="preserve">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F">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E0">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E1">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E2">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E3">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E4">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E5">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E6">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E7">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E8">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sdt>
      <w:sdtPr>
        <w:tag w:val="goog_rdk_976"/>
      </w:sdtPr>
      <w:sdtContent>
        <w:p w:rsidR="00000000" w:rsidDel="00000000" w:rsidP="00000000" w:rsidRDefault="00000000" w:rsidRPr="00000000" w14:paraId="000009E9">
          <w:pPr>
            <w:pStyle w:val="Heading3"/>
            <w:keepLines w:val="1"/>
            <w:spacing w:after="77" w:before="0" w:line="259" w:lineRule="auto"/>
            <w:ind w:left="0" w:firstLine="0"/>
            <w:rPr>
              <w:ins w:author="Stefan Hagen" w:id="78" w:date="2024-08-11T18:55:53Z"/>
              <w:rFonts w:ascii="Arial" w:cs="Arial" w:eastAsia="Arial" w:hAnsi="Arial"/>
            </w:rPr>
          </w:pPr>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sdt>
            <w:sdtPr>
              <w:tag w:val="goog_rdk_975"/>
            </w:sdtPr>
            <w:sdtContent>
              <w:ins w:author="Stefan Hagen" w:id="78" w:date="2024-08-11T18:55:53Z">
                <w:bookmarkStart w:colFirst="0" w:colLast="0" w:name="_heading=h.4iylrwe" w:id="101"/>
                <w:bookmarkEnd w:id="101"/>
                <w:r w:rsidDel="00000000" w:rsidR="00000000" w:rsidRPr="00000000">
                  <w:rPr>
                    <w:rtl w:val="0"/>
                  </w:rPr>
                </w:r>
              </w:ins>
            </w:sdtContent>
          </w:sdt>
        </w:p>
      </w:sdtContent>
    </w:sdt>
    <w:sdt>
      <w:sdtPr>
        <w:tag w:val="goog_rdk_979"/>
      </w:sdtPr>
      <w:sdtContent>
        <w:p w:rsidR="00000000" w:rsidDel="00000000" w:rsidP="00000000" w:rsidRDefault="00000000" w:rsidRPr="00000000" w14:paraId="000009EA">
          <w:pPr>
            <w:rPr>
              <w:rPrChange w:author="Stefan Hagen" w:id="79" w:date="2024-08-11T18:55:53Z">
                <w:rPr>
                  <w:rFonts w:ascii="Arial" w:cs="Arial" w:eastAsia="Arial" w:hAnsi="Arial"/>
                </w:rPr>
              </w:rPrChange>
            </w:rPr>
            <w:pPrChange w:author="Stefan Hagen" w:id="0" w:date="2024-08-11T18:55:53Z">
              <w:pPr>
                <w:pStyle w:val="Heading3"/>
                <w:keepLines w:val="1"/>
                <w:spacing w:after="77" w:before="0" w:line="259" w:lineRule="auto"/>
                <w:ind w:left="0" w:firstLine="0"/>
              </w:pPr>
            </w:pPrChange>
          </w:pPr>
          <w:bookmarkStart w:colFirst="0" w:colLast="0" w:name="_heading=h.4iylrwe" w:id="101"/>
          <w:bookmarkEnd w:id="101"/>
          <w:sdt>
            <w:sdtPr>
              <w:tag w:val="goog_rdk_977"/>
            </w:sdtPr>
            <w:sdtContent>
              <w:ins w:author="Stefan Hagen" w:id="78" w:date="2024-08-11T18:55:53Z">
                <w:r w:rsidDel="00000000" w:rsidR="00000000" w:rsidRPr="00000000">
                  <w:rPr>
                    <w:rFonts w:ascii="Arial" w:cs="Arial" w:eastAsia="Arial" w:hAnsi="Arial"/>
                  </w:rPr>
                  <w:drawing>
                    <wp:inline distB="114300" distT="114300" distL="114300" distR="114300">
                      <wp:extent cx="5943600" cy="2374900"/>
                      <wp:effectExtent b="0" l="0" r="0" t="0"/>
                      <wp:docPr id="33" name="image1.png"/>
                      <a:graphic>
                        <a:graphicData uri="http://schemas.openxmlformats.org/drawingml/2006/picture">
                          <pic:pic>
                            <pic:nvPicPr>
                              <pic:cNvPr id="0" name="image1.png"/>
                              <pic:cNvPicPr preferRelativeResize="0"/>
                            </pic:nvPicPr>
                            <pic:blipFill>
                              <a:blip r:embed="rId61"/>
                              <a:srcRect b="0" l="0" r="0" t="0"/>
                              <a:stretch>
                                <a:fillRect/>
                              </a:stretch>
                            </pic:blipFill>
                            <pic:spPr>
                              <a:xfrm>
                                <a:off x="0" y="0"/>
                                <a:ext cx="5943600" cy="2374900"/>
                              </a:xfrm>
                              <a:prstGeom prst="rect"/>
                              <a:ln/>
                            </pic:spPr>
                          </pic:pic>
                        </a:graphicData>
                      </a:graphic>
                    </wp:inline>
                  </w:drawing>
                </w:r>
              </w:ins>
            </w:sdtContent>
          </w:sdt>
          <w:sdt>
            <w:sdtPr>
              <w:tag w:val="goog_rdk_978"/>
            </w:sdtPr>
            <w:sdtContent>
              <w:r w:rsidDel="00000000" w:rsidR="00000000" w:rsidRPr="00000000">
                <w:rPr>
                  <w:rtl w:val="0"/>
                </w:rPr>
              </w:r>
            </w:sdtContent>
          </w:sdt>
        </w:p>
      </w:sdtContent>
    </w:sdt>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EB">
            <w:pPr>
              <w:jc w:val="center"/>
              <w:rPr>
                <w:rFonts w:ascii="Arial" w:cs="Arial" w:eastAsia="Arial" w:hAnsi="Arial"/>
                <w:b w:val="1"/>
              </w:rPr>
            </w:pPr>
            <w:sdt>
              <w:sdtPr>
                <w:tag w:val="goog_rdk_981"/>
              </w:sdtPr>
              <w:sdtContent>
                <w:del w:author="davide.lenzarini@u-blox.com" w:id="80" w:date="2024-08-12T14:23:34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9EC">
            <w:pPr>
              <w:jc w:val="center"/>
              <w:rPr>
                <w:rFonts w:ascii="Arial" w:cs="Arial" w:eastAsia="Arial" w:hAnsi="Arial"/>
                <w:b w:val="1"/>
              </w:rPr>
            </w:pPr>
            <w:sdt>
              <w:sdtPr>
                <w:tag w:val="goog_rdk_983"/>
              </w:sdtPr>
              <w:sdtContent>
                <w:del w:author="davide.lenzarini@u-blox.com" w:id="80" w:date="2024-08-12T14:23:34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9ED">
            <w:pPr>
              <w:jc w:val="center"/>
              <w:rPr>
                <w:rFonts w:ascii="Arial" w:cs="Arial" w:eastAsia="Arial" w:hAnsi="Arial"/>
                <w:b w:val="1"/>
              </w:rPr>
            </w:pPr>
            <w:sdt>
              <w:sdtPr>
                <w:tag w:val="goog_rdk_985"/>
              </w:sdtPr>
              <w:sdtContent>
                <w:del w:author="davide.lenzarini@u-blox.com" w:id="80" w:date="2024-08-12T14:23:34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9EE">
            <w:pPr>
              <w:jc w:val="center"/>
              <w:rPr>
                <w:rFonts w:ascii="Arial" w:cs="Arial" w:eastAsia="Arial" w:hAnsi="Arial"/>
                <w:b w:val="1"/>
              </w:rPr>
            </w:pPr>
            <w:sdt>
              <w:sdtPr>
                <w:tag w:val="goog_rdk_987"/>
              </w:sdtPr>
              <w:sdtContent>
                <w:del w:author="davide.lenzarini@u-blox.com" w:id="80" w:date="2024-08-12T14:23:34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9EF">
            <w:pPr>
              <w:jc w:val="center"/>
              <w:rPr>
                <w:rFonts w:ascii="Arial" w:cs="Arial" w:eastAsia="Arial" w:hAnsi="Arial"/>
                <w:b w:val="1"/>
              </w:rPr>
            </w:pPr>
            <w:sdt>
              <w:sdtPr>
                <w:tag w:val="goog_rdk_989"/>
              </w:sdtPr>
              <w:sdtContent>
                <w:del w:author="davide.lenzarini@u-blox.com" w:id="80" w:date="2024-08-12T14:23:34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9F0">
            <w:pPr>
              <w:jc w:val="center"/>
              <w:rPr>
                <w:rFonts w:ascii="Arial" w:cs="Arial" w:eastAsia="Arial" w:hAnsi="Arial"/>
                <w:b w:val="1"/>
              </w:rPr>
            </w:pPr>
            <w:sdt>
              <w:sdtPr>
                <w:tag w:val="goog_rdk_991"/>
              </w:sdtPr>
              <w:sdtContent>
                <w:del w:author="davide.lenzarini@u-blox.com" w:id="80" w:date="2024-08-12T14:23:34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9F1">
            <w:pPr>
              <w:jc w:val="center"/>
              <w:rPr>
                <w:rFonts w:ascii="Arial" w:cs="Arial" w:eastAsia="Arial" w:hAnsi="Arial"/>
                <w:b w:val="1"/>
              </w:rPr>
            </w:pPr>
            <w:sdt>
              <w:sdtPr>
                <w:tag w:val="goog_rdk_993"/>
              </w:sdtPr>
              <w:sdtContent>
                <w:del w:author="davide.lenzarini@u-blox.com" w:id="80" w:date="2024-08-12T14:23:34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09F3">
            <w:pPr>
              <w:jc w:val="center"/>
              <w:rPr>
                <w:rFonts w:ascii="Arial" w:cs="Arial" w:eastAsia="Arial" w:hAnsi="Arial"/>
                <w:b w:val="1"/>
              </w:rPr>
            </w:pPr>
            <w:sdt>
              <w:sdtPr>
                <w:tag w:val="goog_rdk_995"/>
              </w:sdtPr>
              <w:sdtContent>
                <w:del w:author="davide.lenzarini@u-blox.com" w:id="80" w:date="2024-08-12T14:23:34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9F5">
            <w:pPr>
              <w:jc w:val="center"/>
              <w:rPr>
                <w:rFonts w:ascii="Arial" w:cs="Arial" w:eastAsia="Arial" w:hAnsi="Arial"/>
                <w:b w:val="1"/>
              </w:rPr>
            </w:pPr>
            <w:sdt>
              <w:sdtPr>
                <w:tag w:val="goog_rdk_997"/>
              </w:sdtPr>
              <w:sdtContent>
                <w:del w:author="davide.lenzarini@u-blox.com" w:id="80" w:date="2024-08-12T14:23:34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9F6">
            <w:pPr>
              <w:rPr>
                <w:rFonts w:ascii="Arial" w:cs="Arial" w:eastAsia="Arial" w:hAnsi="Arial"/>
              </w:rPr>
            </w:pPr>
            <w:sdt>
              <w:sdtPr>
                <w:tag w:val="goog_rdk_999"/>
              </w:sdtPr>
              <w:sdtContent>
                <w:del w:author="davide.lenzarini@u-blox.com" w:id="80" w:date="2024-08-12T14:23:34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0"/>
          </w:tcPr>
          <w:p w:rsidR="00000000" w:rsidDel="00000000" w:rsidP="00000000" w:rsidRDefault="00000000" w:rsidRPr="00000000" w14:paraId="000009F7">
            <w:pPr>
              <w:jc w:val="center"/>
              <w:rPr>
                <w:rFonts w:ascii="Arial" w:cs="Arial" w:eastAsia="Arial" w:hAnsi="Arial"/>
              </w:rPr>
            </w:pPr>
            <w:sdt>
              <w:sdtPr>
                <w:tag w:val="goog_rdk_1001"/>
              </w:sdtPr>
              <w:sdtContent>
                <w:del w:author="davide.lenzarini@u-blox.com" w:id="80" w:date="2024-08-12T14:23:34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01">
            <w:pPr>
              <w:rPr>
                <w:rFonts w:ascii="Arial" w:cs="Arial" w:eastAsia="Arial" w:hAnsi="Arial"/>
              </w:rPr>
            </w:pPr>
            <w:sdt>
              <w:sdtPr>
                <w:tag w:val="goog_rdk_1003"/>
              </w:sdtPr>
              <w:sdtContent>
                <w:del w:author="davide.lenzarini@u-blox.com" w:id="80" w:date="2024-08-12T14:23:34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0"/>
          </w:tcPr>
          <w:p w:rsidR="00000000" w:rsidDel="00000000" w:rsidP="00000000" w:rsidRDefault="00000000" w:rsidRPr="00000000" w14:paraId="00000A02">
            <w:pPr>
              <w:jc w:val="center"/>
              <w:rPr>
                <w:rFonts w:ascii="Arial" w:cs="Arial" w:eastAsia="Arial" w:hAnsi="Arial"/>
              </w:rPr>
            </w:pPr>
            <w:sdt>
              <w:sdtPr>
                <w:tag w:val="goog_rdk_1005"/>
              </w:sdtPr>
              <w:sdtContent>
                <w:del w:author="davide.lenzarini@u-blox.com" w:id="80" w:date="2024-08-12T14:23:34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A0C">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A0D">
            <w:pPr>
              <w:jc w:val="center"/>
              <w:rPr>
                <w:rFonts w:ascii="Arial" w:cs="Arial" w:eastAsia="Arial" w:hAnsi="Arial"/>
                <w:b w:val="1"/>
                <w:i w:val="1"/>
              </w:rPr>
            </w:pPr>
            <w:sdt>
              <w:sdtPr>
                <w:tag w:val="goog_rdk_1007"/>
              </w:sdtPr>
              <w:sdtContent>
                <w:del w:author="davide.lenzarini@u-blox.com" w:id="80" w:date="2024-08-12T14:23:34Z">
                  <w:r w:rsidDel="00000000" w:rsidR="00000000" w:rsidRPr="00000000">
                    <w:rPr>
                      <w:rFonts w:ascii="Arial" w:cs="Arial" w:eastAsia="Arial" w:hAnsi="Arial"/>
                      <w:b w:val="1"/>
                      <w:i w:val="1"/>
                      <w:rtl w:val="0"/>
                    </w:rPr>
                    <w:delText xml:space="preserve">REGACK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18">
            <w:pPr>
              <w:jc w:val="center"/>
              <w:rPr>
                <w:rFonts w:ascii="Arial" w:cs="Arial" w:eastAsia="Arial" w:hAnsi="Arial"/>
                <w:strike w:val="1"/>
              </w:rPr>
            </w:pPr>
            <w:sdt>
              <w:sdtPr>
                <w:tag w:val="goog_rdk_1009"/>
              </w:sdtPr>
              <w:sdtContent>
                <w:del w:author="davide.lenzarini@u-blox.com" w:id="80"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A19">
            <w:pPr>
              <w:jc w:val="center"/>
              <w:rPr>
                <w:rFonts w:ascii="Arial" w:cs="Arial" w:eastAsia="Arial" w:hAnsi="Arial"/>
              </w:rPr>
            </w:pPr>
            <w:sdt>
              <w:sdtPr>
                <w:tag w:val="goog_rdk_1011"/>
              </w:sdtPr>
              <w:sdtContent>
                <w:del w:author="davide.lenzarini@u-blox.com" w:id="80"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A1A">
            <w:pPr>
              <w:jc w:val="center"/>
              <w:rPr>
                <w:rFonts w:ascii="Arial" w:cs="Arial" w:eastAsia="Arial" w:hAnsi="Arial"/>
              </w:rPr>
            </w:pPr>
            <w:sdt>
              <w:sdtPr>
                <w:tag w:val="goog_rdk_1013"/>
              </w:sdtPr>
              <w:sdtContent>
                <w:del w:author="davide.lenzarini@u-blox.com" w:id="80"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A1B">
            <w:pPr>
              <w:jc w:val="center"/>
              <w:rPr>
                <w:rFonts w:ascii="Arial" w:cs="Arial" w:eastAsia="Arial" w:hAnsi="Arial"/>
              </w:rPr>
            </w:pPr>
            <w:sdt>
              <w:sdtPr>
                <w:tag w:val="goog_rdk_1015"/>
              </w:sdtPr>
              <w:sdtContent>
                <w:del w:author="davide.lenzarini@u-blox.com" w:id="80"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gridSpan w:val="2"/>
          </w:tcPr>
          <w:p w:rsidR="00000000" w:rsidDel="00000000" w:rsidP="00000000" w:rsidRDefault="00000000" w:rsidRPr="00000000" w14:paraId="00000A1C">
            <w:pPr>
              <w:jc w:val="center"/>
              <w:rPr>
                <w:rFonts w:ascii="Arial" w:cs="Arial" w:eastAsia="Arial" w:hAnsi="Arial"/>
              </w:rPr>
            </w:pPr>
            <w:sdt>
              <w:sdtPr>
                <w:tag w:val="goog_rdk_1017"/>
              </w:sdtPr>
              <w:sdtContent>
                <w:del w:author="davide.lenzarini@u-blox.com" w:id="80"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A1E">
            <w:pPr>
              <w:jc w:val="center"/>
              <w:rPr>
                <w:rFonts w:ascii="Arial" w:cs="Arial" w:eastAsia="Arial" w:hAnsi="Arial"/>
              </w:rPr>
            </w:pPr>
            <w:sdt>
              <w:sdtPr>
                <w:tag w:val="goog_rdk_1019"/>
              </w:sdtPr>
              <w:sdtContent>
                <w:del w:author="davide.lenzarini@u-blox.com" w:id="80" w:date="2024-08-12T14:23:34Z">
                  <w:r w:rsidDel="00000000" w:rsidR="00000000" w:rsidRPr="00000000">
                    <w:rPr>
                      <w:rFonts w:ascii="Arial" w:cs="Arial" w:eastAsia="Arial" w:hAnsi="Arial"/>
                      <w:rtl w:val="0"/>
                    </w:rPr>
                    <w:delText xml:space="preserve">Reserved</w:delText>
                  </w:r>
                </w:del>
              </w:sdtContent>
            </w:sdt>
            <w:r w:rsidDel="00000000" w:rsidR="00000000" w:rsidRPr="00000000">
              <w:rPr>
                <w:rtl w:val="0"/>
              </w:rPr>
            </w:r>
          </w:p>
        </w:tc>
        <w:tc>
          <w:tcPr>
            <w:gridSpan w:val="3"/>
          </w:tcPr>
          <w:p w:rsidR="00000000" w:rsidDel="00000000" w:rsidP="00000000" w:rsidRDefault="00000000" w:rsidRPr="00000000" w14:paraId="00000A1F">
            <w:pPr>
              <w:jc w:val="center"/>
              <w:rPr>
                <w:rFonts w:ascii="Arial" w:cs="Arial" w:eastAsia="Arial" w:hAnsi="Arial"/>
              </w:rPr>
            </w:pPr>
            <w:sdt>
              <w:sdtPr>
                <w:tag w:val="goog_rdk_1021"/>
              </w:sdtPr>
              <w:sdtContent>
                <w:del w:author="davide.lenzarini@u-blox.com" w:id="80" w:date="2024-08-12T14:23:34Z">
                  <w:r w:rsidDel="00000000" w:rsidR="00000000" w:rsidRPr="00000000">
                    <w:rPr>
                      <w:rFonts w:ascii="Arial" w:cs="Arial" w:eastAsia="Arial" w:hAnsi="Arial"/>
                      <w:rtl w:val="0"/>
                    </w:rPr>
                    <w:delText xml:space="preserve">Topic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22">
            <w:pPr>
              <w:rPr>
                <w:rFonts w:ascii="Arial" w:cs="Arial" w:eastAsia="Arial" w:hAnsi="Arial"/>
              </w:rPr>
            </w:pPr>
            <w:sdt>
              <w:sdtPr>
                <w:tag w:val="goog_rdk_1023"/>
              </w:sdtPr>
              <w:sdtContent>
                <w:del w:author="davide.lenzarini@u-blox.com" w:id="80" w:date="2024-08-12T14:23:34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p w:rsidR="00000000" w:rsidDel="00000000" w:rsidP="00000000" w:rsidRDefault="00000000" w:rsidRPr="00000000" w14:paraId="00000A23">
            <w:pPr>
              <w:jc w:val="center"/>
              <w:rPr>
                <w:rFonts w:ascii="Arial" w:cs="Arial" w:eastAsia="Arial" w:hAnsi="Arial"/>
              </w:rPr>
            </w:pPr>
            <w:sdt>
              <w:sdtPr>
                <w:tag w:val="goog_rdk_1025"/>
              </w:sdtPr>
              <w:sdtContent>
                <w:del w:author="davide.lenzarini@u-blox.com" w:id="80"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A24">
            <w:pPr>
              <w:jc w:val="center"/>
              <w:rPr>
                <w:rFonts w:ascii="Arial" w:cs="Arial" w:eastAsia="Arial" w:hAnsi="Arial"/>
              </w:rPr>
            </w:pPr>
            <w:sdt>
              <w:sdtPr>
                <w:tag w:val="goog_rdk_1027"/>
              </w:sdtPr>
              <w:sdtContent>
                <w:del w:author="davide.lenzarini@u-blox.com" w:id="80"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A25">
            <w:pPr>
              <w:jc w:val="center"/>
              <w:rPr>
                <w:rFonts w:ascii="Arial" w:cs="Arial" w:eastAsia="Arial" w:hAnsi="Arial"/>
              </w:rPr>
            </w:pPr>
            <w:sdt>
              <w:sdtPr>
                <w:tag w:val="goog_rdk_1029"/>
              </w:sdtPr>
              <w:sdtContent>
                <w:del w:author="davide.lenzarini@u-blox.com" w:id="80"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A26">
            <w:pPr>
              <w:jc w:val="center"/>
              <w:rPr>
                <w:rFonts w:ascii="Arial" w:cs="Arial" w:eastAsia="Arial" w:hAnsi="Arial"/>
              </w:rPr>
            </w:pPr>
            <w:sdt>
              <w:sdtPr>
                <w:tag w:val="goog_rdk_1031"/>
              </w:sdtPr>
              <w:sdtContent>
                <w:del w:author="davide.lenzarini@u-blox.com" w:id="80"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A27">
            <w:pPr>
              <w:jc w:val="center"/>
              <w:rPr>
                <w:rFonts w:ascii="Arial" w:cs="Arial" w:eastAsia="Arial" w:hAnsi="Arial"/>
              </w:rPr>
            </w:pPr>
            <w:sdt>
              <w:sdtPr>
                <w:tag w:val="goog_rdk_1033"/>
              </w:sdtPr>
              <w:sdtContent>
                <w:del w:author="davide.lenzarini@u-blox.com" w:id="80"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A29">
            <w:pPr>
              <w:jc w:val="center"/>
              <w:rPr>
                <w:rFonts w:ascii="Arial" w:cs="Arial" w:eastAsia="Arial" w:hAnsi="Arial"/>
              </w:rPr>
            </w:pPr>
            <w:sdt>
              <w:sdtPr>
                <w:tag w:val="goog_rdk_1035"/>
              </w:sdtPr>
              <w:sdtContent>
                <w:del w:author="davide.lenzarini@u-blox.com" w:id="80" w:date="2024-08-12T14:23:34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p w:rsidR="00000000" w:rsidDel="00000000" w:rsidP="00000000" w:rsidRDefault="00000000" w:rsidRPr="00000000" w14:paraId="00000A2A">
            <w:pPr>
              <w:jc w:val="center"/>
              <w:rPr>
                <w:rFonts w:ascii="Arial" w:cs="Arial" w:eastAsia="Arial" w:hAnsi="Arial"/>
              </w:rPr>
            </w:pPr>
            <w:sdt>
              <w:sdtPr>
                <w:tag w:val="goog_rdk_1037"/>
              </w:sdtPr>
              <w:sdtContent>
                <w:del w:author="davide.lenzarini@u-blox.com" w:id="80" w:date="2024-08-12T14:23:34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A2B">
            <w:pPr>
              <w:jc w:val="center"/>
              <w:rPr>
                <w:rFonts w:ascii="Arial" w:cs="Arial" w:eastAsia="Arial" w:hAnsi="Arial"/>
              </w:rPr>
            </w:pPr>
            <w:sdt>
              <w:sdtPr>
                <w:tag w:val="goog_rdk_1039"/>
              </w:sdtPr>
              <w:sdtContent>
                <w:del w:author="davide.lenzarini@u-blox.com" w:id="80" w:date="2024-08-12T14:23:34Z">
                  <w:r w:rsidDel="00000000" w:rsidR="00000000" w:rsidRPr="00000000">
                    <w:rPr>
                      <w:rFonts w:ascii="Arial" w:cs="Arial" w:eastAsia="Arial" w:hAnsi="Arial"/>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2D">
            <w:pPr>
              <w:rPr>
                <w:rFonts w:ascii="Arial" w:cs="Arial" w:eastAsia="Arial" w:hAnsi="Arial"/>
              </w:rPr>
            </w:pPr>
            <w:sdt>
              <w:sdtPr>
                <w:tag w:val="goog_rdk_1041"/>
              </w:sdtPr>
              <w:sdtContent>
                <w:del w:author="davide.lenzarini@u-blox.com" w:id="80" w:date="2024-08-12T14:23:34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0"/>
          </w:tcPr>
          <w:p w:rsidR="00000000" w:rsidDel="00000000" w:rsidP="00000000" w:rsidRDefault="00000000" w:rsidRPr="00000000" w14:paraId="00000A2E">
            <w:pPr>
              <w:jc w:val="center"/>
              <w:rPr>
                <w:rFonts w:ascii="Arial" w:cs="Arial" w:eastAsia="Arial" w:hAnsi="Arial"/>
              </w:rPr>
            </w:pPr>
            <w:sdt>
              <w:sdtPr>
                <w:tag w:val="goog_rdk_1043"/>
              </w:sdtPr>
              <w:sdtContent>
                <w:del w:author="davide.lenzarini@u-blox.com" w:id="80" w:date="2024-08-12T14:23:34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38">
            <w:pPr>
              <w:rPr>
                <w:rFonts w:ascii="Arial" w:cs="Arial" w:eastAsia="Arial" w:hAnsi="Arial"/>
              </w:rPr>
            </w:pPr>
            <w:sdt>
              <w:sdtPr>
                <w:tag w:val="goog_rdk_1045"/>
              </w:sdtPr>
              <w:sdtContent>
                <w:del w:author="davide.lenzarini@u-blox.com" w:id="80" w:date="2024-08-12T14:23:34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0"/>
          </w:tcPr>
          <w:p w:rsidR="00000000" w:rsidDel="00000000" w:rsidP="00000000" w:rsidRDefault="00000000" w:rsidRPr="00000000" w14:paraId="00000A39">
            <w:pPr>
              <w:jc w:val="center"/>
              <w:rPr>
                <w:rFonts w:ascii="Arial" w:cs="Arial" w:eastAsia="Arial" w:hAnsi="Arial"/>
              </w:rPr>
            </w:pPr>
            <w:sdt>
              <w:sdtPr>
                <w:tag w:val="goog_rdk_1047"/>
              </w:sdtPr>
              <w:sdtContent>
                <w:del w:author="davide.lenzarini@u-blox.com" w:id="80" w:date="2024-08-12T14:23:34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43">
            <w:pPr>
              <w:rPr>
                <w:rFonts w:ascii="Arial" w:cs="Arial" w:eastAsia="Arial" w:hAnsi="Arial"/>
              </w:rPr>
            </w:pPr>
            <w:sdt>
              <w:sdtPr>
                <w:tag w:val="goog_rdk_1049"/>
              </w:sdtPr>
              <w:sdtContent>
                <w:del w:author="davide.lenzarini@u-blox.com" w:id="80" w:date="2024-08-12T14:23:34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0"/>
          </w:tcPr>
          <w:p w:rsidR="00000000" w:rsidDel="00000000" w:rsidP="00000000" w:rsidRDefault="00000000" w:rsidRPr="00000000" w14:paraId="00000A44">
            <w:pPr>
              <w:jc w:val="center"/>
              <w:rPr>
                <w:rFonts w:ascii="Arial" w:cs="Arial" w:eastAsia="Arial" w:hAnsi="Arial"/>
              </w:rPr>
            </w:pPr>
            <w:sdt>
              <w:sdtPr>
                <w:tag w:val="goog_rdk_1051"/>
              </w:sdtPr>
              <w:sdtContent>
                <w:del w:author="davide.lenzarini@u-blox.com" w:id="80" w:date="2024-08-12T14:23:34Z">
                  <w:r w:rsidDel="00000000" w:rsidR="00000000" w:rsidRPr="00000000">
                    <w:rPr>
                      <w:rFonts w:ascii="Arial" w:cs="Arial" w:eastAsia="Arial" w:hAnsi="Arial"/>
                      <w:rtl w:val="0"/>
                    </w:rPr>
                    <w:delText xml:space="preserve">Topic Alias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4E">
            <w:pPr>
              <w:rPr>
                <w:rFonts w:ascii="Arial" w:cs="Arial" w:eastAsia="Arial" w:hAnsi="Arial"/>
              </w:rPr>
            </w:pPr>
            <w:sdt>
              <w:sdtPr>
                <w:tag w:val="goog_rdk_1053"/>
              </w:sdtPr>
              <w:sdtContent>
                <w:del w:author="davide.lenzarini@u-blox.com" w:id="80" w:date="2024-08-12T14:23:34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0"/>
          </w:tcPr>
          <w:p w:rsidR="00000000" w:rsidDel="00000000" w:rsidP="00000000" w:rsidRDefault="00000000" w:rsidRPr="00000000" w14:paraId="00000A4F">
            <w:pPr>
              <w:jc w:val="center"/>
              <w:rPr>
                <w:rFonts w:ascii="Arial" w:cs="Arial" w:eastAsia="Arial" w:hAnsi="Arial"/>
              </w:rPr>
            </w:pPr>
            <w:sdt>
              <w:sdtPr>
                <w:tag w:val="goog_rdk_1055"/>
              </w:sdtPr>
              <w:sdtContent>
                <w:del w:author="davide.lenzarini@u-blox.com" w:id="80" w:date="2024-08-12T14:23:34Z">
                  <w:r w:rsidDel="00000000" w:rsidR="00000000" w:rsidRPr="00000000">
                    <w:rPr>
                      <w:rFonts w:ascii="Arial" w:cs="Arial" w:eastAsia="Arial" w:hAnsi="Arial"/>
                      <w:rtl w:val="0"/>
                    </w:rPr>
                    <w:delText xml:space="preserve">Topic Alias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59">
            <w:pPr>
              <w:rPr>
                <w:rFonts w:ascii="Arial" w:cs="Arial" w:eastAsia="Arial" w:hAnsi="Arial"/>
              </w:rPr>
            </w:pPr>
            <w:sdt>
              <w:sdtPr>
                <w:tag w:val="goog_rdk_1057"/>
              </w:sdtPr>
              <w:sdtContent>
                <w:del w:author="davide.lenzarini@u-blox.com" w:id="80" w:date="2024-08-12T14:23:34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0"/>
          </w:tcPr>
          <w:p w:rsidR="00000000" w:rsidDel="00000000" w:rsidP="00000000" w:rsidRDefault="00000000" w:rsidRPr="00000000" w14:paraId="00000A5A">
            <w:pPr>
              <w:keepNext w:val="1"/>
              <w:jc w:val="center"/>
              <w:rPr>
                <w:rFonts w:ascii="Arial" w:cs="Arial" w:eastAsia="Arial" w:hAnsi="Arial"/>
              </w:rPr>
            </w:pPr>
            <w:sdt>
              <w:sdtPr>
                <w:tag w:val="goog_rdk_1059"/>
              </w:sdtPr>
              <w:sdtContent>
                <w:del w:author="davide.lenzarini@u-blox.com" w:id="80" w:date="2024-08-12T14:23:34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A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65">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66">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6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68">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69">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w:t>
      </w:r>
      <w:sdt>
        <w:sdtPr>
          <w:tag w:val="goog_rdk_1060"/>
        </w:sdtPr>
        <w:sdtContent>
          <w:del w:author="davide.lenzarini@u-blox.com" w:id="81" w:date="2024-08-06T14:18:48Z">
            <w:r w:rsidDel="00000000" w:rsidR="00000000" w:rsidRPr="00000000">
              <w:rPr>
                <w:rFonts w:ascii="Arial" w:cs="Arial" w:eastAsia="Arial" w:hAnsi="Arial"/>
                <w:color w:val="000000"/>
                <w:rtl w:val="0"/>
              </w:rPr>
              <w:delText xml:space="preserve">in Byte position 3 </w:delText>
            </w:r>
          </w:del>
        </w:sdtContent>
      </w:sdt>
      <w:r w:rsidDel="00000000" w:rsidR="00000000" w:rsidRPr="00000000">
        <w:rPr>
          <w:rFonts w:ascii="Arial" w:cs="Arial" w:eastAsia="Arial" w:hAnsi="Arial"/>
          <w:color w:val="000000"/>
          <w:rtl w:val="0"/>
        </w:rPr>
        <w:t xml:space="preserve">of the REGACK packet.  </w:t>
      </w:r>
      <w:r w:rsidDel="00000000" w:rsidR="00000000" w:rsidRPr="00000000">
        <w:rPr>
          <w:rtl w:val="0"/>
        </w:rPr>
      </w:r>
    </w:p>
    <w:p w:rsidR="00000000" w:rsidDel="00000000" w:rsidP="00000000" w:rsidRDefault="00000000" w:rsidRPr="00000000" w14:paraId="00000A6A">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6B">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6C">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6D">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6E">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w:t>
      </w:r>
      <w:sdt>
        <w:sdtPr>
          <w:tag w:val="goog_rdk_1061"/>
        </w:sdtPr>
        <w:sdtContent>
          <w:commentRangeStart w:id="75"/>
        </w:sdtContent>
      </w:sdt>
      <w:r w:rsidDel="00000000" w:rsidR="00000000" w:rsidRPr="00000000">
        <w:rPr>
          <w:rFonts w:ascii="Arial" w:cs="Arial" w:eastAsia="Arial" w:hAnsi="Arial"/>
          <w:rtl w:val="0"/>
        </w:rPr>
        <w:t xml:space="preserve"> Topic Alias</w:t>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0A6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70">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71">
      <w:pPr>
        <w:rPr/>
      </w:pPr>
      <w:sdt>
        <w:sdtPr>
          <w:tag w:val="goog_rdk_1063"/>
        </w:sdtPr>
        <w:sdtContent>
          <w:del w:author="davide.lenzarini@u-blox.com" w:id="82" w:date="2024-08-06T14:19:28Z">
            <w:r w:rsidDel="00000000" w:rsidR="00000000" w:rsidRPr="00000000">
              <w:rPr>
                <w:rFonts w:ascii="Arial" w:cs="Arial" w:eastAsia="Arial" w:hAnsi="Arial"/>
                <w:highlight w:val="white"/>
                <w:rtl w:val="0"/>
              </w:rPr>
              <w:delText xml:space="preserve">Byte 8 in the REGACK packet holds the Register Reason Code. </w:delText>
            </w:r>
          </w:del>
        </w:sdtContent>
      </w:sdt>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w:t>
      </w:r>
      <w:sdt>
        <w:sdtPr>
          <w:tag w:val="goog_rdk_1064"/>
        </w:sdtPr>
        <w:sdtContent>
          <w:commentRangeStart w:id="76"/>
        </w:sdtContent>
      </w:sdt>
      <w:r w:rsidDel="00000000" w:rsidR="00000000" w:rsidRPr="00000000">
        <w:rPr>
          <w:highlight w:val="yellow"/>
          <w:rtl w:val="0"/>
        </w:rPr>
        <w:t xml:space="preserve">Register Reason Codes</w:t>
      </w:r>
      <w:commentRangeEnd w:id="76"/>
      <w:r w:rsidDel="00000000" w:rsidR="00000000" w:rsidRPr="00000000">
        <w:commentReference w:id="76"/>
      </w:r>
      <w:r w:rsidDel="00000000" w:rsidR="00000000" w:rsidRPr="00000000">
        <w:rPr>
          <w:highlight w:val="yellow"/>
          <w:rtl w:val="0"/>
        </w:rPr>
        <w:t xml:space="preserve">.</w:t>
      </w:r>
      <w:r w:rsidDel="00000000" w:rsidR="00000000" w:rsidRPr="00000000">
        <w:rPr>
          <w:rtl w:val="0"/>
        </w:rPr>
      </w:r>
    </w:p>
    <w:p w:rsidR="00000000" w:rsidDel="00000000" w:rsidP="00000000" w:rsidRDefault="00000000" w:rsidRPr="00000000" w14:paraId="00000A72">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73">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w:t>
      </w:r>
      <w:sdt>
        <w:sdtPr>
          <w:tag w:val="goog_rdk_1065"/>
        </w:sdtPr>
        <w:sdtContent>
          <w:del w:author="davide.lenzarini@u-blox.com" w:id="83" w:date="2024-08-06T14:22:37Z">
            <w:r w:rsidDel="00000000" w:rsidR="00000000" w:rsidRPr="00000000">
              <w:rPr>
                <w:rtl w:val="0"/>
              </w:rPr>
              <w:delText xml:space="preserve">GW </w:delText>
            </w:r>
          </w:del>
        </w:sdtContent>
      </w:sdt>
      <w:r w:rsidDel="00000000" w:rsidR="00000000" w:rsidRPr="00000000">
        <w:rPr>
          <w:rtl w:val="0"/>
        </w:rPr>
        <w:t xml:space="preserve">session is required, Variant 2 catering for Quality of Service 0 where no response ACK is required and thus no packet identifier is required and Quality of Service 1 and 2 where a response is expected. The </w:t>
      </w:r>
      <w:sdt>
        <w:sdtPr>
          <w:tag w:val="goog_rdk_1066"/>
        </w:sdtPr>
        <w:sdtContent>
          <w:commentRangeStart w:id="77"/>
        </w:sdtContent>
      </w:sdt>
      <w:r w:rsidDel="00000000" w:rsidR="00000000" w:rsidRPr="00000000">
        <w:rPr>
          <w:rtl w:val="0"/>
        </w:rPr>
        <w:t xml:space="preserve">table below</w:t>
      </w:r>
      <w:commentRangeEnd w:id="77"/>
      <w:r w:rsidDel="00000000" w:rsidR="00000000" w:rsidRPr="00000000">
        <w:commentReference w:id="77"/>
      </w:r>
      <w:r w:rsidDel="00000000" w:rsidR="00000000" w:rsidRPr="00000000">
        <w:rPr>
          <w:rtl w:val="0"/>
        </w:rPr>
        <w:t xml:space="preserve">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74">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75">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76">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77">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78">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79">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w:t>
            </w:r>
            <w:sdt>
              <w:sdtPr>
                <w:tag w:val="goog_rdk_1067"/>
              </w:sdtPr>
              <w:sdtContent>
                <w:del w:author="davide.lenzarini@u-blox.com" w:id="84" w:date="2024-08-06T14:23:23Z">
                  <w:r w:rsidDel="00000000" w:rsidR="00000000" w:rsidRPr="00000000">
                    <w:rPr>
                      <w:rFonts w:ascii="Arial" w:cs="Arial" w:eastAsia="Arial" w:hAnsi="Arial"/>
                      <w:sz w:val="21"/>
                      <w:szCs w:val="21"/>
                      <w:rtl w:val="0"/>
                    </w:rPr>
                    <w:delText xml:space="preserve"> </w:delText>
                  </w:r>
                </w:del>
              </w:sdtContent>
            </w:sdt>
            <w:r w:rsidDel="00000000" w:rsidR="00000000" w:rsidRPr="00000000">
              <w:rPr>
                <w:rFonts w:ascii="Arial" w:cs="Arial" w:eastAsia="Arial" w:hAnsi="Arial"/>
                <w:sz w:val="21"/>
                <w:szCs w:val="21"/>
                <w:rtl w:val="0"/>
              </w:rPr>
              <w:t xml:space="preserve">0, 1 or 2</w:t>
            </w:r>
          </w:p>
        </w:tc>
      </w:tr>
      <w:tr>
        <w:trPr>
          <w:cantSplit w:val="0"/>
          <w:trHeight w:val="1008.9218749999999" w:hRule="atLeast"/>
          <w:tblHeader w:val="0"/>
        </w:trPr>
        <w:tc>
          <w:tcPr/>
          <w:p w:rsidR="00000000" w:rsidDel="00000000" w:rsidP="00000000" w:rsidRDefault="00000000" w:rsidRPr="00000000" w14:paraId="00000A7A">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7B">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7C">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sdt>
      <w:sdtPr>
        <w:tag w:val="goog_rdk_1069"/>
      </w:sdtPr>
      <w:sdtContent>
        <w:p w:rsidR="00000000" w:rsidDel="00000000" w:rsidP="00000000" w:rsidRDefault="00000000" w:rsidRPr="00000000" w14:paraId="00000A7D">
          <w:pPr>
            <w:pStyle w:val="Heading3"/>
            <w:keepLines w:val="1"/>
            <w:spacing w:after="77" w:before="0" w:line="259" w:lineRule="auto"/>
            <w:ind w:left="0" w:firstLine="0"/>
            <w:rPr>
              <w:ins w:author="Stefan Hagen" w:id="85" w:date="2024-08-11T18:56:13Z"/>
            </w:rPr>
          </w:pPr>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sdt>
            <w:sdtPr>
              <w:tag w:val="goog_rdk_1068"/>
            </w:sdtPr>
            <w:sdtContent>
              <w:ins w:author="Stefan Hagen" w:id="85" w:date="2024-08-11T18:56:13Z">
                <w:bookmarkStart w:colFirst="0" w:colLast="0" w:name="_heading=h.j8sehv" w:id="108"/>
                <w:bookmarkEnd w:id="108"/>
                <w:r w:rsidDel="00000000" w:rsidR="00000000" w:rsidRPr="00000000">
                  <w:rPr>
                    <w:rtl w:val="0"/>
                  </w:rPr>
                </w:r>
              </w:ins>
            </w:sdtContent>
          </w:sdt>
        </w:p>
      </w:sdtContent>
    </w:sdt>
    <w:sdt>
      <w:sdtPr>
        <w:tag w:val="goog_rdk_1073"/>
      </w:sdtPr>
      <w:sdtContent>
        <w:p w:rsidR="00000000" w:rsidDel="00000000" w:rsidP="00000000" w:rsidRDefault="00000000" w:rsidRPr="00000000" w14:paraId="00000A7E">
          <w:pPr>
            <w:rPr>
              <w:rPrChange w:author="Stefan Hagen" w:id="86" w:date="2024-08-11T18:56:13Z">
                <w:rPr/>
              </w:rPrChange>
            </w:rPr>
            <w:pPrChange w:author="Stefan Hagen" w:id="0" w:date="2024-08-11T18:56:13Z">
              <w:pPr>
                <w:pStyle w:val="Heading3"/>
                <w:keepLines w:val="1"/>
                <w:spacing w:after="77" w:before="0" w:line="259" w:lineRule="auto"/>
                <w:ind w:left="0" w:firstLine="0"/>
              </w:pPr>
            </w:pPrChange>
          </w:pPr>
          <w:bookmarkStart w:colFirst="0" w:colLast="0" w:name="_heading=h.j8sehv" w:id="108"/>
          <w:bookmarkEnd w:id="108"/>
          <w:sdt>
            <w:sdtPr>
              <w:tag w:val="goog_rdk_1070"/>
            </w:sdtPr>
            <w:sdtContent>
              <w:ins w:author="Stefan Hagen" w:id="85" w:date="2024-08-11T18:56:13Z"/>
              <w:sdt>
                <w:sdtPr>
                  <w:tag w:val="goog_rdk_1071"/>
                </w:sdtPr>
                <w:sdtContent>
                  <w:commentRangeStart w:id="78"/>
                </w:sdtContent>
              </w:sdt>
              <w:ins w:author="Stefan Hagen" w:id="85" w:date="2024-08-11T18:56:13Z">
                <w:r w:rsidDel="00000000" w:rsidR="00000000" w:rsidRPr="00000000">
                  <w:rPr/>
                  <w:drawing>
                    <wp:inline distB="114300" distT="114300" distL="114300" distR="114300">
                      <wp:extent cx="5943600" cy="2451100"/>
                      <wp:effectExtent b="0" l="0" r="0" t="0"/>
                      <wp:docPr id="39" name="image4.png"/>
                      <a:graphic>
                        <a:graphicData uri="http://schemas.openxmlformats.org/drawingml/2006/picture">
                          <pic:pic>
                            <pic:nvPicPr>
                              <pic:cNvPr id="0" name="image4.png"/>
                              <pic:cNvPicPr preferRelativeResize="0"/>
                            </pic:nvPicPr>
                            <pic:blipFill>
                              <a:blip r:embed="rId62"/>
                              <a:srcRect b="0" l="0" r="0" t="0"/>
                              <a:stretch>
                                <a:fillRect/>
                              </a:stretch>
                            </pic:blipFill>
                            <pic:spPr>
                              <a:xfrm>
                                <a:off x="0" y="0"/>
                                <a:ext cx="5943600" cy="2451100"/>
                              </a:xfrm>
                              <a:prstGeom prst="rect"/>
                              <a:ln/>
                            </pic:spPr>
                          </pic:pic>
                        </a:graphicData>
                      </a:graphic>
                    </wp:inline>
                  </w:drawing>
                </w:r>
              </w:ins>
            </w:sdtContent>
          </w:sdt>
          <w:commentRangeEnd w:id="78"/>
          <w:r w:rsidDel="00000000" w:rsidR="00000000" w:rsidRPr="00000000">
            <w:commentReference w:id="78"/>
          </w:r>
          <w:sdt>
            <w:sdtPr>
              <w:tag w:val="goog_rdk_1072"/>
            </w:sdtPr>
            <w:sdtContent>
              <w:r w:rsidDel="00000000" w:rsidR="00000000" w:rsidRPr="00000000">
                <w:rPr>
                  <w:rtl w:val="0"/>
                </w:rPr>
              </w:r>
            </w:sdtContent>
          </w:sdt>
        </w:p>
      </w:sdtContent>
    </w:sdt>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7F">
            <w:pPr>
              <w:jc w:val="center"/>
              <w:rPr>
                <w:rFonts w:ascii="Arial" w:cs="Arial" w:eastAsia="Arial" w:hAnsi="Arial"/>
                <w:b w:val="1"/>
              </w:rPr>
            </w:pPr>
            <w:sdt>
              <w:sdtPr>
                <w:tag w:val="goog_rdk_1075"/>
              </w:sdtPr>
              <w:sdtContent>
                <w:del w:author="davide.lenzarini@u-blox.com" w:id="87" w:date="2024-08-12T14:24:42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A80">
            <w:pPr>
              <w:jc w:val="center"/>
              <w:rPr>
                <w:rFonts w:ascii="Arial" w:cs="Arial" w:eastAsia="Arial" w:hAnsi="Arial"/>
                <w:b w:val="1"/>
              </w:rPr>
            </w:pPr>
            <w:sdt>
              <w:sdtPr>
                <w:tag w:val="goog_rdk_1077"/>
              </w:sdtPr>
              <w:sdtContent>
                <w:del w:author="davide.lenzarini@u-blox.com" w:id="87" w:date="2024-08-12T14:24:42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A81">
            <w:pPr>
              <w:jc w:val="center"/>
              <w:rPr>
                <w:rFonts w:ascii="Arial" w:cs="Arial" w:eastAsia="Arial" w:hAnsi="Arial"/>
                <w:b w:val="1"/>
              </w:rPr>
            </w:pPr>
            <w:sdt>
              <w:sdtPr>
                <w:tag w:val="goog_rdk_1079"/>
              </w:sdtPr>
              <w:sdtContent>
                <w:del w:author="davide.lenzarini@u-blox.com" w:id="87" w:date="2024-08-12T14:24:42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A83">
            <w:pPr>
              <w:jc w:val="center"/>
              <w:rPr>
                <w:rFonts w:ascii="Arial" w:cs="Arial" w:eastAsia="Arial" w:hAnsi="Arial"/>
                <w:b w:val="1"/>
              </w:rPr>
            </w:pPr>
            <w:sdt>
              <w:sdtPr>
                <w:tag w:val="goog_rdk_1081"/>
              </w:sdtPr>
              <w:sdtContent>
                <w:del w:author="davide.lenzarini@u-blox.com" w:id="87" w:date="2024-08-12T14:24:42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A85">
            <w:pPr>
              <w:jc w:val="center"/>
              <w:rPr>
                <w:rFonts w:ascii="Arial" w:cs="Arial" w:eastAsia="Arial" w:hAnsi="Arial"/>
                <w:b w:val="1"/>
              </w:rPr>
            </w:pPr>
            <w:sdt>
              <w:sdtPr>
                <w:tag w:val="goog_rdk_1083"/>
              </w:sdtPr>
              <w:sdtContent>
                <w:del w:author="davide.lenzarini@u-blox.com" w:id="87" w:date="2024-08-12T14:24:42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3"/>
            <w:shd w:fill="cfe2f3" w:val="clear"/>
          </w:tcPr>
          <w:p w:rsidR="00000000" w:rsidDel="00000000" w:rsidP="00000000" w:rsidRDefault="00000000" w:rsidRPr="00000000" w14:paraId="00000A86">
            <w:pPr>
              <w:jc w:val="center"/>
              <w:rPr>
                <w:rFonts w:ascii="Arial" w:cs="Arial" w:eastAsia="Arial" w:hAnsi="Arial"/>
                <w:b w:val="1"/>
              </w:rPr>
            </w:pPr>
            <w:sdt>
              <w:sdtPr>
                <w:tag w:val="goog_rdk_1085"/>
              </w:sdtPr>
              <w:sdtContent>
                <w:del w:author="davide.lenzarini@u-blox.com" w:id="87" w:date="2024-08-12T14:24:42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A89">
            <w:pPr>
              <w:jc w:val="center"/>
              <w:rPr>
                <w:rFonts w:ascii="Arial" w:cs="Arial" w:eastAsia="Arial" w:hAnsi="Arial"/>
                <w:b w:val="1"/>
              </w:rPr>
            </w:pPr>
            <w:sdt>
              <w:sdtPr>
                <w:tag w:val="goog_rdk_1087"/>
              </w:sdtPr>
              <w:sdtContent>
                <w:del w:author="davide.lenzarini@u-blox.com" w:id="87" w:date="2024-08-12T14:24:42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A8B">
            <w:pPr>
              <w:jc w:val="center"/>
              <w:rPr>
                <w:rFonts w:ascii="Arial" w:cs="Arial" w:eastAsia="Arial" w:hAnsi="Arial"/>
                <w:b w:val="1"/>
              </w:rPr>
            </w:pPr>
            <w:sdt>
              <w:sdtPr>
                <w:tag w:val="goog_rdk_1089"/>
              </w:sdtPr>
              <w:sdtContent>
                <w:del w:author="davide.lenzarini@u-blox.com" w:id="87" w:date="2024-08-12T14:24:42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A8C">
            <w:pPr>
              <w:jc w:val="center"/>
              <w:rPr>
                <w:rFonts w:ascii="Arial" w:cs="Arial" w:eastAsia="Arial" w:hAnsi="Arial"/>
                <w:b w:val="1"/>
              </w:rPr>
            </w:pPr>
            <w:sdt>
              <w:sdtPr>
                <w:tag w:val="goog_rdk_1091"/>
              </w:sdtPr>
              <w:sdtContent>
                <w:del w:author="davide.lenzarini@u-blox.com" w:id="87" w:date="2024-08-12T14:24:42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8E">
            <w:pPr>
              <w:rPr>
                <w:rFonts w:ascii="Arial" w:cs="Arial" w:eastAsia="Arial" w:hAnsi="Arial"/>
              </w:rPr>
            </w:pPr>
            <w:sdt>
              <w:sdtPr>
                <w:tag w:val="goog_rdk_1093"/>
              </w:sdtPr>
              <w:sdtContent>
                <w:del w:author="davide.lenzarini@u-blox.com" w:id="87" w:date="2024-08-12T14:24:42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A8F">
            <w:pPr>
              <w:jc w:val="center"/>
              <w:rPr>
                <w:rFonts w:ascii="Arial" w:cs="Arial" w:eastAsia="Arial" w:hAnsi="Arial"/>
              </w:rPr>
            </w:pPr>
            <w:sdt>
              <w:sdtPr>
                <w:tag w:val="goog_rdk_1095"/>
              </w:sdtPr>
              <w:sdtContent>
                <w:del w:author="davide.lenzarini@u-blox.com" w:id="87" w:date="2024-08-12T14:24:42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9D">
            <w:pPr>
              <w:rPr>
                <w:rFonts w:ascii="Arial" w:cs="Arial" w:eastAsia="Arial" w:hAnsi="Arial"/>
              </w:rPr>
            </w:pPr>
            <w:sdt>
              <w:sdtPr>
                <w:tag w:val="goog_rdk_1097"/>
              </w:sdtPr>
              <w:sdtContent>
                <w:del w:author="davide.lenzarini@u-blox.com" w:id="87" w:date="2024-08-12T14:24:42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A9E">
            <w:pPr>
              <w:jc w:val="center"/>
              <w:rPr>
                <w:rFonts w:ascii="Arial" w:cs="Arial" w:eastAsia="Arial" w:hAnsi="Arial"/>
              </w:rPr>
            </w:pPr>
            <w:sdt>
              <w:sdtPr>
                <w:tag w:val="goog_rdk_1099"/>
              </w:sdtPr>
              <w:sdtContent>
                <w:del w:author="davide.lenzarini@u-blox.com" w:id="87" w:date="2024-08-12T14:24:42Z">
                  <w:r w:rsidDel="00000000" w:rsidR="00000000" w:rsidRPr="00000000">
                    <w:rPr>
                      <w:rFonts w:ascii="Arial" w:cs="Arial" w:eastAsia="Arial" w:hAnsi="Arial"/>
                      <w:rtl w:val="0"/>
                    </w:rPr>
                    <w:delText xml:space="preserve">Packet Type (0x11)</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AAC">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AD">
            <w:pPr>
              <w:jc w:val="center"/>
              <w:rPr>
                <w:rFonts w:ascii="Arial" w:cs="Arial" w:eastAsia="Arial" w:hAnsi="Arial"/>
                <w:b w:val="1"/>
                <w:i w:val="1"/>
              </w:rPr>
            </w:pPr>
            <w:sdt>
              <w:sdtPr>
                <w:tag w:val="goog_rdk_1101"/>
              </w:sdtPr>
              <w:sdtContent>
                <w:del w:author="davide.lenzarini@u-blox.com" w:id="87" w:date="2024-08-12T14:24:42Z">
                  <w:r w:rsidDel="00000000" w:rsidR="00000000" w:rsidRPr="00000000">
                    <w:rPr>
                      <w:rFonts w:ascii="Arial" w:cs="Arial" w:eastAsia="Arial" w:hAnsi="Arial"/>
                      <w:b w:val="1"/>
                      <w:i w:val="1"/>
                      <w:rtl w:val="0"/>
                    </w:rPr>
                    <w:delText xml:space="preserve">PUBWOS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BC">
            <w:pPr>
              <w:jc w:val="center"/>
              <w:rPr>
                <w:rFonts w:ascii="Arial" w:cs="Arial" w:eastAsia="Arial" w:hAnsi="Arial"/>
                <w:i w:val="1"/>
              </w:rPr>
            </w:pPr>
            <w:sdt>
              <w:sdtPr>
                <w:tag w:val="goog_rdk_1103"/>
              </w:sdtPr>
              <w:sdtContent>
                <w:del w:author="davide.lenzarini@u-blox.com" w:id="87" w:date="2024-08-12T14:24:42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p w:rsidR="00000000" w:rsidDel="00000000" w:rsidP="00000000" w:rsidRDefault="00000000" w:rsidRPr="00000000" w14:paraId="00000AC0">
            <w:pPr>
              <w:jc w:val="center"/>
              <w:rPr>
                <w:rFonts w:ascii="Arial" w:cs="Arial" w:eastAsia="Arial" w:hAnsi="Arial"/>
                <w:i w:val="1"/>
              </w:rPr>
            </w:pPr>
            <w:sdt>
              <w:sdtPr>
                <w:tag w:val="goog_rdk_1105"/>
              </w:sdtPr>
              <w:sdtContent>
                <w:del w:author="davide.lenzarini@u-blox.com" w:id="87" w:date="2024-08-12T14:24:42Z">
                  <w:r w:rsidDel="00000000" w:rsidR="00000000" w:rsidRPr="00000000">
                    <w:rPr>
                      <w:rFonts w:ascii="Arial" w:cs="Arial" w:eastAsia="Arial" w:hAnsi="Arial"/>
                      <w:i w:val="1"/>
                      <w:rtl w:val="0"/>
                    </w:rPr>
                    <w:delText xml:space="preserve">Retain</w:delText>
                  </w:r>
                </w:del>
              </w:sdtContent>
            </w:sdt>
            <w:r w:rsidDel="00000000" w:rsidR="00000000" w:rsidRPr="00000000">
              <w:rPr>
                <w:rtl w:val="0"/>
              </w:rPr>
            </w:r>
          </w:p>
        </w:tc>
        <w:tc>
          <w:tcPr>
            <w:gridSpan w:val="3"/>
          </w:tcPr>
          <w:p w:rsidR="00000000" w:rsidDel="00000000" w:rsidP="00000000" w:rsidRDefault="00000000" w:rsidRPr="00000000" w14:paraId="00000AC3">
            <w:pPr>
              <w:jc w:val="center"/>
              <w:rPr>
                <w:rFonts w:ascii="Arial" w:cs="Arial" w:eastAsia="Arial" w:hAnsi="Arial"/>
                <w:i w:val="1"/>
              </w:rPr>
            </w:pPr>
            <w:sdt>
              <w:sdtPr>
                <w:tag w:val="goog_rdk_1107"/>
              </w:sdtPr>
              <w:sdtContent>
                <w:del w:author="davide.lenzarini@u-blox.com" w:id="87" w:date="2024-08-12T14:24:42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4"/>
          </w:tcPr>
          <w:sdt>
            <w:sdtPr>
              <w:tag w:val="goog_rdk_1110"/>
            </w:sdtPr>
            <w:sdtContent>
              <w:p w:rsidR="00000000" w:rsidDel="00000000" w:rsidP="00000000" w:rsidRDefault="00000000" w:rsidRPr="00000000" w14:paraId="00000AC6">
                <w:pPr>
                  <w:jc w:val="center"/>
                  <w:rPr>
                    <w:del w:author="davide.lenzarini@u-blox.com" w:id="87" w:date="2024-08-12T14:24:42Z"/>
                    <w:rFonts w:ascii="Arial" w:cs="Arial" w:eastAsia="Arial" w:hAnsi="Arial"/>
                    <w:i w:val="1"/>
                  </w:rPr>
                </w:pPr>
                <w:sdt>
                  <w:sdtPr>
                    <w:tag w:val="goog_rdk_1109"/>
                  </w:sdtPr>
                  <w:sdtContent>
                    <w:del w:author="davide.lenzarini@u-blox.com" w:id="87" w:date="2024-08-12T14:24:42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AC7">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CB">
            <w:pPr>
              <w:rPr>
                <w:rFonts w:ascii="Arial" w:cs="Arial" w:eastAsia="Arial" w:hAnsi="Arial"/>
              </w:rPr>
            </w:pPr>
            <w:sdt>
              <w:sdtPr>
                <w:tag w:val="goog_rdk_1112"/>
              </w:sdtPr>
              <w:sdtContent>
                <w:del w:author="davide.lenzarini@u-blox.com" w:id="87" w:date="2024-08-12T14:24:42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Borders>
              <w:bottom w:color="000000" w:space="0" w:sz="8" w:val="single"/>
            </w:tcBorders>
          </w:tcPr>
          <w:p w:rsidR="00000000" w:rsidDel="00000000" w:rsidP="00000000" w:rsidRDefault="00000000" w:rsidRPr="00000000" w14:paraId="00000ACC">
            <w:pPr>
              <w:jc w:val="center"/>
              <w:rPr>
                <w:rFonts w:ascii="Arial" w:cs="Arial" w:eastAsia="Arial" w:hAnsi="Arial"/>
                <w:i w:val="1"/>
              </w:rPr>
            </w:pPr>
            <w:sdt>
              <w:sdtPr>
                <w:tag w:val="goog_rdk_1114"/>
              </w:sdtPr>
              <w:sdtContent>
                <w:del w:author="davide.lenzarini@u-blox.com" w:id="87"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tcBorders>
              <w:bottom w:color="000000" w:space="0" w:sz="8" w:val="single"/>
            </w:tcBorders>
          </w:tcPr>
          <w:p w:rsidR="00000000" w:rsidDel="00000000" w:rsidP="00000000" w:rsidRDefault="00000000" w:rsidRPr="00000000" w14:paraId="00000ACE">
            <w:pPr>
              <w:jc w:val="center"/>
              <w:rPr>
                <w:rFonts w:ascii="Arial" w:cs="Arial" w:eastAsia="Arial" w:hAnsi="Arial"/>
                <w:i w:val="1"/>
              </w:rPr>
            </w:pPr>
            <w:sdt>
              <w:sdtPr>
                <w:tag w:val="goog_rdk_1116"/>
              </w:sdtPr>
              <w:sdtContent>
                <w:del w:author="davide.lenzarini@u-blox.com" w:id="87"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tcBorders>
              <w:bottom w:color="000000" w:space="0" w:sz="8" w:val="single"/>
            </w:tcBorders>
          </w:tcPr>
          <w:p w:rsidR="00000000" w:rsidDel="00000000" w:rsidP="00000000" w:rsidRDefault="00000000" w:rsidRPr="00000000" w14:paraId="00000ACF">
            <w:pPr>
              <w:jc w:val="center"/>
              <w:rPr>
                <w:rFonts w:ascii="Arial" w:cs="Arial" w:eastAsia="Arial" w:hAnsi="Arial"/>
                <w:i w:val="1"/>
              </w:rPr>
            </w:pPr>
            <w:sdt>
              <w:sdtPr>
                <w:tag w:val="goog_rdk_1118"/>
              </w:sdtPr>
              <w:sdtContent>
                <w:del w:author="davide.lenzarini@u-blox.com" w:id="87"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Borders>
              <w:bottom w:color="000000" w:space="0" w:sz="8" w:val="single"/>
            </w:tcBorders>
          </w:tcPr>
          <w:p w:rsidR="00000000" w:rsidDel="00000000" w:rsidP="00000000" w:rsidRDefault="00000000" w:rsidRPr="00000000" w14:paraId="00000AD0">
            <w:pPr>
              <w:jc w:val="center"/>
              <w:rPr>
                <w:rFonts w:ascii="Arial" w:cs="Arial" w:eastAsia="Arial" w:hAnsi="Arial"/>
                <w:i w:val="1"/>
              </w:rPr>
            </w:pPr>
            <w:sdt>
              <w:sdtPr>
                <w:tag w:val="goog_rdk_1120"/>
              </w:sdtPr>
              <w:sdtContent>
                <w:del w:author="davide.lenzarini@u-blox.com" w:id="87" w:date="2024-08-12T14:24:42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Borders>
              <w:bottom w:color="000000" w:space="0" w:sz="8" w:val="single"/>
            </w:tcBorders>
          </w:tcPr>
          <w:p w:rsidR="00000000" w:rsidDel="00000000" w:rsidP="00000000" w:rsidRDefault="00000000" w:rsidRPr="00000000" w14:paraId="00000AD3">
            <w:pPr>
              <w:jc w:val="center"/>
              <w:rPr>
                <w:rFonts w:ascii="Arial" w:cs="Arial" w:eastAsia="Arial" w:hAnsi="Arial"/>
                <w:i w:val="1"/>
              </w:rPr>
            </w:pPr>
            <w:sdt>
              <w:sdtPr>
                <w:tag w:val="goog_rdk_1122"/>
              </w:sdtPr>
              <w:sdtContent>
                <w:del w:author="davide.lenzarini@u-blox.com" w:id="87"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tcBorders>
              <w:bottom w:color="000000" w:space="0" w:sz="8" w:val="single"/>
            </w:tcBorders>
          </w:tcPr>
          <w:p w:rsidR="00000000" w:rsidDel="00000000" w:rsidP="00000000" w:rsidRDefault="00000000" w:rsidRPr="00000000" w14:paraId="00000AD5">
            <w:pPr>
              <w:jc w:val="center"/>
              <w:rPr>
                <w:rFonts w:ascii="Arial" w:cs="Arial" w:eastAsia="Arial" w:hAnsi="Arial"/>
                <w:i w:val="1"/>
              </w:rPr>
            </w:pPr>
            <w:sdt>
              <w:sdtPr>
                <w:tag w:val="goog_rdk_1124"/>
              </w:sdtPr>
              <w:sdtContent>
                <w:del w:author="davide.lenzarini@u-blox.com" w:id="87" w:date="2024-08-12T14:24:42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Borders>
              <w:bottom w:color="000000" w:space="0" w:sz="8" w:val="single"/>
            </w:tcBorders>
          </w:tcPr>
          <w:p w:rsidR="00000000" w:rsidDel="00000000" w:rsidP="00000000" w:rsidRDefault="00000000" w:rsidRPr="00000000" w14:paraId="00000AD6">
            <w:pPr>
              <w:jc w:val="center"/>
              <w:rPr>
                <w:rFonts w:ascii="Arial" w:cs="Arial" w:eastAsia="Arial" w:hAnsi="Arial"/>
                <w:i w:val="1"/>
              </w:rPr>
            </w:pPr>
            <w:sdt>
              <w:sdtPr>
                <w:tag w:val="goog_rdk_1126"/>
              </w:sdtPr>
              <w:sdtContent>
                <w:del w:author="davide.lenzarini@u-blox.com" w:id="87" w:date="2024-08-12T14:24:42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tcBorders>
              <w:bottom w:color="000000" w:space="0" w:sz="8" w:val="single"/>
            </w:tcBorders>
          </w:tcPr>
          <w:p w:rsidR="00000000" w:rsidDel="00000000" w:rsidP="00000000" w:rsidRDefault="00000000" w:rsidRPr="00000000" w14:paraId="00000AD9">
            <w:pPr>
              <w:jc w:val="center"/>
              <w:rPr>
                <w:rFonts w:ascii="Arial" w:cs="Arial" w:eastAsia="Arial" w:hAnsi="Arial"/>
                <w:i w:val="1"/>
              </w:rPr>
            </w:pPr>
            <w:sdt>
              <w:sdtPr>
                <w:tag w:val="goog_rdk_1128"/>
              </w:sdtPr>
              <w:sdtContent>
                <w:del w:author="davide.lenzarini@u-blox.com" w:id="87" w:date="2024-08-12T14:24:42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A">
            <w:pPr>
              <w:rPr>
                <w:rFonts w:ascii="Arial" w:cs="Arial" w:eastAsia="Arial" w:hAnsi="Arial"/>
              </w:rPr>
            </w:pPr>
            <w:sdt>
              <w:sdtPr>
                <w:tag w:val="goog_rdk_1130"/>
              </w:sdtPr>
              <w:sdtContent>
                <w:del w:author="davide.lenzarini@u-blox.com" w:id="87" w:date="2024-08-12T14:24:42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B">
            <w:pPr>
              <w:jc w:val="center"/>
              <w:rPr>
                <w:rFonts w:ascii="Arial" w:cs="Arial" w:eastAsia="Arial" w:hAnsi="Arial"/>
              </w:rPr>
            </w:pPr>
            <w:sdt>
              <w:sdtPr>
                <w:tag w:val="goog_rdk_1132"/>
              </w:sdtPr>
              <w:sdtContent>
                <w:del w:author="davide.lenzarini@u-blox.com" w:id="87" w:date="2024-08-12T14:24:42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E9">
            <w:pPr>
              <w:rPr>
                <w:rFonts w:ascii="Arial" w:cs="Arial" w:eastAsia="Arial" w:hAnsi="Arial"/>
              </w:rPr>
            </w:pPr>
            <w:sdt>
              <w:sdtPr>
                <w:tag w:val="goog_rdk_1134"/>
              </w:sdtPr>
              <w:sdtContent>
                <w:del w:author="davide.lenzarini@u-blox.com" w:id="87" w:date="2024-08-12T14:24:42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EA">
            <w:pPr>
              <w:jc w:val="center"/>
              <w:rPr>
                <w:rFonts w:ascii="Arial" w:cs="Arial" w:eastAsia="Arial" w:hAnsi="Arial"/>
              </w:rPr>
            </w:pPr>
            <w:sdt>
              <w:sdtPr>
                <w:tag w:val="goog_rdk_1136"/>
              </w:sdtPr>
              <w:sdtContent>
                <w:del w:author="davide.lenzarini@u-blox.com" w:id="87" w:date="2024-08-12T14:24:42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AF8">
            <w:pPr>
              <w:rPr>
                <w:rFonts w:ascii="Arial" w:cs="Arial" w:eastAsia="Arial" w:hAnsi="Arial"/>
              </w:rPr>
            </w:pPr>
            <w:sdt>
              <w:sdtPr>
                <w:tag w:val="goog_rdk_1138"/>
              </w:sdtPr>
              <w:sdtContent>
                <w:del w:author="davide.lenzarini@u-blox.com" w:id="87" w:date="2024-08-12T14:24:42Z">
                  <w:r w:rsidDel="00000000" w:rsidR="00000000" w:rsidRPr="00000000">
                    <w:rPr>
                      <w:rFonts w:ascii="Arial" w:cs="Arial" w:eastAsia="Arial" w:hAnsi="Arial"/>
                      <w:rtl w:val="0"/>
                    </w:rPr>
                    <w:delText xml:space="preserve">Byte (6 + TL) .. N</w:delText>
                  </w:r>
                </w:del>
              </w:sdtContent>
            </w:sdt>
            <w:r w:rsidDel="00000000" w:rsidR="00000000" w:rsidRPr="00000000">
              <w:rPr>
                <w:rtl w:val="0"/>
              </w:rPr>
            </w:r>
          </w:p>
        </w:tc>
        <w:tc>
          <w:tcPr>
            <w:gridSpan w:val="14"/>
            <w:tcBorders>
              <w:top w:color="000000" w:space="0" w:sz="8" w:val="single"/>
            </w:tcBorders>
          </w:tcPr>
          <w:p w:rsidR="00000000" w:rsidDel="00000000" w:rsidP="00000000" w:rsidRDefault="00000000" w:rsidRPr="00000000" w14:paraId="00000AF9">
            <w:pPr>
              <w:keepNext w:val="1"/>
              <w:jc w:val="center"/>
              <w:rPr>
                <w:rFonts w:ascii="Arial" w:cs="Arial" w:eastAsia="Arial" w:hAnsi="Arial"/>
              </w:rPr>
            </w:pPr>
            <w:sdt>
              <w:sdtPr>
                <w:tag w:val="goog_rdk_1140"/>
              </w:sdtPr>
              <w:sdtContent>
                <w:del w:author="davide.lenzarini@u-blox.com" w:id="87" w:date="2024-08-12T14:24:42Z">
                  <w:r w:rsidDel="00000000" w:rsidR="00000000" w:rsidRPr="00000000">
                    <w:rPr>
                      <w:rFonts w:ascii="Arial" w:cs="Arial" w:eastAsia="Arial" w:hAnsi="Arial"/>
                      <w:rtl w:val="0"/>
                    </w:rPr>
                    <w:delText xml:space="preserve">Data Or (Full Topic Name + Data)</w:delText>
                  </w:r>
                </w:del>
              </w:sdtContent>
            </w:sdt>
            <w:r w:rsidDel="00000000" w:rsidR="00000000" w:rsidRPr="00000000">
              <w:rPr>
                <w:rtl w:val="0"/>
              </w:rPr>
            </w:r>
          </w:p>
        </w:tc>
      </w:tr>
    </w:tbl>
    <w:p w:rsidR="00000000" w:rsidDel="00000000" w:rsidP="00000000" w:rsidRDefault="00000000" w:rsidRPr="00000000" w14:paraId="00000B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141"/>
        </w:sdtPr>
        <w:sdtContent>
          <w:commentRangeStart w:id="79"/>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w:t>
      </w:r>
      <w:commentRangeEnd w:id="79"/>
      <w:r w:rsidDel="00000000" w:rsidR="00000000" w:rsidRPr="00000000">
        <w:commentReference w:id="79"/>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B08">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B09">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B0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B">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B0C">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B0D">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B0E">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B0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10">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B11">
      <w:pPr>
        <w:ind w:right="4"/>
        <w:rPr>
          <w:rFonts w:ascii="Arial" w:cs="Arial" w:eastAsia="Arial" w:hAnsi="Arial"/>
        </w:rPr>
      </w:pPr>
      <w:r w:rsidDel="00000000" w:rsidR="00000000" w:rsidRPr="00000000">
        <w:rPr>
          <w:rFonts w:ascii="Arial" w:cs="Arial" w:eastAsia="Arial" w:hAnsi="Arial"/>
          <w:rtl w:val="0"/>
        </w:rPr>
        <w:t xml:space="preserve">The PUBWOS Flags field is 1-byte </w:t>
      </w:r>
      <w:sdt>
        <w:sdtPr>
          <w:tag w:val="goog_rdk_1142"/>
        </w:sdtPr>
        <w:sdtContent>
          <w:del w:author="davide.lenzarini@u-blox.com" w:id="88" w:date="2024-08-06T14:24:54Z">
            <w:r w:rsidDel="00000000" w:rsidR="00000000" w:rsidRPr="00000000">
              <w:rPr>
                <w:rFonts w:ascii="Arial" w:cs="Arial" w:eastAsia="Arial" w:hAnsi="Arial"/>
                <w:rtl w:val="0"/>
              </w:rPr>
              <w:delText xml:space="preserve">located in the Byte 3 position </w:delText>
            </w:r>
          </w:del>
        </w:sdtContent>
      </w:sdt>
      <w:r w:rsidDel="00000000" w:rsidR="00000000" w:rsidRPr="00000000">
        <w:rPr>
          <w:rFonts w:ascii="Arial" w:cs="Arial" w:eastAsia="Arial" w:hAnsi="Arial"/>
          <w:rtl w:val="0"/>
        </w:rPr>
        <w:t xml:space="preserve">of the PUBWOS control packet. </w:t>
      </w:r>
    </w:p>
    <w:p w:rsidR="00000000" w:rsidDel="00000000" w:rsidP="00000000" w:rsidRDefault="00000000" w:rsidRPr="00000000" w14:paraId="00000B12">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13">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14">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15">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B16">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17">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B18">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19">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B1A">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1B">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sdt>
      <w:sdtPr>
        <w:tag w:val="goog_rdk_1144"/>
      </w:sdtPr>
      <w:sdtContent>
        <w:p w:rsidR="00000000" w:rsidDel="00000000" w:rsidP="00000000" w:rsidRDefault="00000000" w:rsidRPr="00000000" w14:paraId="00000B1C">
          <w:pPr>
            <w:pStyle w:val="Heading3"/>
            <w:keepLines w:val="1"/>
            <w:spacing w:after="77" w:before="0" w:line="259" w:lineRule="auto"/>
            <w:ind w:left="0" w:firstLine="0"/>
            <w:rPr>
              <w:ins w:author="Stefan Hagen" w:id="89" w:date="2024-08-11T18:56:33Z"/>
              <w:rFonts w:ascii="Arial" w:cs="Arial" w:eastAsia="Arial" w:hAnsi="Arial"/>
            </w:rPr>
          </w:pPr>
          <w:r w:rsidDel="00000000" w:rsidR="00000000" w:rsidRPr="00000000">
            <w:rPr>
              <w:rtl w:val="0"/>
            </w:rPr>
            <w:t xml:space="preserve">3.1.11 </w:t>
          </w:r>
          <w:r w:rsidDel="00000000" w:rsidR="00000000" w:rsidRPr="00000000">
            <w:rPr>
              <w:rFonts w:ascii="Arial" w:cs="Arial" w:eastAsia="Arial" w:hAnsi="Arial"/>
              <w:rtl w:val="0"/>
            </w:rPr>
            <w:t xml:space="preserve">PUBLISH - QoS 0</w:t>
          </w:r>
          <w:sdt>
            <w:sdtPr>
              <w:tag w:val="goog_rdk_1143"/>
            </w:sdtPr>
            <w:sdtContent>
              <w:ins w:author="Stefan Hagen" w:id="89" w:date="2024-08-11T18:56:33Z">
                <w:bookmarkStart w:colFirst="0" w:colLast="0" w:name="_heading=h.wnyagw" w:id="114"/>
                <w:bookmarkEnd w:id="114"/>
                <w:r w:rsidDel="00000000" w:rsidR="00000000" w:rsidRPr="00000000">
                  <w:rPr>
                    <w:rtl w:val="0"/>
                  </w:rPr>
                </w:r>
              </w:ins>
            </w:sdtContent>
          </w:sdt>
        </w:p>
      </w:sdtContent>
    </w:sdt>
    <w:sdt>
      <w:sdtPr>
        <w:tag w:val="goog_rdk_1148"/>
      </w:sdtPr>
      <w:sdtContent>
        <w:p w:rsidR="00000000" w:rsidDel="00000000" w:rsidP="00000000" w:rsidRDefault="00000000" w:rsidRPr="00000000" w14:paraId="00000B1D">
          <w:pPr>
            <w:rPr>
              <w:rPrChange w:author="Stefan Hagen" w:id="90" w:date="2024-08-11T18:56:33Z">
                <w:rPr>
                  <w:rFonts w:ascii="Arial" w:cs="Arial" w:eastAsia="Arial" w:hAnsi="Arial"/>
                </w:rPr>
              </w:rPrChange>
            </w:rPr>
            <w:pPrChange w:author="Stefan Hagen" w:id="0" w:date="2024-08-11T18:56:33Z">
              <w:pPr>
                <w:pStyle w:val="Heading3"/>
                <w:keepLines w:val="1"/>
                <w:spacing w:after="77" w:before="0" w:line="259" w:lineRule="auto"/>
                <w:ind w:left="0" w:firstLine="0"/>
              </w:pPr>
            </w:pPrChange>
          </w:pPr>
          <w:bookmarkStart w:colFirst="0" w:colLast="0" w:name="_heading=h.wnyagw" w:id="114"/>
          <w:bookmarkEnd w:id="114"/>
          <w:sdt>
            <w:sdtPr>
              <w:tag w:val="goog_rdk_1145"/>
            </w:sdtPr>
            <w:sdtContent>
              <w:ins w:author="Stefan Hagen" w:id="89" w:date="2024-08-11T18:56:33Z"/>
              <w:sdt>
                <w:sdtPr>
                  <w:tag w:val="goog_rdk_1146"/>
                </w:sdtPr>
                <w:sdtContent>
                  <w:commentRangeStart w:id="80"/>
                </w:sdtContent>
              </w:sdt>
              <w:ins w:author="Stefan Hagen" w:id="89" w:date="2024-08-11T18:56:33Z">
                <w:r w:rsidDel="00000000" w:rsidR="00000000" w:rsidRPr="00000000">
                  <w:rPr>
                    <w:rFonts w:ascii="Arial" w:cs="Arial" w:eastAsia="Arial" w:hAnsi="Arial"/>
                  </w:rPr>
                  <w:drawing>
                    <wp:inline distB="114300" distT="114300" distL="114300" distR="114300">
                      <wp:extent cx="5943600" cy="2451100"/>
                      <wp:effectExtent b="0" l="0" r="0" t="0"/>
                      <wp:docPr id="40" name="image27.png"/>
                      <a:graphic>
                        <a:graphicData uri="http://schemas.openxmlformats.org/drawingml/2006/picture">
                          <pic:pic>
                            <pic:nvPicPr>
                              <pic:cNvPr id="0" name="image27.png"/>
                              <pic:cNvPicPr preferRelativeResize="0"/>
                            </pic:nvPicPr>
                            <pic:blipFill>
                              <a:blip r:embed="rId63"/>
                              <a:srcRect b="0" l="0" r="0" t="0"/>
                              <a:stretch>
                                <a:fillRect/>
                              </a:stretch>
                            </pic:blipFill>
                            <pic:spPr>
                              <a:xfrm>
                                <a:off x="0" y="0"/>
                                <a:ext cx="5943600" cy="2451100"/>
                              </a:xfrm>
                              <a:prstGeom prst="rect"/>
                              <a:ln/>
                            </pic:spPr>
                          </pic:pic>
                        </a:graphicData>
                      </a:graphic>
                    </wp:inline>
                  </w:drawing>
                </w:r>
              </w:ins>
            </w:sdtContent>
          </w:sdt>
          <w:commentRangeEnd w:id="80"/>
          <w:r w:rsidDel="00000000" w:rsidR="00000000" w:rsidRPr="00000000">
            <w:commentReference w:id="80"/>
          </w:r>
          <w:sdt>
            <w:sdtPr>
              <w:tag w:val="goog_rdk_1147"/>
            </w:sdtPr>
            <w:sdtContent>
              <w:r w:rsidDel="00000000" w:rsidR="00000000" w:rsidRPr="00000000">
                <w:rPr>
                  <w:rtl w:val="0"/>
                </w:rPr>
              </w:r>
            </w:sdtContent>
          </w:sdt>
        </w:p>
      </w:sdtContent>
    </w:sdt>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1E">
            <w:pPr>
              <w:jc w:val="center"/>
              <w:rPr>
                <w:rFonts w:ascii="Arial" w:cs="Arial" w:eastAsia="Arial" w:hAnsi="Arial"/>
                <w:b w:val="1"/>
              </w:rPr>
            </w:pPr>
            <w:sdt>
              <w:sdtPr>
                <w:tag w:val="goog_rdk_1150"/>
              </w:sdtPr>
              <w:sdtContent>
                <w:del w:author="davide.lenzarini@u-blox.com" w:id="91" w:date="2024-08-12T14:25:11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B1F">
            <w:pPr>
              <w:jc w:val="center"/>
              <w:rPr>
                <w:rFonts w:ascii="Arial" w:cs="Arial" w:eastAsia="Arial" w:hAnsi="Arial"/>
                <w:b w:val="1"/>
              </w:rPr>
            </w:pPr>
            <w:sdt>
              <w:sdtPr>
                <w:tag w:val="goog_rdk_1152"/>
              </w:sdtPr>
              <w:sdtContent>
                <w:del w:author="davide.lenzarini@u-blox.com" w:id="91" w:date="2024-08-12T14:25:11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20">
            <w:pPr>
              <w:jc w:val="center"/>
              <w:rPr>
                <w:rFonts w:ascii="Arial" w:cs="Arial" w:eastAsia="Arial" w:hAnsi="Arial"/>
                <w:b w:val="1"/>
              </w:rPr>
            </w:pPr>
            <w:sdt>
              <w:sdtPr>
                <w:tag w:val="goog_rdk_1154"/>
              </w:sdtPr>
              <w:sdtContent>
                <w:del w:author="davide.lenzarini@u-blox.com" w:id="91" w:date="2024-08-12T14:25:11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22">
            <w:pPr>
              <w:jc w:val="center"/>
              <w:rPr>
                <w:rFonts w:ascii="Arial" w:cs="Arial" w:eastAsia="Arial" w:hAnsi="Arial"/>
                <w:b w:val="1"/>
              </w:rPr>
            </w:pPr>
            <w:sdt>
              <w:sdtPr>
                <w:tag w:val="goog_rdk_1156"/>
              </w:sdtPr>
              <w:sdtContent>
                <w:del w:author="davide.lenzarini@u-blox.com" w:id="91" w:date="2024-08-12T14:25:11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B24">
            <w:pPr>
              <w:jc w:val="center"/>
              <w:rPr>
                <w:rFonts w:ascii="Arial" w:cs="Arial" w:eastAsia="Arial" w:hAnsi="Arial"/>
                <w:b w:val="1"/>
              </w:rPr>
            </w:pPr>
            <w:sdt>
              <w:sdtPr>
                <w:tag w:val="goog_rdk_1158"/>
              </w:sdtPr>
              <w:sdtContent>
                <w:del w:author="davide.lenzarini@u-blox.com" w:id="91" w:date="2024-08-12T14:25:11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3"/>
            <w:shd w:fill="cfe2f3" w:val="clear"/>
          </w:tcPr>
          <w:p w:rsidR="00000000" w:rsidDel="00000000" w:rsidP="00000000" w:rsidRDefault="00000000" w:rsidRPr="00000000" w14:paraId="00000B25">
            <w:pPr>
              <w:jc w:val="center"/>
              <w:rPr>
                <w:rFonts w:ascii="Arial" w:cs="Arial" w:eastAsia="Arial" w:hAnsi="Arial"/>
                <w:b w:val="1"/>
              </w:rPr>
            </w:pPr>
            <w:sdt>
              <w:sdtPr>
                <w:tag w:val="goog_rdk_1160"/>
              </w:sdtPr>
              <w:sdtContent>
                <w:del w:author="davide.lenzarini@u-blox.com" w:id="91" w:date="2024-08-12T14:25:11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28">
            <w:pPr>
              <w:jc w:val="center"/>
              <w:rPr>
                <w:rFonts w:ascii="Arial" w:cs="Arial" w:eastAsia="Arial" w:hAnsi="Arial"/>
                <w:b w:val="1"/>
              </w:rPr>
            </w:pPr>
            <w:sdt>
              <w:sdtPr>
                <w:tag w:val="goog_rdk_1162"/>
              </w:sdtPr>
              <w:sdtContent>
                <w:del w:author="davide.lenzarini@u-blox.com" w:id="91" w:date="2024-08-12T14:25:11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B2A">
            <w:pPr>
              <w:jc w:val="center"/>
              <w:rPr>
                <w:rFonts w:ascii="Arial" w:cs="Arial" w:eastAsia="Arial" w:hAnsi="Arial"/>
                <w:b w:val="1"/>
              </w:rPr>
            </w:pPr>
            <w:sdt>
              <w:sdtPr>
                <w:tag w:val="goog_rdk_1164"/>
              </w:sdtPr>
              <w:sdtContent>
                <w:del w:author="davide.lenzarini@u-blox.com" w:id="91" w:date="2024-08-12T14:25:11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2B">
            <w:pPr>
              <w:jc w:val="center"/>
              <w:rPr>
                <w:rFonts w:ascii="Arial" w:cs="Arial" w:eastAsia="Arial" w:hAnsi="Arial"/>
                <w:b w:val="1"/>
              </w:rPr>
            </w:pPr>
            <w:sdt>
              <w:sdtPr>
                <w:tag w:val="goog_rdk_1166"/>
              </w:sdtPr>
              <w:sdtContent>
                <w:del w:author="davide.lenzarini@u-blox.com" w:id="91" w:date="2024-08-12T14:25:11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2D">
            <w:pPr>
              <w:rPr>
                <w:rFonts w:ascii="Arial" w:cs="Arial" w:eastAsia="Arial" w:hAnsi="Arial"/>
              </w:rPr>
            </w:pPr>
            <w:sdt>
              <w:sdtPr>
                <w:tag w:val="goog_rdk_1168"/>
              </w:sdtPr>
              <w:sdtContent>
                <w:del w:author="davide.lenzarini@u-blox.com" w:id="91" w:date="2024-08-12T14:25:11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B2E">
            <w:pPr>
              <w:jc w:val="center"/>
              <w:rPr>
                <w:rFonts w:ascii="Arial" w:cs="Arial" w:eastAsia="Arial" w:hAnsi="Arial"/>
              </w:rPr>
            </w:pPr>
            <w:sdt>
              <w:sdtPr>
                <w:tag w:val="goog_rdk_1170"/>
              </w:sdtPr>
              <w:sdtContent>
                <w:del w:author="davide.lenzarini@u-blox.com" w:id="91" w:date="2024-08-12T14:25:11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3C">
            <w:pPr>
              <w:rPr>
                <w:rFonts w:ascii="Arial" w:cs="Arial" w:eastAsia="Arial" w:hAnsi="Arial"/>
              </w:rPr>
            </w:pPr>
            <w:sdt>
              <w:sdtPr>
                <w:tag w:val="goog_rdk_1172"/>
              </w:sdtPr>
              <w:sdtContent>
                <w:del w:author="davide.lenzarini@u-blox.com" w:id="91" w:date="2024-08-12T14:25:11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B3D">
            <w:pPr>
              <w:jc w:val="center"/>
              <w:rPr>
                <w:rFonts w:ascii="Arial" w:cs="Arial" w:eastAsia="Arial" w:hAnsi="Arial"/>
              </w:rPr>
            </w:pPr>
            <w:sdt>
              <w:sdtPr>
                <w:tag w:val="goog_rdk_1174"/>
              </w:sdtPr>
              <w:sdtContent>
                <w:del w:author="davide.lenzarini@u-blox.com" w:id="91" w:date="2024-08-12T14:25:11Z">
                  <w:r w:rsidDel="00000000" w:rsidR="00000000" w:rsidRPr="00000000">
                    <w:rPr>
                      <w:rFonts w:ascii="Arial" w:cs="Arial" w:eastAsia="Arial" w:hAnsi="Arial"/>
                      <w:rtl w:val="0"/>
                    </w:rPr>
                    <w:delText xml:space="preserve">Packet Type (0x0C)</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B4B">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4C">
            <w:pPr>
              <w:jc w:val="center"/>
              <w:rPr>
                <w:rFonts w:ascii="Arial" w:cs="Arial" w:eastAsia="Arial" w:hAnsi="Arial"/>
                <w:b w:val="1"/>
                <w:i w:val="1"/>
              </w:rPr>
            </w:pPr>
            <w:sdt>
              <w:sdtPr>
                <w:tag w:val="goog_rdk_1176"/>
              </w:sdtPr>
              <w:sdtContent>
                <w:del w:author="davide.lenzarini@u-blox.com" w:id="91" w:date="2024-08-12T14:25:11Z">
                  <w:r w:rsidDel="00000000" w:rsidR="00000000" w:rsidRPr="00000000">
                    <w:rPr>
                      <w:rFonts w:ascii="Arial" w:cs="Arial" w:eastAsia="Arial" w:hAnsi="Arial"/>
                      <w:b w:val="1"/>
                      <w:i w:val="1"/>
                      <w:rtl w:val="0"/>
                    </w:rPr>
                    <w:delText xml:space="preserve">PUBLISH QoS 0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sdt>
            <w:sdtPr>
              <w:tag w:val="goog_rdk_1179"/>
            </w:sdtPr>
            <w:sdtContent>
              <w:p w:rsidR="00000000" w:rsidDel="00000000" w:rsidP="00000000" w:rsidRDefault="00000000" w:rsidRPr="00000000" w14:paraId="00000B5B">
                <w:pPr>
                  <w:jc w:val="center"/>
                  <w:rPr>
                    <w:del w:author="davide.lenzarini@u-blox.com" w:id="91" w:date="2024-08-12T14:25:11Z"/>
                    <w:rFonts w:ascii="Arial" w:cs="Arial" w:eastAsia="Arial" w:hAnsi="Arial"/>
                    <w:i w:val="1"/>
                  </w:rPr>
                </w:pPr>
                <w:sdt>
                  <w:sdtPr>
                    <w:tag w:val="goog_rdk_1178"/>
                  </w:sdtPr>
                  <w:sdtContent>
                    <w:del w:author="davide.lenzarini@u-blox.com" w:id="91" w:date="2024-08-12T14:25:11Z">
                      <w:r w:rsidDel="00000000" w:rsidR="00000000" w:rsidRPr="00000000">
                        <w:rPr>
                          <w:rFonts w:ascii="Arial" w:cs="Arial" w:eastAsia="Arial" w:hAnsi="Arial"/>
                          <w:i w:val="1"/>
                          <w:rtl w:val="0"/>
                        </w:rPr>
                        <w:delText xml:space="preserve">Reserved</w:delText>
                      </w:r>
                    </w:del>
                  </w:sdtContent>
                </w:sdt>
              </w:p>
            </w:sdtContent>
          </w:sdt>
          <w:p w:rsidR="00000000" w:rsidDel="00000000" w:rsidP="00000000" w:rsidRDefault="00000000" w:rsidRPr="00000000" w14:paraId="00000B5C">
            <w:pPr>
              <w:jc w:val="center"/>
              <w:rPr>
                <w:rFonts w:ascii="Arial" w:cs="Arial" w:eastAsia="Arial" w:hAnsi="Arial"/>
                <w:i w:val="1"/>
              </w:rPr>
            </w:pPr>
            <w:r w:rsidDel="00000000" w:rsidR="00000000" w:rsidRPr="00000000">
              <w:rPr>
                <w:rtl w:val="0"/>
              </w:rPr>
            </w:r>
          </w:p>
        </w:tc>
        <w:tc>
          <w:tcPr>
            <w:gridSpan w:val="2"/>
          </w:tcPr>
          <w:sdt>
            <w:sdtPr>
              <w:tag w:val="goog_rdk_1182"/>
            </w:sdtPr>
            <w:sdtContent>
              <w:p w:rsidR="00000000" w:rsidDel="00000000" w:rsidP="00000000" w:rsidRDefault="00000000" w:rsidRPr="00000000" w14:paraId="00000B5E">
                <w:pPr>
                  <w:jc w:val="center"/>
                  <w:rPr>
                    <w:del w:author="davide.lenzarini@u-blox.com" w:id="91" w:date="2024-08-12T14:25:11Z"/>
                    <w:rFonts w:ascii="Arial" w:cs="Arial" w:eastAsia="Arial" w:hAnsi="Arial"/>
                    <w:i w:val="1"/>
                  </w:rPr>
                </w:pPr>
                <w:sdt>
                  <w:sdtPr>
                    <w:tag w:val="goog_rdk_1181"/>
                  </w:sdtPr>
                  <w:sdtContent>
                    <w:del w:author="davide.lenzarini@u-blox.com" w:id="91" w:date="2024-08-12T14:25:11Z">
                      <w:r w:rsidDel="00000000" w:rsidR="00000000" w:rsidRPr="00000000">
                        <w:rPr>
                          <w:rFonts w:ascii="Arial" w:cs="Arial" w:eastAsia="Arial" w:hAnsi="Arial"/>
                          <w:i w:val="1"/>
                          <w:rtl w:val="0"/>
                        </w:rPr>
                        <w:delText xml:space="preserve">QoS</w:delText>
                      </w:r>
                    </w:del>
                  </w:sdtContent>
                </w:sdt>
              </w:p>
            </w:sdtContent>
          </w:sdt>
          <w:p w:rsidR="00000000" w:rsidDel="00000000" w:rsidP="00000000" w:rsidRDefault="00000000" w:rsidRPr="00000000" w14:paraId="00000B5F">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61">
            <w:pPr>
              <w:jc w:val="center"/>
              <w:rPr>
                <w:rFonts w:ascii="Arial" w:cs="Arial" w:eastAsia="Arial" w:hAnsi="Arial"/>
                <w:i w:val="1"/>
              </w:rPr>
            </w:pPr>
            <w:sdt>
              <w:sdtPr>
                <w:tag w:val="goog_rdk_1184"/>
              </w:sdtPr>
              <w:sdtContent>
                <w:del w:author="davide.lenzarini@u-blox.com" w:id="91" w:date="2024-08-12T14:25:11Z">
                  <w:r w:rsidDel="00000000" w:rsidR="00000000" w:rsidRPr="00000000">
                    <w:rPr>
                      <w:rFonts w:ascii="Arial" w:cs="Arial" w:eastAsia="Arial" w:hAnsi="Arial"/>
                      <w:i w:val="1"/>
                      <w:rtl w:val="0"/>
                    </w:rPr>
                    <w:delText xml:space="preserve">Retain</w:delText>
                  </w:r>
                </w:del>
              </w:sdtContent>
            </w:sdt>
            <w:r w:rsidDel="00000000" w:rsidR="00000000" w:rsidRPr="00000000">
              <w:rPr>
                <w:rtl w:val="0"/>
              </w:rPr>
            </w:r>
          </w:p>
        </w:tc>
        <w:tc>
          <w:tcPr>
            <w:gridSpan w:val="2"/>
          </w:tcPr>
          <w:p w:rsidR="00000000" w:rsidDel="00000000" w:rsidP="00000000" w:rsidRDefault="00000000" w:rsidRPr="00000000" w14:paraId="00000B64">
            <w:pPr>
              <w:jc w:val="center"/>
              <w:rPr>
                <w:rFonts w:ascii="Arial" w:cs="Arial" w:eastAsia="Arial" w:hAnsi="Arial"/>
                <w:i w:val="1"/>
              </w:rPr>
            </w:pPr>
            <w:sdt>
              <w:sdtPr>
                <w:tag w:val="goog_rdk_1186"/>
              </w:sdtPr>
              <w:sdtContent>
                <w:del w:author="davide.lenzarini@u-blox.com" w:id="91" w:date="2024-08-12T14:25:11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B66">
            <w:pPr>
              <w:jc w:val="center"/>
              <w:rPr>
                <w:rFonts w:ascii="Arial" w:cs="Arial" w:eastAsia="Arial" w:hAnsi="Arial"/>
                <w:i w:val="1"/>
              </w:rPr>
            </w:pPr>
            <w:sdt>
              <w:sdtPr>
                <w:tag w:val="goog_rdk_1188"/>
              </w:sdtPr>
              <w:sdtContent>
                <w:del w:author="davide.lenzarini@u-blox.com" w:id="91" w:date="2024-08-12T14:25:11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4"/>
          </w:tcPr>
          <w:sdt>
            <w:sdtPr>
              <w:tag w:val="goog_rdk_1191"/>
            </w:sdtPr>
            <w:sdtContent>
              <w:p w:rsidR="00000000" w:rsidDel="00000000" w:rsidP="00000000" w:rsidRDefault="00000000" w:rsidRPr="00000000" w14:paraId="00000B67">
                <w:pPr>
                  <w:jc w:val="center"/>
                  <w:rPr>
                    <w:del w:author="davide.lenzarini@u-blox.com" w:id="91" w:date="2024-08-12T14:25:11Z"/>
                    <w:rFonts w:ascii="Arial" w:cs="Arial" w:eastAsia="Arial" w:hAnsi="Arial"/>
                    <w:i w:val="1"/>
                  </w:rPr>
                </w:pPr>
                <w:sdt>
                  <w:sdtPr>
                    <w:tag w:val="goog_rdk_1190"/>
                  </w:sdtPr>
                  <w:sdtContent>
                    <w:del w:author="davide.lenzarini@u-blox.com" w:id="91" w:date="2024-08-12T14:25:11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B68">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6C">
            <w:pPr>
              <w:rPr>
                <w:rFonts w:ascii="Arial" w:cs="Arial" w:eastAsia="Arial" w:hAnsi="Arial"/>
              </w:rPr>
            </w:pPr>
            <w:sdt>
              <w:sdtPr>
                <w:tag w:val="goog_rdk_1193"/>
              </w:sdtPr>
              <w:sdtContent>
                <w:del w:author="davide.lenzarini@u-blox.com" w:id="91" w:date="2024-08-12T14:25:11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B6D">
            <w:pPr>
              <w:jc w:val="center"/>
              <w:rPr>
                <w:rFonts w:ascii="Arial" w:cs="Arial" w:eastAsia="Arial" w:hAnsi="Arial"/>
                <w:i w:val="1"/>
              </w:rPr>
            </w:pPr>
            <w:sdt>
              <w:sdtPr>
                <w:tag w:val="goog_rdk_1195"/>
              </w:sdtPr>
              <w:sdtContent>
                <w:del w:author="davide.lenzarini@u-blox.com" w:id="91"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B6F">
            <w:pPr>
              <w:jc w:val="center"/>
              <w:rPr>
                <w:rFonts w:ascii="Arial" w:cs="Arial" w:eastAsia="Arial" w:hAnsi="Arial"/>
                <w:i w:val="1"/>
              </w:rPr>
            </w:pPr>
            <w:sdt>
              <w:sdtPr>
                <w:tag w:val="goog_rdk_1197"/>
              </w:sdtPr>
              <w:sdtContent>
                <w:del w:author="davide.lenzarini@u-blox.com" w:id="91"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B70">
            <w:pPr>
              <w:jc w:val="center"/>
              <w:rPr>
                <w:rFonts w:ascii="Arial" w:cs="Arial" w:eastAsia="Arial" w:hAnsi="Arial"/>
                <w:i w:val="1"/>
              </w:rPr>
            </w:pPr>
            <w:sdt>
              <w:sdtPr>
                <w:tag w:val="goog_rdk_1199"/>
              </w:sdtPr>
              <w:sdtContent>
                <w:del w:author="davide.lenzarini@u-blox.com" w:id="91"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B71">
            <w:pPr>
              <w:jc w:val="center"/>
              <w:rPr>
                <w:rFonts w:ascii="Arial" w:cs="Arial" w:eastAsia="Arial" w:hAnsi="Arial"/>
                <w:i w:val="1"/>
              </w:rPr>
            </w:pPr>
            <w:sdt>
              <w:sdtPr>
                <w:tag w:val="goog_rdk_1201"/>
              </w:sdtPr>
              <w:sdtContent>
                <w:del w:author="davide.lenzarini@u-blox.com" w:id="91" w:date="2024-08-12T14:25:1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B74">
            <w:pPr>
              <w:jc w:val="center"/>
              <w:rPr>
                <w:rFonts w:ascii="Arial" w:cs="Arial" w:eastAsia="Arial" w:hAnsi="Arial"/>
                <w:i w:val="1"/>
              </w:rPr>
            </w:pPr>
            <w:sdt>
              <w:sdtPr>
                <w:tag w:val="goog_rdk_1203"/>
              </w:sdtPr>
              <w:sdtContent>
                <w:del w:author="davide.lenzarini@u-blox.com" w:id="91"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B76">
            <w:pPr>
              <w:jc w:val="center"/>
              <w:rPr>
                <w:rFonts w:ascii="Arial" w:cs="Arial" w:eastAsia="Arial" w:hAnsi="Arial"/>
                <w:i w:val="1"/>
              </w:rPr>
            </w:pPr>
            <w:sdt>
              <w:sdtPr>
                <w:tag w:val="goog_rdk_1205"/>
              </w:sdtPr>
              <w:sdtContent>
                <w:del w:author="davide.lenzarini@u-blox.com" w:id="91" w:date="2024-08-12T14:25:1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B77">
            <w:pPr>
              <w:jc w:val="center"/>
              <w:rPr>
                <w:rFonts w:ascii="Arial" w:cs="Arial" w:eastAsia="Arial" w:hAnsi="Arial"/>
                <w:i w:val="1"/>
              </w:rPr>
            </w:pPr>
            <w:sdt>
              <w:sdtPr>
                <w:tag w:val="goog_rdk_1207"/>
              </w:sdtPr>
              <w:sdtContent>
                <w:del w:author="davide.lenzarini@u-blox.com" w:id="91" w:date="2024-08-12T14:25:1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B7A">
            <w:pPr>
              <w:jc w:val="center"/>
              <w:rPr>
                <w:rFonts w:ascii="Arial" w:cs="Arial" w:eastAsia="Arial" w:hAnsi="Arial"/>
                <w:i w:val="1"/>
              </w:rPr>
            </w:pPr>
            <w:sdt>
              <w:sdtPr>
                <w:tag w:val="goog_rdk_1209"/>
              </w:sdtPr>
              <w:sdtContent>
                <w:del w:author="davide.lenzarini@u-blox.com" w:id="91" w:date="2024-08-12T14:25:1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7B">
            <w:pPr>
              <w:rPr>
                <w:rFonts w:ascii="Arial" w:cs="Arial" w:eastAsia="Arial" w:hAnsi="Arial"/>
              </w:rPr>
            </w:pPr>
            <w:sdt>
              <w:sdtPr>
                <w:tag w:val="goog_rdk_1211"/>
              </w:sdtPr>
              <w:sdtContent>
                <w:del w:author="davide.lenzarini@u-blox.com" w:id="91" w:date="2024-08-12T14:25:11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C">
            <w:pPr>
              <w:jc w:val="center"/>
              <w:rPr>
                <w:rFonts w:ascii="Arial" w:cs="Arial" w:eastAsia="Arial" w:hAnsi="Arial"/>
              </w:rPr>
            </w:pPr>
            <w:sdt>
              <w:sdtPr>
                <w:tag w:val="goog_rdk_1213"/>
              </w:sdtPr>
              <w:sdtContent>
                <w:del w:author="davide.lenzarini@u-blox.com" w:id="91" w:date="2024-08-12T14:25:11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8A">
            <w:pPr>
              <w:rPr>
                <w:rFonts w:ascii="Arial" w:cs="Arial" w:eastAsia="Arial" w:hAnsi="Arial"/>
              </w:rPr>
            </w:pPr>
            <w:sdt>
              <w:sdtPr>
                <w:tag w:val="goog_rdk_1215"/>
              </w:sdtPr>
              <w:sdtContent>
                <w:del w:author="davide.lenzarini@u-blox.com" w:id="91" w:date="2024-08-12T14:25:11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8B">
            <w:pPr>
              <w:jc w:val="center"/>
              <w:rPr>
                <w:rFonts w:ascii="Arial" w:cs="Arial" w:eastAsia="Arial" w:hAnsi="Arial"/>
              </w:rPr>
            </w:pPr>
            <w:sdt>
              <w:sdtPr>
                <w:tag w:val="goog_rdk_1217"/>
              </w:sdtPr>
              <w:sdtContent>
                <w:del w:author="davide.lenzarini@u-blox.com" w:id="91" w:date="2024-08-12T14:25:11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99">
            <w:pPr>
              <w:rPr>
                <w:rFonts w:ascii="Arial" w:cs="Arial" w:eastAsia="Arial" w:hAnsi="Arial"/>
              </w:rPr>
            </w:pPr>
            <w:sdt>
              <w:sdtPr>
                <w:tag w:val="goog_rdk_1219"/>
              </w:sdtPr>
              <w:sdtContent>
                <w:del w:author="davide.lenzarini@u-blox.com" w:id="91" w:date="2024-08-12T14:25:11Z">
                  <w:r w:rsidDel="00000000" w:rsidR="00000000" w:rsidRPr="00000000">
                    <w:rPr>
                      <w:rFonts w:ascii="Arial" w:cs="Arial" w:eastAsia="Arial" w:hAnsi="Arial"/>
                      <w:rtl w:val="0"/>
                    </w:rPr>
                    <w:delText xml:space="preserve">Byte (6 + TL) .. N</w:delText>
                  </w:r>
                </w:del>
              </w:sdtContent>
            </w:sdt>
            <w:r w:rsidDel="00000000" w:rsidR="00000000" w:rsidRPr="00000000">
              <w:rPr>
                <w:rtl w:val="0"/>
              </w:rPr>
            </w:r>
          </w:p>
        </w:tc>
        <w:tc>
          <w:tcPr>
            <w:gridSpan w:val="14"/>
          </w:tcPr>
          <w:p w:rsidR="00000000" w:rsidDel="00000000" w:rsidP="00000000" w:rsidRDefault="00000000" w:rsidRPr="00000000" w14:paraId="00000B9A">
            <w:pPr>
              <w:keepNext w:val="1"/>
              <w:jc w:val="center"/>
              <w:rPr>
                <w:rFonts w:ascii="Arial" w:cs="Arial" w:eastAsia="Arial" w:hAnsi="Arial"/>
              </w:rPr>
            </w:pPr>
            <w:sdt>
              <w:sdtPr>
                <w:tag w:val="goog_rdk_1221"/>
              </w:sdtPr>
              <w:sdtContent>
                <w:del w:author="davide.lenzarini@u-blox.com" w:id="91" w:date="2024-08-12T14:25:11Z">
                  <w:r w:rsidDel="00000000" w:rsidR="00000000" w:rsidRPr="00000000">
                    <w:rPr>
                      <w:rFonts w:ascii="Arial" w:cs="Arial" w:eastAsia="Arial" w:hAnsi="Arial"/>
                      <w:rtl w:val="0"/>
                    </w:rPr>
                    <w:delText xml:space="preserve">Data Or (Full Topic Name + Data)</w:delText>
                  </w:r>
                </w:del>
              </w:sdtContent>
            </w:sdt>
            <w:r w:rsidDel="00000000" w:rsidR="00000000" w:rsidRPr="00000000">
              <w:rPr>
                <w:rtl w:val="0"/>
              </w:rPr>
            </w:r>
          </w:p>
        </w:tc>
      </w:tr>
    </w:tbl>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A9">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w:t>
      </w:r>
      <w:sdt>
        <w:sdtPr>
          <w:tag w:val="goog_rdk_1222"/>
        </w:sdtPr>
        <w:sdtContent>
          <w:commentRangeStart w:id="81"/>
        </w:sdtContent>
      </w:sdt>
      <w:r w:rsidDel="00000000" w:rsidR="00000000" w:rsidRPr="00000000">
        <w:rPr>
          <w:rFonts w:ascii="Arial" w:cs="Arial" w:eastAsia="Arial" w:hAnsi="Arial"/>
          <w:highlight w:val="yellow"/>
          <w:rtl w:val="0"/>
        </w:rPr>
        <w:t xml:space="preserve">MUST be associated with a </w:t>
      </w:r>
      <w:sdt>
        <w:sdtPr>
          <w:tag w:val="goog_rdk_1223"/>
        </w:sdtPr>
        <w:sdtContent>
          <w:del w:author="davide.lenzarini@u-blox.com" w:id="92" w:date="2024-08-06T14:32:55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w:t>
      </w:r>
      <w:r w:rsidDel="00000000" w:rsidR="00000000" w:rsidRPr="00000000">
        <w:rPr>
          <w:rFonts w:ascii="Arial" w:cs="Arial" w:eastAsia="Arial" w:hAnsi="Arial"/>
          <w:highlight w:val="yellow"/>
          <w:rtl w:val="0"/>
        </w:rPr>
        <w:t xml:space="preserve"> </w:t>
      </w:r>
      <w:commentRangeEnd w:id="81"/>
      <w:r w:rsidDel="00000000" w:rsidR="00000000" w:rsidRPr="00000000">
        <w:commentReference w:id="81"/>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AA">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AB">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AC">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AD">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AE">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AF">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B1">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B2">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B3">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w:t>
      </w:r>
      <w:sdt>
        <w:sdtPr>
          <w:tag w:val="goog_rdk_1224"/>
        </w:sdtPr>
        <w:sdtContent>
          <w:ins w:author="davide.lenzarini@u-blox.com" w:id="93" w:date="2024-08-08T13:31:40Z">
            <w:r w:rsidDel="00000000" w:rsidR="00000000" w:rsidRPr="00000000">
              <w:rPr>
                <w:rFonts w:ascii="Arial" w:cs="Arial" w:eastAsia="Arial" w:hAnsi="Arial"/>
                <w:rtl w:val="0"/>
              </w:rPr>
              <w:t xml:space="preserve">session topic alias</w:t>
            </w:r>
          </w:ins>
        </w:sdtContent>
      </w:sdt>
      <w:sdt>
        <w:sdtPr>
          <w:tag w:val="goog_rdk_1225"/>
        </w:sdtPr>
        <w:sdtContent>
          <w:del w:author="davide.lenzarini@u-blox.com" w:id="93" w:date="2024-08-08T13:31:40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B4">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B5">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B6">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B7">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sdt>
      <w:sdtPr>
        <w:tag w:val="goog_rdk_1227"/>
      </w:sdtPr>
      <w:sdtContent>
        <w:p w:rsidR="00000000" w:rsidDel="00000000" w:rsidP="00000000" w:rsidRDefault="00000000" w:rsidRPr="00000000" w14:paraId="00000BB8">
          <w:pPr>
            <w:pStyle w:val="Heading3"/>
            <w:keepLines w:val="1"/>
            <w:spacing w:after="77" w:before="0" w:line="259" w:lineRule="auto"/>
            <w:ind w:left="0" w:firstLine="0"/>
            <w:rPr>
              <w:ins w:author="Stefan Hagen" w:id="94" w:date="2024-08-11T18:56:54Z"/>
              <w:rFonts w:ascii="Arial" w:cs="Arial" w:eastAsia="Arial" w:hAnsi="Arial"/>
            </w:rPr>
          </w:pPr>
          <w:r w:rsidDel="00000000" w:rsidR="00000000" w:rsidRPr="00000000">
            <w:rPr>
              <w:rtl w:val="0"/>
            </w:rPr>
            <w:t xml:space="preserve">3.1.12 </w:t>
          </w:r>
          <w:r w:rsidDel="00000000" w:rsidR="00000000" w:rsidRPr="00000000">
            <w:rPr>
              <w:rFonts w:ascii="Arial" w:cs="Arial" w:eastAsia="Arial" w:hAnsi="Arial"/>
              <w:rtl w:val="0"/>
            </w:rPr>
            <w:t xml:space="preserve">PUBLISH - QoS 1 and 2</w:t>
          </w:r>
          <w:sdt>
            <w:sdtPr>
              <w:tag w:val="goog_rdk_1226"/>
            </w:sdtPr>
            <w:sdtContent>
              <w:ins w:author="Stefan Hagen" w:id="94" w:date="2024-08-11T18:56:54Z">
                <w:bookmarkStart w:colFirst="0" w:colLast="0" w:name="_heading=h.1a346fx" w:id="120"/>
                <w:bookmarkEnd w:id="120"/>
                <w:r w:rsidDel="00000000" w:rsidR="00000000" w:rsidRPr="00000000">
                  <w:rPr>
                    <w:rtl w:val="0"/>
                  </w:rPr>
                </w:r>
              </w:ins>
            </w:sdtContent>
          </w:sdt>
        </w:p>
      </w:sdtContent>
    </w:sdt>
    <w:sdt>
      <w:sdtPr>
        <w:tag w:val="goog_rdk_1231"/>
      </w:sdtPr>
      <w:sdtContent>
        <w:p w:rsidR="00000000" w:rsidDel="00000000" w:rsidP="00000000" w:rsidRDefault="00000000" w:rsidRPr="00000000" w14:paraId="00000BB9">
          <w:pPr>
            <w:rPr>
              <w:rPrChange w:author="Stefan Hagen" w:id="95" w:date="2024-08-11T18:56:54Z">
                <w:rPr>
                  <w:rFonts w:ascii="Arial" w:cs="Arial" w:eastAsia="Arial" w:hAnsi="Arial"/>
                </w:rPr>
              </w:rPrChange>
            </w:rPr>
            <w:pPrChange w:author="Stefan Hagen" w:id="0" w:date="2024-08-11T18:56:54Z">
              <w:pPr>
                <w:pStyle w:val="Heading3"/>
                <w:keepLines w:val="1"/>
                <w:spacing w:after="77" w:before="0" w:line="259" w:lineRule="auto"/>
                <w:ind w:left="0" w:firstLine="0"/>
              </w:pPr>
            </w:pPrChange>
          </w:pPr>
          <w:bookmarkStart w:colFirst="0" w:colLast="0" w:name="_heading=h.1a346fx" w:id="120"/>
          <w:bookmarkEnd w:id="120"/>
          <w:sdt>
            <w:sdtPr>
              <w:tag w:val="goog_rdk_1228"/>
            </w:sdtPr>
            <w:sdtContent>
              <w:ins w:author="Stefan Hagen" w:id="94" w:date="2024-08-11T18:56:54Z"/>
              <w:sdt>
                <w:sdtPr>
                  <w:tag w:val="goog_rdk_1229"/>
                </w:sdtPr>
                <w:sdtContent>
                  <w:commentRangeStart w:id="82"/>
                </w:sdtContent>
              </w:sdt>
              <w:ins w:author="Stefan Hagen" w:id="94" w:date="2024-08-11T18:56:54Z">
                <w:r w:rsidDel="00000000" w:rsidR="00000000" w:rsidRPr="00000000">
                  <w:rPr>
                    <w:rFonts w:ascii="Arial" w:cs="Arial" w:eastAsia="Arial" w:hAnsi="Arial"/>
                  </w:rPr>
                  <w:drawing>
                    <wp:inline distB="114300" distT="114300" distL="114300" distR="114300">
                      <wp:extent cx="5943600" cy="2870200"/>
                      <wp:effectExtent b="0" l="0" r="0" t="0"/>
                      <wp:docPr id="49" name="image29.png"/>
                      <a:graphic>
                        <a:graphicData uri="http://schemas.openxmlformats.org/drawingml/2006/picture">
                          <pic:pic>
                            <pic:nvPicPr>
                              <pic:cNvPr id="0" name="image29.png"/>
                              <pic:cNvPicPr preferRelativeResize="0"/>
                            </pic:nvPicPr>
                            <pic:blipFill>
                              <a:blip r:embed="rId64"/>
                              <a:srcRect b="0" l="0" r="0" t="0"/>
                              <a:stretch>
                                <a:fillRect/>
                              </a:stretch>
                            </pic:blipFill>
                            <pic:spPr>
                              <a:xfrm>
                                <a:off x="0" y="0"/>
                                <a:ext cx="5943600" cy="2870200"/>
                              </a:xfrm>
                              <a:prstGeom prst="rect"/>
                              <a:ln/>
                            </pic:spPr>
                          </pic:pic>
                        </a:graphicData>
                      </a:graphic>
                    </wp:inline>
                  </w:drawing>
                </w:r>
              </w:ins>
            </w:sdtContent>
          </w:sdt>
          <w:commentRangeEnd w:id="82"/>
          <w:r w:rsidDel="00000000" w:rsidR="00000000" w:rsidRPr="00000000">
            <w:commentReference w:id="82"/>
          </w:r>
          <w:sdt>
            <w:sdtPr>
              <w:tag w:val="goog_rdk_1230"/>
            </w:sdtPr>
            <w:sdtContent>
              <w:r w:rsidDel="00000000" w:rsidR="00000000" w:rsidRPr="00000000">
                <w:rPr>
                  <w:rtl w:val="0"/>
                </w:rPr>
              </w:r>
            </w:sdtContent>
          </w:sdt>
        </w:p>
      </w:sdtContent>
    </w:sdt>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BA">
            <w:pPr>
              <w:jc w:val="center"/>
              <w:rPr>
                <w:rFonts w:ascii="Arial" w:cs="Arial" w:eastAsia="Arial" w:hAnsi="Arial"/>
                <w:b w:val="1"/>
              </w:rPr>
            </w:pPr>
            <w:sdt>
              <w:sdtPr>
                <w:tag w:val="goog_rdk_1233"/>
              </w:sdtPr>
              <w:sdtContent>
                <w:del w:author="davide.lenzarini@u-blox.com" w:id="96" w:date="2024-08-12T14:25:31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BBB">
            <w:pPr>
              <w:jc w:val="center"/>
              <w:rPr>
                <w:rFonts w:ascii="Arial" w:cs="Arial" w:eastAsia="Arial" w:hAnsi="Arial"/>
                <w:b w:val="1"/>
              </w:rPr>
            </w:pPr>
            <w:sdt>
              <w:sdtPr>
                <w:tag w:val="goog_rdk_1235"/>
              </w:sdtPr>
              <w:sdtContent>
                <w:del w:author="davide.lenzarini@u-blox.com" w:id="96" w:date="2024-08-12T14:25:31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BC">
            <w:pPr>
              <w:jc w:val="center"/>
              <w:rPr>
                <w:rFonts w:ascii="Arial" w:cs="Arial" w:eastAsia="Arial" w:hAnsi="Arial"/>
                <w:b w:val="1"/>
              </w:rPr>
            </w:pPr>
            <w:sdt>
              <w:sdtPr>
                <w:tag w:val="goog_rdk_1237"/>
              </w:sdtPr>
              <w:sdtContent>
                <w:del w:author="davide.lenzarini@u-blox.com" w:id="96" w:date="2024-08-12T14:25:31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BE">
            <w:pPr>
              <w:jc w:val="center"/>
              <w:rPr>
                <w:rFonts w:ascii="Arial" w:cs="Arial" w:eastAsia="Arial" w:hAnsi="Arial"/>
                <w:b w:val="1"/>
              </w:rPr>
            </w:pPr>
            <w:sdt>
              <w:sdtPr>
                <w:tag w:val="goog_rdk_1239"/>
              </w:sdtPr>
              <w:sdtContent>
                <w:del w:author="davide.lenzarini@u-blox.com" w:id="96" w:date="2024-08-12T14:25:31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BC0">
            <w:pPr>
              <w:jc w:val="center"/>
              <w:rPr>
                <w:rFonts w:ascii="Arial" w:cs="Arial" w:eastAsia="Arial" w:hAnsi="Arial"/>
                <w:b w:val="1"/>
              </w:rPr>
            </w:pPr>
            <w:sdt>
              <w:sdtPr>
                <w:tag w:val="goog_rdk_1241"/>
              </w:sdtPr>
              <w:sdtContent>
                <w:del w:author="davide.lenzarini@u-blox.com" w:id="96" w:date="2024-08-12T14:25:31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3"/>
            <w:shd w:fill="cfe2f3" w:val="clear"/>
          </w:tcPr>
          <w:p w:rsidR="00000000" w:rsidDel="00000000" w:rsidP="00000000" w:rsidRDefault="00000000" w:rsidRPr="00000000" w14:paraId="00000BC1">
            <w:pPr>
              <w:jc w:val="center"/>
              <w:rPr>
                <w:rFonts w:ascii="Arial" w:cs="Arial" w:eastAsia="Arial" w:hAnsi="Arial"/>
                <w:b w:val="1"/>
              </w:rPr>
            </w:pPr>
            <w:sdt>
              <w:sdtPr>
                <w:tag w:val="goog_rdk_1243"/>
              </w:sdtPr>
              <w:sdtContent>
                <w:del w:author="davide.lenzarini@u-blox.com" w:id="96" w:date="2024-08-12T14:25:31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C4">
            <w:pPr>
              <w:jc w:val="center"/>
              <w:rPr>
                <w:rFonts w:ascii="Arial" w:cs="Arial" w:eastAsia="Arial" w:hAnsi="Arial"/>
                <w:b w:val="1"/>
              </w:rPr>
            </w:pPr>
            <w:sdt>
              <w:sdtPr>
                <w:tag w:val="goog_rdk_1245"/>
              </w:sdtPr>
              <w:sdtContent>
                <w:del w:author="davide.lenzarini@u-blox.com" w:id="96" w:date="2024-08-12T14:25:31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BC6">
            <w:pPr>
              <w:jc w:val="center"/>
              <w:rPr>
                <w:rFonts w:ascii="Arial" w:cs="Arial" w:eastAsia="Arial" w:hAnsi="Arial"/>
                <w:b w:val="1"/>
              </w:rPr>
            </w:pPr>
            <w:sdt>
              <w:sdtPr>
                <w:tag w:val="goog_rdk_1247"/>
              </w:sdtPr>
              <w:sdtContent>
                <w:del w:author="davide.lenzarini@u-blox.com" w:id="96" w:date="2024-08-12T14:25:31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BC7">
            <w:pPr>
              <w:jc w:val="center"/>
              <w:rPr>
                <w:rFonts w:ascii="Arial" w:cs="Arial" w:eastAsia="Arial" w:hAnsi="Arial"/>
                <w:b w:val="1"/>
              </w:rPr>
            </w:pPr>
            <w:sdt>
              <w:sdtPr>
                <w:tag w:val="goog_rdk_1249"/>
              </w:sdtPr>
              <w:sdtContent>
                <w:del w:author="davide.lenzarini@u-blox.com" w:id="96" w:date="2024-08-12T14:25:31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C9">
            <w:pPr>
              <w:rPr>
                <w:rFonts w:ascii="Arial" w:cs="Arial" w:eastAsia="Arial" w:hAnsi="Arial"/>
              </w:rPr>
            </w:pPr>
            <w:sdt>
              <w:sdtPr>
                <w:tag w:val="goog_rdk_1251"/>
              </w:sdtPr>
              <w:sdtContent>
                <w:del w:author="davide.lenzarini@u-blox.com" w:id="96" w:date="2024-08-12T14:25:31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BCA">
            <w:pPr>
              <w:jc w:val="center"/>
              <w:rPr>
                <w:rFonts w:ascii="Arial" w:cs="Arial" w:eastAsia="Arial" w:hAnsi="Arial"/>
              </w:rPr>
            </w:pPr>
            <w:sdt>
              <w:sdtPr>
                <w:tag w:val="goog_rdk_1253"/>
              </w:sdtPr>
              <w:sdtContent>
                <w:del w:author="davide.lenzarini@u-blox.com" w:id="96" w:date="2024-08-12T14:25:31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BD8">
            <w:pPr>
              <w:rPr>
                <w:rFonts w:ascii="Arial" w:cs="Arial" w:eastAsia="Arial" w:hAnsi="Arial"/>
              </w:rPr>
            </w:pPr>
            <w:sdt>
              <w:sdtPr>
                <w:tag w:val="goog_rdk_1255"/>
              </w:sdtPr>
              <w:sdtContent>
                <w:del w:author="davide.lenzarini@u-blox.com" w:id="96" w:date="2024-08-12T14:25:31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BD9">
            <w:pPr>
              <w:jc w:val="center"/>
              <w:rPr>
                <w:rFonts w:ascii="Arial" w:cs="Arial" w:eastAsia="Arial" w:hAnsi="Arial"/>
              </w:rPr>
            </w:pPr>
            <w:sdt>
              <w:sdtPr>
                <w:tag w:val="goog_rdk_1257"/>
              </w:sdtPr>
              <w:sdtContent>
                <w:del w:author="davide.lenzarini@u-blox.com" w:id="96" w:date="2024-08-12T14:25:31Z">
                  <w:r w:rsidDel="00000000" w:rsidR="00000000" w:rsidRPr="00000000">
                    <w:rPr>
                      <w:rFonts w:ascii="Arial" w:cs="Arial" w:eastAsia="Arial" w:hAnsi="Arial"/>
                      <w:rtl w:val="0"/>
                    </w:rPr>
                    <w:delText xml:space="preserve">Packet Type (0x0C)</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BE7">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E8">
            <w:pPr>
              <w:jc w:val="center"/>
              <w:rPr>
                <w:rFonts w:ascii="Arial" w:cs="Arial" w:eastAsia="Arial" w:hAnsi="Arial"/>
                <w:b w:val="1"/>
                <w:i w:val="1"/>
              </w:rPr>
            </w:pPr>
            <w:sdt>
              <w:sdtPr>
                <w:tag w:val="goog_rdk_1259"/>
              </w:sdtPr>
              <w:sdtContent>
                <w:del w:author="davide.lenzarini@u-blox.com" w:id="96" w:date="2024-08-12T14:25:31Z">
                  <w:r w:rsidDel="00000000" w:rsidR="00000000" w:rsidRPr="00000000">
                    <w:rPr>
                      <w:rFonts w:ascii="Arial" w:cs="Arial" w:eastAsia="Arial" w:hAnsi="Arial"/>
                      <w:b w:val="1"/>
                      <w:i w:val="1"/>
                      <w:rtl w:val="0"/>
                    </w:rPr>
                    <w:delText xml:space="preserve">PUBLISH QoS 1&amp;2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sdt>
            <w:sdtPr>
              <w:tag w:val="goog_rdk_1262"/>
            </w:sdtPr>
            <w:sdtContent>
              <w:p w:rsidR="00000000" w:rsidDel="00000000" w:rsidP="00000000" w:rsidRDefault="00000000" w:rsidRPr="00000000" w14:paraId="00000BF7">
                <w:pPr>
                  <w:jc w:val="center"/>
                  <w:rPr>
                    <w:del w:author="davide.lenzarini@u-blox.com" w:id="96" w:date="2024-08-12T14:25:31Z"/>
                    <w:rFonts w:ascii="Arial" w:cs="Arial" w:eastAsia="Arial" w:hAnsi="Arial"/>
                    <w:i w:val="1"/>
                  </w:rPr>
                </w:pPr>
                <w:sdt>
                  <w:sdtPr>
                    <w:tag w:val="goog_rdk_1261"/>
                  </w:sdtPr>
                  <w:sdtContent>
                    <w:del w:author="davide.lenzarini@u-blox.com" w:id="96" w:date="2024-08-12T14:25:31Z">
                      <w:r w:rsidDel="00000000" w:rsidR="00000000" w:rsidRPr="00000000">
                        <w:rPr>
                          <w:rFonts w:ascii="Arial" w:cs="Arial" w:eastAsia="Arial" w:hAnsi="Arial"/>
                          <w:i w:val="1"/>
                          <w:rtl w:val="0"/>
                        </w:rPr>
                        <w:delText xml:space="preserve">DUP</w:delText>
                      </w:r>
                    </w:del>
                  </w:sdtContent>
                </w:sdt>
              </w:p>
            </w:sdtContent>
          </w:sdt>
          <w:p w:rsidR="00000000" w:rsidDel="00000000" w:rsidP="00000000" w:rsidRDefault="00000000" w:rsidRPr="00000000" w14:paraId="00000BF8">
            <w:pPr>
              <w:jc w:val="center"/>
              <w:rPr>
                <w:rFonts w:ascii="Arial" w:cs="Arial" w:eastAsia="Arial" w:hAnsi="Arial"/>
                <w:i w:val="1"/>
              </w:rPr>
            </w:pPr>
            <w:r w:rsidDel="00000000" w:rsidR="00000000" w:rsidRPr="00000000">
              <w:rPr>
                <w:rtl w:val="0"/>
              </w:rPr>
            </w:r>
          </w:p>
        </w:tc>
        <w:tc>
          <w:tcPr>
            <w:gridSpan w:val="2"/>
          </w:tcPr>
          <w:sdt>
            <w:sdtPr>
              <w:tag w:val="goog_rdk_1265"/>
            </w:sdtPr>
            <w:sdtContent>
              <w:p w:rsidR="00000000" w:rsidDel="00000000" w:rsidP="00000000" w:rsidRDefault="00000000" w:rsidRPr="00000000" w14:paraId="00000BFA">
                <w:pPr>
                  <w:jc w:val="center"/>
                  <w:rPr>
                    <w:del w:author="davide.lenzarini@u-blox.com" w:id="96" w:date="2024-08-12T14:25:31Z"/>
                    <w:rFonts w:ascii="Arial" w:cs="Arial" w:eastAsia="Arial" w:hAnsi="Arial"/>
                    <w:i w:val="1"/>
                  </w:rPr>
                </w:pPr>
                <w:sdt>
                  <w:sdtPr>
                    <w:tag w:val="goog_rdk_1264"/>
                  </w:sdtPr>
                  <w:sdtContent>
                    <w:del w:author="davide.lenzarini@u-blox.com" w:id="96" w:date="2024-08-12T14:25:31Z">
                      <w:r w:rsidDel="00000000" w:rsidR="00000000" w:rsidRPr="00000000">
                        <w:rPr>
                          <w:rFonts w:ascii="Arial" w:cs="Arial" w:eastAsia="Arial" w:hAnsi="Arial"/>
                          <w:i w:val="1"/>
                          <w:rtl w:val="0"/>
                        </w:rPr>
                        <w:delText xml:space="preserve">QoS</w:delText>
                      </w:r>
                    </w:del>
                  </w:sdtContent>
                </w:sdt>
              </w:p>
            </w:sdtContent>
          </w:sdt>
          <w:p w:rsidR="00000000" w:rsidDel="00000000" w:rsidP="00000000" w:rsidRDefault="00000000" w:rsidRPr="00000000" w14:paraId="00000BFB">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FD">
            <w:pPr>
              <w:jc w:val="center"/>
              <w:rPr>
                <w:rFonts w:ascii="Arial" w:cs="Arial" w:eastAsia="Arial" w:hAnsi="Arial"/>
                <w:i w:val="1"/>
              </w:rPr>
            </w:pPr>
            <w:sdt>
              <w:sdtPr>
                <w:tag w:val="goog_rdk_1267"/>
              </w:sdtPr>
              <w:sdtContent>
                <w:del w:author="davide.lenzarini@u-blox.com" w:id="96" w:date="2024-08-12T14:25:31Z">
                  <w:r w:rsidDel="00000000" w:rsidR="00000000" w:rsidRPr="00000000">
                    <w:rPr>
                      <w:rFonts w:ascii="Arial" w:cs="Arial" w:eastAsia="Arial" w:hAnsi="Arial"/>
                      <w:i w:val="1"/>
                      <w:rtl w:val="0"/>
                    </w:rPr>
                    <w:delText xml:space="preserve">Retain</w:delText>
                  </w:r>
                </w:del>
              </w:sdtContent>
            </w:sdt>
            <w:r w:rsidDel="00000000" w:rsidR="00000000" w:rsidRPr="00000000">
              <w:rPr>
                <w:rtl w:val="0"/>
              </w:rPr>
            </w:r>
          </w:p>
        </w:tc>
        <w:tc>
          <w:tcPr>
            <w:gridSpan w:val="2"/>
          </w:tcPr>
          <w:p w:rsidR="00000000" w:rsidDel="00000000" w:rsidP="00000000" w:rsidRDefault="00000000" w:rsidRPr="00000000" w14:paraId="00000C00">
            <w:pPr>
              <w:jc w:val="center"/>
              <w:rPr>
                <w:rFonts w:ascii="Arial" w:cs="Arial" w:eastAsia="Arial" w:hAnsi="Arial"/>
                <w:i w:val="1"/>
              </w:rPr>
            </w:pPr>
            <w:sdt>
              <w:sdtPr>
                <w:tag w:val="goog_rdk_1269"/>
              </w:sdtPr>
              <w:sdtContent>
                <w:del w:author="davide.lenzarini@u-blox.com" w:id="96" w:date="2024-08-12T14:25:31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C02">
            <w:pPr>
              <w:jc w:val="center"/>
              <w:rPr>
                <w:rFonts w:ascii="Arial" w:cs="Arial" w:eastAsia="Arial" w:hAnsi="Arial"/>
                <w:i w:val="1"/>
              </w:rPr>
            </w:pPr>
            <w:sdt>
              <w:sdtPr>
                <w:tag w:val="goog_rdk_1271"/>
              </w:sdtPr>
              <w:sdtContent>
                <w:del w:author="davide.lenzarini@u-blox.com" w:id="96" w:date="2024-08-12T14:25:31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4"/>
          </w:tcPr>
          <w:sdt>
            <w:sdtPr>
              <w:tag w:val="goog_rdk_1274"/>
            </w:sdtPr>
            <w:sdtContent>
              <w:p w:rsidR="00000000" w:rsidDel="00000000" w:rsidP="00000000" w:rsidRDefault="00000000" w:rsidRPr="00000000" w14:paraId="00000C03">
                <w:pPr>
                  <w:jc w:val="center"/>
                  <w:rPr>
                    <w:del w:author="davide.lenzarini@u-blox.com" w:id="96" w:date="2024-08-12T14:25:31Z"/>
                    <w:rFonts w:ascii="Arial" w:cs="Arial" w:eastAsia="Arial" w:hAnsi="Arial"/>
                    <w:i w:val="1"/>
                  </w:rPr>
                </w:pPr>
                <w:sdt>
                  <w:sdtPr>
                    <w:tag w:val="goog_rdk_1273"/>
                  </w:sdtPr>
                  <w:sdtContent>
                    <w:del w:author="davide.lenzarini@u-blox.com" w:id="96" w:date="2024-08-12T14:25:31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C04">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C08">
            <w:pPr>
              <w:rPr>
                <w:rFonts w:ascii="Arial" w:cs="Arial" w:eastAsia="Arial" w:hAnsi="Arial"/>
              </w:rPr>
            </w:pPr>
            <w:sdt>
              <w:sdtPr>
                <w:tag w:val="goog_rdk_1276"/>
              </w:sdtPr>
              <w:sdtContent>
                <w:del w:author="davide.lenzarini@u-blox.com" w:id="96" w:date="2024-08-12T14:25:31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C09">
            <w:pPr>
              <w:jc w:val="center"/>
              <w:rPr>
                <w:rFonts w:ascii="Arial" w:cs="Arial" w:eastAsia="Arial" w:hAnsi="Arial"/>
                <w:i w:val="1"/>
              </w:rPr>
            </w:pPr>
            <w:sdt>
              <w:sdtPr>
                <w:tag w:val="goog_rdk_1278"/>
              </w:sdtPr>
              <w:sdtContent>
                <w:del w:author="davide.lenzarini@u-blox.com" w:id="96"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C0B">
            <w:pPr>
              <w:jc w:val="center"/>
              <w:rPr>
                <w:rFonts w:ascii="Arial" w:cs="Arial" w:eastAsia="Arial" w:hAnsi="Arial"/>
                <w:i w:val="1"/>
              </w:rPr>
            </w:pPr>
            <w:sdt>
              <w:sdtPr>
                <w:tag w:val="goog_rdk_1280"/>
              </w:sdtPr>
              <w:sdtContent>
                <w:del w:author="davide.lenzarini@u-blox.com" w:id="96"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C0C">
            <w:pPr>
              <w:jc w:val="center"/>
              <w:rPr>
                <w:rFonts w:ascii="Arial" w:cs="Arial" w:eastAsia="Arial" w:hAnsi="Arial"/>
                <w:i w:val="1"/>
              </w:rPr>
            </w:pPr>
            <w:sdt>
              <w:sdtPr>
                <w:tag w:val="goog_rdk_1282"/>
              </w:sdtPr>
              <w:sdtContent>
                <w:del w:author="davide.lenzarini@u-blox.com" w:id="96"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3"/>
          </w:tcPr>
          <w:p w:rsidR="00000000" w:rsidDel="00000000" w:rsidP="00000000" w:rsidRDefault="00000000" w:rsidRPr="00000000" w14:paraId="00000C0D">
            <w:pPr>
              <w:jc w:val="center"/>
              <w:rPr>
                <w:rFonts w:ascii="Arial" w:cs="Arial" w:eastAsia="Arial" w:hAnsi="Arial"/>
                <w:i w:val="1"/>
              </w:rPr>
            </w:pPr>
            <w:sdt>
              <w:sdtPr>
                <w:tag w:val="goog_rdk_1284"/>
              </w:sdtPr>
              <w:sdtContent>
                <w:del w:author="davide.lenzarini@u-blox.com" w:id="96"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C10">
            <w:pPr>
              <w:jc w:val="center"/>
              <w:rPr>
                <w:rFonts w:ascii="Arial" w:cs="Arial" w:eastAsia="Arial" w:hAnsi="Arial"/>
                <w:i w:val="1"/>
              </w:rPr>
            </w:pPr>
            <w:sdt>
              <w:sdtPr>
                <w:tag w:val="goog_rdk_1286"/>
              </w:sdtPr>
              <w:sdtContent>
                <w:del w:author="davide.lenzarini@u-blox.com" w:id="96" w:date="2024-08-12T14:25:3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C12">
            <w:pPr>
              <w:jc w:val="center"/>
              <w:rPr>
                <w:rFonts w:ascii="Arial" w:cs="Arial" w:eastAsia="Arial" w:hAnsi="Arial"/>
                <w:i w:val="1"/>
              </w:rPr>
            </w:pPr>
            <w:sdt>
              <w:sdtPr>
                <w:tag w:val="goog_rdk_1288"/>
              </w:sdtPr>
              <w:sdtContent>
                <w:del w:author="davide.lenzarini@u-blox.com" w:id="96" w:date="2024-08-12T14:25:31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C13">
            <w:pPr>
              <w:jc w:val="center"/>
              <w:rPr>
                <w:rFonts w:ascii="Arial" w:cs="Arial" w:eastAsia="Arial" w:hAnsi="Arial"/>
                <w:i w:val="1"/>
              </w:rPr>
            </w:pPr>
            <w:sdt>
              <w:sdtPr>
                <w:tag w:val="goog_rdk_1290"/>
              </w:sdtPr>
              <w:sdtContent>
                <w:del w:author="davide.lenzarini@u-blox.com" w:id="96"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C16">
            <w:pPr>
              <w:jc w:val="center"/>
              <w:rPr>
                <w:rFonts w:ascii="Arial" w:cs="Arial" w:eastAsia="Arial" w:hAnsi="Arial"/>
                <w:i w:val="1"/>
              </w:rPr>
            </w:pPr>
            <w:sdt>
              <w:sdtPr>
                <w:tag w:val="goog_rdk_1292"/>
              </w:sdtPr>
              <w:sdtContent>
                <w:del w:author="davide.lenzarini@u-blox.com" w:id="96" w:date="2024-08-12T14:25:31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17">
            <w:pPr>
              <w:rPr>
                <w:rFonts w:ascii="Arial" w:cs="Arial" w:eastAsia="Arial" w:hAnsi="Arial"/>
              </w:rPr>
            </w:pPr>
            <w:sdt>
              <w:sdtPr>
                <w:tag w:val="goog_rdk_1294"/>
              </w:sdtPr>
              <w:sdtContent>
                <w:del w:author="davide.lenzarini@u-blox.com" w:id="96" w:date="2024-08-12T14:25:31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Pr>
          <w:p w:rsidR="00000000" w:rsidDel="00000000" w:rsidP="00000000" w:rsidRDefault="00000000" w:rsidRPr="00000000" w14:paraId="00000C18">
            <w:pPr>
              <w:jc w:val="center"/>
              <w:rPr>
                <w:rFonts w:ascii="Arial" w:cs="Arial" w:eastAsia="Arial" w:hAnsi="Arial"/>
              </w:rPr>
            </w:pPr>
            <w:sdt>
              <w:sdtPr>
                <w:tag w:val="goog_rdk_1296"/>
              </w:sdtPr>
              <w:sdtContent>
                <w:del w:author="davide.lenzarini@u-blox.com" w:id="96" w:date="2024-08-12T14:25:31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26">
            <w:pPr>
              <w:rPr>
                <w:rFonts w:ascii="Arial" w:cs="Arial" w:eastAsia="Arial" w:hAnsi="Arial"/>
              </w:rPr>
            </w:pPr>
            <w:sdt>
              <w:sdtPr>
                <w:tag w:val="goog_rdk_1298"/>
              </w:sdtPr>
              <w:sdtContent>
                <w:del w:author="davide.lenzarini@u-blox.com" w:id="96" w:date="2024-08-12T14:25:31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Pr>
          <w:p w:rsidR="00000000" w:rsidDel="00000000" w:rsidP="00000000" w:rsidRDefault="00000000" w:rsidRPr="00000000" w14:paraId="00000C27">
            <w:pPr>
              <w:jc w:val="center"/>
              <w:rPr>
                <w:rFonts w:ascii="Arial" w:cs="Arial" w:eastAsia="Arial" w:hAnsi="Arial"/>
              </w:rPr>
            </w:pPr>
            <w:sdt>
              <w:sdtPr>
                <w:tag w:val="goog_rdk_1300"/>
              </w:sdtPr>
              <w:sdtContent>
                <w:del w:author="davide.lenzarini@u-blox.com" w:id="96" w:date="2024-08-12T14:25:31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35">
            <w:pPr>
              <w:rPr>
                <w:rFonts w:ascii="Arial" w:cs="Arial" w:eastAsia="Arial" w:hAnsi="Arial"/>
              </w:rPr>
            </w:pPr>
            <w:sdt>
              <w:sdtPr>
                <w:tag w:val="goog_rdk_1302"/>
              </w:sdtPr>
              <w:sdtContent>
                <w:del w:author="davide.lenzarini@u-blox.com" w:id="96" w:date="2024-08-12T14:25:31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6">
            <w:pPr>
              <w:jc w:val="center"/>
              <w:rPr>
                <w:rFonts w:ascii="Arial" w:cs="Arial" w:eastAsia="Arial" w:hAnsi="Arial"/>
              </w:rPr>
            </w:pPr>
            <w:sdt>
              <w:sdtPr>
                <w:tag w:val="goog_rdk_1304"/>
              </w:sdtPr>
              <w:sdtContent>
                <w:del w:author="davide.lenzarini@u-blox.com" w:id="96" w:date="2024-08-12T14:25:31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44">
            <w:pPr>
              <w:rPr>
                <w:rFonts w:ascii="Arial" w:cs="Arial" w:eastAsia="Arial" w:hAnsi="Arial"/>
              </w:rPr>
            </w:pPr>
            <w:sdt>
              <w:sdtPr>
                <w:tag w:val="goog_rdk_1306"/>
              </w:sdtPr>
              <w:sdtContent>
                <w:del w:author="davide.lenzarini@u-blox.com" w:id="96" w:date="2024-08-12T14:25:31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45">
            <w:pPr>
              <w:jc w:val="center"/>
              <w:rPr>
                <w:rFonts w:ascii="Arial" w:cs="Arial" w:eastAsia="Arial" w:hAnsi="Arial"/>
              </w:rPr>
            </w:pPr>
            <w:sdt>
              <w:sdtPr>
                <w:tag w:val="goog_rdk_1308"/>
              </w:sdtPr>
              <w:sdtContent>
                <w:del w:author="davide.lenzarini@u-blox.com" w:id="96" w:date="2024-08-12T14:25:31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53">
            <w:pPr>
              <w:rPr>
                <w:rFonts w:ascii="Arial" w:cs="Arial" w:eastAsia="Arial" w:hAnsi="Arial"/>
              </w:rPr>
            </w:pPr>
            <w:sdt>
              <w:sdtPr>
                <w:tag w:val="goog_rdk_1310"/>
              </w:sdtPr>
              <w:sdtContent>
                <w:del w:author="davide.lenzarini@u-blox.com" w:id="96" w:date="2024-08-12T14:25:31Z">
                  <w:r w:rsidDel="00000000" w:rsidR="00000000" w:rsidRPr="00000000">
                    <w:rPr>
                      <w:rFonts w:ascii="Arial" w:cs="Arial" w:eastAsia="Arial" w:hAnsi="Arial"/>
                      <w:rtl w:val="0"/>
                    </w:rPr>
                    <w:delText xml:space="preserve">Byte (8 + TL) .. N</w:delText>
                  </w:r>
                </w:del>
              </w:sdtContent>
            </w:sdt>
            <w:r w:rsidDel="00000000" w:rsidR="00000000" w:rsidRPr="00000000">
              <w:rPr>
                <w:rtl w:val="0"/>
              </w:rPr>
            </w:r>
          </w:p>
        </w:tc>
        <w:tc>
          <w:tcPr>
            <w:gridSpan w:val="14"/>
          </w:tcPr>
          <w:p w:rsidR="00000000" w:rsidDel="00000000" w:rsidP="00000000" w:rsidRDefault="00000000" w:rsidRPr="00000000" w14:paraId="00000C54">
            <w:pPr>
              <w:keepNext w:val="1"/>
              <w:jc w:val="center"/>
              <w:rPr>
                <w:rFonts w:ascii="Arial" w:cs="Arial" w:eastAsia="Arial" w:hAnsi="Arial"/>
              </w:rPr>
            </w:pPr>
            <w:sdt>
              <w:sdtPr>
                <w:tag w:val="goog_rdk_1312"/>
              </w:sdtPr>
              <w:sdtContent>
                <w:del w:author="davide.lenzarini@u-blox.com" w:id="96" w:date="2024-08-12T14:25:31Z">
                  <w:r w:rsidDel="00000000" w:rsidR="00000000" w:rsidRPr="00000000">
                    <w:rPr>
                      <w:rFonts w:ascii="Arial" w:cs="Arial" w:eastAsia="Arial" w:hAnsi="Arial"/>
                      <w:rtl w:val="0"/>
                    </w:rPr>
                    <w:delText xml:space="preserve">Data Or (Full Topic Name + Data)</w:delText>
                  </w:r>
                </w:del>
              </w:sdtContent>
            </w:sdt>
            <w:r w:rsidDel="00000000" w:rsidR="00000000" w:rsidRPr="00000000">
              <w:rPr>
                <w:rtl w:val="0"/>
              </w:rPr>
            </w:r>
          </w:p>
        </w:tc>
      </w:tr>
    </w:tbl>
    <w:p w:rsidR="00000000" w:rsidDel="00000000" w:rsidP="00000000" w:rsidRDefault="00000000" w:rsidRPr="00000000" w14:paraId="00000C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63">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64">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w:t>
      </w:r>
      <w:sdt>
        <w:sdtPr>
          <w:tag w:val="goog_rdk_1313"/>
        </w:sdtPr>
        <w:sdtContent>
          <w:del w:author="davide.lenzarini@u-blox.com" w:id="97" w:date="2024-08-06T14:36:42Z">
            <w:r w:rsidDel="00000000" w:rsidR="00000000" w:rsidRPr="00000000">
              <w:rPr>
                <w:rFonts w:ascii="Arial" w:cs="Arial" w:eastAsia="Arial" w:hAnsi="Arial"/>
                <w:highlight w:val="yellow"/>
                <w:rtl w:val="0"/>
              </w:rPr>
              <w:delText xml:space="preserve">valid Client </w:delText>
            </w:r>
          </w:del>
        </w:sdtContent>
      </w:sdt>
      <w:r w:rsidDel="00000000" w:rsidR="00000000" w:rsidRPr="00000000">
        <w:rPr>
          <w:rFonts w:ascii="Arial" w:cs="Arial" w:eastAsia="Arial" w:hAnsi="Arial"/>
          <w:highlight w:val="yellow"/>
          <w:rtl w:val="0"/>
        </w:rPr>
        <w:t xml:space="preserve">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65">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6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67">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68">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w:t>
      </w:r>
      <w:sdt>
        <w:sdtPr>
          <w:tag w:val="goog_rdk_1314"/>
        </w:sdtPr>
        <w:sdtContent>
          <w:del w:author="davide.lenzarini@u-blox.com" w:id="98" w:date="2024-08-06T14:37:07Z">
            <w:r w:rsidDel="00000000" w:rsidR="00000000" w:rsidRPr="00000000">
              <w:rPr>
                <w:rFonts w:ascii="Arial" w:cs="Arial" w:eastAsia="Arial" w:hAnsi="Arial"/>
                <w:rtl w:val="0"/>
              </w:rPr>
              <w:delText xml:space="preserve"> located in Byte 3 position</w:delText>
            </w:r>
          </w:del>
        </w:sdtContent>
      </w:sdt>
      <w:r w:rsidDel="00000000" w:rsidR="00000000" w:rsidRPr="00000000">
        <w:rPr>
          <w:rFonts w:ascii="Arial" w:cs="Arial" w:eastAsia="Arial" w:hAnsi="Arial"/>
          <w:rtl w:val="0"/>
        </w:rPr>
        <w:t xml:space="preserve"> of the PUBLISH control packet. </w:t>
      </w:r>
    </w:p>
    <w:p w:rsidR="00000000" w:rsidDel="00000000" w:rsidP="00000000" w:rsidRDefault="00000000" w:rsidRPr="00000000" w14:paraId="00000C69">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6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D">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E">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F">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0">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316"/>
              </w:sdtPr>
              <w:sdtContent>
                <w:del w:author="davide.lenzarini@u-blox.com" w:id="99" w:date="2024-08-06T14:37:36Z"/>
                <w:sdt>
                  <w:sdtPr>
                    <w:tag w:val="goog_rdk_1317"/>
                  </w:sdtPr>
                  <w:sdtContent>
                    <w:commentRangeStart w:id="83"/>
                  </w:sdtContent>
                </w:sdt>
                <w:del w:author="davide.lenzarini@u-blox.com" w:id="99"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commentRangeEnd w:id="83"/>
            <w:r w:rsidDel="00000000" w:rsidR="00000000" w:rsidRPr="00000000">
              <w:commentReference w:id="83"/>
            </w:r>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1">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319"/>
              </w:sdtPr>
              <w:sdtContent>
                <w:del w:author="davide.lenzarini@u-blox.com" w:id="99"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2">
            <w:pPr>
              <w:spacing w:after="0" w:before="0" w:line="248.00000000000006" w:lineRule="auto"/>
              <w:ind w:left="0" w:right="0" w:firstLine="0"/>
              <w:jc w:val="center"/>
              <w:rPr>
                <w:rFonts w:ascii="Arial" w:cs="Arial" w:eastAsia="Arial" w:hAnsi="Arial"/>
                <w:color w:val="000000"/>
                <w:sz w:val="20"/>
                <w:szCs w:val="20"/>
                <w:shd w:fill="auto" w:val="clear"/>
              </w:rPr>
            </w:pPr>
            <w:sdt>
              <w:sdtPr>
                <w:tag w:val="goog_rdk_1321"/>
              </w:sdtPr>
              <w:sdtContent>
                <w:del w:author="davide.lenzarini@u-blox.com" w:id="99" w:date="2024-08-06T14:37:36Z">
                  <w:r w:rsidDel="00000000" w:rsidR="00000000" w:rsidRPr="00000000">
                    <w:rPr>
                      <w:rFonts w:ascii="Arial" w:cs="Arial" w:eastAsia="Arial" w:hAnsi="Arial"/>
                      <w:color w:val="000000"/>
                      <w:sz w:val="20"/>
                      <w:szCs w:val="20"/>
                      <w:shd w:fill="auto" w:val="clear"/>
                      <w:rtl w:val="0"/>
                    </w:rPr>
                    <w:delText xml:space="preserve">0</w:delText>
                  </w:r>
                </w:del>
              </w:sdtContent>
            </w:sdt>
            <w:r w:rsidDel="00000000" w:rsidR="00000000" w:rsidRPr="00000000">
              <w:rPr>
                <w:rtl w:val="0"/>
              </w:rPr>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3">
            <w:pPr>
              <w:spacing w:after="0" w:before="0" w:line="248.00000000000006" w:lineRule="auto"/>
              <w:ind w:left="0" w:right="0" w:firstLine="0"/>
              <w:jc w:val="both"/>
              <w:rPr>
                <w:rFonts w:ascii="Arial" w:cs="Arial" w:eastAsia="Arial" w:hAnsi="Arial"/>
                <w:color w:val="000000"/>
                <w:sz w:val="20"/>
                <w:szCs w:val="20"/>
                <w:shd w:fill="auto" w:val="clear"/>
              </w:rPr>
            </w:pPr>
            <w:sdt>
              <w:sdtPr>
                <w:tag w:val="goog_rdk_1323"/>
              </w:sdtPr>
              <w:sdtContent>
                <w:del w:author="davide.lenzarini@u-blox.com" w:id="99" w:date="2024-08-06T14:37:36Z">
                  <w:r w:rsidDel="00000000" w:rsidR="00000000" w:rsidRPr="00000000">
                    <w:rPr>
                      <w:rFonts w:ascii="Arial" w:cs="Arial" w:eastAsia="Arial" w:hAnsi="Arial"/>
                      <w:color w:val="000000"/>
                      <w:sz w:val="20"/>
                      <w:szCs w:val="20"/>
                      <w:shd w:fill="auto" w:val="clear"/>
                      <w:rtl w:val="0"/>
                    </w:rPr>
                    <w:delText xml:space="preserve">At most once delivery</w:delText>
                  </w:r>
                </w:del>
              </w:sdtContent>
            </w:sdt>
            <w:r w:rsidDel="00000000" w:rsidR="00000000" w:rsidRPr="00000000">
              <w:rPr>
                <w:rtl w:val="0"/>
              </w:rPr>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4">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7">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8">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B">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C">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F">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80">
      <w:pPr>
        <w:spacing w:after="0" w:before="0" w:line="248.00000000000006" w:lineRule="auto"/>
        <w:ind w:left="720" w:right="6" w:firstLine="0"/>
        <w:jc w:val="both"/>
        <w:rPr>
          <w:rFonts w:ascii="Arial" w:cs="Arial" w:eastAsia="Arial" w:hAnsi="Arial"/>
          <w:color w:val="000000"/>
          <w:sz w:val="20"/>
          <w:szCs w:val="20"/>
          <w:shd w:fill="auto" w:val="clear"/>
        </w:rPr>
      </w:pPr>
      <w:sdt>
        <w:sdtPr>
          <w:tag w:val="goog_rdk_1324"/>
        </w:sdtPr>
        <w:sdtContent>
          <w:commentRangeStart w:id="84"/>
        </w:sdtContent>
      </w:sdt>
      <w:r w:rsidDel="00000000" w:rsidR="00000000" w:rsidRPr="00000000">
        <w:rPr>
          <w:rFonts w:ascii="Arial" w:cs="Arial" w:eastAsia="Arial" w:hAnsi="Arial"/>
          <w:color w:val="000000"/>
          <w:sz w:val="20"/>
          <w:szCs w:val="20"/>
          <w:shd w:fill="auto" w:val="clear"/>
          <w:rtl w:val="0"/>
        </w:rPr>
        <w:t xml:space="preserve">Table 3‑2</w:t>
      </w:r>
      <w:commentRangeEnd w:id="84"/>
      <w:r w:rsidDel="00000000" w:rsidR="00000000" w:rsidRPr="00000000">
        <w:commentReference w:id="84"/>
      </w:r>
      <w:r w:rsidDel="00000000" w:rsidR="00000000" w:rsidRPr="00000000">
        <w:rPr>
          <w:rFonts w:ascii="Arial" w:cs="Arial" w:eastAsia="Arial" w:hAnsi="Arial"/>
          <w:color w:val="000000"/>
          <w:sz w:val="20"/>
          <w:szCs w:val="20"/>
          <w:shd w:fill="auto" w:val="clear"/>
          <w:rtl w:val="0"/>
        </w:rPr>
        <w:t xml:space="preserve"> - QoS definitions</w:t>
      </w:r>
    </w:p>
    <w:p w:rsidR="00000000" w:rsidDel="00000000" w:rsidP="00000000" w:rsidRDefault="00000000" w:rsidRPr="00000000" w14:paraId="00000C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83">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an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84">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8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86">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87">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w:t>
      </w:r>
      <w:sdt>
        <w:sdtPr>
          <w:tag w:val="goog_rdk_1325"/>
        </w:sdtPr>
        <w:sdtContent>
          <w:ins w:author="davide.lenzarini@u-blox.com" w:id="100" w:date="2024-08-08T13:32:03Z">
            <w:r w:rsidDel="00000000" w:rsidR="00000000" w:rsidRPr="00000000">
              <w:rPr>
                <w:rFonts w:ascii="Arial" w:cs="Arial" w:eastAsia="Arial" w:hAnsi="Arial"/>
                <w:rtl w:val="0"/>
              </w:rPr>
              <w:t xml:space="preserve">session topic alias</w:t>
            </w:r>
          </w:ins>
        </w:sdtContent>
      </w:sdt>
      <w:sdt>
        <w:sdtPr>
          <w:tag w:val="goog_rdk_1326"/>
        </w:sdtPr>
        <w:sdtContent>
          <w:del w:author="davide.lenzarini@u-blox.com" w:id="100" w:date="2024-08-08T13:32:03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88">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sdt>
      <w:sdtPr>
        <w:tag w:val="goog_rdk_1331"/>
      </w:sdtPr>
      <w:sdtContent>
        <w:p w:rsidR="00000000" w:rsidDel="00000000" w:rsidP="00000000" w:rsidRDefault="00000000" w:rsidRPr="00000000" w14:paraId="00000C89">
          <w:pPr>
            <w:spacing w:after="306" w:lineRule="auto"/>
            <w:ind w:left="-5" w:right="4" w:firstLine="0"/>
            <w:rPr>
              <w:ins w:author="davide.lenzarini@u-blox.com" w:id="101" w:date="2024-08-06T14:41:38Z"/>
              <w:del w:author="davide.lenzarini@u-blox.com" w:id="101" w:date="2024-08-06T14:41:38Z"/>
              <w:rFonts w:ascii="Arial" w:cs="Arial" w:eastAsia="Arial" w:hAnsi="Arial"/>
            </w:rPr>
          </w:pPr>
          <w:sdt>
            <w:sdtPr>
              <w:tag w:val="goog_rdk_1328"/>
            </w:sdtPr>
            <w:sdtContent>
              <w:del w:author="davide.lenzarini@u-blox.com" w:id="101" w:date="2024-08-06T14:41:38Z">
                <w:r w:rsidDel="00000000" w:rsidR="00000000" w:rsidRPr="00000000">
                  <w:rPr>
                    <w:rFonts w:ascii="Arial" w:cs="Arial" w:eastAsia="Arial" w:hAnsi="Arial"/>
                    <w:rtl w:val="0"/>
                  </w:rPr>
                  <w:delText xml:space="preserve">The </w:delText>
                </w:r>
                <w:r w:rsidDel="00000000" w:rsidR="00000000" w:rsidRPr="00000000">
                  <w:rPr>
                    <w:rFonts w:ascii="Arial" w:cs="Arial" w:eastAsia="Arial" w:hAnsi="Arial"/>
                    <w:i w:val="1"/>
                    <w:rtl w:val="0"/>
                  </w:rPr>
                  <w:delText xml:space="preserve">Data </w:delText>
                </w:r>
                <w:r w:rsidDel="00000000" w:rsidR="00000000" w:rsidRPr="00000000">
                  <w:rPr>
                    <w:rFonts w:ascii="Arial" w:cs="Arial" w:eastAsia="Arial" w:hAnsi="Arial"/>
                    <w:rtl w:val="0"/>
                  </w:rPr>
                  <w:delText xml:space="preserve">field corresponds to the payload of an MQTT PUBLISH packet. It has a variable length and contains the application data that is being published.</w:delText>
                </w:r>
              </w:del>
            </w:sdtContent>
          </w:sdt>
          <w:sdt>
            <w:sdtPr>
              <w:tag w:val="goog_rdk_1329"/>
            </w:sdtPr>
            <w:sdtContent>
              <w:ins w:author="davide.lenzarini@u-blox.com" w:id="101" w:date="2024-08-06T14:41:38Z">
                <w:sdt>
                  <w:sdtPr>
                    <w:tag w:val="goog_rdk_1330"/>
                  </w:sdtPr>
                  <w:sdtContent>
                    <w:del w:author="davide.lenzarini@u-blox.com" w:id="101" w:date="2024-08-06T14:41:38Z">
                      <w:r w:rsidDel="00000000" w:rsidR="00000000" w:rsidRPr="00000000">
                        <w:rPr>
                          <w:rtl w:val="0"/>
                        </w:rPr>
                      </w:r>
                    </w:del>
                  </w:sdtContent>
                </w:sdt>
              </w:ins>
            </w:sdtContent>
          </w:sdt>
        </w:p>
      </w:sdtContent>
    </w:sdt>
    <w:sdt>
      <w:sdtPr>
        <w:tag w:val="goog_rdk_1333"/>
      </w:sdtPr>
      <w:sdtContent>
        <w:p w:rsidR="00000000" w:rsidDel="00000000" w:rsidP="00000000" w:rsidRDefault="00000000" w:rsidRPr="00000000" w14:paraId="00000C8A">
          <w:pPr>
            <w:rPr>
              <w:rFonts w:ascii="Arial" w:cs="Arial" w:eastAsia="Arial" w:hAnsi="Arial"/>
            </w:rPr>
            <w:pPrChange w:author="davide.lenzarini@u-blox.com" w:id="0" w:date="2024-08-06T14:41:38Z">
              <w:pPr>
                <w:spacing w:after="306" w:lineRule="auto"/>
                <w:ind w:left="-5" w:right="4" w:firstLine="0"/>
              </w:pPr>
            </w:pPrChange>
          </w:pPr>
          <w:sdt>
            <w:sdtPr>
              <w:tag w:val="goog_rdk_1332"/>
            </w:sdtPr>
            <w:sdtContent>
              <w:ins w:author="davide.lenzarini@u-blox.com" w:id="101" w:date="2024-08-06T14:41:38Z">
                <w:r w:rsidDel="00000000" w:rsidR="00000000" w:rsidRPr="00000000">
                  <w:rPr>
                    <w:rFonts w:ascii="Arial" w:cs="Arial" w:eastAsia="Arial" w:hAnsi="Arial"/>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ins>
            </w:sdtContent>
          </w:sdt>
          <w:r w:rsidDel="00000000" w:rsidR="00000000" w:rsidRPr="00000000">
            <w:rPr>
              <w:rtl w:val="0"/>
            </w:rPr>
          </w:r>
        </w:p>
      </w:sdtContent>
    </w:sdt>
    <w:p w:rsidR="00000000" w:rsidDel="00000000" w:rsidP="00000000" w:rsidRDefault="00000000" w:rsidRPr="00000000" w14:paraId="00000C8B">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8C">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w:t>
      </w:r>
      <w:sdt>
        <w:sdtPr>
          <w:tag w:val="goog_rdk_1334"/>
        </w:sdtPr>
        <w:sdtContent>
          <w:ins w:author="davide.lenzarini@u-blox.com" w:id="103" w:date="2024-08-06T14:42:06Z">
            <w:r w:rsidDel="00000000" w:rsidR="00000000" w:rsidRPr="00000000">
              <w:rPr>
                <w:rFonts w:ascii="Arial" w:cs="Arial" w:eastAsia="Arial" w:hAnsi="Arial"/>
                <w:highlight w:val="yellow"/>
                <w:rtl w:val="0"/>
              </w:rPr>
              <w:t xml:space="preserve">p</w:t>
            </w:r>
          </w:ins>
        </w:sdtContent>
      </w:sdt>
      <w:sdt>
        <w:sdtPr>
          <w:tag w:val="goog_rdk_1335"/>
        </w:sdtPr>
        <w:sdtContent>
          <w:del w:author="davide.lenzarini@u-blox.com" w:id="103" w:date="2024-08-06T14:42:06Z">
            <w:r w:rsidDel="00000000" w:rsidR="00000000" w:rsidRPr="00000000">
              <w:rPr>
                <w:rFonts w:ascii="Arial" w:cs="Arial" w:eastAsia="Arial" w:hAnsi="Arial"/>
                <w:highlight w:val="yellow"/>
                <w:rtl w:val="0"/>
              </w:rPr>
              <w:delText xml:space="preserve">P</w:delText>
            </w:r>
          </w:del>
        </w:sdtContent>
      </w:sdt>
      <w:r w:rsidDel="00000000" w:rsidR="00000000" w:rsidRPr="00000000">
        <w:rPr>
          <w:rFonts w:ascii="Arial" w:cs="Arial" w:eastAsia="Arial" w:hAnsi="Arial"/>
          <w:highlight w:val="yellow"/>
          <w:rtl w:val="0"/>
        </w:rPr>
        <w:t xml:space="preserve">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8D">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w:t>
      </w:r>
      <w:sdt>
        <w:sdtPr>
          <w:tag w:val="goog_rdk_1336"/>
        </w:sdtPr>
        <w:sdtContent>
          <w:commentRangeStart w:id="85"/>
        </w:sdtContent>
      </w:sdt>
      <w:r w:rsidDel="00000000" w:rsidR="00000000" w:rsidRPr="00000000">
        <w:rPr>
          <w:rFonts w:ascii="Arial" w:cs="Arial" w:eastAsia="Arial" w:hAnsi="Arial"/>
          <w:color w:val="000000"/>
          <w:rtl w:val="0"/>
        </w:rPr>
        <w:t xml:space="preserve">Table 3‑3</w:t>
      </w:r>
      <w:commentRangeEnd w:id="85"/>
      <w:r w:rsidDel="00000000" w:rsidR="00000000" w:rsidRPr="00000000">
        <w:commentReference w:id="85"/>
      </w:r>
      <w:r w:rsidDel="00000000" w:rsidR="00000000" w:rsidRPr="00000000">
        <w:rPr>
          <w:rFonts w:ascii="Arial" w:cs="Arial" w:eastAsia="Arial" w:hAnsi="Arial"/>
          <w:color w:val="000000"/>
          <w:rtl w:val="0"/>
        </w:rPr>
        <w:t xml:space="preserve">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E">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F">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0">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1">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2">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3">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4">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95">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9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9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w:t>
      </w:r>
      <w:sdt>
        <w:sdtPr>
          <w:tag w:val="goog_rdk_1337"/>
        </w:sdtPr>
        <w:sdtContent>
          <w:commentRangeStart w:id="86"/>
        </w:sdtContent>
      </w:sdt>
      <w:r w:rsidDel="00000000" w:rsidR="00000000" w:rsidRPr="00000000">
        <w:rPr>
          <w:rFonts w:ascii="Arial" w:cs="Arial" w:eastAsia="Arial" w:hAnsi="Arial"/>
          <w:rtl w:val="0"/>
        </w:rPr>
        <w:t xml:space="preserve">the Subscription Identifier </w:t>
      </w:r>
      <w:commentRangeEnd w:id="86"/>
      <w:r w:rsidDel="00000000" w:rsidR="00000000" w:rsidRPr="00000000">
        <w:commentReference w:id="86"/>
      </w:r>
      <w:r w:rsidDel="00000000" w:rsidR="00000000" w:rsidRPr="00000000">
        <w:rPr>
          <w:rFonts w:ascii="Arial" w:cs="Arial" w:eastAsia="Arial" w:hAnsi="Arial"/>
          <w:rtl w:val="0"/>
        </w:rPr>
        <w:t xml:space="preserve">carried in the SUBSCRIBE packet, if there was one. </w:t>
      </w:r>
    </w:p>
    <w:p w:rsidR="00000000" w:rsidDel="00000000" w:rsidP="00000000" w:rsidRDefault="00000000" w:rsidRPr="00000000" w14:paraId="00000C9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99">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9A">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B">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9C">
      <w:pPr>
        <w:spacing w:after="240" w:before="240" w:lineRule="auto"/>
        <w:ind w:left="0" w:right="0" w:firstLine="0"/>
        <w:rPr>
          <w:rFonts w:ascii="Arial" w:cs="Arial" w:eastAsia="Arial" w:hAnsi="Arial"/>
        </w:rPr>
      </w:pPr>
      <w:sdt>
        <w:sdtPr>
          <w:tag w:val="goog_rdk_1338"/>
        </w:sdtPr>
        <w:sdtContent>
          <w:commentRangeStart w:id="87"/>
        </w:sdtContent>
      </w:sdt>
      <w:sdt>
        <w:sdtPr>
          <w:tag w:val="goog_rdk_1339"/>
        </w:sdtPr>
        <w:sdtContent>
          <w:commentRangeStart w:id="88"/>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t>
      </w:r>
      <w:sdt>
        <w:sdtPr>
          <w:tag w:val="goog_rdk_1340"/>
        </w:sdtPr>
        <w:sdtContent>
          <w:commentRangeStart w:id="89"/>
        </w:sdtContent>
      </w:sdt>
      <w:r w:rsidDel="00000000" w:rsidR="00000000" w:rsidRPr="00000000">
        <w:rPr>
          <w:rFonts w:ascii="Arial" w:cs="Arial" w:eastAsia="Arial" w:hAnsi="Arial"/>
          <w:highlight w:val="yellow"/>
          <w:rtl w:val="0"/>
        </w:rPr>
        <w:t xml:space="preserve">with a Reason Code of 128 or greater from the </w:t>
      </w:r>
      <w:sdt>
        <w:sdtPr>
          <w:tag w:val="goog_rdk_1341"/>
        </w:sdtPr>
        <w:sdtContent>
          <w:commentRangeStart w:id="90"/>
        </w:sdtContent>
      </w:sdt>
      <w:r w:rsidDel="00000000" w:rsidR="00000000" w:rsidRPr="00000000">
        <w:rPr>
          <w:rFonts w:ascii="Arial" w:cs="Arial" w:eastAsia="Arial" w:hAnsi="Arial"/>
          <w:highlight w:val="yellow"/>
          <w:rtl w:val="0"/>
        </w:rPr>
        <w:t xml:space="preserve">Server</w:t>
      </w:r>
      <w:commentRangeEnd w:id="90"/>
      <w:r w:rsidDel="00000000" w:rsidR="00000000" w:rsidRPr="00000000">
        <w:commentReference w:id="90"/>
      </w:r>
      <w:commentRangeEnd w:id="89"/>
      <w:r w:rsidDel="00000000" w:rsidR="00000000" w:rsidRPr="00000000">
        <w:commentReference w:id="89"/>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w:t>
      </w:r>
      <w:sdt>
        <w:sdtPr>
          <w:tag w:val="goog_rdk_1342"/>
        </w:sdtPr>
        <w:sdtContent>
          <w:commentRangeStart w:id="91"/>
        </w:sdtContent>
      </w:sdt>
      <w:r w:rsidDel="00000000" w:rsidR="00000000" w:rsidRPr="00000000">
        <w:rPr>
          <w:rFonts w:ascii="Arial" w:cs="Arial" w:eastAsia="Arial" w:hAnsi="Arial"/>
          <w:rtl w:val="0"/>
        </w:rPr>
        <w:t xml:space="preserve">it </w:t>
      </w:r>
      <w:commentRangeEnd w:id="91"/>
      <w:r w:rsidDel="00000000" w:rsidR="00000000" w:rsidRPr="00000000">
        <w:commentReference w:id="91"/>
      </w:r>
      <w:r w:rsidDel="00000000" w:rsidR="00000000" w:rsidRPr="00000000">
        <w:rPr>
          <w:rFonts w:ascii="Arial" w:cs="Arial" w:eastAsia="Arial" w:hAnsi="Arial"/>
          <w:rtl w:val="0"/>
        </w:rPr>
        <w:t xml:space="preserve">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87"/>
      <w:r w:rsidDel="00000000" w:rsidR="00000000" w:rsidRPr="00000000">
        <w:commentReference w:id="87"/>
      </w:r>
      <w:commentRangeEnd w:id="88"/>
      <w:r w:rsidDel="00000000" w:rsidR="00000000" w:rsidRPr="00000000">
        <w:commentReference w:id="88"/>
      </w:r>
      <w:r w:rsidDel="00000000" w:rsidR="00000000" w:rsidRPr="00000000">
        <w:rPr>
          <w:rtl w:val="0"/>
        </w:rPr>
      </w:r>
    </w:p>
    <w:p w:rsidR="00000000" w:rsidDel="00000000" w:rsidP="00000000" w:rsidRDefault="00000000" w:rsidRPr="00000000" w14:paraId="00000C9D">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9E">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9F">
      <w:pPr>
        <w:spacing w:after="240" w:before="240" w:lineRule="auto"/>
        <w:ind w:left="0" w:right="0" w:firstLine="0"/>
        <w:rPr>
          <w:rFonts w:ascii="Arial" w:cs="Arial" w:eastAsia="Arial" w:hAnsi="Arial"/>
        </w:rPr>
      </w:pPr>
      <w:sdt>
        <w:sdtPr>
          <w:tag w:val="goog_rdk_1343"/>
        </w:sdtPr>
        <w:sdtContent>
          <w:commentRangeStart w:id="92"/>
        </w:sdtContent>
      </w:sdt>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commentRangeEnd w:id="92"/>
      <w:r w:rsidDel="00000000" w:rsidR="00000000" w:rsidRPr="00000000">
        <w:commentReference w:id="92"/>
      </w:r>
      <w:r w:rsidDel="00000000" w:rsidR="00000000" w:rsidRPr="00000000">
        <w:rPr>
          <w:rtl w:val="0"/>
        </w:rPr>
      </w:r>
    </w:p>
    <w:p w:rsidR="00000000" w:rsidDel="00000000" w:rsidP="00000000" w:rsidRDefault="00000000" w:rsidRPr="00000000" w14:paraId="00000CA0">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A1">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sdt>
      <w:sdtPr>
        <w:tag w:val="goog_rdk_1345"/>
      </w:sdtPr>
      <w:sdtContent>
        <w:p w:rsidR="00000000" w:rsidDel="00000000" w:rsidP="00000000" w:rsidRDefault="00000000" w:rsidRPr="00000000" w14:paraId="00000CA2">
          <w:pPr>
            <w:pStyle w:val="Heading3"/>
            <w:keepLines w:val="1"/>
            <w:spacing w:after="77" w:before="0" w:line="259" w:lineRule="auto"/>
            <w:ind w:left="0" w:firstLine="0"/>
            <w:rPr>
              <w:ins w:author="Stefan Hagen" w:id="104" w:date="2024-08-11T18:57:14Z"/>
              <w:rFonts w:ascii="Arial" w:cs="Arial" w:eastAsia="Arial" w:hAnsi="Arial"/>
            </w:rPr>
          </w:pPr>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sdt>
            <w:sdtPr>
              <w:tag w:val="goog_rdk_1344"/>
            </w:sdtPr>
            <w:sdtContent>
              <w:ins w:author="Stefan Hagen" w:id="104" w:date="2024-08-11T18:57:14Z">
                <w:bookmarkStart w:colFirst="0" w:colLast="0" w:name="_heading=h.11si5id" w:id="128"/>
                <w:bookmarkEnd w:id="128"/>
                <w:r w:rsidDel="00000000" w:rsidR="00000000" w:rsidRPr="00000000">
                  <w:rPr>
                    <w:rtl w:val="0"/>
                  </w:rPr>
                </w:r>
              </w:ins>
            </w:sdtContent>
          </w:sdt>
        </w:p>
      </w:sdtContent>
    </w:sdt>
    <w:sdt>
      <w:sdtPr>
        <w:tag w:val="goog_rdk_1348"/>
      </w:sdtPr>
      <w:sdtContent>
        <w:p w:rsidR="00000000" w:rsidDel="00000000" w:rsidP="00000000" w:rsidRDefault="00000000" w:rsidRPr="00000000" w14:paraId="00000CA3">
          <w:pPr>
            <w:rPr>
              <w:rPrChange w:author="Stefan Hagen" w:id="105" w:date="2024-08-11T18:57:14Z">
                <w:rPr>
                  <w:rFonts w:ascii="Arial" w:cs="Arial" w:eastAsia="Arial" w:hAnsi="Arial"/>
                </w:rPr>
              </w:rPrChange>
            </w:rPr>
            <w:pPrChange w:author="Stefan Hagen" w:id="0" w:date="2024-08-11T18:57:14Z">
              <w:pPr>
                <w:pStyle w:val="Heading3"/>
                <w:keepLines w:val="1"/>
                <w:spacing w:after="77" w:before="0" w:line="259" w:lineRule="auto"/>
                <w:ind w:left="0" w:firstLine="0"/>
              </w:pPr>
            </w:pPrChange>
          </w:pPr>
          <w:bookmarkStart w:colFirst="0" w:colLast="0" w:name="_heading=h.11si5id" w:id="128"/>
          <w:bookmarkEnd w:id="128"/>
          <w:sdt>
            <w:sdtPr>
              <w:tag w:val="goog_rdk_1346"/>
            </w:sdtPr>
            <w:sdtContent>
              <w:ins w:author="Stefan Hagen" w:id="104" w:date="2024-08-11T18:57:14Z">
                <w:r w:rsidDel="00000000" w:rsidR="00000000" w:rsidRPr="00000000">
                  <w:rPr>
                    <w:rFonts w:ascii="Arial" w:cs="Arial" w:eastAsia="Arial" w:hAnsi="Arial"/>
                  </w:rPr>
                  <w:drawing>
                    <wp:inline distB="114300" distT="114300" distL="114300" distR="114300">
                      <wp:extent cx="5943600" cy="1295400"/>
                      <wp:effectExtent b="0" l="0" r="0" t="0"/>
                      <wp:docPr id="44" name="image7.png"/>
                      <a:graphic>
                        <a:graphicData uri="http://schemas.openxmlformats.org/drawingml/2006/picture">
                          <pic:pic>
                            <pic:nvPicPr>
                              <pic:cNvPr id="0" name="image7.png"/>
                              <pic:cNvPicPr preferRelativeResize="0"/>
                            </pic:nvPicPr>
                            <pic:blipFill>
                              <a:blip r:embed="rId65"/>
                              <a:srcRect b="0" l="0" r="0" t="0"/>
                              <a:stretch>
                                <a:fillRect/>
                              </a:stretch>
                            </pic:blipFill>
                            <pic:spPr>
                              <a:xfrm>
                                <a:off x="0" y="0"/>
                                <a:ext cx="5943600" cy="1295400"/>
                              </a:xfrm>
                              <a:prstGeom prst="rect"/>
                              <a:ln/>
                            </pic:spPr>
                          </pic:pic>
                        </a:graphicData>
                      </a:graphic>
                    </wp:inline>
                  </w:drawing>
                </w:r>
              </w:ins>
            </w:sdtContent>
          </w:sdt>
          <w:sdt>
            <w:sdtPr>
              <w:tag w:val="goog_rdk_1347"/>
            </w:sdtPr>
            <w:sdtContent>
              <w:r w:rsidDel="00000000" w:rsidR="00000000" w:rsidRPr="00000000">
                <w:rPr>
                  <w:rtl w:val="0"/>
                </w:rPr>
              </w:r>
            </w:sdtContent>
          </w:sdt>
        </w:p>
      </w:sdtContent>
    </w:sdt>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A4">
            <w:pPr>
              <w:jc w:val="center"/>
              <w:rPr>
                <w:rFonts w:ascii="Arial" w:cs="Arial" w:eastAsia="Arial" w:hAnsi="Arial"/>
                <w:b w:val="1"/>
              </w:rPr>
            </w:pPr>
            <w:sdt>
              <w:sdtPr>
                <w:tag w:val="goog_rdk_1350"/>
              </w:sdtPr>
              <w:sdtContent>
                <w:del w:author="davide.lenzarini@u-blox.com" w:id="106" w:date="2024-08-12T14:25:57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CA5">
            <w:pPr>
              <w:jc w:val="center"/>
              <w:rPr>
                <w:rFonts w:ascii="Arial" w:cs="Arial" w:eastAsia="Arial" w:hAnsi="Arial"/>
                <w:b w:val="1"/>
              </w:rPr>
            </w:pPr>
            <w:sdt>
              <w:sdtPr>
                <w:tag w:val="goog_rdk_1352"/>
              </w:sdtPr>
              <w:sdtContent>
                <w:del w:author="davide.lenzarini@u-blox.com" w:id="106" w:date="2024-08-12T14:25:57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CA6">
            <w:pPr>
              <w:jc w:val="center"/>
              <w:rPr>
                <w:rFonts w:ascii="Arial" w:cs="Arial" w:eastAsia="Arial" w:hAnsi="Arial"/>
                <w:b w:val="1"/>
              </w:rPr>
            </w:pPr>
            <w:sdt>
              <w:sdtPr>
                <w:tag w:val="goog_rdk_1354"/>
              </w:sdtPr>
              <w:sdtContent>
                <w:del w:author="davide.lenzarini@u-blox.com" w:id="106" w:date="2024-08-12T14:25:57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CA7">
            <w:pPr>
              <w:jc w:val="center"/>
              <w:rPr>
                <w:rFonts w:ascii="Arial" w:cs="Arial" w:eastAsia="Arial" w:hAnsi="Arial"/>
                <w:b w:val="1"/>
              </w:rPr>
            </w:pPr>
            <w:sdt>
              <w:sdtPr>
                <w:tag w:val="goog_rdk_1356"/>
              </w:sdtPr>
              <w:sdtContent>
                <w:del w:author="davide.lenzarini@u-blox.com" w:id="106" w:date="2024-08-12T14:25:57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CA8">
            <w:pPr>
              <w:jc w:val="center"/>
              <w:rPr>
                <w:rFonts w:ascii="Arial" w:cs="Arial" w:eastAsia="Arial" w:hAnsi="Arial"/>
                <w:b w:val="1"/>
              </w:rPr>
            </w:pPr>
            <w:sdt>
              <w:sdtPr>
                <w:tag w:val="goog_rdk_1358"/>
              </w:sdtPr>
              <w:sdtContent>
                <w:del w:author="davide.lenzarini@u-blox.com" w:id="106" w:date="2024-08-12T14:25:57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CA9">
            <w:pPr>
              <w:jc w:val="center"/>
              <w:rPr>
                <w:rFonts w:ascii="Arial" w:cs="Arial" w:eastAsia="Arial" w:hAnsi="Arial"/>
                <w:b w:val="1"/>
              </w:rPr>
            </w:pPr>
            <w:sdt>
              <w:sdtPr>
                <w:tag w:val="goog_rdk_1360"/>
              </w:sdtPr>
              <w:sdtContent>
                <w:del w:author="davide.lenzarini@u-blox.com" w:id="106" w:date="2024-08-12T14:25:57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CAA">
            <w:pPr>
              <w:jc w:val="center"/>
              <w:rPr>
                <w:rFonts w:ascii="Arial" w:cs="Arial" w:eastAsia="Arial" w:hAnsi="Arial"/>
                <w:b w:val="1"/>
              </w:rPr>
            </w:pPr>
            <w:sdt>
              <w:sdtPr>
                <w:tag w:val="goog_rdk_1362"/>
              </w:sdtPr>
              <w:sdtContent>
                <w:del w:author="davide.lenzarini@u-blox.com" w:id="106" w:date="2024-08-12T14:25:57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CAB">
            <w:pPr>
              <w:jc w:val="center"/>
              <w:rPr>
                <w:rFonts w:ascii="Arial" w:cs="Arial" w:eastAsia="Arial" w:hAnsi="Arial"/>
                <w:b w:val="1"/>
              </w:rPr>
            </w:pPr>
            <w:sdt>
              <w:sdtPr>
                <w:tag w:val="goog_rdk_1364"/>
              </w:sdtPr>
              <w:sdtContent>
                <w:del w:author="davide.lenzarini@u-blox.com" w:id="106" w:date="2024-08-12T14:25:57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CAC">
            <w:pPr>
              <w:jc w:val="center"/>
              <w:rPr>
                <w:rFonts w:ascii="Arial" w:cs="Arial" w:eastAsia="Arial" w:hAnsi="Arial"/>
                <w:b w:val="1"/>
              </w:rPr>
            </w:pPr>
            <w:sdt>
              <w:sdtPr>
                <w:tag w:val="goog_rdk_1366"/>
              </w:sdtPr>
              <w:sdtContent>
                <w:del w:author="davide.lenzarini@u-blox.com" w:id="106" w:date="2024-08-12T14:25:57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AD">
            <w:pPr>
              <w:rPr>
                <w:rFonts w:ascii="Arial" w:cs="Arial" w:eastAsia="Arial" w:hAnsi="Arial"/>
              </w:rPr>
            </w:pPr>
            <w:sdt>
              <w:sdtPr>
                <w:tag w:val="goog_rdk_1368"/>
              </w:sdtPr>
              <w:sdtContent>
                <w:del w:author="davide.lenzarini@u-blox.com" w:id="106" w:date="2024-08-12T14:25:57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CAE">
            <w:pPr>
              <w:jc w:val="center"/>
              <w:rPr>
                <w:rFonts w:ascii="Arial" w:cs="Arial" w:eastAsia="Arial" w:hAnsi="Arial"/>
              </w:rPr>
            </w:pPr>
            <w:sdt>
              <w:sdtPr>
                <w:tag w:val="goog_rdk_1370"/>
              </w:sdtPr>
              <w:sdtContent>
                <w:del w:author="davide.lenzarini@u-blox.com" w:id="106" w:date="2024-08-12T14:25:57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B6">
            <w:pPr>
              <w:rPr>
                <w:rFonts w:ascii="Arial" w:cs="Arial" w:eastAsia="Arial" w:hAnsi="Arial"/>
              </w:rPr>
            </w:pPr>
            <w:sdt>
              <w:sdtPr>
                <w:tag w:val="goog_rdk_1372"/>
              </w:sdtPr>
              <w:sdtContent>
                <w:del w:author="davide.lenzarini@u-blox.com" w:id="106" w:date="2024-08-12T14:25:57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CB7">
            <w:pPr>
              <w:jc w:val="center"/>
              <w:rPr>
                <w:rFonts w:ascii="Arial" w:cs="Arial" w:eastAsia="Arial" w:hAnsi="Arial"/>
              </w:rPr>
            </w:pPr>
            <w:sdt>
              <w:sdtPr>
                <w:tag w:val="goog_rdk_1374"/>
              </w:sdtPr>
              <w:sdtContent>
                <w:del w:author="davide.lenzarini@u-blox.com" w:id="106" w:date="2024-08-12T14:25:57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BF">
            <w:pPr>
              <w:rPr>
                <w:rFonts w:ascii="Arial" w:cs="Arial" w:eastAsia="Arial" w:hAnsi="Arial"/>
              </w:rPr>
            </w:pPr>
            <w:sdt>
              <w:sdtPr>
                <w:tag w:val="goog_rdk_1376"/>
              </w:sdtPr>
              <w:sdtContent>
                <w:del w:author="davide.lenzarini@u-blox.com" w:id="106" w:date="2024-08-12T14:25:57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CC0">
            <w:pPr>
              <w:jc w:val="center"/>
              <w:rPr>
                <w:rFonts w:ascii="Arial" w:cs="Arial" w:eastAsia="Arial" w:hAnsi="Arial"/>
              </w:rPr>
            </w:pPr>
            <w:sdt>
              <w:sdtPr>
                <w:tag w:val="goog_rdk_1378"/>
              </w:sdtPr>
              <w:sdtContent>
                <w:del w:author="davide.lenzarini@u-blox.com" w:id="106" w:date="2024-08-12T14:25:57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C8">
            <w:pPr>
              <w:rPr>
                <w:rFonts w:ascii="Arial" w:cs="Arial" w:eastAsia="Arial" w:hAnsi="Arial"/>
              </w:rPr>
            </w:pPr>
            <w:sdt>
              <w:sdtPr>
                <w:tag w:val="goog_rdk_1380"/>
              </w:sdtPr>
              <w:sdtContent>
                <w:del w:author="davide.lenzarini@u-blox.com" w:id="106" w:date="2024-08-12T14:25:57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CC9">
            <w:pPr>
              <w:jc w:val="center"/>
              <w:rPr>
                <w:rFonts w:ascii="Arial" w:cs="Arial" w:eastAsia="Arial" w:hAnsi="Arial"/>
              </w:rPr>
            </w:pPr>
            <w:sdt>
              <w:sdtPr>
                <w:tag w:val="goog_rdk_1382"/>
              </w:sdtPr>
              <w:sdtContent>
                <w:del w:author="davide.lenzarini@u-blox.com" w:id="106" w:date="2024-08-12T14:25:57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D1">
            <w:pPr>
              <w:rPr>
                <w:rFonts w:ascii="Arial" w:cs="Arial" w:eastAsia="Arial" w:hAnsi="Arial"/>
              </w:rPr>
            </w:pPr>
            <w:sdt>
              <w:sdtPr>
                <w:tag w:val="goog_rdk_1384"/>
              </w:sdtPr>
              <w:sdtContent>
                <w:del w:author="davide.lenzarini@u-blox.com" w:id="106" w:date="2024-08-12T14:25:57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CD2">
            <w:pPr>
              <w:keepNext w:val="1"/>
              <w:jc w:val="center"/>
              <w:rPr>
                <w:rFonts w:ascii="Arial" w:cs="Arial" w:eastAsia="Arial" w:hAnsi="Arial"/>
              </w:rPr>
            </w:pPr>
            <w:sdt>
              <w:sdtPr>
                <w:tag w:val="goog_rdk_1386"/>
              </w:sdtPr>
              <w:sdtContent>
                <w:del w:author="davide.lenzarini@u-blox.com" w:id="106" w:date="2024-08-12T14:25:57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DB">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w:t>
      </w:r>
      <w:sdt>
        <w:sdtPr>
          <w:tag w:val="goog_rdk_1387"/>
        </w:sdtPr>
        <w:sdtContent>
          <w:commentRangeStart w:id="93"/>
        </w:sdtContent>
      </w:sdt>
      <w:r w:rsidDel="00000000" w:rsidR="00000000" w:rsidRPr="00000000">
        <w:rPr>
          <w:rFonts w:ascii="Arial" w:cs="Arial" w:eastAsia="Arial" w:hAnsi="Arial"/>
          <w:rtl w:val="0"/>
        </w:rPr>
        <w:t xml:space="preserve">It can also be sent as response to a PUBLISH packet of any QoS</w:t>
      </w:r>
      <w:commentRangeEnd w:id="93"/>
      <w:r w:rsidDel="00000000" w:rsidR="00000000" w:rsidRPr="00000000">
        <w:commentReference w:id="93"/>
      </w:r>
      <w:r w:rsidDel="00000000" w:rsidR="00000000" w:rsidRPr="00000000">
        <w:rPr>
          <w:rFonts w:ascii="Arial" w:cs="Arial" w:eastAsia="Arial" w:hAnsi="Arial"/>
          <w:rtl w:val="0"/>
        </w:rPr>
        <w:t xml:space="preserve"> (</w:t>
      </w:r>
      <w:r w:rsidDel="00000000" w:rsidR="00000000" w:rsidRPr="00000000">
        <w:rPr>
          <w:rFonts w:ascii="Arial" w:cs="Arial" w:eastAsia="Arial" w:hAnsi="Arial"/>
          <w:i w:val="1"/>
          <w:rtl w:val="0"/>
        </w:rPr>
        <w:t xml:space="preserve">with the exception of </w:t>
      </w:r>
      <w:sdt>
        <w:sdtPr>
          <w:tag w:val="goog_rdk_1388"/>
        </w:sdtPr>
        <w:sdtContent>
          <w:commentRangeStart w:id="94"/>
        </w:sdtContent>
      </w:sdt>
      <w:r w:rsidDel="00000000" w:rsidR="00000000" w:rsidRPr="00000000">
        <w:rPr>
          <w:rFonts w:ascii="Arial" w:cs="Arial" w:eastAsia="Arial" w:hAnsi="Arial"/>
          <w:i w:val="1"/>
          <w:rtl w:val="0"/>
        </w:rPr>
        <w:t xml:space="preserve">QoS -1</w:t>
      </w:r>
      <w:commentRangeEnd w:id="94"/>
      <w:r w:rsidDel="00000000" w:rsidR="00000000" w:rsidRPr="00000000">
        <w:commentReference w:id="94"/>
      </w:r>
      <w:r w:rsidDel="00000000" w:rsidR="00000000" w:rsidRPr="00000000">
        <w:rPr>
          <w:rFonts w:ascii="Arial" w:cs="Arial" w:eastAsia="Arial" w:hAnsi="Arial"/>
          <w:i w:val="1"/>
          <w:rtl w:val="0"/>
        </w:rPr>
        <w:t xml:space="preserve">,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DC">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D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DE">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DF">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E0">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E1">
      <w:pPr>
        <w:spacing w:after="174" w:before="0" w:line="248.00000000000006" w:lineRule="auto"/>
        <w:ind w:right="4"/>
        <w:jc w:val="both"/>
        <w:rPr>
          <w:rFonts w:ascii="Arial" w:cs="Arial" w:eastAsia="Arial" w:hAnsi="Arial"/>
        </w:rPr>
      </w:pPr>
      <w:sdt>
        <w:sdtPr>
          <w:tag w:val="goog_rdk_1390"/>
        </w:sdtPr>
        <w:sdtContent>
          <w:del w:author="davide.lenzarini@u-blox.com" w:id="107" w:date="2024-08-06T15:30:47Z">
            <w:r w:rsidDel="00000000" w:rsidR="00000000" w:rsidRPr="00000000">
              <w:rPr>
                <w:rFonts w:ascii="Arial" w:cs="Arial" w:eastAsia="Arial" w:hAnsi="Arial"/>
                <w:rtl w:val="0"/>
              </w:rPr>
              <w:delText xml:space="preserve">Byte 5 in the PUBACK packet holds the Reason code in response to the PUBLISH packet. </w:delText>
            </w:r>
          </w:del>
        </w:sdtContent>
      </w:sdt>
      <w:r w:rsidDel="00000000" w:rsidR="00000000" w:rsidRPr="00000000">
        <w:rPr>
          <w:rFonts w:ascii="Arial" w:cs="Arial" w:eastAsia="Arial" w:hAnsi="Arial"/>
          <w:rtl w:val="0"/>
        </w:rPr>
        <w:t xml:space="preserve">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E2">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E3">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sdt>
      <w:sdtPr>
        <w:tag w:val="goog_rdk_1392"/>
      </w:sdtPr>
      <w:sdtContent>
        <w:p w:rsidR="00000000" w:rsidDel="00000000" w:rsidP="00000000" w:rsidRDefault="00000000" w:rsidRPr="00000000" w14:paraId="00000CE4">
          <w:pPr>
            <w:pStyle w:val="Heading3"/>
            <w:keepLines w:val="1"/>
            <w:spacing w:after="109" w:before="0" w:line="259" w:lineRule="auto"/>
            <w:ind w:left="0" w:right="4" w:firstLine="0"/>
            <w:rPr>
              <w:ins w:author="Stefan Hagen" w:id="108" w:date="2024-08-11T18:57:28Z"/>
              <w:rFonts w:ascii="Arial" w:cs="Arial" w:eastAsia="Arial" w:hAnsi="Arial"/>
            </w:rPr>
          </w:pPr>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sdt>
            <w:sdtPr>
              <w:tag w:val="goog_rdk_1391"/>
            </w:sdtPr>
            <w:sdtContent>
              <w:ins w:author="Stefan Hagen" w:id="108" w:date="2024-08-11T18:57:28Z">
                <w:bookmarkStart w:colFirst="0" w:colLast="0" w:name="_heading=h.302dr9l" w:id="133"/>
                <w:bookmarkEnd w:id="133"/>
                <w:r w:rsidDel="00000000" w:rsidR="00000000" w:rsidRPr="00000000">
                  <w:rPr>
                    <w:rtl w:val="0"/>
                  </w:rPr>
                </w:r>
              </w:ins>
            </w:sdtContent>
          </w:sdt>
        </w:p>
      </w:sdtContent>
    </w:sdt>
    <w:sdt>
      <w:sdtPr>
        <w:tag w:val="goog_rdk_1395"/>
      </w:sdtPr>
      <w:sdtContent>
        <w:p w:rsidR="00000000" w:rsidDel="00000000" w:rsidP="00000000" w:rsidRDefault="00000000" w:rsidRPr="00000000" w14:paraId="00000CE5">
          <w:pPr>
            <w:rPr>
              <w:rPrChange w:author="Stefan Hagen" w:id="109" w:date="2024-08-11T18:57:28Z">
                <w:rPr>
                  <w:rFonts w:ascii="Arial" w:cs="Arial" w:eastAsia="Arial" w:hAnsi="Arial"/>
                </w:rPr>
              </w:rPrChange>
            </w:rPr>
            <w:pPrChange w:author="Stefan Hagen" w:id="0" w:date="2024-08-11T18:57:28Z">
              <w:pPr>
                <w:pStyle w:val="Heading3"/>
                <w:keepLines w:val="1"/>
                <w:spacing w:after="109" w:before="0" w:line="259" w:lineRule="auto"/>
                <w:ind w:left="0" w:right="4" w:firstLine="0"/>
              </w:pPr>
            </w:pPrChange>
          </w:pPr>
          <w:bookmarkStart w:colFirst="0" w:colLast="0" w:name="_heading=h.302dr9l" w:id="133"/>
          <w:bookmarkEnd w:id="133"/>
          <w:sdt>
            <w:sdtPr>
              <w:tag w:val="goog_rdk_1393"/>
            </w:sdtPr>
            <w:sdtContent>
              <w:ins w:author="Stefan Hagen" w:id="108" w:date="2024-08-11T18:57:28Z">
                <w:r w:rsidDel="00000000" w:rsidR="00000000" w:rsidRPr="00000000">
                  <w:rPr>
                    <w:rFonts w:ascii="Arial" w:cs="Arial" w:eastAsia="Arial" w:hAnsi="Arial"/>
                  </w:rPr>
                  <w:drawing>
                    <wp:inline distB="114300" distT="114300" distL="114300" distR="114300">
                      <wp:extent cx="5943600" cy="1295400"/>
                      <wp:effectExtent b="0" l="0" r="0" t="0"/>
                      <wp:docPr id="27"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5943600" cy="1295400"/>
                              </a:xfrm>
                              <a:prstGeom prst="rect"/>
                              <a:ln/>
                            </pic:spPr>
                          </pic:pic>
                        </a:graphicData>
                      </a:graphic>
                    </wp:inline>
                  </w:drawing>
                </w:r>
              </w:ins>
            </w:sdtContent>
          </w:sdt>
          <w:sdt>
            <w:sdtPr>
              <w:tag w:val="goog_rdk_1394"/>
            </w:sdtPr>
            <w:sdtContent>
              <w:r w:rsidDel="00000000" w:rsidR="00000000" w:rsidRPr="00000000">
                <w:rPr>
                  <w:rtl w:val="0"/>
                </w:rPr>
              </w:r>
            </w:sdtContent>
          </w:sdt>
        </w:p>
      </w:sdtContent>
    </w:sdt>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E6">
            <w:pPr>
              <w:ind w:right="4"/>
              <w:jc w:val="center"/>
              <w:rPr>
                <w:rFonts w:ascii="Arial" w:cs="Arial" w:eastAsia="Arial" w:hAnsi="Arial"/>
                <w:b w:val="1"/>
              </w:rPr>
            </w:pPr>
            <w:sdt>
              <w:sdtPr>
                <w:tag w:val="goog_rdk_1397"/>
              </w:sdtPr>
              <w:sdtContent>
                <w:del w:author="davide.lenzarini@u-blox.com" w:id="110" w:date="2024-08-12T14:26:06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CE7">
            <w:pPr>
              <w:ind w:right="4"/>
              <w:jc w:val="center"/>
              <w:rPr>
                <w:rFonts w:ascii="Arial" w:cs="Arial" w:eastAsia="Arial" w:hAnsi="Arial"/>
                <w:b w:val="1"/>
              </w:rPr>
            </w:pPr>
            <w:sdt>
              <w:sdtPr>
                <w:tag w:val="goog_rdk_1399"/>
              </w:sdtPr>
              <w:sdtContent>
                <w:del w:author="davide.lenzarini@u-blox.com" w:id="110" w:date="2024-08-12T14:26:06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CE8">
            <w:pPr>
              <w:ind w:right="4"/>
              <w:jc w:val="center"/>
              <w:rPr>
                <w:rFonts w:ascii="Arial" w:cs="Arial" w:eastAsia="Arial" w:hAnsi="Arial"/>
                <w:b w:val="1"/>
              </w:rPr>
            </w:pPr>
            <w:sdt>
              <w:sdtPr>
                <w:tag w:val="goog_rdk_1401"/>
              </w:sdtPr>
              <w:sdtContent>
                <w:del w:author="davide.lenzarini@u-blox.com" w:id="110" w:date="2024-08-12T14:26:06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CE9">
            <w:pPr>
              <w:ind w:right="4"/>
              <w:jc w:val="center"/>
              <w:rPr>
                <w:rFonts w:ascii="Arial" w:cs="Arial" w:eastAsia="Arial" w:hAnsi="Arial"/>
                <w:b w:val="1"/>
              </w:rPr>
            </w:pPr>
            <w:sdt>
              <w:sdtPr>
                <w:tag w:val="goog_rdk_1403"/>
              </w:sdtPr>
              <w:sdtContent>
                <w:del w:author="davide.lenzarini@u-blox.com" w:id="110" w:date="2024-08-12T14:26:06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CEA">
            <w:pPr>
              <w:ind w:right="4"/>
              <w:jc w:val="center"/>
              <w:rPr>
                <w:rFonts w:ascii="Arial" w:cs="Arial" w:eastAsia="Arial" w:hAnsi="Arial"/>
                <w:b w:val="1"/>
              </w:rPr>
            </w:pPr>
            <w:sdt>
              <w:sdtPr>
                <w:tag w:val="goog_rdk_1405"/>
              </w:sdtPr>
              <w:sdtContent>
                <w:del w:author="davide.lenzarini@u-blox.com" w:id="110" w:date="2024-08-12T14:26:06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CEB">
            <w:pPr>
              <w:ind w:right="4"/>
              <w:jc w:val="center"/>
              <w:rPr>
                <w:rFonts w:ascii="Arial" w:cs="Arial" w:eastAsia="Arial" w:hAnsi="Arial"/>
                <w:b w:val="1"/>
              </w:rPr>
            </w:pPr>
            <w:sdt>
              <w:sdtPr>
                <w:tag w:val="goog_rdk_1407"/>
              </w:sdtPr>
              <w:sdtContent>
                <w:del w:author="davide.lenzarini@u-blox.com" w:id="110" w:date="2024-08-12T14:26:06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CEC">
            <w:pPr>
              <w:ind w:right="4"/>
              <w:jc w:val="center"/>
              <w:rPr>
                <w:rFonts w:ascii="Arial" w:cs="Arial" w:eastAsia="Arial" w:hAnsi="Arial"/>
                <w:b w:val="1"/>
              </w:rPr>
            </w:pPr>
            <w:sdt>
              <w:sdtPr>
                <w:tag w:val="goog_rdk_1409"/>
              </w:sdtPr>
              <w:sdtContent>
                <w:del w:author="davide.lenzarini@u-blox.com" w:id="110" w:date="2024-08-12T14:26:06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CED">
            <w:pPr>
              <w:ind w:right="4"/>
              <w:jc w:val="center"/>
              <w:rPr>
                <w:rFonts w:ascii="Arial" w:cs="Arial" w:eastAsia="Arial" w:hAnsi="Arial"/>
                <w:b w:val="1"/>
              </w:rPr>
            </w:pPr>
            <w:sdt>
              <w:sdtPr>
                <w:tag w:val="goog_rdk_1411"/>
              </w:sdtPr>
              <w:sdtContent>
                <w:del w:author="davide.lenzarini@u-blox.com" w:id="110" w:date="2024-08-12T14:26:06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CEE">
            <w:pPr>
              <w:ind w:right="4"/>
              <w:jc w:val="center"/>
              <w:rPr>
                <w:rFonts w:ascii="Arial" w:cs="Arial" w:eastAsia="Arial" w:hAnsi="Arial"/>
                <w:b w:val="1"/>
              </w:rPr>
            </w:pPr>
            <w:sdt>
              <w:sdtPr>
                <w:tag w:val="goog_rdk_1413"/>
              </w:sdtPr>
              <w:sdtContent>
                <w:del w:author="davide.lenzarini@u-blox.com" w:id="110" w:date="2024-08-12T14:26:06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EF">
            <w:pPr>
              <w:ind w:right="4"/>
              <w:rPr>
                <w:rFonts w:ascii="Arial" w:cs="Arial" w:eastAsia="Arial" w:hAnsi="Arial"/>
              </w:rPr>
            </w:pPr>
            <w:sdt>
              <w:sdtPr>
                <w:tag w:val="goog_rdk_1415"/>
              </w:sdtPr>
              <w:sdtContent>
                <w:del w:author="davide.lenzarini@u-blox.com" w:id="110" w:date="2024-08-12T14:26:06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CF0">
            <w:pPr>
              <w:ind w:right="4"/>
              <w:jc w:val="center"/>
              <w:rPr>
                <w:rFonts w:ascii="Arial" w:cs="Arial" w:eastAsia="Arial" w:hAnsi="Arial"/>
              </w:rPr>
            </w:pPr>
            <w:sdt>
              <w:sdtPr>
                <w:tag w:val="goog_rdk_1417"/>
              </w:sdtPr>
              <w:sdtContent>
                <w:del w:author="davide.lenzarini@u-blox.com" w:id="110" w:date="2024-08-12T14:26:06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CF8">
            <w:pPr>
              <w:ind w:right="4"/>
              <w:rPr>
                <w:rFonts w:ascii="Arial" w:cs="Arial" w:eastAsia="Arial" w:hAnsi="Arial"/>
              </w:rPr>
            </w:pPr>
            <w:sdt>
              <w:sdtPr>
                <w:tag w:val="goog_rdk_1419"/>
              </w:sdtPr>
              <w:sdtContent>
                <w:del w:author="davide.lenzarini@u-blox.com" w:id="110" w:date="2024-08-12T14:26:06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CF9">
            <w:pPr>
              <w:ind w:right="4"/>
              <w:jc w:val="center"/>
              <w:rPr>
                <w:rFonts w:ascii="Arial" w:cs="Arial" w:eastAsia="Arial" w:hAnsi="Arial"/>
              </w:rPr>
            </w:pPr>
            <w:sdt>
              <w:sdtPr>
                <w:tag w:val="goog_rdk_1421"/>
              </w:sdtPr>
              <w:sdtContent>
                <w:del w:author="davide.lenzarini@u-blox.com" w:id="110" w:date="2024-08-12T14:26:06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01">
            <w:pPr>
              <w:ind w:right="4"/>
              <w:rPr>
                <w:rFonts w:ascii="Arial" w:cs="Arial" w:eastAsia="Arial" w:hAnsi="Arial"/>
              </w:rPr>
            </w:pPr>
            <w:sdt>
              <w:sdtPr>
                <w:tag w:val="goog_rdk_1423"/>
              </w:sdtPr>
              <w:sdtContent>
                <w:del w:author="davide.lenzarini@u-blox.com" w:id="110" w:date="2024-08-12T14:26:06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D02">
            <w:pPr>
              <w:ind w:right="4"/>
              <w:jc w:val="center"/>
              <w:rPr>
                <w:rFonts w:ascii="Arial" w:cs="Arial" w:eastAsia="Arial" w:hAnsi="Arial"/>
              </w:rPr>
            </w:pPr>
            <w:sdt>
              <w:sdtPr>
                <w:tag w:val="goog_rdk_1425"/>
              </w:sdtPr>
              <w:sdtContent>
                <w:del w:author="davide.lenzarini@u-blox.com" w:id="110" w:date="2024-08-12T14:26:06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0A">
            <w:pPr>
              <w:ind w:right="4"/>
              <w:rPr>
                <w:rFonts w:ascii="Arial" w:cs="Arial" w:eastAsia="Arial" w:hAnsi="Arial"/>
              </w:rPr>
            </w:pPr>
            <w:sdt>
              <w:sdtPr>
                <w:tag w:val="goog_rdk_1427"/>
              </w:sdtPr>
              <w:sdtContent>
                <w:del w:author="davide.lenzarini@u-blox.com" w:id="110" w:date="2024-08-12T14:26:06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D0B">
            <w:pPr>
              <w:keepNext w:val="1"/>
              <w:ind w:right="4"/>
              <w:jc w:val="center"/>
              <w:rPr>
                <w:rFonts w:ascii="Arial" w:cs="Arial" w:eastAsia="Arial" w:hAnsi="Arial"/>
              </w:rPr>
            </w:pPr>
            <w:sdt>
              <w:sdtPr>
                <w:tag w:val="goog_rdk_1429"/>
              </w:sdtPr>
              <w:sdtContent>
                <w:del w:author="davide.lenzarini@u-blox.com" w:id="110" w:date="2024-08-12T14:26:06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13">
            <w:pPr>
              <w:ind w:right="4"/>
              <w:rPr>
                <w:rFonts w:ascii="Arial" w:cs="Arial" w:eastAsia="Arial" w:hAnsi="Arial"/>
              </w:rPr>
            </w:pPr>
            <w:sdt>
              <w:sdtPr>
                <w:tag w:val="goog_rdk_1431"/>
              </w:sdtPr>
              <w:sdtContent>
                <w:del w:author="davide.lenzarini@u-blox.com" w:id="110" w:date="2024-08-12T14:26:06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D14">
            <w:pPr>
              <w:keepNext w:val="1"/>
              <w:ind w:right="4"/>
              <w:jc w:val="center"/>
              <w:rPr>
                <w:rFonts w:ascii="Arial" w:cs="Arial" w:eastAsia="Arial" w:hAnsi="Arial"/>
              </w:rPr>
            </w:pPr>
            <w:sdt>
              <w:sdtPr>
                <w:tag w:val="goog_rdk_1433"/>
              </w:sdtPr>
              <w:sdtContent>
                <w:del w:author="davide.lenzarini@u-blox.com" w:id="110" w:date="2024-08-12T14:26:06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434"/>
        </w:sdtPr>
        <w:sdtContent>
          <w:commentRangeStart w:id="95"/>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w:t>
      </w:r>
      <w:commentRangeEnd w:id="95"/>
      <w:r w:rsidDel="00000000" w:rsidR="00000000" w:rsidRPr="00000000">
        <w:commentReference w:id="95"/>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PUBREC packet</w:t>
      </w:r>
    </w:p>
    <w:p w:rsidR="00000000" w:rsidDel="00000000" w:rsidP="00000000" w:rsidRDefault="00000000" w:rsidRPr="00000000" w14:paraId="00000D1D">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1E">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D1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20">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D21">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22">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D23">
      <w:pPr>
        <w:spacing w:after="174" w:before="0" w:line="248.00000000000006" w:lineRule="auto"/>
        <w:ind w:right="4"/>
        <w:jc w:val="both"/>
        <w:rPr>
          <w:rFonts w:ascii="Arial" w:cs="Arial" w:eastAsia="Arial" w:hAnsi="Arial"/>
        </w:rPr>
      </w:pPr>
      <w:sdt>
        <w:sdtPr>
          <w:tag w:val="goog_rdk_1436"/>
        </w:sdtPr>
        <w:sdtContent>
          <w:del w:author="davide.lenzarini@u-blox.com" w:id="111" w:date="2024-08-06T15:34:23Z">
            <w:r w:rsidDel="00000000" w:rsidR="00000000" w:rsidRPr="00000000">
              <w:rPr>
                <w:rFonts w:ascii="Arial" w:cs="Arial" w:eastAsia="Arial" w:hAnsi="Arial"/>
                <w:rtl w:val="0"/>
              </w:rPr>
              <w:delText xml:space="preserve">Byte 5 in the PUBREC packet holds the Reason code in response to the PUBLISH packet. </w:delText>
            </w:r>
          </w:del>
        </w:sdtContent>
      </w:sdt>
      <w:r w:rsidDel="00000000" w:rsidR="00000000" w:rsidRPr="00000000">
        <w:rPr>
          <w:rFonts w:ascii="Arial" w:cs="Arial" w:eastAsia="Arial" w:hAnsi="Arial"/>
          <w:rtl w:val="0"/>
        </w:rPr>
        <w:t xml:space="preserve">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24">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D2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sdt>
      <w:sdtPr>
        <w:tag w:val="goog_rdk_1438"/>
      </w:sdtPr>
      <w:sdtContent>
        <w:p w:rsidR="00000000" w:rsidDel="00000000" w:rsidP="00000000" w:rsidRDefault="00000000" w:rsidRPr="00000000" w14:paraId="00000D26">
          <w:pPr>
            <w:pStyle w:val="Heading3"/>
            <w:keepLines w:val="1"/>
            <w:spacing w:after="109" w:before="0" w:line="259" w:lineRule="auto"/>
            <w:ind w:left="0" w:right="4" w:firstLine="0"/>
            <w:rPr>
              <w:ins w:author="Stefan Hagen" w:id="112" w:date="2024-08-11T18:58:02Z"/>
              <w:rFonts w:ascii="Arial" w:cs="Arial" w:eastAsia="Arial" w:hAnsi="Arial"/>
            </w:rPr>
          </w:pPr>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sdt>
            <w:sdtPr>
              <w:tag w:val="goog_rdk_1437"/>
            </w:sdtPr>
            <w:sdtContent>
              <w:ins w:author="Stefan Hagen" w:id="112" w:date="2024-08-11T18:58:02Z">
                <w:bookmarkStart w:colFirst="0" w:colLast="0" w:name="_heading=h.2eclud0" w:id="138"/>
                <w:bookmarkEnd w:id="138"/>
                <w:r w:rsidDel="00000000" w:rsidR="00000000" w:rsidRPr="00000000">
                  <w:rPr>
                    <w:rtl w:val="0"/>
                  </w:rPr>
                </w:r>
              </w:ins>
            </w:sdtContent>
          </w:sdt>
        </w:p>
      </w:sdtContent>
    </w:sdt>
    <w:sdt>
      <w:sdtPr>
        <w:tag w:val="goog_rdk_1441"/>
      </w:sdtPr>
      <w:sdtContent>
        <w:p w:rsidR="00000000" w:rsidDel="00000000" w:rsidP="00000000" w:rsidRDefault="00000000" w:rsidRPr="00000000" w14:paraId="00000D27">
          <w:pPr>
            <w:rPr>
              <w:rPrChange w:author="Stefan Hagen" w:id="113" w:date="2024-08-11T18:58:02Z">
                <w:rPr>
                  <w:rFonts w:ascii="Arial" w:cs="Arial" w:eastAsia="Arial" w:hAnsi="Arial"/>
                </w:rPr>
              </w:rPrChange>
            </w:rPr>
            <w:pPrChange w:author="Stefan Hagen" w:id="0" w:date="2024-08-11T18:58:02Z">
              <w:pPr>
                <w:pStyle w:val="Heading3"/>
                <w:keepLines w:val="1"/>
                <w:spacing w:after="109" w:before="0" w:line="259" w:lineRule="auto"/>
                <w:ind w:left="0" w:right="4" w:firstLine="0"/>
              </w:pPr>
            </w:pPrChange>
          </w:pPr>
          <w:bookmarkStart w:colFirst="0" w:colLast="0" w:name="_heading=h.2eclud0" w:id="138"/>
          <w:bookmarkEnd w:id="138"/>
          <w:sdt>
            <w:sdtPr>
              <w:tag w:val="goog_rdk_1439"/>
            </w:sdtPr>
            <w:sdtContent>
              <w:ins w:author="Stefan Hagen" w:id="112" w:date="2024-08-11T18:58:02Z">
                <w:r w:rsidDel="00000000" w:rsidR="00000000" w:rsidRPr="00000000">
                  <w:rPr>
                    <w:rFonts w:ascii="Arial" w:cs="Arial" w:eastAsia="Arial" w:hAnsi="Arial"/>
                  </w:rPr>
                  <w:drawing>
                    <wp:inline distB="114300" distT="114300" distL="114300" distR="114300">
                      <wp:extent cx="5943600" cy="1295400"/>
                      <wp:effectExtent b="0" l="0" r="0" t="0"/>
                      <wp:docPr id="38" name="image11.png"/>
                      <a:graphic>
                        <a:graphicData uri="http://schemas.openxmlformats.org/drawingml/2006/picture">
                          <pic:pic>
                            <pic:nvPicPr>
                              <pic:cNvPr id="0" name="image11.png"/>
                              <pic:cNvPicPr preferRelativeResize="0"/>
                            </pic:nvPicPr>
                            <pic:blipFill>
                              <a:blip r:embed="rId65"/>
                              <a:srcRect b="0" l="0" r="0" t="0"/>
                              <a:stretch>
                                <a:fillRect/>
                              </a:stretch>
                            </pic:blipFill>
                            <pic:spPr>
                              <a:xfrm>
                                <a:off x="0" y="0"/>
                                <a:ext cx="5943600" cy="1295400"/>
                              </a:xfrm>
                              <a:prstGeom prst="rect"/>
                              <a:ln/>
                            </pic:spPr>
                          </pic:pic>
                        </a:graphicData>
                      </a:graphic>
                    </wp:inline>
                  </w:drawing>
                </w:r>
              </w:ins>
            </w:sdtContent>
          </w:sdt>
          <w:sdt>
            <w:sdtPr>
              <w:tag w:val="goog_rdk_1440"/>
            </w:sdtPr>
            <w:sdtContent>
              <w:r w:rsidDel="00000000" w:rsidR="00000000" w:rsidRPr="00000000">
                <w:rPr>
                  <w:rtl w:val="0"/>
                </w:rPr>
              </w:r>
            </w:sdtContent>
          </w:sdt>
        </w:p>
      </w:sdtContent>
    </w:sdt>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28">
            <w:pPr>
              <w:ind w:right="4"/>
              <w:jc w:val="center"/>
              <w:rPr>
                <w:rFonts w:ascii="Arial" w:cs="Arial" w:eastAsia="Arial" w:hAnsi="Arial"/>
                <w:b w:val="1"/>
              </w:rPr>
            </w:pPr>
            <w:sdt>
              <w:sdtPr>
                <w:tag w:val="goog_rdk_1443"/>
              </w:sdtPr>
              <w:sdtContent>
                <w:del w:author="davide.lenzarini@u-blox.com" w:id="114" w:date="2024-08-12T14:26:21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D29">
            <w:pPr>
              <w:ind w:right="4"/>
              <w:jc w:val="center"/>
              <w:rPr>
                <w:rFonts w:ascii="Arial" w:cs="Arial" w:eastAsia="Arial" w:hAnsi="Arial"/>
                <w:b w:val="1"/>
              </w:rPr>
            </w:pPr>
            <w:sdt>
              <w:sdtPr>
                <w:tag w:val="goog_rdk_1445"/>
              </w:sdtPr>
              <w:sdtContent>
                <w:del w:author="davide.lenzarini@u-blox.com" w:id="114" w:date="2024-08-12T14:26:21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D2A">
            <w:pPr>
              <w:ind w:right="4"/>
              <w:jc w:val="center"/>
              <w:rPr>
                <w:rFonts w:ascii="Arial" w:cs="Arial" w:eastAsia="Arial" w:hAnsi="Arial"/>
                <w:b w:val="1"/>
              </w:rPr>
            </w:pPr>
            <w:sdt>
              <w:sdtPr>
                <w:tag w:val="goog_rdk_1447"/>
              </w:sdtPr>
              <w:sdtContent>
                <w:del w:author="davide.lenzarini@u-blox.com" w:id="114" w:date="2024-08-12T14:26:21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D2B">
            <w:pPr>
              <w:ind w:right="4"/>
              <w:jc w:val="center"/>
              <w:rPr>
                <w:rFonts w:ascii="Arial" w:cs="Arial" w:eastAsia="Arial" w:hAnsi="Arial"/>
                <w:b w:val="1"/>
              </w:rPr>
            </w:pPr>
            <w:sdt>
              <w:sdtPr>
                <w:tag w:val="goog_rdk_1449"/>
              </w:sdtPr>
              <w:sdtContent>
                <w:del w:author="davide.lenzarini@u-blox.com" w:id="114" w:date="2024-08-12T14:26:21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D2C">
            <w:pPr>
              <w:ind w:right="4"/>
              <w:jc w:val="center"/>
              <w:rPr>
                <w:rFonts w:ascii="Arial" w:cs="Arial" w:eastAsia="Arial" w:hAnsi="Arial"/>
                <w:b w:val="1"/>
              </w:rPr>
            </w:pPr>
            <w:sdt>
              <w:sdtPr>
                <w:tag w:val="goog_rdk_1451"/>
              </w:sdtPr>
              <w:sdtContent>
                <w:del w:author="davide.lenzarini@u-blox.com" w:id="114" w:date="2024-08-12T14:26:21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D2D">
            <w:pPr>
              <w:ind w:right="4"/>
              <w:jc w:val="center"/>
              <w:rPr>
                <w:rFonts w:ascii="Arial" w:cs="Arial" w:eastAsia="Arial" w:hAnsi="Arial"/>
                <w:b w:val="1"/>
              </w:rPr>
            </w:pPr>
            <w:sdt>
              <w:sdtPr>
                <w:tag w:val="goog_rdk_1453"/>
              </w:sdtPr>
              <w:sdtContent>
                <w:del w:author="davide.lenzarini@u-blox.com" w:id="114" w:date="2024-08-12T14:26:21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D2E">
            <w:pPr>
              <w:ind w:right="4"/>
              <w:jc w:val="center"/>
              <w:rPr>
                <w:rFonts w:ascii="Arial" w:cs="Arial" w:eastAsia="Arial" w:hAnsi="Arial"/>
                <w:b w:val="1"/>
              </w:rPr>
            </w:pPr>
            <w:sdt>
              <w:sdtPr>
                <w:tag w:val="goog_rdk_1455"/>
              </w:sdtPr>
              <w:sdtContent>
                <w:del w:author="davide.lenzarini@u-blox.com" w:id="114" w:date="2024-08-12T14:26:21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D2F">
            <w:pPr>
              <w:ind w:right="4"/>
              <w:jc w:val="center"/>
              <w:rPr>
                <w:rFonts w:ascii="Arial" w:cs="Arial" w:eastAsia="Arial" w:hAnsi="Arial"/>
                <w:b w:val="1"/>
              </w:rPr>
            </w:pPr>
            <w:sdt>
              <w:sdtPr>
                <w:tag w:val="goog_rdk_1457"/>
              </w:sdtPr>
              <w:sdtContent>
                <w:del w:author="davide.lenzarini@u-blox.com" w:id="114" w:date="2024-08-12T14:26:21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D30">
            <w:pPr>
              <w:ind w:right="4"/>
              <w:jc w:val="center"/>
              <w:rPr>
                <w:rFonts w:ascii="Arial" w:cs="Arial" w:eastAsia="Arial" w:hAnsi="Arial"/>
                <w:b w:val="1"/>
              </w:rPr>
            </w:pPr>
            <w:sdt>
              <w:sdtPr>
                <w:tag w:val="goog_rdk_1459"/>
              </w:sdtPr>
              <w:sdtContent>
                <w:del w:author="davide.lenzarini@u-blox.com" w:id="114" w:date="2024-08-12T14:26:21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31">
            <w:pPr>
              <w:ind w:right="4"/>
              <w:rPr>
                <w:rFonts w:ascii="Arial" w:cs="Arial" w:eastAsia="Arial" w:hAnsi="Arial"/>
              </w:rPr>
            </w:pPr>
            <w:sdt>
              <w:sdtPr>
                <w:tag w:val="goog_rdk_1461"/>
              </w:sdtPr>
              <w:sdtContent>
                <w:del w:author="davide.lenzarini@u-blox.com" w:id="114" w:date="2024-08-12T14:26:21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D32">
            <w:pPr>
              <w:ind w:right="4"/>
              <w:jc w:val="center"/>
              <w:rPr>
                <w:rFonts w:ascii="Arial" w:cs="Arial" w:eastAsia="Arial" w:hAnsi="Arial"/>
              </w:rPr>
            </w:pPr>
            <w:sdt>
              <w:sdtPr>
                <w:tag w:val="goog_rdk_1463"/>
              </w:sdtPr>
              <w:sdtContent>
                <w:del w:author="davide.lenzarini@u-blox.com" w:id="114" w:date="2024-08-12T14:26:21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3A">
            <w:pPr>
              <w:ind w:right="4"/>
              <w:rPr>
                <w:rFonts w:ascii="Arial" w:cs="Arial" w:eastAsia="Arial" w:hAnsi="Arial"/>
              </w:rPr>
            </w:pPr>
            <w:sdt>
              <w:sdtPr>
                <w:tag w:val="goog_rdk_1465"/>
              </w:sdtPr>
              <w:sdtContent>
                <w:del w:author="davide.lenzarini@u-blox.com" w:id="114" w:date="2024-08-12T14:26:21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D3B">
            <w:pPr>
              <w:ind w:right="4"/>
              <w:jc w:val="center"/>
              <w:rPr>
                <w:rFonts w:ascii="Arial" w:cs="Arial" w:eastAsia="Arial" w:hAnsi="Arial"/>
              </w:rPr>
            </w:pPr>
            <w:sdt>
              <w:sdtPr>
                <w:tag w:val="goog_rdk_1467"/>
              </w:sdtPr>
              <w:sdtContent>
                <w:del w:author="davide.lenzarini@u-blox.com" w:id="114" w:date="2024-08-12T14:26:21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43">
            <w:pPr>
              <w:ind w:right="4"/>
              <w:rPr>
                <w:rFonts w:ascii="Arial" w:cs="Arial" w:eastAsia="Arial" w:hAnsi="Arial"/>
              </w:rPr>
            </w:pPr>
            <w:sdt>
              <w:sdtPr>
                <w:tag w:val="goog_rdk_1469"/>
              </w:sdtPr>
              <w:sdtContent>
                <w:del w:author="davide.lenzarini@u-blox.com" w:id="114" w:date="2024-08-12T14:26:21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D44">
            <w:pPr>
              <w:ind w:right="4"/>
              <w:jc w:val="center"/>
              <w:rPr>
                <w:rFonts w:ascii="Arial" w:cs="Arial" w:eastAsia="Arial" w:hAnsi="Arial"/>
              </w:rPr>
            </w:pPr>
            <w:sdt>
              <w:sdtPr>
                <w:tag w:val="goog_rdk_1471"/>
              </w:sdtPr>
              <w:sdtContent>
                <w:del w:author="davide.lenzarini@u-blox.com" w:id="114" w:date="2024-08-12T14:26:21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4C">
            <w:pPr>
              <w:ind w:right="4"/>
              <w:rPr>
                <w:rFonts w:ascii="Arial" w:cs="Arial" w:eastAsia="Arial" w:hAnsi="Arial"/>
              </w:rPr>
            </w:pPr>
            <w:sdt>
              <w:sdtPr>
                <w:tag w:val="goog_rdk_1473"/>
              </w:sdtPr>
              <w:sdtContent>
                <w:del w:author="davide.lenzarini@u-blox.com" w:id="114" w:date="2024-08-12T14:26:21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D4D">
            <w:pPr>
              <w:keepNext w:val="1"/>
              <w:ind w:right="4"/>
              <w:jc w:val="center"/>
              <w:rPr>
                <w:rFonts w:ascii="Arial" w:cs="Arial" w:eastAsia="Arial" w:hAnsi="Arial"/>
              </w:rPr>
            </w:pPr>
            <w:sdt>
              <w:sdtPr>
                <w:tag w:val="goog_rdk_1475"/>
              </w:sdtPr>
              <w:sdtContent>
                <w:del w:author="davide.lenzarini@u-blox.com" w:id="114" w:date="2024-08-12T14:26:21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55">
            <w:pPr>
              <w:ind w:right="4"/>
              <w:rPr>
                <w:rFonts w:ascii="Arial" w:cs="Arial" w:eastAsia="Arial" w:hAnsi="Arial"/>
              </w:rPr>
            </w:pPr>
            <w:sdt>
              <w:sdtPr>
                <w:tag w:val="goog_rdk_1477"/>
              </w:sdtPr>
              <w:sdtContent>
                <w:del w:author="davide.lenzarini@u-blox.com" w:id="114" w:date="2024-08-12T14:26:21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D56">
            <w:pPr>
              <w:keepNext w:val="1"/>
              <w:ind w:right="4"/>
              <w:jc w:val="center"/>
              <w:rPr>
                <w:rFonts w:ascii="Arial" w:cs="Arial" w:eastAsia="Arial" w:hAnsi="Arial"/>
              </w:rPr>
            </w:pPr>
            <w:sdt>
              <w:sdtPr>
                <w:tag w:val="goog_rdk_1479"/>
              </w:sdtPr>
              <w:sdtContent>
                <w:del w:author="davide.lenzarini@u-blox.com" w:id="114" w:date="2024-08-12T14:26:21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5F">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60">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61">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62">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63">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64">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65">
      <w:pPr>
        <w:spacing w:after="174" w:before="0" w:line="248.00000000000006" w:lineRule="auto"/>
        <w:ind w:right="4"/>
        <w:jc w:val="both"/>
        <w:rPr>
          <w:rFonts w:ascii="Arial" w:cs="Arial" w:eastAsia="Arial" w:hAnsi="Arial"/>
        </w:rPr>
      </w:pPr>
      <w:sdt>
        <w:sdtPr>
          <w:tag w:val="goog_rdk_1481"/>
        </w:sdtPr>
        <w:sdtContent>
          <w:del w:author="davide.lenzarini@u-blox.com" w:id="115" w:date="2024-08-06T15:35:07Z">
            <w:r w:rsidDel="00000000" w:rsidR="00000000" w:rsidRPr="00000000">
              <w:rPr>
                <w:rFonts w:ascii="Arial" w:cs="Arial" w:eastAsia="Arial" w:hAnsi="Arial"/>
                <w:rtl w:val="0"/>
              </w:rPr>
              <w:delText xml:space="preserve">Byte 5 in the PUBREL packet holds the Reason code in response to the PUBREC packet. </w:delText>
            </w:r>
          </w:del>
        </w:sdtContent>
      </w:sdt>
      <w:r w:rsidDel="00000000" w:rsidR="00000000" w:rsidRPr="00000000">
        <w:rPr>
          <w:rFonts w:ascii="Arial" w:cs="Arial" w:eastAsia="Arial" w:hAnsi="Arial"/>
          <w:rtl w:val="0"/>
        </w:rPr>
        <w:t xml:space="preserve">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66">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67">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sdt>
      <w:sdtPr>
        <w:tag w:val="goog_rdk_1483"/>
      </w:sdtPr>
      <w:sdtContent>
        <w:p w:rsidR="00000000" w:rsidDel="00000000" w:rsidP="00000000" w:rsidRDefault="00000000" w:rsidRPr="00000000" w14:paraId="00000D68">
          <w:pPr>
            <w:pStyle w:val="Heading3"/>
            <w:keepLines w:val="1"/>
            <w:spacing w:after="109" w:before="0" w:line="259" w:lineRule="auto"/>
            <w:ind w:left="0" w:right="4" w:firstLine="0"/>
            <w:rPr>
              <w:ins w:author="Stefan Hagen" w:id="116" w:date="2024-08-11T18:58:16Z"/>
              <w:rFonts w:ascii="Arial" w:cs="Arial" w:eastAsia="Arial" w:hAnsi="Arial"/>
            </w:rPr>
          </w:pPr>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sdt>
            <w:sdtPr>
              <w:tag w:val="goog_rdk_1482"/>
            </w:sdtPr>
            <w:sdtContent>
              <w:ins w:author="Stefan Hagen" w:id="116" w:date="2024-08-11T18:58:16Z">
                <w:bookmarkStart w:colFirst="0" w:colLast="0" w:name="_heading=h.1smtxgf" w:id="143"/>
                <w:bookmarkEnd w:id="143"/>
                <w:r w:rsidDel="00000000" w:rsidR="00000000" w:rsidRPr="00000000">
                  <w:rPr>
                    <w:rtl w:val="0"/>
                  </w:rPr>
                </w:r>
              </w:ins>
            </w:sdtContent>
          </w:sdt>
        </w:p>
      </w:sdtContent>
    </w:sdt>
    <w:sdt>
      <w:sdtPr>
        <w:tag w:val="goog_rdk_1486"/>
      </w:sdtPr>
      <w:sdtContent>
        <w:p w:rsidR="00000000" w:rsidDel="00000000" w:rsidP="00000000" w:rsidRDefault="00000000" w:rsidRPr="00000000" w14:paraId="00000D69">
          <w:pPr>
            <w:rPr>
              <w:rPrChange w:author="Stefan Hagen" w:id="117" w:date="2024-08-11T18:58:16Z">
                <w:rPr>
                  <w:rFonts w:ascii="Arial" w:cs="Arial" w:eastAsia="Arial" w:hAnsi="Arial"/>
                </w:rPr>
              </w:rPrChange>
            </w:rPr>
            <w:pPrChange w:author="Stefan Hagen" w:id="0" w:date="2024-08-11T18:58:16Z">
              <w:pPr>
                <w:pStyle w:val="Heading3"/>
                <w:keepLines w:val="1"/>
                <w:spacing w:after="109" w:before="0" w:line="259" w:lineRule="auto"/>
                <w:ind w:left="0" w:right="4" w:firstLine="0"/>
              </w:pPr>
            </w:pPrChange>
          </w:pPr>
          <w:bookmarkStart w:colFirst="0" w:colLast="0" w:name="_heading=h.1smtxgf" w:id="143"/>
          <w:bookmarkEnd w:id="143"/>
          <w:sdt>
            <w:sdtPr>
              <w:tag w:val="goog_rdk_1484"/>
            </w:sdtPr>
            <w:sdtContent>
              <w:ins w:author="Stefan Hagen" w:id="116" w:date="2024-08-11T18:58:16Z">
                <w:r w:rsidDel="00000000" w:rsidR="00000000" w:rsidRPr="00000000">
                  <w:rPr>
                    <w:rFonts w:ascii="Arial" w:cs="Arial" w:eastAsia="Arial" w:hAnsi="Arial"/>
                  </w:rPr>
                  <w:drawing>
                    <wp:inline distB="114300" distT="114300" distL="114300" distR="114300">
                      <wp:extent cx="5943600" cy="1295400"/>
                      <wp:effectExtent b="0" l="0" r="0" t="0"/>
                      <wp:docPr id="32" name="image9.png"/>
                      <a:graphic>
                        <a:graphicData uri="http://schemas.openxmlformats.org/drawingml/2006/picture">
                          <pic:pic>
                            <pic:nvPicPr>
                              <pic:cNvPr id="0" name="image9.png"/>
                              <pic:cNvPicPr preferRelativeResize="0"/>
                            </pic:nvPicPr>
                            <pic:blipFill>
                              <a:blip r:embed="rId65"/>
                              <a:srcRect b="0" l="0" r="0" t="0"/>
                              <a:stretch>
                                <a:fillRect/>
                              </a:stretch>
                            </pic:blipFill>
                            <pic:spPr>
                              <a:xfrm>
                                <a:off x="0" y="0"/>
                                <a:ext cx="5943600" cy="1295400"/>
                              </a:xfrm>
                              <a:prstGeom prst="rect"/>
                              <a:ln/>
                            </pic:spPr>
                          </pic:pic>
                        </a:graphicData>
                      </a:graphic>
                    </wp:inline>
                  </w:drawing>
                </w:r>
              </w:ins>
            </w:sdtContent>
          </w:sdt>
          <w:sdt>
            <w:sdtPr>
              <w:tag w:val="goog_rdk_1485"/>
            </w:sdtPr>
            <w:sdtContent>
              <w:r w:rsidDel="00000000" w:rsidR="00000000" w:rsidRPr="00000000">
                <w:rPr>
                  <w:rtl w:val="0"/>
                </w:rPr>
              </w:r>
            </w:sdtContent>
          </w:sdt>
        </w:p>
      </w:sdtContent>
    </w:sdt>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6A">
            <w:pPr>
              <w:ind w:right="4"/>
              <w:jc w:val="center"/>
              <w:rPr>
                <w:rFonts w:ascii="Arial" w:cs="Arial" w:eastAsia="Arial" w:hAnsi="Arial"/>
                <w:b w:val="1"/>
              </w:rPr>
            </w:pPr>
            <w:sdt>
              <w:sdtPr>
                <w:tag w:val="goog_rdk_1488"/>
              </w:sdtPr>
              <w:sdtContent>
                <w:del w:author="davide.lenzarini@u-blox.com" w:id="118" w:date="2024-08-12T14:26:29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D6B">
            <w:pPr>
              <w:ind w:right="4"/>
              <w:jc w:val="center"/>
              <w:rPr>
                <w:rFonts w:ascii="Arial" w:cs="Arial" w:eastAsia="Arial" w:hAnsi="Arial"/>
                <w:b w:val="1"/>
              </w:rPr>
            </w:pPr>
            <w:sdt>
              <w:sdtPr>
                <w:tag w:val="goog_rdk_1490"/>
              </w:sdtPr>
              <w:sdtContent>
                <w:del w:author="davide.lenzarini@u-blox.com" w:id="118" w:date="2024-08-12T14:26:29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D6C">
            <w:pPr>
              <w:ind w:right="4"/>
              <w:jc w:val="center"/>
              <w:rPr>
                <w:rFonts w:ascii="Arial" w:cs="Arial" w:eastAsia="Arial" w:hAnsi="Arial"/>
                <w:b w:val="1"/>
              </w:rPr>
            </w:pPr>
            <w:sdt>
              <w:sdtPr>
                <w:tag w:val="goog_rdk_1492"/>
              </w:sdtPr>
              <w:sdtContent>
                <w:del w:author="davide.lenzarini@u-blox.com" w:id="118" w:date="2024-08-12T14:26:29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D6D">
            <w:pPr>
              <w:ind w:right="4"/>
              <w:jc w:val="center"/>
              <w:rPr>
                <w:rFonts w:ascii="Arial" w:cs="Arial" w:eastAsia="Arial" w:hAnsi="Arial"/>
                <w:b w:val="1"/>
              </w:rPr>
            </w:pPr>
            <w:sdt>
              <w:sdtPr>
                <w:tag w:val="goog_rdk_1494"/>
              </w:sdtPr>
              <w:sdtContent>
                <w:del w:author="davide.lenzarini@u-blox.com" w:id="118" w:date="2024-08-12T14:26:29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D6E">
            <w:pPr>
              <w:ind w:right="4"/>
              <w:jc w:val="center"/>
              <w:rPr>
                <w:rFonts w:ascii="Arial" w:cs="Arial" w:eastAsia="Arial" w:hAnsi="Arial"/>
                <w:b w:val="1"/>
              </w:rPr>
            </w:pPr>
            <w:sdt>
              <w:sdtPr>
                <w:tag w:val="goog_rdk_1496"/>
              </w:sdtPr>
              <w:sdtContent>
                <w:del w:author="davide.lenzarini@u-blox.com" w:id="118" w:date="2024-08-12T14:26:29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D6F">
            <w:pPr>
              <w:ind w:right="4"/>
              <w:jc w:val="center"/>
              <w:rPr>
                <w:rFonts w:ascii="Arial" w:cs="Arial" w:eastAsia="Arial" w:hAnsi="Arial"/>
                <w:b w:val="1"/>
              </w:rPr>
            </w:pPr>
            <w:sdt>
              <w:sdtPr>
                <w:tag w:val="goog_rdk_1498"/>
              </w:sdtPr>
              <w:sdtContent>
                <w:del w:author="davide.lenzarini@u-blox.com" w:id="118" w:date="2024-08-12T14:26:29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D70">
            <w:pPr>
              <w:ind w:right="4"/>
              <w:jc w:val="center"/>
              <w:rPr>
                <w:rFonts w:ascii="Arial" w:cs="Arial" w:eastAsia="Arial" w:hAnsi="Arial"/>
                <w:b w:val="1"/>
              </w:rPr>
            </w:pPr>
            <w:sdt>
              <w:sdtPr>
                <w:tag w:val="goog_rdk_1500"/>
              </w:sdtPr>
              <w:sdtContent>
                <w:del w:author="davide.lenzarini@u-blox.com" w:id="118" w:date="2024-08-12T14:26:29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D71">
            <w:pPr>
              <w:ind w:right="4"/>
              <w:jc w:val="center"/>
              <w:rPr>
                <w:rFonts w:ascii="Arial" w:cs="Arial" w:eastAsia="Arial" w:hAnsi="Arial"/>
                <w:b w:val="1"/>
              </w:rPr>
            </w:pPr>
            <w:sdt>
              <w:sdtPr>
                <w:tag w:val="goog_rdk_1502"/>
              </w:sdtPr>
              <w:sdtContent>
                <w:del w:author="davide.lenzarini@u-blox.com" w:id="118" w:date="2024-08-12T14:26:29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D72">
            <w:pPr>
              <w:ind w:right="4"/>
              <w:jc w:val="center"/>
              <w:rPr>
                <w:rFonts w:ascii="Arial" w:cs="Arial" w:eastAsia="Arial" w:hAnsi="Arial"/>
                <w:b w:val="1"/>
              </w:rPr>
            </w:pPr>
            <w:sdt>
              <w:sdtPr>
                <w:tag w:val="goog_rdk_1504"/>
              </w:sdtPr>
              <w:sdtContent>
                <w:del w:author="davide.lenzarini@u-blox.com" w:id="118" w:date="2024-08-12T14:26:29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73">
            <w:pPr>
              <w:ind w:right="4"/>
              <w:rPr>
                <w:rFonts w:ascii="Arial" w:cs="Arial" w:eastAsia="Arial" w:hAnsi="Arial"/>
              </w:rPr>
            </w:pPr>
            <w:sdt>
              <w:sdtPr>
                <w:tag w:val="goog_rdk_1506"/>
              </w:sdtPr>
              <w:sdtContent>
                <w:del w:author="davide.lenzarini@u-blox.com" w:id="118" w:date="2024-08-12T14:26:29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D74">
            <w:pPr>
              <w:ind w:right="4"/>
              <w:jc w:val="center"/>
              <w:rPr>
                <w:rFonts w:ascii="Arial" w:cs="Arial" w:eastAsia="Arial" w:hAnsi="Arial"/>
              </w:rPr>
            </w:pPr>
            <w:sdt>
              <w:sdtPr>
                <w:tag w:val="goog_rdk_1508"/>
              </w:sdtPr>
              <w:sdtContent>
                <w:del w:author="davide.lenzarini@u-blox.com" w:id="118" w:date="2024-08-12T14:26:29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7C">
            <w:pPr>
              <w:ind w:right="4"/>
              <w:rPr>
                <w:rFonts w:ascii="Arial" w:cs="Arial" w:eastAsia="Arial" w:hAnsi="Arial"/>
              </w:rPr>
            </w:pPr>
            <w:sdt>
              <w:sdtPr>
                <w:tag w:val="goog_rdk_1510"/>
              </w:sdtPr>
              <w:sdtContent>
                <w:del w:author="davide.lenzarini@u-blox.com" w:id="118" w:date="2024-08-12T14:26:29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D7D">
            <w:pPr>
              <w:ind w:right="4"/>
              <w:jc w:val="center"/>
              <w:rPr>
                <w:rFonts w:ascii="Arial" w:cs="Arial" w:eastAsia="Arial" w:hAnsi="Arial"/>
              </w:rPr>
            </w:pPr>
            <w:sdt>
              <w:sdtPr>
                <w:tag w:val="goog_rdk_1512"/>
              </w:sdtPr>
              <w:sdtContent>
                <w:del w:author="davide.lenzarini@u-blox.com" w:id="118" w:date="2024-08-12T14:26:29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85">
            <w:pPr>
              <w:ind w:right="4"/>
              <w:rPr>
                <w:rFonts w:ascii="Arial" w:cs="Arial" w:eastAsia="Arial" w:hAnsi="Arial"/>
              </w:rPr>
            </w:pPr>
            <w:sdt>
              <w:sdtPr>
                <w:tag w:val="goog_rdk_1514"/>
              </w:sdtPr>
              <w:sdtContent>
                <w:del w:author="davide.lenzarini@u-blox.com" w:id="118" w:date="2024-08-12T14:26:29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D86">
            <w:pPr>
              <w:ind w:right="4"/>
              <w:jc w:val="center"/>
              <w:rPr>
                <w:rFonts w:ascii="Arial" w:cs="Arial" w:eastAsia="Arial" w:hAnsi="Arial"/>
              </w:rPr>
            </w:pPr>
            <w:sdt>
              <w:sdtPr>
                <w:tag w:val="goog_rdk_1516"/>
              </w:sdtPr>
              <w:sdtContent>
                <w:del w:author="davide.lenzarini@u-blox.com" w:id="118" w:date="2024-08-12T14:26:29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8E">
            <w:pPr>
              <w:ind w:right="4"/>
              <w:rPr>
                <w:rFonts w:ascii="Arial" w:cs="Arial" w:eastAsia="Arial" w:hAnsi="Arial"/>
              </w:rPr>
            </w:pPr>
            <w:sdt>
              <w:sdtPr>
                <w:tag w:val="goog_rdk_1518"/>
              </w:sdtPr>
              <w:sdtContent>
                <w:del w:author="davide.lenzarini@u-blox.com" w:id="118" w:date="2024-08-12T14:26:29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D8F">
            <w:pPr>
              <w:keepNext w:val="1"/>
              <w:ind w:right="4"/>
              <w:jc w:val="center"/>
              <w:rPr>
                <w:rFonts w:ascii="Arial" w:cs="Arial" w:eastAsia="Arial" w:hAnsi="Arial"/>
              </w:rPr>
            </w:pPr>
            <w:sdt>
              <w:sdtPr>
                <w:tag w:val="goog_rdk_1520"/>
              </w:sdtPr>
              <w:sdtContent>
                <w:del w:author="davide.lenzarini@u-blox.com" w:id="118" w:date="2024-08-12T14:26:29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97">
            <w:pPr>
              <w:ind w:right="4"/>
              <w:rPr>
                <w:rFonts w:ascii="Arial" w:cs="Arial" w:eastAsia="Arial" w:hAnsi="Arial"/>
              </w:rPr>
            </w:pPr>
            <w:sdt>
              <w:sdtPr>
                <w:tag w:val="goog_rdk_1522"/>
              </w:sdtPr>
              <w:sdtContent>
                <w:del w:author="davide.lenzarini@u-blox.com" w:id="118" w:date="2024-08-12T14:26:29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D98">
            <w:pPr>
              <w:keepNext w:val="1"/>
              <w:ind w:right="4"/>
              <w:jc w:val="center"/>
              <w:rPr>
                <w:rFonts w:ascii="Arial" w:cs="Arial" w:eastAsia="Arial" w:hAnsi="Arial"/>
              </w:rPr>
            </w:pPr>
            <w:sdt>
              <w:sdtPr>
                <w:tag w:val="goog_rdk_1524"/>
              </w:sdtPr>
              <w:sdtContent>
                <w:del w:author="davide.lenzarini@u-blox.com" w:id="118" w:date="2024-08-12T14:26:29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D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A1">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A2">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A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A4">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A5">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A6">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A7">
      <w:pPr>
        <w:spacing w:after="174" w:before="0" w:line="248.00000000000006" w:lineRule="auto"/>
        <w:ind w:right="4"/>
        <w:jc w:val="both"/>
        <w:rPr>
          <w:rFonts w:ascii="Arial" w:cs="Arial" w:eastAsia="Arial" w:hAnsi="Arial"/>
        </w:rPr>
      </w:pPr>
      <w:sdt>
        <w:sdtPr>
          <w:tag w:val="goog_rdk_1526"/>
        </w:sdtPr>
        <w:sdtContent>
          <w:del w:author="davide.lenzarini@u-blox.com" w:id="119" w:date="2024-08-06T15:35:21Z">
            <w:r w:rsidDel="00000000" w:rsidR="00000000" w:rsidRPr="00000000">
              <w:rPr>
                <w:rFonts w:ascii="Arial" w:cs="Arial" w:eastAsia="Arial" w:hAnsi="Arial"/>
                <w:rtl w:val="0"/>
              </w:rPr>
              <w:delText xml:space="preserve">Byte 5 in the PUBCOMP packet holds the Reason code in response to the PUBREL packet. </w:delText>
            </w:r>
          </w:del>
        </w:sdtContent>
      </w:sdt>
      <w:r w:rsidDel="00000000" w:rsidR="00000000" w:rsidRPr="00000000">
        <w:rPr>
          <w:rFonts w:ascii="Arial" w:cs="Arial" w:eastAsia="Arial" w:hAnsi="Arial"/>
          <w:rtl w:val="0"/>
        </w:rPr>
        <w:t xml:space="preserve">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A8">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A9">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sdt>
      <w:sdtPr>
        <w:tag w:val="goog_rdk_1528"/>
      </w:sdtPr>
      <w:sdtContent>
        <w:p w:rsidR="00000000" w:rsidDel="00000000" w:rsidP="00000000" w:rsidRDefault="00000000" w:rsidRPr="00000000" w14:paraId="00000DAA">
          <w:pPr>
            <w:pStyle w:val="Heading3"/>
            <w:keepLines w:val="1"/>
            <w:spacing w:after="118" w:before="0" w:line="259" w:lineRule="auto"/>
            <w:ind w:left="0" w:firstLine="0"/>
            <w:rPr>
              <w:ins w:author="Stefan Hagen" w:id="120" w:date="2024-08-11T18:58:30Z"/>
              <w:rFonts w:ascii="Arial" w:cs="Arial" w:eastAsia="Arial" w:hAnsi="Arial"/>
            </w:rPr>
          </w:pPr>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sdt>
            <w:sdtPr>
              <w:tag w:val="goog_rdk_1527"/>
            </w:sdtPr>
            <w:sdtContent>
              <w:ins w:author="Stefan Hagen" w:id="120" w:date="2024-08-11T18:58:30Z">
                <w:bookmarkStart w:colFirst="0" w:colLast="0" w:name="_heading=h.16x20ju" w:id="148"/>
                <w:bookmarkEnd w:id="148"/>
                <w:r w:rsidDel="00000000" w:rsidR="00000000" w:rsidRPr="00000000">
                  <w:rPr>
                    <w:rtl w:val="0"/>
                  </w:rPr>
                </w:r>
              </w:ins>
            </w:sdtContent>
          </w:sdt>
        </w:p>
      </w:sdtContent>
    </w:sdt>
    <w:sdt>
      <w:sdtPr>
        <w:tag w:val="goog_rdk_1530"/>
      </w:sdtPr>
      <w:sdtContent>
        <w:p w:rsidR="00000000" w:rsidDel="00000000" w:rsidP="00000000" w:rsidRDefault="00000000" w:rsidRPr="00000000" w14:paraId="00000DAB">
          <w:pPr>
            <w:rPr>
              <w:ins w:author="Stefan Hagen" w:id="120" w:date="2024-08-11T18:58:30Z"/>
              <w:rFonts w:ascii="Arial" w:cs="Arial" w:eastAsia="Arial" w:hAnsi="Arial"/>
            </w:rPr>
          </w:pPr>
          <w:sdt>
            <w:sdtPr>
              <w:tag w:val="goog_rdk_1529"/>
            </w:sdtPr>
            <w:sdtContent>
              <w:ins w:author="Stefan Hagen" w:id="120" w:date="2024-08-11T18:58:30Z">
                <w:r w:rsidDel="00000000" w:rsidR="00000000" w:rsidRPr="00000000">
                  <w:rPr>
                    <w:rFonts w:ascii="Arial" w:cs="Arial" w:eastAsia="Arial" w:hAnsi="Arial"/>
                  </w:rPr>
                  <w:drawing>
                    <wp:inline distB="114300" distT="114300" distL="114300" distR="114300">
                      <wp:extent cx="5943600" cy="1193800"/>
                      <wp:effectExtent b="0" l="0" r="0" t="0"/>
                      <wp:docPr id="42" name="image17.png"/>
                      <a:graphic>
                        <a:graphicData uri="http://schemas.openxmlformats.org/drawingml/2006/picture">
                          <pic:pic>
                            <pic:nvPicPr>
                              <pic:cNvPr id="0" name="image17.png"/>
                              <pic:cNvPicPr preferRelativeResize="0"/>
                            </pic:nvPicPr>
                            <pic:blipFill>
                              <a:blip r:embed="rId66"/>
                              <a:srcRect b="0" l="0" r="0" t="0"/>
                              <a:stretch>
                                <a:fillRect/>
                              </a:stretch>
                            </pic:blipFill>
                            <pic:spPr>
                              <a:xfrm>
                                <a:off x="0" y="0"/>
                                <a:ext cx="5943600" cy="1193800"/>
                              </a:xfrm>
                              <a:prstGeom prst="rect"/>
                              <a:ln/>
                            </pic:spPr>
                          </pic:pic>
                        </a:graphicData>
                      </a:graphic>
                    </wp:inline>
                  </w:drawing>
                </w:r>
                <w:r w:rsidDel="00000000" w:rsidR="00000000" w:rsidRPr="00000000">
                  <w:rPr>
                    <w:rtl w:val="0"/>
                  </w:rPr>
                </w:r>
              </w:ins>
            </w:sdtContent>
          </w:sdt>
        </w:p>
      </w:sdtContent>
    </w:sdt>
    <w:sdt>
      <w:sdtPr>
        <w:tag w:val="goog_rdk_1532"/>
      </w:sdtPr>
      <w:sdtContent>
        <w:p w:rsidR="00000000" w:rsidDel="00000000" w:rsidP="00000000" w:rsidRDefault="00000000" w:rsidRPr="00000000" w14:paraId="00000DAC">
          <w:pPr>
            <w:rPr>
              <w:ins w:author="Stefan Hagen" w:id="120" w:date="2024-08-11T18:58:30Z"/>
              <w:rFonts w:ascii="Arial" w:cs="Arial" w:eastAsia="Arial" w:hAnsi="Arial"/>
            </w:rPr>
          </w:pPr>
          <w:sdt>
            <w:sdtPr>
              <w:tag w:val="goog_rdk_1531"/>
            </w:sdtPr>
            <w:sdtContent>
              <w:ins w:author="Stefan Hagen" w:id="120" w:date="2024-08-11T18:58:30Z">
                <w:r w:rsidDel="00000000" w:rsidR="00000000" w:rsidRPr="00000000">
                  <w:rPr>
                    <w:rFonts w:ascii="Arial" w:cs="Arial" w:eastAsia="Arial" w:hAnsi="Arial"/>
                    <w:rtl w:val="0"/>
                  </w:rPr>
                  <w:t xml:space="preserve">Or</w:t>
                </w:r>
              </w:ins>
            </w:sdtContent>
          </w:sdt>
        </w:p>
      </w:sdtContent>
    </w:sdt>
    <w:sdt>
      <w:sdtPr>
        <w:tag w:val="goog_rdk_1536"/>
      </w:sdtPr>
      <w:sdtContent>
        <w:p w:rsidR="00000000" w:rsidDel="00000000" w:rsidP="00000000" w:rsidRDefault="00000000" w:rsidRPr="00000000" w14:paraId="00000DAD">
          <w:pPr>
            <w:rPr>
              <w:rPrChange w:author="Stefan Hagen" w:id="121" w:date="2024-08-11T18:58:30Z">
                <w:rPr>
                  <w:rFonts w:ascii="Arial" w:cs="Arial" w:eastAsia="Arial" w:hAnsi="Arial"/>
                </w:rPr>
              </w:rPrChange>
            </w:rPr>
            <w:pPrChange w:author="Stefan Hagen" w:id="0" w:date="2024-08-11T18:58:30Z">
              <w:pPr>
                <w:pStyle w:val="Heading3"/>
                <w:keepLines w:val="1"/>
                <w:spacing w:after="118" w:before="0" w:line="259" w:lineRule="auto"/>
                <w:ind w:left="0" w:firstLine="0"/>
              </w:pPr>
            </w:pPrChange>
          </w:pPr>
          <w:bookmarkStart w:colFirst="0" w:colLast="0" w:name="_heading=h.16x20ju" w:id="148"/>
          <w:bookmarkEnd w:id="148"/>
          <w:sdt>
            <w:sdtPr>
              <w:tag w:val="goog_rdk_1533"/>
            </w:sdtPr>
            <w:sdtContent>
              <w:ins w:author="Stefan Hagen" w:id="120" w:date="2024-08-11T18:58:30Z"/>
              <w:sdt>
                <w:sdtPr>
                  <w:tag w:val="goog_rdk_1534"/>
                </w:sdtPr>
                <w:sdtContent>
                  <w:commentRangeStart w:id="96"/>
                </w:sdtContent>
              </w:sdt>
              <w:ins w:author="Stefan Hagen" w:id="120" w:date="2024-08-11T18:58:30Z">
                <w:r w:rsidDel="00000000" w:rsidR="00000000" w:rsidRPr="00000000">
                  <w:rPr>
                    <w:rFonts w:ascii="Arial" w:cs="Arial" w:eastAsia="Arial" w:hAnsi="Arial"/>
                  </w:rPr>
                  <w:drawing>
                    <wp:inline distB="114300" distT="114300" distL="114300" distR="114300">
                      <wp:extent cx="5943600" cy="1346200"/>
                      <wp:effectExtent b="0" l="0" r="0" t="0"/>
                      <wp:docPr id="25" name="image2.png"/>
                      <a:graphic>
                        <a:graphicData uri="http://schemas.openxmlformats.org/drawingml/2006/picture">
                          <pic:pic>
                            <pic:nvPicPr>
                              <pic:cNvPr id="0" name="image2.png"/>
                              <pic:cNvPicPr preferRelativeResize="0"/>
                            </pic:nvPicPr>
                            <pic:blipFill>
                              <a:blip r:embed="rId67"/>
                              <a:srcRect b="0" l="0" r="0" t="0"/>
                              <a:stretch>
                                <a:fillRect/>
                              </a:stretch>
                            </pic:blipFill>
                            <pic:spPr>
                              <a:xfrm>
                                <a:off x="0" y="0"/>
                                <a:ext cx="5943600" cy="1346200"/>
                              </a:xfrm>
                              <a:prstGeom prst="rect"/>
                              <a:ln/>
                            </pic:spPr>
                          </pic:pic>
                        </a:graphicData>
                      </a:graphic>
                    </wp:inline>
                  </w:drawing>
                </w:r>
              </w:ins>
            </w:sdtContent>
          </w:sdt>
          <w:commentRangeEnd w:id="96"/>
          <w:r w:rsidDel="00000000" w:rsidR="00000000" w:rsidRPr="00000000">
            <w:commentReference w:id="96"/>
          </w:r>
          <w:sdt>
            <w:sdtPr>
              <w:tag w:val="goog_rdk_1535"/>
            </w:sdtPr>
            <w:sdtContent>
              <w:r w:rsidDel="00000000" w:rsidR="00000000" w:rsidRPr="00000000">
                <w:rPr>
                  <w:rtl w:val="0"/>
                </w:rPr>
              </w:r>
            </w:sdtContent>
          </w:sdt>
        </w:p>
      </w:sdtContent>
    </w:sdt>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AE">
            <w:pPr>
              <w:jc w:val="center"/>
              <w:rPr>
                <w:rFonts w:ascii="Arial" w:cs="Arial" w:eastAsia="Arial" w:hAnsi="Arial"/>
                <w:b w:val="1"/>
              </w:rPr>
            </w:pPr>
            <w:sdt>
              <w:sdtPr>
                <w:tag w:val="goog_rdk_1538"/>
              </w:sdtPr>
              <w:sdtContent>
                <w:del w:author="davide.lenzarini@u-blox.com" w:id="122" w:date="2024-08-12T14:30:35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DAF">
            <w:pPr>
              <w:jc w:val="center"/>
              <w:rPr>
                <w:rFonts w:ascii="Arial" w:cs="Arial" w:eastAsia="Arial" w:hAnsi="Arial"/>
                <w:b w:val="1"/>
              </w:rPr>
            </w:pPr>
            <w:sdt>
              <w:sdtPr>
                <w:tag w:val="goog_rdk_1540"/>
              </w:sdtPr>
              <w:sdtContent>
                <w:del w:author="davide.lenzarini@u-blox.com" w:id="122" w:date="2024-08-12T14:30:35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DB0">
            <w:pPr>
              <w:jc w:val="center"/>
              <w:rPr>
                <w:rFonts w:ascii="Arial" w:cs="Arial" w:eastAsia="Arial" w:hAnsi="Arial"/>
                <w:b w:val="1"/>
              </w:rPr>
            </w:pPr>
            <w:sdt>
              <w:sdtPr>
                <w:tag w:val="goog_rdk_1542"/>
              </w:sdtPr>
              <w:sdtContent>
                <w:del w:author="davide.lenzarini@u-blox.com" w:id="122" w:date="2024-08-12T14:30:35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3"/>
            <w:shd w:fill="cfe2f3" w:val="clear"/>
          </w:tcPr>
          <w:p w:rsidR="00000000" w:rsidDel="00000000" w:rsidP="00000000" w:rsidRDefault="00000000" w:rsidRPr="00000000" w14:paraId="00000DB2">
            <w:pPr>
              <w:jc w:val="center"/>
              <w:rPr>
                <w:rFonts w:ascii="Arial" w:cs="Arial" w:eastAsia="Arial" w:hAnsi="Arial"/>
                <w:b w:val="1"/>
              </w:rPr>
            </w:pPr>
            <w:sdt>
              <w:sdtPr>
                <w:tag w:val="goog_rdk_1544"/>
              </w:sdtPr>
              <w:sdtContent>
                <w:del w:author="davide.lenzarini@u-blox.com" w:id="122" w:date="2024-08-12T14:30:35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DB5">
            <w:pPr>
              <w:jc w:val="center"/>
              <w:rPr>
                <w:rFonts w:ascii="Arial" w:cs="Arial" w:eastAsia="Arial" w:hAnsi="Arial"/>
                <w:b w:val="1"/>
              </w:rPr>
            </w:pPr>
            <w:sdt>
              <w:sdtPr>
                <w:tag w:val="goog_rdk_1546"/>
              </w:sdtPr>
              <w:sdtContent>
                <w:del w:author="davide.lenzarini@u-blox.com" w:id="122" w:date="2024-08-12T14:30:35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0DB6">
            <w:pPr>
              <w:jc w:val="center"/>
              <w:rPr>
                <w:rFonts w:ascii="Arial" w:cs="Arial" w:eastAsia="Arial" w:hAnsi="Arial"/>
                <w:b w:val="1"/>
              </w:rPr>
            </w:pPr>
            <w:sdt>
              <w:sdtPr>
                <w:tag w:val="goog_rdk_1548"/>
              </w:sdtPr>
              <w:sdtContent>
                <w:del w:author="davide.lenzarini@u-blox.com" w:id="122" w:date="2024-08-12T14:30:35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DB8">
            <w:pPr>
              <w:jc w:val="center"/>
              <w:rPr>
                <w:rFonts w:ascii="Arial" w:cs="Arial" w:eastAsia="Arial" w:hAnsi="Arial"/>
                <w:b w:val="1"/>
              </w:rPr>
            </w:pPr>
            <w:sdt>
              <w:sdtPr>
                <w:tag w:val="goog_rdk_1550"/>
              </w:sdtPr>
              <w:sdtContent>
                <w:del w:author="davide.lenzarini@u-blox.com" w:id="122" w:date="2024-08-12T14:30:35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DB9">
            <w:pPr>
              <w:jc w:val="center"/>
              <w:rPr>
                <w:rFonts w:ascii="Arial" w:cs="Arial" w:eastAsia="Arial" w:hAnsi="Arial"/>
                <w:b w:val="1"/>
              </w:rPr>
            </w:pPr>
            <w:sdt>
              <w:sdtPr>
                <w:tag w:val="goog_rdk_1552"/>
              </w:sdtPr>
              <w:sdtContent>
                <w:del w:author="davide.lenzarini@u-blox.com" w:id="122" w:date="2024-08-12T14:30:35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DBA">
            <w:pPr>
              <w:jc w:val="center"/>
              <w:rPr>
                <w:rFonts w:ascii="Arial" w:cs="Arial" w:eastAsia="Arial" w:hAnsi="Arial"/>
                <w:b w:val="1"/>
              </w:rPr>
            </w:pPr>
            <w:sdt>
              <w:sdtPr>
                <w:tag w:val="goog_rdk_1554"/>
              </w:sdtPr>
              <w:sdtContent>
                <w:del w:author="davide.lenzarini@u-blox.com" w:id="122" w:date="2024-08-12T14:30:35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BC">
            <w:pPr>
              <w:rPr>
                <w:rFonts w:ascii="Arial" w:cs="Arial" w:eastAsia="Arial" w:hAnsi="Arial"/>
              </w:rPr>
            </w:pPr>
            <w:sdt>
              <w:sdtPr>
                <w:tag w:val="goog_rdk_1556"/>
              </w:sdtPr>
              <w:sdtContent>
                <w:del w:author="davide.lenzarini@u-blox.com" w:id="122" w:date="2024-08-12T14:30:35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3"/>
          </w:tcPr>
          <w:p w:rsidR="00000000" w:rsidDel="00000000" w:rsidP="00000000" w:rsidRDefault="00000000" w:rsidRPr="00000000" w14:paraId="00000DBD">
            <w:pPr>
              <w:jc w:val="center"/>
              <w:rPr>
                <w:rFonts w:ascii="Arial" w:cs="Arial" w:eastAsia="Arial" w:hAnsi="Arial"/>
              </w:rPr>
            </w:pPr>
            <w:sdt>
              <w:sdtPr>
                <w:tag w:val="goog_rdk_1558"/>
              </w:sdtPr>
              <w:sdtContent>
                <w:del w:author="davide.lenzarini@u-blox.com" w:id="122" w:date="2024-08-12T14:30:35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DCA">
            <w:pPr>
              <w:rPr>
                <w:rFonts w:ascii="Arial" w:cs="Arial" w:eastAsia="Arial" w:hAnsi="Arial"/>
              </w:rPr>
            </w:pPr>
            <w:sdt>
              <w:sdtPr>
                <w:tag w:val="goog_rdk_1560"/>
              </w:sdtPr>
              <w:sdtContent>
                <w:del w:author="davide.lenzarini@u-blox.com" w:id="122" w:date="2024-08-12T14:30:35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3"/>
          </w:tcPr>
          <w:p w:rsidR="00000000" w:rsidDel="00000000" w:rsidP="00000000" w:rsidRDefault="00000000" w:rsidRPr="00000000" w14:paraId="00000DCB">
            <w:pPr>
              <w:jc w:val="center"/>
              <w:rPr>
                <w:rFonts w:ascii="Arial" w:cs="Arial" w:eastAsia="Arial" w:hAnsi="Arial"/>
              </w:rPr>
            </w:pPr>
            <w:sdt>
              <w:sdtPr>
                <w:tag w:val="goog_rdk_1562"/>
              </w:sdtPr>
              <w:sdtContent>
                <w:del w:author="davide.lenzarini@u-blox.com" w:id="122" w:date="2024-08-12T14:30:35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DD8">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D9">
            <w:pPr>
              <w:jc w:val="center"/>
              <w:rPr>
                <w:rFonts w:ascii="Arial" w:cs="Arial" w:eastAsia="Arial" w:hAnsi="Arial"/>
                <w:b w:val="1"/>
                <w:i w:val="1"/>
              </w:rPr>
            </w:pPr>
            <w:sdt>
              <w:sdtPr>
                <w:tag w:val="goog_rdk_1564"/>
              </w:sdtPr>
              <w:sdtContent>
                <w:del w:author="davide.lenzarini@u-blox.com" w:id="122" w:date="2024-08-12T14:30:35Z">
                  <w:r w:rsidDel="00000000" w:rsidR="00000000" w:rsidRPr="00000000">
                    <w:rPr>
                      <w:rFonts w:ascii="Arial" w:cs="Arial" w:eastAsia="Arial" w:hAnsi="Arial"/>
                      <w:b w:val="1"/>
                      <w:i w:val="1"/>
                      <w:rtl w:val="0"/>
                    </w:rPr>
                    <w:delText xml:space="preserve">SUBSCRIBE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sdt>
            <w:sdtPr>
              <w:tag w:val="goog_rdk_1567"/>
            </w:sdtPr>
            <w:sdtContent>
              <w:p w:rsidR="00000000" w:rsidDel="00000000" w:rsidP="00000000" w:rsidRDefault="00000000" w:rsidRPr="00000000" w14:paraId="00000DE7">
                <w:pPr>
                  <w:jc w:val="center"/>
                  <w:rPr>
                    <w:del w:author="davide.lenzarini@u-blox.com" w:id="122" w:date="2024-08-12T14:30:35Z"/>
                    <w:rFonts w:ascii="Arial" w:cs="Arial" w:eastAsia="Arial" w:hAnsi="Arial"/>
                    <w:i w:val="1"/>
                  </w:rPr>
                </w:pPr>
                <w:sdt>
                  <w:sdtPr>
                    <w:tag w:val="goog_rdk_1566"/>
                  </w:sdtPr>
                  <w:sdtContent>
                    <w:del w:author="davide.lenzarini@u-blox.com" w:id="122" w:date="2024-08-12T14:30:35Z">
                      <w:r w:rsidDel="00000000" w:rsidR="00000000" w:rsidRPr="00000000">
                        <w:rPr>
                          <w:rFonts w:ascii="Arial" w:cs="Arial" w:eastAsia="Arial" w:hAnsi="Arial"/>
                          <w:i w:val="1"/>
                          <w:rtl w:val="0"/>
                        </w:rPr>
                        <w:delText xml:space="preserve">No Local</w:delText>
                      </w:r>
                    </w:del>
                  </w:sdtContent>
                </w:sdt>
              </w:p>
            </w:sdtContent>
          </w:sdt>
          <w:p w:rsidR="00000000" w:rsidDel="00000000" w:rsidP="00000000" w:rsidRDefault="00000000" w:rsidRPr="00000000" w14:paraId="00000DE8">
            <w:pPr>
              <w:jc w:val="center"/>
              <w:rPr>
                <w:rFonts w:ascii="Arial" w:cs="Arial" w:eastAsia="Arial" w:hAnsi="Arial"/>
                <w:i w:val="1"/>
              </w:rPr>
            </w:pPr>
            <w:r w:rsidDel="00000000" w:rsidR="00000000" w:rsidRPr="00000000">
              <w:rPr>
                <w:rtl w:val="0"/>
              </w:rPr>
            </w:r>
          </w:p>
        </w:tc>
        <w:tc>
          <w:tcPr>
            <w:gridSpan w:val="3"/>
          </w:tcPr>
          <w:sdt>
            <w:sdtPr>
              <w:tag w:val="goog_rdk_1570"/>
            </w:sdtPr>
            <w:sdtContent>
              <w:p w:rsidR="00000000" w:rsidDel="00000000" w:rsidP="00000000" w:rsidRDefault="00000000" w:rsidRPr="00000000" w14:paraId="00000DEA">
                <w:pPr>
                  <w:jc w:val="center"/>
                  <w:rPr>
                    <w:del w:author="davide.lenzarini@u-blox.com" w:id="122" w:date="2024-08-12T14:30:35Z"/>
                    <w:rFonts w:ascii="Arial" w:cs="Arial" w:eastAsia="Arial" w:hAnsi="Arial"/>
                    <w:i w:val="1"/>
                  </w:rPr>
                </w:pPr>
                <w:sdt>
                  <w:sdtPr>
                    <w:tag w:val="goog_rdk_1569"/>
                  </w:sdtPr>
                  <w:sdtContent>
                    <w:del w:author="davide.lenzarini@u-blox.com" w:id="122" w:date="2024-08-12T14:30:35Z">
                      <w:r w:rsidDel="00000000" w:rsidR="00000000" w:rsidRPr="00000000">
                        <w:rPr>
                          <w:rFonts w:ascii="Arial" w:cs="Arial" w:eastAsia="Arial" w:hAnsi="Arial"/>
                          <w:i w:val="1"/>
                          <w:rtl w:val="0"/>
                        </w:rPr>
                        <w:delText xml:space="preserve">QoS</w:delText>
                      </w:r>
                    </w:del>
                  </w:sdtContent>
                </w:sdt>
              </w:p>
            </w:sdtContent>
          </w:sdt>
          <w:p w:rsidR="00000000" w:rsidDel="00000000" w:rsidP="00000000" w:rsidRDefault="00000000" w:rsidRPr="00000000" w14:paraId="00000DEB">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EE">
            <w:pPr>
              <w:jc w:val="center"/>
              <w:rPr>
                <w:rFonts w:ascii="Arial" w:cs="Arial" w:eastAsia="Arial" w:hAnsi="Arial"/>
                <w:i w:val="1"/>
              </w:rPr>
            </w:pPr>
            <w:sdt>
              <w:sdtPr>
                <w:tag w:val="goog_rdk_1572"/>
              </w:sdtPr>
              <w:sdtContent>
                <w:del w:author="davide.lenzarini@u-blox.com" w:id="122" w:date="2024-08-12T14:30:35Z">
                  <w:r w:rsidDel="00000000" w:rsidR="00000000" w:rsidRPr="00000000">
                    <w:rPr>
                      <w:rFonts w:ascii="Arial" w:cs="Arial" w:eastAsia="Arial" w:hAnsi="Arial"/>
                      <w:i w:val="1"/>
                      <w:rtl w:val="0"/>
                    </w:rPr>
                    <w:delText xml:space="preserve">Retain as published</w:delText>
                  </w:r>
                </w:del>
              </w:sdtContent>
            </w:sdt>
            <w:r w:rsidDel="00000000" w:rsidR="00000000" w:rsidRPr="00000000">
              <w:rPr>
                <w:rtl w:val="0"/>
              </w:rPr>
            </w:r>
          </w:p>
        </w:tc>
        <w:tc>
          <w:tcPr>
            <w:gridSpan w:val="3"/>
          </w:tcPr>
          <w:p w:rsidR="00000000" w:rsidDel="00000000" w:rsidP="00000000" w:rsidRDefault="00000000" w:rsidRPr="00000000" w14:paraId="00000DF0">
            <w:pPr>
              <w:jc w:val="center"/>
              <w:rPr>
                <w:rFonts w:ascii="Arial" w:cs="Arial" w:eastAsia="Arial" w:hAnsi="Arial"/>
                <w:i w:val="1"/>
              </w:rPr>
            </w:pPr>
            <w:sdt>
              <w:sdtPr>
                <w:tag w:val="goog_rdk_1574"/>
              </w:sdtPr>
              <w:sdtContent>
                <w:del w:author="davide.lenzarini@u-blox.com" w:id="122" w:date="2024-08-12T14:30:35Z">
                  <w:r w:rsidDel="00000000" w:rsidR="00000000" w:rsidRPr="00000000">
                    <w:rPr>
                      <w:rFonts w:ascii="Arial" w:cs="Arial" w:eastAsia="Arial" w:hAnsi="Arial"/>
                      <w:i w:val="1"/>
                      <w:rtl w:val="0"/>
                    </w:rPr>
                    <w:delText xml:space="preserve">Retain Handling</w:delText>
                  </w:r>
                </w:del>
              </w:sdtContent>
            </w:sdt>
            <w:r w:rsidDel="00000000" w:rsidR="00000000" w:rsidRPr="00000000">
              <w:rPr>
                <w:rtl w:val="0"/>
              </w:rPr>
            </w:r>
          </w:p>
        </w:tc>
        <w:tc>
          <w:tcPr>
            <w:gridSpan w:val="3"/>
          </w:tcPr>
          <w:sdt>
            <w:sdtPr>
              <w:tag w:val="goog_rdk_1577"/>
            </w:sdtPr>
            <w:sdtContent>
              <w:p w:rsidR="00000000" w:rsidDel="00000000" w:rsidP="00000000" w:rsidRDefault="00000000" w:rsidRPr="00000000" w14:paraId="00000DF3">
                <w:pPr>
                  <w:jc w:val="center"/>
                  <w:rPr>
                    <w:del w:author="davide.lenzarini@u-blox.com" w:id="122" w:date="2024-08-12T14:30:35Z"/>
                    <w:rFonts w:ascii="Arial" w:cs="Arial" w:eastAsia="Arial" w:hAnsi="Arial"/>
                    <w:i w:val="1"/>
                  </w:rPr>
                </w:pPr>
                <w:sdt>
                  <w:sdtPr>
                    <w:tag w:val="goog_rdk_1576"/>
                  </w:sdtPr>
                  <w:sdtContent>
                    <w:del w:author="davide.lenzarini@u-blox.com" w:id="122" w:date="2024-08-12T14:30:35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DF4">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F7">
            <w:pPr>
              <w:rPr>
                <w:rFonts w:ascii="Arial" w:cs="Arial" w:eastAsia="Arial" w:hAnsi="Arial"/>
              </w:rPr>
            </w:pPr>
            <w:sdt>
              <w:sdtPr>
                <w:tag w:val="goog_rdk_1579"/>
              </w:sdtPr>
              <w:sdtContent>
                <w:del w:author="davide.lenzarini@u-blox.com" w:id="122" w:date="2024-08-12T14:30:35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DF8">
            <w:pPr>
              <w:jc w:val="center"/>
              <w:rPr>
                <w:rFonts w:ascii="Arial" w:cs="Arial" w:eastAsia="Arial" w:hAnsi="Arial"/>
                <w:i w:val="1"/>
              </w:rPr>
            </w:pPr>
            <w:sdt>
              <w:sdtPr>
                <w:tag w:val="goog_rdk_1581"/>
              </w:sdtPr>
              <w:sdtContent>
                <w:del w:author="davide.lenzarini@u-blox.com" w:id="122"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DFA">
            <w:pPr>
              <w:jc w:val="center"/>
              <w:rPr>
                <w:rFonts w:ascii="Arial" w:cs="Arial" w:eastAsia="Arial" w:hAnsi="Arial"/>
                <w:i w:val="1"/>
              </w:rPr>
            </w:pPr>
            <w:sdt>
              <w:sdtPr>
                <w:tag w:val="goog_rdk_1583"/>
              </w:sdtPr>
              <w:sdtContent>
                <w:del w:author="davide.lenzarini@u-blox.com" w:id="122"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DFB">
            <w:pPr>
              <w:jc w:val="center"/>
              <w:rPr>
                <w:rFonts w:ascii="Arial" w:cs="Arial" w:eastAsia="Arial" w:hAnsi="Arial"/>
                <w:i w:val="1"/>
              </w:rPr>
            </w:pPr>
            <w:sdt>
              <w:sdtPr>
                <w:tag w:val="goog_rdk_1585"/>
              </w:sdtPr>
              <w:sdtContent>
                <w:del w:author="davide.lenzarini@u-blox.com" w:id="122"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DFD">
            <w:pPr>
              <w:jc w:val="center"/>
              <w:rPr>
                <w:rFonts w:ascii="Arial" w:cs="Arial" w:eastAsia="Arial" w:hAnsi="Arial"/>
                <w:i w:val="1"/>
              </w:rPr>
            </w:pPr>
            <w:sdt>
              <w:sdtPr>
                <w:tag w:val="goog_rdk_1587"/>
              </w:sdtPr>
              <w:sdtContent>
                <w:del w:author="davide.lenzarini@u-blox.com" w:id="122"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DFF">
            <w:pPr>
              <w:jc w:val="center"/>
              <w:rPr>
                <w:rFonts w:ascii="Arial" w:cs="Arial" w:eastAsia="Arial" w:hAnsi="Arial"/>
                <w:i w:val="1"/>
              </w:rPr>
            </w:pPr>
            <w:sdt>
              <w:sdtPr>
                <w:tag w:val="goog_rdk_1589"/>
              </w:sdtPr>
              <w:sdtContent>
                <w:del w:author="davide.lenzarini@u-blox.com" w:id="122"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E01">
            <w:pPr>
              <w:jc w:val="center"/>
              <w:rPr>
                <w:rFonts w:ascii="Arial" w:cs="Arial" w:eastAsia="Arial" w:hAnsi="Arial"/>
                <w:i w:val="1"/>
              </w:rPr>
            </w:pPr>
            <w:sdt>
              <w:sdtPr>
                <w:tag w:val="goog_rdk_1591"/>
              </w:sdtPr>
              <w:sdtContent>
                <w:del w:author="davide.lenzarini@u-blox.com" w:id="122"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0E02">
            <w:pPr>
              <w:jc w:val="center"/>
              <w:rPr>
                <w:rFonts w:ascii="Arial" w:cs="Arial" w:eastAsia="Arial" w:hAnsi="Arial"/>
                <w:i w:val="1"/>
              </w:rPr>
            </w:pPr>
            <w:sdt>
              <w:sdtPr>
                <w:tag w:val="goog_rdk_1593"/>
              </w:sdtPr>
              <w:sdtContent>
                <w:del w:author="davide.lenzarini@u-blox.com" w:id="122"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E04">
            <w:pPr>
              <w:jc w:val="center"/>
              <w:rPr>
                <w:rFonts w:ascii="Arial" w:cs="Arial" w:eastAsia="Arial" w:hAnsi="Arial"/>
                <w:i w:val="1"/>
              </w:rPr>
            </w:pPr>
            <w:sdt>
              <w:sdtPr>
                <w:tag w:val="goog_rdk_1595"/>
              </w:sdtPr>
              <w:sdtContent>
                <w:del w:author="davide.lenzarini@u-blox.com" w:id="122" w:date="2024-08-12T14:30:35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05">
            <w:pPr>
              <w:rPr>
                <w:rFonts w:ascii="Arial" w:cs="Arial" w:eastAsia="Arial" w:hAnsi="Arial"/>
              </w:rPr>
            </w:pPr>
            <w:sdt>
              <w:sdtPr>
                <w:tag w:val="goog_rdk_1597"/>
              </w:sdtPr>
              <w:sdtContent>
                <w:del w:author="davide.lenzarini@u-blox.com" w:id="122" w:date="2024-08-12T14:30:35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3"/>
          </w:tcPr>
          <w:p w:rsidR="00000000" w:rsidDel="00000000" w:rsidP="00000000" w:rsidRDefault="00000000" w:rsidRPr="00000000" w14:paraId="00000E06">
            <w:pPr>
              <w:jc w:val="center"/>
              <w:rPr>
                <w:rFonts w:ascii="Arial" w:cs="Arial" w:eastAsia="Arial" w:hAnsi="Arial"/>
              </w:rPr>
            </w:pPr>
            <w:sdt>
              <w:sdtPr>
                <w:tag w:val="goog_rdk_1599"/>
              </w:sdtPr>
              <w:sdtContent>
                <w:del w:author="davide.lenzarini@u-blox.com" w:id="122" w:date="2024-08-12T14:30:35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13">
            <w:pPr>
              <w:rPr>
                <w:rFonts w:ascii="Arial" w:cs="Arial" w:eastAsia="Arial" w:hAnsi="Arial"/>
              </w:rPr>
            </w:pPr>
            <w:sdt>
              <w:sdtPr>
                <w:tag w:val="goog_rdk_1601"/>
              </w:sdtPr>
              <w:sdtContent>
                <w:del w:author="davide.lenzarini@u-blox.com" w:id="122" w:date="2024-08-12T14:30:35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3"/>
          </w:tcPr>
          <w:p w:rsidR="00000000" w:rsidDel="00000000" w:rsidP="00000000" w:rsidRDefault="00000000" w:rsidRPr="00000000" w14:paraId="00000E14">
            <w:pPr>
              <w:jc w:val="center"/>
              <w:rPr>
                <w:rFonts w:ascii="Arial" w:cs="Arial" w:eastAsia="Arial" w:hAnsi="Arial"/>
              </w:rPr>
            </w:pPr>
            <w:sdt>
              <w:sdtPr>
                <w:tag w:val="goog_rdk_1603"/>
              </w:sdtPr>
              <w:sdtContent>
                <w:del w:author="davide.lenzarini@u-blox.com" w:id="122" w:date="2024-08-12T14:30:35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21">
            <w:pPr>
              <w:rPr>
                <w:rFonts w:ascii="Arial" w:cs="Arial" w:eastAsia="Arial" w:hAnsi="Arial"/>
              </w:rPr>
            </w:pPr>
            <w:sdt>
              <w:sdtPr>
                <w:tag w:val="goog_rdk_1605"/>
              </w:sdtPr>
              <w:sdtContent>
                <w:del w:author="davide.lenzarini@u-blox.com" w:id="122" w:date="2024-08-12T14:30:35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4"/>
            <w:tcBorders>
              <w:bottom w:color="000000" w:space="0" w:sz="0" w:val="nil"/>
              <w:right w:color="000000" w:space="0" w:sz="0" w:val="nil"/>
            </w:tcBorders>
          </w:tcPr>
          <w:p w:rsidR="00000000" w:rsidDel="00000000" w:rsidP="00000000" w:rsidRDefault="00000000" w:rsidRPr="00000000" w14:paraId="00000E22">
            <w:pPr>
              <w:jc w:val="center"/>
              <w:rPr>
                <w:rFonts w:ascii="Arial" w:cs="Arial" w:eastAsia="Arial" w:hAnsi="Arial"/>
              </w:rPr>
            </w:pPr>
            <w:sdt>
              <w:sdtPr>
                <w:tag w:val="goog_rdk_1607"/>
              </w:sdtPr>
              <w:sdtContent>
                <w:del w:author="davide.lenzarini@u-blox.com" w:id="122" w:date="2024-08-12T14:30:35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c>
          <w:tcPr>
            <w:gridSpan w:val="4"/>
            <w:vMerge w:val="restart"/>
            <w:tcBorders>
              <w:left w:color="000000" w:space="0" w:sz="0" w:val="nil"/>
              <w:right w:color="000000" w:space="0" w:sz="0" w:val="nil"/>
            </w:tcBorders>
          </w:tcPr>
          <w:p w:rsidR="00000000" w:rsidDel="00000000" w:rsidP="00000000" w:rsidRDefault="00000000" w:rsidRPr="00000000" w14:paraId="00000E26">
            <w:pPr>
              <w:jc w:val="center"/>
              <w:rPr>
                <w:rFonts w:ascii="Arial" w:cs="Arial" w:eastAsia="Arial" w:hAnsi="Arial"/>
                <w:b w:val="1"/>
              </w:rPr>
            </w:pPr>
            <w:sdt>
              <w:sdtPr>
                <w:tag w:val="goog_rdk_1609"/>
              </w:sdtPr>
              <w:sdtContent>
                <w:del w:author="davide.lenzarini@u-blox.com" w:id="122" w:date="2024-08-12T14:30:35Z">
                  <w:r w:rsidDel="00000000" w:rsidR="00000000" w:rsidRPr="00000000">
                    <w:rPr>
                      <w:rFonts w:ascii="Arial" w:cs="Arial" w:eastAsia="Arial" w:hAnsi="Arial"/>
                      <w:b w:val="1"/>
                      <w:rtl w:val="0"/>
                    </w:rPr>
                    <w:delText xml:space="preserve">OR</w:delText>
                  </w:r>
                </w:del>
              </w:sdtContent>
            </w:sdt>
            <w:r w:rsidDel="00000000" w:rsidR="00000000" w:rsidRPr="00000000">
              <w:rPr>
                <w:rtl w:val="0"/>
              </w:rPr>
            </w:r>
          </w:p>
        </w:tc>
        <w:tc>
          <w:tcPr>
            <w:gridSpan w:val="5"/>
            <w:vMerge w:val="restart"/>
            <w:tcBorders>
              <w:left w:color="000000" w:space="0" w:sz="0" w:val="nil"/>
            </w:tcBorders>
          </w:tcPr>
          <w:sdt>
            <w:sdtPr>
              <w:tag w:val="goog_rdk_1612"/>
            </w:sdtPr>
            <w:sdtContent>
              <w:p w:rsidR="00000000" w:rsidDel="00000000" w:rsidP="00000000" w:rsidRDefault="00000000" w:rsidRPr="00000000" w14:paraId="00000E2A">
                <w:pPr>
                  <w:jc w:val="center"/>
                  <w:rPr>
                    <w:del w:author="davide.lenzarini@u-blox.com" w:id="122" w:date="2024-08-12T14:30:35Z"/>
                    <w:rFonts w:ascii="Arial" w:cs="Arial" w:eastAsia="Arial" w:hAnsi="Arial"/>
                  </w:rPr>
                </w:pPr>
                <w:sdt>
                  <w:sdtPr>
                    <w:tag w:val="goog_rdk_1611"/>
                  </w:sdtPr>
                  <w:sdtContent>
                    <w:del w:author="davide.lenzarini@u-blox.com" w:id="122" w:date="2024-08-12T14:30:35Z">
                      <w:r w:rsidDel="00000000" w:rsidR="00000000" w:rsidRPr="00000000">
                        <w:rPr>
                          <w:rFonts w:ascii="Arial" w:cs="Arial" w:eastAsia="Arial" w:hAnsi="Arial"/>
                          <w:rtl w:val="0"/>
                        </w:rPr>
                        <w:delText xml:space="preserve">Topic Filter</w:delText>
                      </w:r>
                    </w:del>
                  </w:sdtContent>
                </w:sdt>
              </w:p>
            </w:sdtContent>
          </w:sdt>
          <w:p w:rsidR="00000000" w:rsidDel="00000000" w:rsidP="00000000" w:rsidRDefault="00000000" w:rsidRPr="00000000" w14:paraId="00000E2B">
            <w:pPr>
              <w:jc w:val="center"/>
              <w:rPr>
                <w:rFonts w:ascii="Arial" w:cs="Arial" w:eastAsia="Arial" w:hAnsi="Arial"/>
              </w:rPr>
            </w:pPr>
            <w:sdt>
              <w:sdtPr>
                <w:tag w:val="goog_rdk_1613"/>
              </w:sdtPr>
              <w:sdtContent>
                <w:del w:author="davide.lenzarini@u-blox.com" w:id="122" w:date="2024-08-12T14:30:35Z">
                  <w:r w:rsidDel="00000000" w:rsidR="00000000" w:rsidRPr="00000000">
                    <w:rPr>
                      <w:rFonts w:ascii="Arial" w:cs="Arial" w:eastAsia="Arial" w:hAnsi="Arial"/>
                      <w:rtl w:val="0"/>
                    </w:rPr>
                    <w:delText xml:space="preserve">Byte 6 … N</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30">
            <w:pPr>
              <w:rPr>
                <w:rFonts w:ascii="Arial" w:cs="Arial" w:eastAsia="Arial" w:hAnsi="Arial"/>
              </w:rPr>
            </w:pPr>
            <w:sdt>
              <w:sdtPr>
                <w:tag w:val="goog_rdk_1615"/>
              </w:sdtPr>
              <w:sdtContent>
                <w:del w:author="davide.lenzarini@u-blox.com" w:id="123" w:date="2024-08-12T14:30:39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4"/>
            <w:tcBorders>
              <w:top w:color="000000" w:space="0" w:sz="0" w:val="nil"/>
              <w:right w:color="000000" w:space="0" w:sz="0" w:val="nil"/>
            </w:tcBorders>
          </w:tcPr>
          <w:p w:rsidR="00000000" w:rsidDel="00000000" w:rsidP="00000000" w:rsidRDefault="00000000" w:rsidRPr="00000000" w14:paraId="00000E31">
            <w:pPr>
              <w:jc w:val="center"/>
              <w:rPr>
                <w:rFonts w:ascii="Arial" w:cs="Arial" w:eastAsia="Arial" w:hAnsi="Arial"/>
              </w:rPr>
            </w:pPr>
            <w:sdt>
              <w:sdtPr>
                <w:tag w:val="goog_rdk_1617"/>
              </w:sdtPr>
              <w:sdtContent>
                <w:del w:author="davide.lenzarini@u-blox.com" w:id="123" w:date="2024-08-12T14:30:39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c>
          <w:tcPr>
            <w:gridSpan w:val="4"/>
            <w:vMerge w:val="continue"/>
            <w:tcBorders>
              <w:left w:color="000000" w:space="0" w:sz="0" w:val="nil"/>
              <w:right w:color="000000" w:space="0" w:sz="0" w:val="nil"/>
            </w:tcBorders>
          </w:tcPr>
          <w:p w:rsidR="00000000" w:rsidDel="00000000" w:rsidP="00000000" w:rsidRDefault="00000000" w:rsidRPr="00000000" w14:paraId="00000E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3F">
      <w:pPr>
        <w:ind w:left="-5" w:right="4" w:firstLine="0"/>
        <w:rPr>
          <w:rFonts w:ascii="Arial" w:cs="Arial" w:eastAsia="Arial" w:hAnsi="Arial"/>
        </w:rPr>
      </w:pPr>
      <w:sdt>
        <w:sdtPr>
          <w:tag w:val="goog_rdk_1618"/>
        </w:sdtPr>
        <w:sdtContent>
          <w:commentRangeStart w:id="97"/>
        </w:sdtContent>
      </w:sdt>
      <w:r w:rsidDel="00000000" w:rsidR="00000000" w:rsidRPr="00000000">
        <w:rPr>
          <w:rFonts w:ascii="Arial" w:cs="Arial" w:eastAsia="Arial" w:hAnsi="Arial"/>
          <w:rtl w:val="0"/>
        </w:rPr>
        <w:t xml:space="preserve">The SUBSCRIBE packet</w:t>
      </w:r>
      <w:commentRangeEnd w:id="97"/>
      <w:r w:rsidDel="00000000" w:rsidR="00000000" w:rsidRPr="00000000">
        <w:commentReference w:id="97"/>
      </w:r>
      <w:r w:rsidDel="00000000" w:rsidR="00000000" w:rsidRPr="00000000">
        <w:rPr>
          <w:rFonts w:ascii="Arial" w:cs="Arial" w:eastAsia="Arial" w:hAnsi="Arial"/>
          <w:rtl w:val="0"/>
        </w:rPr>
        <w:t xml:space="preserve"> is used by a client to subscribe to a certain topic name.</w:t>
      </w:r>
    </w:p>
    <w:p w:rsidR="00000000" w:rsidDel="00000000" w:rsidP="00000000" w:rsidRDefault="00000000" w:rsidRPr="00000000" w14:paraId="00000E40">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4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42">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43">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4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4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w:t>
      </w:r>
      <w:sdt>
        <w:sdtPr>
          <w:tag w:val="goog_rdk_1619"/>
        </w:sdtPr>
        <w:sdtContent>
          <w:commentRangeStart w:id="98"/>
        </w:sdtContent>
      </w:sdt>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Virtual Connection with a ClientID</w:t>
      </w:r>
      <w:commentRangeEnd w:id="98"/>
      <w:r w:rsidDel="00000000" w:rsidR="00000000" w:rsidRPr="00000000">
        <w:commentReference w:id="98"/>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4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w:t>
      </w:r>
      <w:sdt>
        <w:sdtPr>
          <w:tag w:val="goog_rdk_1620"/>
        </w:sdtPr>
        <w:sdtContent>
          <w:commentRangeStart w:id="99"/>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Retained messages sent when the subscription is established have the RETAIN flag set to 1.</w:t>
      </w:r>
      <w:commentRangeEnd w:id="99"/>
      <w:r w:rsidDel="00000000" w:rsidR="00000000" w:rsidRPr="00000000">
        <w:commentReference w:id="99"/>
      </w:r>
      <w:r w:rsidDel="00000000" w:rsidR="00000000" w:rsidRPr="00000000">
        <w:rPr>
          <w:rtl w:val="0"/>
        </w:rPr>
      </w:r>
    </w:p>
    <w:p w:rsidR="00000000" w:rsidDel="00000000" w:rsidP="00000000" w:rsidRDefault="00000000" w:rsidRPr="00000000" w14:paraId="00000E4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4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4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w:t>
      </w:r>
      <w:sdt>
        <w:sdtPr>
          <w:tag w:val="goog_rdk_1621"/>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124" w:date="2024-08-07T08:01:31Z">
                <w:rPr>
                  <w:rFonts w:ascii="Arial" w:cs="Arial" w:eastAsia="Arial" w:hAnsi="Arial"/>
                  <w:b w:val="0"/>
                  <w:i w:val="0"/>
                  <w:smallCaps w:val="0"/>
                  <w:strike w:val="0"/>
                  <w:color w:val="000000"/>
                  <w:sz w:val="20"/>
                  <w:szCs w:val="20"/>
                  <w:u w:val="none"/>
                  <w:shd w:fill="auto" w:val="clear"/>
                  <w:vertAlign w:val="baseline"/>
                </w:rPr>
              </w:rPrChange>
            </w:rPr>
            <w:t xml:space="preserve"> if the subscription does not currently exist</w:t>
          </w:r>
        </w:sdtContent>
      </w:sdt>
    </w:p>
    <w:sdt>
      <w:sdtPr>
        <w:tag w:val="goog_rdk_1625"/>
      </w:sdtPr>
      <w:sdtContent>
        <w:p w:rsidR="00000000" w:rsidDel="00000000" w:rsidP="00000000" w:rsidRDefault="00000000" w:rsidRPr="00000000" w14:paraId="00000E4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shd w:fill="auto" w:val="clear"/>
              <w:vertAlign w:val="baseline"/>
              <w:rPrChange w:author="davide.lenzarini@u-blox.com" w:id="124" w:date="2024-08-07T08:01:31Z">
                <w:rPr>
                  <w:rFonts w:ascii="Arial" w:cs="Arial" w:eastAsia="Arial" w:hAnsi="Arial"/>
                  <w:b w:val="0"/>
                  <w:i w:val="0"/>
                  <w:smallCaps w:val="0"/>
                  <w:strike w:val="0"/>
                  <w:color w:val="000000"/>
                  <w:sz w:val="20"/>
                  <w:szCs w:val="20"/>
                  <w:u w:val="none"/>
                  <w:shd w:fill="auto" w:val="clear"/>
                  <w:vertAlign w:val="baseline"/>
                </w:rPr>
              </w:rPrChange>
            </w:rPr>
            <w:pPrChange w:author="davide.lenzarini@u-blox.com" w:id="0" w:date="2024-08-07T08:01:31Z">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pPr>
            </w:pPrChange>
          </w:pPr>
          <w:sdt>
            <w:sdtPr>
              <w:tag w:val="goog_rdk_1622"/>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124" w:date="2024-08-07T08:01:31Z">
                    <w:rPr>
                      <w:rFonts w:ascii="Arial" w:cs="Arial" w:eastAsia="Arial" w:hAnsi="Arial"/>
                      <w:b w:val="0"/>
                      <w:i w:val="0"/>
                      <w:smallCaps w:val="0"/>
                      <w:strike w:val="0"/>
                      <w:color w:val="000000"/>
                      <w:sz w:val="20"/>
                      <w:szCs w:val="20"/>
                      <w:u w:val="none"/>
                      <w:shd w:fill="auto" w:val="clear"/>
                      <w:vertAlign w:val="baseline"/>
                    </w:rPr>
                  </w:rPrChange>
                </w:rPr>
                <w:t xml:space="preserve">2: Do not send retained messages at the time </w:t>
              </w:r>
            </w:sdtContent>
          </w:sdt>
          <w:sdt>
            <w:sdtPr>
              <w:tag w:val="goog_rdk_1623"/>
            </w:sdtPr>
            <w:sdtContent>
              <w:r w:rsidDel="00000000" w:rsidR="00000000" w:rsidRPr="00000000">
                <w:rPr>
                  <w:rFonts w:ascii="Arial" w:cs="Arial" w:eastAsia="Arial" w:hAnsi="Arial"/>
                  <w:sz w:val="20"/>
                  <w:szCs w:val="20"/>
                  <w:rtl w:val="0"/>
                  <w:rPrChange w:author="davide.lenzarini@u-blox.com" w:id="124" w:date="2024-08-07T08:01:31Z">
                    <w:rPr>
                      <w:rFonts w:ascii="Arial" w:cs="Arial" w:eastAsia="Arial" w:hAnsi="Arial"/>
                    </w:rPr>
                  </w:rPrChange>
                </w:rPr>
                <w:t xml:space="preserve">the new subscription is processed</w:t>
              </w:r>
            </w:sdtContent>
          </w:sdt>
          <w:sdt>
            <w:sdtPr>
              <w:tag w:val="goog_rdk_1624"/>
            </w:sdtPr>
            <w:sdtConten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Change w:author="davide.lenzarini@u-blox.com" w:id="124" w:date="2024-08-07T08:01:31Z">
                    <w:rPr>
                      <w:rFonts w:ascii="Arial" w:cs="Arial" w:eastAsia="Arial" w:hAnsi="Arial"/>
                      <w:b w:val="0"/>
                      <w:i w:val="0"/>
                      <w:smallCaps w:val="0"/>
                      <w:strike w:val="0"/>
                      <w:color w:val="000000"/>
                      <w:sz w:val="20"/>
                      <w:szCs w:val="20"/>
                      <w:u w:val="none"/>
                      <w:shd w:fill="auto" w:val="clear"/>
                      <w:vertAlign w:val="baseline"/>
                    </w:rPr>
                  </w:rPrChange>
                </w:rPr>
                <w:t xml:space="preserve">.</w:t>
              </w:r>
            </w:sdtContent>
          </w:sdt>
        </w:p>
      </w:sdtContent>
    </w:sdt>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4C">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sdt>
        <w:sdtPr>
          <w:tag w:val="goog_rdk_1626"/>
        </w:sdtPr>
        <w:sdtContent>
          <w:commentRangeStart w:id="100"/>
        </w:sdtContent>
      </w:sdt>
      <w:sdt>
        <w:sdtPr>
          <w:tag w:val="goog_rdk_1627"/>
        </w:sdtPr>
        <w:sdtContent>
          <w:commentRangeStart w:id="101"/>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101"/>
      <w:r w:rsidDel="00000000" w:rsidR="00000000" w:rsidRPr="00000000">
        <w:commentReference w:id="101"/>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commentRangeEnd w:id="100"/>
      <w:r w:rsidDel="00000000" w:rsidR="00000000" w:rsidRPr="00000000">
        <w:commentReference w:id="100"/>
      </w:r>
      <w:r w:rsidDel="00000000" w:rsidR="00000000" w:rsidRPr="00000000">
        <w:rPr>
          <w:rtl w:val="0"/>
        </w:rPr>
      </w:r>
    </w:p>
    <w:p w:rsidR="00000000" w:rsidDel="00000000" w:rsidP="00000000" w:rsidRDefault="00000000" w:rsidRPr="00000000" w14:paraId="00000E4D">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4E">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4F">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5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sdt>
        <w:sdtPr>
          <w:tag w:val="goog_rdk_1628"/>
        </w:sdtPr>
        <w:sdtContent>
          <w:ins w:author="davide.lenzarini@u-blox.com" w:id="125" w:date="2024-08-08T13:33:34Z">
            <w:r w:rsidDel="00000000" w:rsidR="00000000" w:rsidRPr="00000000">
              <w:rPr>
                <w:rFonts w:ascii="Arial" w:cs="Arial" w:eastAsia="Arial" w:hAnsi="Arial"/>
                <w:rtl w:val="0"/>
              </w:rPr>
              <w:t xml:space="preserve">session topic alias</w:t>
            </w:r>
          </w:ins>
        </w:sdtContent>
      </w:sdt>
      <w:sdt>
        <w:sdtPr>
          <w:tag w:val="goog_rdk_1629"/>
        </w:sdtPr>
        <w:sdtContent>
          <w:del w:author="davide.lenzarini@u-blox.com" w:id="125" w:date="2024-08-08T13:33:34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51">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52">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53">
      <w:pPr>
        <w:spacing w:after="240" w:before="240" w:line="248.00000000000006" w:lineRule="auto"/>
        <w:ind w:left="0" w:right="0" w:firstLine="0"/>
        <w:rPr>
          <w:rFonts w:ascii="Arial" w:cs="Arial" w:eastAsia="Arial" w:hAnsi="Arial"/>
        </w:rPr>
      </w:pPr>
      <w:sdt>
        <w:sdtPr>
          <w:tag w:val="goog_rdk_1630"/>
        </w:sdtPr>
        <w:sdtContent>
          <w:commentRangeStart w:id="102"/>
        </w:sdtContent>
      </w:sdt>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commentRangeEnd w:id="102"/>
      <w:r w:rsidDel="00000000" w:rsidR="00000000" w:rsidRPr="00000000">
        <w:commentReference w:id="102"/>
      </w:r>
      <w:r w:rsidDel="00000000" w:rsidR="00000000" w:rsidRPr="00000000">
        <w:rPr>
          <w:rtl w:val="0"/>
        </w:rPr>
      </w:r>
    </w:p>
    <w:p w:rsidR="00000000" w:rsidDel="00000000" w:rsidP="00000000" w:rsidRDefault="00000000" w:rsidRPr="00000000" w14:paraId="00000E54">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w:t>
      </w:r>
      <w:sdt>
        <w:sdtPr>
          <w:tag w:val="goog_rdk_1631"/>
        </w:sdtPr>
        <w:sdtContent>
          <w:commentRangeStart w:id="103"/>
        </w:sdtContent>
      </w:sdt>
      <w:r w:rsidDel="00000000" w:rsidR="00000000" w:rsidRPr="00000000">
        <w:rPr>
          <w:rFonts w:ascii="Arial" w:cs="Arial" w:eastAsia="Arial" w:hAnsi="Arial"/>
          <w:highlight w:val="yellow"/>
          <w:rtl w:val="0"/>
        </w:rPr>
        <w:t xml:space="preserve">but Application Messages MUST NOT be lost due to replacing the Subscription</w:t>
      </w:r>
      <w:commentRangeEnd w:id="103"/>
      <w:r w:rsidDel="00000000" w:rsidR="00000000" w:rsidRPr="00000000">
        <w:commentReference w:id="103"/>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55">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56">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57">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rtl w:val="0"/>
        </w:rPr>
        <w:t xml:space="preserve">Application M</w:t>
      </w:r>
      <w:r w:rsidDel="00000000" w:rsidR="00000000" w:rsidRPr="00000000">
        <w:rPr>
          <w:rFonts w:ascii="Arial" w:cs="Arial" w:eastAsia="Arial" w:hAnsi="Arial"/>
          <w:rtl w:val="0"/>
        </w:rPr>
        <w:t xml:space="preserve">essage is received by the Client. On the other hand, a QoS 2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58">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59">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5A">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5B">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sdt>
      <w:sdtPr>
        <w:tag w:val="goog_rdk_1633"/>
      </w:sdtPr>
      <w:sdtContent>
        <w:p w:rsidR="00000000" w:rsidDel="00000000" w:rsidP="00000000" w:rsidRDefault="00000000" w:rsidRPr="00000000" w14:paraId="00000E5C">
          <w:pPr>
            <w:pStyle w:val="Heading3"/>
            <w:keepLines w:val="1"/>
            <w:spacing w:after="77" w:before="0" w:line="259" w:lineRule="auto"/>
            <w:ind w:left="0" w:firstLine="0"/>
            <w:rPr>
              <w:ins w:author="Stefan Hagen" w:id="126" w:date="2024-08-11T18:59:45Z"/>
              <w:rFonts w:ascii="Arial" w:cs="Arial" w:eastAsia="Arial" w:hAnsi="Arial"/>
            </w:rPr>
          </w:pPr>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sdt>
            <w:sdtPr>
              <w:tag w:val="goog_rdk_1632"/>
            </w:sdtPr>
            <w:sdtContent>
              <w:ins w:author="Stefan Hagen" w:id="126" w:date="2024-08-11T18:59:45Z">
                <w:bookmarkStart w:colFirst="0" w:colLast="0" w:name="_heading=h.1kc7wiv" w:id="154"/>
                <w:bookmarkEnd w:id="154"/>
                <w:r w:rsidDel="00000000" w:rsidR="00000000" w:rsidRPr="00000000">
                  <w:rPr>
                    <w:rtl w:val="0"/>
                  </w:rPr>
                </w:r>
              </w:ins>
            </w:sdtContent>
          </w:sdt>
        </w:p>
      </w:sdtContent>
    </w:sdt>
    <w:sdt>
      <w:sdtPr>
        <w:tag w:val="goog_rdk_1636"/>
      </w:sdtPr>
      <w:sdtContent>
        <w:p w:rsidR="00000000" w:rsidDel="00000000" w:rsidP="00000000" w:rsidRDefault="00000000" w:rsidRPr="00000000" w14:paraId="00000E5D">
          <w:pPr>
            <w:rPr>
              <w:rPrChange w:author="Stefan Hagen" w:id="127" w:date="2024-08-11T18:59:45Z">
                <w:rPr>
                  <w:rFonts w:ascii="Arial" w:cs="Arial" w:eastAsia="Arial" w:hAnsi="Arial"/>
                </w:rPr>
              </w:rPrChange>
            </w:rPr>
            <w:pPrChange w:author="Stefan Hagen" w:id="0" w:date="2024-08-11T18:59:45Z">
              <w:pPr>
                <w:pStyle w:val="Heading3"/>
                <w:keepLines w:val="1"/>
                <w:spacing w:after="77" w:before="0" w:line="259" w:lineRule="auto"/>
                <w:ind w:left="0" w:firstLine="0"/>
              </w:pPr>
            </w:pPrChange>
          </w:pPr>
          <w:bookmarkStart w:colFirst="0" w:colLast="0" w:name="_heading=h.1kc7wiv" w:id="154"/>
          <w:bookmarkEnd w:id="154"/>
          <w:sdt>
            <w:sdtPr>
              <w:tag w:val="goog_rdk_1634"/>
            </w:sdtPr>
            <w:sdtContent>
              <w:ins w:author="Stefan Hagen" w:id="126" w:date="2024-08-11T18:59:45Z">
                <w:r w:rsidDel="00000000" w:rsidR="00000000" w:rsidRPr="00000000">
                  <w:rPr>
                    <w:rFonts w:ascii="Arial" w:cs="Arial" w:eastAsia="Arial" w:hAnsi="Arial"/>
                  </w:rPr>
                  <w:drawing>
                    <wp:inline distB="114300" distT="114300" distL="114300" distR="114300">
                      <wp:extent cx="5943600" cy="2374900"/>
                      <wp:effectExtent b="0" l="0" r="0" t="0"/>
                      <wp:docPr id="28" name="image16.png"/>
                      <a:graphic>
                        <a:graphicData uri="http://schemas.openxmlformats.org/drawingml/2006/picture">
                          <pic:pic>
                            <pic:nvPicPr>
                              <pic:cNvPr id="0" name="image16.png"/>
                              <pic:cNvPicPr preferRelativeResize="0"/>
                            </pic:nvPicPr>
                            <pic:blipFill>
                              <a:blip r:embed="rId68"/>
                              <a:srcRect b="0" l="0" r="0" t="0"/>
                              <a:stretch>
                                <a:fillRect/>
                              </a:stretch>
                            </pic:blipFill>
                            <pic:spPr>
                              <a:xfrm>
                                <a:off x="0" y="0"/>
                                <a:ext cx="5943600" cy="2374900"/>
                              </a:xfrm>
                              <a:prstGeom prst="rect"/>
                              <a:ln/>
                            </pic:spPr>
                          </pic:pic>
                        </a:graphicData>
                      </a:graphic>
                    </wp:inline>
                  </w:drawing>
                </w:r>
              </w:ins>
            </w:sdtContent>
          </w:sdt>
          <w:sdt>
            <w:sdtPr>
              <w:tag w:val="goog_rdk_1635"/>
            </w:sdtPr>
            <w:sdtContent>
              <w:r w:rsidDel="00000000" w:rsidR="00000000" w:rsidRPr="00000000">
                <w:rPr>
                  <w:rtl w:val="0"/>
                </w:rPr>
              </w:r>
            </w:sdtContent>
          </w:sdt>
        </w:p>
      </w:sdtContent>
    </w:sdt>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5E">
            <w:pPr>
              <w:jc w:val="center"/>
              <w:rPr>
                <w:rFonts w:ascii="Arial" w:cs="Arial" w:eastAsia="Arial" w:hAnsi="Arial"/>
                <w:b w:val="1"/>
              </w:rPr>
            </w:pPr>
            <w:sdt>
              <w:sdtPr>
                <w:tag w:val="goog_rdk_1638"/>
              </w:sdtPr>
              <w:sdtContent>
                <w:del w:author="davide.lenzarini@u-blox.com" w:id="128" w:date="2024-08-12T14:30:56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E5F">
            <w:pPr>
              <w:jc w:val="center"/>
              <w:rPr>
                <w:rFonts w:ascii="Arial" w:cs="Arial" w:eastAsia="Arial" w:hAnsi="Arial"/>
                <w:b w:val="1"/>
              </w:rPr>
            </w:pPr>
            <w:sdt>
              <w:sdtPr>
                <w:tag w:val="goog_rdk_1640"/>
              </w:sdtPr>
              <w:sdtContent>
                <w:del w:author="davide.lenzarini@u-blox.com" w:id="128" w:date="2024-08-12T14:30:56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E60">
            <w:pPr>
              <w:jc w:val="center"/>
              <w:rPr>
                <w:rFonts w:ascii="Arial" w:cs="Arial" w:eastAsia="Arial" w:hAnsi="Arial"/>
                <w:b w:val="1"/>
              </w:rPr>
            </w:pPr>
            <w:sdt>
              <w:sdtPr>
                <w:tag w:val="goog_rdk_1642"/>
              </w:sdtPr>
              <w:sdtContent>
                <w:del w:author="davide.lenzarini@u-blox.com" w:id="128" w:date="2024-08-12T14:30:56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E62">
            <w:pPr>
              <w:jc w:val="center"/>
              <w:rPr>
                <w:rFonts w:ascii="Arial" w:cs="Arial" w:eastAsia="Arial" w:hAnsi="Arial"/>
                <w:b w:val="1"/>
              </w:rPr>
            </w:pPr>
            <w:sdt>
              <w:sdtPr>
                <w:tag w:val="goog_rdk_1644"/>
              </w:sdtPr>
              <w:sdtContent>
                <w:del w:author="davide.lenzarini@u-blox.com" w:id="128" w:date="2024-08-12T14:30:56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E64">
            <w:pPr>
              <w:jc w:val="center"/>
              <w:rPr>
                <w:rFonts w:ascii="Arial" w:cs="Arial" w:eastAsia="Arial" w:hAnsi="Arial"/>
                <w:b w:val="1"/>
              </w:rPr>
            </w:pPr>
            <w:sdt>
              <w:sdtPr>
                <w:tag w:val="goog_rdk_1646"/>
              </w:sdtPr>
              <w:sdtContent>
                <w:del w:author="davide.lenzarini@u-blox.com" w:id="128" w:date="2024-08-12T14:30:56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0E65">
            <w:pPr>
              <w:jc w:val="center"/>
              <w:rPr>
                <w:rFonts w:ascii="Arial" w:cs="Arial" w:eastAsia="Arial" w:hAnsi="Arial"/>
                <w:b w:val="1"/>
              </w:rPr>
            </w:pPr>
            <w:sdt>
              <w:sdtPr>
                <w:tag w:val="goog_rdk_1648"/>
              </w:sdtPr>
              <w:sdtContent>
                <w:del w:author="davide.lenzarini@u-blox.com" w:id="128" w:date="2024-08-12T14:30:56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E67">
            <w:pPr>
              <w:jc w:val="center"/>
              <w:rPr>
                <w:rFonts w:ascii="Arial" w:cs="Arial" w:eastAsia="Arial" w:hAnsi="Arial"/>
                <w:b w:val="1"/>
              </w:rPr>
            </w:pPr>
            <w:sdt>
              <w:sdtPr>
                <w:tag w:val="goog_rdk_1650"/>
              </w:sdtPr>
              <w:sdtContent>
                <w:del w:author="davide.lenzarini@u-blox.com" w:id="128" w:date="2024-08-12T14:30:56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0E68">
            <w:pPr>
              <w:jc w:val="center"/>
              <w:rPr>
                <w:rFonts w:ascii="Arial" w:cs="Arial" w:eastAsia="Arial" w:hAnsi="Arial"/>
                <w:b w:val="1"/>
              </w:rPr>
            </w:pPr>
            <w:sdt>
              <w:sdtPr>
                <w:tag w:val="goog_rdk_1652"/>
              </w:sdtPr>
              <w:sdtContent>
                <w:del w:author="davide.lenzarini@u-blox.com" w:id="128" w:date="2024-08-12T14:30:56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E6A">
            <w:pPr>
              <w:jc w:val="center"/>
              <w:rPr>
                <w:rFonts w:ascii="Arial" w:cs="Arial" w:eastAsia="Arial" w:hAnsi="Arial"/>
                <w:b w:val="1"/>
              </w:rPr>
            </w:pPr>
            <w:sdt>
              <w:sdtPr>
                <w:tag w:val="goog_rdk_1654"/>
              </w:sdtPr>
              <w:sdtContent>
                <w:del w:author="davide.lenzarini@u-blox.com" w:id="128" w:date="2024-08-12T14:30:56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6C">
            <w:pPr>
              <w:rPr>
                <w:rFonts w:ascii="Arial" w:cs="Arial" w:eastAsia="Arial" w:hAnsi="Arial"/>
              </w:rPr>
            </w:pPr>
            <w:sdt>
              <w:sdtPr>
                <w:tag w:val="goog_rdk_1656"/>
              </w:sdtPr>
              <w:sdtContent>
                <w:del w:author="davide.lenzarini@u-blox.com" w:id="128" w:date="2024-08-12T14:30:56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3"/>
          </w:tcPr>
          <w:p w:rsidR="00000000" w:rsidDel="00000000" w:rsidP="00000000" w:rsidRDefault="00000000" w:rsidRPr="00000000" w14:paraId="00000E6D">
            <w:pPr>
              <w:jc w:val="center"/>
              <w:rPr>
                <w:rFonts w:ascii="Arial" w:cs="Arial" w:eastAsia="Arial" w:hAnsi="Arial"/>
              </w:rPr>
            </w:pPr>
            <w:sdt>
              <w:sdtPr>
                <w:tag w:val="goog_rdk_1658"/>
              </w:sdtPr>
              <w:sdtContent>
                <w:del w:author="davide.lenzarini@u-blox.com" w:id="128" w:date="2024-08-12T14:30:56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7A">
            <w:pPr>
              <w:rPr>
                <w:rFonts w:ascii="Arial" w:cs="Arial" w:eastAsia="Arial" w:hAnsi="Arial"/>
              </w:rPr>
            </w:pPr>
            <w:sdt>
              <w:sdtPr>
                <w:tag w:val="goog_rdk_1660"/>
              </w:sdtPr>
              <w:sdtContent>
                <w:del w:author="davide.lenzarini@u-blox.com" w:id="128" w:date="2024-08-12T14:30:56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3"/>
          </w:tcPr>
          <w:p w:rsidR="00000000" w:rsidDel="00000000" w:rsidP="00000000" w:rsidRDefault="00000000" w:rsidRPr="00000000" w14:paraId="00000E7B">
            <w:pPr>
              <w:jc w:val="center"/>
              <w:rPr>
                <w:rFonts w:ascii="Arial" w:cs="Arial" w:eastAsia="Arial" w:hAnsi="Arial"/>
              </w:rPr>
            </w:pPr>
            <w:sdt>
              <w:sdtPr>
                <w:tag w:val="goog_rdk_1662"/>
              </w:sdtPr>
              <w:sdtContent>
                <w:del w:author="davide.lenzarini@u-blox.com" w:id="128" w:date="2024-08-12T14:30:56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E88">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89">
            <w:pPr>
              <w:jc w:val="center"/>
              <w:rPr>
                <w:rFonts w:ascii="Arial" w:cs="Arial" w:eastAsia="Arial" w:hAnsi="Arial"/>
                <w:b w:val="1"/>
                <w:i w:val="1"/>
              </w:rPr>
            </w:pPr>
            <w:sdt>
              <w:sdtPr>
                <w:tag w:val="goog_rdk_1664"/>
              </w:sdtPr>
              <w:sdtContent>
                <w:del w:author="davide.lenzarini@u-blox.com" w:id="128" w:date="2024-08-12T14:30:56Z">
                  <w:r w:rsidDel="00000000" w:rsidR="00000000" w:rsidRPr="00000000">
                    <w:rPr>
                      <w:rFonts w:ascii="Arial" w:cs="Arial" w:eastAsia="Arial" w:hAnsi="Arial"/>
                      <w:b w:val="1"/>
                      <w:i w:val="1"/>
                      <w:rtl w:val="0"/>
                    </w:rPr>
                    <w:delText xml:space="preserve">SUBACK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E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sdt>
            <w:sdtPr>
              <w:tag w:val="goog_rdk_1667"/>
            </w:sdtPr>
            <w:sdtContent>
              <w:p w:rsidR="00000000" w:rsidDel="00000000" w:rsidP="00000000" w:rsidRDefault="00000000" w:rsidRPr="00000000" w14:paraId="00000E97">
                <w:pPr>
                  <w:jc w:val="center"/>
                  <w:rPr>
                    <w:del w:author="davide.lenzarini@u-blox.com" w:id="128" w:date="2024-08-12T14:30:56Z"/>
                    <w:rFonts w:ascii="Arial" w:cs="Arial" w:eastAsia="Arial" w:hAnsi="Arial"/>
                    <w:i w:val="1"/>
                  </w:rPr>
                </w:pPr>
                <w:sdt>
                  <w:sdtPr>
                    <w:tag w:val="goog_rdk_1666"/>
                  </w:sdtPr>
                  <w:sdtContent>
                    <w:del w:author="davide.lenzarini@u-blox.com" w:id="128" w:date="2024-08-12T14:30:56Z">
                      <w:r w:rsidDel="00000000" w:rsidR="00000000" w:rsidRPr="00000000">
                        <w:rPr>
                          <w:rFonts w:ascii="Arial" w:cs="Arial" w:eastAsia="Arial" w:hAnsi="Arial"/>
                          <w:i w:val="1"/>
                          <w:rtl w:val="0"/>
                        </w:rPr>
                        <w:delText xml:space="preserve">Reserved</w:delText>
                      </w:r>
                    </w:del>
                  </w:sdtContent>
                </w:sdt>
              </w:p>
            </w:sdtContent>
          </w:sdt>
          <w:p w:rsidR="00000000" w:rsidDel="00000000" w:rsidP="00000000" w:rsidRDefault="00000000" w:rsidRPr="00000000" w14:paraId="00000E98">
            <w:pPr>
              <w:jc w:val="center"/>
              <w:rPr>
                <w:rFonts w:ascii="Arial" w:cs="Arial" w:eastAsia="Arial" w:hAnsi="Arial"/>
                <w:i w:val="1"/>
              </w:rPr>
            </w:pPr>
            <w:r w:rsidDel="00000000" w:rsidR="00000000" w:rsidRPr="00000000">
              <w:rPr>
                <w:rtl w:val="0"/>
              </w:rPr>
            </w:r>
          </w:p>
        </w:tc>
        <w:tc>
          <w:tcPr>
            <w:gridSpan w:val="2"/>
          </w:tcPr>
          <w:sdt>
            <w:sdtPr>
              <w:tag w:val="goog_rdk_1670"/>
            </w:sdtPr>
            <w:sdtContent>
              <w:p w:rsidR="00000000" w:rsidDel="00000000" w:rsidP="00000000" w:rsidRDefault="00000000" w:rsidRPr="00000000" w14:paraId="00000E9A">
                <w:pPr>
                  <w:jc w:val="center"/>
                  <w:rPr>
                    <w:del w:author="davide.lenzarini@u-blox.com" w:id="128" w:date="2024-08-12T14:30:56Z"/>
                    <w:rFonts w:ascii="Arial" w:cs="Arial" w:eastAsia="Arial" w:hAnsi="Arial"/>
                    <w:i w:val="1"/>
                  </w:rPr>
                </w:pPr>
                <w:sdt>
                  <w:sdtPr>
                    <w:tag w:val="goog_rdk_1669"/>
                  </w:sdtPr>
                  <w:sdtContent>
                    <w:del w:author="davide.lenzarini@u-blox.com" w:id="128" w:date="2024-08-12T14:30:56Z">
                      <w:r w:rsidDel="00000000" w:rsidR="00000000" w:rsidRPr="00000000">
                        <w:rPr>
                          <w:rFonts w:ascii="Arial" w:cs="Arial" w:eastAsia="Arial" w:hAnsi="Arial"/>
                          <w:i w:val="1"/>
                          <w:rtl w:val="0"/>
                        </w:rPr>
                        <w:delText xml:space="preserve">Reserved</w:delText>
                      </w:r>
                    </w:del>
                  </w:sdtContent>
                </w:sdt>
              </w:p>
            </w:sdtContent>
          </w:sdt>
          <w:p w:rsidR="00000000" w:rsidDel="00000000" w:rsidP="00000000" w:rsidRDefault="00000000" w:rsidRPr="00000000" w14:paraId="00000E9B">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9D">
            <w:pPr>
              <w:jc w:val="center"/>
              <w:rPr>
                <w:rFonts w:ascii="Arial" w:cs="Arial" w:eastAsia="Arial" w:hAnsi="Arial"/>
                <w:i w:val="1"/>
              </w:rPr>
            </w:pPr>
            <w:sdt>
              <w:sdtPr>
                <w:tag w:val="goog_rdk_1672"/>
              </w:sdtPr>
              <w:sdtContent>
                <w:del w:author="davide.lenzarini@u-blox.com" w:id="128" w:date="2024-08-12T14:30:56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EA0">
            <w:pPr>
              <w:jc w:val="center"/>
              <w:rPr>
                <w:rFonts w:ascii="Arial" w:cs="Arial" w:eastAsia="Arial" w:hAnsi="Arial"/>
                <w:i w:val="1"/>
              </w:rPr>
            </w:pPr>
            <w:sdt>
              <w:sdtPr>
                <w:tag w:val="goog_rdk_1674"/>
              </w:sdtPr>
              <w:sdtContent>
                <w:del w:author="davide.lenzarini@u-blox.com" w:id="128" w:date="2024-08-12T14:30:56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2"/>
          </w:tcPr>
          <w:p w:rsidR="00000000" w:rsidDel="00000000" w:rsidP="00000000" w:rsidRDefault="00000000" w:rsidRPr="00000000" w14:paraId="00000EA1">
            <w:pPr>
              <w:jc w:val="center"/>
              <w:rPr>
                <w:rFonts w:ascii="Arial" w:cs="Arial" w:eastAsia="Arial" w:hAnsi="Arial"/>
                <w:i w:val="1"/>
              </w:rPr>
            </w:pPr>
            <w:sdt>
              <w:sdtPr>
                <w:tag w:val="goog_rdk_1676"/>
              </w:sdtPr>
              <w:sdtContent>
                <w:del w:author="davide.lenzarini@u-blox.com" w:id="128" w:date="2024-08-12T14:30:56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sdt>
            <w:sdtPr>
              <w:tag w:val="goog_rdk_1679"/>
            </w:sdtPr>
            <w:sdtContent>
              <w:p w:rsidR="00000000" w:rsidDel="00000000" w:rsidP="00000000" w:rsidRDefault="00000000" w:rsidRPr="00000000" w14:paraId="00000EA3">
                <w:pPr>
                  <w:jc w:val="center"/>
                  <w:rPr>
                    <w:del w:author="davide.lenzarini@u-blox.com" w:id="128" w:date="2024-08-12T14:30:56Z"/>
                    <w:rFonts w:ascii="Arial" w:cs="Arial" w:eastAsia="Arial" w:hAnsi="Arial"/>
                    <w:i w:val="1"/>
                  </w:rPr>
                </w:pPr>
                <w:sdt>
                  <w:sdtPr>
                    <w:tag w:val="goog_rdk_1678"/>
                  </w:sdtPr>
                  <w:sdtContent>
                    <w:del w:author="davide.lenzarini@u-blox.com" w:id="128" w:date="2024-08-12T14:30:56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EA4">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A7">
            <w:pPr>
              <w:rPr>
                <w:rFonts w:ascii="Arial" w:cs="Arial" w:eastAsia="Arial" w:hAnsi="Arial"/>
              </w:rPr>
            </w:pPr>
            <w:sdt>
              <w:sdtPr>
                <w:tag w:val="goog_rdk_1681"/>
              </w:sdtPr>
              <w:sdtContent>
                <w:del w:author="davide.lenzarini@u-blox.com" w:id="128" w:date="2024-08-12T14:30:56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EA8">
            <w:pPr>
              <w:jc w:val="center"/>
              <w:rPr>
                <w:rFonts w:ascii="Arial" w:cs="Arial" w:eastAsia="Arial" w:hAnsi="Arial"/>
                <w:i w:val="1"/>
              </w:rPr>
            </w:pPr>
            <w:sdt>
              <w:sdtPr>
                <w:tag w:val="goog_rdk_1683"/>
              </w:sdtPr>
              <w:sdtContent>
                <w:del w:author="davide.lenzarini@u-blox.com" w:id="128"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EAA">
            <w:pPr>
              <w:jc w:val="center"/>
              <w:rPr>
                <w:rFonts w:ascii="Arial" w:cs="Arial" w:eastAsia="Arial" w:hAnsi="Arial"/>
                <w:i w:val="1"/>
              </w:rPr>
            </w:pPr>
            <w:sdt>
              <w:sdtPr>
                <w:tag w:val="goog_rdk_1685"/>
              </w:sdtPr>
              <w:sdtContent>
                <w:del w:author="davide.lenzarini@u-blox.com" w:id="128"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EAB">
            <w:pPr>
              <w:jc w:val="center"/>
              <w:rPr>
                <w:rFonts w:ascii="Arial" w:cs="Arial" w:eastAsia="Arial" w:hAnsi="Arial"/>
                <w:i w:val="1"/>
              </w:rPr>
            </w:pPr>
            <w:sdt>
              <w:sdtPr>
                <w:tag w:val="goog_rdk_1687"/>
              </w:sdtPr>
              <w:sdtContent>
                <w:del w:author="davide.lenzarini@u-blox.com" w:id="128"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EAC">
            <w:pPr>
              <w:jc w:val="center"/>
              <w:rPr>
                <w:rFonts w:ascii="Arial" w:cs="Arial" w:eastAsia="Arial" w:hAnsi="Arial"/>
                <w:i w:val="1"/>
              </w:rPr>
            </w:pPr>
            <w:sdt>
              <w:sdtPr>
                <w:tag w:val="goog_rdk_1689"/>
              </w:sdtPr>
              <w:sdtContent>
                <w:del w:author="davide.lenzarini@u-blox.com" w:id="128"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EAF">
            <w:pPr>
              <w:jc w:val="center"/>
              <w:rPr>
                <w:rFonts w:ascii="Arial" w:cs="Arial" w:eastAsia="Arial" w:hAnsi="Arial"/>
                <w:i w:val="1"/>
              </w:rPr>
            </w:pPr>
            <w:sdt>
              <w:sdtPr>
                <w:tag w:val="goog_rdk_1691"/>
              </w:sdtPr>
              <w:sdtContent>
                <w:del w:author="davide.lenzarini@u-blox.com" w:id="128"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EB0">
            <w:pPr>
              <w:jc w:val="center"/>
              <w:rPr>
                <w:rFonts w:ascii="Arial" w:cs="Arial" w:eastAsia="Arial" w:hAnsi="Arial"/>
                <w:i w:val="1"/>
              </w:rPr>
            </w:pPr>
            <w:sdt>
              <w:sdtPr>
                <w:tag w:val="goog_rdk_1693"/>
              </w:sdtPr>
              <w:sdtContent>
                <w:del w:author="davide.lenzarini@u-blox.com" w:id="128" w:date="2024-08-12T14:30:56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EB2">
            <w:pPr>
              <w:jc w:val="center"/>
              <w:rPr>
                <w:rFonts w:ascii="Arial" w:cs="Arial" w:eastAsia="Arial" w:hAnsi="Arial"/>
                <w:i w:val="1"/>
              </w:rPr>
            </w:pPr>
            <w:sdt>
              <w:sdtPr>
                <w:tag w:val="goog_rdk_1695"/>
              </w:sdtPr>
              <w:sdtContent>
                <w:del w:author="davide.lenzarini@u-blox.com" w:id="128" w:date="2024-08-12T14:30:56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EB4">
            <w:pPr>
              <w:jc w:val="center"/>
              <w:rPr>
                <w:rFonts w:ascii="Arial" w:cs="Arial" w:eastAsia="Arial" w:hAnsi="Arial"/>
                <w:i w:val="1"/>
              </w:rPr>
            </w:pPr>
            <w:sdt>
              <w:sdtPr>
                <w:tag w:val="goog_rdk_1697"/>
              </w:sdtPr>
              <w:sdtContent>
                <w:del w:author="davide.lenzarini@u-blox.com" w:id="128" w:date="2024-08-12T14:30:56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B5">
            <w:pPr>
              <w:rPr>
                <w:rFonts w:ascii="Arial" w:cs="Arial" w:eastAsia="Arial" w:hAnsi="Arial"/>
              </w:rPr>
            </w:pPr>
            <w:sdt>
              <w:sdtPr>
                <w:tag w:val="goog_rdk_1699"/>
              </w:sdtPr>
              <w:sdtContent>
                <w:del w:author="davide.lenzarini@u-blox.com" w:id="128" w:date="2024-08-12T14:30:56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3"/>
          </w:tcPr>
          <w:p w:rsidR="00000000" w:rsidDel="00000000" w:rsidP="00000000" w:rsidRDefault="00000000" w:rsidRPr="00000000" w14:paraId="00000EB6">
            <w:pPr>
              <w:jc w:val="center"/>
              <w:rPr>
                <w:rFonts w:ascii="Arial" w:cs="Arial" w:eastAsia="Arial" w:hAnsi="Arial"/>
              </w:rPr>
            </w:pPr>
            <w:sdt>
              <w:sdtPr>
                <w:tag w:val="goog_rdk_1701"/>
              </w:sdtPr>
              <w:sdtContent>
                <w:del w:author="davide.lenzarini@u-blox.com" w:id="128" w:date="2024-08-12T14:30:56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C3">
            <w:pPr>
              <w:rPr>
                <w:rFonts w:ascii="Arial" w:cs="Arial" w:eastAsia="Arial" w:hAnsi="Arial"/>
              </w:rPr>
            </w:pPr>
            <w:sdt>
              <w:sdtPr>
                <w:tag w:val="goog_rdk_1703"/>
              </w:sdtPr>
              <w:sdtContent>
                <w:del w:author="davide.lenzarini@u-blox.com" w:id="128" w:date="2024-08-12T14:30:56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3"/>
          </w:tcPr>
          <w:p w:rsidR="00000000" w:rsidDel="00000000" w:rsidP="00000000" w:rsidRDefault="00000000" w:rsidRPr="00000000" w14:paraId="00000EC4">
            <w:pPr>
              <w:jc w:val="center"/>
              <w:rPr>
                <w:rFonts w:ascii="Arial" w:cs="Arial" w:eastAsia="Arial" w:hAnsi="Arial"/>
              </w:rPr>
            </w:pPr>
            <w:sdt>
              <w:sdtPr>
                <w:tag w:val="goog_rdk_1705"/>
              </w:sdtPr>
              <w:sdtContent>
                <w:del w:author="davide.lenzarini@u-blox.com" w:id="128" w:date="2024-08-12T14:30:56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D1">
            <w:pPr>
              <w:rPr>
                <w:rFonts w:ascii="Arial" w:cs="Arial" w:eastAsia="Arial" w:hAnsi="Arial"/>
              </w:rPr>
            </w:pPr>
            <w:sdt>
              <w:sdtPr>
                <w:tag w:val="goog_rdk_1707"/>
              </w:sdtPr>
              <w:sdtContent>
                <w:del w:author="davide.lenzarini@u-blox.com" w:id="128" w:date="2024-08-12T14:30:56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3"/>
          </w:tcPr>
          <w:p w:rsidR="00000000" w:rsidDel="00000000" w:rsidP="00000000" w:rsidRDefault="00000000" w:rsidRPr="00000000" w14:paraId="00000ED2">
            <w:pPr>
              <w:jc w:val="center"/>
              <w:rPr>
                <w:rFonts w:ascii="Arial" w:cs="Arial" w:eastAsia="Arial" w:hAnsi="Arial"/>
              </w:rPr>
            </w:pPr>
            <w:sdt>
              <w:sdtPr>
                <w:tag w:val="goog_rdk_1709"/>
              </w:sdtPr>
              <w:sdtContent>
                <w:del w:author="davide.lenzarini@u-blox.com" w:id="128" w:date="2024-08-12T14:30:56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DF">
            <w:pPr>
              <w:rPr>
                <w:rFonts w:ascii="Arial" w:cs="Arial" w:eastAsia="Arial" w:hAnsi="Arial"/>
              </w:rPr>
            </w:pPr>
            <w:sdt>
              <w:sdtPr>
                <w:tag w:val="goog_rdk_1711"/>
              </w:sdtPr>
              <w:sdtContent>
                <w:del w:author="davide.lenzarini@u-blox.com" w:id="128" w:date="2024-08-12T14:30:56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3"/>
          </w:tcPr>
          <w:p w:rsidR="00000000" w:rsidDel="00000000" w:rsidP="00000000" w:rsidRDefault="00000000" w:rsidRPr="00000000" w14:paraId="00000EE0">
            <w:pPr>
              <w:jc w:val="center"/>
              <w:rPr>
                <w:rFonts w:ascii="Arial" w:cs="Arial" w:eastAsia="Arial" w:hAnsi="Arial"/>
              </w:rPr>
            </w:pPr>
            <w:sdt>
              <w:sdtPr>
                <w:tag w:val="goog_rdk_1713"/>
              </w:sdtPr>
              <w:sdtContent>
                <w:del w:author="davide.lenzarini@u-blox.com" w:id="128" w:date="2024-08-12T14:30:56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EED">
            <w:pPr>
              <w:rPr>
                <w:rFonts w:ascii="Arial" w:cs="Arial" w:eastAsia="Arial" w:hAnsi="Arial"/>
              </w:rPr>
            </w:pPr>
            <w:sdt>
              <w:sdtPr>
                <w:tag w:val="goog_rdk_1715"/>
              </w:sdtPr>
              <w:sdtContent>
                <w:del w:author="davide.lenzarini@u-blox.com" w:id="128" w:date="2024-08-12T14:30:56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3"/>
          </w:tcPr>
          <w:p w:rsidR="00000000" w:rsidDel="00000000" w:rsidP="00000000" w:rsidRDefault="00000000" w:rsidRPr="00000000" w14:paraId="00000EEE">
            <w:pPr>
              <w:keepNext w:val="1"/>
              <w:jc w:val="center"/>
              <w:rPr>
                <w:rFonts w:ascii="Arial" w:cs="Arial" w:eastAsia="Arial" w:hAnsi="Arial"/>
              </w:rPr>
            </w:pPr>
            <w:sdt>
              <w:sdtPr>
                <w:tag w:val="goog_rdk_1717"/>
              </w:sdtPr>
              <w:sdtContent>
                <w:del w:author="davide.lenzarini@u-blox.com" w:id="128" w:date="2024-08-12T14:30:56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FC">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FD">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F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FF">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F00">
      <w:pPr>
        <w:ind w:right="4"/>
        <w:rPr>
          <w:rFonts w:ascii="Arial" w:cs="Arial" w:eastAsia="Arial" w:hAnsi="Arial"/>
        </w:rPr>
      </w:pPr>
      <w:r w:rsidDel="00000000" w:rsidR="00000000" w:rsidRPr="00000000">
        <w:rPr>
          <w:rFonts w:ascii="Arial" w:cs="Arial" w:eastAsia="Arial" w:hAnsi="Arial"/>
          <w:rtl w:val="0"/>
        </w:rPr>
        <w:t xml:space="preserve">The SUBACK Flags field is 1-byte </w:t>
      </w:r>
      <w:sdt>
        <w:sdtPr>
          <w:tag w:val="goog_rdk_1718"/>
        </w:sdtPr>
        <w:sdtContent>
          <w:del w:author="davide.lenzarini@u-blox.com" w:id="129" w:date="2024-08-07T08:18:55Z">
            <w:r w:rsidDel="00000000" w:rsidR="00000000" w:rsidRPr="00000000">
              <w:rPr>
                <w:rFonts w:ascii="Arial" w:cs="Arial" w:eastAsia="Arial" w:hAnsi="Arial"/>
                <w:rtl w:val="0"/>
              </w:rPr>
              <w:delText xml:space="preserve">located in Byte 3 position </w:delText>
            </w:r>
          </w:del>
        </w:sdtContent>
      </w:sdt>
      <w:r w:rsidDel="00000000" w:rsidR="00000000" w:rsidRPr="00000000">
        <w:rPr>
          <w:rFonts w:ascii="Arial" w:cs="Arial" w:eastAsia="Arial" w:hAnsi="Arial"/>
          <w:rtl w:val="0"/>
        </w:rPr>
        <w:t xml:space="preserve">of the SUBACK control packet. The SUBACK Flags includes the following flags:</w:t>
      </w:r>
    </w:p>
    <w:p w:rsidR="00000000" w:rsidDel="00000000" w:rsidP="00000000" w:rsidRDefault="00000000" w:rsidRPr="00000000" w14:paraId="00000F0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1719"/>
        </w:sdtPr>
        <w:sdtContent>
          <w:commentRangeStart w:id="104"/>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104"/>
      <w:r w:rsidDel="00000000" w:rsidR="00000000" w:rsidRPr="00000000">
        <w:commentReference w:id="104"/>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F02">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F03">
      <w:pPr>
        <w:spacing w:after="147" w:before="0" w:line="248.00000000000006" w:lineRule="auto"/>
        <w:ind w:right="4"/>
        <w:jc w:val="both"/>
        <w:rPr>
          <w:rFonts w:ascii="Arial" w:cs="Arial" w:eastAsia="Arial" w:hAnsi="Arial"/>
        </w:rPr>
      </w:pPr>
      <w:sdt>
        <w:sdtPr>
          <w:tag w:val="goog_rdk_1720"/>
        </w:sdtPr>
        <w:sdtContent>
          <w:commentRangeStart w:id="105"/>
        </w:sdtContent>
      </w:sdt>
      <w:sdt>
        <w:sdtPr>
          <w:tag w:val="goog_rdk_1721"/>
        </w:sdtPr>
        <w:sdtContent>
          <w:commentRangeStart w:id="106"/>
        </w:sdtContent>
      </w:sdt>
      <w:r w:rsidDel="00000000" w:rsidR="00000000" w:rsidRPr="00000000">
        <w:rPr>
          <w:rFonts w:ascii="Arial" w:cs="Arial" w:eastAsia="Arial" w:hAnsi="Arial"/>
          <w:rtl w:val="0"/>
        </w:rPr>
        <w:t xml:space="preserve">In case of “accepted”</w:t>
      </w:r>
      <w:commentRangeEnd w:id="106"/>
      <w:r w:rsidDel="00000000" w:rsidR="00000000" w:rsidRPr="00000000">
        <w:commentReference w:id="106"/>
      </w:r>
      <w:r w:rsidDel="00000000" w:rsidR="00000000" w:rsidRPr="00000000">
        <w:rPr>
          <w:rFonts w:ascii="Arial" w:cs="Arial" w:eastAsia="Arial" w:hAnsi="Arial"/>
          <w:rtl w:val="0"/>
        </w:rPr>
        <w:t xml:space="preserve"> the </w:t>
      </w:r>
      <w:sdt>
        <w:sdtPr>
          <w:tag w:val="goog_rdk_1722"/>
        </w:sdtPr>
        <w:sdtContent>
          <w:ins w:author="davide.lenzarini@u-blox.com" w:id="130" w:date="2024-03-20T08:37:30Z">
            <w:r w:rsidDel="00000000" w:rsidR="00000000" w:rsidRPr="00000000">
              <w:rPr>
                <w:rFonts w:ascii="Arial" w:cs="Arial" w:eastAsia="Arial" w:hAnsi="Arial"/>
                <w:rtl w:val="0"/>
              </w:rPr>
              <w:t xml:space="preserve">returned Topic Data</w:t>
            </w:r>
          </w:ins>
        </w:sdtContent>
      </w:sdt>
      <w:sdt>
        <w:sdtPr>
          <w:tag w:val="goog_rdk_1723"/>
        </w:sdtPr>
        <w:sdtContent>
          <w:del w:author="davide.lenzarini@u-blox.com" w:id="130"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1724"/>
        </w:sdtPr>
        <w:sdtContent>
          <w:commentRangeStart w:id="107"/>
        </w:sdtContent>
      </w:sdt>
      <w:r w:rsidDel="00000000" w:rsidR="00000000" w:rsidRPr="00000000">
        <w:rPr>
          <w:rFonts w:ascii="Arial" w:cs="Arial" w:eastAsia="Arial" w:hAnsi="Arial"/>
          <w:rtl w:val="0"/>
        </w:rPr>
        <w:t xml:space="preserve">not relevant</w:t>
      </w:r>
      <w:sdt>
        <w:sdtPr>
          <w:tag w:val="goog_rdk_1725"/>
        </w:sdtPr>
        <w:sdtContent>
          <w:ins w:author="davide.lenzarini@u-blox.com" w:id="131"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107"/>
      <w:r w:rsidDel="00000000" w:rsidR="00000000" w:rsidRPr="00000000">
        <w:commentReference w:id="107"/>
      </w:r>
      <w:r w:rsidDel="00000000" w:rsidR="00000000" w:rsidRPr="00000000">
        <w:rPr>
          <w:rFonts w:ascii="Arial" w:cs="Arial" w:eastAsia="Arial" w:hAnsi="Arial"/>
          <w:rtl w:val="0"/>
        </w:rPr>
        <w:t xml:space="preserve">)</w:t>
      </w:r>
      <w:commentRangeEnd w:id="105"/>
      <w:r w:rsidDel="00000000" w:rsidR="00000000" w:rsidRPr="00000000">
        <w:commentReference w:id="105"/>
      </w:r>
      <w:r w:rsidDel="00000000" w:rsidR="00000000" w:rsidRPr="00000000">
        <w:rPr>
          <w:rtl w:val="0"/>
        </w:rPr>
      </w:r>
    </w:p>
    <w:p w:rsidR="00000000" w:rsidDel="00000000" w:rsidP="00000000" w:rsidRDefault="00000000" w:rsidRPr="00000000" w14:paraId="00000F04">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F05">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F06">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F07">
      <w:pPr>
        <w:spacing w:after="174" w:before="0" w:line="248.00000000000006" w:lineRule="auto"/>
        <w:ind w:right="4"/>
        <w:jc w:val="both"/>
        <w:rPr>
          <w:rFonts w:ascii="Arial" w:cs="Arial" w:eastAsia="Arial" w:hAnsi="Arial"/>
        </w:rPr>
      </w:pPr>
      <w:sdt>
        <w:sdtPr>
          <w:tag w:val="goog_rdk_1727"/>
        </w:sdtPr>
        <w:sdtContent>
          <w:del w:author="davide.lenzarini@u-blox.com" w:id="132" w:date="2024-08-07T08:39:58Z">
            <w:r w:rsidDel="00000000" w:rsidR="00000000" w:rsidRPr="00000000">
              <w:rPr>
                <w:rFonts w:ascii="Arial" w:cs="Arial" w:eastAsia="Arial" w:hAnsi="Arial"/>
                <w:rtl w:val="0"/>
              </w:rPr>
              <w:delText xml:space="preserve">Byte 8 in the SUBACK packet holds the Reason code in response to the SUBSCRIBE packet. </w:delText>
            </w:r>
          </w:del>
        </w:sdtContent>
      </w:sdt>
      <w:r w:rsidDel="00000000" w:rsidR="00000000" w:rsidRPr="00000000">
        <w:rPr>
          <w:rFonts w:ascii="Arial" w:cs="Arial" w:eastAsia="Arial" w:hAnsi="Arial"/>
          <w:rtl w:val="0"/>
        </w:rPr>
        <w:t xml:space="preserve">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sdt>
      <w:sdtPr>
        <w:tag w:val="goog_rdk_1729"/>
      </w:sdtPr>
      <w:sdtContent>
        <w:p w:rsidR="00000000" w:rsidDel="00000000" w:rsidP="00000000" w:rsidRDefault="00000000" w:rsidRPr="00000000" w14:paraId="00000F08">
          <w:pPr>
            <w:pStyle w:val="Heading3"/>
            <w:keepLines w:val="1"/>
            <w:spacing w:after="118" w:before="0" w:line="259" w:lineRule="auto"/>
            <w:ind w:left="0" w:firstLine="0"/>
            <w:rPr>
              <w:ins w:author="Stefan Hagen" w:id="133" w:date="2024-08-11T18:59:59Z"/>
              <w:rFonts w:ascii="Arial" w:cs="Arial" w:eastAsia="Arial" w:hAnsi="Arial"/>
            </w:rPr>
          </w:pPr>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sdt>
            <w:sdtPr>
              <w:tag w:val="goog_rdk_1728"/>
            </w:sdtPr>
            <w:sdtContent>
              <w:ins w:author="Stefan Hagen" w:id="133" w:date="2024-08-11T18:59:59Z">
                <w:bookmarkStart w:colFirst="0" w:colLast="0" w:name="_heading=h.4hr1b5p" w:id="160"/>
                <w:bookmarkEnd w:id="160"/>
                <w:r w:rsidDel="00000000" w:rsidR="00000000" w:rsidRPr="00000000">
                  <w:rPr>
                    <w:rtl w:val="0"/>
                  </w:rPr>
                </w:r>
              </w:ins>
            </w:sdtContent>
          </w:sdt>
        </w:p>
      </w:sdtContent>
    </w:sdt>
    <w:sdt>
      <w:sdtPr>
        <w:tag w:val="goog_rdk_1731"/>
      </w:sdtPr>
      <w:sdtContent>
        <w:p w:rsidR="00000000" w:rsidDel="00000000" w:rsidP="00000000" w:rsidRDefault="00000000" w:rsidRPr="00000000" w14:paraId="00000F09">
          <w:pPr>
            <w:rPr>
              <w:ins w:author="Stefan Hagen" w:id="133" w:date="2024-08-11T18:59:59Z"/>
              <w:rFonts w:ascii="Arial" w:cs="Arial" w:eastAsia="Arial" w:hAnsi="Arial"/>
            </w:rPr>
          </w:pPr>
          <w:sdt>
            <w:sdtPr>
              <w:tag w:val="goog_rdk_1730"/>
            </w:sdtPr>
            <w:sdtContent>
              <w:ins w:author="Stefan Hagen" w:id="133" w:date="2024-08-11T18:59:59Z">
                <w:r w:rsidDel="00000000" w:rsidR="00000000" w:rsidRPr="00000000">
                  <w:rPr>
                    <w:rFonts w:ascii="Arial" w:cs="Arial" w:eastAsia="Arial" w:hAnsi="Arial"/>
                  </w:rPr>
                  <w:drawing>
                    <wp:inline distB="114300" distT="114300" distL="114300" distR="114300">
                      <wp:extent cx="5943600" cy="2159000"/>
                      <wp:effectExtent b="0" l="0" r="0" t="0"/>
                      <wp:docPr id="31" name="image25.png"/>
                      <a:graphic>
                        <a:graphicData uri="http://schemas.openxmlformats.org/drawingml/2006/picture">
                          <pic:pic>
                            <pic:nvPicPr>
                              <pic:cNvPr id="0" name="image25.png"/>
                              <pic:cNvPicPr preferRelativeResize="0"/>
                            </pic:nvPicPr>
                            <pic:blipFill>
                              <a:blip r:embed="rId69"/>
                              <a:srcRect b="0" l="0" r="0" t="0"/>
                              <a:stretch>
                                <a:fillRect/>
                              </a:stretch>
                            </pic:blipFill>
                            <pic:spPr>
                              <a:xfrm>
                                <a:off x="0" y="0"/>
                                <a:ext cx="5943600" cy="2159000"/>
                              </a:xfrm>
                              <a:prstGeom prst="rect"/>
                              <a:ln/>
                            </pic:spPr>
                          </pic:pic>
                        </a:graphicData>
                      </a:graphic>
                    </wp:inline>
                  </w:drawing>
                </w:r>
                <w:r w:rsidDel="00000000" w:rsidR="00000000" w:rsidRPr="00000000">
                  <w:rPr>
                    <w:rtl w:val="0"/>
                  </w:rPr>
                </w:r>
              </w:ins>
            </w:sdtContent>
          </w:sdt>
        </w:p>
      </w:sdtContent>
    </w:sdt>
    <w:sdt>
      <w:sdtPr>
        <w:tag w:val="goog_rdk_1733"/>
      </w:sdtPr>
      <w:sdtContent>
        <w:p w:rsidR="00000000" w:rsidDel="00000000" w:rsidP="00000000" w:rsidRDefault="00000000" w:rsidRPr="00000000" w14:paraId="00000F0A">
          <w:pPr>
            <w:rPr>
              <w:ins w:author="Stefan Hagen" w:id="133" w:date="2024-08-11T18:59:59Z"/>
              <w:rFonts w:ascii="Arial" w:cs="Arial" w:eastAsia="Arial" w:hAnsi="Arial"/>
            </w:rPr>
          </w:pPr>
          <w:sdt>
            <w:sdtPr>
              <w:tag w:val="goog_rdk_1732"/>
            </w:sdtPr>
            <w:sdtContent>
              <w:ins w:author="Stefan Hagen" w:id="133" w:date="2024-08-11T18:59:59Z">
                <w:r w:rsidDel="00000000" w:rsidR="00000000" w:rsidRPr="00000000">
                  <w:rPr>
                    <w:rFonts w:ascii="Arial" w:cs="Arial" w:eastAsia="Arial" w:hAnsi="Arial"/>
                    <w:rtl w:val="0"/>
                  </w:rPr>
                  <w:t xml:space="preserve">Or:</w:t>
                </w:r>
              </w:ins>
            </w:sdtContent>
          </w:sdt>
        </w:p>
      </w:sdtContent>
    </w:sdt>
    <w:sdt>
      <w:sdtPr>
        <w:tag w:val="goog_rdk_1737"/>
      </w:sdtPr>
      <w:sdtContent>
        <w:p w:rsidR="00000000" w:rsidDel="00000000" w:rsidP="00000000" w:rsidRDefault="00000000" w:rsidRPr="00000000" w14:paraId="00000F0B">
          <w:pPr>
            <w:rPr>
              <w:rPrChange w:author="Stefan Hagen" w:id="134" w:date="2024-08-11T18:59:59Z">
                <w:rPr>
                  <w:rFonts w:ascii="Arial" w:cs="Arial" w:eastAsia="Arial" w:hAnsi="Arial"/>
                </w:rPr>
              </w:rPrChange>
            </w:rPr>
            <w:pPrChange w:author="Stefan Hagen" w:id="0" w:date="2024-08-11T18:59:59Z">
              <w:pPr>
                <w:pStyle w:val="Heading3"/>
                <w:keepLines w:val="1"/>
                <w:spacing w:after="118" w:before="0" w:line="259" w:lineRule="auto"/>
                <w:ind w:left="0" w:firstLine="0"/>
              </w:pPr>
            </w:pPrChange>
          </w:pPr>
          <w:bookmarkStart w:colFirst="0" w:colLast="0" w:name="_heading=h.4hr1b5p" w:id="160"/>
          <w:bookmarkEnd w:id="160"/>
          <w:sdt>
            <w:sdtPr>
              <w:tag w:val="goog_rdk_1734"/>
            </w:sdtPr>
            <w:sdtContent>
              <w:ins w:author="Stefan Hagen" w:id="133" w:date="2024-08-11T18:59:59Z"/>
              <w:sdt>
                <w:sdtPr>
                  <w:tag w:val="goog_rdk_1735"/>
                </w:sdtPr>
                <w:sdtContent>
                  <w:commentRangeStart w:id="108"/>
                </w:sdtContent>
              </w:sdt>
              <w:ins w:author="Stefan Hagen" w:id="133" w:date="2024-08-11T18:59:59Z">
                <w:r w:rsidDel="00000000" w:rsidR="00000000" w:rsidRPr="00000000">
                  <w:rPr>
                    <w:rFonts w:ascii="Arial" w:cs="Arial" w:eastAsia="Arial" w:hAnsi="Arial"/>
                  </w:rPr>
                  <w:drawing>
                    <wp:inline distB="114300" distT="114300" distL="114300" distR="114300">
                      <wp:extent cx="5943600" cy="2451100"/>
                      <wp:effectExtent b="0" l="0" r="0" t="0"/>
                      <wp:docPr id="47" name="image13.png"/>
                      <a:graphic>
                        <a:graphicData uri="http://schemas.openxmlformats.org/drawingml/2006/picture">
                          <pic:pic>
                            <pic:nvPicPr>
                              <pic:cNvPr id="0" name="image13.png"/>
                              <pic:cNvPicPr preferRelativeResize="0"/>
                            </pic:nvPicPr>
                            <pic:blipFill>
                              <a:blip r:embed="rId70"/>
                              <a:srcRect b="0" l="0" r="0" t="0"/>
                              <a:stretch>
                                <a:fillRect/>
                              </a:stretch>
                            </pic:blipFill>
                            <pic:spPr>
                              <a:xfrm>
                                <a:off x="0" y="0"/>
                                <a:ext cx="5943600" cy="2451100"/>
                              </a:xfrm>
                              <a:prstGeom prst="rect"/>
                              <a:ln/>
                            </pic:spPr>
                          </pic:pic>
                        </a:graphicData>
                      </a:graphic>
                    </wp:inline>
                  </w:drawing>
                </w:r>
              </w:ins>
            </w:sdtContent>
          </w:sdt>
          <w:commentRangeEnd w:id="108"/>
          <w:r w:rsidDel="00000000" w:rsidR="00000000" w:rsidRPr="00000000">
            <w:commentReference w:id="108"/>
          </w:r>
          <w:sdt>
            <w:sdtPr>
              <w:tag w:val="goog_rdk_1736"/>
            </w:sdtPr>
            <w:sdtContent>
              <w:r w:rsidDel="00000000" w:rsidR="00000000" w:rsidRPr="00000000">
                <w:rPr>
                  <w:rtl w:val="0"/>
                </w:rPr>
              </w:r>
            </w:sdtContent>
          </w:sdt>
        </w:p>
      </w:sdtContent>
    </w:sdt>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F0C">
            <w:pPr>
              <w:jc w:val="center"/>
              <w:rPr>
                <w:rFonts w:ascii="Arial" w:cs="Arial" w:eastAsia="Arial" w:hAnsi="Arial"/>
                <w:b w:val="1"/>
              </w:rPr>
            </w:pPr>
            <w:sdt>
              <w:sdtPr>
                <w:tag w:val="goog_rdk_1739"/>
              </w:sdtPr>
              <w:sdtContent>
                <w:del w:author="davide.lenzarini@u-blox.com" w:id="135" w:date="2024-08-12T14:31:30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F0D">
            <w:pPr>
              <w:jc w:val="center"/>
              <w:rPr>
                <w:rFonts w:ascii="Arial" w:cs="Arial" w:eastAsia="Arial" w:hAnsi="Arial"/>
                <w:b w:val="1"/>
              </w:rPr>
            </w:pPr>
            <w:sdt>
              <w:sdtPr>
                <w:tag w:val="goog_rdk_1741"/>
              </w:sdtPr>
              <w:sdtContent>
                <w:del w:author="davide.lenzarini@u-blox.com" w:id="135" w:date="2024-08-12T14:31:30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0F0E">
            <w:pPr>
              <w:jc w:val="center"/>
              <w:rPr>
                <w:rFonts w:ascii="Arial" w:cs="Arial" w:eastAsia="Arial" w:hAnsi="Arial"/>
                <w:b w:val="1"/>
              </w:rPr>
            </w:pPr>
            <w:sdt>
              <w:sdtPr>
                <w:tag w:val="goog_rdk_1743"/>
              </w:sdtPr>
              <w:sdtContent>
                <w:del w:author="davide.lenzarini@u-blox.com" w:id="135" w:date="2024-08-12T14:31:30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0F10">
            <w:pPr>
              <w:jc w:val="center"/>
              <w:rPr>
                <w:rFonts w:ascii="Arial" w:cs="Arial" w:eastAsia="Arial" w:hAnsi="Arial"/>
                <w:b w:val="1"/>
              </w:rPr>
            </w:pPr>
            <w:sdt>
              <w:sdtPr>
                <w:tag w:val="goog_rdk_1745"/>
              </w:sdtPr>
              <w:sdtContent>
                <w:del w:author="davide.lenzarini@u-blox.com" w:id="135" w:date="2024-08-12T14:31:30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F12">
            <w:pPr>
              <w:jc w:val="center"/>
              <w:rPr>
                <w:rFonts w:ascii="Arial" w:cs="Arial" w:eastAsia="Arial" w:hAnsi="Arial"/>
                <w:b w:val="1"/>
              </w:rPr>
            </w:pPr>
            <w:sdt>
              <w:sdtPr>
                <w:tag w:val="goog_rdk_1747"/>
              </w:sdtPr>
              <w:sdtContent>
                <w:del w:author="davide.lenzarini@u-blox.com" w:id="135" w:date="2024-08-12T14:31:30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4"/>
            <w:shd w:fill="cfe2f3" w:val="clear"/>
          </w:tcPr>
          <w:p w:rsidR="00000000" w:rsidDel="00000000" w:rsidP="00000000" w:rsidRDefault="00000000" w:rsidRPr="00000000" w14:paraId="00000F13">
            <w:pPr>
              <w:jc w:val="center"/>
              <w:rPr>
                <w:rFonts w:ascii="Arial" w:cs="Arial" w:eastAsia="Arial" w:hAnsi="Arial"/>
                <w:b w:val="1"/>
              </w:rPr>
            </w:pPr>
            <w:sdt>
              <w:sdtPr>
                <w:tag w:val="goog_rdk_1749"/>
              </w:sdtPr>
              <w:sdtContent>
                <w:del w:author="davide.lenzarini@u-blox.com" w:id="135" w:date="2024-08-12T14:31:30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F17">
            <w:pPr>
              <w:jc w:val="center"/>
              <w:rPr>
                <w:rFonts w:ascii="Arial" w:cs="Arial" w:eastAsia="Arial" w:hAnsi="Arial"/>
                <w:b w:val="1"/>
              </w:rPr>
            </w:pPr>
            <w:sdt>
              <w:sdtPr>
                <w:tag w:val="goog_rdk_1751"/>
              </w:sdtPr>
              <w:sdtContent>
                <w:del w:author="davide.lenzarini@u-blox.com" w:id="135" w:date="2024-08-12T14:31:30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F18">
            <w:pPr>
              <w:jc w:val="center"/>
              <w:rPr>
                <w:rFonts w:ascii="Arial" w:cs="Arial" w:eastAsia="Arial" w:hAnsi="Arial"/>
                <w:b w:val="1"/>
              </w:rPr>
            </w:pPr>
            <w:sdt>
              <w:sdtPr>
                <w:tag w:val="goog_rdk_1753"/>
              </w:sdtPr>
              <w:sdtContent>
                <w:del w:author="davide.lenzarini@u-blox.com" w:id="135" w:date="2024-08-12T14:31:30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2"/>
            <w:shd w:fill="cfe2f3" w:val="clear"/>
          </w:tcPr>
          <w:p w:rsidR="00000000" w:rsidDel="00000000" w:rsidP="00000000" w:rsidRDefault="00000000" w:rsidRPr="00000000" w14:paraId="00000F19">
            <w:pPr>
              <w:jc w:val="center"/>
              <w:rPr>
                <w:rFonts w:ascii="Arial" w:cs="Arial" w:eastAsia="Arial" w:hAnsi="Arial"/>
                <w:b w:val="1"/>
              </w:rPr>
            </w:pPr>
            <w:sdt>
              <w:sdtPr>
                <w:tag w:val="goog_rdk_1755"/>
              </w:sdtPr>
              <w:sdtContent>
                <w:del w:author="davide.lenzarini@u-blox.com" w:id="135" w:date="2024-08-12T14:31:30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1B">
            <w:pPr>
              <w:rPr>
                <w:rFonts w:ascii="Arial" w:cs="Arial" w:eastAsia="Arial" w:hAnsi="Arial"/>
              </w:rPr>
            </w:pPr>
            <w:sdt>
              <w:sdtPr>
                <w:tag w:val="goog_rdk_1757"/>
              </w:sdtPr>
              <w:sdtContent>
                <w:del w:author="davide.lenzarini@u-blox.com" w:id="135" w:date="2024-08-12T14:31:30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4"/>
          </w:tcPr>
          <w:p w:rsidR="00000000" w:rsidDel="00000000" w:rsidP="00000000" w:rsidRDefault="00000000" w:rsidRPr="00000000" w14:paraId="00000F1C">
            <w:pPr>
              <w:jc w:val="center"/>
              <w:rPr>
                <w:rFonts w:ascii="Arial" w:cs="Arial" w:eastAsia="Arial" w:hAnsi="Arial"/>
              </w:rPr>
            </w:pPr>
            <w:sdt>
              <w:sdtPr>
                <w:tag w:val="goog_rdk_1759"/>
              </w:sdtPr>
              <w:sdtContent>
                <w:del w:author="davide.lenzarini@u-blox.com" w:id="135" w:date="2024-08-12T14:31:30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2A">
            <w:pPr>
              <w:rPr>
                <w:rFonts w:ascii="Arial" w:cs="Arial" w:eastAsia="Arial" w:hAnsi="Arial"/>
              </w:rPr>
            </w:pPr>
            <w:sdt>
              <w:sdtPr>
                <w:tag w:val="goog_rdk_1761"/>
              </w:sdtPr>
              <w:sdtContent>
                <w:del w:author="davide.lenzarini@u-blox.com" w:id="135" w:date="2024-08-12T14:31:30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4"/>
          </w:tcPr>
          <w:p w:rsidR="00000000" w:rsidDel="00000000" w:rsidP="00000000" w:rsidRDefault="00000000" w:rsidRPr="00000000" w14:paraId="00000F2B">
            <w:pPr>
              <w:jc w:val="center"/>
              <w:rPr>
                <w:rFonts w:ascii="Arial" w:cs="Arial" w:eastAsia="Arial" w:hAnsi="Arial"/>
              </w:rPr>
            </w:pPr>
            <w:sdt>
              <w:sdtPr>
                <w:tag w:val="goog_rdk_1763"/>
              </w:sdtPr>
              <w:sdtContent>
                <w:del w:author="davide.lenzarini@u-blox.com" w:id="135" w:date="2024-08-12T14:31:30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0F39">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3A">
            <w:pPr>
              <w:jc w:val="center"/>
              <w:rPr>
                <w:rFonts w:ascii="Arial" w:cs="Arial" w:eastAsia="Arial" w:hAnsi="Arial"/>
                <w:b w:val="1"/>
                <w:i w:val="1"/>
              </w:rPr>
            </w:pPr>
            <w:sdt>
              <w:sdtPr>
                <w:tag w:val="goog_rdk_1765"/>
              </w:sdtPr>
              <w:sdtContent>
                <w:del w:author="davide.lenzarini@u-blox.com" w:id="135" w:date="2024-08-12T14:31:30Z">
                  <w:r w:rsidDel="00000000" w:rsidR="00000000" w:rsidRPr="00000000">
                    <w:rPr>
                      <w:rFonts w:ascii="Arial" w:cs="Arial" w:eastAsia="Arial" w:hAnsi="Arial"/>
                      <w:b w:val="1"/>
                      <w:i w:val="1"/>
                      <w:rtl w:val="0"/>
                    </w:rPr>
                    <w:delText xml:space="preserve">UNSUBSCRIBE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0F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49">
            <w:pPr>
              <w:rPr>
                <w:rFonts w:ascii="Arial" w:cs="Arial" w:eastAsia="Arial" w:hAnsi="Arial"/>
                <w:i w:val="1"/>
              </w:rPr>
            </w:pPr>
            <w:sdt>
              <w:sdtPr>
                <w:tag w:val="goog_rdk_1767"/>
              </w:sdtPr>
              <w:sdtContent>
                <w:del w:author="davide.lenzarini@u-blox.com" w:id="135"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2"/>
          </w:tcPr>
          <w:p w:rsidR="00000000" w:rsidDel="00000000" w:rsidP="00000000" w:rsidRDefault="00000000" w:rsidRPr="00000000" w14:paraId="00000F4B">
            <w:pPr>
              <w:jc w:val="center"/>
              <w:rPr>
                <w:rFonts w:ascii="Arial" w:cs="Arial" w:eastAsia="Arial" w:hAnsi="Arial"/>
                <w:i w:val="1"/>
              </w:rPr>
            </w:pPr>
            <w:sdt>
              <w:sdtPr>
                <w:tag w:val="goog_rdk_1769"/>
              </w:sdtPr>
              <w:sdtContent>
                <w:del w:author="davide.lenzarini@u-blox.com" w:id="135"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p w:rsidR="00000000" w:rsidDel="00000000" w:rsidP="00000000" w:rsidRDefault="00000000" w:rsidRPr="00000000" w14:paraId="00000F4D">
            <w:pPr>
              <w:jc w:val="center"/>
              <w:rPr>
                <w:rFonts w:ascii="Arial" w:cs="Arial" w:eastAsia="Arial" w:hAnsi="Arial"/>
                <w:i w:val="1"/>
              </w:rPr>
            </w:pPr>
            <w:sdt>
              <w:sdtPr>
                <w:tag w:val="goog_rdk_1771"/>
              </w:sdtPr>
              <w:sdtContent>
                <w:del w:author="davide.lenzarini@u-blox.com" w:id="135"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p w:rsidR="00000000" w:rsidDel="00000000" w:rsidP="00000000" w:rsidRDefault="00000000" w:rsidRPr="00000000" w14:paraId="00000F50">
            <w:pPr>
              <w:jc w:val="center"/>
              <w:rPr>
                <w:rFonts w:ascii="Arial" w:cs="Arial" w:eastAsia="Arial" w:hAnsi="Arial"/>
                <w:i w:val="1"/>
              </w:rPr>
            </w:pPr>
            <w:sdt>
              <w:sdtPr>
                <w:tag w:val="goog_rdk_1773"/>
              </w:sdtPr>
              <w:sdtContent>
                <w:del w:author="davide.lenzarini@u-blox.com" w:id="135"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p w:rsidR="00000000" w:rsidDel="00000000" w:rsidP="00000000" w:rsidRDefault="00000000" w:rsidRPr="00000000" w14:paraId="00000F53">
            <w:pPr>
              <w:jc w:val="center"/>
              <w:rPr>
                <w:rFonts w:ascii="Arial" w:cs="Arial" w:eastAsia="Arial" w:hAnsi="Arial"/>
                <w:i w:val="1"/>
              </w:rPr>
            </w:pPr>
            <w:sdt>
              <w:sdtPr>
                <w:tag w:val="goog_rdk_1775"/>
              </w:sdtPr>
              <w:sdtContent>
                <w:del w:author="davide.lenzarini@u-blox.com" w:id="135" w:date="2024-08-12T14:31:30Z">
                  <w:r w:rsidDel="00000000" w:rsidR="00000000" w:rsidRPr="00000000">
                    <w:rPr>
                      <w:rFonts w:ascii="Arial" w:cs="Arial" w:eastAsia="Arial" w:hAnsi="Arial"/>
                      <w:i w:val="1"/>
                      <w:rtl w:val="0"/>
                    </w:rPr>
                    <w:delText xml:space="preserve">Reserved</w:delText>
                  </w:r>
                </w:del>
              </w:sdtContent>
            </w:sdt>
            <w:r w:rsidDel="00000000" w:rsidR="00000000" w:rsidRPr="00000000">
              <w:rPr>
                <w:rtl w:val="0"/>
              </w:rPr>
            </w:r>
          </w:p>
        </w:tc>
        <w:tc>
          <w:tcPr>
            <w:gridSpan w:val="3"/>
          </w:tcPr>
          <w:sdt>
            <w:sdtPr>
              <w:tag w:val="goog_rdk_1778"/>
            </w:sdtPr>
            <w:sdtContent>
              <w:p w:rsidR="00000000" w:rsidDel="00000000" w:rsidP="00000000" w:rsidRDefault="00000000" w:rsidRPr="00000000" w14:paraId="00000F54">
                <w:pPr>
                  <w:jc w:val="center"/>
                  <w:rPr>
                    <w:del w:author="davide.lenzarini@u-blox.com" w:id="135" w:date="2024-08-12T14:31:30Z"/>
                    <w:rFonts w:ascii="Arial" w:cs="Arial" w:eastAsia="Arial" w:hAnsi="Arial"/>
                    <w:i w:val="1"/>
                  </w:rPr>
                </w:pPr>
                <w:sdt>
                  <w:sdtPr>
                    <w:tag w:val="goog_rdk_1777"/>
                  </w:sdtPr>
                  <w:sdtContent>
                    <w:del w:author="davide.lenzarini@u-blox.com" w:id="135" w:date="2024-08-12T14:31:30Z">
                      <w:r w:rsidDel="00000000" w:rsidR="00000000" w:rsidRPr="00000000">
                        <w:rPr>
                          <w:rFonts w:ascii="Arial" w:cs="Arial" w:eastAsia="Arial" w:hAnsi="Arial"/>
                          <w:i w:val="1"/>
                          <w:rtl w:val="0"/>
                        </w:rPr>
                        <w:delText xml:space="preserve">Topic Type</w:delText>
                      </w:r>
                    </w:del>
                  </w:sdtContent>
                </w:sdt>
              </w:p>
            </w:sdtContent>
          </w:sdt>
          <w:p w:rsidR="00000000" w:rsidDel="00000000" w:rsidP="00000000" w:rsidRDefault="00000000" w:rsidRPr="00000000" w14:paraId="00000F55">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58">
            <w:pPr>
              <w:rPr>
                <w:rFonts w:ascii="Arial" w:cs="Arial" w:eastAsia="Arial" w:hAnsi="Arial"/>
              </w:rPr>
            </w:pPr>
            <w:sdt>
              <w:sdtPr>
                <w:tag w:val="goog_rdk_1780"/>
              </w:sdtPr>
              <w:sdtContent>
                <w:del w:author="davide.lenzarini@u-blox.com" w:id="135" w:date="2024-08-12T14:31:30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0F59">
            <w:pPr>
              <w:jc w:val="center"/>
              <w:rPr>
                <w:rFonts w:ascii="Arial" w:cs="Arial" w:eastAsia="Arial" w:hAnsi="Arial"/>
                <w:i w:val="1"/>
              </w:rPr>
            </w:pPr>
            <w:sdt>
              <w:sdtPr>
                <w:tag w:val="goog_rdk_1782"/>
              </w:sdtPr>
              <w:sdtContent>
                <w:del w:author="davide.lenzarini@u-blox.com" w:id="135"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F5B">
            <w:pPr>
              <w:jc w:val="center"/>
              <w:rPr>
                <w:rFonts w:ascii="Arial" w:cs="Arial" w:eastAsia="Arial" w:hAnsi="Arial"/>
                <w:i w:val="1"/>
              </w:rPr>
            </w:pPr>
            <w:sdt>
              <w:sdtPr>
                <w:tag w:val="goog_rdk_1784"/>
              </w:sdtPr>
              <w:sdtContent>
                <w:del w:author="davide.lenzarini@u-blox.com" w:id="135"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F5C">
            <w:pPr>
              <w:jc w:val="center"/>
              <w:rPr>
                <w:rFonts w:ascii="Arial" w:cs="Arial" w:eastAsia="Arial" w:hAnsi="Arial"/>
                <w:i w:val="1"/>
              </w:rPr>
            </w:pPr>
            <w:sdt>
              <w:sdtPr>
                <w:tag w:val="goog_rdk_1786"/>
              </w:sdtPr>
              <w:sdtContent>
                <w:del w:author="davide.lenzarini@u-blox.com" w:id="135"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F5D">
            <w:pPr>
              <w:jc w:val="center"/>
              <w:rPr>
                <w:rFonts w:ascii="Arial" w:cs="Arial" w:eastAsia="Arial" w:hAnsi="Arial"/>
                <w:i w:val="1"/>
              </w:rPr>
            </w:pPr>
            <w:sdt>
              <w:sdtPr>
                <w:tag w:val="goog_rdk_1788"/>
              </w:sdtPr>
              <w:sdtContent>
                <w:del w:author="davide.lenzarini@u-blox.com" w:id="135"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3"/>
          </w:tcPr>
          <w:p w:rsidR="00000000" w:rsidDel="00000000" w:rsidP="00000000" w:rsidRDefault="00000000" w:rsidRPr="00000000" w14:paraId="00000F60">
            <w:pPr>
              <w:jc w:val="center"/>
              <w:rPr>
                <w:rFonts w:ascii="Arial" w:cs="Arial" w:eastAsia="Arial" w:hAnsi="Arial"/>
                <w:i w:val="1"/>
              </w:rPr>
            </w:pPr>
            <w:sdt>
              <w:sdtPr>
                <w:tag w:val="goog_rdk_1790"/>
              </w:sdtPr>
              <w:sdtContent>
                <w:del w:author="davide.lenzarini@u-blox.com" w:id="135"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p w:rsidR="00000000" w:rsidDel="00000000" w:rsidP="00000000" w:rsidRDefault="00000000" w:rsidRPr="00000000" w14:paraId="00000F63">
            <w:pPr>
              <w:jc w:val="center"/>
              <w:rPr>
                <w:rFonts w:ascii="Arial" w:cs="Arial" w:eastAsia="Arial" w:hAnsi="Arial"/>
                <w:i w:val="1"/>
              </w:rPr>
            </w:pPr>
            <w:sdt>
              <w:sdtPr>
                <w:tag w:val="goog_rdk_1792"/>
              </w:sdtPr>
              <w:sdtContent>
                <w:del w:author="davide.lenzarini@u-blox.com" w:id="135" w:date="2024-08-12T14:31:30Z">
                  <w:r w:rsidDel="00000000" w:rsidR="00000000" w:rsidRPr="00000000">
                    <w:rPr>
                      <w:rFonts w:ascii="Arial" w:cs="Arial" w:eastAsia="Arial" w:hAnsi="Arial"/>
                      <w:i w:val="1"/>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0F64">
            <w:pPr>
              <w:jc w:val="center"/>
              <w:rPr>
                <w:rFonts w:ascii="Arial" w:cs="Arial" w:eastAsia="Arial" w:hAnsi="Arial"/>
                <w:i w:val="1"/>
              </w:rPr>
            </w:pPr>
            <w:sdt>
              <w:sdtPr>
                <w:tag w:val="goog_rdk_1794"/>
              </w:sdtPr>
              <w:sdtContent>
                <w:del w:author="davide.lenzarini@u-blox.com" w:id="135" w:date="2024-08-12T14:31:3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0F66">
            <w:pPr>
              <w:jc w:val="center"/>
              <w:rPr>
                <w:rFonts w:ascii="Arial" w:cs="Arial" w:eastAsia="Arial" w:hAnsi="Arial"/>
                <w:i w:val="1"/>
              </w:rPr>
            </w:pPr>
            <w:sdt>
              <w:sdtPr>
                <w:tag w:val="goog_rdk_1796"/>
              </w:sdtPr>
              <w:sdtContent>
                <w:del w:author="davide.lenzarini@u-blox.com" w:id="135" w:date="2024-08-12T14:31:3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67">
            <w:pPr>
              <w:rPr>
                <w:rFonts w:ascii="Arial" w:cs="Arial" w:eastAsia="Arial" w:hAnsi="Arial"/>
              </w:rPr>
            </w:pPr>
            <w:sdt>
              <w:sdtPr>
                <w:tag w:val="goog_rdk_1798"/>
              </w:sdtPr>
              <w:sdtContent>
                <w:del w:author="davide.lenzarini@u-blox.com" w:id="135" w:date="2024-08-12T14:31:30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4"/>
          </w:tcPr>
          <w:p w:rsidR="00000000" w:rsidDel="00000000" w:rsidP="00000000" w:rsidRDefault="00000000" w:rsidRPr="00000000" w14:paraId="00000F68">
            <w:pPr>
              <w:jc w:val="center"/>
              <w:rPr>
                <w:rFonts w:ascii="Arial" w:cs="Arial" w:eastAsia="Arial" w:hAnsi="Arial"/>
              </w:rPr>
            </w:pPr>
            <w:sdt>
              <w:sdtPr>
                <w:tag w:val="goog_rdk_1800"/>
              </w:sdtPr>
              <w:sdtContent>
                <w:del w:author="davide.lenzarini@u-blox.com" w:id="135" w:date="2024-08-12T14:31:30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76">
            <w:pPr>
              <w:rPr>
                <w:rFonts w:ascii="Arial" w:cs="Arial" w:eastAsia="Arial" w:hAnsi="Arial"/>
              </w:rPr>
            </w:pPr>
            <w:sdt>
              <w:sdtPr>
                <w:tag w:val="goog_rdk_1802"/>
              </w:sdtPr>
              <w:sdtContent>
                <w:del w:author="davide.lenzarini@u-blox.com" w:id="135" w:date="2024-08-12T14:31:30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4"/>
          </w:tcPr>
          <w:p w:rsidR="00000000" w:rsidDel="00000000" w:rsidP="00000000" w:rsidRDefault="00000000" w:rsidRPr="00000000" w14:paraId="00000F77">
            <w:pPr>
              <w:jc w:val="center"/>
              <w:rPr>
                <w:rFonts w:ascii="Arial" w:cs="Arial" w:eastAsia="Arial" w:hAnsi="Arial"/>
              </w:rPr>
            </w:pPr>
            <w:sdt>
              <w:sdtPr>
                <w:tag w:val="goog_rdk_1804"/>
              </w:sdtPr>
              <w:sdtContent>
                <w:del w:author="davide.lenzarini@u-blox.com" w:id="135" w:date="2024-08-12T14:31:30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85">
            <w:pPr>
              <w:rPr>
                <w:rFonts w:ascii="Arial" w:cs="Arial" w:eastAsia="Arial" w:hAnsi="Arial"/>
              </w:rPr>
            </w:pPr>
            <w:sdt>
              <w:sdtPr>
                <w:tag w:val="goog_rdk_1806"/>
              </w:sdtPr>
              <w:sdtContent>
                <w:del w:author="davide.lenzarini@u-blox.com" w:id="136" w:date="2024-08-12T14:31:34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8"/>
            <w:tcBorders>
              <w:bottom w:color="000000" w:space="0" w:sz="0" w:val="nil"/>
              <w:right w:color="000000" w:space="0" w:sz="0" w:val="nil"/>
            </w:tcBorders>
          </w:tcPr>
          <w:p w:rsidR="00000000" w:rsidDel="00000000" w:rsidP="00000000" w:rsidRDefault="00000000" w:rsidRPr="00000000" w14:paraId="00000F86">
            <w:pPr>
              <w:jc w:val="center"/>
              <w:rPr>
                <w:rFonts w:ascii="Arial" w:cs="Arial" w:eastAsia="Arial" w:hAnsi="Arial"/>
              </w:rPr>
            </w:pPr>
            <w:sdt>
              <w:sdtPr>
                <w:tag w:val="goog_rdk_1808"/>
              </w:sdtPr>
              <w:sdtContent>
                <w:del w:author="davide.lenzarini@u-blox.com" w:id="136" w:date="2024-08-12T14:31:34Z">
                  <w:r w:rsidDel="00000000" w:rsidR="00000000" w:rsidRPr="00000000">
                    <w:rPr>
                      <w:rFonts w:ascii="Arial" w:cs="Arial" w:eastAsia="Arial" w:hAnsi="Arial"/>
                      <w:rtl w:val="0"/>
                    </w:rPr>
                    <w:delText xml:space="preserve">Topic Data MSB</w:delText>
                  </w:r>
                </w:del>
              </w:sdtContent>
            </w:sdt>
            <w:r w:rsidDel="00000000" w:rsidR="00000000" w:rsidRPr="00000000">
              <w:rPr>
                <w:rtl w:val="0"/>
              </w:rPr>
            </w:r>
          </w:p>
        </w:tc>
        <w:tc>
          <w:tcPr>
            <w:vMerge w:val="restart"/>
            <w:tcBorders>
              <w:left w:color="000000" w:space="0" w:sz="0" w:val="nil"/>
              <w:right w:color="000000" w:space="0" w:sz="0" w:val="nil"/>
            </w:tcBorders>
          </w:tcPr>
          <w:p w:rsidR="00000000" w:rsidDel="00000000" w:rsidP="00000000" w:rsidRDefault="00000000" w:rsidRPr="00000000" w14:paraId="00000F8E">
            <w:pPr>
              <w:jc w:val="center"/>
              <w:rPr>
                <w:rFonts w:ascii="Arial" w:cs="Arial" w:eastAsia="Arial" w:hAnsi="Arial"/>
                <w:b w:val="1"/>
              </w:rPr>
            </w:pPr>
            <w:sdt>
              <w:sdtPr>
                <w:tag w:val="goog_rdk_1810"/>
              </w:sdtPr>
              <w:sdtContent>
                <w:del w:author="davide.lenzarini@u-blox.com" w:id="136" w:date="2024-08-12T14:31:34Z">
                  <w:r w:rsidDel="00000000" w:rsidR="00000000" w:rsidRPr="00000000">
                    <w:rPr>
                      <w:rFonts w:ascii="Arial" w:cs="Arial" w:eastAsia="Arial" w:hAnsi="Arial"/>
                      <w:b w:val="1"/>
                      <w:rtl w:val="0"/>
                    </w:rPr>
                    <w:delText xml:space="preserve">OR</w:delText>
                  </w:r>
                </w:del>
              </w:sdtContent>
            </w:sdt>
            <w:r w:rsidDel="00000000" w:rsidR="00000000" w:rsidRPr="00000000">
              <w:rPr>
                <w:rtl w:val="0"/>
              </w:rPr>
            </w:r>
          </w:p>
        </w:tc>
        <w:tc>
          <w:tcPr>
            <w:gridSpan w:val="5"/>
            <w:vMerge w:val="restart"/>
            <w:tcBorders>
              <w:left w:color="000000" w:space="0" w:sz="0" w:val="nil"/>
            </w:tcBorders>
          </w:tcPr>
          <w:sdt>
            <w:sdtPr>
              <w:tag w:val="goog_rdk_1813"/>
            </w:sdtPr>
            <w:sdtContent>
              <w:p w:rsidR="00000000" w:rsidDel="00000000" w:rsidP="00000000" w:rsidRDefault="00000000" w:rsidRPr="00000000" w14:paraId="00000F8F">
                <w:pPr>
                  <w:jc w:val="center"/>
                  <w:rPr>
                    <w:del w:author="davide.lenzarini@u-blox.com" w:id="136" w:date="2024-08-12T14:31:34Z"/>
                    <w:rFonts w:ascii="Arial" w:cs="Arial" w:eastAsia="Arial" w:hAnsi="Arial"/>
                  </w:rPr>
                </w:pPr>
                <w:sdt>
                  <w:sdtPr>
                    <w:tag w:val="goog_rdk_1812"/>
                  </w:sdtPr>
                  <w:sdtContent>
                    <w:del w:author="davide.lenzarini@u-blox.com" w:id="136" w:date="2024-08-12T14:31:34Z">
                      <w:r w:rsidDel="00000000" w:rsidR="00000000" w:rsidRPr="00000000">
                        <w:rPr>
                          <w:rFonts w:ascii="Arial" w:cs="Arial" w:eastAsia="Arial" w:hAnsi="Arial"/>
                          <w:rtl w:val="0"/>
                        </w:rPr>
                        <w:delText xml:space="preserve">Topic Filter</w:delText>
                      </w:r>
                    </w:del>
                  </w:sdtContent>
                </w:sdt>
              </w:p>
            </w:sdtContent>
          </w:sdt>
          <w:p w:rsidR="00000000" w:rsidDel="00000000" w:rsidP="00000000" w:rsidRDefault="00000000" w:rsidRPr="00000000" w14:paraId="00000F90">
            <w:pPr>
              <w:jc w:val="center"/>
              <w:rPr>
                <w:rFonts w:ascii="Arial" w:cs="Arial" w:eastAsia="Arial" w:hAnsi="Arial"/>
              </w:rPr>
            </w:pPr>
            <w:sdt>
              <w:sdtPr>
                <w:tag w:val="goog_rdk_1814"/>
              </w:sdtPr>
              <w:sdtContent>
                <w:del w:author="davide.lenzarini@u-blox.com" w:id="136" w:date="2024-08-12T14:31:34Z">
                  <w:r w:rsidDel="00000000" w:rsidR="00000000" w:rsidRPr="00000000">
                    <w:rPr>
                      <w:rFonts w:ascii="Arial" w:cs="Arial" w:eastAsia="Arial" w:hAnsi="Arial"/>
                      <w:rtl w:val="0"/>
                    </w:rPr>
                    <w:delText xml:space="preserve">Byte 6 … N</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95">
            <w:pPr>
              <w:rPr>
                <w:rFonts w:ascii="Arial" w:cs="Arial" w:eastAsia="Arial" w:hAnsi="Arial"/>
              </w:rPr>
            </w:pPr>
            <w:sdt>
              <w:sdtPr>
                <w:tag w:val="goog_rdk_1816"/>
              </w:sdtPr>
              <w:sdtContent>
                <w:del w:author="davide.lenzarini@u-blox.com" w:id="136" w:date="2024-08-12T14:31:34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8"/>
            <w:tcBorders>
              <w:top w:color="000000" w:space="0" w:sz="0" w:val="nil"/>
              <w:right w:color="000000" w:space="0" w:sz="0" w:val="nil"/>
            </w:tcBorders>
          </w:tcPr>
          <w:p w:rsidR="00000000" w:rsidDel="00000000" w:rsidP="00000000" w:rsidRDefault="00000000" w:rsidRPr="00000000" w14:paraId="00000F96">
            <w:pPr>
              <w:jc w:val="center"/>
              <w:rPr>
                <w:rFonts w:ascii="Arial" w:cs="Arial" w:eastAsia="Arial" w:hAnsi="Arial"/>
              </w:rPr>
            </w:pPr>
            <w:sdt>
              <w:sdtPr>
                <w:tag w:val="goog_rdk_1818"/>
              </w:sdtPr>
              <w:sdtContent>
                <w:del w:author="davide.lenzarini@u-blox.com" w:id="136" w:date="2024-08-12T14:31:34Z">
                  <w:r w:rsidDel="00000000" w:rsidR="00000000" w:rsidRPr="00000000">
                    <w:rPr>
                      <w:rFonts w:ascii="Arial" w:cs="Arial" w:eastAsia="Arial" w:hAnsi="Arial"/>
                      <w:rtl w:val="0"/>
                    </w:rPr>
                    <w:delText xml:space="preserve">Topic Data LSB</w:delText>
                  </w:r>
                </w:del>
              </w:sdtContent>
            </w:sdt>
            <w:r w:rsidDel="00000000" w:rsidR="00000000" w:rsidRPr="00000000">
              <w:rPr>
                <w:rtl w:val="0"/>
              </w:rPr>
            </w:r>
          </w:p>
        </w:tc>
        <w:tc>
          <w:tcPr>
            <w:vMerge w:val="continue"/>
            <w:tcBorders>
              <w:left w:color="000000" w:space="0" w:sz="0" w:val="nil"/>
              <w:right w:color="000000" w:space="0" w:sz="0" w:val="nil"/>
            </w:tcBorders>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819"/>
        </w:sdtPr>
        <w:sdtContent>
          <w:commentRangeStart w:id="109"/>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w:t>
      </w:r>
      <w:commentRangeEnd w:id="109"/>
      <w:r w:rsidDel="00000000" w:rsidR="00000000" w:rsidRPr="00000000">
        <w:commentReference w:id="109"/>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UNSUBSCRIBE packet</w:t>
      </w:r>
    </w:p>
    <w:p w:rsidR="00000000" w:rsidDel="00000000" w:rsidP="00000000" w:rsidRDefault="00000000" w:rsidRPr="00000000" w14:paraId="00000FA5">
      <w:pPr>
        <w:spacing w:after="119" w:lineRule="auto"/>
        <w:ind w:left="-5" w:right="990" w:firstLine="0"/>
        <w:rPr>
          <w:rFonts w:ascii="Arial" w:cs="Arial" w:eastAsia="Arial" w:hAnsi="Arial"/>
        </w:rPr>
      </w:pPr>
      <w:bookmarkStart w:colFirst="0" w:colLast="0" w:name="_heading=h.2wwbldi" w:id="161"/>
      <w:bookmarkEnd w:id="161"/>
      <w:sdt>
        <w:sdtPr>
          <w:tag w:val="goog_rdk_1820"/>
        </w:sdtPr>
        <w:sdtContent>
          <w:commentRangeStart w:id="110"/>
        </w:sdtContent>
      </w:sdt>
      <w:r w:rsidDel="00000000" w:rsidR="00000000" w:rsidRPr="00000000">
        <w:rPr>
          <w:rFonts w:ascii="Arial" w:cs="Arial" w:eastAsia="Arial" w:hAnsi="Arial"/>
          <w:rtl w:val="0"/>
        </w:rPr>
        <w:t xml:space="preserve">An UNSUBSCRIBE packet </w:t>
      </w:r>
      <w:commentRangeEnd w:id="110"/>
      <w:r w:rsidDel="00000000" w:rsidR="00000000" w:rsidRPr="00000000">
        <w:commentReference w:id="110"/>
      </w:r>
      <w:r w:rsidDel="00000000" w:rsidR="00000000" w:rsidRPr="00000000">
        <w:rPr>
          <w:rFonts w:ascii="Arial" w:cs="Arial" w:eastAsia="Arial" w:hAnsi="Arial"/>
          <w:rtl w:val="0"/>
        </w:rPr>
        <w:t xml:space="preserve">is sent by the client to the GW to unsubscribe from </w:t>
      </w:r>
      <w:sdt>
        <w:sdtPr>
          <w:tag w:val="goog_rdk_1821"/>
        </w:sdtPr>
        <w:sdtContent>
          <w:del w:author="davide.lenzarini@u-blox.com" w:id="137" w:date="2024-08-07T08:43:59Z">
            <w:r w:rsidDel="00000000" w:rsidR="00000000" w:rsidRPr="00000000">
              <w:rPr>
                <w:rFonts w:ascii="Arial" w:cs="Arial" w:eastAsia="Arial" w:hAnsi="Arial"/>
                <w:rtl w:val="0"/>
              </w:rPr>
              <w:delText xml:space="preserve">named </w:delText>
            </w:r>
          </w:del>
        </w:sdtContent>
      </w:sdt>
      <w:r w:rsidDel="00000000" w:rsidR="00000000" w:rsidRPr="00000000">
        <w:rPr>
          <w:rFonts w:ascii="Arial" w:cs="Arial" w:eastAsia="Arial" w:hAnsi="Arial"/>
          <w:rtl w:val="0"/>
        </w:rPr>
        <w:t xml:space="preserve">topics.</w:t>
      </w:r>
    </w:p>
    <w:p w:rsidR="00000000" w:rsidDel="00000000" w:rsidP="00000000" w:rsidRDefault="00000000" w:rsidRPr="00000000" w14:paraId="00000FA6">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A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A8">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A9">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w:t>
      </w:r>
      <w:sdt>
        <w:sdtPr>
          <w:tag w:val="goog_rdk_1822"/>
        </w:sdtPr>
        <w:sdtContent>
          <w:del w:author="davide.lenzarini@u-blox.com" w:id="138" w:date="2024-08-07T08:44:30Z">
            <w:r w:rsidDel="00000000" w:rsidR="00000000" w:rsidRPr="00000000">
              <w:rPr>
                <w:rFonts w:ascii="Arial" w:cs="Arial" w:eastAsia="Arial" w:hAnsi="Arial"/>
                <w:rtl w:val="0"/>
              </w:rPr>
              <w:delText xml:space="preserve">in Byte position 3 </w:delText>
            </w:r>
          </w:del>
        </w:sdtContent>
      </w:sdt>
      <w:r w:rsidDel="00000000" w:rsidR="00000000" w:rsidRPr="00000000">
        <w:rPr>
          <w:rFonts w:ascii="Arial" w:cs="Arial" w:eastAsia="Arial" w:hAnsi="Arial"/>
          <w:rtl w:val="0"/>
        </w:rPr>
        <w:t xml:space="preserve">of the UNSUBSCRIBE packet.  </w:t>
      </w:r>
    </w:p>
    <w:p w:rsidR="00000000" w:rsidDel="00000000" w:rsidP="00000000" w:rsidRDefault="00000000" w:rsidRPr="00000000" w14:paraId="00000FAA">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sdt>
        <w:sdtPr>
          <w:tag w:val="goog_rdk_1823"/>
        </w:sdtPr>
        <w:sdtContent>
          <w:commentRangeStart w:id="111"/>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111"/>
      <w:r w:rsidDel="00000000" w:rsidR="00000000" w:rsidRPr="00000000">
        <w:commentReference w:id="111"/>
      </w: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sdt>
        <w:sdtPr>
          <w:tag w:val="goog_rdk_1824"/>
        </w:sdtPr>
        <w:sdtContent>
          <w:ins w:author="davide.lenzarini@u-blox.com" w:id="139" w:date="2024-08-07T08:44:5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data</w:t>
            </w:r>
          </w:ins>
        </w:sdtContent>
      </w:sdt>
      <w:sdt>
        <w:sdtPr>
          <w:tag w:val="goog_rdk_1825"/>
        </w:sdtPr>
        <w:sdtContent>
          <w:del w:author="davide.lenzarini@u-blox.com" w:id="139" w:date="2024-08-07T08:44:53Z">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delText xml:space="preserve">Id</w:delText>
            </w:r>
          </w:del>
        </w:sdtContent>
      </w:sdt>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AC">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AD">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AE">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AF">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w:t>
      </w:r>
      <w:sdt>
        <w:sdtPr>
          <w:tag w:val="goog_rdk_1826"/>
        </w:sdtPr>
        <w:sdtContent>
          <w:ins w:author="davide.lenzarini@u-blox.com" w:id="140" w:date="2024-08-08T13:32:29Z">
            <w:r w:rsidDel="00000000" w:rsidR="00000000" w:rsidRPr="00000000">
              <w:rPr>
                <w:rFonts w:ascii="Arial" w:cs="Arial" w:eastAsia="Arial" w:hAnsi="Arial"/>
                <w:rtl w:val="0"/>
              </w:rPr>
              <w:t xml:space="preserve">session topic alias</w:t>
            </w:r>
          </w:ins>
        </w:sdtContent>
      </w:sdt>
      <w:sdt>
        <w:sdtPr>
          <w:tag w:val="goog_rdk_1827"/>
        </w:sdtPr>
        <w:sdtContent>
          <w:del w:author="davide.lenzarini@u-blox.com" w:id="140" w:date="2024-08-08T13:32:29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B0">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B1">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1828"/>
        </w:sdtPr>
        <w:sdtContent>
          <w:commentRangeStart w:id="112"/>
        </w:sdtContent>
      </w:sdt>
      <w:r w:rsidDel="00000000" w:rsidR="00000000" w:rsidRPr="00000000">
        <w:rPr>
          <w:rFonts w:ascii="Arial" w:cs="Arial" w:eastAsia="Arial" w:hAnsi="Arial"/>
          <w:highlight w:val="yellow"/>
          <w:rtl w:val="0"/>
        </w:rPr>
        <w:t xml:space="preserve">Topic Filter</w:t>
      </w:r>
      <w:commentRangeEnd w:id="112"/>
      <w:r w:rsidDel="00000000" w:rsidR="00000000" w:rsidRPr="00000000">
        <w:commentReference w:id="112"/>
      </w:r>
      <w:r w:rsidDel="00000000" w:rsidR="00000000" w:rsidRPr="00000000">
        <w:rPr>
          <w:rFonts w:ascii="Arial" w:cs="Arial" w:eastAsia="Arial" w:hAnsi="Arial"/>
          <w:highlight w:val="yellow"/>
          <w:rtl w:val="0"/>
        </w:rPr>
        <w:t xml:space="preserve">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B2">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B3">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w:t>
      </w:r>
      <w:sdt>
        <w:sdtPr>
          <w:tag w:val="goog_rdk_1829"/>
        </w:sdtPr>
        <w:sdtContent>
          <w:commentRangeStart w:id="113"/>
        </w:sdtContent>
      </w:sdt>
      <w:r w:rsidDel="00000000" w:rsidR="00000000" w:rsidRPr="00000000">
        <w:rPr>
          <w:rFonts w:ascii="Arial" w:cs="Arial" w:eastAsia="Arial" w:hAnsi="Arial"/>
          <w:highlight w:val="yellow"/>
          <w:rtl w:val="0"/>
        </w:rPr>
        <w:t xml:space="preserve">Topic Filters</w:t>
      </w:r>
      <w:commentRangeEnd w:id="113"/>
      <w:r w:rsidDel="00000000" w:rsidR="00000000" w:rsidRPr="00000000">
        <w:commentReference w:id="113"/>
      </w:r>
      <w:r w:rsidDel="00000000" w:rsidR="00000000" w:rsidRPr="00000000">
        <w:rPr>
          <w:rFonts w:ascii="Arial" w:cs="Arial" w:eastAsia="Arial" w:hAnsi="Arial"/>
          <w:highlight w:val="yellow"/>
          <w:rtl w:val="0"/>
        </w:rPr>
        <w:t xml:space="preserve">,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B4">
      <w:pPr>
        <w:numPr>
          <w:ilvl w:val="0"/>
          <w:numId w:val="54"/>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w:t>
      </w:r>
      <w:sdt>
        <w:sdtPr>
          <w:tag w:val="goog_rdk_1830"/>
        </w:sdtPr>
        <w:sdtContent>
          <w:commentRangeStart w:id="114"/>
        </w:sdtContent>
      </w:sdt>
      <w:r w:rsidDel="00000000" w:rsidR="00000000" w:rsidRPr="00000000">
        <w:rPr>
          <w:rFonts w:ascii="Arial" w:cs="Arial" w:eastAsia="Arial" w:hAnsi="Arial"/>
          <w:highlight w:val="yellow"/>
          <w:rtl w:val="0"/>
        </w:rPr>
        <w:t xml:space="preserve">Topic Filters</w:t>
      </w:r>
      <w:commentRangeEnd w:id="114"/>
      <w:r w:rsidDel="00000000" w:rsidR="00000000" w:rsidRPr="00000000">
        <w:commentReference w:id="114"/>
      </w:r>
      <w:r w:rsidDel="00000000" w:rsidR="00000000" w:rsidRPr="00000000">
        <w:rPr>
          <w:rFonts w:ascii="Arial" w:cs="Arial" w:eastAsia="Arial" w:hAnsi="Arial"/>
          <w:highlight w:val="yellow"/>
          <w:rtl w:val="0"/>
        </w:rPr>
        <w:t xml:space="preserve">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B5">
      <w:pPr>
        <w:numPr>
          <w:ilvl w:val="0"/>
          <w:numId w:val="54"/>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t>
      </w:r>
      <w:sdt>
        <w:sdtPr>
          <w:tag w:val="goog_rdk_1831"/>
        </w:sdtPr>
        <w:sdtContent>
          <w:ins w:author="davide.lenzarini@u-blox.com" w:id="141" w:date="2024-08-07T08:57:11Z">
            <w:r w:rsidDel="00000000" w:rsidR="00000000" w:rsidRPr="00000000">
              <w:rPr>
                <w:rFonts w:ascii="Arial" w:cs="Arial" w:eastAsia="Arial" w:hAnsi="Arial"/>
                <w:rtl w:val="0"/>
              </w:rPr>
              <w:t xml:space="preserve">which match the </w:t>
            </w:r>
          </w:ins>
          <w:sdt>
            <w:sdtPr>
              <w:tag w:val="goog_rdk_1832"/>
            </w:sdtPr>
            <w:sdtContent>
              <w:commentRangeStart w:id="115"/>
            </w:sdtContent>
          </w:sdt>
          <w:ins w:author="davide.lenzarini@u-blox.com" w:id="141" w:date="2024-08-07T08:57:11Z">
            <w:r w:rsidDel="00000000" w:rsidR="00000000" w:rsidRPr="00000000">
              <w:rPr>
                <w:rFonts w:ascii="Arial" w:cs="Arial" w:eastAsia="Arial" w:hAnsi="Arial"/>
                <w:rtl w:val="0"/>
              </w:rPr>
              <w:t xml:space="preserve">Topic Filters </w:t>
            </w:r>
          </w:ins>
        </w:sdtContent>
      </w:sdt>
      <w:commentRangeEnd w:id="115"/>
      <w:r w:rsidDel="00000000" w:rsidR="00000000" w:rsidRPr="00000000">
        <w:commentReference w:id="115"/>
      </w:r>
      <w:r w:rsidDel="00000000" w:rsidR="00000000" w:rsidRPr="00000000">
        <w:rPr>
          <w:rFonts w:ascii="Arial" w:cs="Arial" w:eastAsia="Arial" w:hAnsi="Arial"/>
          <w:rtl w:val="0"/>
        </w:rPr>
        <w:t xml:space="preserve">buffered for delivery to the Client.</w:t>
      </w:r>
    </w:p>
    <w:p w:rsidR="00000000" w:rsidDel="00000000" w:rsidP="00000000" w:rsidRDefault="00000000" w:rsidRPr="00000000" w14:paraId="00000FB6">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sdt>
      <w:sdtPr>
        <w:tag w:val="goog_rdk_1834"/>
      </w:sdtPr>
      <w:sdtContent>
        <w:p w:rsidR="00000000" w:rsidDel="00000000" w:rsidP="00000000" w:rsidRDefault="00000000" w:rsidRPr="00000000" w14:paraId="00000FB7">
          <w:pPr>
            <w:pStyle w:val="Heading3"/>
            <w:keepLines w:val="1"/>
            <w:spacing w:after="48" w:before="0" w:line="259" w:lineRule="auto"/>
            <w:ind w:left="0" w:right="4" w:firstLine="0"/>
            <w:rPr>
              <w:ins w:author="Stefan Hagen" w:id="142" w:date="2024-08-11T19:00:38Z"/>
              <w:rFonts w:ascii="Arial" w:cs="Arial" w:eastAsia="Arial" w:hAnsi="Arial"/>
            </w:rPr>
          </w:pPr>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sdt>
            <w:sdtPr>
              <w:tag w:val="goog_rdk_1833"/>
            </w:sdtPr>
            <w:sdtContent>
              <w:ins w:author="Stefan Hagen" w:id="142" w:date="2024-08-11T19:00:38Z">
                <w:bookmarkStart w:colFirst="0" w:colLast="0" w:name="_heading=h.3abhhcj" w:id="167"/>
                <w:bookmarkEnd w:id="167"/>
                <w:r w:rsidDel="00000000" w:rsidR="00000000" w:rsidRPr="00000000">
                  <w:rPr>
                    <w:rtl w:val="0"/>
                  </w:rPr>
                </w:r>
              </w:ins>
            </w:sdtContent>
          </w:sdt>
        </w:p>
      </w:sdtContent>
    </w:sdt>
    <w:sdt>
      <w:sdtPr>
        <w:tag w:val="goog_rdk_1837"/>
      </w:sdtPr>
      <w:sdtContent>
        <w:p w:rsidR="00000000" w:rsidDel="00000000" w:rsidP="00000000" w:rsidRDefault="00000000" w:rsidRPr="00000000" w14:paraId="00000FB8">
          <w:pPr>
            <w:rPr>
              <w:rPrChange w:author="Stefan Hagen" w:id="143" w:date="2024-08-11T19:00:38Z">
                <w:rPr>
                  <w:rFonts w:ascii="Arial" w:cs="Arial" w:eastAsia="Arial" w:hAnsi="Arial"/>
                </w:rPr>
              </w:rPrChange>
            </w:rPr>
            <w:pPrChange w:author="Stefan Hagen" w:id="0" w:date="2024-08-11T19:00:38Z">
              <w:pPr>
                <w:pStyle w:val="Heading3"/>
                <w:keepLines w:val="1"/>
                <w:spacing w:after="48" w:before="0" w:line="259" w:lineRule="auto"/>
                <w:ind w:left="0" w:right="4" w:firstLine="0"/>
              </w:pPr>
            </w:pPrChange>
          </w:pPr>
          <w:bookmarkStart w:colFirst="0" w:colLast="0" w:name="_heading=h.3abhhcj" w:id="167"/>
          <w:bookmarkEnd w:id="167"/>
          <w:sdt>
            <w:sdtPr>
              <w:tag w:val="goog_rdk_1835"/>
            </w:sdtPr>
            <w:sdtContent>
              <w:ins w:author="Stefan Hagen" w:id="142" w:date="2024-08-11T19:00:38Z">
                <w:r w:rsidDel="00000000" w:rsidR="00000000" w:rsidRPr="00000000">
                  <w:rPr>
                    <w:rFonts w:ascii="Arial" w:cs="Arial" w:eastAsia="Arial" w:hAnsi="Arial"/>
                  </w:rPr>
                  <w:drawing>
                    <wp:inline distB="114300" distT="114300" distL="114300" distR="114300">
                      <wp:extent cx="5943600" cy="1295400"/>
                      <wp:effectExtent b="0" l="0" r="0" t="0"/>
                      <wp:docPr id="26" name="image10.png"/>
                      <a:graphic>
                        <a:graphicData uri="http://schemas.openxmlformats.org/drawingml/2006/picture">
                          <pic:pic>
                            <pic:nvPicPr>
                              <pic:cNvPr id="0" name="image10.png"/>
                              <pic:cNvPicPr preferRelativeResize="0"/>
                            </pic:nvPicPr>
                            <pic:blipFill>
                              <a:blip r:embed="rId65"/>
                              <a:srcRect b="0" l="0" r="0" t="0"/>
                              <a:stretch>
                                <a:fillRect/>
                              </a:stretch>
                            </pic:blipFill>
                            <pic:spPr>
                              <a:xfrm>
                                <a:off x="0" y="0"/>
                                <a:ext cx="5943600" cy="1295400"/>
                              </a:xfrm>
                              <a:prstGeom prst="rect"/>
                              <a:ln/>
                            </pic:spPr>
                          </pic:pic>
                        </a:graphicData>
                      </a:graphic>
                    </wp:inline>
                  </w:drawing>
                </w:r>
              </w:ins>
            </w:sdtContent>
          </w:sdt>
          <w:sdt>
            <w:sdtPr>
              <w:tag w:val="goog_rdk_1836"/>
            </w:sdtPr>
            <w:sdtContent>
              <w:r w:rsidDel="00000000" w:rsidR="00000000" w:rsidRPr="00000000">
                <w:rPr>
                  <w:rtl w:val="0"/>
                </w:rPr>
              </w:r>
            </w:sdtContent>
          </w:sdt>
        </w:p>
      </w:sdtContent>
    </w:sdt>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B9">
            <w:pPr>
              <w:ind w:right="4"/>
              <w:jc w:val="center"/>
              <w:rPr>
                <w:rFonts w:ascii="Arial" w:cs="Arial" w:eastAsia="Arial" w:hAnsi="Arial"/>
                <w:b w:val="1"/>
              </w:rPr>
            </w:pPr>
            <w:sdt>
              <w:sdtPr>
                <w:tag w:val="goog_rdk_1839"/>
              </w:sdtPr>
              <w:sdtContent>
                <w:del w:author="davide.lenzarini@u-blox.com" w:id="144" w:date="2024-08-12T14:31:44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FBA">
            <w:pPr>
              <w:ind w:right="4"/>
              <w:jc w:val="center"/>
              <w:rPr>
                <w:rFonts w:ascii="Arial" w:cs="Arial" w:eastAsia="Arial" w:hAnsi="Arial"/>
                <w:b w:val="1"/>
              </w:rPr>
            </w:pPr>
            <w:sdt>
              <w:sdtPr>
                <w:tag w:val="goog_rdk_1841"/>
              </w:sdtPr>
              <w:sdtContent>
                <w:del w:author="davide.lenzarini@u-blox.com" w:id="144" w:date="2024-08-12T14:31:44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FBB">
            <w:pPr>
              <w:ind w:right="4"/>
              <w:jc w:val="center"/>
              <w:rPr>
                <w:rFonts w:ascii="Arial" w:cs="Arial" w:eastAsia="Arial" w:hAnsi="Arial"/>
                <w:b w:val="1"/>
              </w:rPr>
            </w:pPr>
            <w:sdt>
              <w:sdtPr>
                <w:tag w:val="goog_rdk_1843"/>
              </w:sdtPr>
              <w:sdtContent>
                <w:del w:author="davide.lenzarini@u-blox.com" w:id="144" w:date="2024-08-12T14:31:44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FBC">
            <w:pPr>
              <w:ind w:right="4"/>
              <w:jc w:val="center"/>
              <w:rPr>
                <w:rFonts w:ascii="Arial" w:cs="Arial" w:eastAsia="Arial" w:hAnsi="Arial"/>
                <w:b w:val="1"/>
              </w:rPr>
            </w:pPr>
            <w:sdt>
              <w:sdtPr>
                <w:tag w:val="goog_rdk_1845"/>
              </w:sdtPr>
              <w:sdtContent>
                <w:del w:author="davide.lenzarini@u-blox.com" w:id="144" w:date="2024-08-12T14:31:44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FBD">
            <w:pPr>
              <w:ind w:right="4"/>
              <w:jc w:val="center"/>
              <w:rPr>
                <w:rFonts w:ascii="Arial" w:cs="Arial" w:eastAsia="Arial" w:hAnsi="Arial"/>
                <w:b w:val="1"/>
              </w:rPr>
            </w:pPr>
            <w:sdt>
              <w:sdtPr>
                <w:tag w:val="goog_rdk_1847"/>
              </w:sdtPr>
              <w:sdtContent>
                <w:del w:author="davide.lenzarini@u-blox.com" w:id="144" w:date="2024-08-12T14:31:44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FBE">
            <w:pPr>
              <w:ind w:right="4"/>
              <w:jc w:val="center"/>
              <w:rPr>
                <w:rFonts w:ascii="Arial" w:cs="Arial" w:eastAsia="Arial" w:hAnsi="Arial"/>
                <w:b w:val="1"/>
              </w:rPr>
            </w:pPr>
            <w:sdt>
              <w:sdtPr>
                <w:tag w:val="goog_rdk_1849"/>
              </w:sdtPr>
              <w:sdtContent>
                <w:del w:author="davide.lenzarini@u-blox.com" w:id="144" w:date="2024-08-12T14:31:44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FBF">
            <w:pPr>
              <w:ind w:right="4"/>
              <w:jc w:val="center"/>
              <w:rPr>
                <w:rFonts w:ascii="Arial" w:cs="Arial" w:eastAsia="Arial" w:hAnsi="Arial"/>
                <w:b w:val="1"/>
              </w:rPr>
            </w:pPr>
            <w:sdt>
              <w:sdtPr>
                <w:tag w:val="goog_rdk_1851"/>
              </w:sdtPr>
              <w:sdtContent>
                <w:del w:author="davide.lenzarini@u-blox.com" w:id="144" w:date="2024-08-12T14:31:44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0FC0">
            <w:pPr>
              <w:ind w:right="4"/>
              <w:jc w:val="center"/>
              <w:rPr>
                <w:rFonts w:ascii="Arial" w:cs="Arial" w:eastAsia="Arial" w:hAnsi="Arial"/>
                <w:b w:val="1"/>
              </w:rPr>
            </w:pPr>
            <w:sdt>
              <w:sdtPr>
                <w:tag w:val="goog_rdk_1853"/>
              </w:sdtPr>
              <w:sdtContent>
                <w:del w:author="davide.lenzarini@u-blox.com" w:id="144" w:date="2024-08-12T14:31:44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0FC1">
            <w:pPr>
              <w:ind w:right="4"/>
              <w:jc w:val="center"/>
              <w:rPr>
                <w:rFonts w:ascii="Arial" w:cs="Arial" w:eastAsia="Arial" w:hAnsi="Arial"/>
                <w:b w:val="1"/>
              </w:rPr>
            </w:pPr>
            <w:sdt>
              <w:sdtPr>
                <w:tag w:val="goog_rdk_1855"/>
              </w:sdtPr>
              <w:sdtContent>
                <w:del w:author="davide.lenzarini@u-blox.com" w:id="144" w:date="2024-08-12T14:31:44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C2">
            <w:pPr>
              <w:ind w:right="4"/>
              <w:rPr>
                <w:rFonts w:ascii="Arial" w:cs="Arial" w:eastAsia="Arial" w:hAnsi="Arial"/>
              </w:rPr>
            </w:pPr>
            <w:sdt>
              <w:sdtPr>
                <w:tag w:val="goog_rdk_1857"/>
              </w:sdtPr>
              <w:sdtContent>
                <w:del w:author="davide.lenzarini@u-blox.com" w:id="144" w:date="2024-08-12T14:31:44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0FC3">
            <w:pPr>
              <w:ind w:right="4"/>
              <w:jc w:val="center"/>
              <w:rPr>
                <w:rFonts w:ascii="Arial" w:cs="Arial" w:eastAsia="Arial" w:hAnsi="Arial"/>
              </w:rPr>
            </w:pPr>
            <w:sdt>
              <w:sdtPr>
                <w:tag w:val="goog_rdk_1859"/>
              </w:sdtPr>
              <w:sdtContent>
                <w:del w:author="davide.lenzarini@u-blox.com" w:id="144" w:date="2024-08-12T14:31:44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CB">
            <w:pPr>
              <w:ind w:right="4"/>
              <w:rPr>
                <w:rFonts w:ascii="Arial" w:cs="Arial" w:eastAsia="Arial" w:hAnsi="Arial"/>
              </w:rPr>
            </w:pPr>
            <w:sdt>
              <w:sdtPr>
                <w:tag w:val="goog_rdk_1861"/>
              </w:sdtPr>
              <w:sdtContent>
                <w:del w:author="davide.lenzarini@u-blox.com" w:id="144" w:date="2024-08-12T14:31:44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0FCC">
            <w:pPr>
              <w:ind w:right="4"/>
              <w:jc w:val="center"/>
              <w:rPr>
                <w:rFonts w:ascii="Arial" w:cs="Arial" w:eastAsia="Arial" w:hAnsi="Arial"/>
              </w:rPr>
            </w:pPr>
            <w:sdt>
              <w:sdtPr>
                <w:tag w:val="goog_rdk_1863"/>
              </w:sdtPr>
              <w:sdtContent>
                <w:del w:author="davide.lenzarini@u-blox.com" w:id="144" w:date="2024-08-12T14:31:44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D4">
            <w:pPr>
              <w:ind w:right="4"/>
              <w:rPr>
                <w:rFonts w:ascii="Arial" w:cs="Arial" w:eastAsia="Arial" w:hAnsi="Arial"/>
              </w:rPr>
            </w:pPr>
            <w:sdt>
              <w:sdtPr>
                <w:tag w:val="goog_rdk_1865"/>
              </w:sdtPr>
              <w:sdtContent>
                <w:del w:author="davide.lenzarini@u-blox.com" w:id="144" w:date="2024-08-12T14:31:44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0FD5">
            <w:pPr>
              <w:ind w:right="4"/>
              <w:jc w:val="center"/>
              <w:rPr>
                <w:rFonts w:ascii="Arial" w:cs="Arial" w:eastAsia="Arial" w:hAnsi="Arial"/>
              </w:rPr>
            </w:pPr>
            <w:sdt>
              <w:sdtPr>
                <w:tag w:val="goog_rdk_1867"/>
              </w:sdtPr>
              <w:sdtContent>
                <w:del w:author="davide.lenzarini@u-blox.com" w:id="144" w:date="2024-08-12T14:31:44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DD">
            <w:pPr>
              <w:ind w:right="4"/>
              <w:rPr>
                <w:rFonts w:ascii="Arial" w:cs="Arial" w:eastAsia="Arial" w:hAnsi="Arial"/>
              </w:rPr>
            </w:pPr>
            <w:sdt>
              <w:sdtPr>
                <w:tag w:val="goog_rdk_1869"/>
              </w:sdtPr>
              <w:sdtContent>
                <w:del w:author="davide.lenzarini@u-blox.com" w:id="144" w:date="2024-08-12T14:31:44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0FDE">
            <w:pPr>
              <w:ind w:right="4"/>
              <w:jc w:val="center"/>
              <w:rPr>
                <w:rFonts w:ascii="Arial" w:cs="Arial" w:eastAsia="Arial" w:hAnsi="Arial"/>
              </w:rPr>
            </w:pPr>
            <w:sdt>
              <w:sdtPr>
                <w:tag w:val="goog_rdk_1871"/>
              </w:sdtPr>
              <w:sdtContent>
                <w:del w:author="davide.lenzarini@u-blox.com" w:id="144" w:date="2024-08-12T14:31:44Z">
                  <w:r w:rsidDel="00000000" w:rsidR="00000000" w:rsidRPr="00000000">
                    <w:rPr>
                      <w:rFonts w:ascii="Arial" w:cs="Arial" w:eastAsia="Arial" w:hAnsi="Arial"/>
                      <w:rtl w:val="0"/>
                    </w:rPr>
                    <w:delText xml:space="preserve">Packet Id</w:delText>
                  </w:r>
                  <w:r w:rsidDel="00000000" w:rsidR="00000000" w:rsidRPr="00000000">
                    <w:rPr>
                      <w:rFonts w:ascii="Arial" w:cs="Arial" w:eastAsia="Arial" w:hAnsi="Arial"/>
                      <w:rtl w:val="0"/>
                    </w:rPr>
                    <w:delText xml:space="preserve">entifier</w:delText>
                  </w:r>
                  <w:r w:rsidDel="00000000" w:rsidR="00000000" w:rsidRPr="00000000">
                    <w:rPr>
                      <w:rFonts w:ascii="Arial" w:cs="Arial" w:eastAsia="Arial" w:hAnsi="Arial"/>
                      <w:rtl w:val="0"/>
                    </w:rPr>
                    <w:delText xml:space="preserve">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0FE6">
            <w:pPr>
              <w:ind w:right="4"/>
              <w:rPr>
                <w:rFonts w:ascii="Arial" w:cs="Arial" w:eastAsia="Arial" w:hAnsi="Arial"/>
              </w:rPr>
            </w:pPr>
            <w:sdt>
              <w:sdtPr>
                <w:tag w:val="goog_rdk_1873"/>
              </w:sdtPr>
              <w:sdtContent>
                <w:del w:author="davide.lenzarini@u-blox.com" w:id="144" w:date="2024-08-12T14:31:44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0FE7">
            <w:pPr>
              <w:keepNext w:val="1"/>
              <w:ind w:right="4"/>
              <w:jc w:val="center"/>
              <w:rPr>
                <w:rFonts w:ascii="Arial" w:cs="Arial" w:eastAsia="Arial" w:hAnsi="Arial"/>
              </w:rPr>
            </w:pPr>
            <w:sdt>
              <w:sdtPr>
                <w:tag w:val="goog_rdk_1875"/>
              </w:sdtPr>
              <w:sdtContent>
                <w:del w:author="davide.lenzarini@u-blox.com" w:id="144" w:date="2024-08-12T14:31:44Z">
                  <w:r w:rsidDel="00000000" w:rsidR="00000000" w:rsidRPr="00000000">
                    <w:rPr>
                      <w:rFonts w:ascii="Arial" w:cs="Arial" w:eastAsia="Arial" w:hAnsi="Arial"/>
                      <w:rtl w:val="0"/>
                    </w:rPr>
                    <w:delText xml:space="preserve">Reason Code</w:delText>
                  </w:r>
                </w:del>
              </w:sdtContent>
            </w:sdt>
            <w:r w:rsidDel="00000000" w:rsidR="00000000" w:rsidRPr="00000000">
              <w:rPr>
                <w:rtl w:val="0"/>
              </w:rPr>
            </w:r>
          </w:p>
        </w:tc>
      </w:tr>
    </w:tbl>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F0">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F1">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F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F3">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F4">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F5">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F6">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877"/>
        </w:sdtPr>
        <w:sdtContent>
          <w:del w:author="davide.lenzarini@u-blox.com" w:id="145" w:date="2024-08-07T08:59:28Z">
            <w:r w:rsidDel="00000000" w:rsidR="00000000" w:rsidRPr="00000000">
              <w:rPr>
                <w:rFonts w:ascii="Arial" w:cs="Arial" w:eastAsia="Arial" w:hAnsi="Arial"/>
                <w:rtl w:val="0"/>
              </w:rPr>
              <w:delText xml:space="preserve">Byte 5 in the UNSUBACK packet holds the Reason code in response to UNSUBSCRIBE packet. </w:delText>
            </w:r>
          </w:del>
        </w:sdtContent>
      </w:sdt>
      <w:r w:rsidDel="00000000" w:rsidR="00000000" w:rsidRPr="00000000">
        <w:rPr>
          <w:rFonts w:ascii="Arial" w:cs="Arial" w:eastAsia="Arial" w:hAnsi="Arial"/>
          <w:rtl w:val="0"/>
        </w:rPr>
        <w:t xml:space="preserve">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sdt>
      <w:sdtPr>
        <w:tag w:val="goog_rdk_1879"/>
      </w:sdtPr>
      <w:sdtContent>
        <w:p w:rsidR="00000000" w:rsidDel="00000000" w:rsidP="00000000" w:rsidRDefault="00000000" w:rsidRPr="00000000" w14:paraId="00000FF7">
          <w:pPr>
            <w:pStyle w:val="Heading3"/>
            <w:keepLines w:val="1"/>
            <w:spacing w:after="77" w:before="0" w:line="259" w:lineRule="auto"/>
            <w:ind w:left="0" w:firstLine="0"/>
            <w:rPr>
              <w:ins w:author="Stefan Hagen" w:id="146" w:date="2024-08-11T19:00:50Z"/>
              <w:rFonts w:ascii="Arial" w:cs="Arial" w:eastAsia="Arial" w:hAnsi="Arial"/>
            </w:rPr>
          </w:pPr>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sdt>
            <w:sdtPr>
              <w:tag w:val="goog_rdk_1878"/>
            </w:sdtPr>
            <w:sdtContent>
              <w:ins w:author="Stefan Hagen" w:id="146" w:date="2024-08-11T19:00:50Z">
                <w:bookmarkStart w:colFirst="0" w:colLast="0" w:name="_heading=h.13qzunr" w:id="171"/>
                <w:bookmarkEnd w:id="171"/>
                <w:r w:rsidDel="00000000" w:rsidR="00000000" w:rsidRPr="00000000">
                  <w:rPr>
                    <w:rtl w:val="0"/>
                  </w:rPr>
                </w:r>
              </w:ins>
            </w:sdtContent>
          </w:sdt>
        </w:p>
      </w:sdtContent>
    </w:sdt>
    <w:sdt>
      <w:sdtPr>
        <w:tag w:val="goog_rdk_1883"/>
      </w:sdtPr>
      <w:sdtContent>
        <w:p w:rsidR="00000000" w:rsidDel="00000000" w:rsidP="00000000" w:rsidRDefault="00000000" w:rsidRPr="00000000" w14:paraId="00000FF8">
          <w:pPr>
            <w:rPr>
              <w:rPrChange w:author="Stefan Hagen" w:id="147" w:date="2024-08-11T19:00:50Z">
                <w:rPr>
                  <w:rFonts w:ascii="Arial" w:cs="Arial" w:eastAsia="Arial" w:hAnsi="Arial"/>
                </w:rPr>
              </w:rPrChange>
            </w:rPr>
            <w:pPrChange w:author="Stefan Hagen" w:id="0" w:date="2024-08-11T19:00:50Z">
              <w:pPr>
                <w:pStyle w:val="Heading3"/>
                <w:keepLines w:val="1"/>
                <w:spacing w:after="77" w:before="0" w:line="259" w:lineRule="auto"/>
                <w:ind w:left="0" w:firstLine="0"/>
              </w:pPr>
            </w:pPrChange>
          </w:pPr>
          <w:bookmarkStart w:colFirst="0" w:colLast="0" w:name="_heading=h.13qzunr" w:id="171"/>
          <w:bookmarkEnd w:id="171"/>
          <w:sdt>
            <w:sdtPr>
              <w:tag w:val="goog_rdk_1880"/>
            </w:sdtPr>
            <w:sdtContent>
              <w:ins w:author="Stefan Hagen" w:id="146" w:date="2024-08-11T19:00:50Z"/>
              <w:sdt>
                <w:sdtPr>
                  <w:tag w:val="goog_rdk_1881"/>
                </w:sdtPr>
                <w:sdtContent>
                  <w:commentRangeStart w:id="116"/>
                </w:sdtContent>
              </w:sdt>
              <w:ins w:author="Stefan Hagen" w:id="146" w:date="2024-08-11T19:00:50Z">
                <w:r w:rsidDel="00000000" w:rsidR="00000000" w:rsidRPr="00000000">
                  <w:rPr>
                    <w:rFonts w:ascii="Arial" w:cs="Arial" w:eastAsia="Arial" w:hAnsi="Arial"/>
                  </w:rPr>
                  <w:drawing>
                    <wp:inline distB="114300" distT="114300" distL="114300" distR="114300">
                      <wp:extent cx="5943600" cy="1803400"/>
                      <wp:effectExtent b="0" l="0" r="0" t="0"/>
                      <wp:docPr id="64" name="image24.png"/>
                      <a:graphic>
                        <a:graphicData uri="http://schemas.openxmlformats.org/drawingml/2006/picture">
                          <pic:pic>
                            <pic:nvPicPr>
                              <pic:cNvPr id="0" name="image24.png"/>
                              <pic:cNvPicPr preferRelativeResize="0"/>
                            </pic:nvPicPr>
                            <pic:blipFill>
                              <a:blip r:embed="rId71"/>
                              <a:srcRect b="0" l="0" r="0" t="0"/>
                              <a:stretch>
                                <a:fillRect/>
                              </a:stretch>
                            </pic:blipFill>
                            <pic:spPr>
                              <a:xfrm>
                                <a:off x="0" y="0"/>
                                <a:ext cx="5943600" cy="1803400"/>
                              </a:xfrm>
                              <a:prstGeom prst="rect"/>
                              <a:ln/>
                            </pic:spPr>
                          </pic:pic>
                        </a:graphicData>
                      </a:graphic>
                    </wp:inline>
                  </w:drawing>
                </w:r>
              </w:ins>
            </w:sdtContent>
          </w:sdt>
          <w:commentRangeEnd w:id="116"/>
          <w:r w:rsidDel="00000000" w:rsidR="00000000" w:rsidRPr="00000000">
            <w:commentReference w:id="116"/>
          </w:r>
          <w:sdt>
            <w:sdtPr>
              <w:tag w:val="goog_rdk_1882"/>
            </w:sdtPr>
            <w:sdtContent>
              <w:r w:rsidDel="00000000" w:rsidR="00000000" w:rsidRPr="00000000">
                <w:rPr>
                  <w:rtl w:val="0"/>
                </w:rPr>
              </w:r>
            </w:sdtContent>
          </w:sdt>
        </w:p>
      </w:sdtContent>
    </w:sdt>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F9">
            <w:pPr>
              <w:jc w:val="center"/>
              <w:rPr>
                <w:rFonts w:ascii="Arial" w:cs="Arial" w:eastAsia="Arial" w:hAnsi="Arial"/>
                <w:b w:val="1"/>
              </w:rPr>
            </w:pPr>
            <w:sdt>
              <w:sdtPr>
                <w:tag w:val="goog_rdk_1885"/>
              </w:sdtPr>
              <w:sdtContent>
                <w:del w:author="davide.lenzarini@u-blox.com" w:id="148" w:date="2024-08-12T14:31:52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0FFA">
            <w:pPr>
              <w:jc w:val="center"/>
              <w:rPr>
                <w:rFonts w:ascii="Arial" w:cs="Arial" w:eastAsia="Arial" w:hAnsi="Arial"/>
                <w:b w:val="1"/>
              </w:rPr>
            </w:pPr>
            <w:sdt>
              <w:sdtPr>
                <w:tag w:val="goog_rdk_1887"/>
              </w:sdtPr>
              <w:sdtContent>
                <w:del w:author="davide.lenzarini@u-blox.com" w:id="148" w:date="2024-08-12T14:31:52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0FFB">
            <w:pPr>
              <w:jc w:val="center"/>
              <w:rPr>
                <w:rFonts w:ascii="Arial" w:cs="Arial" w:eastAsia="Arial" w:hAnsi="Arial"/>
                <w:b w:val="1"/>
              </w:rPr>
            </w:pPr>
            <w:sdt>
              <w:sdtPr>
                <w:tag w:val="goog_rdk_1889"/>
              </w:sdtPr>
              <w:sdtContent>
                <w:del w:author="davide.lenzarini@u-blox.com" w:id="148" w:date="2024-08-12T14:31:52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0FFC">
            <w:pPr>
              <w:jc w:val="center"/>
              <w:rPr>
                <w:rFonts w:ascii="Arial" w:cs="Arial" w:eastAsia="Arial" w:hAnsi="Arial"/>
                <w:b w:val="1"/>
              </w:rPr>
            </w:pPr>
            <w:sdt>
              <w:sdtPr>
                <w:tag w:val="goog_rdk_1891"/>
              </w:sdtPr>
              <w:sdtContent>
                <w:del w:author="davide.lenzarini@u-blox.com" w:id="148" w:date="2024-08-12T14:31:52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0FFD">
            <w:pPr>
              <w:jc w:val="center"/>
              <w:rPr>
                <w:rFonts w:ascii="Arial" w:cs="Arial" w:eastAsia="Arial" w:hAnsi="Arial"/>
                <w:b w:val="1"/>
              </w:rPr>
            </w:pPr>
            <w:sdt>
              <w:sdtPr>
                <w:tag w:val="goog_rdk_1893"/>
              </w:sdtPr>
              <w:sdtContent>
                <w:del w:author="davide.lenzarini@u-blox.com" w:id="148" w:date="2024-08-12T14:31:52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0FFE">
            <w:pPr>
              <w:jc w:val="center"/>
              <w:rPr>
                <w:rFonts w:ascii="Arial" w:cs="Arial" w:eastAsia="Arial" w:hAnsi="Arial"/>
                <w:b w:val="1"/>
              </w:rPr>
            </w:pPr>
            <w:sdt>
              <w:sdtPr>
                <w:tag w:val="goog_rdk_1895"/>
              </w:sdtPr>
              <w:sdtContent>
                <w:del w:author="davide.lenzarini@u-blox.com" w:id="148" w:date="2024-08-12T14:31:52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0FFF">
            <w:pPr>
              <w:jc w:val="center"/>
              <w:rPr>
                <w:rFonts w:ascii="Arial" w:cs="Arial" w:eastAsia="Arial" w:hAnsi="Arial"/>
                <w:b w:val="1"/>
              </w:rPr>
            </w:pPr>
            <w:sdt>
              <w:sdtPr>
                <w:tag w:val="goog_rdk_1897"/>
              </w:sdtPr>
              <w:sdtContent>
                <w:del w:author="davide.lenzarini@u-blox.com" w:id="148" w:date="2024-08-12T14:31:52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1000">
            <w:pPr>
              <w:jc w:val="center"/>
              <w:rPr>
                <w:rFonts w:ascii="Arial" w:cs="Arial" w:eastAsia="Arial" w:hAnsi="Arial"/>
                <w:b w:val="1"/>
              </w:rPr>
            </w:pPr>
            <w:sdt>
              <w:sdtPr>
                <w:tag w:val="goog_rdk_1899"/>
              </w:sdtPr>
              <w:sdtContent>
                <w:del w:author="davide.lenzarini@u-blox.com" w:id="148" w:date="2024-08-12T14:31:52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1001">
            <w:pPr>
              <w:jc w:val="center"/>
              <w:rPr>
                <w:rFonts w:ascii="Arial" w:cs="Arial" w:eastAsia="Arial" w:hAnsi="Arial"/>
                <w:b w:val="1"/>
              </w:rPr>
            </w:pPr>
            <w:sdt>
              <w:sdtPr>
                <w:tag w:val="goog_rdk_1901"/>
              </w:sdtPr>
              <w:sdtContent>
                <w:del w:author="davide.lenzarini@u-blox.com" w:id="148" w:date="2024-08-12T14:31:52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02">
            <w:pPr>
              <w:rPr>
                <w:rFonts w:ascii="Arial" w:cs="Arial" w:eastAsia="Arial" w:hAnsi="Arial"/>
              </w:rPr>
            </w:pPr>
            <w:sdt>
              <w:sdtPr>
                <w:tag w:val="goog_rdk_1903"/>
              </w:sdtPr>
              <w:sdtContent>
                <w:del w:author="davide.lenzarini@u-blox.com" w:id="148" w:date="2024-08-12T14:31:52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1003">
            <w:pPr>
              <w:jc w:val="center"/>
              <w:rPr>
                <w:rFonts w:ascii="Arial" w:cs="Arial" w:eastAsia="Arial" w:hAnsi="Arial"/>
              </w:rPr>
            </w:pPr>
            <w:sdt>
              <w:sdtPr>
                <w:tag w:val="goog_rdk_1905"/>
              </w:sdtPr>
              <w:sdtContent>
                <w:del w:author="davide.lenzarini@u-blox.com" w:id="148" w:date="2024-08-12T14:31:52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0B">
            <w:pPr>
              <w:rPr>
                <w:rFonts w:ascii="Arial" w:cs="Arial" w:eastAsia="Arial" w:hAnsi="Arial"/>
              </w:rPr>
            </w:pPr>
            <w:sdt>
              <w:sdtPr>
                <w:tag w:val="goog_rdk_1907"/>
              </w:sdtPr>
              <w:sdtContent>
                <w:del w:author="davide.lenzarini@u-blox.com" w:id="148" w:date="2024-08-12T14:31:52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100C">
            <w:pPr>
              <w:jc w:val="center"/>
              <w:rPr>
                <w:rFonts w:ascii="Arial" w:cs="Arial" w:eastAsia="Arial" w:hAnsi="Arial"/>
              </w:rPr>
            </w:pPr>
            <w:sdt>
              <w:sdtPr>
                <w:tag w:val="goog_rdk_1909"/>
              </w:sdtPr>
              <w:sdtContent>
                <w:del w:author="davide.lenzarini@u-blox.com" w:id="148" w:date="2024-08-12T14:31:52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14">
            <w:pPr>
              <w:rPr>
                <w:rFonts w:ascii="Arial" w:cs="Arial" w:eastAsia="Arial" w:hAnsi="Arial"/>
              </w:rPr>
            </w:pPr>
            <w:sdt>
              <w:sdtPr>
                <w:tag w:val="goog_rdk_1911"/>
              </w:sdtPr>
              <w:sdtContent>
                <w:del w:author="davide.lenzarini@u-blox.com" w:id="148" w:date="2024-08-12T14:31:52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1015">
            <w:pPr>
              <w:jc w:val="center"/>
              <w:rPr>
                <w:rFonts w:ascii="Arial" w:cs="Arial" w:eastAsia="Arial" w:hAnsi="Arial"/>
              </w:rPr>
            </w:pPr>
            <w:sdt>
              <w:sdtPr>
                <w:tag w:val="goog_rdk_1913"/>
              </w:sdtPr>
              <w:sdtContent>
                <w:del w:author="davide.lenzarini@u-blox.com" w:id="148" w:date="2024-08-12T14:31:52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1D">
            <w:pPr>
              <w:rPr>
                <w:rFonts w:ascii="Arial" w:cs="Arial" w:eastAsia="Arial" w:hAnsi="Arial"/>
              </w:rPr>
            </w:pPr>
            <w:sdt>
              <w:sdtPr>
                <w:tag w:val="goog_rdk_1915"/>
              </w:sdtPr>
              <w:sdtContent>
                <w:del w:author="davide.lenzarini@u-blox.com" w:id="148" w:date="2024-08-12T14:31:52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101E">
            <w:pPr>
              <w:jc w:val="center"/>
              <w:rPr>
                <w:rFonts w:ascii="Arial" w:cs="Arial" w:eastAsia="Arial" w:hAnsi="Arial"/>
              </w:rPr>
            </w:pPr>
            <w:sdt>
              <w:sdtPr>
                <w:tag w:val="goog_rdk_1917"/>
              </w:sdtPr>
              <w:sdtContent>
                <w:del w:author="davide.lenzarini@u-blox.com" w:id="148" w:date="2024-08-12T14:31:52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26">
            <w:pPr>
              <w:rPr>
                <w:rFonts w:ascii="Arial" w:cs="Arial" w:eastAsia="Arial" w:hAnsi="Arial"/>
              </w:rPr>
            </w:pPr>
            <w:sdt>
              <w:sdtPr>
                <w:tag w:val="goog_rdk_1919"/>
              </w:sdtPr>
              <w:sdtContent>
                <w:del w:author="davide.lenzarini@u-blox.com" w:id="148" w:date="2024-08-12T14:31:52Z">
                  <w:r w:rsidDel="00000000" w:rsidR="00000000" w:rsidRPr="00000000">
                    <w:rPr>
                      <w:rFonts w:ascii="Arial" w:cs="Arial" w:eastAsia="Arial" w:hAnsi="Arial"/>
                      <w:rtl w:val="0"/>
                    </w:rPr>
                    <w:delText xml:space="preserve">Byte 5…N</w:delText>
                  </w:r>
                </w:del>
              </w:sdtContent>
            </w:sdt>
            <w:r w:rsidDel="00000000" w:rsidR="00000000" w:rsidRPr="00000000">
              <w:rPr>
                <w:rtl w:val="0"/>
              </w:rPr>
            </w:r>
          </w:p>
        </w:tc>
        <w:tc>
          <w:tcPr>
            <w:gridSpan w:val="8"/>
          </w:tcPr>
          <w:p w:rsidR="00000000" w:rsidDel="00000000" w:rsidP="00000000" w:rsidRDefault="00000000" w:rsidRPr="00000000" w14:paraId="00001027">
            <w:pPr>
              <w:keepNext w:val="1"/>
              <w:jc w:val="center"/>
              <w:rPr>
                <w:rFonts w:ascii="Arial" w:cs="Arial" w:eastAsia="Arial" w:hAnsi="Arial"/>
              </w:rPr>
            </w:pPr>
            <w:sdt>
              <w:sdtPr>
                <w:tag w:val="goog_rdk_1921"/>
              </w:sdtPr>
              <w:sdtContent>
                <w:del w:author="davide.lenzarini@u-blox.com" w:id="148" w:date="2024-08-12T14:31:52Z"/>
                <w:sdt>
                  <w:sdtPr>
                    <w:tag w:val="goog_rdk_1922"/>
                  </w:sdtPr>
                  <w:sdtContent>
                    <w:commentRangeStart w:id="117"/>
                  </w:sdtContent>
                </w:sdt>
                <w:del w:author="davide.lenzarini@u-blox.com" w:id="148" w:date="2024-08-12T14:31:52Z">
                  <w:r w:rsidDel="00000000" w:rsidR="00000000" w:rsidRPr="00000000">
                    <w:rPr>
                      <w:rFonts w:ascii="Arial" w:cs="Arial" w:eastAsia="Arial" w:hAnsi="Arial"/>
                      <w:rtl w:val="0"/>
                    </w:rPr>
                    <w:delText xml:space="preserve">Client Identifier (optional)</w:delText>
                  </w:r>
                </w:del>
              </w:sdtContent>
            </w:sdt>
            <w:commentRangeEnd w:id="117"/>
            <w:r w:rsidDel="00000000" w:rsidR="00000000" w:rsidRPr="00000000">
              <w:commentReference w:id="117"/>
            </w:r>
            <w:r w:rsidDel="00000000" w:rsidR="00000000" w:rsidRPr="00000000">
              <w:rPr>
                <w:rtl w:val="0"/>
              </w:rPr>
            </w:r>
          </w:p>
        </w:tc>
      </w:tr>
    </w:tbl>
    <w:p w:rsidR="00000000" w:rsidDel="00000000" w:rsidP="00000000" w:rsidRDefault="00000000" w:rsidRPr="00000000" w14:paraId="0000102F">
      <w:pPr>
        <w:ind w:left="-15" w:right="4" w:firstLine="0"/>
        <w:rPr>
          <w:rFonts w:ascii="Arial" w:cs="Arial" w:eastAsia="Arial" w:hAnsi="Arial"/>
        </w:rPr>
      </w:pPr>
      <w:r w:rsidDel="00000000" w:rsidR="00000000" w:rsidRPr="00000000">
        <w:rPr>
          <w:color w:val="000000"/>
          <w:sz w:val="20"/>
          <w:szCs w:val="20"/>
          <w:u w:val="single"/>
          <w:shd w:fill="auto" w:val="clear"/>
          <w:rtl w:val="0"/>
        </w:rPr>
        <w:t xml:space="preserve">T</w:t>
      </w:r>
      <w:r w:rsidDel="00000000" w:rsidR="00000000" w:rsidRPr="00000000">
        <w:rPr>
          <w:rFonts w:ascii="Arial" w:cs="Arial" w:eastAsia="Arial" w:hAnsi="Arial"/>
          <w:rtl w:val="0"/>
        </w:rPr>
        <w:t xml:space="preserve">he PINGREQ packet is an ”are you alive” packet that is sent from or received by a connected client.</w:t>
      </w:r>
    </w:p>
    <w:p w:rsidR="00000000" w:rsidDel="00000000" w:rsidP="00000000" w:rsidRDefault="00000000" w:rsidRPr="00000000" w14:paraId="00001030">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103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32">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103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34">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35">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w:t>
      </w:r>
      <w:sdt>
        <w:sdtPr>
          <w:tag w:val="goog_rdk_1923"/>
        </w:sdtPr>
        <w:sdtContent>
          <w:del w:author="davide.lenzarini@u-blox.com" w:id="149" w:date="2024-08-08T12:37:41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w:t>
      </w:r>
    </w:p>
    <w:p w:rsidR="00000000" w:rsidDel="00000000" w:rsidP="00000000" w:rsidRDefault="00000000" w:rsidRPr="00000000" w14:paraId="00001036">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[MQTT-SN-3.1.21.3-1].</w:t>
      </w:r>
      <w:r w:rsidDel="00000000" w:rsidR="00000000" w:rsidRPr="00000000">
        <w:rPr>
          <w:rtl w:val="0"/>
        </w:rPr>
      </w:r>
    </w:p>
    <w:p w:rsidR="00000000" w:rsidDel="00000000" w:rsidP="00000000" w:rsidRDefault="00000000" w:rsidRPr="00000000" w14:paraId="00001037">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38">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103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Client MAY send a PINGRESP packet in response to a PINGREQ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p>
    <w:sdt>
      <w:sdtPr>
        <w:tag w:val="goog_rdk_1925"/>
      </w:sdtPr>
      <w:sdtContent>
        <w:p w:rsidR="00000000" w:rsidDel="00000000" w:rsidP="00000000" w:rsidRDefault="00000000" w:rsidRPr="00000000" w14:paraId="0000103A">
          <w:pPr>
            <w:pStyle w:val="Heading3"/>
            <w:keepLines w:val="1"/>
            <w:spacing w:after="77" w:before="0" w:line="259" w:lineRule="auto"/>
            <w:ind w:left="0" w:right="4" w:firstLine="0"/>
            <w:rPr>
              <w:ins w:author="Stefan Hagen" w:id="150" w:date="2024-08-11T19:01:03Z"/>
              <w:rFonts w:ascii="Arial" w:cs="Arial" w:eastAsia="Arial" w:hAnsi="Arial"/>
            </w:rPr>
          </w:pPr>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sdt>
            <w:sdtPr>
              <w:tag w:val="goog_rdk_1924"/>
            </w:sdtPr>
            <w:sdtContent>
              <w:ins w:author="Stefan Hagen" w:id="150" w:date="2024-08-11T19:01:03Z">
                <w:bookmarkStart w:colFirst="0" w:colLast="0" w:name="_heading=h.i17xr6" w:id="176"/>
                <w:bookmarkEnd w:id="176"/>
                <w:r w:rsidDel="00000000" w:rsidR="00000000" w:rsidRPr="00000000">
                  <w:rPr>
                    <w:rtl w:val="0"/>
                  </w:rPr>
                </w:r>
              </w:ins>
            </w:sdtContent>
          </w:sdt>
        </w:p>
      </w:sdtContent>
    </w:sdt>
    <w:sdt>
      <w:sdtPr>
        <w:tag w:val="goog_rdk_1929"/>
      </w:sdtPr>
      <w:sdtContent>
        <w:p w:rsidR="00000000" w:rsidDel="00000000" w:rsidP="00000000" w:rsidRDefault="00000000" w:rsidRPr="00000000" w14:paraId="0000103B">
          <w:pPr>
            <w:rPr>
              <w:rPrChange w:author="Stefan Hagen" w:id="151" w:date="2024-08-11T19:01:03Z">
                <w:rPr>
                  <w:rFonts w:ascii="Arial" w:cs="Arial" w:eastAsia="Arial" w:hAnsi="Arial"/>
                </w:rPr>
              </w:rPrChange>
            </w:rPr>
            <w:pPrChange w:author="Stefan Hagen" w:id="0" w:date="2024-08-11T19:01:03Z">
              <w:pPr>
                <w:pStyle w:val="Heading3"/>
                <w:keepLines w:val="1"/>
                <w:spacing w:after="77" w:before="0" w:line="259" w:lineRule="auto"/>
                <w:ind w:left="0" w:right="4" w:firstLine="0"/>
              </w:pPr>
            </w:pPrChange>
          </w:pPr>
          <w:bookmarkStart w:colFirst="0" w:colLast="0" w:name="_heading=h.i17xr6" w:id="176"/>
          <w:bookmarkEnd w:id="176"/>
          <w:sdt>
            <w:sdtPr>
              <w:tag w:val="goog_rdk_1926"/>
            </w:sdtPr>
            <w:sdtContent>
              <w:ins w:author="Stefan Hagen" w:id="150" w:date="2024-08-11T19:01:03Z"/>
              <w:sdt>
                <w:sdtPr>
                  <w:tag w:val="goog_rdk_1927"/>
                </w:sdtPr>
                <w:sdtContent>
                  <w:commentRangeStart w:id="118"/>
                </w:sdtContent>
              </w:sdt>
              <w:ins w:author="Stefan Hagen" w:id="150" w:date="2024-08-11T19:01:03Z">
                <w:r w:rsidDel="00000000" w:rsidR="00000000" w:rsidRPr="00000000">
                  <w:rPr>
                    <w:rFonts w:ascii="Arial" w:cs="Arial" w:eastAsia="Arial" w:hAnsi="Arial"/>
                  </w:rPr>
                  <w:drawing>
                    <wp:inline distB="114300" distT="114300" distL="114300" distR="114300">
                      <wp:extent cx="5943600" cy="1295400"/>
                      <wp:effectExtent b="0" l="0" r="0" t="0"/>
                      <wp:docPr id="41" name="image15.png"/>
                      <a:graphic>
                        <a:graphicData uri="http://schemas.openxmlformats.org/drawingml/2006/picture">
                          <pic:pic>
                            <pic:nvPicPr>
                              <pic:cNvPr id="0" name="image15.png"/>
                              <pic:cNvPicPr preferRelativeResize="0"/>
                            </pic:nvPicPr>
                            <pic:blipFill>
                              <a:blip r:embed="rId72"/>
                              <a:srcRect b="0" l="0" r="0" t="0"/>
                              <a:stretch>
                                <a:fillRect/>
                              </a:stretch>
                            </pic:blipFill>
                            <pic:spPr>
                              <a:xfrm>
                                <a:off x="0" y="0"/>
                                <a:ext cx="5943600" cy="1295400"/>
                              </a:xfrm>
                              <a:prstGeom prst="rect"/>
                              <a:ln/>
                            </pic:spPr>
                          </pic:pic>
                        </a:graphicData>
                      </a:graphic>
                    </wp:inline>
                  </w:drawing>
                </w:r>
              </w:ins>
            </w:sdtContent>
          </w:sdt>
          <w:commentRangeEnd w:id="118"/>
          <w:r w:rsidDel="00000000" w:rsidR="00000000" w:rsidRPr="00000000">
            <w:commentReference w:id="118"/>
          </w:r>
          <w:sdt>
            <w:sdtPr>
              <w:tag w:val="goog_rdk_1928"/>
            </w:sdtPr>
            <w:sdtContent>
              <w:r w:rsidDel="00000000" w:rsidR="00000000" w:rsidRPr="00000000">
                <w:rPr>
                  <w:rtl w:val="0"/>
                </w:rPr>
              </w:r>
            </w:sdtContent>
          </w:sdt>
        </w:p>
      </w:sdtContent>
    </w:sdt>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3C">
            <w:pPr>
              <w:ind w:right="4"/>
              <w:jc w:val="center"/>
              <w:rPr>
                <w:rFonts w:ascii="Arial" w:cs="Arial" w:eastAsia="Arial" w:hAnsi="Arial"/>
                <w:b w:val="1"/>
              </w:rPr>
            </w:pPr>
            <w:sdt>
              <w:sdtPr>
                <w:tag w:val="goog_rdk_1931"/>
              </w:sdtPr>
              <w:sdtContent>
                <w:del w:author="davide.lenzarini@u-blox.com" w:id="152" w:date="2024-08-12T14:32:55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103D">
            <w:pPr>
              <w:ind w:right="4"/>
              <w:jc w:val="center"/>
              <w:rPr>
                <w:rFonts w:ascii="Arial" w:cs="Arial" w:eastAsia="Arial" w:hAnsi="Arial"/>
                <w:b w:val="1"/>
              </w:rPr>
            </w:pPr>
            <w:sdt>
              <w:sdtPr>
                <w:tag w:val="goog_rdk_1933"/>
              </w:sdtPr>
              <w:sdtContent>
                <w:del w:author="davide.lenzarini@u-blox.com" w:id="152" w:date="2024-08-12T14:32:55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103E">
            <w:pPr>
              <w:ind w:right="4"/>
              <w:jc w:val="center"/>
              <w:rPr>
                <w:rFonts w:ascii="Arial" w:cs="Arial" w:eastAsia="Arial" w:hAnsi="Arial"/>
                <w:b w:val="1"/>
              </w:rPr>
            </w:pPr>
            <w:sdt>
              <w:sdtPr>
                <w:tag w:val="goog_rdk_1935"/>
              </w:sdtPr>
              <w:sdtContent>
                <w:del w:author="davide.lenzarini@u-blox.com" w:id="152" w:date="2024-08-12T14:32:55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103F">
            <w:pPr>
              <w:ind w:right="4"/>
              <w:jc w:val="center"/>
              <w:rPr>
                <w:rFonts w:ascii="Arial" w:cs="Arial" w:eastAsia="Arial" w:hAnsi="Arial"/>
                <w:b w:val="1"/>
              </w:rPr>
            </w:pPr>
            <w:sdt>
              <w:sdtPr>
                <w:tag w:val="goog_rdk_1937"/>
              </w:sdtPr>
              <w:sdtContent>
                <w:del w:author="davide.lenzarini@u-blox.com" w:id="152" w:date="2024-08-12T14:32:55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1040">
            <w:pPr>
              <w:ind w:right="4"/>
              <w:jc w:val="center"/>
              <w:rPr>
                <w:rFonts w:ascii="Arial" w:cs="Arial" w:eastAsia="Arial" w:hAnsi="Arial"/>
                <w:b w:val="1"/>
              </w:rPr>
            </w:pPr>
            <w:sdt>
              <w:sdtPr>
                <w:tag w:val="goog_rdk_1939"/>
              </w:sdtPr>
              <w:sdtContent>
                <w:del w:author="davide.lenzarini@u-blox.com" w:id="152" w:date="2024-08-12T14:32:55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1041">
            <w:pPr>
              <w:ind w:right="4"/>
              <w:jc w:val="center"/>
              <w:rPr>
                <w:rFonts w:ascii="Arial" w:cs="Arial" w:eastAsia="Arial" w:hAnsi="Arial"/>
                <w:b w:val="1"/>
              </w:rPr>
            </w:pPr>
            <w:sdt>
              <w:sdtPr>
                <w:tag w:val="goog_rdk_1941"/>
              </w:sdtPr>
              <w:sdtContent>
                <w:del w:author="davide.lenzarini@u-blox.com" w:id="152" w:date="2024-08-12T14:32:55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1042">
            <w:pPr>
              <w:ind w:right="4"/>
              <w:jc w:val="center"/>
              <w:rPr>
                <w:rFonts w:ascii="Arial" w:cs="Arial" w:eastAsia="Arial" w:hAnsi="Arial"/>
                <w:b w:val="1"/>
              </w:rPr>
            </w:pPr>
            <w:sdt>
              <w:sdtPr>
                <w:tag w:val="goog_rdk_1943"/>
              </w:sdtPr>
              <w:sdtContent>
                <w:del w:author="davide.lenzarini@u-blox.com" w:id="152" w:date="2024-08-12T14:32:55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1043">
            <w:pPr>
              <w:ind w:right="4"/>
              <w:jc w:val="center"/>
              <w:rPr>
                <w:rFonts w:ascii="Arial" w:cs="Arial" w:eastAsia="Arial" w:hAnsi="Arial"/>
                <w:b w:val="1"/>
              </w:rPr>
            </w:pPr>
            <w:sdt>
              <w:sdtPr>
                <w:tag w:val="goog_rdk_1945"/>
              </w:sdtPr>
              <w:sdtContent>
                <w:del w:author="davide.lenzarini@u-blox.com" w:id="152" w:date="2024-08-12T14:32:55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1044">
            <w:pPr>
              <w:ind w:right="4"/>
              <w:jc w:val="center"/>
              <w:rPr>
                <w:rFonts w:ascii="Arial" w:cs="Arial" w:eastAsia="Arial" w:hAnsi="Arial"/>
                <w:b w:val="1"/>
              </w:rPr>
            </w:pPr>
            <w:sdt>
              <w:sdtPr>
                <w:tag w:val="goog_rdk_1947"/>
              </w:sdtPr>
              <w:sdtContent>
                <w:del w:author="davide.lenzarini@u-blox.com" w:id="152" w:date="2024-08-12T14:32:55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45">
            <w:pPr>
              <w:ind w:right="4"/>
              <w:rPr>
                <w:rFonts w:ascii="Arial" w:cs="Arial" w:eastAsia="Arial" w:hAnsi="Arial"/>
              </w:rPr>
            </w:pPr>
            <w:sdt>
              <w:sdtPr>
                <w:tag w:val="goog_rdk_1949"/>
              </w:sdtPr>
              <w:sdtContent>
                <w:del w:author="davide.lenzarini@u-blox.com" w:id="152" w:date="2024-08-12T14:32:55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1046">
            <w:pPr>
              <w:ind w:right="4"/>
              <w:jc w:val="center"/>
              <w:rPr>
                <w:rFonts w:ascii="Arial" w:cs="Arial" w:eastAsia="Arial" w:hAnsi="Arial"/>
              </w:rPr>
            </w:pPr>
            <w:sdt>
              <w:sdtPr>
                <w:tag w:val="goog_rdk_1951"/>
              </w:sdtPr>
              <w:sdtContent>
                <w:del w:author="davide.lenzarini@u-blox.com" w:id="152" w:date="2024-08-12T14:32:55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4E">
            <w:pPr>
              <w:ind w:right="4"/>
              <w:rPr>
                <w:rFonts w:ascii="Arial" w:cs="Arial" w:eastAsia="Arial" w:hAnsi="Arial"/>
              </w:rPr>
            </w:pPr>
            <w:sdt>
              <w:sdtPr>
                <w:tag w:val="goog_rdk_1953"/>
              </w:sdtPr>
              <w:sdtContent>
                <w:del w:author="davide.lenzarini@u-blox.com" w:id="152" w:date="2024-08-12T14:32:55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104F">
            <w:pPr>
              <w:ind w:right="4"/>
              <w:jc w:val="center"/>
              <w:rPr>
                <w:rFonts w:ascii="Arial" w:cs="Arial" w:eastAsia="Arial" w:hAnsi="Arial"/>
              </w:rPr>
            </w:pPr>
            <w:sdt>
              <w:sdtPr>
                <w:tag w:val="goog_rdk_1955"/>
              </w:sdtPr>
              <w:sdtContent>
                <w:del w:author="davide.lenzarini@u-blox.com" w:id="152" w:date="2024-08-12T14:32:55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57">
            <w:pPr>
              <w:rPr>
                <w:rFonts w:ascii="Arial" w:cs="Arial" w:eastAsia="Arial" w:hAnsi="Arial"/>
              </w:rPr>
            </w:pPr>
            <w:sdt>
              <w:sdtPr>
                <w:tag w:val="goog_rdk_1957"/>
              </w:sdtPr>
              <w:sdtContent>
                <w:del w:author="davide.lenzarini@u-blox.com" w:id="152" w:date="2024-08-12T14:32:55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1058">
            <w:pPr>
              <w:jc w:val="center"/>
              <w:rPr>
                <w:rFonts w:ascii="Arial" w:cs="Arial" w:eastAsia="Arial" w:hAnsi="Arial"/>
              </w:rPr>
            </w:pPr>
            <w:sdt>
              <w:sdtPr>
                <w:tag w:val="goog_rdk_1959"/>
              </w:sdtPr>
              <w:sdtContent>
                <w:del w:author="davide.lenzarini@u-blox.com" w:id="152" w:date="2024-08-12T14:32:55Z">
                  <w:r w:rsidDel="00000000" w:rsidR="00000000" w:rsidRPr="00000000">
                    <w:rPr>
                      <w:rFonts w:ascii="Arial" w:cs="Arial" w:eastAsia="Arial" w:hAnsi="Arial"/>
                      <w:rtl w:val="0"/>
                    </w:rPr>
                    <w:delText xml:space="preserve">Packet Identifier MSB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60">
            <w:pPr>
              <w:rPr>
                <w:rFonts w:ascii="Arial" w:cs="Arial" w:eastAsia="Arial" w:hAnsi="Arial"/>
              </w:rPr>
            </w:pPr>
            <w:sdt>
              <w:sdtPr>
                <w:tag w:val="goog_rdk_1961"/>
              </w:sdtPr>
              <w:sdtContent>
                <w:del w:author="davide.lenzarini@u-blox.com" w:id="152" w:date="2024-08-12T14:32:55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8"/>
          </w:tcPr>
          <w:p w:rsidR="00000000" w:rsidDel="00000000" w:rsidP="00000000" w:rsidRDefault="00000000" w:rsidRPr="00000000" w14:paraId="00001061">
            <w:pPr>
              <w:jc w:val="center"/>
              <w:rPr>
                <w:rFonts w:ascii="Arial" w:cs="Arial" w:eastAsia="Arial" w:hAnsi="Arial"/>
              </w:rPr>
            </w:pPr>
            <w:sdt>
              <w:sdtPr>
                <w:tag w:val="goog_rdk_1963"/>
              </w:sdtPr>
              <w:sdtContent>
                <w:del w:author="davide.lenzarini@u-blox.com" w:id="152" w:date="2024-08-12T14:32:55Z">
                  <w:r w:rsidDel="00000000" w:rsidR="00000000" w:rsidRPr="00000000">
                    <w:rPr>
                      <w:rFonts w:ascii="Arial" w:cs="Arial" w:eastAsia="Arial" w:hAnsi="Arial"/>
                      <w:rtl w:val="0"/>
                    </w:rPr>
                    <w:delText xml:space="preserve">Packet Identifier LSB</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69">
            <w:pPr>
              <w:ind w:right="4"/>
              <w:rPr>
                <w:rFonts w:ascii="Arial" w:cs="Arial" w:eastAsia="Arial" w:hAnsi="Arial"/>
              </w:rPr>
            </w:pPr>
            <w:sdt>
              <w:sdtPr>
                <w:tag w:val="goog_rdk_1965"/>
              </w:sdtPr>
              <w:sdtContent>
                <w:del w:author="davide.lenzarini@u-blox.com" w:id="152" w:date="2024-08-12T14:32:55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8"/>
          </w:tcPr>
          <w:p w:rsidR="00000000" w:rsidDel="00000000" w:rsidP="00000000" w:rsidRDefault="00000000" w:rsidRPr="00000000" w14:paraId="0000106A">
            <w:pPr>
              <w:keepNext w:val="1"/>
              <w:ind w:right="4"/>
              <w:jc w:val="center"/>
              <w:rPr>
                <w:rFonts w:ascii="Arial" w:cs="Arial" w:eastAsia="Arial" w:hAnsi="Arial"/>
              </w:rPr>
            </w:pPr>
            <w:sdt>
              <w:sdtPr>
                <w:tag w:val="goog_rdk_1967"/>
              </w:sdtPr>
              <w:sdtContent>
                <w:del w:author="davide.lenzarini@u-blox.com" w:id="152" w:date="2024-08-12T14:32:55Z">
                  <w:r w:rsidDel="00000000" w:rsidR="00000000" w:rsidRPr="00000000">
                    <w:rPr>
                      <w:rFonts w:ascii="Arial" w:cs="Arial" w:eastAsia="Arial" w:hAnsi="Arial"/>
                      <w:rtl w:val="0"/>
                    </w:rPr>
                    <w:delText xml:space="preserve">Application Messages Remaining (optional)</w:delText>
                  </w:r>
                </w:del>
              </w:sdtContent>
            </w:sdt>
            <w:r w:rsidDel="00000000" w:rsidR="00000000" w:rsidRPr="00000000">
              <w:rPr>
                <w:rtl w:val="0"/>
              </w:rPr>
            </w:r>
          </w:p>
        </w:tc>
      </w:tr>
    </w:tbl>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1968"/>
        </w:sdtPr>
        <w:sdtContent>
          <w:commentRangeStart w:id="119"/>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w:t>
      </w:r>
      <w:commentRangeEnd w:id="119"/>
      <w:r w:rsidDel="00000000" w:rsidR="00000000" w:rsidRPr="00000000">
        <w:commentReference w:id="119"/>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PINGRESP packet</w:t>
      </w:r>
    </w:p>
    <w:p w:rsidR="00000000" w:rsidDel="00000000" w:rsidP="00000000" w:rsidRDefault="00000000" w:rsidRPr="00000000" w14:paraId="0000107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74">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A PINGRESP packet is also sent by a Gateway to inform a sleeping C</w:t>
      </w:r>
      <w:sdt>
        <w:sdtPr>
          <w:tag w:val="goog_rdk_1969"/>
        </w:sdtPr>
        <w:sdtContent>
          <w:ins w:author="davide.lenzarini@u-blox.com" w:id="153" w:date="2024-08-07T09:05:50Z">
            <w:r w:rsidDel="00000000" w:rsidR="00000000" w:rsidRPr="00000000">
              <w:rPr>
                <w:rFonts w:ascii="Arial" w:cs="Arial" w:eastAsia="Arial" w:hAnsi="Arial"/>
                <w:rtl w:val="0"/>
              </w:rPr>
              <w:t xml:space="preserve">l</w:t>
            </w:r>
          </w:ins>
        </w:sdtContent>
      </w:sdt>
      <w:sdt>
        <w:sdtPr>
          <w:tag w:val="goog_rdk_1970"/>
        </w:sdtPr>
        <w:sdtContent>
          <w:del w:author="davide.lenzarini@u-blox.com" w:id="153" w:date="2024-08-07T09:05:50Z">
            <w:r w:rsidDel="00000000" w:rsidR="00000000" w:rsidRPr="00000000">
              <w:rPr>
                <w:rFonts w:ascii="Arial" w:cs="Arial" w:eastAsia="Arial" w:hAnsi="Arial"/>
                <w:rtl w:val="0"/>
              </w:rPr>
              <w:delText xml:space="preserve">L</w:delText>
            </w:r>
          </w:del>
        </w:sdtContent>
      </w:sdt>
      <w:r w:rsidDel="00000000" w:rsidR="00000000" w:rsidRPr="00000000">
        <w:rPr>
          <w:rFonts w:ascii="Arial" w:cs="Arial" w:eastAsia="Arial" w:hAnsi="Arial"/>
          <w:rtl w:val="0"/>
        </w:rPr>
        <w:t xml:space="preserve">ient that it has no more buffered packets for that Client.</w:t>
      </w:r>
    </w:p>
    <w:p w:rsidR="00000000" w:rsidDel="00000000" w:rsidP="00000000" w:rsidRDefault="00000000" w:rsidRPr="00000000" w14:paraId="00001075">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7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77">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78">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79">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Application Messages Remaining</w:t>
      </w:r>
    </w:p>
    <w:p w:rsidR="00000000" w:rsidDel="00000000" w:rsidP="00000000" w:rsidRDefault="00000000" w:rsidRPr="00000000" w14:paraId="0000107A">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t>
      </w:r>
      <w:sdt>
        <w:sdtPr>
          <w:tag w:val="goog_rdk_1971"/>
        </w:sdtPr>
        <w:sdtContent>
          <w:commentRangeStart w:id="120"/>
        </w:sdtContent>
      </w:sdt>
      <w:r w:rsidDel="00000000" w:rsidR="00000000" w:rsidRPr="00000000">
        <w:rPr>
          <w:rFonts w:ascii="Arial" w:cs="Arial" w:eastAsia="Arial" w:hAnsi="Arial"/>
          <w:rtl w:val="0"/>
        </w:rPr>
        <w:t xml:space="preserve">when a Client is sent back to sleep</w:t>
      </w:r>
      <w:commentRangeEnd w:id="120"/>
      <w:r w:rsidDel="00000000" w:rsidR="00000000" w:rsidRPr="00000000">
        <w:commentReference w:id="120"/>
      </w:r>
      <w:r w:rsidDel="00000000" w:rsidR="00000000" w:rsidRPr="00000000">
        <w:rPr>
          <w:rFonts w:ascii="Arial" w:cs="Arial" w:eastAsia="Arial" w:hAnsi="Arial"/>
          <w:rtl w:val="0"/>
        </w:rPr>
        <w:t xml:space="preserve">.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7B">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7C">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7D">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7E">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7F">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80">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81">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82">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sdt>
      <w:sdtPr>
        <w:tag w:val="goog_rdk_1973"/>
      </w:sdtPr>
      <w:sdtContent>
        <w:p w:rsidR="00000000" w:rsidDel="00000000" w:rsidP="00000000" w:rsidRDefault="00000000" w:rsidRPr="00000000" w14:paraId="00001084">
          <w:pPr>
            <w:pStyle w:val="Heading3"/>
            <w:keepLines w:val="1"/>
            <w:spacing w:after="77" w:before="0" w:line="259" w:lineRule="auto"/>
            <w:ind w:left="0" w:firstLine="0"/>
            <w:rPr>
              <w:ins w:author="Stefan Hagen" w:id="154" w:date="2024-08-11T19:01:16Z"/>
              <w:rFonts w:ascii="Arial" w:cs="Arial" w:eastAsia="Arial" w:hAnsi="Arial"/>
            </w:rPr>
          </w:pPr>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sdt>
            <w:sdtPr>
              <w:tag w:val="goog_rdk_1972"/>
            </w:sdtPr>
            <w:sdtContent>
              <w:ins w:author="Stefan Hagen" w:id="154" w:date="2024-08-11T19:01:16Z">
                <w:bookmarkStart w:colFirst="0" w:colLast="0" w:name="_heading=h.415t9al" w:id="180"/>
                <w:bookmarkEnd w:id="180"/>
                <w:r w:rsidDel="00000000" w:rsidR="00000000" w:rsidRPr="00000000">
                  <w:rPr>
                    <w:rtl w:val="0"/>
                  </w:rPr>
                </w:r>
              </w:ins>
            </w:sdtContent>
          </w:sdt>
        </w:p>
      </w:sdtContent>
    </w:sdt>
    <w:sdt>
      <w:sdtPr>
        <w:tag w:val="goog_rdk_1977"/>
      </w:sdtPr>
      <w:sdtContent>
        <w:p w:rsidR="00000000" w:rsidDel="00000000" w:rsidP="00000000" w:rsidRDefault="00000000" w:rsidRPr="00000000" w14:paraId="00001085">
          <w:pPr>
            <w:rPr>
              <w:rPrChange w:author="Stefan Hagen" w:id="155" w:date="2024-08-11T19:01:16Z">
                <w:rPr>
                  <w:rFonts w:ascii="Arial" w:cs="Arial" w:eastAsia="Arial" w:hAnsi="Arial"/>
                </w:rPr>
              </w:rPrChange>
            </w:rPr>
            <w:pPrChange w:author="Stefan Hagen" w:id="0" w:date="2024-08-11T19:01:16Z">
              <w:pPr>
                <w:pStyle w:val="Heading3"/>
                <w:keepLines w:val="1"/>
                <w:spacing w:after="77" w:before="0" w:line="259" w:lineRule="auto"/>
                <w:ind w:left="0" w:firstLine="0"/>
              </w:pPr>
            </w:pPrChange>
          </w:pPr>
          <w:bookmarkStart w:colFirst="0" w:colLast="0" w:name="_heading=h.415t9al" w:id="180"/>
          <w:bookmarkEnd w:id="180"/>
          <w:sdt>
            <w:sdtPr>
              <w:tag w:val="goog_rdk_1974"/>
            </w:sdtPr>
            <w:sdtContent>
              <w:ins w:author="Stefan Hagen" w:id="154" w:date="2024-08-11T19:01:16Z"/>
              <w:sdt>
                <w:sdtPr>
                  <w:tag w:val="goog_rdk_1975"/>
                </w:sdtPr>
                <w:sdtContent>
                  <w:commentRangeStart w:id="121"/>
                </w:sdtContent>
              </w:sdt>
              <w:ins w:author="Stefan Hagen" w:id="154" w:date="2024-08-11T19:01:16Z">
                <w:r w:rsidDel="00000000" w:rsidR="00000000" w:rsidRPr="00000000">
                  <w:rPr>
                    <w:rFonts w:ascii="Arial" w:cs="Arial" w:eastAsia="Arial" w:hAnsi="Arial"/>
                  </w:rPr>
                  <w:drawing>
                    <wp:inline distB="114300" distT="114300" distL="114300" distR="114300">
                      <wp:extent cx="5943600" cy="3416300"/>
                      <wp:effectExtent b="0" l="0" r="0" t="0"/>
                      <wp:docPr id="36" name="image5.png"/>
                      <a:graphic>
                        <a:graphicData uri="http://schemas.openxmlformats.org/drawingml/2006/picture">
                          <pic:pic>
                            <pic:nvPicPr>
                              <pic:cNvPr id="0" name="image5.png"/>
                              <pic:cNvPicPr preferRelativeResize="0"/>
                            </pic:nvPicPr>
                            <pic:blipFill>
                              <a:blip r:embed="rId73"/>
                              <a:srcRect b="0" l="0" r="0" t="0"/>
                              <a:stretch>
                                <a:fillRect/>
                              </a:stretch>
                            </pic:blipFill>
                            <pic:spPr>
                              <a:xfrm>
                                <a:off x="0" y="0"/>
                                <a:ext cx="5943600" cy="3416300"/>
                              </a:xfrm>
                              <a:prstGeom prst="rect"/>
                              <a:ln/>
                            </pic:spPr>
                          </pic:pic>
                        </a:graphicData>
                      </a:graphic>
                    </wp:inline>
                  </w:drawing>
                </w:r>
              </w:ins>
            </w:sdtContent>
          </w:sdt>
          <w:commentRangeEnd w:id="121"/>
          <w:r w:rsidDel="00000000" w:rsidR="00000000" w:rsidRPr="00000000">
            <w:commentReference w:id="121"/>
          </w:r>
          <w:sdt>
            <w:sdtPr>
              <w:tag w:val="goog_rdk_1976"/>
            </w:sdtPr>
            <w:sdtContent>
              <w:r w:rsidDel="00000000" w:rsidR="00000000" w:rsidRPr="00000000">
                <w:rPr>
                  <w:rtl w:val="0"/>
                </w:rPr>
              </w:r>
            </w:sdtContent>
          </w:sdt>
        </w:p>
      </w:sdtContent>
    </w:sdt>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86">
            <w:pPr>
              <w:jc w:val="center"/>
              <w:rPr>
                <w:rFonts w:ascii="Arial" w:cs="Arial" w:eastAsia="Arial" w:hAnsi="Arial"/>
                <w:b w:val="1"/>
              </w:rPr>
            </w:pPr>
            <w:sdt>
              <w:sdtPr>
                <w:tag w:val="goog_rdk_1979"/>
              </w:sdtPr>
              <w:sdtContent>
                <w:del w:author="davide.lenzarini@u-blox.com" w:id="156" w:date="2024-08-12T14:34:20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1087">
            <w:pPr>
              <w:jc w:val="center"/>
              <w:rPr>
                <w:rFonts w:ascii="Arial" w:cs="Arial" w:eastAsia="Arial" w:hAnsi="Arial"/>
                <w:b w:val="1"/>
              </w:rPr>
            </w:pPr>
            <w:sdt>
              <w:sdtPr>
                <w:tag w:val="goog_rdk_1981"/>
              </w:sdtPr>
              <w:sdtContent>
                <w:del w:author="davide.lenzarini@u-blox.com" w:id="156" w:date="2024-08-12T14:34:20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1088">
            <w:pPr>
              <w:jc w:val="center"/>
              <w:rPr>
                <w:rFonts w:ascii="Arial" w:cs="Arial" w:eastAsia="Arial" w:hAnsi="Arial"/>
                <w:b w:val="1"/>
              </w:rPr>
            </w:pPr>
            <w:sdt>
              <w:sdtPr>
                <w:tag w:val="goog_rdk_1983"/>
              </w:sdtPr>
              <w:sdtContent>
                <w:del w:author="davide.lenzarini@u-blox.com" w:id="156" w:date="2024-08-12T14:34:20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108A">
            <w:pPr>
              <w:jc w:val="center"/>
              <w:rPr>
                <w:rFonts w:ascii="Arial" w:cs="Arial" w:eastAsia="Arial" w:hAnsi="Arial"/>
                <w:b w:val="1"/>
              </w:rPr>
            </w:pPr>
            <w:sdt>
              <w:sdtPr>
                <w:tag w:val="goog_rdk_1985"/>
              </w:sdtPr>
              <w:sdtContent>
                <w:del w:author="davide.lenzarini@u-blox.com" w:id="156" w:date="2024-08-12T14:34:20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gridSpan w:val="2"/>
            <w:shd w:fill="cfe2f3" w:val="clear"/>
          </w:tcPr>
          <w:p w:rsidR="00000000" w:rsidDel="00000000" w:rsidP="00000000" w:rsidRDefault="00000000" w:rsidRPr="00000000" w14:paraId="0000108C">
            <w:pPr>
              <w:jc w:val="center"/>
              <w:rPr>
                <w:rFonts w:ascii="Arial" w:cs="Arial" w:eastAsia="Arial" w:hAnsi="Arial"/>
                <w:b w:val="1"/>
              </w:rPr>
            </w:pPr>
            <w:sdt>
              <w:sdtPr>
                <w:tag w:val="goog_rdk_1987"/>
              </w:sdtPr>
              <w:sdtContent>
                <w:del w:author="davide.lenzarini@u-blox.com" w:id="156" w:date="2024-08-12T14:34:20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108E">
            <w:pPr>
              <w:jc w:val="center"/>
              <w:rPr>
                <w:rFonts w:ascii="Arial" w:cs="Arial" w:eastAsia="Arial" w:hAnsi="Arial"/>
                <w:b w:val="1"/>
              </w:rPr>
            </w:pPr>
            <w:sdt>
              <w:sdtPr>
                <w:tag w:val="goog_rdk_1989"/>
              </w:sdtPr>
              <w:sdtContent>
                <w:del w:author="davide.lenzarini@u-blox.com" w:id="156" w:date="2024-08-12T14:34:20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gridSpan w:val="2"/>
            <w:shd w:fill="cfe2f3" w:val="clear"/>
          </w:tcPr>
          <w:p w:rsidR="00000000" w:rsidDel="00000000" w:rsidP="00000000" w:rsidRDefault="00000000" w:rsidRPr="00000000" w14:paraId="00001090">
            <w:pPr>
              <w:jc w:val="center"/>
              <w:rPr>
                <w:rFonts w:ascii="Arial" w:cs="Arial" w:eastAsia="Arial" w:hAnsi="Arial"/>
                <w:b w:val="1"/>
              </w:rPr>
            </w:pPr>
            <w:sdt>
              <w:sdtPr>
                <w:tag w:val="goog_rdk_1991"/>
              </w:sdtPr>
              <w:sdtContent>
                <w:del w:author="davide.lenzarini@u-blox.com" w:id="156" w:date="2024-08-12T14:34:20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1092">
            <w:pPr>
              <w:jc w:val="center"/>
              <w:rPr>
                <w:rFonts w:ascii="Arial" w:cs="Arial" w:eastAsia="Arial" w:hAnsi="Arial"/>
                <w:b w:val="1"/>
              </w:rPr>
            </w:pPr>
            <w:sdt>
              <w:sdtPr>
                <w:tag w:val="goog_rdk_1993"/>
              </w:sdtPr>
              <w:sdtContent>
                <w:del w:author="davide.lenzarini@u-blox.com" w:id="156" w:date="2024-08-12T14:34:20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gridSpan w:val="3"/>
            <w:shd w:fill="cfe2f3" w:val="clear"/>
          </w:tcPr>
          <w:p w:rsidR="00000000" w:rsidDel="00000000" w:rsidP="00000000" w:rsidRDefault="00000000" w:rsidRPr="00000000" w14:paraId="00001094">
            <w:pPr>
              <w:jc w:val="center"/>
              <w:rPr>
                <w:rFonts w:ascii="Arial" w:cs="Arial" w:eastAsia="Arial" w:hAnsi="Arial"/>
                <w:b w:val="1"/>
              </w:rPr>
            </w:pPr>
            <w:sdt>
              <w:sdtPr>
                <w:tag w:val="goog_rdk_1995"/>
              </w:sdtPr>
              <w:sdtContent>
                <w:del w:author="davide.lenzarini@u-blox.com" w:id="156" w:date="2024-08-12T14:34:20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97">
            <w:pPr>
              <w:rPr>
                <w:rFonts w:ascii="Arial" w:cs="Arial" w:eastAsia="Arial" w:hAnsi="Arial"/>
              </w:rPr>
            </w:pPr>
            <w:sdt>
              <w:sdtPr>
                <w:tag w:val="goog_rdk_1997"/>
              </w:sdtPr>
              <w:sdtContent>
                <w:del w:author="davide.lenzarini@u-blox.com" w:id="156" w:date="2024-08-12T14:34:20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6"/>
          </w:tcPr>
          <w:p w:rsidR="00000000" w:rsidDel="00000000" w:rsidP="00000000" w:rsidRDefault="00000000" w:rsidRPr="00000000" w14:paraId="00001098">
            <w:pPr>
              <w:jc w:val="center"/>
              <w:rPr>
                <w:rFonts w:ascii="Arial" w:cs="Arial" w:eastAsia="Arial" w:hAnsi="Arial"/>
              </w:rPr>
            </w:pPr>
            <w:sdt>
              <w:sdtPr>
                <w:tag w:val="goog_rdk_1999"/>
              </w:sdtPr>
              <w:sdtContent>
                <w:del w:author="davide.lenzarini@u-blox.com" w:id="156" w:date="2024-08-12T14:34:20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A8">
            <w:pPr>
              <w:rPr>
                <w:rFonts w:ascii="Arial" w:cs="Arial" w:eastAsia="Arial" w:hAnsi="Arial"/>
              </w:rPr>
            </w:pPr>
            <w:sdt>
              <w:sdtPr>
                <w:tag w:val="goog_rdk_2001"/>
              </w:sdtPr>
              <w:sdtContent>
                <w:del w:author="davide.lenzarini@u-blox.com" w:id="156" w:date="2024-08-12T14:34:20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6"/>
          </w:tcPr>
          <w:p w:rsidR="00000000" w:rsidDel="00000000" w:rsidP="00000000" w:rsidRDefault="00000000" w:rsidRPr="00000000" w14:paraId="000010A9">
            <w:pPr>
              <w:jc w:val="center"/>
              <w:rPr>
                <w:rFonts w:ascii="Arial" w:cs="Arial" w:eastAsia="Arial" w:hAnsi="Arial"/>
              </w:rPr>
            </w:pPr>
            <w:sdt>
              <w:sdtPr>
                <w:tag w:val="goog_rdk_2003"/>
              </w:sdtPr>
              <w:sdtContent>
                <w:del w:author="davide.lenzarini@u-blox.com" w:id="156" w:date="2024-08-12T14:34:20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10B9">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BA">
            <w:pPr>
              <w:jc w:val="center"/>
              <w:rPr>
                <w:rFonts w:ascii="Arial" w:cs="Arial" w:eastAsia="Arial" w:hAnsi="Arial"/>
                <w:b w:val="1"/>
                <w:i w:val="1"/>
              </w:rPr>
            </w:pPr>
            <w:sdt>
              <w:sdtPr>
                <w:tag w:val="goog_rdk_2005"/>
              </w:sdtPr>
              <w:sdtContent>
                <w:del w:author="davide.lenzarini@u-blox.com" w:id="156" w:date="2024-08-12T14:34:20Z">
                  <w:r w:rsidDel="00000000" w:rsidR="00000000" w:rsidRPr="00000000">
                    <w:rPr>
                      <w:rFonts w:ascii="Arial" w:cs="Arial" w:eastAsia="Arial" w:hAnsi="Arial"/>
                      <w:b w:val="1"/>
                      <w:i w:val="1"/>
                      <w:rtl w:val="0"/>
                    </w:rPr>
                    <w:delText xml:space="preserve">DISCONNECT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1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CB">
            <w:pPr>
              <w:jc w:val="center"/>
              <w:rPr>
                <w:rFonts w:ascii="Arial" w:cs="Arial" w:eastAsia="Arial" w:hAnsi="Arial"/>
                <w:i w:val="1"/>
                <w:sz w:val="18"/>
                <w:szCs w:val="18"/>
              </w:rPr>
            </w:pPr>
            <w:sdt>
              <w:sdtPr>
                <w:tag w:val="goog_rdk_2007"/>
              </w:sdtPr>
              <w:sdtContent>
                <w:del w:author="davide.lenzarini@u-blox.com" w:id="156" w:date="2024-08-12T14:34:20Z">
                  <w:r w:rsidDel="00000000" w:rsidR="00000000" w:rsidRPr="00000000">
                    <w:rPr>
                      <w:rFonts w:ascii="Arial" w:cs="Arial" w:eastAsia="Arial" w:hAnsi="Arial"/>
                      <w:i w:val="1"/>
                      <w:sz w:val="18"/>
                      <w:szCs w:val="18"/>
                      <w:rtl w:val="0"/>
                    </w:rPr>
                    <w:delText xml:space="preserve">Reserved</w:delText>
                  </w:r>
                </w:del>
              </w:sdtContent>
            </w:sdt>
            <w:r w:rsidDel="00000000" w:rsidR="00000000" w:rsidRPr="00000000">
              <w:rPr>
                <w:rtl w:val="0"/>
              </w:rPr>
            </w:r>
          </w:p>
        </w:tc>
        <w:tc>
          <w:tcPr>
            <w:gridSpan w:val="2"/>
          </w:tcPr>
          <w:p w:rsidR="00000000" w:rsidDel="00000000" w:rsidP="00000000" w:rsidRDefault="00000000" w:rsidRPr="00000000" w14:paraId="000010D3">
            <w:pPr>
              <w:jc w:val="center"/>
              <w:rPr>
                <w:rFonts w:ascii="Arial" w:cs="Arial" w:eastAsia="Arial" w:hAnsi="Arial"/>
                <w:i w:val="1"/>
                <w:sz w:val="18"/>
                <w:szCs w:val="18"/>
              </w:rPr>
            </w:pPr>
            <w:sdt>
              <w:sdtPr>
                <w:tag w:val="goog_rdk_2009"/>
              </w:sdtPr>
              <w:sdtContent>
                <w:del w:author="davide.lenzarini@u-blox.com" w:id="156" w:date="2024-08-12T14:34:20Z"/>
                <w:sdt>
                  <w:sdtPr>
                    <w:tag w:val="goog_rdk_2010"/>
                  </w:sdtPr>
                  <w:sdtContent>
                    <w:commentRangeStart w:id="122"/>
                  </w:sdtContent>
                </w:sdt>
                <w:del w:author="davide.lenzarini@u-blox.com" w:id="156" w:date="2024-08-12T14:34:20Z">
                  <w:r w:rsidDel="00000000" w:rsidR="00000000" w:rsidRPr="00000000">
                    <w:rPr>
                      <w:rFonts w:ascii="Arial" w:cs="Arial" w:eastAsia="Arial" w:hAnsi="Arial"/>
                      <w:i w:val="1"/>
                      <w:sz w:val="18"/>
                      <w:szCs w:val="18"/>
                      <w:rtl w:val="0"/>
                    </w:rPr>
                    <w:delText xml:space="preserve">Reason Code Present</w:delText>
                  </w:r>
                </w:del>
              </w:sdtContent>
            </w:sdt>
            <w:r w:rsidDel="00000000" w:rsidR="00000000" w:rsidRPr="00000000">
              <w:rPr>
                <w:rtl w:val="0"/>
              </w:rPr>
            </w:r>
          </w:p>
        </w:tc>
        <w:tc>
          <w:tcPr>
            <w:gridSpan w:val="2"/>
          </w:tcPr>
          <w:p w:rsidR="00000000" w:rsidDel="00000000" w:rsidP="00000000" w:rsidRDefault="00000000" w:rsidRPr="00000000" w14:paraId="000010D5">
            <w:pPr>
              <w:jc w:val="center"/>
              <w:rPr>
                <w:rFonts w:ascii="Arial" w:cs="Arial" w:eastAsia="Arial" w:hAnsi="Arial"/>
                <w:i w:val="1"/>
                <w:sz w:val="18"/>
                <w:szCs w:val="18"/>
              </w:rPr>
            </w:pPr>
            <w:sdt>
              <w:sdtPr>
                <w:tag w:val="goog_rdk_2012"/>
              </w:sdtPr>
              <w:sdtContent>
                <w:del w:author="davide.lenzarini@u-blox.com" w:id="156" w:date="2024-08-12T14:34:20Z">
                  <w:r w:rsidDel="00000000" w:rsidR="00000000" w:rsidRPr="00000000">
                    <w:rPr>
                      <w:rFonts w:ascii="Arial" w:cs="Arial" w:eastAsia="Arial" w:hAnsi="Arial"/>
                      <w:i w:val="1"/>
                      <w:sz w:val="18"/>
                      <w:szCs w:val="18"/>
                      <w:rtl w:val="0"/>
                    </w:rPr>
                    <w:delText xml:space="preserve">Session Expiry Interval Present</w:delText>
                  </w:r>
                </w:del>
              </w:sdtContent>
            </w:sdt>
            <w:r w:rsidDel="00000000" w:rsidR="00000000" w:rsidRPr="00000000">
              <w:rPr>
                <w:rtl w:val="0"/>
              </w:rPr>
            </w:r>
          </w:p>
        </w:tc>
        <w:tc>
          <w:tcPr>
            <w:gridSpan w:val="3"/>
          </w:tcPr>
          <w:p w:rsidR="00000000" w:rsidDel="00000000" w:rsidP="00000000" w:rsidRDefault="00000000" w:rsidRPr="00000000" w14:paraId="000010D7">
            <w:pPr>
              <w:jc w:val="center"/>
              <w:rPr>
                <w:rFonts w:ascii="Arial" w:cs="Arial" w:eastAsia="Arial" w:hAnsi="Arial"/>
                <w:i w:val="1"/>
                <w:sz w:val="18"/>
                <w:szCs w:val="18"/>
              </w:rPr>
            </w:pPr>
            <w:sdt>
              <w:sdtPr>
                <w:tag w:val="goog_rdk_2014"/>
              </w:sdtPr>
              <w:sdtContent>
                <w:del w:author="davide.lenzarini@u-blox.com" w:id="156" w:date="2024-08-12T14:34:20Z">
                  <w:r w:rsidDel="00000000" w:rsidR="00000000" w:rsidRPr="00000000">
                    <w:rPr>
                      <w:rFonts w:ascii="Arial" w:cs="Arial" w:eastAsia="Arial" w:hAnsi="Arial"/>
                      <w:i w:val="1"/>
                      <w:sz w:val="18"/>
                      <w:szCs w:val="18"/>
                      <w:rtl w:val="0"/>
                    </w:rPr>
                    <w:delText xml:space="preserve">Reason String Present</w:delText>
                  </w:r>
                </w:del>
              </w:sdtContent>
            </w:sdt>
            <w:r w:rsidDel="00000000" w:rsidR="00000000" w:rsidRPr="00000000">
              <w:rPr>
                <w:rtl w:val="0"/>
              </w:rPr>
            </w:r>
          </w:p>
        </w:tc>
        <w:tc>
          <w:tcPr/>
          <w:p w:rsidR="00000000" w:rsidDel="00000000" w:rsidP="00000000" w:rsidRDefault="00000000" w:rsidRPr="00000000" w14:paraId="000010DA">
            <w:pPr>
              <w:jc w:val="center"/>
              <w:rPr>
                <w:rFonts w:ascii="Arial" w:cs="Arial" w:eastAsia="Arial" w:hAnsi="Arial"/>
                <w:i w:val="1"/>
                <w:sz w:val="18"/>
                <w:szCs w:val="18"/>
              </w:rPr>
            </w:pPr>
            <w:sdt>
              <w:sdtPr>
                <w:tag w:val="goog_rdk_2016"/>
              </w:sdtPr>
              <w:sdtContent>
                <w:del w:author="davide.lenzarini@u-blox.com" w:id="156" w:date="2024-08-12T14:34:20Z">
                  <w:r w:rsidDel="00000000" w:rsidR="00000000" w:rsidRPr="00000000">
                    <w:rPr>
                      <w:rFonts w:ascii="Arial" w:cs="Arial" w:eastAsia="Arial" w:hAnsi="Arial"/>
                      <w:i w:val="1"/>
                      <w:sz w:val="18"/>
                      <w:szCs w:val="18"/>
                      <w:rtl w:val="0"/>
                    </w:rPr>
                    <w:delText xml:space="preserve">Retain Registrations</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DB">
            <w:pPr>
              <w:rPr>
                <w:rFonts w:ascii="Arial" w:cs="Arial" w:eastAsia="Arial" w:hAnsi="Arial"/>
              </w:rPr>
            </w:pPr>
            <w:sdt>
              <w:sdtPr>
                <w:tag w:val="goog_rdk_2018"/>
              </w:sdtPr>
              <w:sdtContent>
                <w:del w:author="davide.lenzarini@u-blox.com" w:id="156" w:date="2024-08-12T14:34:20Z">
                  <w:commentRangeEnd w:id="122"/>
                  <w:r w:rsidDel="00000000" w:rsidR="00000000" w:rsidRPr="00000000">
                    <w:commentReference w:id="122"/>
                  </w:r>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10DC">
            <w:pPr>
              <w:jc w:val="center"/>
              <w:rPr>
                <w:rFonts w:ascii="Arial" w:cs="Arial" w:eastAsia="Arial" w:hAnsi="Arial"/>
              </w:rPr>
            </w:pPr>
            <w:sdt>
              <w:sdtPr>
                <w:tag w:val="goog_rdk_2020"/>
              </w:sdtPr>
              <w:sdtContent>
                <w:del w:author="davide.lenzarini@u-blox.com" w:id="156" w:date="2024-08-12T14:34:20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10DE">
            <w:pPr>
              <w:jc w:val="center"/>
              <w:rPr>
                <w:rFonts w:ascii="Arial" w:cs="Arial" w:eastAsia="Arial" w:hAnsi="Arial"/>
              </w:rPr>
            </w:pPr>
            <w:sdt>
              <w:sdtPr>
                <w:tag w:val="goog_rdk_2022"/>
              </w:sdtPr>
              <w:sdtContent>
                <w:del w:author="davide.lenzarini@u-blox.com" w:id="156" w:date="2024-08-12T14:34:20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10E0">
            <w:pPr>
              <w:jc w:val="center"/>
              <w:rPr>
                <w:rFonts w:ascii="Arial" w:cs="Arial" w:eastAsia="Arial" w:hAnsi="Arial"/>
              </w:rPr>
            </w:pPr>
            <w:sdt>
              <w:sdtPr>
                <w:tag w:val="goog_rdk_2024"/>
              </w:sdtPr>
              <w:sdtContent>
                <w:del w:author="davide.lenzarini@u-blox.com" w:id="156" w:date="2024-08-12T14:34:20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10E2">
            <w:pPr>
              <w:jc w:val="center"/>
              <w:rPr>
                <w:rFonts w:ascii="Arial" w:cs="Arial" w:eastAsia="Arial" w:hAnsi="Arial"/>
              </w:rPr>
            </w:pPr>
            <w:sdt>
              <w:sdtPr>
                <w:tag w:val="goog_rdk_2026"/>
              </w:sdtPr>
              <w:sdtContent>
                <w:del w:author="davide.lenzarini@u-blox.com" w:id="156" w:date="2024-08-12T14:34:20Z">
                  <w:r w:rsidDel="00000000" w:rsidR="00000000" w:rsidRPr="00000000">
                    <w:rPr>
                      <w:rFonts w:ascii="Arial" w:cs="Arial" w:eastAsia="Arial" w:hAnsi="Arial"/>
                      <w:rtl w:val="0"/>
                    </w:rPr>
                    <w:delText xml:space="preserve">0</w:delText>
                  </w:r>
                </w:del>
              </w:sdtContent>
            </w:sdt>
            <w:r w:rsidDel="00000000" w:rsidR="00000000" w:rsidRPr="00000000">
              <w:rPr>
                <w:rtl w:val="0"/>
              </w:rPr>
            </w:r>
          </w:p>
        </w:tc>
        <w:tc>
          <w:tcPr>
            <w:gridSpan w:val="2"/>
          </w:tcPr>
          <w:p w:rsidR="00000000" w:rsidDel="00000000" w:rsidP="00000000" w:rsidRDefault="00000000" w:rsidRPr="00000000" w14:paraId="000010E4">
            <w:pPr>
              <w:jc w:val="center"/>
              <w:rPr>
                <w:rFonts w:ascii="Arial" w:cs="Arial" w:eastAsia="Arial" w:hAnsi="Arial"/>
              </w:rPr>
            </w:pPr>
            <w:sdt>
              <w:sdtPr>
                <w:tag w:val="goog_rdk_2028"/>
              </w:sdtPr>
              <w:sdtContent>
                <w:del w:author="davide.lenzarini@u-blox.com" w:id="156" w:date="2024-08-12T14:34:20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10E6">
            <w:pPr>
              <w:jc w:val="center"/>
              <w:rPr>
                <w:rFonts w:ascii="Arial" w:cs="Arial" w:eastAsia="Arial" w:hAnsi="Arial"/>
              </w:rPr>
            </w:pPr>
            <w:sdt>
              <w:sdtPr>
                <w:tag w:val="goog_rdk_2030"/>
              </w:sdtPr>
              <w:sdtContent>
                <w:del w:author="davide.lenzarini@u-blox.com" w:id="156" w:date="2024-08-12T14:34:20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10E8">
            <w:pPr>
              <w:jc w:val="center"/>
              <w:rPr>
                <w:rFonts w:ascii="Arial" w:cs="Arial" w:eastAsia="Arial" w:hAnsi="Arial"/>
              </w:rPr>
            </w:pPr>
            <w:sdt>
              <w:sdtPr>
                <w:tag w:val="goog_rdk_2032"/>
              </w:sdtPr>
              <w:sdtContent>
                <w:del w:author="davide.lenzarini@u-blox.com" w:id="156" w:date="2024-08-12T14:34:20Z">
                  <w:r w:rsidDel="00000000" w:rsidR="00000000" w:rsidRPr="00000000">
                    <w:rPr>
                      <w:rFonts w:ascii="Arial" w:cs="Arial" w:eastAsia="Arial" w:hAnsi="Arial"/>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10EA">
            <w:pPr>
              <w:jc w:val="center"/>
              <w:rPr>
                <w:rFonts w:ascii="Arial" w:cs="Arial" w:eastAsia="Arial" w:hAnsi="Arial"/>
              </w:rPr>
            </w:pPr>
            <w:sdt>
              <w:sdtPr>
                <w:tag w:val="goog_rdk_2034"/>
              </w:sdtPr>
              <w:sdtContent>
                <w:del w:author="davide.lenzarini@u-blox.com" w:id="156" w:date="2024-08-12T14:34:20Z">
                  <w:r w:rsidDel="00000000" w:rsidR="00000000" w:rsidRPr="00000000">
                    <w:rPr>
                      <w:rFonts w:ascii="Arial" w:cs="Arial" w:eastAsia="Arial" w:hAnsi="Arial"/>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EC">
            <w:pPr>
              <w:rPr>
                <w:rFonts w:ascii="Arial" w:cs="Arial" w:eastAsia="Arial" w:hAnsi="Arial"/>
              </w:rPr>
            </w:pPr>
            <w:sdt>
              <w:sdtPr>
                <w:tag w:val="goog_rdk_2036"/>
              </w:sdtPr>
              <w:sdtContent>
                <w:del w:author="davide.lenzarini@u-blox.com" w:id="156" w:date="2024-08-12T14:34:20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6"/>
          </w:tcPr>
          <w:p w:rsidR="00000000" w:rsidDel="00000000" w:rsidP="00000000" w:rsidRDefault="00000000" w:rsidRPr="00000000" w14:paraId="000010ED">
            <w:pPr>
              <w:jc w:val="center"/>
              <w:rPr>
                <w:rFonts w:ascii="Arial" w:cs="Arial" w:eastAsia="Arial" w:hAnsi="Arial"/>
              </w:rPr>
            </w:pPr>
            <w:sdt>
              <w:sdtPr>
                <w:tag w:val="goog_rdk_2038"/>
              </w:sdtPr>
              <w:sdtContent>
                <w:del w:author="davide.lenzarini@u-blox.com" w:id="156" w:date="2024-08-12T14:34:20Z">
                  <w:r w:rsidDel="00000000" w:rsidR="00000000" w:rsidRPr="00000000">
                    <w:rPr>
                      <w:rFonts w:ascii="Arial" w:cs="Arial" w:eastAsia="Arial" w:hAnsi="Arial"/>
                      <w:rtl w:val="0"/>
                    </w:rPr>
                    <w:delText xml:space="preserve">Reason Code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0FD">
            <w:pPr>
              <w:rPr>
                <w:rFonts w:ascii="Arial" w:cs="Arial" w:eastAsia="Arial" w:hAnsi="Arial"/>
              </w:rPr>
            </w:pPr>
            <w:sdt>
              <w:sdtPr>
                <w:tag w:val="goog_rdk_2040"/>
              </w:sdtPr>
              <w:sdtContent>
                <w:del w:author="davide.lenzarini@u-blox.com" w:id="156" w:date="2024-08-12T14:34:20Z">
                  <w:r w:rsidDel="00000000" w:rsidR="00000000" w:rsidRPr="00000000">
                    <w:rPr>
                      <w:rFonts w:ascii="Arial" w:cs="Arial" w:eastAsia="Arial" w:hAnsi="Arial"/>
                      <w:rtl w:val="0"/>
                    </w:rPr>
                    <w:delText xml:space="preserve">Byte 5</w:delText>
                  </w:r>
                </w:del>
              </w:sdtContent>
            </w:sdt>
            <w:r w:rsidDel="00000000" w:rsidR="00000000" w:rsidRPr="00000000">
              <w:rPr>
                <w:rtl w:val="0"/>
              </w:rPr>
            </w:r>
          </w:p>
        </w:tc>
        <w:tc>
          <w:tcPr>
            <w:gridSpan w:val="16"/>
          </w:tcPr>
          <w:p w:rsidR="00000000" w:rsidDel="00000000" w:rsidP="00000000" w:rsidRDefault="00000000" w:rsidRPr="00000000" w14:paraId="000010FE">
            <w:pPr>
              <w:jc w:val="center"/>
              <w:rPr>
                <w:rFonts w:ascii="Arial" w:cs="Arial" w:eastAsia="Arial" w:hAnsi="Arial"/>
              </w:rPr>
            </w:pPr>
            <w:sdt>
              <w:sdtPr>
                <w:tag w:val="goog_rdk_2042"/>
              </w:sdtPr>
              <w:sdtContent>
                <w:del w:author="davide.lenzarini@u-blox.com" w:id="156" w:date="2024-08-12T14:34:20Z">
                  <w:r w:rsidDel="00000000" w:rsidR="00000000" w:rsidRPr="00000000">
                    <w:rPr>
                      <w:rFonts w:ascii="Arial" w:cs="Arial" w:eastAsia="Arial" w:hAnsi="Arial"/>
                      <w:rtl w:val="0"/>
                    </w:rPr>
                    <w:delText xml:space="preserve">Session Expiry Interval MSB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0E">
            <w:pPr>
              <w:rPr>
                <w:rFonts w:ascii="Arial" w:cs="Arial" w:eastAsia="Arial" w:hAnsi="Arial"/>
              </w:rPr>
            </w:pPr>
            <w:sdt>
              <w:sdtPr>
                <w:tag w:val="goog_rdk_2044"/>
              </w:sdtPr>
              <w:sdtContent>
                <w:del w:author="davide.lenzarini@u-blox.com" w:id="156" w:date="2024-08-12T14:34:20Z">
                  <w:r w:rsidDel="00000000" w:rsidR="00000000" w:rsidRPr="00000000">
                    <w:rPr>
                      <w:rFonts w:ascii="Arial" w:cs="Arial" w:eastAsia="Arial" w:hAnsi="Arial"/>
                      <w:rtl w:val="0"/>
                    </w:rPr>
                    <w:delText xml:space="preserve">Byte 6</w:delText>
                  </w:r>
                </w:del>
              </w:sdtContent>
            </w:sdt>
            <w:r w:rsidDel="00000000" w:rsidR="00000000" w:rsidRPr="00000000">
              <w:rPr>
                <w:rtl w:val="0"/>
              </w:rPr>
            </w:r>
          </w:p>
        </w:tc>
        <w:tc>
          <w:tcPr>
            <w:gridSpan w:val="16"/>
          </w:tcPr>
          <w:p w:rsidR="00000000" w:rsidDel="00000000" w:rsidP="00000000" w:rsidRDefault="00000000" w:rsidRPr="00000000" w14:paraId="0000110F">
            <w:pPr>
              <w:jc w:val="center"/>
              <w:rPr>
                <w:rFonts w:ascii="Arial" w:cs="Arial" w:eastAsia="Arial" w:hAnsi="Arial"/>
              </w:rPr>
            </w:pPr>
            <w:sdt>
              <w:sdtPr>
                <w:tag w:val="goog_rdk_2046"/>
              </w:sdtPr>
              <w:sdtContent>
                <w:del w:author="davide.lenzarini@u-blox.com" w:id="156" w:date="2024-08-12T14:34:20Z">
                  <w:r w:rsidDel="00000000" w:rsidR="00000000" w:rsidRPr="00000000">
                    <w:rPr>
                      <w:rFonts w:ascii="Arial" w:cs="Arial" w:eastAsia="Arial" w:hAnsi="Arial"/>
                      <w:rtl w:val="0"/>
                    </w:rPr>
                    <w:delText xml:space="preserve">Session Expiry Interval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1F">
            <w:pPr>
              <w:rPr>
                <w:rFonts w:ascii="Arial" w:cs="Arial" w:eastAsia="Arial" w:hAnsi="Arial"/>
              </w:rPr>
            </w:pPr>
            <w:sdt>
              <w:sdtPr>
                <w:tag w:val="goog_rdk_2048"/>
              </w:sdtPr>
              <w:sdtContent>
                <w:del w:author="davide.lenzarini@u-blox.com" w:id="157" w:date="2024-08-12T14:34:24Z">
                  <w:r w:rsidDel="00000000" w:rsidR="00000000" w:rsidRPr="00000000">
                    <w:rPr>
                      <w:rFonts w:ascii="Arial" w:cs="Arial" w:eastAsia="Arial" w:hAnsi="Arial"/>
                      <w:rtl w:val="0"/>
                    </w:rPr>
                    <w:delText xml:space="preserve">Byte 7</w:delText>
                  </w:r>
                </w:del>
              </w:sdtContent>
            </w:sdt>
            <w:r w:rsidDel="00000000" w:rsidR="00000000" w:rsidRPr="00000000">
              <w:rPr>
                <w:rtl w:val="0"/>
              </w:rPr>
            </w:r>
          </w:p>
        </w:tc>
        <w:tc>
          <w:tcPr>
            <w:gridSpan w:val="16"/>
          </w:tcPr>
          <w:p w:rsidR="00000000" w:rsidDel="00000000" w:rsidP="00000000" w:rsidRDefault="00000000" w:rsidRPr="00000000" w14:paraId="00001120">
            <w:pPr>
              <w:jc w:val="center"/>
              <w:rPr>
                <w:rFonts w:ascii="Arial" w:cs="Arial" w:eastAsia="Arial" w:hAnsi="Arial"/>
              </w:rPr>
            </w:pPr>
            <w:sdt>
              <w:sdtPr>
                <w:tag w:val="goog_rdk_2050"/>
              </w:sdtPr>
              <w:sdtContent>
                <w:del w:author="davide.lenzarini@u-blox.com" w:id="157" w:date="2024-08-12T14:34:24Z">
                  <w:r w:rsidDel="00000000" w:rsidR="00000000" w:rsidRPr="00000000">
                    <w:rPr>
                      <w:rFonts w:ascii="Arial" w:cs="Arial" w:eastAsia="Arial" w:hAnsi="Arial"/>
                      <w:rtl w:val="0"/>
                    </w:rPr>
                    <w:delText xml:space="preserve">Session Expiry Interval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30">
            <w:pPr>
              <w:rPr>
                <w:rFonts w:ascii="Arial" w:cs="Arial" w:eastAsia="Arial" w:hAnsi="Arial"/>
              </w:rPr>
            </w:pPr>
            <w:sdt>
              <w:sdtPr>
                <w:tag w:val="goog_rdk_2052"/>
              </w:sdtPr>
              <w:sdtContent>
                <w:del w:author="davide.lenzarini@u-blox.com" w:id="157" w:date="2024-08-12T14:34:24Z">
                  <w:r w:rsidDel="00000000" w:rsidR="00000000" w:rsidRPr="00000000">
                    <w:rPr>
                      <w:rFonts w:ascii="Arial" w:cs="Arial" w:eastAsia="Arial" w:hAnsi="Arial"/>
                      <w:rtl w:val="0"/>
                    </w:rPr>
                    <w:delText xml:space="preserve">Byte 8</w:delText>
                  </w:r>
                </w:del>
              </w:sdtContent>
            </w:sdt>
            <w:r w:rsidDel="00000000" w:rsidR="00000000" w:rsidRPr="00000000">
              <w:rPr>
                <w:rtl w:val="0"/>
              </w:rPr>
            </w:r>
          </w:p>
        </w:tc>
        <w:tc>
          <w:tcPr>
            <w:gridSpan w:val="16"/>
          </w:tcPr>
          <w:p w:rsidR="00000000" w:rsidDel="00000000" w:rsidP="00000000" w:rsidRDefault="00000000" w:rsidRPr="00000000" w14:paraId="00001131">
            <w:pPr>
              <w:jc w:val="center"/>
              <w:rPr>
                <w:rFonts w:ascii="Arial" w:cs="Arial" w:eastAsia="Arial" w:hAnsi="Arial"/>
              </w:rPr>
            </w:pPr>
            <w:sdt>
              <w:sdtPr>
                <w:tag w:val="goog_rdk_2054"/>
              </w:sdtPr>
              <w:sdtContent>
                <w:del w:author="davide.lenzarini@u-blox.com" w:id="157" w:date="2024-08-12T14:34:24Z">
                  <w:r w:rsidDel="00000000" w:rsidR="00000000" w:rsidRPr="00000000">
                    <w:rPr>
                      <w:rFonts w:ascii="Arial" w:cs="Arial" w:eastAsia="Arial" w:hAnsi="Arial"/>
                      <w:rtl w:val="0"/>
                    </w:rPr>
                    <w:delText xml:space="preserve">Session Expiry Interval LSB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41">
            <w:pPr>
              <w:rPr>
                <w:rFonts w:ascii="Arial" w:cs="Arial" w:eastAsia="Arial" w:hAnsi="Arial"/>
              </w:rPr>
            </w:pPr>
            <w:sdt>
              <w:sdtPr>
                <w:tag w:val="goog_rdk_2056"/>
              </w:sdtPr>
              <w:sdtContent>
                <w:del w:author="davide.lenzarini@u-blox.com" w:id="157" w:date="2024-08-12T14:34:24Z">
                  <w:r w:rsidDel="00000000" w:rsidR="00000000" w:rsidRPr="00000000">
                    <w:rPr>
                      <w:rFonts w:ascii="Arial" w:cs="Arial" w:eastAsia="Arial" w:hAnsi="Arial"/>
                      <w:rtl w:val="0"/>
                    </w:rPr>
                    <w:delText xml:space="preserve">Bytes 9..N</w:delText>
                  </w:r>
                </w:del>
              </w:sdtContent>
            </w:sdt>
            <w:r w:rsidDel="00000000" w:rsidR="00000000" w:rsidRPr="00000000">
              <w:rPr>
                <w:rtl w:val="0"/>
              </w:rPr>
            </w:r>
          </w:p>
        </w:tc>
        <w:tc>
          <w:tcPr>
            <w:gridSpan w:val="16"/>
          </w:tcPr>
          <w:p w:rsidR="00000000" w:rsidDel="00000000" w:rsidP="00000000" w:rsidRDefault="00000000" w:rsidRPr="00000000" w14:paraId="00001142">
            <w:pPr>
              <w:keepNext w:val="1"/>
              <w:jc w:val="center"/>
              <w:rPr>
                <w:rFonts w:ascii="Arial" w:cs="Arial" w:eastAsia="Arial" w:hAnsi="Arial"/>
              </w:rPr>
            </w:pPr>
            <w:sdt>
              <w:sdtPr>
                <w:tag w:val="goog_rdk_2058"/>
              </w:sdtPr>
              <w:sdtContent>
                <w:del w:author="davide.lenzarini@u-blox.com" w:id="157" w:date="2024-08-12T14:34:24Z">
                  <w:r w:rsidDel="00000000" w:rsidR="00000000" w:rsidRPr="00000000">
                    <w:rPr>
                      <w:rFonts w:ascii="Arial" w:cs="Arial" w:eastAsia="Arial" w:hAnsi="Arial"/>
                      <w:rtl w:val="0"/>
                    </w:rPr>
                    <w:delText xml:space="preserve">Reason String (optional)</w:delText>
                  </w:r>
                </w:del>
              </w:sdtContent>
            </w:sdt>
            <w:r w:rsidDel="00000000" w:rsidR="00000000" w:rsidRPr="00000000">
              <w:rPr>
                <w:rtl w:val="0"/>
              </w:rPr>
            </w:r>
          </w:p>
        </w:tc>
      </w:tr>
    </w:tbl>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53">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2059"/>
        </w:sdtPr>
        <w:sdtContent>
          <w:commentRangeStart w:id="123"/>
        </w:sdtContent>
      </w:sdt>
      <w:r w:rsidDel="00000000" w:rsidR="00000000" w:rsidRPr="00000000">
        <w:rPr>
          <w:rFonts w:ascii="Arial" w:cs="Arial" w:eastAsia="Arial" w:hAnsi="Arial"/>
          <w:rtl w:val="0"/>
        </w:rPr>
        <w:t xml:space="preserve">wants to </w:t>
      </w:r>
      <w:commentRangeEnd w:id="123"/>
      <w:r w:rsidDel="00000000" w:rsidR="00000000" w:rsidRPr="00000000">
        <w:commentReference w:id="123"/>
      </w:r>
      <w:r w:rsidDel="00000000" w:rsidR="00000000" w:rsidRPr="00000000">
        <w:rPr>
          <w:rFonts w:ascii="Arial" w:cs="Arial" w:eastAsia="Arial" w:hAnsi="Arial"/>
          <w:rtl w:val="0"/>
        </w:rPr>
        <w:t xml:space="preserve">delete</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the Virtual connection. </w:t>
      </w:r>
      <w:sdt>
        <w:sdtPr>
          <w:tag w:val="goog_rdk_2060"/>
        </w:sdtPr>
        <w:sdtContent>
          <w:commentRangeStart w:id="124"/>
        </w:sdtContent>
      </w:sdt>
      <w:sdt>
        <w:sdtPr>
          <w:tag w:val="goog_rdk_2061"/>
        </w:sdtPr>
        <w:sdtContent>
          <w:commentRangeStart w:id="125"/>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124"/>
      <w:r w:rsidDel="00000000" w:rsidR="00000000" w:rsidRPr="00000000">
        <w:commentReference w:id="124"/>
      </w:r>
      <w:commentRangeEnd w:id="125"/>
      <w:r w:rsidDel="00000000" w:rsidR="00000000" w:rsidRPr="00000000">
        <w:commentReference w:id="125"/>
      </w:r>
      <w:r w:rsidDel="00000000" w:rsidR="00000000" w:rsidRPr="00000000">
        <w:rPr>
          <w:rFonts w:ascii="Arial" w:cs="Arial" w:eastAsia="Arial" w:hAnsi="Arial"/>
          <w:rtl w:val="0"/>
        </w:rPr>
        <w:t xml:space="preserve"> </w:t>
      </w:r>
      <w:sdt>
        <w:sdtPr>
          <w:tag w:val="goog_rdk_2062"/>
        </w:sdtPr>
        <w:sdtContent>
          <w:commentRangeStart w:id="126"/>
        </w:sdtContent>
      </w:sdt>
      <w:r w:rsidDel="00000000" w:rsidR="00000000" w:rsidRPr="00000000">
        <w:rPr>
          <w:rFonts w:ascii="Arial" w:cs="Arial" w:eastAsia="Arial" w:hAnsi="Arial"/>
          <w:rtl w:val="0"/>
        </w:rPr>
        <w:t xml:space="preserve">A server </w:t>
      </w:r>
      <w:sdt>
        <w:sdtPr>
          <w:tag w:val="goog_rdk_2063"/>
        </w:sdtPr>
        <w:sdtContent>
          <w:del w:author="davide.lenzarini@u-blox.com" w:id="158" w:date="2024-08-07T09:58:45Z">
            <w:r w:rsidDel="00000000" w:rsidR="00000000" w:rsidRPr="00000000">
              <w:rPr>
                <w:rFonts w:ascii="Arial" w:cs="Arial" w:eastAsia="Arial" w:hAnsi="Arial"/>
                <w:rtl w:val="0"/>
              </w:rPr>
              <w:delText xml:space="preserve">or gateway </w:delText>
            </w:r>
          </w:del>
        </w:sdtContent>
      </w:sdt>
      <w:r w:rsidDel="00000000" w:rsidR="00000000" w:rsidRPr="00000000">
        <w:rPr>
          <w:rFonts w:ascii="Arial" w:cs="Arial" w:eastAsia="Arial" w:hAnsi="Arial"/>
          <w:rtl w:val="0"/>
        </w:rPr>
        <w:t xml:space="preserve">may also send a DISCONNECT to a client</w:t>
      </w:r>
      <w:sdt>
        <w:sdtPr>
          <w:tag w:val="goog_rdk_2064"/>
        </w:sdtPr>
        <w:sdtContent>
          <w:del w:author="davide.lenzarini@u-blox.com" w:id="159" w:date="2024-08-07T09:58:56Z">
            <w:r w:rsidDel="00000000" w:rsidR="00000000" w:rsidRPr="00000000">
              <w:rPr>
                <w:rFonts w:ascii="Arial" w:cs="Arial" w:eastAsia="Arial" w:hAnsi="Arial"/>
                <w:rtl w:val="0"/>
              </w:rPr>
              <w:delText xml:space="preserve">, e.g. in case a gateway,</w:delText>
            </w:r>
          </w:del>
        </w:sdtContent>
      </w:sdt>
      <w:r w:rsidDel="00000000" w:rsidR="00000000" w:rsidRPr="00000000">
        <w:rPr>
          <w:rFonts w:ascii="Arial" w:cs="Arial" w:eastAsia="Arial" w:hAnsi="Arial"/>
          <w:rtl w:val="0"/>
        </w:rPr>
        <w:t xml:space="preserve"> due to an error</w:t>
      </w:r>
      <w:sdt>
        <w:sdtPr>
          <w:tag w:val="goog_rdk_2065"/>
        </w:sdtPr>
        <w:sdtContent>
          <w:ins w:author="davide.lenzarini@u-blox.com" w:id="160" w:date="2024-08-07T09:59:08Z">
            <w:r w:rsidDel="00000000" w:rsidR="00000000" w:rsidRPr="00000000">
              <w:rPr>
                <w:rFonts w:ascii="Arial" w:cs="Arial" w:eastAsia="Arial" w:hAnsi="Arial"/>
                <w:rtl w:val="0"/>
              </w:rPr>
              <w:t xml:space="preserve"> when for instance it</w:t>
            </w:r>
          </w:ins>
        </w:sdtContent>
      </w:sdt>
      <w:sdt>
        <w:sdtPr>
          <w:tag w:val="goog_rdk_2066"/>
        </w:sdtPr>
        <w:sdtContent>
          <w:del w:author="davide.lenzarini@u-blox.com" w:id="160" w:date="2024-08-07T09:59:08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 cannot map a received packet to </w:t>
      </w:r>
      <w:sdt>
        <w:sdtPr>
          <w:tag w:val="goog_rdk_2067"/>
        </w:sdtPr>
        <w:sdtContent>
          <w:ins w:author="davide.lenzarini@u-blox.com" w:id="161" w:date="2024-08-07T09:59:31Z">
            <w:r w:rsidDel="00000000" w:rsidR="00000000" w:rsidRPr="00000000">
              <w:rPr>
                <w:rFonts w:ascii="Arial" w:cs="Arial" w:eastAsia="Arial" w:hAnsi="Arial"/>
                <w:rtl w:val="0"/>
              </w:rPr>
              <w:t xml:space="preserve">the</w:t>
            </w:r>
          </w:ins>
        </w:sdtContent>
      </w:sdt>
      <w:sdt>
        <w:sdtPr>
          <w:tag w:val="goog_rdk_2068"/>
        </w:sdtPr>
        <w:sdtContent>
          <w:del w:author="davide.lenzarini@u-blox.com" w:id="161" w:date="2024-08-07T09:59:31Z">
            <w:r w:rsidDel="00000000" w:rsidR="00000000" w:rsidRPr="00000000">
              <w:rPr>
                <w:rFonts w:ascii="Arial" w:cs="Arial" w:eastAsia="Arial" w:hAnsi="Arial"/>
                <w:rtl w:val="0"/>
              </w:rPr>
              <w:delText xml:space="preserve">a</w:delText>
            </w:r>
          </w:del>
        </w:sdtContent>
      </w:sdt>
      <w:r w:rsidDel="00000000" w:rsidR="00000000" w:rsidRPr="00000000">
        <w:rPr>
          <w:rFonts w:ascii="Arial" w:cs="Arial" w:eastAsia="Arial" w:hAnsi="Arial"/>
          <w:rtl w:val="0"/>
        </w:rPr>
        <w:t xml:space="preserve"> client. </w:t>
      </w:r>
      <w:commentRangeEnd w:id="126"/>
      <w:r w:rsidDel="00000000" w:rsidR="00000000" w:rsidRPr="00000000">
        <w:commentReference w:id="126"/>
      </w:r>
      <w:sdt>
        <w:sdtPr>
          <w:tag w:val="goog_rdk_2069"/>
        </w:sdtPr>
        <w:sdtContent>
          <w:commentRangeStart w:id="127"/>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127"/>
      <w:r w:rsidDel="00000000" w:rsidR="00000000" w:rsidRPr="00000000">
        <w:commentReference w:id="127"/>
      </w:r>
      <w:r w:rsidDel="00000000" w:rsidR="00000000" w:rsidRPr="00000000">
        <w:rPr>
          <w:rtl w:val="0"/>
        </w:rPr>
      </w:r>
    </w:p>
    <w:p w:rsidR="00000000" w:rsidDel="00000000" w:rsidP="00000000" w:rsidRDefault="00000000" w:rsidRPr="00000000" w14:paraId="00001154">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55">
      <w:pPr>
        <w:spacing w:after="306" w:lineRule="auto"/>
        <w:ind w:right="4"/>
        <w:rPr>
          <w:rFonts w:ascii="Arial" w:cs="Arial" w:eastAsia="Arial" w:hAnsi="Arial"/>
        </w:rPr>
      </w:pPr>
      <w:sdt>
        <w:sdtPr>
          <w:tag w:val="goog_rdk_2070"/>
        </w:sdtPr>
        <w:sdtContent>
          <w:commentRangeStart w:id="128"/>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128"/>
      <w:r w:rsidDel="00000000" w:rsidR="00000000" w:rsidRPr="00000000">
        <w:commentReference w:id="128"/>
      </w:r>
      <w:r w:rsidDel="00000000" w:rsidR="00000000" w:rsidRPr="00000000">
        <w:rPr>
          <w:rtl w:val="0"/>
        </w:rPr>
      </w:r>
    </w:p>
    <w:p w:rsidR="00000000" w:rsidDel="00000000" w:rsidP="00000000" w:rsidRDefault="00000000" w:rsidRPr="00000000" w14:paraId="00001156">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5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58">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sdt>
      <w:sdtPr>
        <w:tag w:val="goog_rdk_2072"/>
      </w:sdtPr>
      <w:sdtContent>
        <w:p w:rsidR="00000000" w:rsidDel="00000000" w:rsidP="00000000" w:rsidRDefault="00000000" w:rsidRPr="00000000" w14:paraId="00001159">
          <w:pPr>
            <w:rPr>
              <w:del w:author="davide.lenzarini@u-blox.com" w:id="162" w:date="2024-08-07T10:00:39Z"/>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w:t>
          </w:r>
          <w:sdt>
            <w:sdtPr>
              <w:tag w:val="goog_rdk_2071"/>
            </w:sdtPr>
            <w:sdtContent>
              <w:del w:author="davide.lenzarini@u-blox.com" w:id="162" w:date="2024-08-07T10:00:39Z">
                <w:r w:rsidDel="00000000" w:rsidR="00000000" w:rsidRPr="00000000">
                  <w:rPr>
                    <w:rFonts w:ascii="Arial" w:cs="Arial" w:eastAsia="Arial" w:hAnsi="Arial"/>
                    <w:color w:val="000000"/>
                    <w:rtl w:val="0"/>
                  </w:rPr>
                  <w:delText xml:space="preserve">located at byte </w:delText>
                </w:r>
                <w:r w:rsidDel="00000000" w:rsidR="00000000" w:rsidRPr="00000000">
                  <w:rPr>
                    <w:rFonts w:ascii="Arial" w:cs="Arial" w:eastAsia="Arial" w:hAnsi="Arial"/>
                    <w:rtl w:val="0"/>
                  </w:rPr>
                  <w:delText xml:space="preserve">3</w:delText>
                </w:r>
                <w:r w:rsidDel="00000000" w:rsidR="00000000" w:rsidRPr="00000000">
                  <w:rPr>
                    <w:rFonts w:ascii="Arial" w:cs="Arial" w:eastAsia="Arial" w:hAnsi="Arial"/>
                    <w:color w:val="000000"/>
                    <w:rtl w:val="0"/>
                  </w:rPr>
                  <w:delText xml:space="preserve"> which contains parameters specifying the behavior of the MQTT-SN sleep on the gateway. </w:delText>
                </w:r>
              </w:del>
            </w:sdtContent>
          </w:sdt>
        </w:p>
      </w:sdtContent>
    </w:sdt>
    <w:sdt>
      <w:sdtPr>
        <w:tag w:val="goog_rdk_2073"/>
      </w:sdtPr>
      <w:sdtContent>
        <w:p w:rsidR="00000000" w:rsidDel="00000000" w:rsidP="00000000" w:rsidRDefault="00000000" w:rsidRPr="00000000" w14:paraId="0000115A">
          <w:pPr>
            <w:rPr>
              <w:rFonts w:ascii="Arial" w:cs="Arial" w:eastAsia="Arial" w:hAnsi="Arial"/>
            </w:rPr>
            <w:pPrChange w:author="davide.lenzarini@u-blox.com" w:id="0" w:date="2024-08-07T10:00:39Z">
              <w:pPr>
                <w:ind w:right="4"/>
              </w:pPr>
            </w:pPrChange>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sdtContent>
    </w:sdt>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60">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2074"/>
        </w:sdtPr>
        <w:sdtContent>
          <w:commentRangeStart w:id="129"/>
        </w:sdtContent>
      </w:sdt>
      <w:r w:rsidDel="00000000" w:rsidR="00000000" w:rsidRPr="00000000">
        <w:rPr>
          <w:rFonts w:ascii="Arial" w:cs="Arial" w:eastAsia="Arial" w:hAnsi="Arial"/>
          <w:highlight w:val="yellow"/>
          <w:rtl w:val="0"/>
        </w:rPr>
        <w:t xml:space="preserve">Gateway</w:t>
      </w:r>
      <w:commentRangeEnd w:id="129"/>
      <w:r w:rsidDel="00000000" w:rsidR="00000000" w:rsidRPr="00000000">
        <w:commentReference w:id="129"/>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61">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62">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w:t>
      </w:r>
      <w:sdt>
        <w:sdtPr>
          <w:tag w:val="goog_rdk_2075"/>
        </w:sdtPr>
        <w:sdtContent>
          <w:del w:author="davide.lenzarini@u-blox.com" w:id="164" w:date="2024-08-07T10:06:18Z">
            <w:r w:rsidDel="00000000" w:rsidR="00000000" w:rsidRPr="00000000">
              <w:rPr>
                <w:rFonts w:ascii="Arial" w:cs="Arial" w:eastAsia="Arial" w:hAnsi="Arial"/>
                <w:rtl w:val="0"/>
              </w:rPr>
              <w:delText xml:space="preserve">If provided, Byte 3 in the DISCONNECT control packet holds the Reason Code of the disconnection. </w:delText>
            </w:r>
          </w:del>
        </w:sdtContent>
      </w:sdt>
      <w:r w:rsidDel="00000000" w:rsidR="00000000" w:rsidRPr="00000000">
        <w:rPr>
          <w:rFonts w:ascii="Arial" w:cs="Arial" w:eastAsia="Arial" w:hAnsi="Arial"/>
          <w:rtl w:val="0"/>
        </w:rPr>
        <w:t xml:space="preserve">If not provided, 0x00 (Normal disconnection) is assumed. </w:t>
      </w:r>
    </w:p>
    <w:p w:rsidR="00000000" w:rsidDel="00000000" w:rsidP="00000000" w:rsidRDefault="00000000" w:rsidRPr="00000000" w14:paraId="00001163">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64">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65">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w:t>
      </w:r>
      <w:sdt>
        <w:sdtPr>
          <w:tag w:val="goog_rdk_2076"/>
        </w:sdtPr>
        <w:sdtContent>
          <w:ins w:author="davide.lenzarini@u-blox.com" w:id="165" w:date="2024-08-07T10:07:20Z">
            <w:r w:rsidDel="00000000" w:rsidR="00000000" w:rsidRPr="00000000">
              <w:rPr>
                <w:rFonts w:ascii="Arial" w:cs="Arial" w:eastAsia="Arial" w:hAnsi="Arial"/>
                <w:rtl w:val="0"/>
              </w:rPr>
              <w:t xml:space="preserve">4.15</w:t>
            </w:r>
          </w:ins>
        </w:sdtContent>
      </w:sdt>
      <w:sdt>
        <w:sdtPr>
          <w:tag w:val="goog_rdk_2077"/>
        </w:sdtPr>
        <w:sdtContent>
          <w:del w:author="davide.lenzarini@u-blox.com" w:id="165" w:date="2024-08-07T10:07:20Z">
            <w:r w:rsidDel="00000000" w:rsidR="00000000" w:rsidRPr="00000000">
              <w:rPr>
                <w:rFonts w:ascii="Arial" w:cs="Arial" w:eastAsia="Arial" w:hAnsi="Arial"/>
                <w:rtl w:val="0"/>
              </w:rPr>
              <w:delText xml:space="preserve">3.19</w:delText>
            </w:r>
          </w:del>
        </w:sdtContent>
      </w:sdt>
      <w:r w:rsidDel="00000000" w:rsidR="00000000" w:rsidRPr="00000000">
        <w:rPr>
          <w:rFonts w:ascii="Arial" w:cs="Arial" w:eastAsia="Arial" w:hAnsi="Arial"/>
          <w:rtl w:val="0"/>
        </w:rPr>
        <w:t xml:space="preserve"> for further details. At this point the keep alive timer becomes obsolete until the device issues a new CONNECT.</w:t>
      </w:r>
    </w:p>
    <w:p w:rsidR="00000000" w:rsidDel="00000000" w:rsidP="00000000" w:rsidRDefault="00000000" w:rsidRPr="00000000" w14:paraId="00001166">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67">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68">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69">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6A">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6B">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[MQTT-SN-3.1.23.6-1]</w:t>
      </w:r>
      <w:r w:rsidDel="00000000" w:rsidR="00000000" w:rsidRPr="00000000">
        <w:rPr>
          <w:rFonts w:ascii="Arial" w:cs="Arial" w:eastAsia="Arial" w:hAnsi="Arial"/>
          <w:rtl w:val="0"/>
        </w:rPr>
        <w:t xml:space="preserve">.</w:t>
      </w:r>
    </w:p>
    <w:p w:rsidR="00000000" w:rsidDel="00000000" w:rsidP="00000000" w:rsidRDefault="00000000" w:rsidRPr="00000000" w14:paraId="0000116C">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6D">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[MQTT-SN-3.1.23.6-2]</w:t>
      </w:r>
      <w:r w:rsidDel="00000000" w:rsidR="00000000" w:rsidRPr="00000000">
        <w:rPr>
          <w:rFonts w:ascii="Arial" w:cs="Arial" w:eastAsia="Arial" w:hAnsi="Arial"/>
          <w:rtl w:val="0"/>
        </w:rPr>
        <w:t xml:space="preserve">.</w:t>
      </w:r>
    </w:p>
    <w:p w:rsidR="00000000" w:rsidDel="00000000" w:rsidP="00000000" w:rsidRDefault="00000000" w:rsidRPr="00000000" w14:paraId="0000116E">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6F">
      <w:pPr>
        <w:numPr>
          <w:ilvl w:val="0"/>
          <w:numId w:val="11"/>
        </w:numPr>
        <w:spacing w:after="240" w:before="0" w:lineRule="auto"/>
        <w:ind w:left="720" w:right="0" w:hanging="360"/>
        <w:rPr>
          <w:rFonts w:ascii="Arial" w:cs="Arial" w:eastAsia="Arial" w:hAnsi="Arial"/>
          <w:shd w:fill="auto" w:val="clear"/>
        </w:rPr>
      </w:pPr>
      <w:sdt>
        <w:sdtPr>
          <w:tag w:val="goog_rdk_2078"/>
        </w:sdtPr>
        <w:sdtContent>
          <w:commentRangeStart w:id="130"/>
        </w:sdtContent>
      </w:sdt>
      <w:r w:rsidDel="00000000" w:rsidR="00000000" w:rsidRPr="00000000">
        <w:rPr>
          <w:rFonts w:ascii="Arial" w:cs="Arial" w:eastAsia="Arial" w:hAnsi="Arial"/>
          <w:shd w:fill="auto" w:val="clear"/>
          <w:rtl w:val="0"/>
        </w:rPr>
        <w:t xml:space="preserve">SHOULD wait for a DISCONNECT packet in response from the Server.</w:t>
      </w:r>
      <w:commentRangeEnd w:id="130"/>
      <w:r w:rsidDel="00000000" w:rsidR="00000000" w:rsidRPr="00000000">
        <w:commentReference w:id="130"/>
      </w:r>
      <w:r w:rsidDel="00000000" w:rsidR="00000000" w:rsidRPr="00000000">
        <w:rPr>
          <w:rtl w:val="0"/>
        </w:rPr>
      </w:r>
    </w:p>
    <w:p w:rsidR="00000000" w:rsidDel="00000000" w:rsidP="00000000" w:rsidRDefault="00000000" w:rsidRPr="00000000" w14:paraId="00001170">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71">
      <w:pPr>
        <w:numPr>
          <w:ilvl w:val="0"/>
          <w:numId w:val="36"/>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3.1.4.9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72">
      <w:pPr>
        <w:numPr>
          <w:ilvl w:val="0"/>
          <w:numId w:val="36"/>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7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74">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p>
    <w:p w:rsidR="00000000" w:rsidDel="00000000" w:rsidP="00000000" w:rsidRDefault="00000000" w:rsidRPr="00000000" w14:paraId="00001175">
      <w:pPr>
        <w:spacing w:after="240" w:before="0" w:lineRule="auto"/>
        <w:ind w:left="0" w:right="0" w:firstLine="0"/>
        <w:rPr>
          <w:rFonts w:ascii="Arial" w:cs="Arial" w:eastAsia="Arial" w:hAnsi="Arial"/>
        </w:rPr>
      </w:pPr>
      <w:r w:rsidDel="00000000" w:rsidR="00000000" w:rsidRPr="00000000">
        <w:rPr>
          <w:rtl w:val="0"/>
        </w:rPr>
      </w:r>
    </w:p>
    <w:sdt>
      <w:sdtPr>
        <w:tag w:val="goog_rdk_2080"/>
      </w:sdtPr>
      <w:sdtContent>
        <w:p w:rsidR="00000000" w:rsidDel="00000000" w:rsidP="00000000" w:rsidRDefault="00000000" w:rsidRPr="00000000" w14:paraId="00001176">
          <w:pPr>
            <w:pStyle w:val="Heading3"/>
            <w:keepLines w:val="1"/>
            <w:spacing w:after="77" w:before="0" w:line="259" w:lineRule="auto"/>
            <w:ind w:left="0" w:firstLine="0"/>
            <w:rPr>
              <w:ins w:author="Stefan Hagen" w:id="166" w:date="2024-08-11T19:01:29Z"/>
              <w:rFonts w:ascii="Arial" w:cs="Arial" w:eastAsia="Arial" w:hAnsi="Arial"/>
            </w:rPr>
          </w:pPr>
          <w:r w:rsidDel="00000000" w:rsidR="00000000" w:rsidRPr="00000000">
            <w:rPr>
              <w:rtl w:val="0"/>
            </w:rPr>
            <w:t xml:space="preserve">3.1.24 </w:t>
          </w:r>
          <w:r w:rsidDel="00000000" w:rsidR="00000000" w:rsidRPr="00000000">
            <w:rPr>
              <w:rFonts w:ascii="Arial" w:cs="Arial" w:eastAsia="Arial" w:hAnsi="Arial"/>
              <w:rtl w:val="0"/>
            </w:rPr>
            <w:t xml:space="preserve">WAKEUP - Wake up request</w:t>
          </w:r>
          <w:sdt>
            <w:sdtPr>
              <w:tag w:val="goog_rdk_2079"/>
            </w:sdtPr>
            <w:sdtContent>
              <w:ins w:author="Stefan Hagen" w:id="166" w:date="2024-08-11T19:01:29Z">
                <w:bookmarkStart w:colFirst="0" w:colLast="0" w:name="_heading=h.elrc49qsiunp" w:id="187"/>
                <w:bookmarkEnd w:id="187"/>
                <w:r w:rsidDel="00000000" w:rsidR="00000000" w:rsidRPr="00000000">
                  <w:rPr>
                    <w:rtl w:val="0"/>
                  </w:rPr>
                </w:r>
              </w:ins>
            </w:sdtContent>
          </w:sdt>
        </w:p>
      </w:sdtContent>
    </w:sdt>
    <w:sdt>
      <w:sdtPr>
        <w:tag w:val="goog_rdk_2083"/>
      </w:sdtPr>
      <w:sdtContent>
        <w:p w:rsidR="00000000" w:rsidDel="00000000" w:rsidP="00000000" w:rsidRDefault="00000000" w:rsidRPr="00000000" w14:paraId="00001177">
          <w:pPr>
            <w:rPr>
              <w:rPrChange w:author="Stefan Hagen" w:id="167" w:date="2024-08-11T19:01:29Z">
                <w:rPr>
                  <w:rFonts w:ascii="Arial" w:cs="Arial" w:eastAsia="Arial" w:hAnsi="Arial"/>
                </w:rPr>
              </w:rPrChange>
            </w:rPr>
            <w:pPrChange w:author="Stefan Hagen" w:id="0" w:date="2024-08-11T19:01:29Z">
              <w:pPr>
                <w:pStyle w:val="Heading3"/>
                <w:keepLines w:val="1"/>
                <w:spacing w:after="77" w:before="0" w:line="259" w:lineRule="auto"/>
                <w:ind w:left="0" w:firstLine="0"/>
              </w:pPr>
            </w:pPrChange>
          </w:pPr>
          <w:bookmarkStart w:colFirst="0" w:colLast="0" w:name="_heading=h.elrc49qsiunp" w:id="187"/>
          <w:bookmarkEnd w:id="187"/>
          <w:sdt>
            <w:sdtPr>
              <w:tag w:val="goog_rdk_2081"/>
            </w:sdtPr>
            <w:sdtContent>
              <w:ins w:author="Stefan Hagen" w:id="166" w:date="2024-08-11T19:01:29Z">
                <w:r w:rsidDel="00000000" w:rsidR="00000000" w:rsidRPr="00000000">
                  <w:rPr>
                    <w:rFonts w:ascii="Arial" w:cs="Arial" w:eastAsia="Arial" w:hAnsi="Arial"/>
                  </w:rPr>
                  <w:drawing>
                    <wp:inline distB="114300" distT="114300" distL="114300" distR="114300">
                      <wp:extent cx="5943600" cy="660400"/>
                      <wp:effectExtent b="0" l="0" r="0" t="0"/>
                      <wp:docPr id="43" name="image6.png"/>
                      <a:graphic>
                        <a:graphicData uri="http://schemas.openxmlformats.org/drawingml/2006/picture">
                          <pic:pic>
                            <pic:nvPicPr>
                              <pic:cNvPr id="0" name="image6.png"/>
                              <pic:cNvPicPr preferRelativeResize="0"/>
                            </pic:nvPicPr>
                            <pic:blipFill>
                              <a:blip r:embed="rId74"/>
                              <a:srcRect b="0" l="0" r="0" t="0"/>
                              <a:stretch>
                                <a:fillRect/>
                              </a:stretch>
                            </pic:blipFill>
                            <pic:spPr>
                              <a:xfrm>
                                <a:off x="0" y="0"/>
                                <a:ext cx="5943600" cy="660400"/>
                              </a:xfrm>
                              <a:prstGeom prst="rect"/>
                              <a:ln/>
                            </pic:spPr>
                          </pic:pic>
                        </a:graphicData>
                      </a:graphic>
                    </wp:inline>
                  </w:drawing>
                </w:r>
              </w:ins>
            </w:sdtContent>
          </w:sdt>
          <w:sdt>
            <w:sdtPr>
              <w:tag w:val="goog_rdk_2082"/>
            </w:sdtPr>
            <w:sdtContent>
              <w:r w:rsidDel="00000000" w:rsidR="00000000" w:rsidRPr="00000000">
                <w:rPr>
                  <w:rtl w:val="0"/>
                </w:rPr>
              </w:r>
            </w:sdtContent>
          </w:sdt>
        </w:p>
      </w:sdtContent>
    </w:sdt>
    <w:tbl>
      <w:tblPr>
        <w:tblStyle w:val="Table3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178">
            <w:pPr>
              <w:jc w:val="center"/>
              <w:rPr>
                <w:rFonts w:ascii="Arial" w:cs="Arial" w:eastAsia="Arial" w:hAnsi="Arial"/>
                <w:b w:val="1"/>
              </w:rPr>
            </w:pPr>
            <w:sdt>
              <w:sdtPr>
                <w:tag w:val="goog_rdk_2085"/>
              </w:sdtPr>
              <w:sdtContent>
                <w:del w:author="davide.lenzarini@u-blox.com" w:id="168" w:date="2024-08-12T14:34:31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1179">
            <w:pPr>
              <w:jc w:val="center"/>
              <w:rPr>
                <w:rFonts w:ascii="Arial" w:cs="Arial" w:eastAsia="Arial" w:hAnsi="Arial"/>
                <w:b w:val="1"/>
              </w:rPr>
            </w:pPr>
            <w:sdt>
              <w:sdtPr>
                <w:tag w:val="goog_rdk_2087"/>
              </w:sdtPr>
              <w:sdtContent>
                <w:del w:author="davide.lenzarini@u-blox.com" w:id="168" w:date="2024-08-12T14:34:31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117A">
            <w:pPr>
              <w:jc w:val="center"/>
              <w:rPr>
                <w:rFonts w:ascii="Arial" w:cs="Arial" w:eastAsia="Arial" w:hAnsi="Arial"/>
                <w:b w:val="1"/>
              </w:rPr>
            </w:pPr>
            <w:sdt>
              <w:sdtPr>
                <w:tag w:val="goog_rdk_2089"/>
              </w:sdtPr>
              <w:sdtContent>
                <w:del w:author="davide.lenzarini@u-blox.com" w:id="168" w:date="2024-08-12T14:34:31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117B">
            <w:pPr>
              <w:jc w:val="center"/>
              <w:rPr>
                <w:rFonts w:ascii="Arial" w:cs="Arial" w:eastAsia="Arial" w:hAnsi="Arial"/>
                <w:b w:val="1"/>
              </w:rPr>
            </w:pPr>
            <w:sdt>
              <w:sdtPr>
                <w:tag w:val="goog_rdk_2091"/>
              </w:sdtPr>
              <w:sdtContent>
                <w:del w:author="davide.lenzarini@u-blox.com" w:id="168" w:date="2024-08-12T14:34:31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117C">
            <w:pPr>
              <w:jc w:val="center"/>
              <w:rPr>
                <w:rFonts w:ascii="Arial" w:cs="Arial" w:eastAsia="Arial" w:hAnsi="Arial"/>
                <w:b w:val="1"/>
              </w:rPr>
            </w:pPr>
            <w:sdt>
              <w:sdtPr>
                <w:tag w:val="goog_rdk_2093"/>
              </w:sdtPr>
              <w:sdtContent>
                <w:del w:author="davide.lenzarini@u-blox.com" w:id="168" w:date="2024-08-12T14:34:31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117D">
            <w:pPr>
              <w:jc w:val="center"/>
              <w:rPr>
                <w:rFonts w:ascii="Arial" w:cs="Arial" w:eastAsia="Arial" w:hAnsi="Arial"/>
                <w:b w:val="1"/>
              </w:rPr>
            </w:pPr>
            <w:sdt>
              <w:sdtPr>
                <w:tag w:val="goog_rdk_2095"/>
              </w:sdtPr>
              <w:sdtContent>
                <w:del w:author="davide.lenzarini@u-blox.com" w:id="168" w:date="2024-08-12T14:34:31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117E">
            <w:pPr>
              <w:jc w:val="center"/>
              <w:rPr>
                <w:rFonts w:ascii="Arial" w:cs="Arial" w:eastAsia="Arial" w:hAnsi="Arial"/>
                <w:b w:val="1"/>
              </w:rPr>
            </w:pPr>
            <w:sdt>
              <w:sdtPr>
                <w:tag w:val="goog_rdk_2097"/>
              </w:sdtPr>
              <w:sdtContent>
                <w:del w:author="davide.lenzarini@u-blox.com" w:id="168" w:date="2024-08-12T14:34:31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117F">
            <w:pPr>
              <w:jc w:val="center"/>
              <w:rPr>
                <w:rFonts w:ascii="Arial" w:cs="Arial" w:eastAsia="Arial" w:hAnsi="Arial"/>
                <w:b w:val="1"/>
              </w:rPr>
            </w:pPr>
            <w:sdt>
              <w:sdtPr>
                <w:tag w:val="goog_rdk_2099"/>
              </w:sdtPr>
              <w:sdtContent>
                <w:del w:author="davide.lenzarini@u-blox.com" w:id="168" w:date="2024-08-12T14:34:31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1180">
            <w:pPr>
              <w:jc w:val="center"/>
              <w:rPr>
                <w:rFonts w:ascii="Arial" w:cs="Arial" w:eastAsia="Arial" w:hAnsi="Arial"/>
                <w:b w:val="1"/>
              </w:rPr>
            </w:pPr>
            <w:sdt>
              <w:sdtPr>
                <w:tag w:val="goog_rdk_2101"/>
              </w:sdtPr>
              <w:sdtContent>
                <w:del w:author="davide.lenzarini@u-blox.com" w:id="168" w:date="2024-08-12T14:34:31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81">
            <w:pPr>
              <w:rPr>
                <w:rFonts w:ascii="Arial" w:cs="Arial" w:eastAsia="Arial" w:hAnsi="Arial"/>
              </w:rPr>
            </w:pPr>
            <w:sdt>
              <w:sdtPr>
                <w:tag w:val="goog_rdk_2103"/>
              </w:sdtPr>
              <w:sdtContent>
                <w:del w:author="davide.lenzarini@u-blox.com" w:id="168" w:date="2024-08-12T14:34:31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1182">
            <w:pPr>
              <w:jc w:val="center"/>
              <w:rPr>
                <w:rFonts w:ascii="Arial" w:cs="Arial" w:eastAsia="Arial" w:hAnsi="Arial"/>
              </w:rPr>
            </w:pPr>
            <w:sdt>
              <w:sdtPr>
                <w:tag w:val="goog_rdk_2105"/>
              </w:sdtPr>
              <w:sdtContent>
                <w:del w:author="davide.lenzarini@u-blox.com" w:id="168" w:date="2024-08-12T14:34:31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8A">
            <w:pPr>
              <w:rPr>
                <w:rFonts w:ascii="Arial" w:cs="Arial" w:eastAsia="Arial" w:hAnsi="Arial"/>
              </w:rPr>
            </w:pPr>
            <w:sdt>
              <w:sdtPr>
                <w:tag w:val="goog_rdk_2107"/>
              </w:sdtPr>
              <w:sdtContent>
                <w:del w:author="davide.lenzarini@u-blox.com" w:id="168" w:date="2024-08-12T14:34:31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118B">
            <w:pPr>
              <w:jc w:val="center"/>
              <w:rPr>
                <w:rFonts w:ascii="Arial" w:cs="Arial" w:eastAsia="Arial" w:hAnsi="Arial"/>
              </w:rPr>
            </w:pPr>
            <w:sdt>
              <w:sdtPr>
                <w:tag w:val="goog_rdk_2109"/>
              </w:sdtPr>
              <w:sdtContent>
                <w:del w:author="davide.lenzarini@u-blox.com" w:id="168" w:date="2024-08-12T14:34:31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bl>
    <w:p w:rsidR="00000000" w:rsidDel="00000000" w:rsidP="00000000" w:rsidRDefault="00000000" w:rsidRPr="00000000" w14:paraId="00001193">
      <w:pPr>
        <w:spacing w:after="120" w:before="120" w:line="360" w:lineRule="auto"/>
        <w:ind w:left="0" w:right="0" w:firstLine="0"/>
        <w:jc w:val="center"/>
        <w:rPr>
          <w:color w:val="000000"/>
          <w:sz w:val="20"/>
          <w:szCs w:val="20"/>
          <w:u w:val="single"/>
          <w:shd w:fill="auto" w:val="clear"/>
        </w:rPr>
      </w:pPr>
      <w:sdt>
        <w:sdtPr>
          <w:tag w:val="goog_rdk_2110"/>
        </w:sdtPr>
        <w:sdtContent>
          <w:commentRangeStart w:id="131"/>
        </w:sdtContent>
      </w:sdt>
      <w:r w:rsidDel="00000000" w:rsidR="00000000" w:rsidRPr="00000000">
        <w:rPr>
          <w:color w:val="000000"/>
          <w:sz w:val="20"/>
          <w:szCs w:val="20"/>
          <w:u w:val="single"/>
          <w:shd w:fill="auto" w:val="clear"/>
          <w:rtl w:val="0"/>
        </w:rPr>
        <w:t xml:space="preserve">Table ??</w:t>
      </w:r>
      <w:commentRangeEnd w:id="131"/>
      <w:r w:rsidDel="00000000" w:rsidR="00000000" w:rsidRPr="00000000">
        <w:commentReference w:id="131"/>
      </w:r>
      <w:r w:rsidDel="00000000" w:rsidR="00000000" w:rsidRPr="00000000">
        <w:rPr>
          <w:color w:val="000000"/>
          <w:sz w:val="20"/>
          <w:szCs w:val="20"/>
          <w:u w:val="single"/>
          <w:shd w:fill="auto" w:val="clear"/>
          <w:rtl w:val="0"/>
        </w:rPr>
        <w:t xml:space="preserve">: WAKEUP packet</w:t>
      </w:r>
    </w:p>
    <w:p w:rsidR="00000000" w:rsidDel="00000000" w:rsidP="00000000" w:rsidRDefault="00000000" w:rsidRPr="00000000" w14:paraId="00001194">
      <w:pPr>
        <w:rPr>
          <w:rFonts w:ascii="Arial" w:cs="Arial" w:eastAsia="Arial" w:hAnsi="Arial"/>
        </w:rPr>
      </w:pPr>
      <w:r w:rsidDel="00000000" w:rsidR="00000000" w:rsidRPr="00000000">
        <w:rPr>
          <w:rFonts w:ascii="Arial" w:cs="Arial" w:eastAsia="Arial" w:hAnsi="Arial"/>
          <w:rtl w:val="0"/>
        </w:rPr>
        <w:t xml:space="preserve">The wakeup packet is a signal sent from the gateway to a client. It is an indication from the gateway that the client should wake up. The client is not obliged to honor this request, nor may it even receive the packet. It can choose to ignore the request, or undertake one of the sequences outlined in the </w:t>
      </w:r>
      <w:hyperlink w:anchor="_heading=h.3rnmrmc">
        <w:r w:rsidDel="00000000" w:rsidR="00000000" w:rsidRPr="00000000">
          <w:rPr>
            <w:rFonts w:ascii="Arial" w:cs="Arial" w:eastAsia="Arial" w:hAnsi="Arial"/>
            <w:color w:val="1155cc"/>
            <w:u w:val="single"/>
            <w:rtl w:val="0"/>
          </w:rPr>
          <w:t xml:space="preserve">4.25 Sleeping clients</w:t>
        </w:r>
      </w:hyperlink>
      <w:r w:rsidDel="00000000" w:rsidR="00000000" w:rsidRPr="00000000">
        <w:rPr>
          <w:rFonts w:ascii="Arial" w:cs="Arial" w:eastAsia="Arial" w:hAnsi="Arial"/>
          <w:rtl w:val="0"/>
        </w:rPr>
        <w:t xml:space="preserve"> section. The client need not respond to this packet.</w:t>
      </w:r>
      <w:r w:rsidDel="00000000" w:rsidR="00000000" w:rsidRPr="00000000">
        <w:rPr>
          <w:rtl w:val="0"/>
        </w:rPr>
      </w:r>
    </w:p>
    <w:p w:rsidR="00000000" w:rsidDel="00000000" w:rsidP="00000000" w:rsidRDefault="00000000" w:rsidRPr="00000000" w14:paraId="00001195">
      <w:pPr>
        <w:pStyle w:val="Heading4"/>
        <w:ind w:left="0" w:firstLine="0"/>
        <w:rPr>
          <w:rFonts w:ascii="Arial" w:cs="Arial" w:eastAsia="Arial" w:hAnsi="Arial"/>
        </w:rPr>
      </w:pPr>
      <w:bookmarkStart w:colFirst="0" w:colLast="0" w:name="_heading=h.lrkcmnrrlwx6" w:id="188"/>
      <w:bookmarkEnd w:id="188"/>
      <w:r w:rsidDel="00000000" w:rsidR="00000000" w:rsidRPr="00000000">
        <w:rPr>
          <w:rFonts w:ascii="Arial" w:cs="Arial" w:eastAsia="Arial" w:hAnsi="Arial"/>
          <w:rtl w:val="0"/>
        </w:rPr>
        <w:t xml:space="preserve">3.1.24.1 Length &amp; Packet Type</w:t>
      </w:r>
    </w:p>
    <w:p w:rsidR="00000000" w:rsidDel="00000000" w:rsidP="00000000" w:rsidRDefault="00000000" w:rsidRPr="00000000" w14:paraId="00001196">
      <w:pPr>
        <w:spacing w:after="174" w:before="0" w:line="248.00000000000006" w:lineRule="auto"/>
        <w:jc w:val="both"/>
        <w:rPr>
          <w:rFonts w:ascii="Arial" w:cs="Arial" w:eastAsia="Arial" w:hAnsi="Arial"/>
          <w:color w:val="000000"/>
          <w:highlight w:val="yellow"/>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r:id="rId75">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1197">
      <w:pPr>
        <w:pStyle w:val="Heading4"/>
        <w:keepNext w:val="0"/>
        <w:pBdr>
          <w:top w:color="auto" w:space="0" w:sz="0" w:val="none"/>
        </w:pBdr>
        <w:spacing w:after="80" w:before="280" w:lineRule="auto"/>
        <w:ind w:left="-15" w:firstLine="0"/>
        <w:rPr>
          <w:rFonts w:ascii="Arial" w:cs="Arial" w:eastAsia="Arial" w:hAnsi="Arial"/>
          <w:color w:val="000000"/>
        </w:rPr>
      </w:pPr>
      <w:bookmarkStart w:colFirst="0" w:colLast="0" w:name="_heading=h.2sa95hk6sfa3" w:id="189"/>
      <w:bookmarkEnd w:id="189"/>
      <w:r w:rsidDel="00000000" w:rsidR="00000000" w:rsidRPr="00000000">
        <w:rPr>
          <w:rtl w:val="0"/>
        </w:rPr>
        <w:t xml:space="preserve">3.1.24.2 </w:t>
      </w:r>
      <w:sdt>
        <w:sdtPr>
          <w:tag w:val="goog_rdk_2111"/>
        </w:sdtPr>
        <w:sdtContent>
          <w:commentRangeStart w:id="132"/>
        </w:sdtContent>
      </w:sdt>
      <w:r w:rsidDel="00000000" w:rsidR="00000000" w:rsidRPr="00000000">
        <w:rPr>
          <w:rFonts w:ascii="Arial" w:cs="Arial" w:eastAsia="Arial" w:hAnsi="Arial"/>
          <w:sz w:val="26"/>
          <w:szCs w:val="26"/>
          <w:rtl w:val="0"/>
        </w:rPr>
        <w:t xml:space="preserve">WAKEUP</w:t>
      </w:r>
      <w:r w:rsidDel="00000000" w:rsidR="00000000" w:rsidRPr="00000000">
        <w:rPr>
          <w:rtl w:val="0"/>
        </w:rPr>
        <w:t xml:space="preserve"> Actions</w:t>
      </w:r>
      <w:commentRangeEnd w:id="132"/>
      <w:r w:rsidDel="00000000" w:rsidR="00000000" w:rsidRPr="00000000">
        <w:commentReference w:id="132"/>
      </w:r>
      <w:r w:rsidDel="00000000" w:rsidR="00000000" w:rsidRPr="00000000">
        <w:rPr>
          <w:rtl w:val="0"/>
        </w:rPr>
      </w:r>
    </w:p>
    <w:p w:rsidR="00000000" w:rsidDel="00000000" w:rsidP="00000000" w:rsidRDefault="00000000" w:rsidRPr="00000000" w14:paraId="00001198">
      <w:pPr>
        <w:spacing w:after="240" w:before="240" w:lineRule="auto"/>
        <w:ind w:left="0" w:right="0" w:firstLine="0"/>
        <w:rPr>
          <w:rFonts w:ascii="Arial" w:cs="Arial" w:eastAsia="Arial" w:hAnsi="Arial"/>
        </w:rPr>
      </w:pPr>
      <w:r w:rsidDel="00000000" w:rsidR="00000000" w:rsidRPr="00000000">
        <w:rPr>
          <w:rFonts w:ascii="Arial" w:cs="Arial" w:eastAsia="Arial" w:hAnsi="Arial"/>
          <w:color w:val="000000"/>
          <w:highlight w:val="yellow"/>
          <w:rtl w:val="0"/>
        </w:rPr>
        <w:t xml:space="preserve">The Client MAY choose to follow the AWAKE procedure in response to receiving a WAKEUP packet </w:t>
      </w:r>
      <w:r w:rsidDel="00000000" w:rsidR="00000000" w:rsidRPr="00000000">
        <w:rPr>
          <w:rFonts w:ascii="Arial" w:cs="Arial" w:eastAsia="Arial" w:hAnsi="Arial"/>
          <w:color w:val="ff0000"/>
          <w:rtl w:val="0"/>
        </w:rPr>
        <w:t xml:space="preserve">[MQTT-SN-3.1.21.4-2]</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199">
      <w:pPr>
        <w:pStyle w:val="Heading3"/>
        <w:ind w:left="0" w:firstLine="0"/>
        <w:rPr>
          <w:rFonts w:ascii="Arial" w:cs="Arial" w:eastAsia="Arial" w:hAnsi="Arial"/>
        </w:rPr>
      </w:pPr>
      <w:bookmarkStart w:colFirst="0" w:colLast="0" w:name="_heading=h.1e03kqp" w:id="190"/>
      <w:bookmarkEnd w:id="190"/>
      <w:r w:rsidDel="00000000" w:rsidR="00000000" w:rsidRPr="00000000">
        <w:rPr>
          <w:rtl w:val="0"/>
        </w:rPr>
        <w:t xml:space="preserve">3.1.25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9A">
      <w:pPr>
        <w:spacing w:after="9" w:lineRule="auto"/>
        <w:ind w:left="-5" w:right="990" w:firstLine="0"/>
        <w:rPr>
          <w:rFonts w:ascii="Arial" w:cs="Arial" w:eastAsia="Arial" w:hAnsi="Arial"/>
        </w:rPr>
      </w:pPr>
      <w:sdt>
        <w:sdtPr>
          <w:tag w:val="goog_rdk_2113"/>
        </w:sdtPr>
        <w:sdtContent>
          <w:ins w:author="Stefan Hagen" w:id="169" w:date="2024-08-11T19:01:48Z"/>
          <w:sdt>
            <w:sdtPr>
              <w:tag w:val="goog_rdk_2114"/>
            </w:sdtPr>
            <w:sdtContent>
              <w:commentRangeStart w:id="133"/>
            </w:sdtContent>
          </w:sdt>
          <w:ins w:author="Stefan Hagen" w:id="169" w:date="2024-08-11T19:01:48Z">
            <w:r w:rsidDel="00000000" w:rsidR="00000000" w:rsidRPr="00000000">
              <w:rPr>
                <w:rFonts w:ascii="Arial" w:cs="Arial" w:eastAsia="Arial" w:hAnsi="Arial"/>
              </w:rPr>
              <w:drawing>
                <wp:inline distB="114300" distT="114300" distL="114300" distR="114300">
                  <wp:extent cx="5943600" cy="2730500"/>
                  <wp:effectExtent b="0" l="0" r="0" t="0"/>
                  <wp:docPr id="30" name="image3.png"/>
                  <a:graphic>
                    <a:graphicData uri="http://schemas.openxmlformats.org/drawingml/2006/picture">
                      <pic:pic>
                        <pic:nvPicPr>
                          <pic:cNvPr id="0" name="image3.png"/>
                          <pic:cNvPicPr preferRelativeResize="0"/>
                        </pic:nvPicPr>
                        <pic:blipFill>
                          <a:blip r:embed="rId76"/>
                          <a:srcRect b="0" l="0" r="0" t="0"/>
                          <a:stretch>
                            <a:fillRect/>
                          </a:stretch>
                        </pic:blipFill>
                        <pic:spPr>
                          <a:xfrm>
                            <a:off x="0" y="0"/>
                            <a:ext cx="5943600" cy="2730500"/>
                          </a:xfrm>
                          <a:prstGeom prst="rect"/>
                          <a:ln/>
                        </pic:spPr>
                      </pic:pic>
                    </a:graphicData>
                  </a:graphic>
                </wp:inline>
              </w:drawing>
            </w:r>
          </w:ins>
        </w:sdtContent>
      </w:sdt>
      <w:commentRangeEnd w:id="133"/>
      <w:r w:rsidDel="00000000" w:rsidR="00000000" w:rsidRPr="00000000">
        <w:commentReference w:id="133"/>
      </w:r>
      <w:r w:rsidDel="00000000" w:rsidR="00000000" w:rsidRPr="00000000">
        <w:rPr>
          <w:rtl w:val="0"/>
        </w:rPr>
      </w:r>
    </w:p>
    <w:tbl>
      <w:tblPr>
        <w:tblStyle w:val="Table3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9B">
            <w:pPr>
              <w:jc w:val="center"/>
              <w:rPr>
                <w:rFonts w:ascii="Arial" w:cs="Arial" w:eastAsia="Arial" w:hAnsi="Arial"/>
                <w:b w:val="1"/>
              </w:rPr>
            </w:pPr>
            <w:sdt>
              <w:sdtPr>
                <w:tag w:val="goog_rdk_2116"/>
              </w:sdtPr>
              <w:sdtContent>
                <w:del w:author="davide.lenzarini@u-blox.com" w:id="170" w:date="2024-08-12T14:36:59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119C">
            <w:pPr>
              <w:jc w:val="center"/>
              <w:rPr>
                <w:rFonts w:ascii="Arial" w:cs="Arial" w:eastAsia="Arial" w:hAnsi="Arial"/>
                <w:b w:val="1"/>
              </w:rPr>
            </w:pPr>
            <w:sdt>
              <w:sdtPr>
                <w:tag w:val="goog_rdk_2118"/>
              </w:sdtPr>
              <w:sdtContent>
                <w:del w:author="davide.lenzarini@u-blox.com" w:id="170" w:date="2024-08-12T14:36:59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shd w:fill="cfe2f3" w:val="clear"/>
          </w:tcPr>
          <w:p w:rsidR="00000000" w:rsidDel="00000000" w:rsidP="00000000" w:rsidRDefault="00000000" w:rsidRPr="00000000" w14:paraId="0000119D">
            <w:pPr>
              <w:jc w:val="center"/>
              <w:rPr>
                <w:rFonts w:ascii="Arial" w:cs="Arial" w:eastAsia="Arial" w:hAnsi="Arial"/>
                <w:b w:val="1"/>
              </w:rPr>
            </w:pPr>
            <w:sdt>
              <w:sdtPr>
                <w:tag w:val="goog_rdk_2120"/>
              </w:sdtPr>
              <w:sdtContent>
                <w:del w:author="davide.lenzarini@u-blox.com" w:id="170" w:date="2024-08-12T14:36:59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shd w:fill="cfe2f3" w:val="clear"/>
          </w:tcPr>
          <w:p w:rsidR="00000000" w:rsidDel="00000000" w:rsidP="00000000" w:rsidRDefault="00000000" w:rsidRPr="00000000" w14:paraId="0000119E">
            <w:pPr>
              <w:jc w:val="center"/>
              <w:rPr>
                <w:rFonts w:ascii="Arial" w:cs="Arial" w:eastAsia="Arial" w:hAnsi="Arial"/>
                <w:b w:val="1"/>
              </w:rPr>
            </w:pPr>
            <w:sdt>
              <w:sdtPr>
                <w:tag w:val="goog_rdk_2122"/>
              </w:sdtPr>
              <w:sdtContent>
                <w:del w:author="davide.lenzarini@u-blox.com" w:id="170" w:date="2024-08-12T14:36:59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119F">
            <w:pPr>
              <w:jc w:val="center"/>
              <w:rPr>
                <w:rFonts w:ascii="Arial" w:cs="Arial" w:eastAsia="Arial" w:hAnsi="Arial"/>
                <w:b w:val="1"/>
              </w:rPr>
            </w:pPr>
            <w:sdt>
              <w:sdtPr>
                <w:tag w:val="goog_rdk_2124"/>
              </w:sdtPr>
              <w:sdtContent>
                <w:del w:author="davide.lenzarini@u-blox.com" w:id="170" w:date="2024-08-12T14:36:59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shd w:fill="cfe2f3" w:val="clear"/>
          </w:tcPr>
          <w:p w:rsidR="00000000" w:rsidDel="00000000" w:rsidP="00000000" w:rsidRDefault="00000000" w:rsidRPr="00000000" w14:paraId="000011A0">
            <w:pPr>
              <w:jc w:val="center"/>
              <w:rPr>
                <w:rFonts w:ascii="Arial" w:cs="Arial" w:eastAsia="Arial" w:hAnsi="Arial"/>
                <w:b w:val="1"/>
              </w:rPr>
            </w:pPr>
            <w:sdt>
              <w:sdtPr>
                <w:tag w:val="goog_rdk_2126"/>
              </w:sdtPr>
              <w:sdtContent>
                <w:del w:author="davide.lenzarini@u-blox.com" w:id="170" w:date="2024-08-12T14:36:59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11A1">
            <w:pPr>
              <w:jc w:val="center"/>
              <w:rPr>
                <w:rFonts w:ascii="Arial" w:cs="Arial" w:eastAsia="Arial" w:hAnsi="Arial"/>
                <w:b w:val="1"/>
              </w:rPr>
            </w:pPr>
            <w:sdt>
              <w:sdtPr>
                <w:tag w:val="goog_rdk_2128"/>
              </w:sdtPr>
              <w:sdtContent>
                <w:del w:author="davide.lenzarini@u-blox.com" w:id="170" w:date="2024-08-12T14:36:59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shd w:fill="cfe2f3" w:val="clear"/>
          </w:tcPr>
          <w:p w:rsidR="00000000" w:rsidDel="00000000" w:rsidP="00000000" w:rsidRDefault="00000000" w:rsidRPr="00000000" w14:paraId="000011A2">
            <w:pPr>
              <w:jc w:val="center"/>
              <w:rPr>
                <w:rFonts w:ascii="Arial" w:cs="Arial" w:eastAsia="Arial" w:hAnsi="Arial"/>
                <w:b w:val="1"/>
              </w:rPr>
            </w:pPr>
            <w:sdt>
              <w:sdtPr>
                <w:tag w:val="goog_rdk_2130"/>
              </w:sdtPr>
              <w:sdtContent>
                <w:del w:author="davide.lenzarini@u-blox.com" w:id="170" w:date="2024-08-12T14:36:59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11A3">
            <w:pPr>
              <w:jc w:val="center"/>
              <w:rPr>
                <w:rFonts w:ascii="Arial" w:cs="Arial" w:eastAsia="Arial" w:hAnsi="Arial"/>
                <w:b w:val="1"/>
              </w:rPr>
            </w:pPr>
            <w:sdt>
              <w:sdtPr>
                <w:tag w:val="goog_rdk_2132"/>
              </w:sdtPr>
              <w:sdtContent>
                <w:del w:author="davide.lenzarini@u-blox.com" w:id="170" w:date="2024-08-12T14:36:59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A4">
            <w:pPr>
              <w:rPr>
                <w:rFonts w:ascii="Arial" w:cs="Arial" w:eastAsia="Arial" w:hAnsi="Arial"/>
              </w:rPr>
            </w:pPr>
            <w:sdt>
              <w:sdtPr>
                <w:tag w:val="goog_rdk_2134"/>
              </w:sdtPr>
              <w:sdtContent>
                <w:del w:author="davide.lenzarini@u-blox.com" w:id="170" w:date="2024-08-12T14:36:59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8"/>
          </w:tcPr>
          <w:p w:rsidR="00000000" w:rsidDel="00000000" w:rsidP="00000000" w:rsidRDefault="00000000" w:rsidRPr="00000000" w14:paraId="000011A5">
            <w:pPr>
              <w:jc w:val="center"/>
              <w:rPr>
                <w:rFonts w:ascii="Arial" w:cs="Arial" w:eastAsia="Arial" w:hAnsi="Arial"/>
              </w:rPr>
            </w:pPr>
            <w:sdt>
              <w:sdtPr>
                <w:tag w:val="goog_rdk_2136"/>
              </w:sdtPr>
              <w:sdtContent>
                <w:del w:author="davide.lenzarini@u-blox.com" w:id="170" w:date="2024-08-12T14:36:59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AD">
            <w:pPr>
              <w:rPr>
                <w:rFonts w:ascii="Arial" w:cs="Arial" w:eastAsia="Arial" w:hAnsi="Arial"/>
              </w:rPr>
            </w:pPr>
            <w:sdt>
              <w:sdtPr>
                <w:tag w:val="goog_rdk_2138"/>
              </w:sdtPr>
              <w:sdtContent>
                <w:del w:author="davide.lenzarini@u-blox.com" w:id="170" w:date="2024-08-12T14:36:59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8"/>
          </w:tcPr>
          <w:p w:rsidR="00000000" w:rsidDel="00000000" w:rsidP="00000000" w:rsidRDefault="00000000" w:rsidRPr="00000000" w14:paraId="000011AE">
            <w:pPr>
              <w:jc w:val="center"/>
              <w:rPr>
                <w:rFonts w:ascii="Arial" w:cs="Arial" w:eastAsia="Arial" w:hAnsi="Arial"/>
              </w:rPr>
            </w:pPr>
            <w:sdt>
              <w:sdtPr>
                <w:tag w:val="goog_rdk_2140"/>
              </w:sdtPr>
              <w:sdtContent>
                <w:del w:author="davide.lenzarini@u-blox.com" w:id="170" w:date="2024-08-12T14:36:59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B6">
            <w:pPr>
              <w:rPr>
                <w:rFonts w:ascii="Arial" w:cs="Arial" w:eastAsia="Arial" w:hAnsi="Arial"/>
              </w:rPr>
            </w:pPr>
            <w:sdt>
              <w:sdtPr>
                <w:tag w:val="goog_rdk_2142"/>
              </w:sdtPr>
              <w:sdtContent>
                <w:del w:author="davide.lenzarini@u-blox.com" w:id="170" w:date="2024-08-12T14:36:59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8"/>
          </w:tcPr>
          <w:p w:rsidR="00000000" w:rsidDel="00000000" w:rsidP="00000000" w:rsidRDefault="00000000" w:rsidRPr="00000000" w14:paraId="000011B7">
            <w:pPr>
              <w:jc w:val="center"/>
              <w:rPr>
                <w:rFonts w:ascii="Arial" w:cs="Arial" w:eastAsia="Arial" w:hAnsi="Arial"/>
              </w:rPr>
            </w:pPr>
            <w:sdt>
              <w:sdtPr>
                <w:tag w:val="goog_rdk_2144"/>
              </w:sdtPr>
              <w:sdtContent>
                <w:del w:author="davide.lenzarini@u-blox.com" w:id="170" w:date="2024-08-12T14:36:59Z">
                  <w:r w:rsidDel="00000000" w:rsidR="00000000" w:rsidRPr="00000000">
                    <w:rPr>
                      <w:rFonts w:ascii="Arial" w:cs="Arial" w:eastAsia="Arial" w:hAnsi="Arial"/>
                      <w:rtl w:val="0"/>
                    </w:rPr>
                    <w:delText xml:space="preserve">Ctrl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BF">
            <w:pPr>
              <w:rPr>
                <w:rFonts w:ascii="Arial" w:cs="Arial" w:eastAsia="Arial" w:hAnsi="Arial"/>
              </w:rPr>
            </w:pPr>
            <w:sdt>
              <w:sdtPr>
                <w:tag w:val="goog_rdk_2146"/>
              </w:sdtPr>
              <w:sdtContent>
                <w:del w:author="davide.lenzarini@u-blox.com" w:id="170" w:date="2024-08-12T14:36:59Z">
                  <w:r w:rsidDel="00000000" w:rsidR="00000000" w:rsidRPr="00000000">
                    <w:rPr>
                      <w:rFonts w:ascii="Arial" w:cs="Arial" w:eastAsia="Arial" w:hAnsi="Arial"/>
                      <w:rtl w:val="0"/>
                    </w:rPr>
                    <w:delText xml:space="preserve">Byte 4 .. N</w:delText>
                  </w:r>
                </w:del>
              </w:sdtContent>
            </w:sdt>
            <w:r w:rsidDel="00000000" w:rsidR="00000000" w:rsidRPr="00000000">
              <w:rPr>
                <w:rtl w:val="0"/>
              </w:rPr>
            </w:r>
          </w:p>
        </w:tc>
        <w:tc>
          <w:tcPr>
            <w:gridSpan w:val="8"/>
          </w:tcPr>
          <w:p w:rsidR="00000000" w:rsidDel="00000000" w:rsidP="00000000" w:rsidRDefault="00000000" w:rsidRPr="00000000" w14:paraId="000011C0">
            <w:pPr>
              <w:jc w:val="center"/>
              <w:rPr>
                <w:rFonts w:ascii="Arial" w:cs="Arial" w:eastAsia="Arial" w:hAnsi="Arial"/>
              </w:rPr>
            </w:pPr>
            <w:sdt>
              <w:sdtPr>
                <w:tag w:val="goog_rdk_2148"/>
              </w:sdtPr>
              <w:sdtContent>
                <w:del w:author="davide.lenzarini@u-blox.com" w:id="170" w:date="2024-08-12T14:36:59Z">
                  <w:r w:rsidDel="00000000" w:rsidR="00000000" w:rsidRPr="00000000">
                    <w:rPr>
                      <w:rFonts w:ascii="Arial" w:cs="Arial" w:eastAsia="Arial" w:hAnsi="Arial"/>
                      <w:rtl w:val="0"/>
                    </w:rPr>
                    <w:delText xml:space="preserve">Wireless Node Id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1C8">
            <w:pPr>
              <w:rPr>
                <w:rFonts w:ascii="Arial" w:cs="Arial" w:eastAsia="Arial" w:hAnsi="Arial"/>
              </w:rPr>
            </w:pPr>
            <w:sdt>
              <w:sdtPr>
                <w:tag w:val="goog_rdk_2150"/>
              </w:sdtPr>
              <w:sdtContent>
                <w:del w:author="davide.lenzarini@u-blox.com" w:id="170" w:date="2024-08-12T14:36:59Z">
                  <w:r w:rsidDel="00000000" w:rsidR="00000000" w:rsidRPr="00000000">
                    <w:rPr>
                      <w:rFonts w:ascii="Arial" w:cs="Arial" w:eastAsia="Arial" w:hAnsi="Arial"/>
                      <w:rtl w:val="0"/>
                    </w:rPr>
                    <w:delText xml:space="preserve">Byte (N + 1 ,,, M)</w:delText>
                  </w:r>
                </w:del>
              </w:sdtContent>
            </w:sdt>
            <w:r w:rsidDel="00000000" w:rsidR="00000000" w:rsidRPr="00000000">
              <w:rPr>
                <w:rtl w:val="0"/>
              </w:rPr>
            </w:r>
          </w:p>
        </w:tc>
        <w:tc>
          <w:tcPr>
            <w:gridSpan w:val="8"/>
          </w:tcPr>
          <w:p w:rsidR="00000000" w:rsidDel="00000000" w:rsidP="00000000" w:rsidRDefault="00000000" w:rsidRPr="00000000" w14:paraId="000011C9">
            <w:pPr>
              <w:keepNext w:val="1"/>
              <w:jc w:val="center"/>
              <w:rPr>
                <w:rFonts w:ascii="Arial" w:cs="Arial" w:eastAsia="Arial" w:hAnsi="Arial"/>
              </w:rPr>
            </w:pPr>
            <w:sdt>
              <w:sdtPr>
                <w:tag w:val="goog_rdk_2152"/>
              </w:sdtPr>
              <w:sdtContent>
                <w:del w:author="davide.lenzarini@u-blox.com" w:id="170" w:date="2024-08-12T14:36:59Z">
                  <w:r w:rsidDel="00000000" w:rsidR="00000000" w:rsidRPr="00000000">
                    <w:rPr>
                      <w:rFonts w:ascii="Arial" w:cs="Arial" w:eastAsia="Arial" w:hAnsi="Arial"/>
                      <w:rtl w:val="0"/>
                    </w:rPr>
                    <w:delText xml:space="preserve">MQTT SN packet</w:delText>
                  </w:r>
                </w:del>
              </w:sdtContent>
            </w:sdt>
            <w:r w:rsidDel="00000000" w:rsidR="00000000" w:rsidRPr="00000000">
              <w:rPr>
                <w:rtl w:val="0"/>
              </w:rPr>
            </w:r>
          </w:p>
        </w:tc>
      </w:tr>
    </w:tbl>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sdt>
        <w:sdtPr>
          <w:tag w:val="goog_rdk_2153"/>
        </w:sdtPr>
        <w:sdtContent>
          <w:commentRangeStart w:id="134"/>
        </w:sdtContent>
      </w:sdt>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w:t>
      </w:r>
      <w:commentRangeEnd w:id="134"/>
      <w:r w:rsidDel="00000000" w:rsidR="00000000" w:rsidRPr="00000000">
        <w:commentReference w:id="134"/>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 Format of an encapsulated MQTT-SN frame</w:t>
      </w:r>
    </w:p>
    <w:p w:rsidR="00000000" w:rsidDel="00000000" w:rsidP="00000000" w:rsidRDefault="00000000" w:rsidRPr="00000000" w14:paraId="000011D2">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Packets it receives on the</w:t>
      </w:r>
      <w:sdt>
        <w:sdtPr>
          <w:tag w:val="goog_rdk_2154"/>
        </w:sdtPr>
        <w:sdtContent>
          <w:commentRangeStart w:id="135"/>
        </w:sdtContent>
      </w:sdt>
      <w:r w:rsidDel="00000000" w:rsidR="00000000" w:rsidRPr="00000000">
        <w:rPr>
          <w:rFonts w:ascii="Arial" w:cs="Arial" w:eastAsia="Arial" w:hAnsi="Arial"/>
          <w:rtl w:val="0"/>
        </w:rPr>
        <w:t xml:space="preserve"> wireless side </w:t>
      </w:r>
      <w:commentRangeEnd w:id="135"/>
      <w:r w:rsidDel="00000000" w:rsidR="00000000" w:rsidRPr="00000000">
        <w:commentReference w:id="135"/>
      </w:r>
      <w:r w:rsidDel="00000000" w:rsidR="00000000" w:rsidRPr="00000000">
        <w:rPr>
          <w:rFonts w:ascii="Arial" w:cs="Arial" w:eastAsia="Arial" w:hAnsi="Arial"/>
          <w:rtl w:val="0"/>
        </w:rPr>
        <w:t xml:space="preserve">and forwards them unchanged to the gateway; in the opposite direction, it decapsulates the</w:t>
      </w:r>
      <w:r w:rsidDel="00000000" w:rsidR="00000000" w:rsidRPr="00000000">
        <w:rPr>
          <w:rFonts w:ascii="Arial" w:cs="Arial" w:eastAsia="Arial" w:hAnsi="Arial"/>
          <w:rtl w:val="0"/>
        </w:rPr>
        <w:t xml:space="preserve"> Packets</w:t>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D3">
      <w:pPr>
        <w:pStyle w:val="Heading4"/>
        <w:ind w:left="0" w:right="4" w:firstLine="0"/>
        <w:rPr>
          <w:rFonts w:ascii="Arial" w:cs="Arial" w:eastAsia="Arial" w:hAnsi="Arial"/>
        </w:rPr>
      </w:pPr>
      <w:bookmarkStart w:colFirst="0" w:colLast="0" w:name="_heading=h.3xzr3ei" w:id="191"/>
      <w:bookmarkEnd w:id="191"/>
      <w:r w:rsidDel="00000000" w:rsidR="00000000" w:rsidRPr="00000000">
        <w:rPr>
          <w:rFonts w:ascii="Arial" w:cs="Arial" w:eastAsia="Arial" w:hAnsi="Arial"/>
          <w:rtl w:val="0"/>
        </w:rPr>
        <w:t xml:space="preserve">3.1.25.1 Length</w:t>
      </w:r>
    </w:p>
    <w:p w:rsidR="00000000" w:rsidDel="00000000" w:rsidP="00000000" w:rsidRDefault="00000000" w:rsidRPr="00000000" w14:paraId="000011D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D5">
      <w:pPr>
        <w:pStyle w:val="Heading4"/>
        <w:ind w:left="0" w:right="4" w:firstLine="0"/>
        <w:rPr>
          <w:rFonts w:ascii="Arial" w:cs="Arial" w:eastAsia="Arial" w:hAnsi="Arial"/>
        </w:rPr>
      </w:pPr>
      <w:bookmarkStart w:colFirst="0" w:colLast="0" w:name="_heading=h.2d51dmb" w:id="192"/>
      <w:bookmarkEnd w:id="192"/>
      <w:r w:rsidDel="00000000" w:rsidR="00000000" w:rsidRPr="00000000">
        <w:rPr>
          <w:rFonts w:ascii="Arial" w:cs="Arial" w:eastAsia="Arial" w:hAnsi="Arial"/>
          <w:rtl w:val="0"/>
        </w:rPr>
        <w:t xml:space="preserve">3.1.25.2 Packet Type</w:t>
      </w:r>
    </w:p>
    <w:p w:rsidR="00000000" w:rsidDel="00000000" w:rsidP="00000000" w:rsidRDefault="00000000" w:rsidRPr="00000000" w14:paraId="000011D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D7">
      <w:pPr>
        <w:pStyle w:val="Heading4"/>
        <w:ind w:left="0" w:right="4" w:firstLine="0"/>
        <w:rPr>
          <w:rFonts w:ascii="Arial" w:cs="Arial" w:eastAsia="Arial" w:hAnsi="Arial"/>
        </w:rPr>
      </w:pPr>
      <w:bookmarkStart w:colFirst="0" w:colLast="0" w:name="_heading=h.sabnu4" w:id="193"/>
      <w:bookmarkEnd w:id="193"/>
      <w:sdt>
        <w:sdtPr>
          <w:tag w:val="goog_rdk_2155"/>
        </w:sdtPr>
        <w:sdtContent>
          <w:commentRangeStart w:id="136"/>
        </w:sdtContent>
      </w:sdt>
      <w:r w:rsidDel="00000000" w:rsidR="00000000" w:rsidRPr="00000000">
        <w:rPr>
          <w:rFonts w:ascii="Arial" w:cs="Arial" w:eastAsia="Arial" w:hAnsi="Arial"/>
          <w:rtl w:val="0"/>
        </w:rPr>
        <w:t xml:space="preserve">3.1.25.3 Ctrl</w:t>
      </w:r>
    </w:p>
    <w:p w:rsidR="00000000" w:rsidDel="00000000" w:rsidP="00000000" w:rsidRDefault="00000000" w:rsidRPr="00000000" w14:paraId="000011D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40"/>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9">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A">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B">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C">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D">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E">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DF">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E0">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E1">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2">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3">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E9">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EA">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C">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D">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E">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EF">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F0">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F1">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F2">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F3">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F4">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F6">
      <w:pPr>
        <w:pStyle w:val="Heading4"/>
        <w:ind w:left="0" w:right="4" w:firstLine="0"/>
        <w:rPr>
          <w:rFonts w:ascii="Arial" w:cs="Arial" w:eastAsia="Arial" w:hAnsi="Arial"/>
        </w:rPr>
      </w:pPr>
      <w:bookmarkStart w:colFirst="0" w:colLast="0" w:name="_heading=h.3c9z6hx" w:id="194"/>
      <w:bookmarkEnd w:id="194"/>
      <w:r w:rsidDel="00000000" w:rsidR="00000000" w:rsidRPr="00000000">
        <w:rPr>
          <w:rFonts w:ascii="Arial" w:cs="Arial" w:eastAsia="Arial" w:hAnsi="Arial"/>
          <w:rtl w:val="0"/>
        </w:rPr>
        <w:t xml:space="preserve">3.1.25.4 Radius</w:t>
      </w:r>
    </w:p>
    <w:p w:rsidR="00000000" w:rsidDel="00000000" w:rsidP="00000000" w:rsidRDefault="00000000" w:rsidRPr="00000000" w14:paraId="000011F7">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commentRangeEnd w:id="136"/>
      <w:r w:rsidDel="00000000" w:rsidR="00000000" w:rsidRPr="00000000">
        <w:commentReference w:id="136"/>
      </w:r>
      <w:r w:rsidDel="00000000" w:rsidR="00000000" w:rsidRPr="00000000">
        <w:rPr>
          <w:rtl w:val="0"/>
        </w:rPr>
      </w:r>
    </w:p>
    <w:p w:rsidR="00000000" w:rsidDel="00000000" w:rsidP="00000000" w:rsidRDefault="00000000" w:rsidRPr="00000000" w14:paraId="000011F8">
      <w:pPr>
        <w:pStyle w:val="Heading4"/>
        <w:ind w:left="0" w:right="4" w:firstLine="0"/>
        <w:rPr>
          <w:rFonts w:ascii="Arial" w:cs="Arial" w:eastAsia="Arial" w:hAnsi="Arial"/>
        </w:rPr>
      </w:pPr>
      <w:bookmarkStart w:colFirst="0" w:colLast="0" w:name="_heading=h.1rf9gpq" w:id="195"/>
      <w:bookmarkEnd w:id="195"/>
      <w:r w:rsidDel="00000000" w:rsidR="00000000" w:rsidRPr="00000000">
        <w:rPr>
          <w:rFonts w:ascii="Arial" w:cs="Arial" w:eastAsia="Arial" w:hAnsi="Arial"/>
          <w:rtl w:val="0"/>
        </w:rPr>
        <w:t xml:space="preserve">3.1.25.5 Wireless Node Id</w:t>
      </w:r>
    </w:p>
    <w:p w:rsidR="00000000" w:rsidDel="00000000" w:rsidP="00000000" w:rsidRDefault="00000000" w:rsidRPr="00000000" w14:paraId="000011F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FA">
      <w:pPr>
        <w:pStyle w:val="Heading4"/>
        <w:ind w:left="0" w:right="4" w:firstLine="0"/>
        <w:rPr>
          <w:rFonts w:ascii="Arial" w:cs="Arial" w:eastAsia="Arial" w:hAnsi="Arial"/>
        </w:rPr>
      </w:pPr>
      <w:bookmarkStart w:colFirst="0" w:colLast="0" w:name="_heading=h.4bewzdj" w:id="196"/>
      <w:bookmarkEnd w:id="196"/>
      <w:r w:rsidDel="00000000" w:rsidR="00000000" w:rsidRPr="00000000">
        <w:rPr>
          <w:rFonts w:ascii="Arial" w:cs="Arial" w:eastAsia="Arial" w:hAnsi="Arial"/>
          <w:rtl w:val="0"/>
        </w:rPr>
        <w:t xml:space="preserve">3.1.25.6 MQTT SN Packet</w:t>
      </w:r>
    </w:p>
    <w:p w:rsidR="00000000" w:rsidDel="00000000" w:rsidP="00000000" w:rsidRDefault="00000000" w:rsidRPr="00000000" w14:paraId="000011FB">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FC">
      <w:pPr>
        <w:pStyle w:val="Heading3"/>
        <w:ind w:left="0" w:firstLine="0"/>
        <w:rPr/>
      </w:pPr>
      <w:bookmarkStart w:colFirst="0" w:colLast="0" w:name="_heading=h.15cqrsoyxc87" w:id="197"/>
      <w:bookmarkEnd w:id="197"/>
      <w:r w:rsidDel="00000000" w:rsidR="00000000" w:rsidRPr="00000000">
        <w:rPr>
          <w:rtl w:val="0"/>
        </w:rPr>
        <w:t xml:space="preserve">3.1.26 Protection Encapsulation</w:t>
      </w:r>
    </w:p>
    <w:sdt>
      <w:sdtPr>
        <w:tag w:val="goog_rdk_2159"/>
      </w:sdtPr>
      <w:sdtContent>
        <w:p w:rsidR="00000000" w:rsidDel="00000000" w:rsidP="00000000" w:rsidRDefault="00000000" w:rsidRPr="00000000" w14:paraId="000011FD">
          <w:pPr>
            <w:pStyle w:val="Heading3"/>
            <w:keepLines w:val="1"/>
            <w:spacing w:after="77" w:before="0" w:line="259" w:lineRule="auto"/>
            <w:ind w:left="0" w:firstLine="0"/>
            <w:rPr/>
            <w:pPrChange w:author="Stefan Hagen" w:id="0" w:date="2024-08-11T19:02:03Z">
              <w:pPr>
                <w:pStyle w:val="Heading3"/>
                <w:keepLines w:val="1"/>
                <w:spacing w:after="77" w:before="0" w:line="259" w:lineRule="auto"/>
                <w:ind w:left="1440" w:firstLine="0"/>
              </w:pPr>
            </w:pPrChange>
          </w:pPr>
          <w:bookmarkStart w:colFirst="0" w:colLast="0" w:name="_heading=h.efvs1al4eeri" w:id="198"/>
          <w:bookmarkEnd w:id="198"/>
          <w:sdt>
            <w:sdtPr>
              <w:tag w:val="goog_rdk_2157"/>
            </w:sdtPr>
            <w:sdtContent>
              <w:ins w:author="Stefan Hagen" w:id="171" w:date="2024-08-11T19:02:10Z"/>
              <w:sdt>
                <w:sdtPr>
                  <w:tag w:val="goog_rdk_2158"/>
                </w:sdtPr>
                <w:sdtContent>
                  <w:commentRangeStart w:id="137"/>
                </w:sdtContent>
              </w:sdt>
              <w:ins w:author="Stefan Hagen" w:id="171" w:date="2024-08-11T19:02:10Z">
                <w:r w:rsidDel="00000000" w:rsidR="00000000" w:rsidRPr="00000000">
                  <w:rPr/>
                  <w:drawing>
                    <wp:inline distB="114300" distT="114300" distL="114300" distR="114300">
                      <wp:extent cx="5943600" cy="5245100"/>
                      <wp:effectExtent b="0" l="0" r="0" t="0"/>
                      <wp:docPr id="63" name="image34.png"/>
                      <a:graphic>
                        <a:graphicData uri="http://schemas.openxmlformats.org/drawingml/2006/picture">
                          <pic:pic>
                            <pic:nvPicPr>
                              <pic:cNvPr id="0" name="image34.png"/>
                              <pic:cNvPicPr preferRelativeResize="0"/>
                            </pic:nvPicPr>
                            <pic:blipFill>
                              <a:blip r:embed="rId77"/>
                              <a:srcRect b="0" l="0" r="0" t="0"/>
                              <a:stretch>
                                <a:fillRect/>
                              </a:stretch>
                            </pic:blipFill>
                            <pic:spPr>
                              <a:xfrm>
                                <a:off x="0" y="0"/>
                                <a:ext cx="5943600" cy="5245100"/>
                              </a:xfrm>
                              <a:prstGeom prst="rect"/>
                              <a:ln/>
                            </pic:spPr>
                          </pic:pic>
                        </a:graphicData>
                      </a:graphic>
                    </wp:inline>
                  </w:drawing>
                </w:r>
              </w:ins>
            </w:sdtContent>
          </w:sdt>
          <w:commentRangeEnd w:id="137"/>
          <w:r w:rsidDel="00000000" w:rsidR="00000000" w:rsidRPr="00000000">
            <w:commentReference w:id="137"/>
          </w:r>
          <w:r w:rsidDel="00000000" w:rsidR="00000000" w:rsidRPr="00000000">
            <w:rPr>
              <w:rtl w:val="0"/>
            </w:rPr>
          </w:r>
        </w:p>
      </w:sdtContent>
    </w:sdt>
    <w:tbl>
      <w:tblPr>
        <w:tblStyle w:val="Table4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FE">
            <w:pPr>
              <w:jc w:val="center"/>
              <w:rPr>
                <w:rFonts w:ascii="Arial" w:cs="Arial" w:eastAsia="Arial" w:hAnsi="Arial"/>
                <w:b w:val="1"/>
              </w:rPr>
            </w:pPr>
            <w:sdt>
              <w:sdtPr>
                <w:tag w:val="goog_rdk_2161"/>
              </w:sdtPr>
              <w:sdtContent>
                <w:del w:author="davide.lenzarini@u-blox.com" w:id="173" w:date="2024-08-12T14:38:00Z">
                  <w:r w:rsidDel="00000000" w:rsidR="00000000" w:rsidRPr="00000000">
                    <w:rPr>
                      <w:rFonts w:ascii="Arial" w:cs="Arial" w:eastAsia="Arial" w:hAnsi="Arial"/>
                      <w:b w:val="1"/>
                      <w:rtl w:val="0"/>
                    </w:rPr>
                    <w:delText xml:space="preserve">Bit</w:delText>
                  </w:r>
                </w:del>
              </w:sdtContent>
            </w:sdt>
            <w:r w:rsidDel="00000000" w:rsidR="00000000" w:rsidRPr="00000000">
              <w:rPr>
                <w:rtl w:val="0"/>
              </w:rPr>
            </w:r>
          </w:p>
        </w:tc>
        <w:tc>
          <w:tcPr>
            <w:shd w:fill="cfe2f3" w:val="clear"/>
          </w:tcPr>
          <w:p w:rsidR="00000000" w:rsidDel="00000000" w:rsidP="00000000" w:rsidRDefault="00000000" w:rsidRPr="00000000" w14:paraId="000011FF">
            <w:pPr>
              <w:jc w:val="center"/>
              <w:rPr>
                <w:rFonts w:ascii="Arial" w:cs="Arial" w:eastAsia="Arial" w:hAnsi="Arial"/>
                <w:b w:val="1"/>
              </w:rPr>
            </w:pPr>
            <w:sdt>
              <w:sdtPr>
                <w:tag w:val="goog_rdk_2163"/>
              </w:sdtPr>
              <w:sdtContent>
                <w:del w:author="davide.lenzarini@u-blox.com" w:id="173" w:date="2024-08-12T14:38:00Z">
                  <w:r w:rsidDel="00000000" w:rsidR="00000000" w:rsidRPr="00000000">
                    <w:rPr>
                      <w:rFonts w:ascii="Arial" w:cs="Arial" w:eastAsia="Arial" w:hAnsi="Arial"/>
                      <w:b w:val="1"/>
                      <w:rtl w:val="0"/>
                    </w:rPr>
                    <w:delText xml:space="preserve">7</w:delText>
                  </w:r>
                </w:del>
              </w:sdtContent>
            </w:sdt>
            <w:r w:rsidDel="00000000" w:rsidR="00000000" w:rsidRPr="00000000">
              <w:rPr>
                <w:rtl w:val="0"/>
              </w:rPr>
            </w:r>
          </w:p>
        </w:tc>
        <w:tc>
          <w:tcPr>
            <w:gridSpan w:val="2"/>
            <w:shd w:fill="cfe2f3" w:val="clear"/>
          </w:tcPr>
          <w:p w:rsidR="00000000" w:rsidDel="00000000" w:rsidP="00000000" w:rsidRDefault="00000000" w:rsidRPr="00000000" w14:paraId="00001200">
            <w:pPr>
              <w:jc w:val="center"/>
              <w:rPr>
                <w:rFonts w:ascii="Arial" w:cs="Arial" w:eastAsia="Arial" w:hAnsi="Arial"/>
                <w:b w:val="1"/>
              </w:rPr>
            </w:pPr>
            <w:sdt>
              <w:sdtPr>
                <w:tag w:val="goog_rdk_2165"/>
              </w:sdtPr>
              <w:sdtContent>
                <w:del w:author="davide.lenzarini@u-blox.com" w:id="173" w:date="2024-08-12T14:38:00Z">
                  <w:r w:rsidDel="00000000" w:rsidR="00000000" w:rsidRPr="00000000">
                    <w:rPr>
                      <w:rFonts w:ascii="Arial" w:cs="Arial" w:eastAsia="Arial" w:hAnsi="Arial"/>
                      <w:b w:val="1"/>
                      <w:rtl w:val="0"/>
                    </w:rPr>
                    <w:delText xml:space="preserve">6</w:delText>
                  </w:r>
                </w:del>
              </w:sdtContent>
            </w:sdt>
            <w:r w:rsidDel="00000000" w:rsidR="00000000" w:rsidRPr="00000000">
              <w:rPr>
                <w:rtl w:val="0"/>
              </w:rPr>
            </w:r>
          </w:p>
        </w:tc>
        <w:tc>
          <w:tcPr>
            <w:gridSpan w:val="2"/>
            <w:shd w:fill="cfe2f3" w:val="clear"/>
          </w:tcPr>
          <w:p w:rsidR="00000000" w:rsidDel="00000000" w:rsidP="00000000" w:rsidRDefault="00000000" w:rsidRPr="00000000" w14:paraId="00001202">
            <w:pPr>
              <w:jc w:val="center"/>
              <w:rPr>
                <w:rFonts w:ascii="Arial" w:cs="Arial" w:eastAsia="Arial" w:hAnsi="Arial"/>
                <w:b w:val="1"/>
              </w:rPr>
            </w:pPr>
            <w:sdt>
              <w:sdtPr>
                <w:tag w:val="goog_rdk_2167"/>
              </w:sdtPr>
              <w:sdtContent>
                <w:del w:author="davide.lenzarini@u-blox.com" w:id="173" w:date="2024-08-12T14:38:00Z">
                  <w:r w:rsidDel="00000000" w:rsidR="00000000" w:rsidRPr="00000000">
                    <w:rPr>
                      <w:rFonts w:ascii="Arial" w:cs="Arial" w:eastAsia="Arial" w:hAnsi="Arial"/>
                      <w:b w:val="1"/>
                      <w:rtl w:val="0"/>
                    </w:rPr>
                    <w:delText xml:space="preserve">5</w:delText>
                  </w:r>
                </w:del>
              </w:sdtContent>
            </w:sdt>
            <w:r w:rsidDel="00000000" w:rsidR="00000000" w:rsidRPr="00000000">
              <w:rPr>
                <w:rtl w:val="0"/>
              </w:rPr>
            </w:r>
          </w:p>
        </w:tc>
        <w:tc>
          <w:tcPr>
            <w:shd w:fill="cfe2f3" w:val="clear"/>
          </w:tcPr>
          <w:p w:rsidR="00000000" w:rsidDel="00000000" w:rsidP="00000000" w:rsidRDefault="00000000" w:rsidRPr="00000000" w14:paraId="00001204">
            <w:pPr>
              <w:jc w:val="center"/>
              <w:rPr>
                <w:rFonts w:ascii="Arial" w:cs="Arial" w:eastAsia="Arial" w:hAnsi="Arial"/>
                <w:b w:val="1"/>
              </w:rPr>
            </w:pPr>
            <w:sdt>
              <w:sdtPr>
                <w:tag w:val="goog_rdk_2169"/>
              </w:sdtPr>
              <w:sdtContent>
                <w:del w:author="davide.lenzarini@u-blox.com" w:id="173" w:date="2024-08-12T14:38:00Z">
                  <w:r w:rsidDel="00000000" w:rsidR="00000000" w:rsidRPr="00000000">
                    <w:rPr>
                      <w:rFonts w:ascii="Arial" w:cs="Arial" w:eastAsia="Arial" w:hAnsi="Arial"/>
                      <w:b w:val="1"/>
                      <w:rtl w:val="0"/>
                    </w:rPr>
                    <w:delText xml:space="preserve">4</w:delText>
                  </w:r>
                </w:del>
              </w:sdtContent>
            </w:sdt>
            <w:r w:rsidDel="00000000" w:rsidR="00000000" w:rsidRPr="00000000">
              <w:rPr>
                <w:rtl w:val="0"/>
              </w:rPr>
            </w:r>
          </w:p>
        </w:tc>
        <w:tc>
          <w:tcPr>
            <w:gridSpan w:val="2"/>
            <w:shd w:fill="cfe2f3" w:val="clear"/>
          </w:tcPr>
          <w:p w:rsidR="00000000" w:rsidDel="00000000" w:rsidP="00000000" w:rsidRDefault="00000000" w:rsidRPr="00000000" w14:paraId="00001205">
            <w:pPr>
              <w:jc w:val="center"/>
              <w:rPr>
                <w:rFonts w:ascii="Arial" w:cs="Arial" w:eastAsia="Arial" w:hAnsi="Arial"/>
                <w:b w:val="1"/>
              </w:rPr>
            </w:pPr>
            <w:sdt>
              <w:sdtPr>
                <w:tag w:val="goog_rdk_2171"/>
              </w:sdtPr>
              <w:sdtContent>
                <w:del w:author="davide.lenzarini@u-blox.com" w:id="173" w:date="2024-08-12T14:38:00Z">
                  <w:r w:rsidDel="00000000" w:rsidR="00000000" w:rsidRPr="00000000">
                    <w:rPr>
                      <w:rFonts w:ascii="Arial" w:cs="Arial" w:eastAsia="Arial" w:hAnsi="Arial"/>
                      <w:b w:val="1"/>
                      <w:rtl w:val="0"/>
                    </w:rPr>
                    <w:delText xml:space="preserve">3</w:delText>
                  </w:r>
                </w:del>
              </w:sdtContent>
            </w:sdt>
            <w:r w:rsidDel="00000000" w:rsidR="00000000" w:rsidRPr="00000000">
              <w:rPr>
                <w:rtl w:val="0"/>
              </w:rPr>
            </w:r>
          </w:p>
        </w:tc>
        <w:tc>
          <w:tcPr>
            <w:shd w:fill="cfe2f3" w:val="clear"/>
          </w:tcPr>
          <w:p w:rsidR="00000000" w:rsidDel="00000000" w:rsidP="00000000" w:rsidRDefault="00000000" w:rsidRPr="00000000" w14:paraId="00001207">
            <w:pPr>
              <w:jc w:val="center"/>
              <w:rPr>
                <w:rFonts w:ascii="Arial" w:cs="Arial" w:eastAsia="Arial" w:hAnsi="Arial"/>
                <w:b w:val="1"/>
              </w:rPr>
            </w:pPr>
            <w:sdt>
              <w:sdtPr>
                <w:tag w:val="goog_rdk_2173"/>
              </w:sdtPr>
              <w:sdtContent>
                <w:del w:author="davide.lenzarini@u-blox.com" w:id="173" w:date="2024-08-12T14:38:00Z">
                  <w:r w:rsidDel="00000000" w:rsidR="00000000" w:rsidRPr="00000000">
                    <w:rPr>
                      <w:rFonts w:ascii="Arial" w:cs="Arial" w:eastAsia="Arial" w:hAnsi="Arial"/>
                      <w:b w:val="1"/>
                      <w:rtl w:val="0"/>
                    </w:rPr>
                    <w:delText xml:space="preserve">2</w:delText>
                  </w:r>
                </w:del>
              </w:sdtContent>
            </w:sdt>
            <w:r w:rsidDel="00000000" w:rsidR="00000000" w:rsidRPr="00000000">
              <w:rPr>
                <w:rtl w:val="0"/>
              </w:rPr>
            </w:r>
          </w:p>
        </w:tc>
        <w:tc>
          <w:tcPr>
            <w:gridSpan w:val="2"/>
            <w:shd w:fill="cfe2f3" w:val="clear"/>
          </w:tcPr>
          <w:p w:rsidR="00000000" w:rsidDel="00000000" w:rsidP="00000000" w:rsidRDefault="00000000" w:rsidRPr="00000000" w14:paraId="00001208">
            <w:pPr>
              <w:jc w:val="center"/>
              <w:rPr>
                <w:rFonts w:ascii="Arial" w:cs="Arial" w:eastAsia="Arial" w:hAnsi="Arial"/>
                <w:b w:val="1"/>
              </w:rPr>
            </w:pPr>
            <w:sdt>
              <w:sdtPr>
                <w:tag w:val="goog_rdk_2175"/>
              </w:sdtPr>
              <w:sdtContent>
                <w:del w:author="davide.lenzarini@u-blox.com" w:id="173" w:date="2024-08-12T14:38:00Z">
                  <w:r w:rsidDel="00000000" w:rsidR="00000000" w:rsidRPr="00000000">
                    <w:rPr>
                      <w:rFonts w:ascii="Arial" w:cs="Arial" w:eastAsia="Arial" w:hAnsi="Arial"/>
                      <w:b w:val="1"/>
                      <w:rtl w:val="0"/>
                    </w:rPr>
                    <w:delText xml:space="preserve">1</w:delText>
                  </w:r>
                </w:del>
              </w:sdtContent>
            </w:sdt>
            <w:r w:rsidDel="00000000" w:rsidR="00000000" w:rsidRPr="00000000">
              <w:rPr>
                <w:rtl w:val="0"/>
              </w:rPr>
            </w:r>
          </w:p>
        </w:tc>
        <w:tc>
          <w:tcPr>
            <w:shd w:fill="cfe2f3" w:val="clear"/>
          </w:tcPr>
          <w:p w:rsidR="00000000" w:rsidDel="00000000" w:rsidP="00000000" w:rsidRDefault="00000000" w:rsidRPr="00000000" w14:paraId="0000120A">
            <w:pPr>
              <w:jc w:val="center"/>
              <w:rPr>
                <w:rFonts w:ascii="Arial" w:cs="Arial" w:eastAsia="Arial" w:hAnsi="Arial"/>
                <w:b w:val="1"/>
              </w:rPr>
            </w:pPr>
            <w:sdt>
              <w:sdtPr>
                <w:tag w:val="goog_rdk_2177"/>
              </w:sdtPr>
              <w:sdtContent>
                <w:del w:author="davide.lenzarini@u-blox.com" w:id="173" w:date="2024-08-12T14:38:00Z">
                  <w:r w:rsidDel="00000000" w:rsidR="00000000" w:rsidRPr="00000000">
                    <w:rPr>
                      <w:rFonts w:ascii="Arial" w:cs="Arial" w:eastAsia="Arial" w:hAnsi="Arial"/>
                      <w:b w:val="1"/>
                      <w:rtl w:val="0"/>
                    </w:rPr>
                    <w:delText xml:space="preserve">0</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0B">
            <w:pPr>
              <w:rPr>
                <w:rFonts w:ascii="Arial" w:cs="Arial" w:eastAsia="Arial" w:hAnsi="Arial"/>
              </w:rPr>
            </w:pPr>
            <w:sdt>
              <w:sdtPr>
                <w:tag w:val="goog_rdk_2179"/>
              </w:sdtPr>
              <w:sdtContent>
                <w:del w:author="davide.lenzarini@u-blox.com" w:id="173" w:date="2024-08-12T14:38:00Z">
                  <w:r w:rsidDel="00000000" w:rsidR="00000000" w:rsidRPr="00000000">
                    <w:rPr>
                      <w:rFonts w:ascii="Arial" w:cs="Arial" w:eastAsia="Arial" w:hAnsi="Arial"/>
                      <w:rtl w:val="0"/>
                    </w:rPr>
                    <w:delText xml:space="preserve">Byte 1</w:delText>
                  </w:r>
                </w:del>
              </w:sdtContent>
            </w:sdt>
            <w:r w:rsidDel="00000000" w:rsidR="00000000" w:rsidRPr="00000000">
              <w:rPr>
                <w:rtl w:val="0"/>
              </w:rPr>
            </w:r>
          </w:p>
        </w:tc>
        <w:tc>
          <w:tcPr>
            <w:gridSpan w:val="12"/>
          </w:tcPr>
          <w:p w:rsidR="00000000" w:rsidDel="00000000" w:rsidP="00000000" w:rsidRDefault="00000000" w:rsidRPr="00000000" w14:paraId="0000120C">
            <w:pPr>
              <w:jc w:val="center"/>
              <w:rPr>
                <w:rFonts w:ascii="Arial" w:cs="Arial" w:eastAsia="Arial" w:hAnsi="Arial"/>
              </w:rPr>
            </w:pPr>
            <w:sdt>
              <w:sdtPr>
                <w:tag w:val="goog_rdk_2181"/>
              </w:sdtPr>
              <w:sdtContent>
                <w:del w:author="davide.lenzarini@u-blox.com" w:id="173" w:date="2024-08-12T14:38:00Z">
                  <w:r w:rsidDel="00000000" w:rsidR="00000000" w:rsidRPr="00000000">
                    <w:rPr>
                      <w:rFonts w:ascii="Arial" w:cs="Arial" w:eastAsia="Arial" w:hAnsi="Arial"/>
                      <w:rtl w:val="0"/>
                    </w:rPr>
                    <w:delText xml:space="preserve">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18">
            <w:pPr>
              <w:rPr>
                <w:rFonts w:ascii="Arial" w:cs="Arial" w:eastAsia="Arial" w:hAnsi="Arial"/>
              </w:rPr>
            </w:pPr>
            <w:sdt>
              <w:sdtPr>
                <w:tag w:val="goog_rdk_2183"/>
              </w:sdtPr>
              <w:sdtContent>
                <w:del w:author="davide.lenzarini@u-blox.com" w:id="173" w:date="2024-08-12T14:38:00Z">
                  <w:r w:rsidDel="00000000" w:rsidR="00000000" w:rsidRPr="00000000">
                    <w:rPr>
                      <w:rFonts w:ascii="Arial" w:cs="Arial" w:eastAsia="Arial" w:hAnsi="Arial"/>
                      <w:rtl w:val="0"/>
                    </w:rPr>
                    <w:delText xml:space="preserve">Byte 2</w:delText>
                  </w:r>
                </w:del>
              </w:sdtContent>
            </w:sdt>
            <w:r w:rsidDel="00000000" w:rsidR="00000000" w:rsidRPr="00000000">
              <w:rPr>
                <w:rtl w:val="0"/>
              </w:rPr>
            </w:r>
          </w:p>
        </w:tc>
        <w:tc>
          <w:tcPr>
            <w:gridSpan w:val="12"/>
          </w:tcPr>
          <w:p w:rsidR="00000000" w:rsidDel="00000000" w:rsidP="00000000" w:rsidRDefault="00000000" w:rsidRPr="00000000" w14:paraId="00001219">
            <w:pPr>
              <w:jc w:val="center"/>
              <w:rPr>
                <w:rFonts w:ascii="Arial" w:cs="Arial" w:eastAsia="Arial" w:hAnsi="Arial"/>
              </w:rPr>
            </w:pPr>
            <w:sdt>
              <w:sdtPr>
                <w:tag w:val="goog_rdk_2185"/>
              </w:sdtPr>
              <w:sdtContent>
                <w:del w:author="davide.lenzarini@u-blox.com" w:id="173" w:date="2024-08-12T14:38:00Z">
                  <w:r w:rsidDel="00000000" w:rsidR="00000000" w:rsidRPr="00000000">
                    <w:rPr>
                      <w:rFonts w:ascii="Arial" w:cs="Arial" w:eastAsia="Arial" w:hAnsi="Arial"/>
                      <w:rtl w:val="0"/>
                    </w:rPr>
                    <w:delText xml:space="preserve">Packet Type</w:delText>
                  </w:r>
                </w:del>
              </w:sdtContent>
            </w:sdt>
            <w:r w:rsidDel="00000000" w:rsidR="00000000" w:rsidRPr="00000000">
              <w:rPr>
                <w:rtl w:val="0"/>
              </w:rPr>
            </w:r>
          </w:p>
        </w:tc>
      </w:tr>
      <w:tr>
        <w:trPr>
          <w:cantSplit w:val="0"/>
          <w:trHeight w:val="200" w:hRule="atLeast"/>
          <w:tblHeader w:val="0"/>
        </w:trPr>
        <w:tc>
          <w:tcPr>
            <w:vMerge w:val="restart"/>
          </w:tcPr>
          <w:p w:rsidR="00000000" w:rsidDel="00000000" w:rsidP="00000000" w:rsidRDefault="00000000" w:rsidRPr="00000000" w14:paraId="00001225">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226">
            <w:pPr>
              <w:jc w:val="center"/>
              <w:rPr>
                <w:rFonts w:ascii="Arial" w:cs="Arial" w:eastAsia="Arial" w:hAnsi="Arial"/>
                <w:i w:val="1"/>
              </w:rPr>
            </w:pPr>
            <w:sdt>
              <w:sdtPr>
                <w:tag w:val="goog_rdk_2187"/>
              </w:sdtPr>
              <w:sdtContent>
                <w:del w:author="davide.lenzarini@u-blox.com" w:id="173" w:date="2024-08-12T14:38:00Z">
                  <w:r w:rsidDel="00000000" w:rsidR="00000000" w:rsidRPr="00000000">
                    <w:rPr>
                      <w:rFonts w:ascii="Arial" w:cs="Arial" w:eastAsia="Arial" w:hAnsi="Arial"/>
                      <w:i w:val="1"/>
                      <w:rtl w:val="0"/>
                    </w:rPr>
                    <w:delText xml:space="preserve">PROTECTION FLAGS</w:delText>
                  </w:r>
                </w:del>
              </w:sdtContent>
            </w:sdt>
            <w:r w:rsidDel="00000000" w:rsidR="00000000" w:rsidRPr="00000000">
              <w:rPr>
                <w:rtl w:val="0"/>
              </w:rPr>
            </w:r>
          </w:p>
        </w:tc>
      </w:tr>
      <w:tr>
        <w:trPr>
          <w:cantSplit w:val="0"/>
          <w:trHeight w:val="200" w:hRule="atLeast"/>
          <w:tblHeader w:val="0"/>
        </w:trPr>
        <w:tc>
          <w:tcPr>
            <w:vMerge w:val="continue"/>
          </w:tcPr>
          <w:p w:rsidR="00000000" w:rsidDel="00000000" w:rsidP="00000000" w:rsidRDefault="00000000" w:rsidRPr="00000000" w14:paraId="00001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233">
            <w:pPr>
              <w:jc w:val="center"/>
              <w:rPr>
                <w:rFonts w:ascii="Arial" w:cs="Arial" w:eastAsia="Arial" w:hAnsi="Arial"/>
                <w:i w:val="1"/>
              </w:rPr>
            </w:pPr>
            <w:sdt>
              <w:sdtPr>
                <w:tag w:val="goog_rdk_2189"/>
              </w:sdtPr>
              <w:sdtContent>
                <w:del w:author="davide.lenzarini@u-blox.com" w:id="173" w:date="2024-08-12T14:38:00Z">
                  <w:r w:rsidDel="00000000" w:rsidR="00000000" w:rsidRPr="00000000">
                    <w:rPr>
                      <w:rFonts w:ascii="Arial" w:cs="Arial" w:eastAsia="Arial" w:hAnsi="Arial"/>
                      <w:i w:val="1"/>
                      <w:rtl w:val="0"/>
                    </w:rPr>
                    <w:delText xml:space="preserve">Auth Tag Length</w:delText>
                  </w:r>
                </w:del>
              </w:sdtContent>
            </w:sdt>
            <w:r w:rsidDel="00000000" w:rsidR="00000000" w:rsidRPr="00000000">
              <w:rPr>
                <w:rtl w:val="0"/>
              </w:rPr>
            </w:r>
          </w:p>
        </w:tc>
        <w:tc>
          <w:tcPr>
            <w:gridSpan w:val="3"/>
          </w:tcPr>
          <w:p w:rsidR="00000000" w:rsidDel="00000000" w:rsidP="00000000" w:rsidRDefault="00000000" w:rsidRPr="00000000" w14:paraId="0000123A">
            <w:pPr>
              <w:jc w:val="center"/>
              <w:rPr>
                <w:rFonts w:ascii="Arial" w:cs="Arial" w:eastAsia="Arial" w:hAnsi="Arial"/>
                <w:i w:val="1"/>
              </w:rPr>
            </w:pPr>
            <w:sdt>
              <w:sdtPr>
                <w:tag w:val="goog_rdk_2191"/>
              </w:sdtPr>
              <w:sdtContent>
                <w:del w:author="davide.lenzarini@u-blox.com" w:id="173" w:date="2024-08-12T14:38:00Z">
                  <w:r w:rsidDel="00000000" w:rsidR="00000000" w:rsidRPr="00000000">
                    <w:rPr>
                      <w:rFonts w:ascii="Arial" w:cs="Arial" w:eastAsia="Arial" w:hAnsi="Arial"/>
                      <w:i w:val="1"/>
                      <w:rtl w:val="0"/>
                    </w:rPr>
                    <w:delText xml:space="preserve">Crypto Material Length</w:delText>
                  </w:r>
                </w:del>
              </w:sdtContent>
            </w:sdt>
            <w:r w:rsidDel="00000000" w:rsidR="00000000" w:rsidRPr="00000000">
              <w:rPr>
                <w:rtl w:val="0"/>
              </w:rPr>
            </w:r>
          </w:p>
        </w:tc>
        <w:tc>
          <w:tcPr>
            <w:gridSpan w:val="2"/>
          </w:tcPr>
          <w:p w:rsidR="00000000" w:rsidDel="00000000" w:rsidP="00000000" w:rsidRDefault="00000000" w:rsidRPr="00000000" w14:paraId="0000123D">
            <w:pPr>
              <w:jc w:val="center"/>
              <w:rPr>
                <w:rFonts w:ascii="Arial" w:cs="Arial" w:eastAsia="Arial" w:hAnsi="Arial"/>
                <w:i w:val="1"/>
              </w:rPr>
            </w:pPr>
            <w:sdt>
              <w:sdtPr>
                <w:tag w:val="goog_rdk_2193"/>
              </w:sdtPr>
              <w:sdtContent>
                <w:del w:author="davide.lenzarini@u-blox.com" w:id="173" w:date="2024-08-12T14:38:00Z">
                  <w:r w:rsidDel="00000000" w:rsidR="00000000" w:rsidRPr="00000000">
                    <w:rPr>
                      <w:rFonts w:ascii="Arial" w:cs="Arial" w:eastAsia="Arial" w:hAnsi="Arial"/>
                      <w:i w:val="1"/>
                      <w:rtl w:val="0"/>
                    </w:rPr>
                    <w:delText xml:space="preserve">Monotonic Counter Length</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3F">
            <w:pPr>
              <w:rPr>
                <w:rFonts w:ascii="Arial" w:cs="Arial" w:eastAsia="Arial" w:hAnsi="Arial"/>
              </w:rPr>
            </w:pPr>
            <w:sdt>
              <w:sdtPr>
                <w:tag w:val="goog_rdk_2195"/>
              </w:sdtPr>
              <w:sdtContent>
                <w:del w:author="davide.lenzarini@u-blox.com" w:id="173" w:date="2024-08-12T14:38:00Z">
                  <w:r w:rsidDel="00000000" w:rsidR="00000000" w:rsidRPr="00000000">
                    <w:rPr>
                      <w:rFonts w:ascii="Arial" w:cs="Arial" w:eastAsia="Arial" w:hAnsi="Arial"/>
                      <w:rtl w:val="0"/>
                    </w:rPr>
                    <w:delText xml:space="preserve">Byte 3</w:delText>
                  </w:r>
                </w:del>
              </w:sdtContent>
            </w:sdt>
            <w:r w:rsidDel="00000000" w:rsidR="00000000" w:rsidRPr="00000000">
              <w:rPr>
                <w:rtl w:val="0"/>
              </w:rPr>
            </w:r>
          </w:p>
        </w:tc>
        <w:tc>
          <w:tcPr>
            <w:gridSpan w:val="2"/>
          </w:tcPr>
          <w:p w:rsidR="00000000" w:rsidDel="00000000" w:rsidP="00000000" w:rsidRDefault="00000000" w:rsidRPr="00000000" w14:paraId="00001240">
            <w:pPr>
              <w:jc w:val="center"/>
              <w:rPr>
                <w:rFonts w:ascii="Arial" w:cs="Arial" w:eastAsia="Arial" w:hAnsi="Arial"/>
                <w:i w:val="1"/>
              </w:rPr>
            </w:pPr>
            <w:sdt>
              <w:sdtPr>
                <w:tag w:val="goog_rdk_2197"/>
              </w:sdtPr>
              <w:sdtContent>
                <w:del w:author="davide.lenzarini@u-blox.com" w:id="173"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1242">
            <w:pPr>
              <w:jc w:val="center"/>
              <w:rPr>
                <w:rFonts w:ascii="Arial" w:cs="Arial" w:eastAsia="Arial" w:hAnsi="Arial"/>
                <w:i w:val="1"/>
              </w:rPr>
            </w:pPr>
            <w:sdt>
              <w:sdtPr>
                <w:tag w:val="goog_rdk_2199"/>
              </w:sdtPr>
              <w:sdtContent>
                <w:del w:author="davide.lenzarini@u-blox.com" w:id="173"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1243">
            <w:pPr>
              <w:jc w:val="center"/>
              <w:rPr>
                <w:rFonts w:ascii="Arial" w:cs="Arial" w:eastAsia="Arial" w:hAnsi="Arial"/>
                <w:i w:val="1"/>
              </w:rPr>
            </w:pPr>
            <w:sdt>
              <w:sdtPr>
                <w:tag w:val="goog_rdk_2201"/>
              </w:sdtPr>
              <w:sdtContent>
                <w:del w:author="davide.lenzarini@u-blox.com" w:id="173"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3"/>
          </w:tcPr>
          <w:p w:rsidR="00000000" w:rsidDel="00000000" w:rsidP="00000000" w:rsidRDefault="00000000" w:rsidRPr="00000000" w14:paraId="00001244">
            <w:pPr>
              <w:jc w:val="center"/>
              <w:rPr>
                <w:rFonts w:ascii="Arial" w:cs="Arial" w:eastAsia="Arial" w:hAnsi="Arial"/>
                <w:i w:val="1"/>
              </w:rPr>
            </w:pPr>
            <w:sdt>
              <w:sdtPr>
                <w:tag w:val="goog_rdk_2203"/>
              </w:sdtPr>
              <w:sdtContent>
                <w:del w:author="davide.lenzarini@u-blox.com" w:id="173"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1247">
            <w:pPr>
              <w:jc w:val="center"/>
              <w:rPr>
                <w:rFonts w:ascii="Arial" w:cs="Arial" w:eastAsia="Arial" w:hAnsi="Arial"/>
                <w:i w:val="1"/>
              </w:rPr>
            </w:pPr>
            <w:sdt>
              <w:sdtPr>
                <w:tag w:val="goog_rdk_2205"/>
              </w:sdtPr>
              <w:sdtContent>
                <w:del w:author="davide.lenzarini@u-blox.com" w:id="173"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gridSpan w:val="2"/>
          </w:tcPr>
          <w:p w:rsidR="00000000" w:rsidDel="00000000" w:rsidP="00000000" w:rsidRDefault="00000000" w:rsidRPr="00000000" w14:paraId="00001248">
            <w:pPr>
              <w:jc w:val="center"/>
              <w:rPr>
                <w:rFonts w:ascii="Arial" w:cs="Arial" w:eastAsia="Arial" w:hAnsi="Arial"/>
                <w:i w:val="1"/>
              </w:rPr>
            </w:pPr>
            <w:sdt>
              <w:sdtPr>
                <w:tag w:val="goog_rdk_2207"/>
              </w:sdtPr>
              <w:sdtContent>
                <w:del w:author="davide.lenzarini@u-blox.com" w:id="173"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124A">
            <w:pPr>
              <w:jc w:val="center"/>
              <w:rPr>
                <w:rFonts w:ascii="Arial" w:cs="Arial" w:eastAsia="Arial" w:hAnsi="Arial"/>
                <w:i w:val="1"/>
              </w:rPr>
            </w:pPr>
            <w:sdt>
              <w:sdtPr>
                <w:tag w:val="goog_rdk_2209"/>
              </w:sdtPr>
              <w:sdtContent>
                <w:del w:author="davide.lenzarini@u-blox.com" w:id="173"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c>
          <w:tcPr/>
          <w:p w:rsidR="00000000" w:rsidDel="00000000" w:rsidP="00000000" w:rsidRDefault="00000000" w:rsidRPr="00000000" w14:paraId="0000124B">
            <w:pPr>
              <w:jc w:val="center"/>
              <w:rPr>
                <w:rFonts w:ascii="Arial" w:cs="Arial" w:eastAsia="Arial" w:hAnsi="Arial"/>
                <w:i w:val="1"/>
              </w:rPr>
            </w:pPr>
            <w:sdt>
              <w:sdtPr>
                <w:tag w:val="goog_rdk_2211"/>
              </w:sdtPr>
              <w:sdtContent>
                <w:del w:author="davide.lenzarini@u-blox.com" w:id="173" w:date="2024-08-12T14:38:00Z">
                  <w:r w:rsidDel="00000000" w:rsidR="00000000" w:rsidRPr="00000000">
                    <w:rPr>
                      <w:rFonts w:ascii="Arial" w:cs="Arial" w:eastAsia="Arial" w:hAnsi="Arial"/>
                      <w:i w:val="1"/>
                      <w:rtl w:val="0"/>
                    </w:rPr>
                    <w:delText xml:space="preserve">X</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4C">
            <w:pPr>
              <w:rPr>
                <w:rFonts w:ascii="Arial" w:cs="Arial" w:eastAsia="Arial" w:hAnsi="Arial"/>
              </w:rPr>
            </w:pPr>
            <w:sdt>
              <w:sdtPr>
                <w:tag w:val="goog_rdk_2213"/>
              </w:sdtPr>
              <w:sdtContent>
                <w:del w:author="davide.lenzarini@u-blox.com" w:id="173" w:date="2024-08-12T14:38:00Z">
                  <w:r w:rsidDel="00000000" w:rsidR="00000000" w:rsidRPr="00000000">
                    <w:rPr>
                      <w:rFonts w:ascii="Arial" w:cs="Arial" w:eastAsia="Arial" w:hAnsi="Arial"/>
                      <w:rtl w:val="0"/>
                    </w:rPr>
                    <w:delText xml:space="preserve">Byte 4</w:delText>
                  </w:r>
                </w:del>
              </w:sdtContent>
            </w:sdt>
            <w:r w:rsidDel="00000000" w:rsidR="00000000" w:rsidRPr="00000000">
              <w:rPr>
                <w:rtl w:val="0"/>
              </w:rPr>
            </w:r>
          </w:p>
        </w:tc>
        <w:tc>
          <w:tcPr>
            <w:gridSpan w:val="12"/>
          </w:tcPr>
          <w:p w:rsidR="00000000" w:rsidDel="00000000" w:rsidP="00000000" w:rsidRDefault="00000000" w:rsidRPr="00000000" w14:paraId="0000124D">
            <w:pPr>
              <w:keepNext w:val="1"/>
              <w:jc w:val="center"/>
              <w:rPr>
                <w:rFonts w:ascii="Arial" w:cs="Arial" w:eastAsia="Arial" w:hAnsi="Arial"/>
              </w:rPr>
            </w:pPr>
            <w:sdt>
              <w:sdtPr>
                <w:tag w:val="goog_rdk_2215"/>
              </w:sdtPr>
              <w:sdtContent>
                <w:del w:author="davide.lenzarini@u-blox.com" w:id="173" w:date="2024-08-12T14:38:00Z">
                  <w:r w:rsidDel="00000000" w:rsidR="00000000" w:rsidRPr="00000000">
                    <w:rPr>
                      <w:rFonts w:ascii="Arial" w:cs="Arial" w:eastAsia="Arial" w:hAnsi="Arial"/>
                      <w:rtl w:val="0"/>
                    </w:rPr>
                    <w:delText xml:space="preserve">Protection Scheme</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59">
            <w:pPr>
              <w:rPr>
                <w:rFonts w:ascii="Arial" w:cs="Arial" w:eastAsia="Arial" w:hAnsi="Arial"/>
              </w:rPr>
            </w:pPr>
            <w:sdt>
              <w:sdtPr>
                <w:tag w:val="goog_rdk_2217"/>
              </w:sdtPr>
              <w:sdtContent>
                <w:del w:author="davide.lenzarini@u-blox.com" w:id="173" w:date="2024-08-12T14:38:00Z">
                  <w:r w:rsidDel="00000000" w:rsidR="00000000" w:rsidRPr="00000000">
                    <w:rPr>
                      <w:rFonts w:ascii="Arial" w:cs="Arial" w:eastAsia="Arial" w:hAnsi="Arial"/>
                      <w:rtl w:val="0"/>
                    </w:rPr>
                    <w:delText xml:space="preserve">Byte 5 - 12</w:delText>
                  </w:r>
                </w:del>
              </w:sdtContent>
            </w:sdt>
            <w:r w:rsidDel="00000000" w:rsidR="00000000" w:rsidRPr="00000000">
              <w:rPr>
                <w:rtl w:val="0"/>
              </w:rPr>
            </w:r>
          </w:p>
        </w:tc>
        <w:tc>
          <w:tcPr>
            <w:gridSpan w:val="12"/>
          </w:tcPr>
          <w:p w:rsidR="00000000" w:rsidDel="00000000" w:rsidP="00000000" w:rsidRDefault="00000000" w:rsidRPr="00000000" w14:paraId="0000125A">
            <w:pPr>
              <w:keepNext w:val="1"/>
              <w:jc w:val="center"/>
              <w:rPr>
                <w:rFonts w:ascii="Arial" w:cs="Arial" w:eastAsia="Arial" w:hAnsi="Arial"/>
              </w:rPr>
            </w:pPr>
            <w:sdt>
              <w:sdtPr>
                <w:tag w:val="goog_rdk_2219"/>
              </w:sdtPr>
              <w:sdtContent>
                <w:del w:author="davide.lenzarini@u-blox.com" w:id="173" w:date="2024-08-12T14:38:00Z">
                  <w:r w:rsidDel="00000000" w:rsidR="00000000" w:rsidRPr="00000000">
                    <w:rPr>
                      <w:rFonts w:ascii="Arial" w:cs="Arial" w:eastAsia="Arial" w:hAnsi="Arial"/>
                      <w:rtl w:val="0"/>
                    </w:rPr>
                    <w:delText xml:space="preserve">Sender Id</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66">
            <w:pPr>
              <w:ind w:right="-285.5905511811022"/>
              <w:rPr>
                <w:rFonts w:ascii="Arial" w:cs="Arial" w:eastAsia="Arial" w:hAnsi="Arial"/>
              </w:rPr>
            </w:pPr>
            <w:sdt>
              <w:sdtPr>
                <w:tag w:val="goog_rdk_2221"/>
              </w:sdtPr>
              <w:sdtContent>
                <w:del w:author="davide.lenzarini@u-blox.com" w:id="174" w:date="2024-08-12T14:38:13Z">
                  <w:r w:rsidDel="00000000" w:rsidR="00000000" w:rsidRPr="00000000">
                    <w:rPr>
                      <w:rFonts w:ascii="Arial" w:cs="Arial" w:eastAsia="Arial" w:hAnsi="Arial"/>
                      <w:rtl w:val="0"/>
                    </w:rPr>
                    <w:delText xml:space="preserve">Byte 13 - 16</w:delText>
                  </w:r>
                </w:del>
              </w:sdtContent>
            </w:sdt>
            <w:r w:rsidDel="00000000" w:rsidR="00000000" w:rsidRPr="00000000">
              <w:rPr>
                <w:rtl w:val="0"/>
              </w:rPr>
            </w:r>
          </w:p>
        </w:tc>
        <w:tc>
          <w:tcPr>
            <w:gridSpan w:val="12"/>
          </w:tcPr>
          <w:p w:rsidR="00000000" w:rsidDel="00000000" w:rsidP="00000000" w:rsidRDefault="00000000" w:rsidRPr="00000000" w14:paraId="00001267">
            <w:pPr>
              <w:keepNext w:val="1"/>
              <w:jc w:val="center"/>
              <w:rPr>
                <w:rFonts w:ascii="Arial" w:cs="Arial" w:eastAsia="Arial" w:hAnsi="Arial"/>
              </w:rPr>
            </w:pPr>
            <w:sdt>
              <w:sdtPr>
                <w:tag w:val="goog_rdk_2223"/>
              </w:sdtPr>
              <w:sdtContent>
                <w:del w:author="davide.lenzarini@u-blox.com" w:id="174" w:date="2024-08-12T14:38:13Z">
                  <w:r w:rsidDel="00000000" w:rsidR="00000000" w:rsidRPr="00000000">
                    <w:rPr>
                      <w:rFonts w:ascii="Arial" w:cs="Arial" w:eastAsia="Arial" w:hAnsi="Arial"/>
                      <w:rtl w:val="0"/>
                    </w:rPr>
                    <w:delText xml:space="preserve">Random</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73">
            <w:pPr>
              <w:rPr>
                <w:rFonts w:ascii="Arial" w:cs="Arial" w:eastAsia="Arial" w:hAnsi="Arial"/>
              </w:rPr>
            </w:pPr>
            <w:sdt>
              <w:sdtPr>
                <w:tag w:val="goog_rdk_2225"/>
              </w:sdtPr>
              <w:sdtContent>
                <w:del w:author="davide.lenzarini@u-blox.com" w:id="174" w:date="2024-08-12T14:38:13Z">
                  <w:r w:rsidDel="00000000" w:rsidR="00000000" w:rsidRPr="00000000">
                    <w:rPr>
                      <w:rFonts w:ascii="Arial" w:cs="Arial" w:eastAsia="Arial" w:hAnsi="Arial"/>
                      <w:rtl w:val="0"/>
                    </w:rPr>
                    <w:delText xml:space="preserve">Byte 17 - P</w:delText>
                  </w:r>
                </w:del>
              </w:sdtContent>
            </w:sdt>
            <w:r w:rsidDel="00000000" w:rsidR="00000000" w:rsidRPr="00000000">
              <w:rPr>
                <w:rtl w:val="0"/>
              </w:rPr>
            </w:r>
          </w:p>
        </w:tc>
        <w:tc>
          <w:tcPr>
            <w:gridSpan w:val="12"/>
          </w:tcPr>
          <w:p w:rsidR="00000000" w:rsidDel="00000000" w:rsidP="00000000" w:rsidRDefault="00000000" w:rsidRPr="00000000" w14:paraId="00001274">
            <w:pPr>
              <w:keepNext w:val="1"/>
              <w:jc w:val="center"/>
              <w:rPr>
                <w:rFonts w:ascii="Arial" w:cs="Arial" w:eastAsia="Arial" w:hAnsi="Arial"/>
              </w:rPr>
            </w:pPr>
            <w:sdt>
              <w:sdtPr>
                <w:tag w:val="goog_rdk_2227"/>
              </w:sdtPr>
              <w:sdtContent>
                <w:del w:author="davide.lenzarini@u-blox.com" w:id="174" w:date="2024-08-12T14:38:13Z">
                  <w:r w:rsidDel="00000000" w:rsidR="00000000" w:rsidRPr="00000000">
                    <w:rPr>
                      <w:rFonts w:ascii="Arial" w:cs="Arial" w:eastAsia="Arial" w:hAnsi="Arial"/>
                      <w:rtl w:val="0"/>
                    </w:rPr>
                    <w:delText xml:space="preserve">Crypto Material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80">
            <w:pPr>
              <w:rPr>
                <w:rFonts w:ascii="Arial" w:cs="Arial" w:eastAsia="Arial" w:hAnsi="Arial"/>
              </w:rPr>
            </w:pPr>
            <w:sdt>
              <w:sdtPr>
                <w:tag w:val="goog_rdk_2229"/>
              </w:sdtPr>
              <w:sdtContent>
                <w:del w:author="davide.lenzarini@u-blox.com" w:id="174" w:date="2024-08-12T14:38:13Z">
                  <w:r w:rsidDel="00000000" w:rsidR="00000000" w:rsidRPr="00000000">
                    <w:rPr>
                      <w:rFonts w:ascii="Arial" w:cs="Arial" w:eastAsia="Arial" w:hAnsi="Arial"/>
                      <w:rtl w:val="0"/>
                    </w:rPr>
                    <w:delText xml:space="preserve">Byte Q - R</w:delText>
                  </w:r>
                </w:del>
              </w:sdtContent>
            </w:sdt>
            <w:r w:rsidDel="00000000" w:rsidR="00000000" w:rsidRPr="00000000">
              <w:rPr>
                <w:rtl w:val="0"/>
              </w:rPr>
            </w:r>
          </w:p>
        </w:tc>
        <w:tc>
          <w:tcPr>
            <w:gridSpan w:val="12"/>
          </w:tcPr>
          <w:p w:rsidR="00000000" w:rsidDel="00000000" w:rsidP="00000000" w:rsidRDefault="00000000" w:rsidRPr="00000000" w14:paraId="00001281">
            <w:pPr>
              <w:keepNext w:val="1"/>
              <w:jc w:val="center"/>
              <w:rPr>
                <w:rFonts w:ascii="Arial" w:cs="Arial" w:eastAsia="Arial" w:hAnsi="Arial"/>
              </w:rPr>
            </w:pPr>
            <w:sdt>
              <w:sdtPr>
                <w:tag w:val="goog_rdk_2231"/>
              </w:sdtPr>
              <w:sdtContent>
                <w:del w:author="davide.lenzarini@u-blox.com" w:id="174" w:date="2024-08-12T14:38:13Z">
                  <w:r w:rsidDel="00000000" w:rsidR="00000000" w:rsidRPr="00000000">
                    <w:rPr>
                      <w:rFonts w:ascii="Arial" w:cs="Arial" w:eastAsia="Arial" w:hAnsi="Arial"/>
                      <w:rtl w:val="0"/>
                    </w:rPr>
                    <w:delText xml:space="preserve">Monotonic Counter (Optional)</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8D">
            <w:pPr>
              <w:rPr>
                <w:rFonts w:ascii="Arial" w:cs="Arial" w:eastAsia="Arial" w:hAnsi="Arial"/>
              </w:rPr>
            </w:pPr>
            <w:sdt>
              <w:sdtPr>
                <w:tag w:val="goog_rdk_2233"/>
              </w:sdtPr>
              <w:sdtContent>
                <w:del w:author="davide.lenzarini@u-blox.com" w:id="174" w:date="2024-08-12T14:38:13Z">
                  <w:r w:rsidDel="00000000" w:rsidR="00000000" w:rsidRPr="00000000">
                    <w:rPr>
                      <w:rFonts w:ascii="Arial" w:cs="Arial" w:eastAsia="Arial" w:hAnsi="Arial"/>
                      <w:rtl w:val="0"/>
                    </w:rPr>
                    <w:delText xml:space="preserve">Byte S - T</w:delText>
                  </w:r>
                </w:del>
              </w:sdtContent>
            </w:sdt>
            <w:r w:rsidDel="00000000" w:rsidR="00000000" w:rsidRPr="00000000">
              <w:rPr>
                <w:rtl w:val="0"/>
              </w:rPr>
            </w:r>
          </w:p>
        </w:tc>
        <w:tc>
          <w:tcPr>
            <w:gridSpan w:val="12"/>
          </w:tcPr>
          <w:p w:rsidR="00000000" w:rsidDel="00000000" w:rsidP="00000000" w:rsidRDefault="00000000" w:rsidRPr="00000000" w14:paraId="0000128E">
            <w:pPr>
              <w:keepNext w:val="1"/>
              <w:jc w:val="center"/>
              <w:rPr>
                <w:rFonts w:ascii="Arial" w:cs="Arial" w:eastAsia="Arial" w:hAnsi="Arial"/>
              </w:rPr>
            </w:pPr>
            <w:sdt>
              <w:sdtPr>
                <w:tag w:val="goog_rdk_2235"/>
              </w:sdtPr>
              <w:sdtContent>
                <w:del w:author="davide.lenzarini@u-blox.com" w:id="174" w:date="2024-08-12T14:38:13Z">
                  <w:r w:rsidDel="00000000" w:rsidR="00000000" w:rsidRPr="00000000">
                    <w:rPr>
                      <w:rFonts w:ascii="Arial" w:cs="Arial" w:eastAsia="Arial" w:hAnsi="Arial"/>
                      <w:rtl w:val="0"/>
                    </w:rPr>
                    <w:delText xml:space="preserve">Protected MQTT-SN Packet</w:delText>
                  </w:r>
                </w:del>
              </w:sdtContent>
            </w:sdt>
            <w:r w:rsidDel="00000000" w:rsidR="00000000" w:rsidRPr="00000000">
              <w:rPr>
                <w:rtl w:val="0"/>
              </w:rPr>
            </w:r>
          </w:p>
        </w:tc>
      </w:tr>
      <w:tr>
        <w:trPr>
          <w:cantSplit w:val="0"/>
          <w:tblHeader w:val="0"/>
        </w:trPr>
        <w:tc>
          <w:tcPr/>
          <w:p w:rsidR="00000000" w:rsidDel="00000000" w:rsidP="00000000" w:rsidRDefault="00000000" w:rsidRPr="00000000" w14:paraId="0000129A">
            <w:pPr>
              <w:rPr>
                <w:rFonts w:ascii="Arial" w:cs="Arial" w:eastAsia="Arial" w:hAnsi="Arial"/>
              </w:rPr>
            </w:pPr>
            <w:sdt>
              <w:sdtPr>
                <w:tag w:val="goog_rdk_2237"/>
              </w:sdtPr>
              <w:sdtContent>
                <w:del w:author="davide.lenzarini@u-blox.com" w:id="174" w:date="2024-08-12T14:38:13Z">
                  <w:r w:rsidDel="00000000" w:rsidR="00000000" w:rsidRPr="00000000">
                    <w:rPr>
                      <w:rFonts w:ascii="Arial" w:cs="Arial" w:eastAsia="Arial" w:hAnsi="Arial"/>
                      <w:rtl w:val="0"/>
                    </w:rPr>
                    <w:delText xml:space="preserve">Byte U - N</w:delText>
                  </w:r>
                </w:del>
              </w:sdtContent>
            </w:sdt>
            <w:r w:rsidDel="00000000" w:rsidR="00000000" w:rsidRPr="00000000">
              <w:rPr>
                <w:rtl w:val="0"/>
              </w:rPr>
            </w:r>
          </w:p>
        </w:tc>
        <w:tc>
          <w:tcPr>
            <w:gridSpan w:val="12"/>
          </w:tcPr>
          <w:p w:rsidR="00000000" w:rsidDel="00000000" w:rsidP="00000000" w:rsidRDefault="00000000" w:rsidRPr="00000000" w14:paraId="0000129B">
            <w:pPr>
              <w:keepNext w:val="1"/>
              <w:jc w:val="center"/>
              <w:rPr>
                <w:rFonts w:ascii="Arial" w:cs="Arial" w:eastAsia="Arial" w:hAnsi="Arial"/>
              </w:rPr>
            </w:pPr>
            <w:sdt>
              <w:sdtPr>
                <w:tag w:val="goog_rdk_2239"/>
              </w:sdtPr>
              <w:sdtContent>
                <w:del w:author="davide.lenzarini@u-blox.com" w:id="174" w:date="2024-08-12T14:38:13Z">
                  <w:r w:rsidDel="00000000" w:rsidR="00000000" w:rsidRPr="00000000">
                    <w:rPr>
                      <w:rFonts w:ascii="Arial" w:cs="Arial" w:eastAsia="Arial" w:hAnsi="Arial"/>
                      <w:rtl w:val="0"/>
                    </w:rPr>
                    <w:delText xml:space="preserve">Authentication Tag</w:delText>
                  </w:r>
                </w:del>
              </w:sdtContent>
            </w:sdt>
            <w:r w:rsidDel="00000000" w:rsidR="00000000" w:rsidRPr="00000000">
              <w:rPr>
                <w:rtl w:val="0"/>
              </w:rPr>
            </w:r>
          </w:p>
        </w:tc>
      </w:tr>
    </w:tbl>
    <w:p w:rsidR="00000000" w:rsidDel="00000000" w:rsidP="00000000" w:rsidRDefault="00000000" w:rsidRPr="00000000" w14:paraId="000012A7">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A8">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2240"/>
        </w:sdtPr>
        <w:sdtContent>
          <w:commentRangeStart w:id="138"/>
        </w:sdtContent>
      </w:sdt>
      <w:sdt>
        <w:sdtPr>
          <w:tag w:val="goog_rdk_2241"/>
        </w:sdtPr>
        <w:sdtContent>
          <w:commentRangeStart w:id="139"/>
        </w:sdtContent>
      </w:sdt>
      <w:r w:rsidDel="00000000" w:rsidR="00000000" w:rsidRPr="00000000">
        <w:rPr>
          <w:rFonts w:ascii="Arial" w:cs="Arial" w:eastAsia="Arial" w:hAnsi="Arial"/>
          <w:rtl w:val="0"/>
        </w:rPr>
        <w:t xml:space="preserve"> packet is protected</w:t>
      </w:r>
      <w:commentRangeEnd w:id="138"/>
      <w:r w:rsidDel="00000000" w:rsidR="00000000" w:rsidRPr="00000000">
        <w:commentReference w:id="138"/>
      </w:r>
      <w:commentRangeEnd w:id="139"/>
      <w:r w:rsidDel="00000000" w:rsidR="00000000" w:rsidRPr="00000000">
        <w:commentReference w:id="139"/>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A9">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AA">
      <w:pPr>
        <w:spacing w:after="9" w:lineRule="auto"/>
        <w:ind w:left="-5" w:right="4" w:firstLine="0"/>
        <w:rPr>
          <w:rFonts w:ascii="Arial" w:cs="Arial" w:eastAsia="Arial" w:hAnsi="Arial"/>
        </w:rPr>
      </w:pPr>
      <w:sdt>
        <w:sdtPr>
          <w:tag w:val="goog_rdk_2242"/>
        </w:sdtPr>
        <w:sdtContent>
          <w:commentRangeStart w:id="140"/>
        </w:sdtContent>
      </w:sdt>
      <w:sdt>
        <w:sdtPr>
          <w:tag w:val="goog_rdk_2243"/>
        </w:sdtPr>
        <w:sdtContent>
          <w:commentRangeStart w:id="141"/>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140"/>
      <w:r w:rsidDel="00000000" w:rsidR="00000000" w:rsidRPr="00000000">
        <w:commentReference w:id="140"/>
      </w:r>
      <w:commentRangeEnd w:id="141"/>
      <w:r w:rsidDel="00000000" w:rsidR="00000000" w:rsidRPr="00000000">
        <w:commentReference w:id="141"/>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A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AC">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AD">
      <w:pPr>
        <w:spacing w:after="9" w:lineRule="auto"/>
        <w:ind w:left="-5" w:right="4" w:firstLine="0"/>
        <w:rPr>
          <w:rFonts w:ascii="Arial" w:cs="Arial" w:eastAsia="Arial" w:hAnsi="Arial"/>
          <w:b w:val="1"/>
        </w:rPr>
      </w:pPr>
      <w:sdt>
        <w:sdtPr>
          <w:tag w:val="goog_rdk_2244"/>
        </w:sdtPr>
        <w:sdtContent>
          <w:commentRangeStart w:id="142"/>
        </w:sdtContent>
      </w:sdt>
      <w:sdt>
        <w:sdtPr>
          <w:tag w:val="goog_rdk_2245"/>
        </w:sdtPr>
        <w:sdtContent>
          <w:commentRangeStart w:id="143"/>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AE">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AF">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B0">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B1">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142"/>
      <w:r w:rsidDel="00000000" w:rsidR="00000000" w:rsidRPr="00000000">
        <w:commentReference w:id="142"/>
      </w:r>
      <w:commentRangeEnd w:id="143"/>
      <w:r w:rsidDel="00000000" w:rsidR="00000000" w:rsidRPr="00000000">
        <w:commentReference w:id="143"/>
      </w:r>
      <w:r w:rsidDel="00000000" w:rsidR="00000000" w:rsidRPr="00000000">
        <w:rPr>
          <w:rtl w:val="0"/>
        </w:rPr>
      </w:r>
    </w:p>
    <w:p w:rsidR="00000000" w:rsidDel="00000000" w:rsidP="00000000" w:rsidRDefault="00000000" w:rsidRPr="00000000" w14:paraId="000012B2">
      <w:pPr>
        <w:pStyle w:val="Heading4"/>
        <w:ind w:left="0" w:right="4" w:firstLine="0"/>
        <w:rPr>
          <w:rFonts w:ascii="Arial" w:cs="Arial" w:eastAsia="Arial" w:hAnsi="Arial"/>
        </w:rPr>
      </w:pPr>
      <w:bookmarkStart w:colFirst="0" w:colLast="0" w:name="_heading=h.j9tutdzg8gdj" w:id="199"/>
      <w:bookmarkEnd w:id="199"/>
      <w:r w:rsidDel="00000000" w:rsidR="00000000" w:rsidRPr="00000000">
        <w:rPr>
          <w:rFonts w:ascii="Arial" w:cs="Arial" w:eastAsia="Arial" w:hAnsi="Arial"/>
          <w:rtl w:val="0"/>
        </w:rPr>
        <w:t xml:space="preserve">3.1.26.1 Length</w:t>
      </w:r>
    </w:p>
    <w:p w:rsidR="00000000" w:rsidDel="00000000" w:rsidP="00000000" w:rsidRDefault="00000000" w:rsidRPr="00000000" w14:paraId="000012B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B4">
      <w:pPr>
        <w:pStyle w:val="Heading4"/>
        <w:ind w:left="0" w:right="4" w:firstLine="0"/>
        <w:rPr>
          <w:rFonts w:ascii="Arial" w:cs="Arial" w:eastAsia="Arial" w:hAnsi="Arial"/>
        </w:rPr>
      </w:pPr>
      <w:bookmarkStart w:colFirst="0" w:colLast="0" w:name="_heading=h.8duggxbcbw2" w:id="200"/>
      <w:bookmarkEnd w:id="200"/>
      <w:r w:rsidDel="00000000" w:rsidR="00000000" w:rsidRPr="00000000">
        <w:rPr>
          <w:rFonts w:ascii="Arial" w:cs="Arial" w:eastAsia="Arial" w:hAnsi="Arial"/>
          <w:rtl w:val="0"/>
        </w:rPr>
        <w:t xml:space="preserve">3.1.26.2 Packet Type</w:t>
      </w:r>
    </w:p>
    <w:p w:rsidR="00000000" w:rsidDel="00000000" w:rsidP="00000000" w:rsidRDefault="00000000" w:rsidRPr="00000000" w14:paraId="000012B5">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B6">
      <w:pPr>
        <w:pStyle w:val="Heading4"/>
        <w:ind w:left="0" w:right="4" w:firstLine="0"/>
        <w:rPr>
          <w:rFonts w:ascii="Arial" w:cs="Arial" w:eastAsia="Arial" w:hAnsi="Arial"/>
        </w:rPr>
      </w:pPr>
      <w:bookmarkStart w:colFirst="0" w:colLast="0" w:name="_heading=h.g1mmf1c4lvqh" w:id="201"/>
      <w:bookmarkEnd w:id="201"/>
      <w:r w:rsidDel="00000000" w:rsidR="00000000" w:rsidRPr="00000000">
        <w:rPr>
          <w:rFonts w:ascii="Arial" w:cs="Arial" w:eastAsia="Arial" w:hAnsi="Arial"/>
          <w:rtl w:val="0"/>
        </w:rPr>
        <w:t xml:space="preserve">3.1.26.3 Protection Flags</w:t>
      </w:r>
    </w:p>
    <w:p w:rsidR="00000000" w:rsidDel="00000000" w:rsidP="00000000" w:rsidRDefault="00000000" w:rsidRPr="00000000" w14:paraId="000012B7">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w:t>
      </w:r>
      <w:sdt>
        <w:sdtPr>
          <w:tag w:val="goog_rdk_2246"/>
        </w:sdtPr>
        <w:sdtContent>
          <w:del w:author="davide.lenzarini@u-blox.com" w:id="175" w:date="2024-08-07T10:25:27Z">
            <w:r w:rsidDel="00000000" w:rsidR="00000000" w:rsidRPr="00000000">
              <w:rPr>
                <w:rFonts w:ascii="Arial" w:cs="Arial" w:eastAsia="Arial" w:hAnsi="Arial"/>
                <w:rtl w:val="0"/>
              </w:rPr>
              <w:delText xml:space="preserve">in Byte position 3 </w:delText>
            </w:r>
          </w:del>
        </w:sdtContent>
      </w:sdt>
      <w:r w:rsidDel="00000000" w:rsidR="00000000" w:rsidRPr="00000000">
        <w:rPr>
          <w:rFonts w:ascii="Arial" w:cs="Arial" w:eastAsia="Arial" w:hAnsi="Arial"/>
          <w:rtl w:val="0"/>
        </w:rPr>
        <w:t xml:space="preserve">of the packet, specifying the properties of the PROTECTION. </w:t>
      </w:r>
    </w:p>
    <w:p w:rsidR="00000000" w:rsidDel="00000000" w:rsidP="00000000" w:rsidRDefault="00000000" w:rsidRPr="00000000" w14:paraId="000012B8">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B9">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BA">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BB">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BC">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BD">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BE">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BF">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C0">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C1">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C2">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C3">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C4">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C5">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C6">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C7">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C8">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C9">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CA">
      <w:pPr>
        <w:numPr>
          <w:ilvl w:val="0"/>
          <w:numId w:val="57"/>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CB">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CC">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CD">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CE">
      <w:pPr>
        <w:numPr>
          <w:ilvl w:val="1"/>
          <w:numId w:val="57"/>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CF">
      <w:pPr>
        <w:pStyle w:val="Heading4"/>
        <w:ind w:left="0" w:right="4" w:firstLine="0"/>
        <w:rPr>
          <w:rFonts w:ascii="Arial" w:cs="Arial" w:eastAsia="Arial" w:hAnsi="Arial"/>
        </w:rPr>
      </w:pPr>
      <w:bookmarkStart w:colFirst="0" w:colLast="0" w:name="_heading=h.m1zk7agco355" w:id="202"/>
      <w:bookmarkEnd w:id="202"/>
      <w:r w:rsidDel="00000000" w:rsidR="00000000" w:rsidRPr="00000000">
        <w:rPr>
          <w:rFonts w:ascii="Arial" w:cs="Arial" w:eastAsia="Arial" w:hAnsi="Arial"/>
          <w:rtl w:val="0"/>
        </w:rPr>
        <w:t xml:space="preserve">3.1.26.4 Protection Scheme</w:t>
      </w:r>
    </w:p>
    <w:p w:rsidR="00000000" w:rsidDel="00000000" w:rsidP="00000000" w:rsidRDefault="00000000" w:rsidRPr="00000000" w14:paraId="000012D0">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w:t>
      </w:r>
      <w:sdt>
        <w:sdtPr>
          <w:tag w:val="goog_rdk_2247"/>
        </w:sdtPr>
        <w:sdtContent>
          <w:del w:author="davide.lenzarini@u-blox.com" w:id="176" w:date="2024-08-07T10:25:38Z">
            <w:r w:rsidDel="00000000" w:rsidR="00000000" w:rsidRPr="00000000">
              <w:rPr>
                <w:rFonts w:ascii="Arial" w:cs="Arial" w:eastAsia="Arial" w:hAnsi="Arial"/>
                <w:color w:val="222222"/>
                <w:rtl w:val="0"/>
              </w:rPr>
              <w:delText xml:space="preserve">located at byte 4 </w:delText>
            </w:r>
          </w:del>
        </w:sdtContent>
      </w:sdt>
      <w:r w:rsidDel="00000000" w:rsidR="00000000" w:rsidRPr="00000000">
        <w:rPr>
          <w:rFonts w:ascii="Arial" w:cs="Arial" w:eastAsia="Arial" w:hAnsi="Arial"/>
          <w:color w:val="222222"/>
          <w:rtl w:val="0"/>
        </w:rPr>
        <w:t xml:space="preserve">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D1">
      <w:pPr>
        <w:spacing w:after="307" w:lineRule="auto"/>
        <w:ind w:left="-15" w:right="4" w:firstLine="0"/>
        <w:rPr>
          <w:rFonts w:ascii="Arial" w:cs="Arial" w:eastAsia="Arial" w:hAnsi="Arial"/>
        </w:rPr>
      </w:pPr>
      <w:r w:rsidDel="00000000" w:rsidR="00000000" w:rsidRPr="00000000">
        <w:rPr>
          <w:rtl w:val="0"/>
        </w:rPr>
      </w:r>
    </w:p>
    <w:tbl>
      <w:tblPr>
        <w:tblStyle w:val="Table42"/>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D2">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D3">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D4">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D5">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D6">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0">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1">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2">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3">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4">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5">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6">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A">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B">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FF">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0">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1">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4">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5">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6">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9">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A">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B">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E">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0F">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0">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3">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4">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8">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9">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D">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E">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1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2">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3">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7">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8">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C">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D">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E">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2F">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0">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1">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2">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33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336">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37">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338">
      <w:pPr>
        <w:numPr>
          <w:ilvl w:val="0"/>
          <w:numId w:val="17"/>
        </w:numPr>
        <w:spacing w:after="0" w:before="0" w:lineRule="auto"/>
        <w:ind w:left="720" w:hanging="360"/>
        <w:rPr>
          <w:rFonts w:ascii="Arial" w:cs="Arial" w:eastAsia="Arial" w:hAnsi="Arial"/>
          <w:u w:val="none"/>
        </w:rPr>
      </w:pPr>
      <w:sdt>
        <w:sdtPr>
          <w:tag w:val="goog_rdk_2248"/>
        </w:sdtPr>
        <w:sdtContent>
          <w:commentRangeStart w:id="144"/>
        </w:sdtContent>
      </w:sdt>
      <w:r w:rsidDel="00000000" w:rsidR="00000000" w:rsidRPr="00000000">
        <w:rPr>
          <w:rFonts w:ascii="Arial" w:cs="Arial" w:eastAsia="Arial" w:hAnsi="Arial"/>
          <w:color w:val="222222"/>
          <w:rtl w:val="0"/>
        </w:rPr>
        <w:t xml:space="preserve">Reference </w:t>
      </w:r>
      <w:hyperlink r:id="rId78">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339">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79">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33A">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80">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81">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33B">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82">
        <w:r w:rsidDel="00000000" w:rsidR="00000000" w:rsidRPr="00000000">
          <w:rPr>
            <w:rFonts w:ascii="Arial" w:cs="Arial" w:eastAsia="Arial" w:hAnsi="Arial"/>
            <w:rtl w:val="0"/>
          </w:rPr>
          <w:t xml:space="preserve"> </w:t>
        </w:r>
      </w:hyperlink>
      <w:hyperlink r:id="rId83">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84">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33C">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33D">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33E">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33F">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340">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144"/>
      <w:r w:rsidDel="00000000" w:rsidR="00000000" w:rsidRPr="00000000">
        <w:commentReference w:id="144"/>
      </w:r>
      <w:r w:rsidDel="00000000" w:rsidR="00000000" w:rsidRPr="00000000">
        <w:rPr>
          <w:rtl w:val="0"/>
        </w:rPr>
      </w:r>
    </w:p>
    <w:p w:rsidR="00000000" w:rsidDel="00000000" w:rsidP="00000000" w:rsidRDefault="00000000" w:rsidRPr="00000000" w14:paraId="00001341">
      <w:pPr>
        <w:pStyle w:val="Heading4"/>
        <w:ind w:left="0" w:right="4" w:firstLine="0"/>
        <w:rPr>
          <w:rFonts w:ascii="Roboto" w:cs="Roboto" w:eastAsia="Roboto" w:hAnsi="Roboto"/>
          <w:b w:val="1"/>
          <w:color w:val="222222"/>
          <w:sz w:val="24"/>
          <w:szCs w:val="24"/>
          <w:u w:val="single"/>
        </w:rPr>
      </w:pPr>
      <w:bookmarkStart w:colFirst="0" w:colLast="0" w:name="_heading=h.jo2d2fngx6hj" w:id="203"/>
      <w:bookmarkEnd w:id="203"/>
      <w:r w:rsidDel="00000000" w:rsidR="00000000" w:rsidRPr="00000000">
        <w:rPr>
          <w:rFonts w:ascii="Arial" w:cs="Arial" w:eastAsia="Arial" w:hAnsi="Arial"/>
          <w:rtl w:val="0"/>
        </w:rPr>
        <w:t xml:space="preserve">3.1.26.5 Sender Identifier</w:t>
      </w:r>
      <w:r w:rsidDel="00000000" w:rsidR="00000000" w:rsidRPr="00000000">
        <w:rPr>
          <w:rtl w:val="0"/>
        </w:rPr>
      </w:r>
    </w:p>
    <w:p w:rsidR="00000000" w:rsidDel="00000000" w:rsidP="00000000" w:rsidRDefault="00000000" w:rsidRPr="00000000" w14:paraId="00001342">
      <w:pPr>
        <w:spacing w:after="0" w:before="0" w:lineRule="auto"/>
        <w:ind w:left="0" w:firstLine="0"/>
        <w:rPr>
          <w:rFonts w:ascii="Arial" w:cs="Arial" w:eastAsia="Arial" w:hAnsi="Arial"/>
          <w:color w:val="222222"/>
        </w:rPr>
      </w:pPr>
      <w:sdt>
        <w:sdtPr>
          <w:tag w:val="goog_rdk_2250"/>
        </w:sdtPr>
        <w:sdtContent>
          <w:ins w:author="davide.lenzarini@u-blox.com" w:id="177" w:date="2024-08-07T10:25:52Z">
            <w:r w:rsidDel="00000000" w:rsidR="00000000" w:rsidRPr="00000000">
              <w:rPr>
                <w:rFonts w:ascii="Roboto" w:cs="Roboto" w:eastAsia="Roboto" w:hAnsi="Roboto"/>
                <w:b w:val="1"/>
                <w:color w:val="222222"/>
                <w:sz w:val="24"/>
                <w:szCs w:val="24"/>
                <w:u w:val="single"/>
                <w:rtl w:val="0"/>
              </w:rPr>
              <w:t xml:space="preserve">T</w:t>
            </w:r>
          </w:ins>
        </w:sdtContent>
      </w:sdt>
      <w:sdt>
        <w:sdtPr>
          <w:tag w:val="goog_rdk_2251"/>
        </w:sdtPr>
        <w:sdtContent>
          <w:del w:author="davide.lenzarini@u-blox.com" w:id="177" w:date="2024-08-07T10:25:52Z">
            <w:r w:rsidDel="00000000" w:rsidR="00000000" w:rsidRPr="00000000">
              <w:rPr>
                <w:rFonts w:ascii="Arial" w:cs="Arial" w:eastAsia="Arial" w:hAnsi="Arial"/>
                <w:color w:val="222222"/>
                <w:rtl w:val="0"/>
              </w:rPr>
              <w:delText xml:space="preserve">Located at Bytes 5 - 12 t</w:delText>
            </w:r>
          </w:del>
        </w:sdtContent>
      </w:sdt>
      <w:r w:rsidDel="00000000" w:rsidR="00000000" w:rsidRPr="00000000">
        <w:rPr>
          <w:rFonts w:ascii="Arial" w:cs="Arial" w:eastAsia="Arial" w:hAnsi="Arial"/>
          <w:color w:val="222222"/>
          <w:rtl w:val="0"/>
        </w:rPr>
        <w:t xml:space="preserve">he Sender Id field (8 bytes) should contain:</w:t>
      </w:r>
    </w:p>
    <w:p w:rsidR="00000000" w:rsidDel="00000000" w:rsidP="00000000" w:rsidRDefault="00000000" w:rsidRPr="00000000" w14:paraId="00001343">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44">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45">
      <w:pPr>
        <w:numPr>
          <w:ilvl w:val="0"/>
          <w:numId w:val="6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346">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47">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48">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49">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4A">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4B">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4C">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4D">
      <w:pPr>
        <w:spacing w:after="0" w:before="0" w:lineRule="auto"/>
        <w:ind w:left="720" w:firstLine="0"/>
        <w:rPr>
          <w:rFonts w:ascii="Arial" w:cs="Arial" w:eastAsia="Arial" w:hAnsi="Arial"/>
          <w:b w:val="1"/>
          <w:i w:val="1"/>
          <w:color w:val="222222"/>
          <w:u w:val="single"/>
          <w:shd w:fill="fff2cc" w:val="clear"/>
        </w:rPr>
      </w:pPr>
      <w:sdt>
        <w:sdtPr>
          <w:tag w:val="goog_rdk_2252"/>
        </w:sdtPr>
        <w:sdtContent>
          <w:commentRangeStart w:id="145"/>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4E">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4F">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50">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51">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145"/>
      <w:r w:rsidDel="00000000" w:rsidR="00000000" w:rsidRPr="00000000">
        <w:commentReference w:id="145"/>
      </w:r>
      <w:r w:rsidDel="00000000" w:rsidR="00000000" w:rsidRPr="00000000">
        <w:rPr>
          <w:rtl w:val="0"/>
        </w:rPr>
      </w:r>
    </w:p>
    <w:p w:rsidR="00000000" w:rsidDel="00000000" w:rsidP="00000000" w:rsidRDefault="00000000" w:rsidRPr="00000000" w14:paraId="00001352">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53">
      <w:pPr>
        <w:pStyle w:val="Heading4"/>
        <w:ind w:left="0" w:right="4" w:firstLine="0"/>
        <w:rPr>
          <w:rFonts w:ascii="Arial" w:cs="Arial" w:eastAsia="Arial" w:hAnsi="Arial"/>
        </w:rPr>
      </w:pPr>
      <w:bookmarkStart w:colFirst="0" w:colLast="0" w:name="_heading=h.vjl219ghlhvi" w:id="204"/>
      <w:bookmarkEnd w:id="204"/>
      <w:r w:rsidDel="00000000" w:rsidR="00000000" w:rsidRPr="00000000">
        <w:rPr>
          <w:rFonts w:ascii="Arial" w:cs="Arial" w:eastAsia="Arial" w:hAnsi="Arial"/>
          <w:rtl w:val="0"/>
        </w:rPr>
        <w:t xml:space="preserve">3.1.26.6 Random</w:t>
      </w:r>
    </w:p>
    <w:p w:rsidR="00000000" w:rsidDel="00000000" w:rsidP="00000000" w:rsidRDefault="00000000" w:rsidRPr="00000000" w14:paraId="00001354">
      <w:pPr>
        <w:spacing w:after="0" w:before="0" w:lineRule="auto"/>
        <w:ind w:left="0" w:firstLine="0"/>
        <w:rPr>
          <w:rFonts w:ascii="Arial" w:cs="Arial" w:eastAsia="Arial" w:hAnsi="Arial"/>
          <w:color w:val="222222"/>
        </w:rPr>
      </w:pPr>
      <w:sdt>
        <w:sdtPr>
          <w:tag w:val="goog_rdk_2254"/>
        </w:sdtPr>
        <w:sdtContent>
          <w:ins w:author="davide.lenzarini@u-blox.com" w:id="178" w:date="2024-08-07T10:25:59Z">
            <w:r w:rsidDel="00000000" w:rsidR="00000000" w:rsidRPr="00000000">
              <w:rPr>
                <w:rFonts w:ascii="Arial" w:cs="Arial" w:eastAsia="Arial" w:hAnsi="Arial"/>
                <w:rtl w:val="0"/>
              </w:rPr>
              <w:t xml:space="preserve">T</w:t>
            </w:r>
          </w:ins>
        </w:sdtContent>
      </w:sdt>
      <w:sdt>
        <w:sdtPr>
          <w:tag w:val="goog_rdk_2255"/>
        </w:sdtPr>
        <w:sdtContent>
          <w:del w:author="davide.lenzarini@u-blox.com" w:id="178" w:date="2024-08-07T10:25:59Z">
            <w:r w:rsidDel="00000000" w:rsidR="00000000" w:rsidRPr="00000000">
              <w:rPr>
                <w:rFonts w:ascii="Arial" w:cs="Arial" w:eastAsia="Arial" w:hAnsi="Arial"/>
                <w:b w:val="1"/>
                <w:color w:val="222222"/>
                <w:u w:val="single"/>
                <w:rtl w:val="0"/>
              </w:rPr>
              <w:delText xml:space="preserve">Located at Byte 13 - 16</w:delText>
            </w:r>
            <w:r w:rsidDel="00000000" w:rsidR="00000000" w:rsidRPr="00000000">
              <w:rPr>
                <w:rFonts w:ascii="Arial" w:cs="Arial" w:eastAsia="Arial" w:hAnsi="Arial"/>
                <w:color w:val="222222"/>
                <w:rtl w:val="0"/>
              </w:rPr>
              <w:delText xml:space="preserve"> , t</w:delText>
            </w:r>
          </w:del>
        </w:sdtContent>
      </w:sdt>
      <w:r w:rsidDel="00000000" w:rsidR="00000000" w:rsidRPr="00000000">
        <w:rPr>
          <w:rFonts w:ascii="Arial" w:cs="Arial" w:eastAsia="Arial" w:hAnsi="Arial"/>
          <w:color w:val="222222"/>
          <w:rtl w:val="0"/>
        </w:rPr>
        <w:t xml:space="preserve">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55">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56">
      <w:pPr>
        <w:numPr>
          <w:ilvl w:val="0"/>
          <w:numId w:val="46"/>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57">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w:t>
      </w:r>
      <w:sdt>
        <w:sdtPr>
          <w:tag w:val="goog_rdk_2256"/>
        </w:sdtPr>
        <w:sdtContent>
          <w:del w:author="davide.lenzarini@u-blox.com" w:id="179" w:date="2024-07-27T08:23:20Z">
            <w:r w:rsidDel="00000000" w:rsidR="00000000" w:rsidRPr="00000000">
              <w:rPr>
                <w:rFonts w:ascii="Arial" w:cs="Arial" w:eastAsia="Arial" w:hAnsi="Arial"/>
                <w:i w:val="1"/>
                <w:color w:val="222222"/>
                <w:shd w:fill="fff2cc" w:val="clear"/>
                <w:rtl w:val="0"/>
              </w:rPr>
              <w:delText xml:space="preserve"> </w:delText>
            </w:r>
          </w:del>
        </w:sdtContent>
      </w:sdt>
      <w:r w:rsidDel="00000000" w:rsidR="00000000" w:rsidRPr="00000000">
        <w:rPr>
          <w:rFonts w:ascii="Arial" w:cs="Arial" w:eastAsia="Arial" w:hAnsi="Arial"/>
          <w:i w:val="1"/>
          <w:color w:val="222222"/>
          <w:shd w:fill="fff2cc" w:val="clear"/>
          <w:rtl w:val="0"/>
        </w:rPr>
        <w:t xml:space="preserve">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85">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86">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58">
      <w:pPr>
        <w:pStyle w:val="Heading4"/>
        <w:ind w:left="0" w:right="4" w:firstLine="0"/>
        <w:rPr>
          <w:rFonts w:ascii="Arial" w:cs="Arial" w:eastAsia="Arial" w:hAnsi="Arial"/>
        </w:rPr>
      </w:pPr>
      <w:bookmarkStart w:colFirst="0" w:colLast="0" w:name="_heading=h.q30yx1mc4rc1" w:id="205"/>
      <w:bookmarkEnd w:id="205"/>
      <w:r w:rsidDel="00000000" w:rsidR="00000000" w:rsidRPr="00000000">
        <w:rPr>
          <w:rFonts w:ascii="Arial" w:cs="Arial" w:eastAsia="Arial" w:hAnsi="Arial"/>
          <w:rtl w:val="0"/>
        </w:rPr>
        <w:t xml:space="preserve">3.1.26.7 Crypto Material</w:t>
      </w:r>
    </w:p>
    <w:p w:rsidR="00000000" w:rsidDel="00000000" w:rsidP="00000000" w:rsidRDefault="00000000" w:rsidRPr="00000000" w14:paraId="00001359">
      <w:pPr>
        <w:spacing w:after="0" w:before="0" w:lineRule="auto"/>
        <w:ind w:left="0" w:firstLine="0"/>
        <w:rPr>
          <w:rFonts w:ascii="Arial" w:cs="Arial" w:eastAsia="Arial" w:hAnsi="Arial"/>
          <w:color w:val="222222"/>
          <w:highlight w:val="white"/>
        </w:rPr>
      </w:pPr>
      <w:sdt>
        <w:sdtPr>
          <w:tag w:val="goog_rdk_2258"/>
        </w:sdtPr>
        <w:sdtContent>
          <w:ins w:author="davide.lenzarini@u-blox.com" w:id="180" w:date="2024-08-07T10:26:15Z">
            <w:r w:rsidDel="00000000" w:rsidR="00000000" w:rsidRPr="00000000">
              <w:rPr>
                <w:rFonts w:ascii="Arial" w:cs="Arial" w:eastAsia="Arial" w:hAnsi="Arial"/>
                <w:rtl w:val="0"/>
              </w:rPr>
              <w:t xml:space="preserve">T</w:t>
            </w:r>
          </w:ins>
        </w:sdtContent>
      </w:sdt>
      <w:sdt>
        <w:sdtPr>
          <w:tag w:val="goog_rdk_2259"/>
        </w:sdtPr>
        <w:sdtContent>
          <w:del w:author="davide.lenzarini@u-blox.com" w:id="180" w:date="2024-08-07T10:26:15Z">
            <w:r w:rsidDel="00000000" w:rsidR="00000000" w:rsidRPr="00000000">
              <w:rPr>
                <w:rtl w:val="0"/>
              </w:rPr>
              <w:delText xml:space="preserve">Located at</w:delText>
            </w:r>
            <w:r w:rsidDel="00000000" w:rsidR="00000000" w:rsidRPr="00000000">
              <w:rPr>
                <w:rFonts w:ascii="Arial" w:cs="Arial" w:eastAsia="Arial" w:hAnsi="Arial"/>
                <w:rtl w:val="0"/>
              </w:rPr>
              <w:delText xml:space="preserve"> </w:delText>
            </w:r>
            <w:r w:rsidDel="00000000" w:rsidR="00000000" w:rsidRPr="00000000">
              <w:rPr>
                <w:rFonts w:ascii="Arial" w:cs="Arial" w:eastAsia="Arial" w:hAnsi="Arial"/>
                <w:color w:val="222222"/>
                <w:rtl w:val="0"/>
              </w:rPr>
              <w:delText xml:space="preserve">Byte (17 - P), t</w:delText>
            </w:r>
          </w:del>
        </w:sdtContent>
      </w:sdt>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5A">
      <w:pPr>
        <w:pStyle w:val="Heading4"/>
        <w:ind w:left="0" w:right="4" w:firstLine="0"/>
        <w:rPr>
          <w:rFonts w:ascii="Roboto" w:cs="Roboto" w:eastAsia="Roboto" w:hAnsi="Roboto"/>
          <w:color w:val="222222"/>
          <w:sz w:val="24"/>
          <w:szCs w:val="24"/>
          <w:highlight w:val="white"/>
        </w:rPr>
      </w:pPr>
      <w:bookmarkStart w:colFirst="0" w:colLast="0" w:name="_heading=h.3y6o9vhqakro" w:id="206"/>
      <w:bookmarkEnd w:id="206"/>
      <w:r w:rsidDel="00000000" w:rsidR="00000000" w:rsidRPr="00000000">
        <w:rPr>
          <w:rFonts w:ascii="Arial" w:cs="Arial" w:eastAsia="Arial" w:hAnsi="Arial"/>
          <w:rtl w:val="0"/>
        </w:rPr>
        <w:t xml:space="preserve">3.1.26.8 Monotonic Counter</w:t>
      </w:r>
      <w:r w:rsidDel="00000000" w:rsidR="00000000" w:rsidRPr="00000000">
        <w:rPr>
          <w:rtl w:val="0"/>
        </w:rPr>
      </w:r>
    </w:p>
    <w:p w:rsidR="00000000" w:rsidDel="00000000" w:rsidP="00000000" w:rsidRDefault="00000000" w:rsidRPr="00000000" w14:paraId="0000135B">
      <w:pPr>
        <w:spacing w:after="0" w:before="0" w:lineRule="auto"/>
        <w:ind w:left="0" w:firstLine="0"/>
        <w:rPr>
          <w:rFonts w:ascii="Arial" w:cs="Arial" w:eastAsia="Arial" w:hAnsi="Arial"/>
          <w:color w:val="222222"/>
          <w:highlight w:val="white"/>
        </w:rPr>
      </w:pPr>
      <w:sdt>
        <w:sdtPr>
          <w:tag w:val="goog_rdk_2261"/>
        </w:sdtPr>
        <w:sdtContent>
          <w:ins w:author="davide.lenzarini@u-blox.com" w:id="181" w:date="2024-08-07T10:26:21Z">
            <w:r w:rsidDel="00000000" w:rsidR="00000000" w:rsidRPr="00000000">
              <w:rPr>
                <w:rFonts w:ascii="Roboto" w:cs="Roboto" w:eastAsia="Roboto" w:hAnsi="Roboto"/>
                <w:color w:val="222222"/>
                <w:sz w:val="24"/>
                <w:szCs w:val="24"/>
                <w:highlight w:val="white"/>
                <w:rtl w:val="0"/>
              </w:rPr>
              <w:t xml:space="preserve">T</w:t>
            </w:r>
          </w:ins>
        </w:sdtContent>
      </w:sdt>
      <w:sdt>
        <w:sdtPr>
          <w:tag w:val="goog_rdk_2262"/>
        </w:sdtPr>
        <w:sdtContent>
          <w:del w:author="davide.lenzarini@u-blox.com" w:id="181" w:date="2024-08-07T10:26:21Z">
            <w:r w:rsidDel="00000000" w:rsidR="00000000" w:rsidRPr="00000000">
              <w:rPr>
                <w:rFonts w:ascii="Arial" w:cs="Arial" w:eastAsia="Arial" w:hAnsi="Arial"/>
                <w:rtl w:val="0"/>
              </w:rPr>
              <w:delText xml:space="preserve">Located at </w:delText>
            </w:r>
            <w:r w:rsidDel="00000000" w:rsidR="00000000" w:rsidRPr="00000000">
              <w:rPr>
                <w:rFonts w:ascii="Arial" w:cs="Arial" w:eastAsia="Arial" w:hAnsi="Arial"/>
                <w:color w:val="222222"/>
                <w:rtl w:val="0"/>
              </w:rPr>
              <w:delText xml:space="preserve">Byte Byte (Q - R), t</w:delText>
            </w:r>
          </w:del>
        </w:sdtContent>
      </w:sdt>
      <w:r w:rsidDel="00000000" w:rsidR="00000000" w:rsidRPr="00000000">
        <w:rPr>
          <w:rFonts w:ascii="Arial" w:cs="Arial" w:eastAsia="Arial" w:hAnsi="Arial"/>
          <w:color w:val="222222"/>
          <w:rtl w:val="0"/>
        </w:rPr>
        <w:t xml:space="preserve">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5C">
      <w:pPr>
        <w:pStyle w:val="Heading4"/>
        <w:ind w:left="0" w:right="4" w:firstLine="0"/>
        <w:rPr>
          <w:rFonts w:ascii="Arial" w:cs="Arial" w:eastAsia="Arial" w:hAnsi="Arial"/>
          <w:color w:val="222222"/>
          <w:sz w:val="22"/>
          <w:szCs w:val="22"/>
          <w:highlight w:val="white"/>
        </w:rPr>
      </w:pPr>
      <w:bookmarkStart w:colFirst="0" w:colLast="0" w:name="_heading=h.dovnwl46a7is" w:id="207"/>
      <w:bookmarkEnd w:id="207"/>
      <w:r w:rsidDel="00000000" w:rsidR="00000000" w:rsidRPr="00000000">
        <w:rPr>
          <w:rFonts w:ascii="Arial" w:cs="Arial" w:eastAsia="Arial" w:hAnsi="Arial"/>
          <w:rtl w:val="0"/>
        </w:rPr>
        <w:t xml:space="preserve">3.1.26.9 Protected MQTT-SN Packet</w:t>
      </w:r>
      <w:r w:rsidDel="00000000" w:rsidR="00000000" w:rsidRPr="00000000">
        <w:rPr>
          <w:rtl w:val="0"/>
        </w:rPr>
      </w:r>
    </w:p>
    <w:p w:rsidR="00000000" w:rsidDel="00000000" w:rsidP="00000000" w:rsidRDefault="00000000" w:rsidRPr="00000000" w14:paraId="0000135D">
      <w:pPr>
        <w:spacing w:after="0" w:before="0" w:lineRule="auto"/>
        <w:ind w:left="0" w:firstLine="0"/>
        <w:rPr>
          <w:rFonts w:ascii="Arial" w:cs="Arial" w:eastAsia="Arial" w:hAnsi="Arial"/>
          <w:color w:val="222222"/>
        </w:rPr>
      </w:pPr>
      <w:sdt>
        <w:sdtPr>
          <w:tag w:val="goog_rdk_2264"/>
        </w:sdtPr>
        <w:sdtContent>
          <w:ins w:author="davide.lenzarini@u-blox.com" w:id="182" w:date="2024-08-07T10:26:26Z">
            <w:r w:rsidDel="00000000" w:rsidR="00000000" w:rsidRPr="00000000">
              <w:rPr>
                <w:rFonts w:ascii="Arial" w:cs="Arial" w:eastAsia="Arial" w:hAnsi="Arial"/>
                <w:color w:val="222222"/>
                <w:sz w:val="22"/>
                <w:szCs w:val="22"/>
                <w:highlight w:val="white"/>
                <w:rtl w:val="0"/>
              </w:rPr>
              <w:t xml:space="preserve">T</w:t>
            </w:r>
          </w:ins>
        </w:sdtContent>
      </w:sdt>
      <w:sdt>
        <w:sdtPr>
          <w:tag w:val="goog_rdk_2265"/>
        </w:sdtPr>
        <w:sdtContent>
          <w:del w:author="davide.lenzarini@u-blox.com" w:id="182" w:date="2024-08-07T10:26:26Z">
            <w:r w:rsidDel="00000000" w:rsidR="00000000" w:rsidRPr="00000000">
              <w:rPr>
                <w:rFonts w:ascii="Arial" w:cs="Arial" w:eastAsia="Arial" w:hAnsi="Arial"/>
                <w:rtl w:val="0"/>
              </w:rPr>
              <w:delText xml:space="preserve">Located at </w:delText>
            </w:r>
            <w:r w:rsidDel="00000000" w:rsidR="00000000" w:rsidRPr="00000000">
              <w:rPr>
                <w:rFonts w:ascii="Arial" w:cs="Arial" w:eastAsia="Arial" w:hAnsi="Arial"/>
                <w:color w:val="222222"/>
                <w:rtl w:val="0"/>
              </w:rPr>
              <w:delText xml:space="preserve">Byte (S - T), t</w:delText>
            </w:r>
          </w:del>
        </w:sdtContent>
      </w:sdt>
      <w:r w:rsidDel="00000000" w:rsidR="00000000" w:rsidRPr="00000000">
        <w:rPr>
          <w:rFonts w:ascii="Arial" w:cs="Arial" w:eastAsia="Arial" w:hAnsi="Arial"/>
          <w:color w:val="222222"/>
          <w:rtl w:val="0"/>
        </w:rPr>
        <w:t xml:space="preserve">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5E">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5F">
      <w:pPr>
        <w:pStyle w:val="Heading4"/>
        <w:ind w:left="0" w:right="4" w:firstLine="0"/>
        <w:rPr>
          <w:rFonts w:ascii="Arial" w:cs="Arial" w:eastAsia="Arial" w:hAnsi="Arial"/>
        </w:rPr>
      </w:pPr>
      <w:bookmarkStart w:colFirst="0" w:colLast="0" w:name="_heading=h.j75p96o6vesm" w:id="208"/>
      <w:bookmarkEnd w:id="208"/>
      <w:r w:rsidDel="00000000" w:rsidR="00000000" w:rsidRPr="00000000">
        <w:rPr>
          <w:rFonts w:ascii="Arial" w:cs="Arial" w:eastAsia="Arial" w:hAnsi="Arial"/>
          <w:rtl w:val="0"/>
        </w:rPr>
        <w:t xml:space="preserve">3.1.26.10 Authentication Tag</w:t>
      </w:r>
    </w:p>
    <w:p w:rsidR="00000000" w:rsidDel="00000000" w:rsidP="00000000" w:rsidRDefault="00000000" w:rsidRPr="00000000" w14:paraId="00001360">
      <w:pPr>
        <w:ind w:left="0" w:firstLine="0"/>
        <w:rPr>
          <w:rFonts w:ascii="Roboto" w:cs="Roboto" w:eastAsia="Roboto" w:hAnsi="Roboto"/>
          <w:color w:val="222222"/>
          <w:sz w:val="24"/>
          <w:szCs w:val="24"/>
        </w:rPr>
      </w:pPr>
      <w:sdt>
        <w:sdtPr>
          <w:tag w:val="goog_rdk_2267"/>
        </w:sdtPr>
        <w:sdtContent>
          <w:ins w:author="davide.lenzarini@u-blox.com" w:id="183" w:date="2024-08-07T10:26:30Z">
            <w:r w:rsidDel="00000000" w:rsidR="00000000" w:rsidRPr="00000000">
              <w:rPr>
                <w:rFonts w:ascii="Arial" w:cs="Arial" w:eastAsia="Arial" w:hAnsi="Arial"/>
                <w:rtl w:val="0"/>
              </w:rPr>
              <w:t xml:space="preserve">T</w:t>
            </w:r>
          </w:ins>
        </w:sdtContent>
      </w:sdt>
      <w:sdt>
        <w:sdtPr>
          <w:tag w:val="goog_rdk_2268"/>
        </w:sdtPr>
        <w:sdtContent>
          <w:del w:author="davide.lenzarini@u-blox.com" w:id="183" w:date="2024-08-07T10:26:30Z">
            <w:r w:rsidDel="00000000" w:rsidR="00000000" w:rsidRPr="00000000">
              <w:rPr>
                <w:rFonts w:ascii="Arial" w:cs="Arial" w:eastAsia="Arial" w:hAnsi="Arial"/>
                <w:rtl w:val="0"/>
              </w:rPr>
              <w:delText xml:space="preserve">Located at Byte (U - N), t</w:delText>
            </w:r>
          </w:del>
        </w:sdtContent>
      </w:sdt>
      <w:r w:rsidDel="00000000" w:rsidR="00000000" w:rsidRPr="00000000">
        <w:rPr>
          <w:rFonts w:ascii="Arial" w:cs="Arial" w:eastAsia="Arial" w:hAnsi="Arial"/>
          <w:rtl w:val="0"/>
        </w:rPr>
        <w:t xml:space="preserve">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61">
      <w:pPr>
        <w:pStyle w:val="Heading1"/>
        <w:ind w:left="0" w:firstLine="0"/>
        <w:rPr>
          <w:rFonts w:ascii="Arial" w:cs="Arial" w:eastAsia="Arial" w:hAnsi="Arial"/>
        </w:rPr>
      </w:pPr>
      <w:bookmarkStart w:colFirst="0" w:colLast="0" w:name="_heading=h.2qk79lc" w:id="209"/>
      <w:bookmarkEnd w:id="209"/>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62">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63">
      <w:pPr>
        <w:pStyle w:val="Heading2"/>
        <w:keepLines w:val="1"/>
        <w:spacing w:after="64" w:before="0" w:line="259" w:lineRule="auto"/>
        <w:ind w:left="0" w:firstLine="0"/>
        <w:rPr>
          <w:rFonts w:ascii="Arial" w:cs="Arial" w:eastAsia="Arial" w:hAnsi="Arial"/>
        </w:rPr>
      </w:pPr>
      <w:bookmarkStart w:colFirst="0" w:colLast="0" w:name="_heading=h.21od6so" w:id="210"/>
      <w:bookmarkEnd w:id="210"/>
      <w:r w:rsidDel="00000000" w:rsidR="00000000" w:rsidRPr="00000000">
        <w:rPr>
          <w:rFonts w:ascii="Arial" w:cs="Arial" w:eastAsia="Arial" w:hAnsi="Arial"/>
          <w:rtl w:val="0"/>
        </w:rPr>
        <w:t xml:space="preserve">4.1 </w:t>
      </w:r>
      <w:sdt>
        <w:sdtPr>
          <w:tag w:val="goog_rdk_2269"/>
        </w:sdtPr>
        <w:sdtContent>
          <w:commentRangeStart w:id="146"/>
        </w:sdtContent>
      </w:sdt>
      <w:r w:rsidDel="00000000" w:rsidR="00000000" w:rsidRPr="00000000">
        <w:rPr>
          <w:rFonts w:ascii="Arial" w:cs="Arial" w:eastAsia="Arial" w:hAnsi="Arial"/>
          <w:rtl w:val="0"/>
        </w:rPr>
        <w:t xml:space="preserve">Session state</w:t>
      </w:r>
      <w:commentRangeEnd w:id="146"/>
      <w:r w:rsidDel="00000000" w:rsidR="00000000" w:rsidRPr="00000000">
        <w:commentReference w:id="146"/>
      </w:r>
      <w:r w:rsidDel="00000000" w:rsidR="00000000" w:rsidRPr="00000000">
        <w:rPr>
          <w:rtl w:val="0"/>
        </w:rPr>
      </w:r>
    </w:p>
    <w:p w:rsidR="00000000" w:rsidDel="00000000" w:rsidP="00000000" w:rsidRDefault="00000000" w:rsidRPr="00000000" w14:paraId="00001364">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65">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66">
      <w:pPr>
        <w:spacing w:after="240" w:before="240" w:lineRule="auto"/>
        <w:ind w:left="0" w:right="0" w:firstLine="0"/>
        <w:rPr/>
      </w:pPr>
      <w:sdt>
        <w:sdtPr>
          <w:tag w:val="goog_rdk_2270"/>
        </w:sdtPr>
        <w:sdtContent>
          <w:commentRangeStart w:id="147"/>
        </w:sdtContent>
      </w:sdt>
      <w:r w:rsidDel="00000000" w:rsidR="00000000" w:rsidRPr="00000000">
        <w:rPr>
          <w:rtl w:val="0"/>
        </w:rPr>
        <w:t xml:space="preserve">The Session State in the Client consists of:</w:t>
      </w:r>
      <w:commentRangeEnd w:id="147"/>
      <w:r w:rsidDel="00000000" w:rsidR="00000000" w:rsidRPr="00000000">
        <w:commentReference w:id="147"/>
      </w:r>
      <w:r w:rsidDel="00000000" w:rsidR="00000000" w:rsidRPr="00000000">
        <w:rPr>
          <w:rtl w:val="0"/>
        </w:rPr>
      </w:r>
    </w:p>
    <w:p w:rsidR="00000000" w:rsidDel="00000000" w:rsidP="00000000" w:rsidRDefault="00000000" w:rsidRPr="00000000" w14:paraId="00001367">
      <w:pPr>
        <w:numPr>
          <w:ilvl w:val="0"/>
          <w:numId w:val="47"/>
        </w:numPr>
        <w:spacing w:after="0" w:afterAutospacing="0" w:before="240" w:lineRule="auto"/>
        <w:ind w:left="720" w:right="0" w:hanging="360"/>
        <w:rPr>
          <w:u w:val="none"/>
        </w:rPr>
      </w:pPr>
      <w:r w:rsidDel="00000000" w:rsidR="00000000" w:rsidRPr="00000000">
        <w:rPr>
          <w:rtl w:val="0"/>
        </w:rPr>
        <w:t xml:space="preserve">QoS 1 and QoS 2 PUBLISH Packets which have been sent to the Server, but have not been completely acknowledged.</w:t>
      </w:r>
    </w:p>
    <w:sdt>
      <w:sdtPr>
        <w:tag w:val="goog_rdk_2272"/>
      </w:sdtPr>
      <w:sdtContent>
        <w:p w:rsidR="00000000" w:rsidDel="00000000" w:rsidP="00000000" w:rsidRDefault="00000000" w:rsidRPr="00000000" w14:paraId="00001368">
          <w:pPr>
            <w:numPr>
              <w:ilvl w:val="0"/>
              <w:numId w:val="47"/>
            </w:numPr>
            <w:spacing w:after="0" w:afterAutospacing="0" w:before="0" w:beforeAutospacing="0" w:lineRule="auto"/>
            <w:ind w:left="720" w:right="0" w:hanging="360"/>
            <w:rPr>
              <w:ins w:author="davide.lenzarini@u-blox.com" w:id="184" w:date="2024-08-08T15:36:39Z"/>
              <w:u w:val="none"/>
            </w:rPr>
          </w:pPr>
          <w:r w:rsidDel="00000000" w:rsidR="00000000" w:rsidRPr="00000000">
            <w:rPr>
              <w:rtl w:val="0"/>
            </w:rPr>
            <w:t xml:space="preserve">QoS 2 PUBLISH Packets 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sdt>
            <w:sdtPr>
              <w:tag w:val="goog_rdk_2271"/>
            </w:sdtPr>
            <w:sdtContent>
              <w:ins w:author="davide.lenzarini@u-blox.com" w:id="184" w:date="2024-08-08T15:36:39Z">
                <w:r w:rsidDel="00000000" w:rsidR="00000000" w:rsidRPr="00000000">
                  <w:rPr>
                    <w:rtl w:val="0"/>
                  </w:rPr>
                </w:r>
              </w:ins>
            </w:sdtContent>
          </w:sdt>
        </w:p>
      </w:sdtContent>
    </w:sdt>
    <w:p w:rsidR="00000000" w:rsidDel="00000000" w:rsidP="00000000" w:rsidRDefault="00000000" w:rsidRPr="00000000" w14:paraId="00001369">
      <w:pPr>
        <w:numPr>
          <w:ilvl w:val="0"/>
          <w:numId w:val="47"/>
        </w:numPr>
        <w:spacing w:after="240" w:before="0" w:beforeAutospacing="0" w:lineRule="auto"/>
        <w:ind w:left="720" w:right="0" w:hanging="360"/>
        <w:rPr>
          <w:u w:val="none"/>
        </w:rPr>
      </w:pPr>
      <w:sdt>
        <w:sdtPr>
          <w:tag w:val="goog_rdk_2273"/>
        </w:sdtPr>
        <w:sdtContent>
          <w:ins w:author="davide.lenzarini@u-blox.com" w:id="184" w:date="2024-08-08T15:36:39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136A">
      <w:pPr>
        <w:spacing w:after="240" w:before="240" w:lineRule="auto"/>
        <w:ind w:left="0" w:right="0" w:firstLine="0"/>
        <w:rPr/>
      </w:pPr>
      <w:sdt>
        <w:sdtPr>
          <w:tag w:val="goog_rdk_2274"/>
        </w:sdtPr>
        <w:sdtContent>
          <w:commentRangeStart w:id="148"/>
        </w:sdtContent>
      </w:sdt>
      <w:r w:rsidDel="00000000" w:rsidR="00000000" w:rsidRPr="00000000">
        <w:rPr>
          <w:rtl w:val="0"/>
        </w:rPr>
        <w:t xml:space="preserve">The Session State in the Server consists of:</w:t>
      </w:r>
      <w:commentRangeEnd w:id="148"/>
      <w:r w:rsidDel="00000000" w:rsidR="00000000" w:rsidRPr="00000000">
        <w:commentReference w:id="148"/>
      </w:r>
      <w:r w:rsidDel="00000000" w:rsidR="00000000" w:rsidRPr="00000000">
        <w:rPr>
          <w:rtl w:val="0"/>
        </w:rPr>
      </w:r>
    </w:p>
    <w:p w:rsidR="00000000" w:rsidDel="00000000" w:rsidP="00000000" w:rsidRDefault="00000000" w:rsidRPr="00000000" w14:paraId="0000136B">
      <w:pPr>
        <w:numPr>
          <w:ilvl w:val="0"/>
          <w:numId w:val="43"/>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6C">
      <w:pPr>
        <w:numPr>
          <w:ilvl w:val="0"/>
          <w:numId w:val="43"/>
        </w:numPr>
        <w:spacing w:after="0" w:afterAutospacing="0" w:before="0" w:beforeAutospacing="0" w:lineRule="auto"/>
        <w:ind w:left="720" w:right="0" w:hanging="360"/>
        <w:rPr>
          <w:u w:val="none"/>
        </w:rPr>
      </w:pPr>
      <w:r w:rsidDel="00000000" w:rsidR="00000000" w:rsidRPr="00000000">
        <w:rPr>
          <w:rtl w:val="0"/>
        </w:rPr>
        <w:t xml:space="preserve">The Client’s subscriptions,</w:t>
      </w:r>
      <w:sdt>
        <w:sdtPr>
          <w:tag w:val="goog_rdk_2275"/>
        </w:sdtPr>
        <w:sdtContent>
          <w:commentRangeStart w:id="149"/>
        </w:sdtContent>
      </w:sdt>
      <w:r w:rsidDel="00000000" w:rsidR="00000000" w:rsidRPr="00000000">
        <w:rPr>
          <w:rtl w:val="0"/>
        </w:rPr>
        <w:t xml:space="preserve"> including any Subscription Identifiers</w:t>
      </w:r>
      <w:commentRangeEnd w:id="149"/>
      <w:r w:rsidDel="00000000" w:rsidR="00000000" w:rsidRPr="00000000">
        <w:commentReference w:id="149"/>
      </w:r>
      <w:r w:rsidDel="00000000" w:rsidR="00000000" w:rsidRPr="00000000">
        <w:rPr>
          <w:rtl w:val="0"/>
        </w:rPr>
        <w:t xml:space="preserve">.</w:t>
      </w:r>
    </w:p>
    <w:p w:rsidR="00000000" w:rsidDel="00000000" w:rsidP="00000000" w:rsidRDefault="00000000" w:rsidRPr="00000000" w14:paraId="0000136D">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which have been sent to the Client, but have not been completely acknowledged.</w:t>
      </w:r>
    </w:p>
    <w:p w:rsidR="00000000" w:rsidDel="00000000" w:rsidP="00000000" w:rsidRDefault="00000000" w:rsidRPr="00000000" w14:paraId="0000136E">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1 and QoS 2 PUBLISH Packets pending transmission to the Client and OPTIONALLY QoS 0 PUBLISH Packets pending transmission to the Client.</w:t>
      </w:r>
    </w:p>
    <w:p w:rsidR="00000000" w:rsidDel="00000000" w:rsidP="00000000" w:rsidRDefault="00000000" w:rsidRPr="00000000" w14:paraId="0000136F">
      <w:pPr>
        <w:numPr>
          <w:ilvl w:val="0"/>
          <w:numId w:val="43"/>
        </w:numPr>
        <w:spacing w:after="0" w:afterAutospacing="0" w:before="0" w:beforeAutospacing="0" w:lineRule="auto"/>
        <w:ind w:left="720" w:right="0" w:hanging="360"/>
        <w:rPr>
          <w:u w:val="none"/>
        </w:rPr>
      </w:pPr>
      <w:r w:rsidDel="00000000" w:rsidR="00000000" w:rsidRPr="00000000">
        <w:rPr>
          <w:rtl w:val="0"/>
        </w:rPr>
        <w:t xml:space="preserve">QoS 2 PUBLISH Packets which have been received from the Client, but have not been completely acknowledged.</w:t>
      </w:r>
    </w:p>
    <w:p w:rsidR="00000000" w:rsidDel="00000000" w:rsidP="00000000" w:rsidRDefault="00000000" w:rsidRPr="00000000" w14:paraId="00001370">
      <w:pPr>
        <w:numPr>
          <w:ilvl w:val="0"/>
          <w:numId w:val="43"/>
        </w:numPr>
        <w:spacing w:after="0" w:afterAutospacing="0" w:before="0" w:beforeAutospacing="0" w:lineRule="auto"/>
        <w:ind w:left="720" w:right="0" w:hanging="360"/>
        <w:rPr>
          <w:u w:val="none"/>
        </w:rPr>
      </w:pPr>
      <w:sdt>
        <w:sdtPr>
          <w:tag w:val="goog_rdk_2276"/>
        </w:sdtPr>
        <w:sdtContent>
          <w:commentRangeStart w:id="150"/>
        </w:sdtContent>
      </w:sdt>
      <w:sdt>
        <w:sdtPr>
          <w:tag w:val="goog_rdk_2277"/>
        </w:sdtPr>
        <w:sdtContent>
          <w:commentRangeStart w:id="151"/>
        </w:sdtContent>
      </w:sdt>
      <w:r w:rsidDel="00000000" w:rsidR="00000000" w:rsidRPr="00000000">
        <w:rPr>
          <w:rtl w:val="0"/>
        </w:rPr>
        <w:t xml:space="preserve">The Will </w:t>
      </w:r>
      <w:sdt>
        <w:sdtPr>
          <w:tag w:val="goog_rdk_2278"/>
        </w:sdtPr>
        <w:sdtContent>
          <w:ins w:author="davide.lenzarini@u-blox.com" w:id="185" w:date="2024-03-19T17:48:32Z">
            <w:commentRangeEnd w:id="150"/>
            <w:r w:rsidDel="00000000" w:rsidR="00000000" w:rsidRPr="00000000">
              <w:commentReference w:id="150"/>
            </w:r>
            <w:commentRangeEnd w:id="151"/>
            <w:r w:rsidDel="00000000" w:rsidR="00000000" w:rsidRPr="00000000">
              <w:commentReference w:id="151"/>
            </w:r>
            <w:r w:rsidDel="00000000" w:rsidR="00000000" w:rsidRPr="00000000">
              <w:rPr>
                <w:rtl w:val="0"/>
              </w:rPr>
              <w:t xml:space="preserve">Payload</w:t>
            </w:r>
          </w:ins>
        </w:sdtContent>
      </w:sdt>
      <w:sdt>
        <w:sdtPr>
          <w:tag w:val="goog_rdk_2279"/>
        </w:sdtPr>
        <w:sdtContent>
          <w:del w:author="davide.lenzarini@u-blox.com" w:id="185" w:date="2024-03-19T17:48:32Z">
            <w:r w:rsidDel="00000000" w:rsidR="00000000" w:rsidRPr="00000000">
              <w:rPr>
                <w:rtl w:val="0"/>
              </w:rPr>
              <w:delText xml:space="preserve">Message</w:delText>
            </w:r>
          </w:del>
        </w:sdtContent>
      </w:sdt>
      <w:sdt>
        <w:sdtPr>
          <w:tag w:val="goog_rdk_2280"/>
        </w:sdtPr>
        <w:sdtContent>
          <w:ins w:author="davide.lenzarini@u-blox.com" w:id="185" w:date="2024-03-19T17:48:32Z">
            <w:sdt>
              <w:sdtPr>
                <w:tag w:val="goog_rdk_2281"/>
              </w:sdtPr>
              <w:sdtContent>
                <w:del w:author="davide.lenzarini@u-blox.com" w:id="185" w:date="2024-03-19T17:48:32Z">
                  <w:r w:rsidDel="00000000" w:rsidR="00000000" w:rsidRPr="00000000">
                    <w:rPr>
                      <w:rtl w:val="0"/>
                    </w:rPr>
                    <w:delText xml:space="preserve"> </w:delText>
                  </w:r>
                </w:del>
              </w:sdtContent>
            </w:sdt>
            <w:r w:rsidDel="00000000" w:rsidR="00000000" w:rsidRPr="00000000">
              <w:rPr>
                <w:rtl w:val="0"/>
              </w:rPr>
              <w:t xml:space="preserve">and the Will Topic (Will data)</w:t>
            </w:r>
          </w:ins>
        </w:sdtContent>
      </w:sdt>
      <w:r w:rsidDel="00000000" w:rsidR="00000000" w:rsidRPr="00000000">
        <w:rPr>
          <w:rtl w:val="0"/>
        </w:rPr>
        <w:t xml:space="preserve">.</w:t>
      </w:r>
    </w:p>
    <w:sdt>
      <w:sdtPr>
        <w:tag w:val="goog_rdk_2283"/>
      </w:sdtPr>
      <w:sdtContent>
        <w:p w:rsidR="00000000" w:rsidDel="00000000" w:rsidP="00000000" w:rsidRDefault="00000000" w:rsidRPr="00000000" w14:paraId="00001371">
          <w:pPr>
            <w:numPr>
              <w:ilvl w:val="0"/>
              <w:numId w:val="43"/>
            </w:numPr>
            <w:spacing w:after="0" w:afterAutospacing="0" w:before="0" w:beforeAutospacing="0" w:lineRule="auto"/>
            <w:ind w:left="720" w:right="0" w:hanging="360"/>
            <w:rPr>
              <w:ins w:author="davide.lenzarini@u-blox.com" w:id="186" w:date="2024-08-08T15:36:54Z"/>
              <w:u w:val="none"/>
            </w:rPr>
          </w:pPr>
          <w:r w:rsidDel="00000000" w:rsidR="00000000" w:rsidRPr="00000000">
            <w:rPr>
              <w:rtl w:val="0"/>
            </w:rPr>
            <w:t xml:space="preserve">If the Session is currently not connected, the time at which the Session will end and Session State will be discarded.</w:t>
          </w:r>
          <w:sdt>
            <w:sdtPr>
              <w:tag w:val="goog_rdk_2282"/>
            </w:sdtPr>
            <w:sdtContent>
              <w:ins w:author="davide.lenzarini@u-blox.com" w:id="186" w:date="2024-08-08T15:36:54Z">
                <w:r w:rsidDel="00000000" w:rsidR="00000000" w:rsidRPr="00000000">
                  <w:rPr>
                    <w:rtl w:val="0"/>
                  </w:rPr>
                </w:r>
              </w:ins>
            </w:sdtContent>
          </w:sdt>
        </w:p>
      </w:sdtContent>
    </w:sdt>
    <w:p w:rsidR="00000000" w:rsidDel="00000000" w:rsidP="00000000" w:rsidRDefault="00000000" w:rsidRPr="00000000" w14:paraId="00001372">
      <w:pPr>
        <w:numPr>
          <w:ilvl w:val="0"/>
          <w:numId w:val="43"/>
        </w:numPr>
        <w:spacing w:after="240" w:before="0" w:beforeAutospacing="0" w:lineRule="auto"/>
        <w:ind w:left="720" w:right="0" w:hanging="360"/>
        <w:rPr>
          <w:u w:val="none"/>
        </w:rPr>
      </w:pPr>
      <w:sdt>
        <w:sdtPr>
          <w:tag w:val="goog_rdk_2284"/>
        </w:sdtPr>
        <w:sdtContent>
          <w:ins w:author="davide.lenzarini@u-blox.com" w:id="186" w:date="2024-08-08T15:36:54Z">
            <w:r w:rsidDel="00000000" w:rsidR="00000000" w:rsidRPr="00000000">
              <w:rPr>
                <w:rtl w:val="0"/>
              </w:rPr>
              <w:t xml:space="preserve">Session topic alias mapping</w:t>
            </w:r>
          </w:ins>
        </w:sdtContent>
      </w:sdt>
      <w:r w:rsidDel="00000000" w:rsidR="00000000" w:rsidRPr="00000000">
        <w:rPr>
          <w:rtl w:val="0"/>
        </w:rPr>
      </w:r>
    </w:p>
    <w:p w:rsidR="00000000" w:rsidDel="00000000" w:rsidP="00000000" w:rsidRDefault="00000000" w:rsidRPr="00000000" w14:paraId="00001373">
      <w:pPr>
        <w:spacing w:after="240" w:before="240" w:lineRule="auto"/>
        <w:ind w:left="0" w:right="0" w:firstLine="0"/>
        <w:rPr/>
      </w:pPr>
      <w:r w:rsidDel="00000000" w:rsidR="00000000" w:rsidRPr="00000000">
        <w:rPr>
          <w:rtl w:val="0"/>
        </w:rPr>
        <w:t xml:space="preserve">Retained messages do not form part of the Session State in the Server, they are not deleted as a result of a Session ending.</w:t>
      </w:r>
    </w:p>
    <w:p w:rsidR="00000000" w:rsidDel="00000000" w:rsidP="00000000" w:rsidRDefault="00000000" w:rsidRPr="00000000" w14:paraId="00001374">
      <w:pPr>
        <w:pStyle w:val="Heading3"/>
        <w:keepNext w:val="0"/>
        <w:pBdr>
          <w:top w:color="auto" w:space="0" w:sz="0" w:val="none"/>
        </w:pBdr>
        <w:spacing w:after="80" w:before="280" w:lineRule="auto"/>
        <w:ind w:left="0" w:right="0" w:firstLine="0"/>
        <w:rPr/>
      </w:pPr>
      <w:bookmarkStart w:colFirst="0" w:colLast="0" w:name="_heading=h.nasxg3iedd75" w:id="211"/>
      <w:bookmarkEnd w:id="211"/>
      <w:r w:rsidDel="00000000" w:rsidR="00000000" w:rsidRPr="00000000">
        <w:rPr>
          <w:rtl w:val="0"/>
        </w:rPr>
        <w:t xml:space="preserve">4.1.1 Storing Session State</w:t>
      </w:r>
    </w:p>
    <w:p w:rsidR="00000000" w:rsidDel="00000000" w:rsidP="00000000" w:rsidRDefault="00000000" w:rsidRPr="00000000" w14:paraId="00001375">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76">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77">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r w:rsidDel="00000000" w:rsidR="00000000" w:rsidRPr="00000000">
        <w:rPr>
          <w:highlight w:val="yellow"/>
          <w:rtl w:val="0"/>
        </w:rPr>
        <w:t xml:space="preserve"> </w:t>
      </w:r>
      <w:r w:rsidDel="00000000" w:rsidR="00000000" w:rsidRPr="00000000">
        <w:rPr>
          <w:highlight w:val="yellow"/>
          <w:rtl w:val="0"/>
        </w:rPr>
        <w:t xml:space="preserve">and </w:t>
      </w:r>
      <w:sdt>
        <w:sdtPr>
          <w:tag w:val="goog_rdk_2285"/>
        </w:sdtPr>
        <w:sdtContent>
          <w:commentRangeStart w:id="152"/>
        </w:sdtContent>
      </w:sdt>
      <w:r w:rsidDel="00000000" w:rsidR="00000000" w:rsidRPr="00000000">
        <w:rPr>
          <w:highlight w:val="yellow"/>
          <w:rtl w:val="0"/>
        </w:rPr>
        <w:t xml:space="preserve">the Session Expiry Interval has passed</w:t>
      </w:r>
      <w:commentRangeEnd w:id="152"/>
      <w:r w:rsidDel="00000000" w:rsidR="00000000" w:rsidRPr="00000000">
        <w:commentReference w:id="152"/>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78">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79">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7A">
      <w:pPr>
        <w:pStyle w:val="Heading3"/>
        <w:keepLines w:val="1"/>
        <w:spacing w:after="64" w:before="0" w:line="259" w:lineRule="auto"/>
        <w:ind w:left="0" w:firstLine="0"/>
        <w:rPr/>
      </w:pPr>
      <w:bookmarkStart w:colFirst="0" w:colLast="0" w:name="_heading=h.434ayfz" w:id="212"/>
      <w:bookmarkEnd w:id="212"/>
      <w:r w:rsidDel="00000000" w:rsidR="00000000" w:rsidRPr="00000000">
        <w:rPr>
          <w:rtl w:val="0"/>
        </w:rPr>
        <w:t xml:space="preserve">4.1.2 Session Establishment</w:t>
      </w:r>
    </w:p>
    <w:p w:rsidR="00000000" w:rsidDel="00000000" w:rsidP="00000000" w:rsidRDefault="00000000" w:rsidRPr="00000000" w14:paraId="0000137B">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7C">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w:t>
      </w:r>
      <w:sdt>
        <w:sdtPr>
          <w:tag w:val="goog_rdk_2286"/>
        </w:sdtPr>
        <w:sdtContent>
          <w:del w:author="davide.lenzarini@u-blox.com" w:id="187" w:date="2024-08-07T10:49:02Z">
            <w:r w:rsidDel="00000000" w:rsidR="00000000" w:rsidRPr="00000000">
              <w:rPr>
                <w:rFonts w:ascii="Arial" w:cs="Arial" w:eastAsia="Arial" w:hAnsi="Arial"/>
                <w:rtl w:val="0"/>
              </w:rPr>
              <w:delText xml:space="preserve">, or WILL interactions </w:delText>
            </w:r>
          </w:del>
        </w:sdtContent>
      </w:sdt>
      <w:r w:rsidDel="00000000" w:rsidR="00000000" w:rsidRPr="00000000">
        <w:rPr>
          <w:rFonts w:ascii="Arial" w:cs="Arial" w:eastAsia="Arial" w:hAnsi="Arial"/>
          <w:rtl w:val="0"/>
        </w:rPr>
        <w:t xml:space="preserve">should take place.</w:t>
      </w:r>
    </w:p>
    <w:p w:rsidR="00000000" w:rsidDel="00000000" w:rsidP="00000000" w:rsidRDefault="00000000" w:rsidRPr="00000000" w14:paraId="0000137D">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35" name="image18.png"/>
            <a:graphic>
              <a:graphicData uri="http://schemas.openxmlformats.org/drawingml/2006/picture">
                <pic:pic>
                  <pic:nvPicPr>
                    <pic:cNvPr id="0" name="image18.png"/>
                    <pic:cNvPicPr preferRelativeResize="0"/>
                  </pic:nvPicPr>
                  <pic:blipFill>
                    <a:blip r:embed="rId87"/>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7E">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w:t>
      </w:r>
      <w:sdt>
        <w:sdtPr>
          <w:tag w:val="goog_rdk_2287"/>
        </w:sdtPr>
        <w:sdtContent>
          <w:del w:author="davide.lenzarini@u-blox.com" w:id="188" w:date="2024-08-07T10:49:16Z">
            <w:r w:rsidDel="00000000" w:rsidR="00000000" w:rsidRPr="00000000">
              <w:rPr>
                <w:rFonts w:ascii="Arial" w:cs="Arial" w:eastAsia="Arial" w:hAnsi="Arial"/>
                <w:rtl w:val="0"/>
              </w:rPr>
              <w:delText xml:space="preserve">not Will flag </w:delText>
            </w:r>
          </w:del>
        </w:sdtContent>
      </w:sdt>
      <w:r w:rsidDel="00000000" w:rsidR="00000000" w:rsidRPr="00000000">
        <w:rPr>
          <w:rFonts w:ascii="Arial" w:cs="Arial" w:eastAsia="Arial" w:hAnsi="Arial"/>
          <w:rtl w:val="0"/>
        </w:rPr>
        <w:t xml:space="preserve">set or no further authentication data required)</w:t>
      </w:r>
    </w:p>
    <w:p w:rsidR="00000000" w:rsidDel="00000000" w:rsidP="00000000" w:rsidRDefault="00000000" w:rsidRPr="00000000" w14:paraId="0000137F">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48" name="image19.png"/>
            <a:graphic>
              <a:graphicData uri="http://schemas.openxmlformats.org/drawingml/2006/picture">
                <pic:pic>
                  <pic:nvPicPr>
                    <pic:cNvPr id="0" name="image19.png"/>
                    <pic:cNvPicPr preferRelativeResize="0"/>
                  </pic:nvPicPr>
                  <pic:blipFill>
                    <a:blip r:embed="rId88"/>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80">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81">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82">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83">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84">
      <w:pPr>
        <w:pStyle w:val="Heading2"/>
        <w:keepLines w:val="1"/>
        <w:spacing w:after="64" w:before="0" w:line="259" w:lineRule="auto"/>
        <w:ind w:left="0" w:firstLine="0"/>
        <w:rPr>
          <w:rFonts w:ascii="Arial" w:cs="Arial" w:eastAsia="Arial" w:hAnsi="Arial"/>
        </w:rPr>
      </w:pPr>
      <w:bookmarkStart w:colFirst="0" w:colLast="0" w:name="_heading=h.fc1j1f7dq6oy" w:id="213"/>
      <w:bookmarkEnd w:id="213"/>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85">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w:t>
      </w:r>
      <w:sdt>
        <w:sdtPr>
          <w:tag w:val="goog_rdk_2288"/>
        </w:sdtPr>
        <w:sdtContent>
          <w:ins w:author="davide.lenzarini@u-blox.com" w:id="189" w:date="2024-08-07T10:50:34Z">
            <w:r w:rsidDel="00000000" w:rsidR="00000000" w:rsidRPr="00000000">
              <w:rPr>
                <w:rtl w:val="0"/>
              </w:rPr>
              <w:t xml:space="preserve">from </w:t>
            </w:r>
          </w:ins>
        </w:sdtContent>
      </w:sdt>
      <w:r w:rsidDel="00000000" w:rsidR="00000000" w:rsidRPr="00000000">
        <w:rPr>
          <w:rtl w:val="0"/>
        </w:rPr>
        <w:t xml:space="preserve">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86">
      <w:pPr>
        <w:spacing w:after="240" w:before="240" w:lineRule="auto"/>
        <w:rPr/>
      </w:pPr>
      <w:r w:rsidDel="00000000" w:rsidR="00000000" w:rsidRPr="00000000">
        <w:rPr>
          <w:rtl w:val="0"/>
        </w:rPr>
        <w:t xml:space="preserve">MQTT-SN Packets which are received must be unaltered and complete</w:t>
      </w:r>
      <w:sdt>
        <w:sdtPr>
          <w:tag w:val="goog_rdk_2289"/>
        </w:sdtPr>
        <w:sdtContent>
          <w:ins w:author="davide.lenzarini@u-blox.com" w:id="190" w:date="2024-08-07T10:58:41Z">
            <w:r w:rsidDel="00000000" w:rsidR="00000000" w:rsidRPr="00000000">
              <w:rPr>
                <w:rtl w:val="0"/>
              </w:rPr>
              <w:t xml:space="preserve"> and delivered only once</w:t>
            </w:r>
          </w:ins>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387">
      <w:pPr>
        <w:numPr>
          <w:ilvl w:val="0"/>
          <w:numId w:val="63"/>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88">
      <w:pPr>
        <w:numPr>
          <w:ilvl w:val="0"/>
          <w:numId w:val="63"/>
        </w:numPr>
        <w:spacing w:after="0" w:before="0" w:lineRule="auto"/>
        <w:ind w:left="720" w:hanging="360"/>
      </w:pPr>
      <w:sdt>
        <w:sdtPr>
          <w:tag w:val="goog_rdk_2290"/>
        </w:sdtPr>
        <w:sdtContent>
          <w:commentRangeStart w:id="153"/>
        </w:sdtContent>
      </w:sdt>
      <w:r w:rsidDel="00000000" w:rsidR="00000000" w:rsidRPr="00000000">
        <w:rPr>
          <w:rtl w:val="0"/>
        </w:rPr>
        <w:t xml:space="preserve">I</w:t>
      </w:r>
      <w:sdt>
        <w:sdtPr>
          <w:tag w:val="goog_rdk_2291"/>
        </w:sdtPr>
        <w:sdtContent>
          <w:del w:author="davide.lenzarini@u-blox.com" w:id="191" w:date="2024-08-07T10:58:50Z">
            <w:r w:rsidDel="00000000" w:rsidR="00000000" w:rsidRPr="00000000">
              <w:rPr>
                <w:rtl w:val="0"/>
              </w:rPr>
              <w:delText xml:space="preserve">f the network might deliver a Packet more than once, then it is highly recommended that the PROTECTION ENCAPSULATION Monotonic Counter is used to eliminate the duplicates</w:delText>
            </w:r>
          </w:del>
        </w:sdtContent>
      </w:sdt>
      <w:r w:rsidDel="00000000" w:rsidR="00000000" w:rsidRPr="00000000">
        <w:rPr>
          <w:rtl w:val="0"/>
        </w:rPr>
        <w:t xml:space="preserve">.</w:t>
      </w:r>
      <w:commentRangeEnd w:id="153"/>
      <w:r w:rsidDel="00000000" w:rsidR="00000000" w:rsidRPr="00000000">
        <w:commentReference w:id="153"/>
      </w:r>
      <w:r w:rsidDel="00000000" w:rsidR="00000000" w:rsidRPr="00000000">
        <w:rPr>
          <w:rtl w:val="0"/>
        </w:rPr>
      </w:r>
    </w:p>
    <w:p w:rsidR="00000000" w:rsidDel="00000000" w:rsidP="00000000" w:rsidRDefault="00000000" w:rsidRPr="00000000" w14:paraId="00001389">
      <w:pPr>
        <w:numPr>
          <w:ilvl w:val="0"/>
          <w:numId w:val="63"/>
        </w:numPr>
        <w:spacing w:after="0" w:before="0" w:lineRule="auto"/>
        <w:ind w:left="720" w:hanging="360"/>
      </w:pPr>
      <w:r w:rsidDel="00000000" w:rsidR="00000000" w:rsidRPr="00000000">
        <w:rPr>
          <w:rtl w:val="0"/>
        </w:rPr>
        <w:t xml:space="preserve">The MQTT-SN protocol will tolerate out of order Packets and it will retransmit lost Packets</w:t>
      </w:r>
      <w:sdt>
        <w:sdtPr>
          <w:tag w:val="goog_rdk_2292"/>
        </w:sdtPr>
        <w:sdtContent>
          <w:ins w:author="davide.lenzarini@u-blox.com" w:id="192" w:date="2024-08-07T10:53:15Z">
            <w:r w:rsidDel="00000000" w:rsidR="00000000" w:rsidRPr="00000000">
              <w:rPr>
                <w:rtl w:val="0"/>
              </w:rPr>
              <w:t xml:space="preserve"> (so Packets for which an expected </w:t>
            </w:r>
            <w:r w:rsidDel="00000000" w:rsidR="00000000" w:rsidRPr="00000000">
              <w:rPr>
                <w:rtl w:val="0"/>
              </w:rPr>
              <w:t xml:space="preserve">acknowledgement</w:t>
            </w:r>
            <w:r w:rsidDel="00000000" w:rsidR="00000000" w:rsidRPr="00000000">
              <w:rPr>
                <w:rtl w:val="0"/>
              </w:rPr>
              <w:t xml:space="preserve"> has not been received)</w:t>
            </w:r>
          </w:ins>
        </w:sdtContent>
      </w:sdt>
      <w:r w:rsidDel="00000000" w:rsidR="00000000" w:rsidRPr="00000000">
        <w:rPr>
          <w:rtl w:val="0"/>
        </w:rPr>
        <w:t xml:space="preserve">.</w:t>
      </w:r>
    </w:p>
    <w:p w:rsidR="00000000" w:rsidDel="00000000" w:rsidP="00000000" w:rsidRDefault="00000000" w:rsidRPr="00000000" w14:paraId="0000138A">
      <w:pPr>
        <w:numPr>
          <w:ilvl w:val="0"/>
          <w:numId w:val="63"/>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8B">
      <w:pPr>
        <w:numPr>
          <w:ilvl w:val="0"/>
          <w:numId w:val="63"/>
        </w:numPr>
        <w:spacing w:after="0" w:before="0" w:lineRule="auto"/>
        <w:ind w:left="720" w:hanging="360"/>
      </w:pPr>
      <w:r w:rsidDel="00000000" w:rsidR="00000000" w:rsidRPr="00000000">
        <w:rPr>
          <w:rtl w:val="0"/>
        </w:rPr>
        <w:t xml:space="preserve">The MQTT-SN implementation may use either the origin network address</w:t>
      </w:r>
      <w:sdt>
        <w:sdtPr>
          <w:tag w:val="goog_rdk_2293"/>
        </w:sdtPr>
        <w:sdtContent>
          <w:ins w:author="davide.lenzarini@u-blox.com" w:id="193" w:date="2024-08-07T10:54:53Z">
            <w:r w:rsidDel="00000000" w:rsidR="00000000" w:rsidRPr="00000000">
              <w:rPr>
                <w:rtl w:val="0"/>
              </w:rPr>
              <w:t xml:space="preserve">, or the DTLS connection ID</w:t>
            </w:r>
          </w:ins>
        </w:sdtContent>
      </w:sdt>
      <w:r w:rsidDel="00000000" w:rsidR="00000000" w:rsidRPr="00000000">
        <w:rPr>
          <w:rtl w:val="0"/>
        </w:rPr>
        <w:t xml:space="preserve">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8C">
      <w:pPr>
        <w:numPr>
          <w:ilvl w:val="0"/>
          <w:numId w:val="63"/>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8D">
      <w:pPr>
        <w:numPr>
          <w:ilvl w:val="0"/>
          <w:numId w:val="63"/>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8E">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8F">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w:t>
      </w:r>
      <w:sdt>
        <w:sdtPr>
          <w:tag w:val="goog_rdk_2294"/>
        </w:sdtPr>
        <w:sdtContent>
          <w:ins w:author="davide.lenzarini@u-blox.com" w:id="194" w:date="2024-08-07T10:59:35Z">
            <w:r w:rsidDel="00000000" w:rsidR="00000000" w:rsidRPr="00000000">
              <w:rPr>
                <w:shd w:fill="ffe599" w:val="clear"/>
                <w:rtl w:val="0"/>
              </w:rPr>
              <w:t xml:space="preserve">the MQTT-SN should not be used</w:t>
            </w:r>
          </w:ins>
        </w:sdtContent>
      </w:sdt>
      <w:sdt>
        <w:sdtPr>
          <w:tag w:val="goog_rdk_2295"/>
        </w:sdtPr>
        <w:sdtContent>
          <w:del w:author="davide.lenzarini@u-blox.com" w:id="194" w:date="2024-08-07T10:59:35Z">
            <w:r w:rsidDel="00000000" w:rsidR="00000000" w:rsidRPr="00000000">
              <w:rPr>
                <w:shd w:fill="ffe599" w:val="clear"/>
                <w:rtl w:val="0"/>
              </w:rPr>
              <w:delText xml:space="preserve">the PROTECTION ENCAPSULATION monotonic counter should be used</w:delText>
            </w:r>
          </w:del>
        </w:sdtContent>
      </w:sdt>
      <w:r w:rsidDel="00000000" w:rsidR="00000000" w:rsidRPr="00000000">
        <w:rPr>
          <w:shd w:fill="ffe599" w:val="clear"/>
          <w:rtl w:val="0"/>
        </w:rPr>
        <w:t xml:space="preserve">.</w:t>
      </w:r>
    </w:p>
    <w:p w:rsidR="00000000" w:rsidDel="00000000" w:rsidP="00000000" w:rsidRDefault="00000000" w:rsidRPr="00000000" w14:paraId="00001390">
      <w:pPr>
        <w:spacing w:after="240" w:before="240" w:lineRule="auto"/>
        <w:ind w:left="0" w:firstLine="0"/>
        <w:rPr>
          <w:shd w:fill="ffe599" w:val="clear"/>
        </w:rPr>
      </w:pPr>
      <w:r w:rsidDel="00000000" w:rsidR="00000000" w:rsidRPr="00000000">
        <w:rPr>
          <w:shd w:fill="ffe599" w:val="clear"/>
          <w:rtl w:val="0"/>
        </w:rPr>
        <w:t xml:space="preserve">Examples of possible consequences of </w:t>
      </w:r>
      <w:sdt>
        <w:sdtPr>
          <w:tag w:val="goog_rdk_2296"/>
        </w:sdtPr>
        <w:sdtContent>
          <w:ins w:author="davide.lenzarini@u-blox.com" w:id="195" w:date="2024-08-07T11:00:21Z">
            <w:r w:rsidDel="00000000" w:rsidR="00000000" w:rsidRPr="00000000">
              <w:rPr>
                <w:shd w:fill="ffe599" w:val="clear"/>
                <w:rtl w:val="0"/>
              </w:rPr>
              <w:t xml:space="preserve">allowing</w:t>
            </w:r>
          </w:ins>
        </w:sdtContent>
      </w:sdt>
      <w:sdt>
        <w:sdtPr>
          <w:tag w:val="goog_rdk_2297"/>
        </w:sdtPr>
        <w:sdtContent>
          <w:del w:author="davide.lenzarini@u-blox.com" w:id="195" w:date="2024-08-07T11:00:21Z">
            <w:r w:rsidDel="00000000" w:rsidR="00000000" w:rsidRPr="00000000">
              <w:rPr>
                <w:shd w:fill="ffe599" w:val="clear"/>
                <w:rtl w:val="0"/>
              </w:rPr>
              <w:delText xml:space="preserve">not removing</w:delText>
            </w:r>
          </w:del>
        </w:sdtContent>
      </w:sdt>
      <w:r w:rsidDel="00000000" w:rsidR="00000000" w:rsidRPr="00000000">
        <w:rPr>
          <w:shd w:fill="ffe599" w:val="clear"/>
          <w:rtl w:val="0"/>
        </w:rPr>
        <w:t xml:space="preserve">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91">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92">
      <w:pPr>
        <w:numPr>
          <w:ilvl w:val="0"/>
          <w:numId w:val="40"/>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93">
      <w:pPr>
        <w:numPr>
          <w:ilvl w:val="0"/>
          <w:numId w:val="40"/>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94">
      <w:pPr>
        <w:numPr>
          <w:ilvl w:val="0"/>
          <w:numId w:val="40"/>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95">
      <w:pPr>
        <w:numPr>
          <w:ilvl w:val="0"/>
          <w:numId w:val="40"/>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96">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97">
      <w:pPr>
        <w:numPr>
          <w:ilvl w:val="0"/>
          <w:numId w:val="40"/>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98">
      <w:pPr>
        <w:numPr>
          <w:ilvl w:val="0"/>
          <w:numId w:val="40"/>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99">
      <w:pPr>
        <w:numPr>
          <w:ilvl w:val="0"/>
          <w:numId w:val="40"/>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9A">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9B">
      <w:pPr>
        <w:spacing w:after="240" w:before="240" w:lineRule="auto"/>
        <w:ind w:left="0" w:firstLine="0"/>
        <w:rPr>
          <w:shd w:fill="ffe599" w:val="clear"/>
        </w:rPr>
      </w:pPr>
      <w:r w:rsidDel="00000000" w:rsidR="00000000" w:rsidRPr="00000000">
        <w:rPr>
          <w:shd w:fill="ffe599" w:val="clear"/>
          <w:rtl w:val="0"/>
        </w:rPr>
        <w:t xml:space="preserve">Both </w:t>
      </w:r>
      <w:sdt>
        <w:sdtPr>
          <w:tag w:val="goog_rdk_2298"/>
        </w:sdtPr>
        <w:sdtContent>
          <w:commentRangeStart w:id="154"/>
        </w:sdtContent>
      </w:sdt>
      <w:sdt>
        <w:sdtPr>
          <w:tag w:val="goog_rdk_2299"/>
        </w:sdtPr>
        <w:sdtContent>
          <w:commentRangeStart w:id="155"/>
        </w:sdtContent>
      </w:sdt>
      <w:r w:rsidDel="00000000" w:rsidR="00000000" w:rsidRPr="00000000">
        <w:rPr>
          <w:shd w:fill="ffe599" w:val="clear"/>
          <w:rtl w:val="0"/>
        </w:rPr>
        <w:t xml:space="preserve">TCP and UDP ports 1883 and 8883 are registered with IANA for MQTT and secure communication respectively.</w:t>
      </w:r>
      <w:commentRangeEnd w:id="154"/>
      <w:r w:rsidDel="00000000" w:rsidR="00000000" w:rsidRPr="00000000">
        <w:commentReference w:id="154"/>
      </w:r>
      <w:commentRangeEnd w:id="155"/>
      <w:r w:rsidDel="00000000" w:rsidR="00000000" w:rsidRPr="00000000">
        <w:commentReference w:id="155"/>
      </w:r>
      <w:r w:rsidDel="00000000" w:rsidR="00000000" w:rsidRPr="00000000">
        <w:rPr>
          <w:rtl w:val="0"/>
        </w:rPr>
      </w:r>
    </w:p>
    <w:p w:rsidR="00000000" w:rsidDel="00000000" w:rsidP="00000000" w:rsidRDefault="00000000" w:rsidRPr="00000000" w14:paraId="0000139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9D">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9E">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9F">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A0">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A1">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A2">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A3">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A4">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sdt>
        <w:sdtPr>
          <w:tag w:val="goog_rdk_2300"/>
        </w:sdtPr>
        <w:sdtContent>
          <w:commentRangeStart w:id="156"/>
        </w:sdtContent>
      </w:sdt>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commentRangeEnd w:id="156"/>
      <w:r w:rsidDel="00000000" w:rsidR="00000000" w:rsidRPr="00000000">
        <w:commentReference w:id="156"/>
      </w:r>
      <w:r w:rsidDel="00000000" w:rsidR="00000000" w:rsidRPr="00000000">
        <w:rPr>
          <w:rtl w:val="0"/>
        </w:rPr>
      </w:r>
    </w:p>
    <w:p w:rsidR="00000000" w:rsidDel="00000000" w:rsidP="00000000" w:rsidRDefault="00000000" w:rsidRPr="00000000" w14:paraId="000013A5">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A6">
      <w:pPr>
        <w:pStyle w:val="Heading2"/>
        <w:keepLines w:val="1"/>
        <w:spacing w:after="64" w:before="0" w:line="259" w:lineRule="auto"/>
        <w:ind w:left="0" w:firstLine="0"/>
        <w:rPr>
          <w:rFonts w:ascii="Arial" w:cs="Arial" w:eastAsia="Arial" w:hAnsi="Arial"/>
        </w:rPr>
      </w:pPr>
      <w:bookmarkStart w:colFirst="0" w:colLast="0" w:name="_heading=h.2i9l8ns" w:id="214"/>
      <w:bookmarkEnd w:id="214"/>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A7">
      <w:pPr>
        <w:rPr>
          <w:rFonts w:ascii="Arial" w:cs="Arial" w:eastAsia="Arial" w:hAnsi="Arial"/>
        </w:rPr>
      </w:pPr>
      <w:r w:rsidDel="00000000" w:rsidR="00000000" w:rsidRPr="00000000">
        <w:rPr>
          <w:rFonts w:ascii="Arial" w:cs="Arial" w:eastAsia="Arial" w:hAnsi="Arial"/>
          <w:rtl w:val="0"/>
        </w:rPr>
        <w:t xml:space="preserve">MQTT</w:t>
      </w:r>
      <w:sdt>
        <w:sdtPr>
          <w:tag w:val="goog_rdk_2301"/>
        </w:sdtPr>
        <w:sdtContent>
          <w:ins w:author="davide.lenzarini@u-blox.com" w:id="196" w:date="2024-08-07T13:25:23Z">
            <w:r w:rsidDel="00000000" w:rsidR="00000000" w:rsidRPr="00000000">
              <w:rPr>
                <w:rFonts w:ascii="Arial" w:cs="Arial" w:eastAsia="Arial" w:hAnsi="Arial"/>
                <w:rtl w:val="0"/>
              </w:rPr>
              <w:t xml:space="preserve">-SN</w:t>
            </w:r>
          </w:ins>
        </w:sdtContent>
      </w:sdt>
      <w:r w:rsidDel="00000000" w:rsidR="00000000" w:rsidRPr="00000000">
        <w:rPr>
          <w:rFonts w:ascii="Arial" w:cs="Arial" w:eastAsia="Arial" w:hAnsi="Arial"/>
          <w:rtl w:val="0"/>
        </w:rPr>
        <w:t xml:space="preserve"> delivers Application Messages according to the Quality of Service (QoS) levels defined in the following sections. The delivery protocol is symmetric, in the description below the Client and Server </w:t>
      </w:r>
      <w:sdt>
        <w:sdtPr>
          <w:tag w:val="goog_rdk_2302"/>
        </w:sdtPr>
        <w:sdtContent>
          <w:del w:author="davide.lenzarini@u-blox.com" w:id="197" w:date="2024-08-07T13:25:00Z">
            <w:r w:rsidDel="00000000" w:rsidR="00000000" w:rsidRPr="00000000">
              <w:rPr>
                <w:rFonts w:ascii="Arial" w:cs="Arial" w:eastAsia="Arial" w:hAnsi="Arial"/>
                <w:rtl w:val="0"/>
              </w:rPr>
              <w:delText xml:space="preserve">&amp; Gateway </w:delText>
            </w:r>
          </w:del>
        </w:sdtContent>
      </w:sdt>
      <w:r w:rsidDel="00000000" w:rsidR="00000000" w:rsidRPr="00000000">
        <w:rPr>
          <w:rFonts w:ascii="Arial" w:cs="Arial" w:eastAsia="Arial" w:hAnsi="Arial"/>
          <w:rtl w:val="0"/>
        </w:rPr>
        <w:t xml:space="preserve">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A8">
      <w:pPr>
        <w:pStyle w:val="Heading3"/>
        <w:ind w:left="0" w:firstLine="0"/>
        <w:rPr/>
      </w:pPr>
      <w:bookmarkStart w:colFirst="0" w:colLast="0" w:name="_heading=h.be76rdrlcegt" w:id="215"/>
      <w:bookmarkEnd w:id="215"/>
      <w:r w:rsidDel="00000000" w:rsidR="00000000" w:rsidRPr="00000000">
        <w:rPr>
          <w:rtl w:val="0"/>
        </w:rPr>
        <w:t xml:space="preserve">4.3.1 Publish without session: </w:t>
      </w:r>
      <w:sdt>
        <w:sdtPr>
          <w:tag w:val="goog_rdk_2303"/>
        </w:sdtPr>
        <w:sdtContent>
          <w:commentRangeStart w:id="157"/>
        </w:sdtContent>
      </w:sdt>
      <w:r w:rsidDel="00000000" w:rsidR="00000000" w:rsidRPr="00000000">
        <w:rPr>
          <w:rtl w:val="0"/>
        </w:rPr>
        <w:t xml:space="preserve">Any number of deliveries</w:t>
      </w:r>
      <w:commentRangeEnd w:id="157"/>
      <w:r w:rsidDel="00000000" w:rsidR="00000000" w:rsidRPr="00000000">
        <w:commentReference w:id="157"/>
      </w:r>
      <w:r w:rsidDel="00000000" w:rsidR="00000000" w:rsidRPr="00000000">
        <w:rPr>
          <w:rtl w:val="0"/>
        </w:rPr>
      </w:r>
    </w:p>
    <w:p w:rsidR="00000000" w:rsidDel="00000000" w:rsidP="00000000" w:rsidRDefault="00000000" w:rsidRPr="00000000" w14:paraId="000013A9">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w:t>
      </w:r>
      <w:sdt>
        <w:sdtPr>
          <w:tag w:val="goog_rdk_2304"/>
        </w:sdtPr>
        <w:sdtContent>
          <w:commentRangeStart w:id="158"/>
        </w:sdtContent>
      </w:sdt>
      <w:r w:rsidDel="00000000" w:rsidR="00000000" w:rsidRPr="00000000">
        <w:rPr>
          <w:rFonts w:ascii="Arial" w:cs="Arial" w:eastAsia="Arial" w:hAnsi="Arial"/>
          <w:rtl w:val="0"/>
        </w:rPr>
        <w:t xml:space="preserve">any number of times</w:t>
      </w:r>
      <w:commentRangeEnd w:id="158"/>
      <w:r w:rsidDel="00000000" w:rsidR="00000000" w:rsidRPr="00000000">
        <w:commentReference w:id="158"/>
      </w:r>
      <w:r w:rsidDel="00000000" w:rsidR="00000000" w:rsidRPr="00000000">
        <w:rPr>
          <w:rFonts w:ascii="Arial" w:cs="Arial" w:eastAsia="Arial" w:hAnsi="Arial"/>
          <w:rtl w:val="0"/>
        </w:rPr>
        <w:t xml:space="preserve">, including not at all.</w:t>
      </w:r>
    </w:p>
    <w:p w:rsidR="00000000" w:rsidDel="00000000" w:rsidP="00000000" w:rsidRDefault="00000000" w:rsidRPr="00000000" w14:paraId="000013AA">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AB">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AC">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AD">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AE">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AF">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B0">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B1">
      <w:pPr>
        <w:pStyle w:val="Heading3"/>
        <w:ind w:left="0" w:firstLine="0"/>
        <w:rPr>
          <w:rFonts w:ascii="Arial" w:cs="Arial" w:eastAsia="Arial" w:hAnsi="Arial"/>
        </w:rPr>
      </w:pPr>
      <w:bookmarkStart w:colFirst="0" w:colLast="0" w:name="_heading=h.xevivl" w:id="216"/>
      <w:bookmarkEnd w:id="216"/>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B2">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B3">
      <w:pPr>
        <w:rPr>
          <w:rFonts w:ascii="Arial" w:cs="Arial" w:eastAsia="Arial" w:hAnsi="Arial"/>
        </w:rPr>
      </w:pPr>
      <w:bookmarkStart w:colFirst="0" w:colLast="0" w:name="_heading=h.3hej1je" w:id="217"/>
      <w:bookmarkEnd w:id="217"/>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B4">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w:t>
      </w:r>
      <w:sdt>
        <w:sdtPr>
          <w:tag w:val="goog_rdk_2305"/>
        </w:sdtPr>
        <w:sdtContent>
          <w:commentRangeStart w:id="159"/>
        </w:sdtContent>
      </w:sdt>
      <w:r w:rsidDel="00000000" w:rsidR="00000000" w:rsidRPr="00000000">
        <w:rPr>
          <w:rFonts w:ascii="Arial" w:cs="Arial" w:eastAsia="Arial" w:hAnsi="Arial"/>
          <w:highlight w:val="yellow"/>
          <w:rtl w:val="0"/>
        </w:rPr>
        <w:t xml:space="preserve">and DUP flag set to 0</w:t>
      </w:r>
      <w:commentRangeEnd w:id="159"/>
      <w:r w:rsidDel="00000000" w:rsidR="00000000" w:rsidRPr="00000000">
        <w:commentReference w:id="159"/>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B5">
      <w:pPr>
        <w:rPr>
          <w:rFonts w:ascii="Arial" w:cs="Arial" w:eastAsia="Arial" w:hAnsi="Arial"/>
        </w:rPr>
      </w:pPr>
      <w:bookmarkStart w:colFirst="0" w:colLast="0" w:name="_heading=h.1wjtbr7" w:id="218"/>
      <w:bookmarkEnd w:id="218"/>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B6">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B7">
      <w:pPr>
        <w:ind w:left="720" w:firstLine="0"/>
        <w:rPr>
          <w:rFonts w:ascii="Arial" w:cs="Arial" w:eastAsia="Arial" w:hAnsi="Arial"/>
        </w:rPr>
      </w:pPr>
      <w:bookmarkStart w:colFirst="0" w:colLast="0" w:name="_heading=h.4gjguf0" w:id="219"/>
      <w:bookmarkEnd w:id="219"/>
      <w:r w:rsidDel="00000000" w:rsidR="00000000" w:rsidRPr="00000000">
        <w:rPr>
          <w:rtl w:val="0"/>
        </w:rPr>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B8">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B9">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BA">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BB">
            <w:pPr>
              <w:jc w:val="center"/>
              <w:rPr>
                <w:rFonts w:ascii="Arial" w:cs="Arial" w:eastAsia="Arial" w:hAnsi="Arial"/>
              </w:rPr>
            </w:pPr>
            <w:r w:rsidDel="00000000" w:rsidR="00000000" w:rsidRPr="00000000">
              <w:rPr>
                <w:rFonts w:ascii="Arial" w:cs="Arial" w:eastAsia="Arial" w:hAnsi="Arial"/>
                <w:rtl w:val="0"/>
              </w:rPr>
              <w:t xml:space="preserve">PUBLISH QoS 0</w:t>
            </w:r>
            <w:sdt>
              <w:sdtPr>
                <w:tag w:val="goog_rdk_2306"/>
              </w:sdtPr>
              <w:sdtContent>
                <w:commentRangeStart w:id="160"/>
              </w:sdtContent>
            </w:sdt>
            <w:r w:rsidDel="00000000" w:rsidR="00000000" w:rsidRPr="00000000">
              <w:rPr>
                <w:rFonts w:ascii="Arial" w:cs="Arial" w:eastAsia="Arial" w:hAnsi="Arial"/>
                <w:rtl w:val="0"/>
              </w:rPr>
              <w:t xml:space="preserve">, DUP=0</w:t>
            </w:r>
            <w:commentRangeEnd w:id="160"/>
            <w:r w:rsidDel="00000000" w:rsidR="00000000" w:rsidRPr="00000000">
              <w:commentReference w:id="160"/>
            </w:r>
            <w:r w:rsidDel="00000000" w:rsidR="00000000" w:rsidRPr="00000000">
              <w:rPr>
                <w:rtl w:val="0"/>
              </w:rPr>
            </w:r>
          </w:p>
        </w:tc>
        <w:tc>
          <w:tcPr>
            <w:shd w:fill="auto" w:val="clear"/>
          </w:tcPr>
          <w:p w:rsidR="00000000" w:rsidDel="00000000" w:rsidP="00000000" w:rsidRDefault="00000000" w:rsidRPr="00000000" w14:paraId="000013B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D">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BE">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BF">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C0">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C1">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2">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C3">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C4">
      <w:pPr>
        <w:rPr/>
      </w:pPr>
      <w:sdt>
        <w:sdtPr>
          <w:tag w:val="goog_rdk_2307"/>
        </w:sdtPr>
        <w:sdtContent>
          <w:commentRangeStart w:id="161"/>
        </w:sdtContent>
      </w:sdt>
      <w:sdt>
        <w:sdtPr>
          <w:tag w:val="goog_rdk_2308"/>
        </w:sdtPr>
        <w:sdtContent>
          <w:commentRangeStart w:id="162"/>
        </w:sdtContent>
      </w:sdt>
      <w:r w:rsidDel="00000000" w:rsidR="00000000" w:rsidRPr="00000000">
        <w:rPr>
          <w:rtl w:val="0"/>
        </w:rPr>
      </w:r>
    </w:p>
    <w:p w:rsidR="00000000" w:rsidDel="00000000" w:rsidP="00000000" w:rsidRDefault="00000000" w:rsidRPr="00000000" w14:paraId="000013C5">
      <w:pPr>
        <w:pStyle w:val="Heading3"/>
        <w:ind w:left="0" w:firstLine="0"/>
        <w:rPr>
          <w:rFonts w:ascii="Arial" w:cs="Arial" w:eastAsia="Arial" w:hAnsi="Arial"/>
        </w:rPr>
      </w:pPr>
      <w:bookmarkStart w:colFirst="0" w:colLast="0" w:name="_heading=h.1au1eum" w:id="220"/>
      <w:bookmarkEnd w:id="220"/>
      <w:commentRangeEnd w:id="161"/>
      <w:r w:rsidDel="00000000" w:rsidR="00000000" w:rsidRPr="00000000">
        <w:commentReference w:id="161"/>
      </w:r>
      <w:commentRangeEnd w:id="162"/>
      <w:r w:rsidDel="00000000" w:rsidR="00000000" w:rsidRPr="00000000">
        <w:commentReference w:id="162"/>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C6">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C7">
      <w:pPr>
        <w:rPr>
          <w:rFonts w:ascii="Arial" w:cs="Arial" w:eastAsia="Arial" w:hAnsi="Arial"/>
        </w:rPr>
      </w:pPr>
      <w:bookmarkStart w:colFirst="0" w:colLast="0" w:name="_heading=h.3utoxif" w:id="221"/>
      <w:bookmarkEnd w:id="221"/>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C8">
      <w:pPr>
        <w:numPr>
          <w:ilvl w:val="0"/>
          <w:numId w:val="53"/>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sdt>
      <w:sdtPr>
        <w:tag w:val="goog_rdk_2314"/>
      </w:sdtPr>
      <w:sdtContent>
        <w:p w:rsidR="00000000" w:rsidDel="00000000" w:rsidP="00000000" w:rsidRDefault="00000000" w:rsidRPr="00000000" w14:paraId="000013C9">
          <w:pPr>
            <w:numPr>
              <w:ilvl w:val="0"/>
              <w:numId w:val="53"/>
            </w:numPr>
            <w:ind w:left="780" w:hanging="360"/>
            <w:rPr>
              <w:del w:author="davide.lenzarini@u-blox.com" w:id="198" w:date="2024-08-07T13:35:18Z"/>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2309"/>
            </w:sdtPr>
            <w:sdtContent>
              <w:commentRangeStart w:id="163"/>
            </w:sdtContent>
          </w:sdt>
          <w:sdt>
            <w:sdtPr>
              <w:tag w:val="goog_rdk_2310"/>
            </w:sdtPr>
            <w:sdtContent>
              <w:commentRangeStart w:id="164"/>
            </w:sdtContent>
          </w:sdt>
          <w:sdt>
            <w:sdtPr>
              <w:tag w:val="goog_rdk_2311"/>
            </w:sdtPr>
            <w:sdtContent>
              <w:commentRangeStart w:id="165"/>
            </w:sdtContent>
          </w:sdt>
          <w:r w:rsidDel="00000000" w:rsidR="00000000" w:rsidRPr="00000000">
            <w:rPr>
              <w:rFonts w:ascii="Arial" w:cs="Arial" w:eastAsia="Arial" w:hAnsi="Arial"/>
              <w:highlight w:val="yellow"/>
              <w:rtl w:val="0"/>
            </w:rPr>
            <w:t xml:space="preserve">and DUP flag set to 0</w:t>
          </w:r>
          <w:commentRangeEnd w:id="163"/>
          <w:r w:rsidDel="00000000" w:rsidR="00000000" w:rsidRPr="00000000">
            <w:commentReference w:id="163"/>
          </w:r>
          <w:commentRangeEnd w:id="164"/>
          <w:r w:rsidDel="00000000" w:rsidR="00000000" w:rsidRPr="00000000">
            <w:commentReference w:id="164"/>
          </w:r>
          <w:commentRangeEnd w:id="165"/>
          <w:r w:rsidDel="00000000" w:rsidR="00000000" w:rsidRPr="00000000">
            <w:commentReference w:id="165"/>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sdt>
            <w:sdtPr>
              <w:tag w:val="goog_rdk_2312"/>
            </w:sdtPr>
            <w:sdtContent>
              <w:ins w:author="davide.lenzarini@u-blox.com" w:id="198" w:date="2024-08-07T13:35:18Z">
                <w:r w:rsidDel="00000000" w:rsidR="00000000" w:rsidRPr="00000000">
                  <w:rPr>
                    <w:rFonts w:ascii="Arial" w:cs="Arial" w:eastAsia="Arial" w:hAnsi="Arial"/>
                    <w:color w:val="ff0000"/>
                    <w:rtl w:val="0"/>
                  </w:rPr>
                  <w:t xml:space="preserve">.</w:t>
                </w:r>
              </w:ins>
            </w:sdtContent>
          </w:sdt>
          <w:sdt>
            <w:sdtPr>
              <w:tag w:val="goog_rdk_2313"/>
            </w:sdtPr>
            <w:sdtContent>
              <w:del w:author="davide.lenzarini@u-blox.com" w:id="198" w:date="2024-08-07T13:35:18Z">
                <w:r w:rsidDel="00000000" w:rsidR="00000000" w:rsidRPr="00000000">
                  <w:rPr>
                    <w:rFonts w:ascii="Arial" w:cs="Arial" w:eastAsia="Arial" w:hAnsi="Arial"/>
                    <w:color w:val="ff0000"/>
                    <w:rtl w:val="0"/>
                  </w:rPr>
                  <w:delText xml:space="preserve">.</w:delText>
                </w:r>
              </w:del>
            </w:sdtContent>
          </w:sdt>
        </w:p>
      </w:sdtContent>
    </w:sdt>
    <w:sdt>
      <w:sdtPr>
        <w:tag w:val="goog_rdk_2316"/>
      </w:sdtPr>
      <w:sdtContent>
        <w:p w:rsidR="00000000" w:rsidDel="00000000" w:rsidP="00000000" w:rsidRDefault="00000000" w:rsidRPr="00000000" w14:paraId="000013CA">
          <w:pPr>
            <w:numPr>
              <w:ilvl w:val="0"/>
              <w:numId w:val="53"/>
            </w:numPr>
            <w:ind w:left="780" w:hanging="360"/>
            <w:rPr>
              <w:rFonts w:ascii="Arial" w:cs="Arial" w:eastAsia="Arial" w:hAnsi="Arial"/>
              <w:b w:val="0"/>
              <w:color w:val="172b4d"/>
              <w:sz w:val="21"/>
              <w:szCs w:val="21"/>
              <w:rPrChange w:author="davide.lenzarini@u-blox.com" w:id="199" w:date="2024-08-07T13:35:18Z">
                <w:rPr>
                  <w:rFonts w:ascii="Arial" w:cs="Arial" w:eastAsia="Arial" w:hAnsi="Arial"/>
                  <w:color w:val="ff0000"/>
                  <w:u w:val="none"/>
                </w:rPr>
              </w:rPrChange>
            </w:rPr>
            <w:pPrChange w:author="davide.lenzarini@u-blox.com" w:id="0" w:date="2024-08-07T13:35:18Z">
              <w:pPr>
                <w:numPr>
                  <w:ilvl w:val="0"/>
                  <w:numId w:val="53"/>
                </w:numPr>
                <w:ind w:left="780" w:hanging="360"/>
              </w:pPr>
            </w:pPrChange>
          </w:pPr>
          <w:sdt>
            <w:sdtPr>
              <w:tag w:val="goog_rdk_2315"/>
            </w:sdtPr>
            <w:sdtContent>
              <w:del w:author="davide.lenzarini@u-blox.com" w:id="198" w:date="2024-08-07T13:35:18Z">
                <w:r w:rsidDel="00000000" w:rsidR="00000000" w:rsidRPr="00000000">
                  <w:rPr>
                    <w:rFonts w:ascii="Arial" w:cs="Arial" w:eastAsia="Arial" w:hAnsi="Arial"/>
                    <w:color w:val="ff0000"/>
                    <w:rtl w:val="0"/>
                  </w:rPr>
                  <w:delText xml:space="preserve">The DUP flag must be set to 0 the first time the PUBLISH QoS 1</w:delText>
                </w:r>
              </w:del>
            </w:sdtContent>
          </w:sdt>
          <w:r w:rsidDel="00000000" w:rsidR="00000000" w:rsidRPr="00000000">
            <w:rPr>
              <w:rFonts w:ascii="Arial" w:cs="Arial" w:eastAsia="Arial" w:hAnsi="Arial"/>
              <w:color w:val="ff0000"/>
              <w:rtl w:val="0"/>
            </w:rPr>
            <w:t xml:space="preserve"> </w:t>
          </w:r>
        </w:p>
      </w:sdtContent>
    </w:sdt>
    <w:p w:rsidR="00000000" w:rsidDel="00000000" w:rsidP="00000000" w:rsidRDefault="00000000" w:rsidRPr="00000000" w14:paraId="000013CB">
      <w:pPr>
        <w:numPr>
          <w:ilvl w:val="0"/>
          <w:numId w:val="53"/>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CC">
      <w:pPr>
        <w:rPr>
          <w:rFonts w:ascii="Arial" w:cs="Arial" w:eastAsia="Arial" w:hAnsi="Arial"/>
          <w:highlight w:val="yellow"/>
        </w:rPr>
      </w:pPr>
      <w:bookmarkStart w:colFirst="0" w:colLast="0" w:name="_heading=h.29yz7q8" w:id="222"/>
      <w:bookmarkEnd w:id="222"/>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CD">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2317"/>
        </w:sdtPr>
        <w:sdtContent>
          <w:commentRangeStart w:id="166"/>
        </w:sdtContent>
      </w:sdt>
      <w:r w:rsidDel="00000000" w:rsidR="00000000" w:rsidRPr="00000000">
        <w:rPr>
          <w:rFonts w:ascii="Arial" w:cs="Arial" w:eastAsia="Arial" w:hAnsi="Arial"/>
          <w:b w:val="1"/>
          <w:highlight w:val="yellow"/>
          <w:rtl w:val="0"/>
        </w:rPr>
        <w:t xml:space="preserve">At any given time a sender </w:t>
      </w:r>
      <w:sdt>
        <w:sdtPr>
          <w:tag w:val="goog_rdk_2318"/>
        </w:sdtPr>
        <w:sdtContent>
          <w:commentRangeStart w:id="167"/>
        </w:sdtContent>
      </w:sdt>
      <w:r w:rsidDel="00000000" w:rsidR="00000000" w:rsidRPr="00000000">
        <w:rPr>
          <w:rFonts w:ascii="Arial" w:cs="Arial" w:eastAsia="Arial" w:hAnsi="Arial"/>
          <w:b w:val="1"/>
          <w:highlight w:val="yellow"/>
          <w:rtl w:val="0"/>
        </w:rPr>
        <w:t xml:space="preserve">must</w:t>
      </w:r>
      <w:commentRangeEnd w:id="167"/>
      <w:r w:rsidDel="00000000" w:rsidR="00000000" w:rsidRPr="00000000">
        <w:commentReference w:id="167"/>
      </w:r>
      <w:r w:rsidDel="00000000" w:rsidR="00000000" w:rsidRPr="00000000">
        <w:rPr>
          <w:rFonts w:ascii="Arial" w:cs="Arial" w:eastAsia="Arial" w:hAnsi="Arial"/>
          <w:b w:val="1"/>
          <w:highlight w:val="yellow"/>
          <w:rtl w:val="0"/>
        </w:rPr>
        <w:t xml:space="preserve"> ONLY have 1 outstanding application message in flight.</w:t>
      </w:r>
      <w:commentRangeEnd w:id="166"/>
      <w:r w:rsidDel="00000000" w:rsidR="00000000" w:rsidRPr="00000000">
        <w:commentReference w:id="166"/>
      </w:r>
      <w:r w:rsidDel="00000000" w:rsidR="00000000" w:rsidRPr="00000000">
        <w:rPr>
          <w:rtl w:val="0"/>
        </w:rPr>
      </w:r>
    </w:p>
    <w:p w:rsidR="00000000" w:rsidDel="00000000" w:rsidP="00000000" w:rsidRDefault="00000000" w:rsidRPr="00000000" w14:paraId="000013CE">
      <w:pPr>
        <w:rPr>
          <w:rFonts w:ascii="Arial" w:cs="Arial" w:eastAsia="Arial" w:hAnsi="Arial"/>
        </w:rPr>
      </w:pPr>
      <w:bookmarkStart w:colFirst="0" w:colLast="0" w:name="_heading=h.p49hy1" w:id="223"/>
      <w:bookmarkEnd w:id="223"/>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CF">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D0">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w:t>
      </w:r>
      <w:sdt>
        <w:sdtPr>
          <w:tag w:val="goog_rdk_2319"/>
        </w:sdtPr>
        <w:sdtContent>
          <w:del w:author="davide.lenzarini@u-blox.com" w:id="200" w:date="2024-08-07T13:40:04Z"/>
          <w:sdt>
            <w:sdtPr>
              <w:tag w:val="goog_rdk_2320"/>
            </w:sdtPr>
            <w:sdtContent>
              <w:commentRangeStart w:id="168"/>
            </w:sdtContent>
          </w:sdt>
          <w:del w:author="davide.lenzarini@u-blox.com" w:id="200" w:date="2024-08-07T13:40:04Z">
            <w:r w:rsidDel="00000000" w:rsidR="00000000" w:rsidRPr="00000000">
              <w:rPr>
                <w:rFonts w:ascii="Arial" w:cs="Arial" w:eastAsia="Arial" w:hAnsi="Arial"/>
                <w:highlight w:val="yellow"/>
                <w:rtl w:val="0"/>
              </w:rPr>
              <w:delText xml:space="preserve">, irrespective of the setting of its DUP flag</w:delText>
            </w:r>
          </w:del>
        </w:sdtContent>
      </w:sdt>
      <w:commentRangeEnd w:id="168"/>
      <w:r w:rsidDel="00000000" w:rsidR="00000000" w:rsidRPr="00000000">
        <w:commentReference w:id="168"/>
      </w:r>
      <w:r w:rsidDel="00000000" w:rsidR="00000000" w:rsidRPr="00000000">
        <w:rPr>
          <w:rtl w:val="0"/>
        </w:rPr>
      </w:r>
    </w:p>
    <w:p w:rsidR="00000000" w:rsidDel="00000000" w:rsidP="00000000" w:rsidRDefault="00000000" w:rsidRPr="00000000" w14:paraId="000013D1">
      <w:pPr>
        <w:ind w:left="720" w:firstLine="0"/>
        <w:rPr>
          <w:rFonts w:ascii="Arial" w:cs="Arial" w:eastAsia="Arial" w:hAnsi="Arial"/>
        </w:rPr>
      </w:pPr>
      <w:bookmarkStart w:colFirst="0" w:colLast="0" w:name="_heading=h.393x0lu" w:id="224"/>
      <w:bookmarkEnd w:id="224"/>
      <w:r w:rsidDel="00000000" w:rsidR="00000000" w:rsidRPr="00000000">
        <w:rPr>
          <w:rFonts w:ascii="Arial" w:cs="Arial" w:eastAsia="Arial" w:hAnsi="Arial"/>
          <w:rtl w:val="0"/>
        </w:rPr>
        <w:t xml:space="preserve">Figure 4.2 – QoS 1 protocol flow diagram, Informative example</w:t>
      </w:r>
    </w:p>
    <w:tbl>
      <w:tblPr>
        <w:tblStyle w:val="Table44"/>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D2">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D3">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D4">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D5">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D6">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D7">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D8">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D9">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DA">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DB">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DC">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DD">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DE">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DF">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E0">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E1">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E2">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E3">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E4">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E5">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E6">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E7">
      <w:pPr>
        <w:pStyle w:val="Heading3"/>
        <w:ind w:left="0" w:firstLine="0"/>
        <w:rPr>
          <w:rFonts w:ascii="Arial" w:cs="Arial" w:eastAsia="Arial" w:hAnsi="Arial"/>
        </w:rPr>
      </w:pPr>
      <w:bookmarkStart w:colFirst="0" w:colLast="0" w:name="_heading=h.1o97atn" w:id="225"/>
      <w:bookmarkEnd w:id="225"/>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E8">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E9">
      <w:pPr>
        <w:rPr>
          <w:rFonts w:ascii="Arial" w:cs="Arial" w:eastAsia="Arial" w:hAnsi="Arial"/>
        </w:rPr>
      </w:pPr>
      <w:bookmarkStart w:colFirst="0" w:colLast="0" w:name="_heading=h.488uthg" w:id="226"/>
      <w:bookmarkEnd w:id="226"/>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EA">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EB">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EC">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ED">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EE">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EF">
      <w:pPr>
        <w:numPr>
          <w:ilvl w:val="0"/>
          <w:numId w:val="56"/>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F0">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F1">
      <w:pPr>
        <w:rPr>
          <w:rFonts w:ascii="Arial" w:cs="Arial" w:eastAsia="Arial" w:hAnsi="Arial"/>
          <w:b w:val="1"/>
          <w:color w:val="000000"/>
          <w:sz w:val="18"/>
          <w:szCs w:val="18"/>
        </w:rPr>
      </w:pPr>
      <w:bookmarkStart w:colFirst="0" w:colLast="0" w:name="_heading=h.2ne53p9" w:id="227"/>
      <w:bookmarkEnd w:id="227"/>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F2">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F3">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F4">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F5">
      <w:pPr>
        <w:numPr>
          <w:ilvl w:val="0"/>
          <w:numId w:val="58"/>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2323"/>
      </w:sdtPr>
      <w:sdtContent>
        <w:p w:rsidR="00000000" w:rsidDel="00000000" w:rsidP="00000000" w:rsidRDefault="00000000" w:rsidRPr="00000000" w14:paraId="000013F6">
          <w:pPr>
            <w:numPr>
              <w:ilvl w:val="0"/>
              <w:numId w:val="58"/>
            </w:numPr>
            <w:ind w:left="720" w:hanging="360"/>
            <w:rPr>
              <w:rFonts w:ascii="Arial" w:cs="Arial" w:eastAsia="Arial" w:hAnsi="Arial"/>
              <w:b w:val="0"/>
              <w:color w:val="172b4d"/>
              <w:sz w:val="21"/>
              <w:szCs w:val="21"/>
              <w:highlight w:val="yellow"/>
              <w:rPrChange w:author="davide.lenzarini@u-blox.com" w:id="202"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8"/>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2321"/>
            </w:sdtPr>
            <w:sdtContent>
              <w:ins w:author="davide.lenzarini@u-blox.com" w:id="201"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2322"/>
            </w:sdtPr>
            <w:sdtContent>
              <w:r w:rsidDel="00000000" w:rsidR="00000000" w:rsidRPr="00000000">
                <w:rPr>
                  <w:rtl w:val="0"/>
                </w:rPr>
              </w:r>
            </w:sdtContent>
          </w:sdt>
        </w:p>
      </w:sdtContent>
    </w:sdt>
    <w:p w:rsidR="00000000" w:rsidDel="00000000" w:rsidP="00000000" w:rsidRDefault="00000000" w:rsidRPr="00000000" w14:paraId="000013F7">
      <w:pPr>
        <w:pStyle w:val="Heading2"/>
        <w:ind w:left="0" w:firstLine="0"/>
        <w:rPr/>
      </w:pPr>
      <w:bookmarkStart w:colFirst="0" w:colLast="0" w:name="_heading=h.6udnv5yl5cv5" w:id="228"/>
      <w:bookmarkEnd w:id="228"/>
      <w:r w:rsidDel="00000000" w:rsidR="00000000" w:rsidRPr="00000000">
        <w:rPr>
          <w:rtl w:val="0"/>
        </w:rPr>
        <w:t xml:space="preserve">4.4 Packet delivery retry</w:t>
      </w:r>
    </w:p>
    <w:p w:rsidR="00000000" w:rsidDel="00000000" w:rsidP="00000000" w:rsidRDefault="00000000" w:rsidRPr="00000000" w14:paraId="000013F8">
      <w:pPr>
        <w:rPr/>
      </w:pPr>
      <w:r w:rsidDel="00000000" w:rsidR="00000000" w:rsidRPr="00000000">
        <w:rPr>
          <w:rtl w:val="0"/>
        </w:rPr>
        <w:t xml:space="preserve">There are two situations when packets that require acknowledgement</w:t>
      </w:r>
      <w:sdt>
        <w:sdtPr>
          <w:tag w:val="goog_rdk_2324"/>
        </w:sdtPr>
        <w:sdtContent>
          <w:ins w:author="davide.lenzarini@u-blox.com" w:id="203" w:date="2024-08-07T13:46:36Z">
            <w:r w:rsidDel="00000000" w:rsidR="00000000" w:rsidRPr="00000000">
              <w:rPr>
                <w:rtl w:val="0"/>
              </w:rPr>
              <w:t xml:space="preserve"> (CONNECT, REGISTER, PUBLISH QoS 1 and 2, SUBSCRIBE, UNSUBSCRIBE, PUBREC, PUBREL, </w:t>
            </w:r>
          </w:ins>
          <w:sdt>
            <w:sdtPr>
              <w:tag w:val="goog_rdk_2325"/>
            </w:sdtPr>
            <w:sdtContent>
              <w:commentRangeStart w:id="169"/>
            </w:sdtContent>
          </w:sdt>
          <w:ins w:author="davide.lenzarini@u-blox.com" w:id="203" w:date="2024-08-07T13:46:36Z">
            <w:r w:rsidDel="00000000" w:rsidR="00000000" w:rsidRPr="00000000">
              <w:rPr>
                <w:rtl w:val="0"/>
              </w:rPr>
              <w:t xml:space="preserve">PINGREQ</w:t>
            </w:r>
            <w:commentRangeEnd w:id="169"/>
            <w:r w:rsidDel="00000000" w:rsidR="00000000" w:rsidRPr="00000000">
              <w:commentReference w:id="169"/>
            </w:r>
            <w:r w:rsidDel="00000000" w:rsidR="00000000" w:rsidRPr="00000000">
              <w:rPr>
                <w:rtl w:val="0"/>
              </w:rPr>
              <w:t xml:space="preserve">, AUTH)</w:t>
            </w:r>
          </w:ins>
        </w:sdtContent>
      </w:sdt>
      <w:r w:rsidDel="00000000" w:rsidR="00000000" w:rsidRPr="00000000">
        <w:rPr>
          <w:rtl w:val="0"/>
        </w:rPr>
        <w:t xml:space="preserve"> are resent by the sender:</w:t>
      </w:r>
    </w:p>
    <w:p w:rsidR="00000000" w:rsidDel="00000000" w:rsidP="00000000" w:rsidRDefault="00000000" w:rsidRPr="00000000" w14:paraId="000013F9">
      <w:pPr>
        <w:numPr>
          <w:ilvl w:val="0"/>
          <w:numId w:val="32"/>
        </w:numPr>
        <w:spacing w:after="0" w:afterAutospacing="0"/>
        <w:ind w:left="720" w:hanging="360"/>
        <w:rPr>
          <w:u w:val="none"/>
        </w:rPr>
      </w:pPr>
      <w:r w:rsidDel="00000000" w:rsidR="00000000" w:rsidRPr="00000000">
        <w:rPr>
          <w:rtl w:val="0"/>
        </w:rPr>
        <w:t xml:space="preserve">when a Virtual Connection is deleted before the acknowledgement is received by the requester (and clean start is false)</w:t>
      </w:r>
    </w:p>
    <w:p w:rsidR="00000000" w:rsidDel="00000000" w:rsidP="00000000" w:rsidRDefault="00000000" w:rsidRPr="00000000" w14:paraId="000013FA">
      <w:pPr>
        <w:numPr>
          <w:ilvl w:val="0"/>
          <w:numId w:val="32"/>
        </w:numPr>
        <w:spacing w:before="0" w:beforeAutospacing="0"/>
        <w:ind w:left="720" w:hanging="360"/>
        <w:rPr>
          <w:u w:val="none"/>
        </w:rPr>
      </w:pPr>
      <w:r w:rsidDel="00000000" w:rsidR="00000000" w:rsidRPr="00000000">
        <w:rPr>
          <w:rtl w:val="0"/>
        </w:rPr>
        <w:t xml:space="preserve">when no acknowledgment is received by the </w:t>
      </w:r>
      <w:sdt>
        <w:sdtPr>
          <w:tag w:val="goog_rdk_2326"/>
        </w:sdtPr>
        <w:sdtContent>
          <w:del w:author="davide.lenzarini@u-blox.com" w:id="204" w:date="2024-08-07T13:49:42Z">
            <w:r w:rsidDel="00000000" w:rsidR="00000000" w:rsidRPr="00000000">
              <w:rPr>
                <w:rtl w:val="0"/>
              </w:rPr>
              <w:delText xml:space="preserve">by the </w:delText>
            </w:r>
          </w:del>
        </w:sdtContent>
      </w:sdt>
      <w:r w:rsidDel="00000000" w:rsidR="00000000" w:rsidRPr="00000000">
        <w:rPr>
          <w:rtl w:val="0"/>
        </w:rPr>
        <w:t xml:space="preserve">requester within a configured timeout period during the existence of a Virtual Connection</w:t>
      </w:r>
    </w:p>
    <w:p w:rsidR="00000000" w:rsidDel="00000000" w:rsidP="00000000" w:rsidRDefault="00000000" w:rsidRPr="00000000" w14:paraId="000013FB">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FC">
      <w:pPr>
        <w:pStyle w:val="Heading3"/>
        <w:ind w:left="0" w:firstLine="0"/>
        <w:rPr/>
      </w:pPr>
      <w:bookmarkStart w:colFirst="0" w:colLast="0" w:name="_heading=h.kc8msbstg9e" w:id="229"/>
      <w:bookmarkEnd w:id="229"/>
      <w:r w:rsidDel="00000000" w:rsidR="00000000" w:rsidRPr="00000000">
        <w:rPr>
          <w:rtl w:val="0"/>
        </w:rPr>
        <w:t xml:space="preserve">4.4.1 Virtual Connection End</w:t>
      </w:r>
    </w:p>
    <w:p w:rsidR="00000000" w:rsidDel="00000000" w:rsidP="00000000" w:rsidRDefault="00000000" w:rsidRPr="00000000" w14:paraId="000013FD">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w:t>
      </w:r>
      <w:sdt>
        <w:sdtPr>
          <w:tag w:val="goog_rdk_2327"/>
        </w:sdtPr>
        <w:sdtContent>
          <w:commentRangeStart w:id="170"/>
        </w:sdtContent>
      </w:sdt>
      <w:r w:rsidDel="00000000" w:rsidR="00000000" w:rsidRPr="00000000">
        <w:rPr>
          <w:sz w:val="22"/>
          <w:szCs w:val="22"/>
          <w:highlight w:val="yellow"/>
          <w:rtl w:val="0"/>
        </w:rPr>
        <w:t xml:space="preserve">unacknowledged PUBLISH packets</w:t>
      </w:r>
      <w:commentRangeEnd w:id="170"/>
      <w:r w:rsidDel="00000000" w:rsidR="00000000" w:rsidRPr="00000000">
        <w:commentReference w:id="170"/>
      </w:r>
      <w:r w:rsidDel="00000000" w:rsidR="00000000" w:rsidRPr="00000000">
        <w:rPr>
          <w:sz w:val="22"/>
          <w:szCs w:val="22"/>
          <w:highlight w:val="yellow"/>
          <w:rtl w:val="0"/>
        </w:rPr>
        <w:t xml:space="preserve">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FE">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FF">
      <w:pPr>
        <w:spacing w:after="240" w:before="240" w:lineRule="auto"/>
        <w:ind w:left="0" w:right="0" w:firstLine="0"/>
        <w:rPr/>
      </w:pPr>
      <w:sdt>
        <w:sdtPr>
          <w:tag w:val="goog_rdk_2328"/>
        </w:sdtPr>
        <w:sdtContent>
          <w:commentRangeStart w:id="171"/>
        </w:sdtContent>
      </w:sdt>
      <w:r w:rsidDel="00000000" w:rsidR="00000000" w:rsidRPr="00000000">
        <w:rPr>
          <w:sz w:val="22"/>
          <w:szCs w:val="22"/>
          <w:highlight w:val="yellow"/>
          <w:rtl w:val="0"/>
        </w:rPr>
        <w:t xml:space="preserve">The DUP flag MUST be set to 1 by the Client or Server when it attempts to re-deliver or retransmit a PUBLISH </w:t>
      </w:r>
      <w:sdt>
        <w:sdtPr>
          <w:tag w:val="goog_rdk_2329"/>
        </w:sdtPr>
        <w:sdtContent>
          <w:ins w:author="davide.lenzarini@u-blox.com" w:id="205" w:date="2024-08-07T13:52:05Z">
            <w:r w:rsidDel="00000000" w:rsidR="00000000" w:rsidRPr="00000000">
              <w:rPr>
                <w:sz w:val="22"/>
                <w:szCs w:val="22"/>
                <w:highlight w:val="yellow"/>
                <w:rtl w:val="0"/>
              </w:rPr>
              <w:t xml:space="preserve">QoS 2 </w:t>
            </w:r>
          </w:ins>
        </w:sdtContent>
      </w:sdt>
      <w:r w:rsidDel="00000000" w:rsidR="00000000" w:rsidRPr="00000000">
        <w:rPr>
          <w:sz w:val="22"/>
          <w:szCs w:val="22"/>
          <w:highlight w:val="yellow"/>
          <w:rtl w:val="0"/>
        </w:rPr>
        <w:t xml:space="preserve">packet. </w:t>
      </w:r>
      <w:sdt>
        <w:sdtPr>
          <w:tag w:val="goog_rdk_2330"/>
        </w:sdtPr>
        <w:sdtContent>
          <w:commentRangeStart w:id="172"/>
        </w:sdtContent>
      </w:sdt>
      <w:r w:rsidDel="00000000" w:rsidR="00000000" w:rsidRPr="00000000">
        <w:rPr>
          <w:sz w:val="22"/>
          <w:szCs w:val="22"/>
          <w:highlight w:val="yellow"/>
          <w:rtl w:val="0"/>
        </w:rPr>
        <w:t xml:space="preserve">The DUP flag must be set to 0 for all QoS </w:t>
      </w:r>
      <w:sdt>
        <w:sdtPr>
          <w:tag w:val="goog_rdk_2331"/>
        </w:sdtPr>
        <w:sdtContent>
          <w:ins w:author="davide.lenzarini@u-blox.com" w:id="206" w:date="2024-08-07T13:52:14Z">
            <w:r w:rsidDel="00000000" w:rsidR="00000000" w:rsidRPr="00000000">
              <w:rPr>
                <w:sz w:val="22"/>
                <w:szCs w:val="22"/>
                <w:highlight w:val="yellow"/>
                <w:rtl w:val="0"/>
              </w:rPr>
              <w:t xml:space="preserve">1</w:t>
            </w:r>
          </w:ins>
        </w:sdtContent>
      </w:sdt>
      <w:sdt>
        <w:sdtPr>
          <w:tag w:val="goog_rdk_2332"/>
        </w:sdtPr>
        <w:sdtContent>
          <w:del w:author="davide.lenzarini@u-blox.com" w:id="206" w:date="2024-08-07T13:52:14Z">
            <w:r w:rsidDel="00000000" w:rsidR="00000000" w:rsidRPr="00000000">
              <w:rPr>
                <w:sz w:val="22"/>
                <w:szCs w:val="22"/>
                <w:highlight w:val="yellow"/>
                <w:rtl w:val="0"/>
              </w:rPr>
              <w:delText xml:space="preserve">0</w:delText>
            </w:r>
          </w:del>
        </w:sdtContent>
      </w:sdt>
      <w:r w:rsidDel="00000000" w:rsidR="00000000" w:rsidRPr="00000000">
        <w:rPr>
          <w:sz w:val="22"/>
          <w:szCs w:val="22"/>
          <w:highlight w:val="yellow"/>
          <w:rtl w:val="0"/>
        </w:rPr>
        <w:t xml:space="preserve"> packets</w:t>
      </w:r>
      <w:commentRangeEnd w:id="172"/>
      <w:r w:rsidDel="00000000" w:rsidR="00000000" w:rsidRPr="00000000">
        <w:commentReference w:id="172"/>
      </w:r>
      <w:r w:rsidDel="00000000" w:rsidR="00000000" w:rsidRPr="00000000">
        <w:rPr>
          <w:sz w:val="22"/>
          <w:szCs w:val="22"/>
          <w:highlight w:val="yellow"/>
          <w:rtl w:val="0"/>
        </w:rPr>
        <w:t xml:space="preserve">.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171"/>
      <w:r w:rsidDel="00000000" w:rsidR="00000000" w:rsidRPr="00000000">
        <w:commentReference w:id="171"/>
      </w:r>
      <w:r w:rsidDel="00000000" w:rsidR="00000000" w:rsidRPr="00000000">
        <w:rPr>
          <w:rtl w:val="0"/>
        </w:rPr>
      </w:r>
    </w:p>
    <w:p w:rsidR="00000000" w:rsidDel="00000000" w:rsidP="00000000" w:rsidRDefault="00000000" w:rsidRPr="00000000" w14:paraId="00001400">
      <w:pPr>
        <w:spacing w:after="240" w:before="240" w:lineRule="auto"/>
        <w:ind w:left="720" w:right="0" w:firstLine="0"/>
        <w:rPr/>
      </w:pPr>
      <w:sdt>
        <w:sdtPr>
          <w:tag w:val="goog_rdk_2333"/>
        </w:sdtPr>
        <w:sdtContent>
          <w:commentRangeStart w:id="173"/>
        </w:sdtContent>
      </w:sdt>
      <w:r w:rsidDel="00000000" w:rsidR="00000000" w:rsidRPr="00000000">
        <w:rPr>
          <w:rtl w:val="0"/>
        </w:rPr>
        <w:t xml:space="preserve">Figure 4.3 – QoS 2 protocol flow diagram, non-normative example</w:t>
      </w:r>
    </w:p>
    <w:tbl>
      <w:tblPr>
        <w:tblStyle w:val="Table45"/>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1">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2">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3">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4">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6">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7">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8">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9">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A">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B">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C">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D">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0F">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1">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2">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4">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5">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6">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8">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9">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A">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B">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C">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D">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E">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1F">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1">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2">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3">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4">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5">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6">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7">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8">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42A">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42B">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42C">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r w:rsidDel="00000000" w:rsidR="00000000" w:rsidRPr="00000000">
        <w:rPr>
          <w:rtl w:val="0"/>
        </w:rPr>
        <w:t xml:space="preserve">he receiver does not need to complete delivery of the Application Message before sending the </w:t>
      </w:r>
      <w:r w:rsidDel="00000000" w:rsidR="00000000" w:rsidRPr="00000000">
        <w:rPr>
          <w:rtl w:val="0"/>
        </w:rPr>
        <w:t xml:space="preserve">PUBREC or</w:t>
      </w:r>
      <w:r w:rsidDel="00000000" w:rsidR="00000000" w:rsidRPr="00000000">
        <w:rPr>
          <w:rtl w:val="0"/>
        </w:rPr>
        <w:t xml:space="preserve"> PUBCOMP.</w:t>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commentRangeEnd w:id="173"/>
      <w:r w:rsidDel="00000000" w:rsidR="00000000" w:rsidRPr="00000000">
        <w:commentReference w:id="173"/>
      </w:r>
      <w:r w:rsidDel="00000000" w:rsidR="00000000" w:rsidRPr="00000000">
        <w:rPr>
          <w:rtl w:val="0"/>
        </w:rPr>
      </w:r>
    </w:p>
    <w:p w:rsidR="00000000" w:rsidDel="00000000" w:rsidP="00000000" w:rsidRDefault="00000000" w:rsidRPr="00000000" w14:paraId="0000142D">
      <w:pPr>
        <w:pStyle w:val="Heading3"/>
        <w:keepLines w:val="1"/>
        <w:spacing w:after="64" w:before="0" w:line="259" w:lineRule="auto"/>
        <w:ind w:left="0" w:firstLine="0"/>
        <w:rPr/>
      </w:pPr>
      <w:bookmarkStart w:colFirst="0" w:colLast="0" w:name="_heading=h.17nz8yj" w:id="230"/>
      <w:bookmarkEnd w:id="230"/>
      <w:r w:rsidDel="00000000" w:rsidR="00000000" w:rsidRPr="00000000">
        <w:rPr>
          <w:rtl w:val="0"/>
        </w:rPr>
        <w:t xml:space="preserve">4.4.1 Unacknowledged Packets</w:t>
      </w:r>
    </w:p>
    <w:p w:rsidR="00000000" w:rsidDel="00000000" w:rsidP="00000000" w:rsidRDefault="00000000" w:rsidRPr="00000000" w14:paraId="0000142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w:t>
      </w:r>
      <w:sdt>
        <w:sdtPr>
          <w:tag w:val="goog_rdk_2334"/>
        </w:sdtPr>
        <w:sdtContent>
          <w:ins w:author="davide.lenzarini@u-blox.com" w:id="207" w:date="2024-08-07T14:00:25Z">
            <w:r w:rsidDel="00000000" w:rsidR="00000000" w:rsidRPr="00000000">
              <w:rPr>
                <w:rFonts w:ascii="Arial" w:cs="Arial" w:eastAsia="Arial" w:hAnsi="Arial"/>
                <w:rtl w:val="0"/>
              </w:rPr>
              <w:t xml:space="preserve">in the following use cases.</w:t>
            </w:r>
          </w:ins>
        </w:sdtContent>
      </w:sdt>
      <w:sdt>
        <w:sdtPr>
          <w:tag w:val="goog_rdk_2335"/>
        </w:sdtPr>
        <w:sdtContent>
          <w:del w:author="davide.lenzarini@u-blox.com" w:id="207" w:date="2024-08-07T14:00:25Z">
            <w:r w:rsidDel="00000000" w:rsidR="00000000" w:rsidRPr="00000000">
              <w:rPr>
                <w:rFonts w:ascii="Arial" w:cs="Arial" w:eastAsia="Arial" w:hAnsi="Arial"/>
                <w:rtl w:val="0"/>
              </w:rPr>
              <w:delText xml:space="preserve">one of the following Packets is sent</w:delText>
            </w:r>
          </w:del>
        </w:sdtContent>
      </w:sdt>
      <w:r w:rsidDel="00000000" w:rsidR="00000000" w:rsidRPr="00000000">
        <w:rPr>
          <w:rFonts w:ascii="Arial" w:cs="Arial" w:eastAsia="Arial" w:hAnsi="Arial"/>
          <w:rtl w:val="0"/>
        </w:rPr>
        <w:t xml:space="preserve">.</w:t>
      </w:r>
    </w:p>
    <w:p w:rsidR="00000000" w:rsidDel="00000000" w:rsidP="00000000" w:rsidRDefault="00000000" w:rsidRPr="00000000" w14:paraId="0000142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w:t>
      </w:r>
      <w:sdt>
        <w:sdtPr>
          <w:tag w:val="goog_rdk_2336"/>
        </w:sdtPr>
        <w:sdtContent>
          <w:ins w:author="davide.lenzarini@u-blox.com" w:id="208" w:date="2024-08-07T13:56:44Z">
            <w:r w:rsidDel="00000000" w:rsidR="00000000" w:rsidRPr="00000000">
              <w:rPr>
                <w:rFonts w:ascii="Arial" w:cs="Arial" w:eastAsia="Arial" w:hAnsi="Arial"/>
                <w:highlight w:val="yellow"/>
                <w:rtl w:val="0"/>
              </w:rPr>
              <w:t xml:space="preserve"> PINGREQ,</w:t>
            </w:r>
          </w:ins>
        </w:sdtContent>
      </w:sdt>
      <w:r w:rsidDel="00000000" w:rsidR="00000000" w:rsidRPr="00000000">
        <w:rPr>
          <w:rFonts w:ascii="Arial" w:cs="Arial" w:eastAsia="Arial" w:hAnsi="Arial"/>
          <w:highlight w:val="yellow"/>
          <w:rtl w:val="0"/>
        </w:rPr>
        <w:t xml:space="preserve"> </w:t>
      </w:r>
      <w:sdt>
        <w:sdtPr>
          <w:tag w:val="goog_rdk_2337"/>
        </w:sdtPr>
        <w:sdtContent>
          <w:commentRangeStart w:id="174"/>
        </w:sdtContent>
      </w:sdt>
      <w:r w:rsidDel="00000000" w:rsidR="00000000" w:rsidRPr="00000000">
        <w:rPr>
          <w:rFonts w:ascii="Arial" w:cs="Arial" w:eastAsia="Arial" w:hAnsi="Arial"/>
          <w:highlight w:val="yellow"/>
          <w:rtl w:val="0"/>
        </w:rPr>
        <w:t xml:space="preserve">UNSUBSCRIBE </w:t>
      </w:r>
      <w:sdt>
        <w:sdtPr>
          <w:tag w:val="goog_rdk_2338"/>
        </w:sdtPr>
        <w:sdtContent>
          <w:commentRangeStart w:id="175"/>
        </w:sdtContent>
      </w:sdt>
      <w:r w:rsidDel="00000000" w:rsidR="00000000" w:rsidRPr="00000000">
        <w:rPr>
          <w:rFonts w:ascii="Arial" w:cs="Arial" w:eastAsia="Arial" w:hAnsi="Arial"/>
          <w:highlight w:val="yellow"/>
          <w:rtl w:val="0"/>
        </w:rPr>
        <w:t xml:space="preserve">Packets</w:t>
      </w:r>
      <w:commentRangeEnd w:id="174"/>
      <w:r w:rsidDel="00000000" w:rsidR="00000000" w:rsidRPr="00000000">
        <w:commentReference w:id="174"/>
      </w:r>
      <w:commentRangeEnd w:id="175"/>
      <w:r w:rsidDel="00000000" w:rsidR="00000000" w:rsidRPr="00000000">
        <w:commentReference w:id="175"/>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the Virtual Connection deleted.</w:t>
      </w:r>
    </w:p>
    <w:p w:rsidR="00000000" w:rsidDel="00000000" w:rsidP="00000000" w:rsidRDefault="00000000" w:rsidRPr="00000000" w14:paraId="00001430">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w:t>
      </w:r>
      <w:sdt>
        <w:sdtPr>
          <w:tag w:val="goog_rdk_2339"/>
        </w:sdtPr>
        <w:sdtContent>
          <w:ins w:author="davide.lenzarini@u-blox.com" w:id="209" w:date="2024-08-07T13:58:02Z">
            <w:r w:rsidDel="00000000" w:rsidR="00000000" w:rsidRPr="00000000">
              <w:rPr>
                <w:rFonts w:ascii="Arial" w:cs="Arial" w:eastAsia="Arial" w:hAnsi="Arial"/>
                <w:highlight w:val="yellow"/>
                <w:rtl w:val="0"/>
              </w:rPr>
              <w:t xml:space="preserve">REGISTER, AUTH, </w:t>
            </w:r>
          </w:ins>
        </w:sdtContent>
      </w:sdt>
      <w:r w:rsidDel="00000000" w:rsidR="00000000" w:rsidRPr="00000000">
        <w:rPr>
          <w:rFonts w:ascii="Arial" w:cs="Arial" w:eastAsia="Arial" w:hAnsi="Arial"/>
          <w:highlight w:val="yellow"/>
          <w:rtl w:val="0"/>
        </w:rPr>
        <w:t xml:space="preserve">PUBREL </w:t>
      </w:r>
      <w:sdt>
        <w:sdtPr>
          <w:tag w:val="goog_rdk_2340"/>
        </w:sdtPr>
        <w:sdtContent>
          <w:commentRangeStart w:id="176"/>
        </w:sdtContent>
      </w:sdt>
      <w:r w:rsidDel="00000000" w:rsidR="00000000" w:rsidRPr="00000000">
        <w:rPr>
          <w:rFonts w:ascii="Arial" w:cs="Arial" w:eastAsia="Arial" w:hAnsi="Arial"/>
          <w:highlight w:val="yellow"/>
          <w:rtl w:val="0"/>
        </w:rPr>
        <w:t xml:space="preserve">Packets</w:t>
      </w:r>
      <w:commentRangeEnd w:id="176"/>
      <w:r w:rsidDel="00000000" w:rsidR="00000000" w:rsidRPr="00000000">
        <w:commentReference w:id="176"/>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w:t>
      </w:r>
      <w:sdt>
        <w:sdtPr>
          <w:tag w:val="goog_rdk_2341"/>
        </w:sdtPr>
        <w:sdtContent>
          <w:commentRangeStart w:id="177"/>
        </w:sdtContent>
      </w:sdt>
      <w:r w:rsidDel="00000000" w:rsidR="00000000" w:rsidRPr="00000000">
        <w:rPr>
          <w:rFonts w:ascii="Arial" w:cs="Arial" w:eastAsia="Arial" w:hAnsi="Arial"/>
          <w:highlight w:val="yellow"/>
          <w:rtl w:val="0"/>
        </w:rPr>
        <w:t xml:space="preserve">or the Virtual Connection deleted</w:t>
      </w:r>
      <w:commentRangeEnd w:id="177"/>
      <w:r w:rsidDel="00000000" w:rsidR="00000000" w:rsidRPr="00000000">
        <w:commentReference w:id="177"/>
      </w:r>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431">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432">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2342"/>
        </w:sdtPr>
        <w:sdtContent>
          <w:commentRangeStart w:id="178"/>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178"/>
      <w:r w:rsidDel="00000000" w:rsidR="00000000" w:rsidRPr="00000000">
        <w:commentReference w:id="178"/>
      </w:r>
      <w:r w:rsidDel="00000000" w:rsidR="00000000" w:rsidRPr="00000000">
        <w:rPr>
          <w:rtl w:val="0"/>
        </w:rPr>
      </w:r>
    </w:p>
    <w:p w:rsidR="00000000" w:rsidDel="00000000" w:rsidP="00000000" w:rsidRDefault="00000000" w:rsidRPr="00000000" w14:paraId="00001433">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43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w:t>
      </w:r>
      <w:sdt>
        <w:sdtPr>
          <w:tag w:val="goog_rdk_2343"/>
        </w:sdtPr>
        <w:sdtContent>
          <w:ins w:author="davide.lenzarini@u-blox.com" w:id="210" w:date="2024-08-07T14:01:40Z">
            <w:r w:rsidDel="00000000" w:rsidR="00000000" w:rsidRPr="00000000">
              <w:rPr>
                <w:rFonts w:ascii="Arial" w:cs="Arial" w:eastAsia="Arial" w:hAnsi="Arial"/>
                <w:highlight w:val="yellow"/>
                <w:rtl w:val="0"/>
              </w:rPr>
              <w:t xml:space="preserve">and PUBLISH QoS -1 </w:t>
            </w:r>
          </w:ins>
        </w:sdtContent>
      </w:sdt>
      <w:r w:rsidDel="00000000" w:rsidR="00000000" w:rsidRPr="00000000">
        <w:rPr>
          <w:rFonts w:ascii="Arial" w:cs="Arial" w:eastAsia="Arial" w:hAnsi="Arial"/>
          <w:highlight w:val="yellow"/>
          <w:rtl w:val="0"/>
        </w:rPr>
        <w:t xml:space="preserve">Packets MUST NOT be retransmitted.</w:t>
      </w:r>
    </w:p>
    <w:p w:rsidR="00000000" w:rsidDel="00000000" w:rsidP="00000000" w:rsidRDefault="00000000" w:rsidRPr="00000000" w14:paraId="0000143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43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43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2344"/>
        </w:sdtPr>
        <w:sdtContent>
          <w:commentRangeStart w:id="179"/>
        </w:sdtContent>
      </w:sdt>
      <w:r w:rsidDel="00000000" w:rsidR="00000000" w:rsidRPr="00000000">
        <w:rPr>
          <w:rFonts w:ascii="Arial" w:cs="Arial" w:eastAsia="Arial" w:hAnsi="Arial"/>
          <w:rtl w:val="0"/>
        </w:rPr>
        <w:t xml:space="preserve">also </w:t>
      </w:r>
      <w:commentRangeEnd w:id="179"/>
      <w:r w:rsidDel="00000000" w:rsidR="00000000" w:rsidRPr="00000000">
        <w:commentReference w:id="179"/>
      </w:r>
      <w:r w:rsidDel="00000000" w:rsidR="00000000" w:rsidRPr="00000000">
        <w:rPr>
          <w:rFonts w:ascii="Arial" w:cs="Arial" w:eastAsia="Arial" w:hAnsi="Arial"/>
          <w:rtl w:val="0"/>
        </w:rPr>
        <w:t xml:space="preserve">be used to determine whether the </w:t>
      </w:r>
      <w:sdt>
        <w:sdtPr>
          <w:tag w:val="goog_rdk_2345"/>
        </w:sdtPr>
        <w:sdtContent>
          <w:commentRangeStart w:id="180"/>
        </w:sdtContent>
      </w:sdt>
      <w:r w:rsidDel="00000000" w:rsidR="00000000" w:rsidRPr="00000000">
        <w:rPr>
          <w:rFonts w:ascii="Arial" w:cs="Arial" w:eastAsia="Arial" w:hAnsi="Arial"/>
          <w:rtl w:val="0"/>
        </w:rPr>
        <w:t xml:space="preserve">Virtual Connection is alive</w:t>
      </w:r>
      <w:commentRangeEnd w:id="180"/>
      <w:r w:rsidDel="00000000" w:rsidR="00000000" w:rsidRPr="00000000">
        <w:commentReference w:id="180"/>
      </w:r>
      <w:r w:rsidDel="00000000" w:rsidR="00000000" w:rsidRPr="00000000">
        <w:rPr>
          <w:rFonts w:ascii="Arial" w:cs="Arial" w:eastAsia="Arial" w:hAnsi="Arial"/>
          <w:rtl w:val="0"/>
        </w:rPr>
        <w:t xml:space="preserve">.</w:t>
      </w:r>
    </w:p>
    <w:p w:rsidR="00000000" w:rsidDel="00000000" w:rsidP="00000000" w:rsidRDefault="00000000" w:rsidRPr="00000000" w14:paraId="0000143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sdt>
        <w:sdtPr>
          <w:tag w:val="goog_rdk_2346"/>
        </w:sdtPr>
        <w:sdtContent>
          <w:ins w:author="davide.lenzarini@u-blox.com" w:id="211" w:date="2024-08-07T14:04:19Z">
            <w:r w:rsidDel="00000000" w:rsidR="00000000" w:rsidRPr="00000000">
              <w:fldChar w:fldCharType="begin"/>
            </w:r>
            <w:r w:rsidDel="00000000" w:rsidR="00000000" w:rsidRPr="00000000">
              <w:instrText xml:space="preserve">HYPERLINK \l "_heading=h.1csj400"</w:instrText>
            </w:r>
            <w:r w:rsidDel="00000000" w:rsidR="00000000" w:rsidRPr="00000000">
              <w:fldChar w:fldCharType="separate"/>
            </w:r>
            <w:r w:rsidDel="00000000" w:rsidR="00000000" w:rsidRPr="00000000">
              <w:rPr>
                <w:rFonts w:ascii="Arial" w:cs="Arial" w:eastAsia="Arial" w:hAnsi="Arial"/>
                <w:rtl w:val="0"/>
              </w:rPr>
              <w:t xml:space="preserve">Appendix F.4</w:t>
            </w:r>
            <w:r w:rsidDel="00000000" w:rsidR="00000000" w:rsidRPr="00000000">
              <w:fldChar w:fldCharType="end"/>
            </w:r>
          </w:ins>
        </w:sdtContent>
      </w:sdt>
      <w:sdt>
        <w:sdtPr>
          <w:tag w:val="goog_rdk_2347"/>
        </w:sdtPr>
        <w:sdtContent>
          <w:del w:author="davide.lenzarini@u-blox.com" w:id="211" w:date="2024-08-07T14:04:19Z">
            <w:r w:rsidDel="00000000" w:rsidR="00000000" w:rsidRPr="00000000">
              <w:fldChar w:fldCharType="begin"/>
            </w:r>
            <w:r w:rsidDel="00000000" w:rsidR="00000000" w:rsidRPr="00000000">
              <w:delInstrText xml:space="preserve">HYPERLINK \l "_heading=h.1csj400"</w:delInstrText>
            </w:r>
            <w:r w:rsidDel="00000000" w:rsidR="00000000" w:rsidRPr="00000000">
              <w:fldChar w:fldCharType="separate"/>
            </w:r>
            <w:r w:rsidDel="00000000" w:rsidR="00000000" w:rsidRPr="00000000">
              <w:rPr>
                <w:rFonts w:ascii="Arial" w:cs="Arial" w:eastAsia="Arial" w:hAnsi="Arial"/>
                <w:color w:val="1155cc"/>
                <w:u w:val="single"/>
                <w:rtl w:val="0"/>
              </w:rPr>
              <w:delText xml:space="preserve">Appendix E.F4</w:delText>
            </w:r>
            <w:r w:rsidDel="00000000" w:rsidR="00000000" w:rsidRPr="00000000">
              <w:fldChar w:fldCharType="end"/>
            </w:r>
          </w:del>
        </w:sdtContent>
      </w:sdt>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3A">
      <w:pPr>
        <w:pStyle w:val="Heading2"/>
        <w:ind w:left="0" w:firstLine="0"/>
        <w:rPr/>
      </w:pPr>
      <w:bookmarkStart w:colFirst="0" w:colLast="0" w:name="_heading=h.xoc2pfhnyfst" w:id="231"/>
      <w:bookmarkEnd w:id="231"/>
      <w:r w:rsidDel="00000000" w:rsidR="00000000" w:rsidRPr="00000000">
        <w:rPr>
          <w:rtl w:val="0"/>
        </w:rPr>
        <w:t xml:space="preserve">4.5 Application Message receipt</w:t>
      </w:r>
    </w:p>
    <w:p w:rsidR="00000000" w:rsidDel="00000000" w:rsidP="00000000" w:rsidRDefault="00000000" w:rsidRPr="00000000" w14:paraId="0000143B">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43C">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43D">
      <w:pPr>
        <w:pStyle w:val="Heading2"/>
        <w:ind w:left="0" w:firstLine="0"/>
        <w:rPr/>
      </w:pPr>
      <w:bookmarkStart w:colFirst="0" w:colLast="0" w:name="_heading=h.rrfw7sclv8s" w:id="232"/>
      <w:bookmarkEnd w:id="232"/>
      <w:r w:rsidDel="00000000" w:rsidR="00000000" w:rsidRPr="00000000">
        <w:rPr>
          <w:rtl w:val="0"/>
        </w:rPr>
        <w:t xml:space="preserve">4.6 Application Message ordering</w:t>
      </w:r>
    </w:p>
    <w:p w:rsidR="00000000" w:rsidDel="00000000" w:rsidP="00000000" w:rsidRDefault="00000000" w:rsidRPr="00000000" w14:paraId="0000143E">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43F">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440">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41">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442">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w:t>
      </w:r>
      <w:sdt>
        <w:sdtPr>
          <w:tag w:val="goog_rdk_2348"/>
        </w:sdtPr>
        <w:sdtContent>
          <w:del w:author="davide.lenzarini@u-blox.com" w:id="212" w:date="2024-08-07T14:06:53Z">
            <w:r w:rsidDel="00000000" w:rsidR="00000000" w:rsidRPr="00000000">
              <w:rPr>
                <w:rtl w:val="0"/>
              </w:rPr>
              <w:delText xml:space="preserve">.</w:delText>
            </w:r>
          </w:del>
        </w:sdtContent>
      </w:sdt>
      <w:r w:rsidDel="00000000" w:rsidR="00000000" w:rsidRPr="00000000">
        <w:rPr>
          <w:rtl w:val="0"/>
        </w:rPr>
        <w:t xml:space="preserve">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443">
      <w:pPr>
        <w:pStyle w:val="Heading2"/>
        <w:keepNext w:val="0"/>
        <w:spacing w:after="80" w:before="360" w:lineRule="auto"/>
        <w:ind w:left="0" w:right="990" w:firstLine="0"/>
        <w:rPr/>
      </w:pPr>
      <w:bookmarkStart w:colFirst="0" w:colLast="0" w:name="_heading=h.g7vjj8m1vj3z" w:id="233"/>
      <w:bookmarkEnd w:id="233"/>
      <w:r w:rsidDel="00000000" w:rsidR="00000000" w:rsidRPr="00000000">
        <w:rPr>
          <w:rtl w:val="0"/>
        </w:rPr>
        <w:t xml:space="preserve">4.7 Topic Names and Topic Filters</w:t>
      </w:r>
    </w:p>
    <w:p w:rsidR="00000000" w:rsidDel="00000000" w:rsidP="00000000" w:rsidRDefault="00000000" w:rsidRPr="00000000" w14:paraId="00001444">
      <w:pPr>
        <w:pStyle w:val="Heading3"/>
        <w:ind w:left="0" w:firstLine="0"/>
        <w:rPr/>
      </w:pPr>
      <w:bookmarkStart w:colFirst="0" w:colLast="0" w:name="_heading=h.q0s32id4lv9p" w:id="234"/>
      <w:bookmarkEnd w:id="234"/>
      <w:r w:rsidDel="00000000" w:rsidR="00000000" w:rsidRPr="00000000">
        <w:rPr>
          <w:rtl w:val="0"/>
        </w:rPr>
        <w:t xml:space="preserve">4.7.1 Topic wildcards</w:t>
      </w:r>
    </w:p>
    <w:p w:rsidR="00000000" w:rsidDel="00000000" w:rsidP="00000000" w:rsidRDefault="00000000" w:rsidRPr="00000000" w14:paraId="00001445">
      <w:pPr>
        <w:spacing w:after="240" w:before="240" w:lineRule="auto"/>
        <w:rPr>
          <w:rFonts w:ascii="Arial" w:cs="Arial" w:eastAsia="Arial" w:hAnsi="Arial"/>
        </w:rPr>
      </w:pPr>
      <w:sdt>
        <w:sdtPr>
          <w:tag w:val="goog_rdk_2349"/>
        </w:sdtPr>
        <w:sdtContent>
          <w:commentRangeStart w:id="181"/>
        </w:sdtContent>
      </w:sdt>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commentRangeEnd w:id="181"/>
      <w:r w:rsidDel="00000000" w:rsidR="00000000" w:rsidRPr="00000000">
        <w:commentReference w:id="181"/>
      </w:r>
      <w:r w:rsidDel="00000000" w:rsidR="00000000" w:rsidRPr="00000000">
        <w:rPr>
          <w:rtl w:val="0"/>
        </w:rPr>
      </w:r>
    </w:p>
    <w:p w:rsidR="00000000" w:rsidDel="00000000" w:rsidP="00000000" w:rsidRDefault="00000000" w:rsidRPr="00000000" w14:paraId="00001446">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447">
      <w:pPr>
        <w:spacing w:after="240" w:before="240" w:lineRule="auto"/>
        <w:rPr>
          <w:rFonts w:ascii="Arial" w:cs="Arial" w:eastAsia="Arial" w:hAnsi="Arial"/>
        </w:rPr>
      </w:pPr>
      <w:sdt>
        <w:sdtPr>
          <w:tag w:val="goog_rdk_2350"/>
        </w:sdtPr>
        <w:sdtContent>
          <w:commentRangeStart w:id="182"/>
        </w:sdtContent>
      </w:sdt>
      <w:sdt>
        <w:sdtPr>
          <w:tag w:val="goog_rdk_2351"/>
        </w:sdtPr>
        <w:sdtContent>
          <w:commentRangeStart w:id="183"/>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182"/>
      <w:r w:rsidDel="00000000" w:rsidR="00000000" w:rsidRPr="00000000">
        <w:commentReference w:id="182"/>
      </w:r>
      <w:commentRangeEnd w:id="183"/>
      <w:r w:rsidDel="00000000" w:rsidR="00000000" w:rsidRPr="00000000">
        <w:commentReference w:id="183"/>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448">
      <w:pPr>
        <w:pStyle w:val="Heading4"/>
        <w:ind w:left="0" w:firstLine="0"/>
        <w:rPr/>
      </w:pPr>
      <w:bookmarkStart w:colFirst="0" w:colLast="0" w:name="_heading=h.3kbulner4ob4" w:id="235"/>
      <w:bookmarkEnd w:id="235"/>
      <w:r w:rsidDel="00000000" w:rsidR="00000000" w:rsidRPr="00000000">
        <w:rPr>
          <w:rtl w:val="0"/>
        </w:rPr>
        <w:t xml:space="preserve">4.7.1.1 Topic level separator</w:t>
      </w:r>
    </w:p>
    <w:p w:rsidR="00000000" w:rsidDel="00000000" w:rsidP="00000000" w:rsidRDefault="00000000" w:rsidRPr="00000000" w14:paraId="00001449">
      <w:pPr>
        <w:spacing w:after="240" w:before="240" w:lineRule="auto"/>
        <w:rPr>
          <w:rFonts w:ascii="Arial" w:cs="Arial" w:eastAsia="Arial" w:hAnsi="Arial"/>
        </w:rPr>
      </w:pPr>
      <w:sdt>
        <w:sdtPr>
          <w:tag w:val="goog_rdk_2352"/>
        </w:sdtPr>
        <w:sdtContent>
          <w:commentRangeStart w:id="184"/>
        </w:sdtContent>
      </w:sdt>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w:t>
      </w:r>
      <w:commentRangeEnd w:id="184"/>
      <w:r w:rsidDel="00000000" w:rsidR="00000000" w:rsidRPr="00000000">
        <w:commentReference w:id="184"/>
      </w:r>
      <w:r w:rsidDel="00000000" w:rsidR="00000000" w:rsidRPr="00000000">
        <w:rPr>
          <w:rFonts w:ascii="Arial" w:cs="Arial" w:eastAsia="Arial" w:hAnsi="Arial"/>
          <w:rtl w:val="0"/>
        </w:rPr>
        <w:t xml:space="preserve">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4A">
      <w:pPr>
        <w:pStyle w:val="Heading4"/>
        <w:ind w:left="0" w:firstLine="0"/>
        <w:rPr/>
      </w:pPr>
      <w:bookmarkStart w:colFirst="0" w:colLast="0" w:name="_heading=h.ychcrpqsu69r" w:id="236"/>
      <w:bookmarkEnd w:id="236"/>
      <w:r w:rsidDel="00000000" w:rsidR="00000000" w:rsidRPr="00000000">
        <w:rPr>
          <w:rtl w:val="0"/>
        </w:rPr>
        <w:t xml:space="preserve">4.7.1.2 Multi-level wildcard</w:t>
      </w:r>
    </w:p>
    <w:p w:rsidR="00000000" w:rsidDel="00000000" w:rsidP="00000000" w:rsidRDefault="00000000" w:rsidRPr="00000000" w14:paraId="0000144B">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4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4D">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4E">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4F">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50">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51">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2">
      <w:pPr>
        <w:numPr>
          <w:ilvl w:val="0"/>
          <w:numId w:val="33"/>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53">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54">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55">
      <w:pPr>
        <w:numPr>
          <w:ilvl w:val="0"/>
          <w:numId w:val="33"/>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56">
      <w:pPr>
        <w:numPr>
          <w:ilvl w:val="0"/>
          <w:numId w:val="33"/>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57">
      <w:pPr>
        <w:pStyle w:val="Heading4"/>
        <w:ind w:left="0" w:firstLine="0"/>
        <w:rPr/>
      </w:pPr>
      <w:bookmarkStart w:colFirst="0" w:colLast="0" w:name="_heading=h.x4yye38w41vd" w:id="237"/>
      <w:bookmarkEnd w:id="237"/>
      <w:r w:rsidDel="00000000" w:rsidR="00000000" w:rsidRPr="00000000">
        <w:rPr>
          <w:rtl w:val="0"/>
        </w:rPr>
        <w:t xml:space="preserve">4.7.1.3 Single-level wildcard</w:t>
      </w:r>
    </w:p>
    <w:p w:rsidR="00000000" w:rsidDel="00000000" w:rsidP="00000000" w:rsidRDefault="00000000" w:rsidRPr="00000000" w14:paraId="00001458">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59">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5A">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5B">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5C">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5D">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5E">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5F">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60">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61">
      <w:pPr>
        <w:pStyle w:val="Heading3"/>
        <w:ind w:left="0" w:firstLine="0"/>
        <w:rPr/>
      </w:pPr>
      <w:bookmarkStart w:colFirst="0" w:colLast="0" w:name="_heading=h.p61p07rh2x26" w:id="238"/>
      <w:bookmarkEnd w:id="238"/>
      <w:r w:rsidDel="00000000" w:rsidR="00000000" w:rsidRPr="00000000">
        <w:rPr>
          <w:rtl w:val="0"/>
        </w:rPr>
        <w:t xml:space="preserve">4.7.2  Topics beginning with $</w:t>
      </w:r>
    </w:p>
    <w:p w:rsidR="00000000" w:rsidDel="00000000" w:rsidP="00000000" w:rsidRDefault="00000000" w:rsidRPr="00000000" w14:paraId="00001462">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63">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64">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65">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66">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67">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68">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69">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6A">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6B">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6C">
      <w:pPr>
        <w:pStyle w:val="Heading3"/>
        <w:ind w:left="0" w:firstLine="0"/>
        <w:rPr/>
      </w:pPr>
      <w:bookmarkStart w:colFirst="0" w:colLast="0" w:name="_heading=h.rvcur5x0am" w:id="239"/>
      <w:bookmarkEnd w:id="239"/>
      <w:r w:rsidDel="00000000" w:rsidR="00000000" w:rsidRPr="00000000">
        <w:rPr>
          <w:rtl w:val="0"/>
        </w:rPr>
        <w:t xml:space="preserve">4.7.3 Topic semantic and usage</w:t>
      </w:r>
    </w:p>
    <w:p w:rsidR="00000000" w:rsidDel="00000000" w:rsidP="00000000" w:rsidRDefault="00000000" w:rsidRPr="00000000" w14:paraId="0000146D">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6E">
      <w:pPr>
        <w:numPr>
          <w:ilvl w:val="0"/>
          <w:numId w:val="52"/>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6F">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70">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71">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72">
      <w:pPr>
        <w:numPr>
          <w:ilvl w:val="0"/>
          <w:numId w:val="52"/>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73">
      <w:pPr>
        <w:numPr>
          <w:ilvl w:val="0"/>
          <w:numId w:val="52"/>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89">
        <w:r w:rsidDel="00000000" w:rsidR="00000000" w:rsidRPr="00000000">
          <w:rPr>
            <w:rFonts w:ascii="Arial" w:cs="Arial" w:eastAsia="Arial" w:hAnsi="Arial"/>
            <w:rtl w:val="0"/>
          </w:rPr>
          <w:t xml:space="preserve"> </w:t>
        </w:r>
      </w:hyperlink>
      <w:hyperlink r:id="rId90">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74">
      <w:pPr>
        <w:numPr>
          <w:ilvl w:val="0"/>
          <w:numId w:val="52"/>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75">
      <w:pPr>
        <w:spacing w:after="240" w:before="240" w:lineRule="auto"/>
        <w:rPr>
          <w:rFonts w:ascii="Arial" w:cs="Arial" w:eastAsia="Arial" w:hAnsi="Arial"/>
        </w:rPr>
      </w:pPr>
      <w:sdt>
        <w:sdtPr>
          <w:tag w:val="goog_rdk_2354"/>
        </w:sdtPr>
        <w:sdtContent>
          <w:del w:author="davide.lenzarini@u-blox.com" w:id="213" w:date="2024-08-07T15:09:11Z">
            <w:r w:rsidDel="00000000" w:rsidR="00000000" w:rsidRPr="00000000">
              <w:rPr>
                <w:rFonts w:ascii="Arial" w:cs="Arial" w:eastAsia="Arial" w:hAnsi="Arial"/>
                <w:rtl w:val="0"/>
              </w:rPr>
              <w:delText xml:space="preserve"> </w:delText>
            </w:r>
          </w:del>
        </w:sdtContent>
      </w:sdt>
      <w:r w:rsidDel="00000000" w:rsidR="00000000" w:rsidRPr="00000000">
        <w:rPr>
          <w:rFonts w:ascii="Arial" w:cs="Arial" w:eastAsia="Arial" w:hAnsi="Arial"/>
          <w:rtl w:val="0"/>
        </w:rPr>
        <w:t xml:space="preserve">There is no limit to the number of levels in a Topic Name or Topic Filter, other than that imposed by the overall length of a UTF-8 Encoded String.</w:t>
      </w:r>
    </w:p>
    <w:p w:rsidR="00000000" w:rsidDel="00000000" w:rsidP="00000000" w:rsidRDefault="00000000" w:rsidRPr="00000000" w14:paraId="00001476">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77">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78">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79">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7A">
      <w:pPr>
        <w:numPr>
          <w:ilvl w:val="0"/>
          <w:numId w:val="39"/>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7B">
      <w:pPr>
        <w:numPr>
          <w:ilvl w:val="0"/>
          <w:numId w:val="39"/>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7C">
      <w:pPr>
        <w:numPr>
          <w:ilvl w:val="0"/>
          <w:numId w:val="39"/>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7D">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7E">
      <w:pPr>
        <w:pStyle w:val="Heading2"/>
        <w:ind w:left="0" w:firstLine="0"/>
        <w:rPr/>
      </w:pPr>
      <w:bookmarkStart w:colFirst="0" w:colLast="0" w:name="_heading=h.zh9mgr3i86c2" w:id="240"/>
      <w:bookmarkEnd w:id="240"/>
      <w:r w:rsidDel="00000000" w:rsidR="00000000" w:rsidRPr="00000000">
        <w:rPr>
          <w:rtl w:val="0"/>
        </w:rPr>
        <w:t xml:space="preserve">4.8 Subscriptions</w:t>
      </w:r>
    </w:p>
    <w:p w:rsidR="00000000" w:rsidDel="00000000" w:rsidP="00000000" w:rsidRDefault="00000000" w:rsidRPr="00000000" w14:paraId="0000147F">
      <w:pPr>
        <w:spacing w:after="240" w:before="240" w:lineRule="auto"/>
        <w:ind w:left="0" w:right="0" w:firstLine="0"/>
        <w:rPr/>
      </w:pPr>
      <w:r w:rsidDel="00000000" w:rsidR="00000000" w:rsidRPr="00000000">
        <w:rPr>
          <w:rtl w:val="0"/>
        </w:rPr>
        <w:t xml:space="preserve">A Subscription is associated only with the Session that created it. Each Subscription includes </w:t>
      </w:r>
      <w:sdt>
        <w:sdtPr>
          <w:tag w:val="goog_rdk_2355"/>
        </w:sdtPr>
        <w:sdtContent>
          <w:ins w:author="davide.lenzarini@u-blox.com" w:id="214" w:date="2024-08-08T08:41:35Z">
            <w:r w:rsidDel="00000000" w:rsidR="00000000" w:rsidRPr="00000000">
              <w:rPr>
                <w:rtl w:val="0"/>
              </w:rPr>
              <w:t xml:space="preserve">a Topic Data or </w:t>
            </w:r>
          </w:ins>
        </w:sdtContent>
      </w:sdt>
      <w:r w:rsidDel="00000000" w:rsidR="00000000" w:rsidRPr="00000000">
        <w:rPr>
          <w:rtl w:val="0"/>
        </w:rPr>
        <w:t xml:space="preserve">a Topic Filter, indicating the topic(s) for which messages are to be delivered on that Session, and Subscription Options. The Server is responsible for collecting messages that match the </w:t>
      </w:r>
      <w:sdt>
        <w:sdtPr>
          <w:tag w:val="goog_rdk_2356"/>
        </w:sdtPr>
        <w:sdtContent>
          <w:ins w:author="davide.lenzarini@u-blox.com" w:id="215" w:date="2024-08-08T08:42:06Z">
            <w:r w:rsidDel="00000000" w:rsidR="00000000" w:rsidRPr="00000000">
              <w:rPr>
                <w:rtl w:val="0"/>
              </w:rPr>
              <w:t xml:space="preserve">subscription </w:t>
            </w:r>
          </w:ins>
        </w:sdtContent>
      </w:sdt>
      <w:sdt>
        <w:sdtPr>
          <w:tag w:val="goog_rdk_2357"/>
        </w:sdtPr>
        <w:sdtContent>
          <w:del w:author="davide.lenzarini@u-blox.com" w:id="215" w:date="2024-08-08T08:42:06Z">
            <w:r w:rsidDel="00000000" w:rsidR="00000000" w:rsidRPr="00000000">
              <w:rPr>
                <w:rtl w:val="0"/>
              </w:rPr>
              <w:delText xml:space="preserve">filter </w:delText>
            </w:r>
          </w:del>
        </w:sdtContent>
      </w:sdt>
      <w:r w:rsidDel="00000000" w:rsidR="00000000" w:rsidRPr="00000000">
        <w:rPr>
          <w:rtl w:val="0"/>
        </w:rPr>
        <w:t xml:space="preserve">and transmitting them on the Session's Virtual Connection if and when that Virtual Connection exists.</w:t>
      </w:r>
    </w:p>
    <w:p w:rsidR="00000000" w:rsidDel="00000000" w:rsidP="00000000" w:rsidRDefault="00000000" w:rsidRPr="00000000" w14:paraId="00001480">
      <w:pPr>
        <w:spacing w:after="240" w:before="240" w:lineRule="auto"/>
        <w:ind w:left="0" w:right="0" w:firstLine="0"/>
        <w:rPr/>
      </w:pPr>
      <w:r w:rsidDel="00000000" w:rsidR="00000000" w:rsidRPr="00000000">
        <w:rPr>
          <w:rtl w:val="0"/>
        </w:rPr>
        <w:t xml:space="preserve">A Session cannot have more than one Subscription with the same </w:t>
      </w:r>
      <w:sdt>
        <w:sdtPr>
          <w:tag w:val="goog_rdk_2358"/>
        </w:sdtPr>
        <w:sdtContent>
          <w:ins w:author="davide.lenzarini@u-blox.com" w:id="216" w:date="2024-08-08T08:42:57Z">
            <w:r w:rsidDel="00000000" w:rsidR="00000000" w:rsidRPr="00000000">
              <w:rPr>
                <w:rtl w:val="0"/>
              </w:rPr>
              <w:t xml:space="preserve">Topic Data or </w:t>
            </w:r>
          </w:ins>
        </w:sdtContent>
      </w:sdt>
      <w:r w:rsidDel="00000000" w:rsidR="00000000" w:rsidRPr="00000000">
        <w:rPr>
          <w:rtl w:val="0"/>
        </w:rPr>
        <w:t xml:space="preserve">Topic Filter, so the </w:t>
      </w:r>
      <w:sdt>
        <w:sdtPr>
          <w:tag w:val="goog_rdk_2359"/>
        </w:sdtPr>
        <w:sdtContent>
          <w:ins w:author="davide.lenzarini@u-blox.com" w:id="217" w:date="2024-08-08T08:43:06Z">
            <w:r w:rsidDel="00000000" w:rsidR="00000000" w:rsidRPr="00000000">
              <w:rPr>
                <w:rtl w:val="0"/>
              </w:rPr>
              <w:t xml:space="preserve">Topic Data or </w:t>
            </w:r>
          </w:ins>
        </w:sdtContent>
      </w:sdt>
      <w:r w:rsidDel="00000000" w:rsidR="00000000" w:rsidRPr="00000000">
        <w:rPr>
          <w:rtl w:val="0"/>
        </w:rPr>
        <w:t xml:space="preserve">Topic Filter can be used as a key to identify the subscription within that Session.</w:t>
      </w:r>
    </w:p>
    <w:p w:rsidR="00000000" w:rsidDel="00000000" w:rsidP="00000000" w:rsidRDefault="00000000" w:rsidRPr="00000000" w14:paraId="00001481">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82">
      <w:pPr>
        <w:pStyle w:val="Heading2"/>
        <w:spacing w:after="80" w:before="360" w:lineRule="auto"/>
        <w:ind w:left="0" w:firstLine="0"/>
        <w:rPr/>
      </w:pPr>
      <w:bookmarkStart w:colFirst="0" w:colLast="0" w:name="_heading=h.bfojn6tjnvgm" w:id="241"/>
      <w:bookmarkEnd w:id="241"/>
      <w:r w:rsidDel="00000000" w:rsidR="00000000" w:rsidRPr="00000000">
        <w:rPr>
          <w:rtl w:val="0"/>
        </w:rPr>
        <w:t xml:space="preserve">4.9 Flow Control</w:t>
      </w:r>
    </w:p>
    <w:p w:rsidR="00000000" w:rsidDel="00000000" w:rsidP="00000000" w:rsidRDefault="00000000" w:rsidRPr="00000000" w14:paraId="00001483">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t>
      </w:r>
      <w:sdt>
        <w:sdtPr>
          <w:tag w:val="goog_rdk_2360"/>
        </w:sdtPr>
        <w:sdtContent>
          <w:commentRangeStart w:id="185"/>
        </w:sdtContent>
      </w:sdt>
      <w:r w:rsidDel="00000000" w:rsidR="00000000" w:rsidRPr="00000000">
        <w:rPr>
          <w:rtl w:val="0"/>
        </w:rPr>
        <w:t xml:space="preserve">which need acknowledgement </w:t>
      </w:r>
      <w:commentRangeEnd w:id="185"/>
      <w:r w:rsidDel="00000000" w:rsidR="00000000" w:rsidRPr="00000000">
        <w:commentReference w:id="185"/>
      </w:r>
      <w:r w:rsidDel="00000000" w:rsidR="00000000" w:rsidRPr="00000000">
        <w:rPr>
          <w:rtl w:val="0"/>
        </w:rPr>
        <w:t xml:space="preserve">and are included in this constraint are:</w:t>
      </w:r>
    </w:p>
    <w:p w:rsidR="00000000" w:rsidDel="00000000" w:rsidP="00000000" w:rsidRDefault="00000000" w:rsidRPr="00000000" w14:paraId="00001484">
      <w:pPr>
        <w:numPr>
          <w:ilvl w:val="0"/>
          <w:numId w:val="48"/>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85">
      <w:pPr>
        <w:numPr>
          <w:ilvl w:val="0"/>
          <w:numId w:val="48"/>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86">
      <w:pPr>
        <w:numPr>
          <w:ilvl w:val="0"/>
          <w:numId w:val="48"/>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87">
      <w:pPr>
        <w:numPr>
          <w:ilvl w:val="0"/>
          <w:numId w:val="48"/>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88">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delete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89">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8A">
      <w:pPr>
        <w:pStyle w:val="Heading2"/>
        <w:ind w:left="0" w:firstLine="0"/>
        <w:rPr/>
      </w:pPr>
      <w:bookmarkStart w:colFirst="0" w:colLast="0" w:name="_heading=h.k5nujtaz6h05" w:id="242"/>
      <w:bookmarkEnd w:id="242"/>
      <w:r w:rsidDel="00000000" w:rsidR="00000000" w:rsidRPr="00000000">
        <w:rPr>
          <w:rtl w:val="0"/>
        </w:rPr>
        <w:t xml:space="preserve">4.10 Server redirection</w:t>
      </w:r>
    </w:p>
    <w:p w:rsidR="00000000" w:rsidDel="00000000" w:rsidP="00000000" w:rsidRDefault="00000000" w:rsidRPr="00000000" w14:paraId="0000148B">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w:t>
      </w:r>
      <w:sdt>
        <w:sdtPr>
          <w:tag w:val="goog_rdk_2361"/>
        </w:sdtPr>
        <w:sdtContent>
          <w:commentRangeStart w:id="186"/>
        </w:sdtContent>
      </w:sdt>
      <w:r w:rsidDel="00000000" w:rsidR="00000000" w:rsidRPr="00000000">
        <w:rPr>
          <w:rtl w:val="0"/>
        </w:rPr>
        <w:t xml:space="preserve">as described in</w:t>
      </w:r>
      <w:hyperlink r:id="rId91">
        <w:r w:rsidDel="00000000" w:rsidR="00000000" w:rsidRPr="00000000">
          <w:rPr>
            <w:rtl w:val="0"/>
          </w:rPr>
          <w:t xml:space="preserve"> </w:t>
        </w:r>
      </w:hyperlink>
      <w:hyperlink r:id="rId92">
        <w:r w:rsidDel="00000000" w:rsidR="00000000" w:rsidRPr="00000000">
          <w:rPr>
            <w:color w:val="1155cc"/>
            <w:u w:val="single"/>
            <w:rtl w:val="0"/>
          </w:rPr>
          <w:t xml:space="preserve">section 4.13</w:t>
        </w:r>
      </w:hyperlink>
      <w:commentRangeEnd w:id="186"/>
      <w:r w:rsidDel="00000000" w:rsidR="00000000" w:rsidRPr="00000000">
        <w:commentReference w:id="186"/>
      </w:r>
      <w:r w:rsidDel="00000000" w:rsidR="00000000" w:rsidRPr="00000000">
        <w:rPr>
          <w:rtl w:val="0"/>
        </w:rPr>
        <w:t xml:space="preserve">. </w:t>
      </w:r>
    </w:p>
    <w:p w:rsidR="00000000" w:rsidDel="00000000" w:rsidP="00000000" w:rsidRDefault="00000000" w:rsidRPr="00000000" w14:paraId="0000148C">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8D">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8E">
      <w:pPr>
        <w:pStyle w:val="Heading2"/>
        <w:ind w:left="0" w:firstLine="0"/>
        <w:rPr/>
      </w:pPr>
      <w:bookmarkStart w:colFirst="0" w:colLast="0" w:name="_heading=h.n3l7hni8c3ae" w:id="243"/>
      <w:bookmarkEnd w:id="243"/>
      <w:r w:rsidDel="00000000" w:rsidR="00000000" w:rsidRPr="00000000">
        <w:rPr>
          <w:rtl w:val="0"/>
        </w:rPr>
        <w:t xml:space="preserve">4.11 Enhanced authentication</w:t>
      </w:r>
    </w:p>
    <w:p w:rsidR="00000000" w:rsidDel="00000000" w:rsidP="00000000" w:rsidRDefault="00000000" w:rsidRPr="00000000" w14:paraId="0000148F">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90">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91">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92">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w:t>
      </w:r>
      <w:sdt>
        <w:sdtPr>
          <w:tag w:val="goog_rdk_2362"/>
        </w:sdtPr>
        <w:sdtContent>
          <w:commentRangeStart w:id="187"/>
        </w:sdtContent>
      </w:sdt>
      <w:r w:rsidDel="00000000" w:rsidR="00000000" w:rsidRPr="00000000">
        <w:rPr>
          <w:rtl w:val="0"/>
        </w:rPr>
        <w:t xml:space="preserve">and any of the other fields in CONNECT</w:t>
      </w:r>
      <w:commentRangeEnd w:id="187"/>
      <w:r w:rsidDel="00000000" w:rsidR="00000000" w:rsidRPr="00000000">
        <w:commentReference w:id="187"/>
      </w:r>
      <w:r w:rsidDel="00000000" w:rsidR="00000000" w:rsidRPr="00000000">
        <w:rPr>
          <w:rtl w:val="0"/>
        </w:rPr>
        <w:t xml:space="preserve">, and the exchanges and processing needed by the Client and Server to complete the authentication.</w:t>
      </w:r>
    </w:p>
    <w:p w:rsidR="00000000" w:rsidDel="00000000" w:rsidP="00000000" w:rsidRDefault="00000000" w:rsidRPr="00000000" w14:paraId="00001493">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94">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95">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w:t>
      </w:r>
      <w:sdt>
        <w:sdtPr>
          <w:tag w:val="goog_rdk_2363"/>
        </w:sdtPr>
        <w:sdtContent>
          <w:ins w:author="davide.lenzarini@u-blox.com" w:id="218" w:date="2024-08-08T08:57:15Z">
            <w:r w:rsidDel="00000000" w:rsidR="00000000" w:rsidRPr="00000000">
              <w:rPr>
                <w:rtl w:val="0"/>
              </w:rPr>
              <w:t xml:space="preserve">the </w:t>
            </w:r>
          </w:ins>
        </w:sdtContent>
      </w:sdt>
      <w:sdt>
        <w:sdtPr>
          <w:tag w:val="goog_rdk_2364"/>
        </w:sdtPr>
        <w:sdtContent>
          <w:del w:author="davide.lenzarini@u-blox.com" w:id="218" w:date="2024-08-08T08:57:15Z">
            <w:r w:rsidDel="00000000" w:rsidR="00000000" w:rsidRPr="00000000">
              <w:rPr>
                <w:rtl w:val="0"/>
              </w:rPr>
              <w:delText xml:space="preserve">an </w:delText>
            </w:r>
          </w:del>
        </w:sdtContent>
      </w:sdt>
      <w:r w:rsidDel="00000000" w:rsidR="00000000" w:rsidRPr="00000000">
        <w:rPr>
          <w:rtl w:val="0"/>
        </w:rPr>
        <w:t xml:space="preserve">Authentication Data </w:t>
      </w:r>
      <w:sdt>
        <w:sdtPr>
          <w:tag w:val="goog_rdk_2365"/>
        </w:sdtPr>
        <w:sdtContent>
          <w:del w:author="davide.lenzarini@u-blox.com" w:id="219" w:date="2024-08-08T08:57:23Z">
            <w:r w:rsidDel="00000000" w:rsidR="00000000" w:rsidRPr="00000000">
              <w:rPr>
                <w:rtl w:val="0"/>
              </w:rPr>
              <w:delText xml:space="preserve">property </w:delText>
            </w:r>
          </w:del>
        </w:sdtContent>
      </w:sdt>
      <w:r w:rsidDel="00000000" w:rsidR="00000000" w:rsidRPr="00000000">
        <w:rPr>
          <w:rtl w:val="0"/>
        </w:rPr>
        <w:t xml:space="preserve">in the CONNECT packet. </w:t>
      </w:r>
      <w:sdt>
        <w:sdtPr>
          <w:tag w:val="goog_rdk_2366"/>
        </w:sdtPr>
        <w:sdtContent>
          <w:del w:author="davide.lenzarini@u-blox.com" w:id="220" w:date="2024-08-08T08:57:45Z">
            <w:r w:rsidDel="00000000" w:rsidR="00000000" w:rsidRPr="00000000">
              <w:rPr>
                <w:rtl w:val="0"/>
              </w:rPr>
              <w:delText xml:space="preserve">This property can be used to provide data as specified by the Authentication Method. </w:delText>
            </w:r>
          </w:del>
        </w:sdtContent>
      </w:sdt>
      <w:r w:rsidDel="00000000" w:rsidR="00000000" w:rsidRPr="00000000">
        <w:rPr>
          <w:rtl w:val="0"/>
        </w:rPr>
        <w:t xml:space="preserve">The contents of the Authentication Data are defined by the authentication method.</w:t>
      </w:r>
    </w:p>
    <w:p w:rsidR="00000000" w:rsidDel="00000000" w:rsidP="00000000" w:rsidRDefault="00000000" w:rsidRPr="00000000" w14:paraId="00001496">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sdt>
        <w:sdtPr>
          <w:tag w:val="goog_rdk_2367"/>
        </w:sdtPr>
        <w:sdtContent>
          <w:ins w:author="davide.lenzarini@u-blox.com" w:id="221" w:date="2024-08-08T08:58:35Z">
            <w:r w:rsidDel="00000000" w:rsidR="00000000" w:rsidRPr="00000000">
              <w:rPr>
                <w:rtl w:val="0"/>
              </w:rPr>
              <w:t xml:space="preserve"> field of the AUTH packet</w:t>
            </w:r>
          </w:ins>
        </w:sdtContent>
      </w:sdt>
      <w:r w:rsidDel="00000000" w:rsidR="00000000" w:rsidRPr="00000000">
        <w:rPr>
          <w:rtl w:val="0"/>
        </w:rPr>
        <w:t xml:space="preserve">.</w:t>
      </w:r>
    </w:p>
    <w:p w:rsidR="00000000" w:rsidDel="00000000" w:rsidP="00000000" w:rsidRDefault="00000000" w:rsidRPr="00000000" w14:paraId="00001497">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sdt>
        <w:sdtPr>
          <w:tag w:val="goog_rdk_2368"/>
        </w:sdtPr>
        <w:sdtContent>
          <w:ins w:author="davide.lenzarini@u-blox.com" w:id="222" w:date="2024-08-08T08:58:48Z">
            <w:r w:rsidDel="00000000" w:rsidR="00000000" w:rsidRPr="00000000">
              <w:rPr>
                <w:rtl w:val="0"/>
              </w:rPr>
              <w:t xml:space="preserve"> field of the AUTH packet</w:t>
            </w:r>
          </w:ins>
        </w:sdtContent>
      </w:sdt>
      <w:r w:rsidDel="00000000" w:rsidR="00000000" w:rsidRPr="00000000">
        <w:rPr>
          <w:rtl w:val="0"/>
        </w:rPr>
        <w:t xml:space="preserve">.</w:t>
      </w:r>
    </w:p>
    <w:p w:rsidR="00000000" w:rsidDel="00000000" w:rsidP="00000000" w:rsidRDefault="00000000" w:rsidRPr="00000000" w14:paraId="00001498">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sdt>
        <w:sdtPr>
          <w:tag w:val="goog_rdk_2369"/>
        </w:sdtPr>
        <w:sdtContent>
          <w:ins w:author="davide.lenzarini@u-blox.com" w:id="223" w:date="2024-08-08T08:59:36Z">
            <w:r w:rsidDel="00000000" w:rsidR="00000000" w:rsidRPr="00000000">
              <w:rPr>
                <w:rtl w:val="0"/>
              </w:rPr>
              <w:t xml:space="preserve"> field of the CONNACK packet</w:t>
            </w:r>
          </w:ins>
        </w:sdtContent>
      </w:sdt>
      <w:r w:rsidDel="00000000" w:rsidR="00000000" w:rsidRPr="00000000">
        <w:rPr>
          <w:rtl w:val="0"/>
        </w:rPr>
        <w:t xml:space="preserve">.</w:t>
      </w:r>
    </w:p>
    <w:p w:rsidR="00000000" w:rsidDel="00000000" w:rsidP="00000000" w:rsidRDefault="00000000" w:rsidRPr="00000000" w14:paraId="00001499">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93">
        <w:r w:rsidDel="00000000" w:rsidR="00000000" w:rsidRPr="00000000">
          <w:rPr>
            <w:highlight w:val="yellow"/>
            <w:rtl w:val="0"/>
          </w:rPr>
          <w:t xml:space="preserve"> </w:t>
        </w:r>
      </w:hyperlink>
      <w:sdt>
        <w:sdtPr>
          <w:tag w:val="goog_rdk_2370"/>
        </w:sdtPr>
        <w:sdtContent>
          <w:commentRangeStart w:id="188"/>
        </w:sdtContent>
      </w:sdt>
      <w:hyperlink r:id="rId94">
        <w:r w:rsidDel="00000000" w:rsidR="00000000" w:rsidRPr="00000000">
          <w:rPr>
            <w:color w:val="1155cc"/>
            <w:highlight w:val="yellow"/>
            <w:u w:val="single"/>
            <w:rtl w:val="0"/>
          </w:rPr>
          <w:t xml:space="preserve">section 4.13</w:t>
        </w:r>
      </w:hyperlink>
      <w:commentRangeEnd w:id="188"/>
      <w:r w:rsidDel="00000000" w:rsidR="00000000" w:rsidRPr="00000000">
        <w:commentReference w:id="188"/>
      </w:r>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9A">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9B">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9C">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sdt>
        <w:sdtPr>
          <w:tag w:val="goog_rdk_2371"/>
        </w:sdtPr>
        <w:sdtContent>
          <w:ins w:author="davide.lenzarini@u-blox.com" w:id="224" w:date="2024-08-08T09:02:31Z">
            <w:r w:rsidDel="00000000" w:rsidR="00000000" w:rsidRPr="00000000">
              <w:rPr>
                <w:rFonts w:ascii="Arial" w:cs="Arial" w:eastAsia="Arial" w:hAnsi="Arial"/>
                <w:shd w:fill="fff2cc" w:val="clear"/>
                <w:rtl w:val="0"/>
              </w:rPr>
              <w:t xml:space="preserve"> or in alternative use the Protection Encapsulation packet</w:t>
            </w:r>
          </w:ins>
        </w:sdtContent>
      </w:sdt>
      <w:sdt>
        <w:sdtPr>
          <w:tag w:val="goog_rdk_2372"/>
        </w:sdtPr>
        <w:sdtContent>
          <w:del w:author="davide.lenzarini@u-blox.com" w:id="224" w:date="2024-08-08T09:02:31Z">
            <w:r w:rsidDel="00000000" w:rsidR="00000000" w:rsidRPr="00000000">
              <w:rPr>
                <w:rFonts w:ascii="Arial" w:cs="Arial" w:eastAsia="Arial" w:hAnsi="Arial"/>
                <w:shd w:fill="fff2cc" w:val="clear"/>
                <w:rtl w:val="0"/>
              </w:rPr>
              <w:delText xml:space="preserve">.</w:delText>
            </w:r>
          </w:del>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9D">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9E">
      <w:pPr>
        <w:numPr>
          <w:ilvl w:val="0"/>
          <w:numId w:val="60"/>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9F">
      <w:pPr>
        <w:numPr>
          <w:ilvl w:val="0"/>
          <w:numId w:val="60"/>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A0">
      <w:pPr>
        <w:numPr>
          <w:ilvl w:val="0"/>
          <w:numId w:val="60"/>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A1">
      <w:pPr>
        <w:numPr>
          <w:ilvl w:val="0"/>
          <w:numId w:val="60"/>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A2">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A3">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A4">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A5">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A6">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A7">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A8">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A9">
      <w:pPr>
        <w:pStyle w:val="Heading3"/>
        <w:ind w:left="0" w:firstLine="0"/>
        <w:rPr/>
      </w:pPr>
      <w:bookmarkStart w:colFirst="0" w:colLast="0" w:name="_heading=h.ut22r1f7l7us" w:id="244"/>
      <w:bookmarkEnd w:id="244"/>
      <w:r w:rsidDel="00000000" w:rsidR="00000000" w:rsidRPr="00000000">
        <w:rPr>
          <w:rtl w:val="0"/>
        </w:rPr>
        <w:t xml:space="preserve">4.11.1 Re-authentication</w:t>
      </w:r>
    </w:p>
    <w:p w:rsidR="00000000" w:rsidDel="00000000" w:rsidP="00000000" w:rsidRDefault="00000000" w:rsidRPr="00000000" w14:paraId="000014AA">
      <w:pPr>
        <w:spacing w:after="240" w:before="240" w:lineRule="auto"/>
        <w:ind w:left="0" w:right="0" w:firstLine="0"/>
        <w:rPr/>
      </w:pPr>
      <w:r w:rsidDel="00000000" w:rsidR="00000000" w:rsidRPr="00000000">
        <w:rPr>
          <w:highlight w:val="yellow"/>
          <w:rtl w:val="0"/>
        </w:rPr>
        <w:t xml:space="preserve">If the Client supplied an Authentication Method in the CONNECT packet</w:t>
      </w:r>
      <w:sdt>
        <w:sdtPr>
          <w:tag w:val="goog_rdk_2373"/>
        </w:sdtPr>
        <w:sdtContent>
          <w:ins w:author="davide.lenzarini@u-blox.com" w:id="225" w:date="2024-08-08T09:04:25Z">
            <w:r w:rsidDel="00000000" w:rsidR="00000000" w:rsidRPr="00000000">
              <w:rPr>
                <w:highlight w:val="yellow"/>
                <w:rtl w:val="0"/>
              </w:rPr>
              <w:t xml:space="preserve">,</w:t>
            </w:r>
          </w:ins>
        </w:sdtContent>
      </w:sdt>
      <w:r w:rsidDel="00000000" w:rsidR="00000000" w:rsidRPr="00000000">
        <w:rPr>
          <w:highlight w:val="yellow"/>
          <w:rtl w:val="0"/>
        </w:rPr>
        <w:t xml:space="preserve">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w:t>
      </w:r>
      <w:sdt>
        <w:sdtPr>
          <w:tag w:val="goog_rdk_2374"/>
        </w:sdtPr>
        <w:sdtContent>
          <w:ins w:author="davide.lenzarini@u-blox.com" w:id="226" w:date="2024-08-08T09:05:44Z">
            <w:r w:rsidDel="00000000" w:rsidR="00000000" w:rsidRPr="00000000">
              <w:rPr>
                <w:rtl w:val="0"/>
              </w:rPr>
              <w:t xml:space="preserve">in</w:t>
            </w:r>
          </w:ins>
        </w:sdtContent>
      </w:sdt>
      <w:sdt>
        <w:sdtPr>
          <w:tag w:val="goog_rdk_2375"/>
        </w:sdtPr>
        <w:sdtContent>
          <w:del w:author="davide.lenzarini@u-blox.com" w:id="226" w:date="2024-08-08T09:05:44Z">
            <w:r w:rsidDel="00000000" w:rsidR="00000000" w:rsidRPr="00000000">
              <w:rPr>
                <w:rtl w:val="0"/>
              </w:rPr>
              <w:delText xml:space="preserve">as </w:delText>
            </w:r>
          </w:del>
        </w:sdtContent>
      </w:sdt>
      <w:sdt>
        <w:sdtPr>
          <w:tag w:val="goog_rdk_2376"/>
        </w:sdtPr>
        <w:sdtContent>
          <w:ins w:author="davide.lenzarini@u-blox.com" w:id="226" w:date="2024-08-08T09:05:44Z">
            <w:r w:rsidDel="00000000" w:rsidR="00000000" w:rsidRPr="00000000">
              <w:rPr>
                <w:rtl w:val="0"/>
              </w:rPr>
              <w:t xml:space="preserve"> </w:t>
            </w:r>
          </w:ins>
        </w:sdtContent>
      </w:sdt>
      <w:r w:rsidDel="00000000" w:rsidR="00000000" w:rsidRPr="00000000">
        <w:rPr>
          <w:rtl w:val="0"/>
        </w:rPr>
        <w:t xml:space="preserve">the Authentication Data</w:t>
      </w:r>
      <w:sdt>
        <w:sdtPr>
          <w:tag w:val="goog_rdk_2377"/>
        </w:sdtPr>
        <w:sdtContent>
          <w:ins w:author="davide.lenzarini@u-blox.com" w:id="227" w:date="2024-08-08T09:05:49Z">
            <w:r w:rsidDel="00000000" w:rsidR="00000000" w:rsidRPr="00000000">
              <w:rPr>
                <w:rtl w:val="0"/>
              </w:rPr>
              <w:t xml:space="preserve"> field</w:t>
            </w:r>
          </w:ins>
        </w:sdtContent>
      </w:sdt>
      <w:r w:rsidDel="00000000" w:rsidR="00000000" w:rsidRPr="00000000">
        <w:rPr>
          <w:rtl w:val="0"/>
        </w:rPr>
        <w:t xml:space="preserve">.</w:t>
      </w:r>
    </w:p>
    <w:p w:rsidR="00000000" w:rsidDel="00000000" w:rsidP="00000000" w:rsidRDefault="00000000" w:rsidRPr="00000000" w14:paraId="000014AB">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AC">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95">
        <w:r w:rsidDel="00000000" w:rsidR="00000000" w:rsidRPr="00000000">
          <w:rPr>
            <w:highlight w:val="yellow"/>
            <w:rtl w:val="0"/>
          </w:rPr>
          <w:t xml:space="preserve"> </w:t>
        </w:r>
      </w:hyperlink>
      <w:sdt>
        <w:sdtPr>
          <w:tag w:val="goog_rdk_2378"/>
        </w:sdtPr>
        <w:sdtContent>
          <w:commentRangeStart w:id="189"/>
        </w:sdtContent>
      </w:sdt>
      <w:hyperlink r:id="rId96">
        <w:r w:rsidDel="00000000" w:rsidR="00000000" w:rsidRPr="00000000">
          <w:rPr>
            <w:color w:val="1155cc"/>
            <w:highlight w:val="yellow"/>
            <w:u w:val="single"/>
            <w:rtl w:val="0"/>
          </w:rPr>
          <w:t xml:space="preserve">section 4.13</w:t>
        </w:r>
      </w:hyperlink>
      <w:commentRangeEnd w:id="189"/>
      <w:r w:rsidDel="00000000" w:rsidR="00000000" w:rsidRPr="00000000">
        <w:commentReference w:id="189"/>
      </w:r>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AD">
      <w:pPr>
        <w:spacing w:after="240" w:before="240" w:lineRule="auto"/>
        <w:ind w:left="0" w:right="0" w:firstLine="0"/>
        <w:rPr/>
      </w:pPr>
      <w:sdt>
        <w:sdtPr>
          <w:tag w:val="goog_rdk_2379"/>
        </w:sdtPr>
        <w:sdtContent>
          <w:commentRangeStart w:id="190"/>
        </w:sdtContent>
      </w:sdt>
      <w:r w:rsidDel="00000000" w:rsidR="00000000" w:rsidRPr="00000000">
        <w:rPr>
          <w:rtl w:val="0"/>
        </w:rPr>
        <w:t xml:space="preserve">During this re-authentication sequence, the flow of other packets between the Client and Server can continue using the previous authentication.</w:t>
      </w:r>
      <w:commentRangeEnd w:id="190"/>
      <w:r w:rsidDel="00000000" w:rsidR="00000000" w:rsidRPr="00000000">
        <w:commentReference w:id="190"/>
      </w:r>
      <w:r w:rsidDel="00000000" w:rsidR="00000000" w:rsidRPr="00000000">
        <w:rPr>
          <w:rtl w:val="0"/>
        </w:rPr>
      </w:r>
    </w:p>
    <w:p w:rsidR="00000000" w:rsidDel="00000000" w:rsidP="00000000" w:rsidRDefault="00000000" w:rsidRPr="00000000" w14:paraId="000014AE">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AF">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B0">
      <w:pPr>
        <w:pStyle w:val="Heading2"/>
        <w:ind w:left="0" w:firstLine="0"/>
        <w:rPr/>
      </w:pPr>
      <w:bookmarkStart w:colFirst="0" w:colLast="0" w:name="_heading=h.v8vlgf6xm72a" w:id="245"/>
      <w:bookmarkEnd w:id="245"/>
      <w:r w:rsidDel="00000000" w:rsidR="00000000" w:rsidRPr="00000000">
        <w:rPr>
          <w:rtl w:val="0"/>
        </w:rPr>
        <w:t xml:space="preserve">4.12 Handling errors</w:t>
      </w:r>
    </w:p>
    <w:p w:rsidR="00000000" w:rsidDel="00000000" w:rsidP="00000000" w:rsidRDefault="00000000" w:rsidRPr="00000000" w14:paraId="000014B1">
      <w:pPr>
        <w:pStyle w:val="Heading3"/>
        <w:ind w:left="0" w:firstLine="0"/>
        <w:rPr/>
      </w:pPr>
      <w:bookmarkStart w:colFirst="0" w:colLast="0" w:name="_heading=h.kbby30dtgah8" w:id="246"/>
      <w:bookmarkEnd w:id="246"/>
      <w:r w:rsidDel="00000000" w:rsidR="00000000" w:rsidRPr="00000000">
        <w:rPr>
          <w:rtl w:val="0"/>
        </w:rPr>
        <w:t xml:space="preserve">4.12.1 Malformed Packet and Protocol Errors</w:t>
      </w:r>
    </w:p>
    <w:p w:rsidR="00000000" w:rsidDel="00000000" w:rsidP="00000000" w:rsidRDefault="00000000" w:rsidRPr="00000000" w14:paraId="000014B2">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B3">
      <w:pPr>
        <w:numPr>
          <w:ilvl w:val="0"/>
          <w:numId w:val="42"/>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B4">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B5">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B6">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B7">
      <w:pPr>
        <w:numPr>
          <w:ilvl w:val="0"/>
          <w:numId w:val="42"/>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B8">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97">
        <w:r w:rsidDel="00000000" w:rsidR="00000000" w:rsidRPr="00000000">
          <w:rPr>
            <w:rtl w:val="0"/>
          </w:rPr>
          <w:t xml:space="preserve"> </w:t>
        </w:r>
      </w:hyperlink>
      <w:hyperlink r:id="rId98">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B9">
      <w:pPr>
        <w:spacing w:after="240" w:before="240" w:lineRule="auto"/>
        <w:ind w:left="0" w:right="0" w:firstLine="0"/>
        <w:rPr/>
      </w:pPr>
      <w:sdt>
        <w:sdtPr>
          <w:tag w:val="goog_rdk_2381"/>
        </w:sdtPr>
        <w:sdtContent>
          <w:del w:author="davide.lenzarini@u-blox.com" w:id="228" w:date="2024-08-08T09:51:32Z">
            <w:r w:rsidDel="00000000" w:rsidR="00000000" w:rsidRPr="00000000">
              <w:rPr>
                <w:rtl w:val="0"/>
              </w:rPr>
              <w:delText xml:space="preserve"> </w:delText>
            </w:r>
          </w:del>
        </w:sdtContent>
      </w:sdt>
      <w:sdt>
        <w:sdtPr>
          <w:tag w:val="goog_rdk_2382"/>
        </w:sdtPr>
        <w:sdtContent>
          <w:commentRangeStart w:id="191"/>
        </w:sdtContent>
      </w:sdt>
      <w:r w:rsidDel="00000000" w:rsidR="00000000" w:rsidRPr="00000000">
        <w:rPr>
          <w:rtl w:val="0"/>
        </w:rPr>
        <w:t xml:space="preserve">The Reason Codes used for Malformed Packet and Protocol Errors are:</w:t>
      </w:r>
      <w:commentRangeEnd w:id="191"/>
      <w:r w:rsidDel="00000000" w:rsidR="00000000" w:rsidRPr="00000000">
        <w:commentReference w:id="191"/>
      </w:r>
      <w:r w:rsidDel="00000000" w:rsidR="00000000" w:rsidRPr="00000000">
        <w:rPr>
          <w:rtl w:val="0"/>
        </w:rPr>
      </w:r>
    </w:p>
    <w:p w:rsidR="00000000" w:rsidDel="00000000" w:rsidP="00000000" w:rsidRDefault="00000000" w:rsidRPr="00000000" w14:paraId="000014BA">
      <w:pPr>
        <w:numPr>
          <w:ilvl w:val="0"/>
          <w:numId w:val="29"/>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BB">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BC">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BD">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BE">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BF">
      <w:pPr>
        <w:numPr>
          <w:ilvl w:val="0"/>
          <w:numId w:val="29"/>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C0">
      <w:pPr>
        <w:numPr>
          <w:ilvl w:val="0"/>
          <w:numId w:val="29"/>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C1">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C2">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w:t>
      </w:r>
      <w:sdt>
        <w:sdtPr>
          <w:tag w:val="goog_rdk_2383"/>
        </w:sdtPr>
        <w:sdtContent>
          <w:commentRangeStart w:id="192"/>
        </w:sdtContent>
      </w:sdt>
      <w:r w:rsidDel="00000000" w:rsidR="00000000" w:rsidRPr="00000000">
        <w:rPr>
          <w:highlight w:val="yellow"/>
          <w:rtl w:val="0"/>
        </w:rPr>
        <w:t xml:space="preserve">PUBWOS </w:t>
      </w:r>
      <w:commentRangeEnd w:id="192"/>
      <w:r w:rsidDel="00000000" w:rsidR="00000000" w:rsidRPr="00000000">
        <w:commentReference w:id="192"/>
      </w:r>
      <w:r w:rsidDel="00000000" w:rsidR="00000000" w:rsidRPr="00000000">
        <w:rPr>
          <w:highlight w:val="yellow"/>
          <w:rtl w:val="0"/>
        </w:rPr>
        <w:t xml:space="preserve">and CONNECT, the Server</w:t>
      </w:r>
      <w:r w:rsidDel="00000000" w:rsidR="00000000" w:rsidRPr="00000000">
        <w:rPr>
          <w:highlight w:val="yellow"/>
          <w:rtl w:val="0"/>
        </w:rPr>
        <w:t xml:space="preserve"> </w:t>
      </w:r>
      <w:sdt>
        <w:sdtPr>
          <w:tag w:val="goog_rdk_2384"/>
        </w:sdtPr>
        <w:sdtContent>
          <w:commentRangeStart w:id="193"/>
        </w:sdtContent>
      </w:sdt>
      <w:r w:rsidDel="00000000" w:rsidR="00000000" w:rsidRPr="00000000">
        <w:rPr>
          <w:highlight w:val="yellow"/>
          <w:rtl w:val="0"/>
        </w:rPr>
        <w:t xml:space="preserve">SHOULD </w:t>
      </w:r>
      <w:commentRangeEnd w:id="193"/>
      <w:r w:rsidDel="00000000" w:rsidR="00000000" w:rsidRPr="00000000">
        <w:commentReference w:id="193"/>
      </w:r>
      <w:r w:rsidDel="00000000" w:rsidR="00000000" w:rsidRPr="00000000">
        <w:rPr>
          <w:highlight w:val="yellow"/>
          <w:rtl w:val="0"/>
        </w:rPr>
        <w:t xml:space="preserve">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C3">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C4">
      <w:pPr>
        <w:pStyle w:val="Heading3"/>
        <w:ind w:left="0" w:firstLine="0"/>
        <w:rPr/>
      </w:pPr>
      <w:bookmarkStart w:colFirst="0" w:colLast="0" w:name="_heading=h.j0ufrffgt029" w:id="247"/>
      <w:bookmarkEnd w:id="247"/>
      <w:r w:rsidDel="00000000" w:rsidR="00000000" w:rsidRPr="00000000">
        <w:rPr>
          <w:rtl w:val="0"/>
        </w:rPr>
        <w:t xml:space="preserve">4.12.2 Other errors</w:t>
      </w:r>
    </w:p>
    <w:p w:rsidR="00000000" w:rsidDel="00000000" w:rsidP="00000000" w:rsidRDefault="00000000" w:rsidRPr="00000000" w14:paraId="000014C5">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C6">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C7">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C8">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C9">
      <w:pPr>
        <w:spacing w:after="240" w:before="240" w:lineRule="auto"/>
        <w:ind w:left="0" w:right="0" w:firstLine="0"/>
        <w:rPr/>
      </w:pPr>
      <w:r w:rsidDel="00000000" w:rsidR="00000000" w:rsidRPr="00000000">
        <w:rPr>
          <w:rtl w:val="0"/>
        </w:rPr>
        <w:t xml:space="preserve">Refer to section </w:t>
      </w:r>
      <w:sdt>
        <w:sdtPr>
          <w:tag w:val="goog_rdk_2385"/>
        </w:sdtPr>
        <w:sdtContent>
          <w:commentRangeStart w:id="194"/>
        </w:sdtContent>
      </w:sdt>
      <w:sdt>
        <w:sdtPr>
          <w:tag w:val="goog_rdk_2386"/>
        </w:sdtPr>
        <w:sdtContent>
          <w:commentRangeStart w:id="195"/>
        </w:sdtContent>
      </w:sdt>
      <w:sdt>
        <w:sdtPr>
          <w:tag w:val="goog_rdk_2387"/>
        </w:sdtPr>
        <w:sdtContent>
          <w:commentRangeStart w:id="196"/>
        </w:sdtContent>
      </w:sdt>
      <w:r w:rsidDel="00000000" w:rsidR="00000000" w:rsidRPr="00000000">
        <w:rPr>
          <w:rtl w:val="0"/>
        </w:rPr>
        <w:t xml:space="preserve">5.4.9</w:t>
      </w:r>
      <w:commentRangeEnd w:id="194"/>
      <w:r w:rsidDel="00000000" w:rsidR="00000000" w:rsidRPr="00000000">
        <w:commentReference w:id="194"/>
      </w:r>
      <w:commentRangeEnd w:id="195"/>
      <w:r w:rsidDel="00000000" w:rsidR="00000000" w:rsidRPr="00000000">
        <w:commentReference w:id="195"/>
      </w:r>
      <w:commentRangeEnd w:id="196"/>
      <w:r w:rsidDel="00000000" w:rsidR="00000000" w:rsidRPr="00000000">
        <w:commentReference w:id="196"/>
      </w:r>
      <w:r w:rsidDel="00000000" w:rsidR="00000000" w:rsidRPr="00000000">
        <w:rPr>
          <w:rtl w:val="0"/>
        </w:rPr>
        <w:t xml:space="preserve"> for information about handling Disallowed Unicode code points.</w:t>
      </w:r>
    </w:p>
    <w:p w:rsidR="00000000" w:rsidDel="00000000" w:rsidP="00000000" w:rsidRDefault="00000000" w:rsidRPr="00000000" w14:paraId="000014CA">
      <w:pPr>
        <w:pStyle w:val="Heading2"/>
        <w:spacing w:after="240" w:before="240" w:lineRule="auto"/>
        <w:ind w:left="0" w:right="0" w:firstLine="0"/>
        <w:rPr>
          <w:rFonts w:ascii="Arial" w:cs="Arial" w:eastAsia="Arial" w:hAnsi="Arial"/>
        </w:rPr>
      </w:pPr>
      <w:bookmarkStart w:colFirst="0" w:colLast="0" w:name="_heading=h.1vpy4wyrild2" w:id="248"/>
      <w:bookmarkEnd w:id="248"/>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CB">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w:t>
      </w:r>
      <w:sdt>
        <w:sdtPr>
          <w:tag w:val="goog_rdk_2388"/>
        </w:sdtPr>
        <w:sdtContent>
          <w:ins w:author="davide.lenzarini@u-blox.com" w:id="229" w:date="2024-08-08T10:08:32Z">
            <w:r w:rsidDel="00000000" w:rsidR="00000000" w:rsidRPr="00000000">
              <w:rPr>
                <w:rFonts w:ascii="Arial" w:cs="Arial" w:eastAsia="Arial" w:hAnsi="Arial"/>
                <w:rtl w:val="0"/>
              </w:rPr>
              <w:t xml:space="preserve">MQTT-SN Gateway or to an </w:t>
            </w:r>
          </w:ins>
        </w:sdtContent>
      </w:sdt>
      <w:r w:rsidDel="00000000" w:rsidR="00000000" w:rsidRPr="00000000">
        <w:rPr>
          <w:rFonts w:ascii="Arial" w:cs="Arial" w:eastAsia="Arial" w:hAnsi="Arial"/>
          <w:rtl w:val="0"/>
        </w:rPr>
        <w:t xml:space="preserve">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CC">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CD">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C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CF">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D0">
      <w:pPr>
        <w:spacing w:after="303" w:line="259" w:lineRule="auto"/>
        <w:ind w:left="284" w:right="4" w:firstLine="0"/>
        <w:rPr>
          <w:rFonts w:ascii="Arial" w:cs="Arial" w:eastAsia="Arial" w:hAnsi="Arial"/>
        </w:rPr>
      </w:pPr>
      <w:sdt>
        <w:sdtPr>
          <w:tag w:val="goog_rdk_2390"/>
        </w:sdtPr>
        <w:sdtContent>
          <w:del w:author="davide.lenzarini@u-blox.com" w:id="230" w:date="2024-03-14T11:37:29Z">
            <w:r w:rsidDel="00000000" w:rsidR="00000000" w:rsidRPr="00000000">
              <w:rPr>
                <w:rFonts w:ascii="Arial" w:cs="Arial" w:eastAsia="Arial" w:hAnsi="Arial"/>
              </w:rPr>
              <w:drawing>
                <wp:inline distB="0" distT="0" distL="0" distR="0">
                  <wp:extent cx="5729288" cy="5321408"/>
                  <wp:effectExtent b="0" l="0" r="0" t="0"/>
                  <wp:docPr id="53" name="image40.png"/>
                  <a:graphic>
                    <a:graphicData uri="http://schemas.openxmlformats.org/drawingml/2006/picture">
                      <pic:pic>
                        <pic:nvPicPr>
                          <pic:cNvPr id="0" name="image40.png"/>
                          <pic:cNvPicPr preferRelativeResize="0"/>
                        </pic:nvPicPr>
                        <pic:blipFill>
                          <a:blip r:embed="rId99"/>
                          <a:srcRect b="1599" l="-1824" r="-1388" t="0"/>
                          <a:stretch>
                            <a:fillRect/>
                          </a:stretch>
                        </pic:blipFill>
                        <pic:spPr>
                          <a:xfrm>
                            <a:off x="0" y="0"/>
                            <a:ext cx="5729288" cy="5321408"/>
                          </a:xfrm>
                          <a:prstGeom prst="rect"/>
                          <a:ln/>
                        </pic:spPr>
                      </pic:pic>
                    </a:graphicData>
                  </a:graphic>
                </wp:inline>
              </w:drawing>
            </w:r>
          </w:del>
        </w:sdtContent>
      </w:sdt>
      <w:r w:rsidDel="00000000" w:rsidR="00000000" w:rsidRPr="00000000">
        <w:rPr>
          <w:rtl w:val="0"/>
        </w:rPr>
      </w:r>
    </w:p>
    <w:p w:rsidR="00000000" w:rsidDel="00000000" w:rsidP="00000000" w:rsidRDefault="00000000" w:rsidRPr="00000000" w14:paraId="000014D1">
      <w:pPr>
        <w:spacing w:after="203" w:line="265" w:lineRule="auto"/>
        <w:ind w:right="4"/>
        <w:jc w:val="center"/>
        <w:rPr>
          <w:rFonts w:ascii="Arial" w:cs="Arial" w:eastAsia="Arial" w:hAnsi="Arial"/>
        </w:rPr>
      </w:pPr>
      <w:sdt>
        <w:sdtPr>
          <w:tag w:val="goog_rdk_2392"/>
        </w:sdtPr>
        <w:sdtContent>
          <w:del w:author="davide.lenzarini@u-blox.com" w:id="231"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D2">
      <w:pPr>
        <w:pStyle w:val="Heading3"/>
        <w:ind w:left="0" w:right="4" w:firstLine="0"/>
        <w:rPr>
          <w:rFonts w:ascii="Arial" w:cs="Arial" w:eastAsia="Arial" w:hAnsi="Arial"/>
        </w:rPr>
      </w:pPr>
      <w:bookmarkStart w:colFirst="0" w:colLast="0" w:name="_heading=h.3pp52gy" w:id="249"/>
      <w:bookmarkEnd w:id="249"/>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D3">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D4">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2395"/>
      </w:sdtPr>
      <w:sdtContent>
        <w:p w:rsidR="00000000" w:rsidDel="00000000" w:rsidP="00000000" w:rsidRDefault="00000000" w:rsidRPr="00000000" w14:paraId="000014D5">
          <w:pPr>
            <w:spacing w:after="303" w:line="259" w:lineRule="auto"/>
            <w:ind w:right="4"/>
            <w:rPr>
              <w:ins w:author="davide.lenzarini@u-blox.com" w:id="232" w:date="2024-03-14T11:32:00Z"/>
              <w:rFonts w:ascii="Arial" w:cs="Arial" w:eastAsia="Arial" w:hAnsi="Arial"/>
            </w:rPr>
          </w:pPr>
          <w:r w:rsidDel="00000000" w:rsidR="00000000" w:rsidRPr="00000000">
            <w:rPr>
              <w:rFonts w:ascii="Arial" w:cs="Arial" w:eastAsia="Arial" w:hAnsi="Arial"/>
              <w:rtl w:val="0"/>
            </w:rPr>
            <w:t xml:space="preserve">          </w:t>
          </w:r>
          <w:sdt>
            <w:sdtPr>
              <w:tag w:val="goog_rdk_2393"/>
            </w:sdtPr>
            <w:sdtContent>
              <w:del w:author="davide.lenzarini@u-blox.com" w:id="232" w:date="2024-03-14T11:32:00Z">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52" name="image38.png"/>
                      <a:graphic>
                        <a:graphicData uri="http://schemas.openxmlformats.org/drawingml/2006/picture">
                          <pic:pic>
                            <pic:nvPicPr>
                              <pic:cNvPr descr="A close up of a map&#10;&#10;Description automatically generated" id="0" name="image38.png"/>
                              <pic:cNvPicPr preferRelativeResize="0"/>
                            </pic:nvPicPr>
                            <pic:blipFill>
                              <a:blip r:embed="rId100"/>
                              <a:srcRect b="0" l="0" r="0" t="0"/>
                              <a:stretch>
                                <a:fillRect/>
                              </a:stretch>
                            </pic:blipFill>
                            <pic:spPr>
                              <a:xfrm>
                                <a:off x="0" y="0"/>
                                <a:ext cx="4861756" cy="1810693"/>
                              </a:xfrm>
                              <a:prstGeom prst="rect"/>
                              <a:ln/>
                            </pic:spPr>
                          </pic:pic>
                        </a:graphicData>
                      </a:graphic>
                    </wp:inline>
                  </w:drawing>
                </w:r>
              </w:del>
            </w:sdtContent>
          </w:sdt>
          <w:sdt>
            <w:sdtPr>
              <w:tag w:val="goog_rdk_2394"/>
            </w:sdtPr>
            <w:sdtContent>
              <w:ins w:author="davide.lenzarini@u-blox.com" w:id="232" w:date="2024-03-14T11:32:00Z">
                <w:r w:rsidDel="00000000" w:rsidR="00000000" w:rsidRPr="00000000">
                  <w:rPr>
                    <w:rtl w:val="0"/>
                  </w:rPr>
                </w:r>
              </w:ins>
            </w:sdtContent>
          </w:sdt>
        </w:p>
      </w:sdtContent>
    </w:sdt>
    <w:sdt>
      <w:sdtPr>
        <w:tag w:val="goog_rdk_2398"/>
      </w:sdtPr>
      <w:sdtContent>
        <w:p w:rsidR="00000000" w:rsidDel="00000000" w:rsidP="00000000" w:rsidRDefault="00000000" w:rsidRPr="00000000" w14:paraId="000014D6">
          <w:pPr>
            <w:spacing w:after="303" w:line="259" w:lineRule="auto"/>
            <w:ind w:right="4"/>
            <w:jc w:val="center"/>
            <w:rPr>
              <w:shd w:fill="auto" w:val="clear"/>
              <w:rPrChange w:author="davide.lenzarini@u-blox.com" w:id="234"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2397"/>
            </w:sdtPr>
            <w:sdtContent>
              <w:ins w:author="davide.lenzarini@u-blox.com" w:id="233" w:date="2024-03-14T11:32:06Z">
                <w:r w:rsidDel="00000000" w:rsidR="00000000" w:rsidRPr="00000000">
                  <w:rPr>
                    <w:rFonts w:ascii="Arial" w:cs="Arial" w:eastAsia="Arial" w:hAnsi="Arial"/>
                  </w:rPr>
                  <w:drawing>
                    <wp:inline distB="114300" distT="114300" distL="114300" distR="114300">
                      <wp:extent cx="3652838" cy="2437925"/>
                      <wp:effectExtent b="0" l="0" r="0" t="0"/>
                      <wp:docPr id="56" name="image39.png"/>
                      <a:graphic>
                        <a:graphicData uri="http://schemas.openxmlformats.org/drawingml/2006/picture">
                          <pic:pic>
                            <pic:nvPicPr>
                              <pic:cNvPr id="0" name="image39.png"/>
                              <pic:cNvPicPr preferRelativeResize="0"/>
                            </pic:nvPicPr>
                            <pic:blipFill>
                              <a:blip r:embed="rId101"/>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D7">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2399"/>
        </w:sdtPr>
        <w:sdtContent>
          <w:ins w:author="davide.lenzarini@u-blox.com" w:id="235" w:date="2024-03-14T11:41:43Z">
            <w:r w:rsidDel="00000000" w:rsidR="00000000" w:rsidRPr="00000000">
              <w:rPr>
                <w:rFonts w:ascii="Arial" w:cs="Arial" w:eastAsia="Arial" w:hAnsi="Arial"/>
                <w:rtl w:val="0"/>
              </w:rPr>
              <w:t xml:space="preserve">XX</w:t>
            </w:r>
          </w:ins>
        </w:sdtContent>
      </w:sdt>
      <w:sdt>
        <w:sdtPr>
          <w:tag w:val="goog_rdk_2400"/>
        </w:sdtPr>
        <w:sdtContent>
          <w:del w:author="davide.lenzarini@u-blox.com" w:id="235"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2401"/>
        </w:sdtPr>
        <w:sdtContent>
          <w:del w:author="davide.lenzarini@u-blox.com" w:id="236"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2402"/>
        </w:sdtPr>
        <w:sdtContent>
          <w:ins w:author="davide.lenzarini@u-blox.com" w:id="237" w:date="2024-03-14T11:35:46Z">
            <w:r w:rsidDel="00000000" w:rsidR="00000000" w:rsidRPr="00000000">
              <w:rPr>
                <w:rFonts w:ascii="Arial" w:cs="Arial" w:eastAsia="Arial" w:hAnsi="Arial"/>
                <w:rtl w:val="0"/>
              </w:rPr>
              <w:t xml:space="preserve"> scenario</w:t>
            </w:r>
          </w:ins>
        </w:sdtContent>
      </w:sdt>
      <w:sdt>
        <w:sdtPr>
          <w:tag w:val="goog_rdk_2403"/>
        </w:sdtPr>
        <w:sdtContent>
          <w:del w:author="davide.lenzarini@u-blox.com" w:id="237"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D8">
      <w:pPr>
        <w:pStyle w:val="Heading3"/>
        <w:ind w:left="0" w:right="4" w:firstLine="0"/>
        <w:rPr>
          <w:rFonts w:ascii="Arial" w:cs="Arial" w:eastAsia="Arial" w:hAnsi="Arial"/>
        </w:rPr>
      </w:pPr>
      <w:bookmarkStart w:colFirst="0" w:colLast="0" w:name="_heading=h.24ufcor" w:id="250"/>
      <w:bookmarkEnd w:id="250"/>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2408"/>
      </w:sdtPr>
      <w:sdtContent>
        <w:p w:rsidR="00000000" w:rsidDel="00000000" w:rsidP="00000000" w:rsidRDefault="00000000" w:rsidRPr="00000000" w14:paraId="000014D9">
          <w:pPr>
            <w:spacing w:after="460" w:lineRule="auto"/>
            <w:ind w:left="-5" w:right="4" w:firstLine="0"/>
            <w:rPr>
              <w:ins w:author="davide.lenzarini@u-blox.com" w:id="239"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w:t>
          </w:r>
          <w:sdt>
            <w:sdtPr>
              <w:tag w:val="goog_rdk_2404"/>
            </w:sdtPr>
            <w:sdtContent>
              <w:ins w:author="davide.lenzarini@u-blox.com" w:id="238" w:date="2024-08-08T10:13:28Z">
                <w:r w:rsidDel="00000000" w:rsidR="00000000" w:rsidRPr="00000000">
                  <w:rPr>
                    <w:rFonts w:ascii="Arial" w:cs="Arial" w:eastAsia="Arial" w:hAnsi="Arial"/>
                    <w:rtl w:val="0"/>
                  </w:rPr>
                  <w:t xml:space="preserve">MQTT Broker</w:t>
                </w:r>
              </w:ins>
            </w:sdtContent>
          </w:sdt>
          <w:sdt>
            <w:sdtPr>
              <w:tag w:val="goog_rdk_2405"/>
            </w:sdtPr>
            <w:sdtContent>
              <w:del w:author="davide.lenzarini@u-blox.com" w:id="238" w:date="2024-08-08T10:13:28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w:t>
          </w:r>
          <w:sdt>
            <w:sdtPr>
              <w:tag w:val="goog_rdk_2406"/>
            </w:sdtPr>
            <w:sdtContent>
              <w:commentRangeStart w:id="197"/>
            </w:sdtContent>
          </w:sdt>
          <w:r w:rsidDel="00000000" w:rsidR="00000000" w:rsidRPr="00000000">
            <w:rPr>
              <w:rFonts w:ascii="Arial" w:cs="Arial" w:eastAsia="Arial" w:hAnsi="Arial"/>
              <w:rtl w:val="0"/>
            </w:rPr>
            <w:t xml:space="preserve">SAs</w:t>
          </w:r>
          <w:commentRangeEnd w:id="197"/>
          <w:r w:rsidDel="00000000" w:rsidR="00000000" w:rsidRPr="00000000">
            <w:commentReference w:id="197"/>
          </w:r>
          <w:r w:rsidDel="00000000" w:rsidR="00000000" w:rsidRPr="00000000">
            <w:rPr>
              <w:rFonts w:ascii="Arial" w:cs="Arial" w:eastAsia="Arial" w:hAnsi="Arial"/>
              <w:rtl w:val="0"/>
            </w:rPr>
            <w:t xml:space="preserve">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2407"/>
            </w:sdtPr>
            <w:sdtContent>
              <w:ins w:author="davide.lenzarini@u-blox.com" w:id="239" w:date="2024-03-14T11:38:25Z">
                <w:r w:rsidDel="00000000" w:rsidR="00000000" w:rsidRPr="00000000">
                  <w:rPr>
                    <w:rtl w:val="0"/>
                  </w:rPr>
                </w:r>
              </w:ins>
            </w:sdtContent>
          </w:sdt>
        </w:p>
      </w:sdtContent>
    </w:sdt>
    <w:sdt>
      <w:sdtPr>
        <w:tag w:val="goog_rdk_2410"/>
      </w:sdtPr>
      <w:sdtContent>
        <w:p w:rsidR="00000000" w:rsidDel="00000000" w:rsidP="00000000" w:rsidRDefault="00000000" w:rsidRPr="00000000" w14:paraId="000014DA">
          <w:pPr>
            <w:spacing w:after="460" w:lineRule="auto"/>
            <w:ind w:left="-5" w:right="4" w:firstLine="0"/>
            <w:jc w:val="center"/>
            <w:rPr>
              <w:ins w:author="davide.lenzarini@u-blox.com" w:id="239" w:date="2024-03-14T11:38:25Z"/>
              <w:rFonts w:ascii="Arial" w:cs="Arial" w:eastAsia="Arial" w:hAnsi="Arial"/>
            </w:rPr>
          </w:pPr>
          <w:sdt>
            <w:sdtPr>
              <w:tag w:val="goog_rdk_2409"/>
            </w:sdtPr>
            <w:sdtContent>
              <w:ins w:author="davide.lenzarini@u-blox.com" w:id="239" w:date="2024-03-14T11:38:25Z">
                <w:r w:rsidDel="00000000" w:rsidR="00000000" w:rsidRPr="00000000">
                  <w:rPr>
                    <w:rFonts w:ascii="Arial" w:cs="Arial" w:eastAsia="Arial" w:hAnsi="Arial"/>
                  </w:rPr>
                  <w:drawing>
                    <wp:inline distB="114300" distT="114300" distL="114300" distR="114300">
                      <wp:extent cx="4186238" cy="2793744"/>
                      <wp:effectExtent b="0" l="0" r="0" t="0"/>
                      <wp:docPr id="54" name="image35.png"/>
                      <a:graphic>
                        <a:graphicData uri="http://schemas.openxmlformats.org/drawingml/2006/picture">
                          <pic:pic>
                            <pic:nvPicPr>
                              <pic:cNvPr id="0" name="image35.png"/>
                              <pic:cNvPicPr preferRelativeResize="0"/>
                            </pic:nvPicPr>
                            <pic:blipFill>
                              <a:blip r:embed="rId102"/>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2412"/>
      </w:sdtPr>
      <w:sdtContent>
        <w:p w:rsidR="00000000" w:rsidDel="00000000" w:rsidP="00000000" w:rsidRDefault="00000000" w:rsidRPr="00000000" w14:paraId="000014DB">
          <w:pPr>
            <w:spacing w:after="572" w:line="265" w:lineRule="auto"/>
            <w:jc w:val="center"/>
            <w:rPr>
              <w:shd w:fill="auto" w:val="clear"/>
              <w:rPrChange w:author="davide.lenzarini@u-blox.com" w:id="240"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2411"/>
            </w:sdtPr>
            <w:sdtContent>
              <w:ins w:author="davide.lenzarini@u-blox.com" w:id="239"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2415"/>
      </w:sdtPr>
      <w:sdtContent>
        <w:p w:rsidR="00000000" w:rsidDel="00000000" w:rsidP="00000000" w:rsidRDefault="00000000" w:rsidRPr="00000000" w14:paraId="000014DC">
          <w:pPr>
            <w:pStyle w:val="Heading3"/>
            <w:keepLines w:val="1"/>
            <w:spacing w:after="64" w:before="0" w:line="259" w:lineRule="auto"/>
            <w:ind w:left="0" w:firstLine="0"/>
            <w:rPr>
              <w:ins w:author="davide.lenzarini@u-blox.com" w:id="241" w:date="2024-03-14T11:39:33Z"/>
            </w:rPr>
          </w:pPr>
          <w:sdt>
            <w:sdtPr>
              <w:tag w:val="goog_rdk_2414"/>
            </w:sdtPr>
            <w:sdtContent>
              <w:ins w:author="davide.lenzarini@u-blox.com" w:id="241" w:date="2024-03-14T11:39:33Z">
                <w:bookmarkStart w:colFirst="0" w:colLast="0" w:name="_heading=h.jzpmwk" w:id="251"/>
                <w:bookmarkEnd w:id="251"/>
                <w:r w:rsidDel="00000000" w:rsidR="00000000" w:rsidRPr="00000000">
                  <w:rPr>
                    <w:rtl w:val="0"/>
                  </w:rPr>
                  <w:t xml:space="preserve">4.11.3 Forwarder encapsulator</w:t>
                </w:r>
              </w:ins>
            </w:sdtContent>
          </w:sdt>
        </w:p>
      </w:sdtContent>
    </w:sdt>
    <w:sdt>
      <w:sdtPr>
        <w:tag w:val="goog_rdk_2417"/>
      </w:sdtPr>
      <w:sdtContent>
        <w:p w:rsidR="00000000" w:rsidDel="00000000" w:rsidP="00000000" w:rsidRDefault="00000000" w:rsidRPr="00000000" w14:paraId="000014DD">
          <w:pPr>
            <w:spacing w:after="572" w:line="265" w:lineRule="auto"/>
            <w:jc w:val="center"/>
            <w:rPr>
              <w:ins w:author="davide.lenzarini@u-blox.com" w:id="241" w:date="2024-03-14T11:39:33Z"/>
              <w:rFonts w:ascii="Arial" w:cs="Arial" w:eastAsia="Arial" w:hAnsi="Arial"/>
            </w:rPr>
          </w:pPr>
          <w:sdt>
            <w:sdtPr>
              <w:tag w:val="goog_rdk_2416"/>
            </w:sdtPr>
            <w:sdtContent>
              <w:ins w:author="davide.lenzarini@u-blox.com" w:id="241" w:date="2024-03-14T11:39:33Z">
                <w:r w:rsidDel="00000000" w:rsidR="00000000" w:rsidRPr="00000000">
                  <w:rPr>
                    <w:rFonts w:ascii="Arial" w:cs="Arial" w:eastAsia="Arial" w:hAnsi="Arial"/>
                  </w:rPr>
                  <w:drawing>
                    <wp:inline distB="114300" distT="114300" distL="114300" distR="114300">
                      <wp:extent cx="4302045" cy="2557083"/>
                      <wp:effectExtent b="0" l="0" r="0" t="0"/>
                      <wp:docPr id="58" name="image36.png"/>
                      <a:graphic>
                        <a:graphicData uri="http://schemas.openxmlformats.org/drawingml/2006/picture">
                          <pic:pic>
                            <pic:nvPicPr>
                              <pic:cNvPr id="0" name="image36.png"/>
                              <pic:cNvPicPr preferRelativeResize="0"/>
                            </pic:nvPicPr>
                            <pic:blipFill>
                              <a:blip r:embed="rId103"/>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2419"/>
      </w:sdtPr>
      <w:sdtContent>
        <w:p w:rsidR="00000000" w:rsidDel="00000000" w:rsidP="00000000" w:rsidRDefault="00000000" w:rsidRPr="00000000" w14:paraId="000014DE">
          <w:pPr>
            <w:spacing w:after="572" w:line="265" w:lineRule="auto"/>
            <w:jc w:val="center"/>
            <w:rPr>
              <w:ins w:author="davide.lenzarini@u-blox.com" w:id="241" w:date="2024-03-14T11:39:33Z"/>
              <w:rFonts w:ascii="Arial" w:cs="Arial" w:eastAsia="Arial" w:hAnsi="Arial"/>
            </w:rPr>
          </w:pPr>
          <w:sdt>
            <w:sdtPr>
              <w:tag w:val="goog_rdk_2418"/>
            </w:sdtPr>
            <w:sdtContent>
              <w:ins w:author="davide.lenzarini@u-blox.com" w:id="241"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57" name="image33.png"/>
                      <a:graphic>
                        <a:graphicData uri="http://schemas.openxmlformats.org/drawingml/2006/picture">
                          <pic:pic>
                            <pic:nvPicPr>
                              <pic:cNvPr id="0" name="image33.png"/>
                              <pic:cNvPicPr preferRelativeResize="0"/>
                            </pic:nvPicPr>
                            <pic:blipFill>
                              <a:blip r:embed="rId104"/>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2421"/>
      </w:sdtPr>
      <w:sdtContent>
        <w:p w:rsidR="00000000" w:rsidDel="00000000" w:rsidP="00000000" w:rsidRDefault="00000000" w:rsidRPr="00000000" w14:paraId="000014DF">
          <w:pPr>
            <w:spacing w:after="572" w:line="265" w:lineRule="auto"/>
            <w:jc w:val="center"/>
            <w:rPr>
              <w:ins w:author="davide.lenzarini@u-blox.com" w:id="241" w:date="2024-03-14T11:39:33Z"/>
              <w:rFonts w:ascii="Arial" w:cs="Arial" w:eastAsia="Arial" w:hAnsi="Arial"/>
            </w:rPr>
          </w:pPr>
          <w:sdt>
            <w:sdtPr>
              <w:tag w:val="goog_rdk_2420"/>
            </w:sdtPr>
            <w:sdtContent>
              <w:ins w:author="davide.lenzarini@u-blox.com" w:id="241"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2423"/>
      </w:sdtPr>
      <w:sdtContent>
        <w:p w:rsidR="00000000" w:rsidDel="00000000" w:rsidP="00000000" w:rsidRDefault="00000000" w:rsidRPr="00000000" w14:paraId="000014E0">
          <w:pPr>
            <w:pStyle w:val="Heading3"/>
            <w:keepLines w:val="1"/>
            <w:spacing w:after="64" w:before="0" w:line="259" w:lineRule="auto"/>
            <w:ind w:left="0" w:firstLine="0"/>
            <w:rPr>
              <w:ins w:author="davide.lenzarini@u-blox.com" w:id="241" w:date="2024-03-14T11:39:33Z"/>
            </w:rPr>
          </w:pPr>
          <w:sdt>
            <w:sdtPr>
              <w:tag w:val="goog_rdk_2422"/>
            </w:sdtPr>
            <w:sdtContent>
              <w:ins w:author="davide.lenzarini@u-blox.com" w:id="241" w:date="2024-03-14T11:39:33Z">
                <w:bookmarkStart w:colFirst="0" w:colLast="0" w:name="_heading=h.1ypnvbsijucn" w:id="252"/>
                <w:bookmarkEnd w:id="252"/>
                <w:r w:rsidDel="00000000" w:rsidR="00000000" w:rsidRPr="00000000">
                  <w:rPr>
                    <w:rtl w:val="0"/>
                  </w:rPr>
                  <w:t xml:space="preserve">4.13.4 MQTT-SN broker</w:t>
                </w:r>
              </w:ins>
            </w:sdtContent>
          </w:sdt>
        </w:p>
      </w:sdtContent>
    </w:sdt>
    <w:sdt>
      <w:sdtPr>
        <w:tag w:val="goog_rdk_2425"/>
      </w:sdtPr>
      <w:sdtContent>
        <w:p w:rsidR="00000000" w:rsidDel="00000000" w:rsidP="00000000" w:rsidRDefault="00000000" w:rsidRPr="00000000" w14:paraId="000014E1">
          <w:pPr>
            <w:spacing w:after="572" w:line="265" w:lineRule="auto"/>
            <w:jc w:val="center"/>
            <w:rPr>
              <w:ins w:author="davide.lenzarini@u-blox.com" w:id="241" w:date="2024-03-14T11:39:33Z"/>
              <w:rFonts w:ascii="Arial" w:cs="Arial" w:eastAsia="Arial" w:hAnsi="Arial"/>
            </w:rPr>
          </w:pPr>
          <w:sdt>
            <w:sdtPr>
              <w:tag w:val="goog_rdk_2424"/>
            </w:sdtPr>
            <w:sdtContent>
              <w:ins w:author="davide.lenzarini@u-blox.com" w:id="241" w:date="2024-03-14T11:39:33Z">
                <w:r w:rsidDel="00000000" w:rsidR="00000000" w:rsidRPr="00000000">
                  <w:rPr>
                    <w:rFonts w:ascii="Arial" w:cs="Arial" w:eastAsia="Arial" w:hAnsi="Arial"/>
                  </w:rPr>
                  <w:drawing>
                    <wp:inline distB="114300" distT="114300" distL="114300" distR="114300">
                      <wp:extent cx="2614834" cy="2728522"/>
                      <wp:effectExtent b="0" l="0" r="0" t="0"/>
                      <wp:docPr id="59" name="image37.png"/>
                      <a:graphic>
                        <a:graphicData uri="http://schemas.openxmlformats.org/drawingml/2006/picture">
                          <pic:pic>
                            <pic:nvPicPr>
                              <pic:cNvPr id="0" name="image37.png"/>
                              <pic:cNvPicPr preferRelativeResize="0"/>
                            </pic:nvPicPr>
                            <pic:blipFill>
                              <a:blip r:embed="rId105"/>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2427"/>
      </w:sdtPr>
      <w:sdtContent>
        <w:p w:rsidR="00000000" w:rsidDel="00000000" w:rsidP="00000000" w:rsidRDefault="00000000" w:rsidRPr="00000000" w14:paraId="000014E2">
          <w:pPr>
            <w:spacing w:after="572" w:line="265" w:lineRule="auto"/>
            <w:jc w:val="center"/>
            <w:rPr>
              <w:ins w:author="davide.lenzarini@u-blox.com" w:id="241" w:date="2024-03-14T11:39:33Z"/>
              <w:rFonts w:ascii="Arial" w:cs="Arial" w:eastAsia="Arial" w:hAnsi="Arial"/>
            </w:rPr>
          </w:pPr>
          <w:sdt>
            <w:sdtPr>
              <w:tag w:val="goog_rdk_2426"/>
            </w:sdtPr>
            <w:sdtContent>
              <w:ins w:author="davide.lenzarini@u-blox.com" w:id="241"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E3">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pStyle w:val="Heading2"/>
        <w:keepLines w:val="1"/>
        <w:spacing w:after="64" w:before="0" w:line="259" w:lineRule="auto"/>
        <w:ind w:left="0" w:right="4" w:firstLine="0"/>
        <w:rPr>
          <w:rFonts w:ascii="Arial" w:cs="Arial" w:eastAsia="Arial" w:hAnsi="Arial"/>
        </w:rPr>
      </w:pPr>
      <w:bookmarkStart w:colFirst="0" w:colLast="0" w:name="_heading=h.1j4nfs6" w:id="253"/>
      <w:bookmarkEnd w:id="253"/>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E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w:t>
      </w:r>
      <w:sdt>
        <w:sdtPr>
          <w:tag w:val="goog_rdk_2428"/>
        </w:sdtPr>
        <w:sdtContent>
          <w:commentRangeStart w:id="198"/>
        </w:sdtContent>
      </w:sdt>
      <w:r w:rsidDel="00000000" w:rsidR="00000000" w:rsidRPr="00000000">
        <w:rPr>
          <w:rFonts w:ascii="Arial" w:cs="Arial" w:eastAsia="Arial" w:hAnsi="Arial"/>
          <w:rtl w:val="0"/>
        </w:rPr>
        <w:t xml:space="preserve">A gateway should only advertise its presence if it is connected to a server, or is itself a server.</w:t>
      </w:r>
      <w:commentRangeEnd w:id="198"/>
      <w:r w:rsidDel="00000000" w:rsidR="00000000" w:rsidRPr="00000000">
        <w:commentReference w:id="198"/>
      </w:r>
      <w:r w:rsidDel="00000000" w:rsidR="00000000" w:rsidRPr="00000000">
        <w:rPr>
          <w:rtl w:val="0"/>
        </w:rPr>
      </w:r>
    </w:p>
    <w:p w:rsidR="00000000" w:rsidDel="00000000" w:rsidP="00000000" w:rsidRDefault="00000000" w:rsidRPr="00000000" w14:paraId="000014E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2429"/>
        </w:sdtPr>
        <w:sdtContent>
          <w:commentRangeStart w:id="199"/>
        </w:sdtContent>
      </w:sdt>
      <w:sdt>
        <w:sdtPr>
          <w:tag w:val="goog_rdk_2430"/>
        </w:sdtPr>
        <w:sdtContent>
          <w:commentRangeStart w:id="200"/>
        </w:sdtContent>
      </w:sdt>
      <w:sdt>
        <w:sdtPr>
          <w:tag w:val="goog_rdk_2431"/>
        </w:sdtPr>
        <w:sdtContent>
          <w:commentRangeStart w:id="201"/>
        </w:sdtContent>
      </w:sdt>
      <w:r w:rsidDel="00000000" w:rsidR="00000000" w:rsidRPr="00000000">
        <w:rPr>
          <w:rFonts w:ascii="Arial" w:cs="Arial" w:eastAsia="Arial" w:hAnsi="Arial"/>
          <w:highlight w:val="yellow"/>
          <w:rtl w:val="0"/>
        </w:rPr>
        <w:t xml:space="preserve">At any point in time a Client is allowed to </w:t>
      </w:r>
      <w:sdt>
        <w:sdtPr>
          <w:tag w:val="goog_rdk_2432"/>
        </w:sdtPr>
        <w:sdtContent>
          <w:ins w:author="davide.lenzarini@u-blox.com" w:id="242" w:date="2024-08-08T10:18:03Z">
            <w:r w:rsidDel="00000000" w:rsidR="00000000" w:rsidRPr="00000000">
              <w:rPr>
                <w:rFonts w:ascii="Arial" w:cs="Arial" w:eastAsia="Arial" w:hAnsi="Arial"/>
                <w:highlight w:val="yellow"/>
                <w:rtl w:val="0"/>
              </w:rPr>
              <w:t xml:space="preserve">have a Virtual Connection</w:t>
            </w:r>
          </w:ins>
        </w:sdtContent>
      </w:sdt>
      <w:sdt>
        <w:sdtPr>
          <w:tag w:val="goog_rdk_2433"/>
        </w:sdtPr>
        <w:sdtContent>
          <w:del w:author="davide.lenzarini@u-blox.com" w:id="242" w:date="2024-08-08T10:18:03Z">
            <w:r w:rsidDel="00000000" w:rsidR="00000000" w:rsidRPr="00000000">
              <w:rPr>
                <w:rFonts w:ascii="Arial" w:cs="Arial" w:eastAsia="Arial" w:hAnsi="Arial"/>
                <w:highlight w:val="yellow"/>
                <w:rtl w:val="0"/>
              </w:rPr>
              <w:delText xml:space="preserve">be connected</w:delText>
            </w:r>
          </w:del>
        </w:sdtContent>
      </w:sdt>
      <w:r w:rsidDel="00000000" w:rsidR="00000000" w:rsidRPr="00000000">
        <w:rPr>
          <w:rFonts w:ascii="Arial" w:cs="Arial" w:eastAsia="Arial" w:hAnsi="Arial"/>
          <w:highlight w:val="yellow"/>
          <w:rtl w:val="0"/>
        </w:rPr>
        <w:t xml:space="preserve"> to only one Gateway on the same network.</w:t>
      </w:r>
      <w:commentRangeEnd w:id="199"/>
      <w:r w:rsidDel="00000000" w:rsidR="00000000" w:rsidRPr="00000000">
        <w:commentReference w:id="199"/>
      </w:r>
      <w:commentRangeEnd w:id="200"/>
      <w:r w:rsidDel="00000000" w:rsidR="00000000" w:rsidRPr="00000000">
        <w:commentReference w:id="200"/>
      </w:r>
      <w:commentRangeEnd w:id="201"/>
      <w:r w:rsidDel="00000000" w:rsidR="00000000" w:rsidRPr="00000000">
        <w:commentReference w:id="201"/>
      </w:r>
      <w:r w:rsidDel="00000000" w:rsidR="00000000" w:rsidRPr="00000000">
        <w:rPr>
          <w:rtl w:val="0"/>
        </w:rPr>
      </w:r>
    </w:p>
    <w:p w:rsidR="00000000" w:rsidDel="00000000" w:rsidP="00000000" w:rsidRDefault="00000000" w:rsidRPr="00000000" w14:paraId="000014E8">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2434"/>
        </w:sdtPr>
        <w:sdtContent>
          <w:commentRangeStart w:id="202"/>
        </w:sdtContent>
      </w:sdt>
      <w:r w:rsidDel="00000000" w:rsidR="00000000" w:rsidRPr="00000000">
        <w:rPr>
          <w:rFonts w:ascii="Arial" w:cs="Arial" w:eastAsia="Arial" w:hAnsi="Arial"/>
          <w:rtl w:val="0"/>
        </w:rPr>
        <w:t xml:space="preserve">should</w:t>
      </w:r>
      <w:commentRangeEnd w:id="202"/>
      <w:r w:rsidDel="00000000" w:rsidR="00000000" w:rsidRPr="00000000">
        <w:commentReference w:id="202"/>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E9">
      <w:pPr>
        <w:spacing w:after="26" w:lineRule="auto"/>
        <w:ind w:left="-15" w:right="4" w:firstLine="0"/>
        <w:rPr>
          <w:rFonts w:ascii="Arial" w:cs="Arial" w:eastAsia="Arial" w:hAnsi="Arial"/>
        </w:rPr>
      </w:pPr>
      <w:sdt>
        <w:sdtPr>
          <w:tag w:val="goog_rdk_2435"/>
        </w:sdtPr>
        <w:sdtContent>
          <w:commentRangeStart w:id="203"/>
        </w:sdtContent>
      </w:sdt>
      <w:r w:rsidDel="00000000" w:rsidR="00000000" w:rsidRPr="00000000">
        <w:rPr>
          <w:rFonts w:ascii="Arial" w:cs="Arial" w:eastAsia="Arial" w:hAnsi="Arial"/>
          <w:rtl w:val="0"/>
        </w:rPr>
        <w:t xml:space="preserve">The time duration</w:t>
      </w:r>
      <w:commentRangeEnd w:id="203"/>
      <w:r w:rsidDel="00000000" w:rsidR="00000000" w:rsidRPr="00000000">
        <w:commentReference w:id="203"/>
      </w:r>
      <w:r w:rsidDel="00000000" w:rsidR="00000000" w:rsidRPr="00000000">
        <w:rPr>
          <w:rFonts w:ascii="Arial" w:cs="Arial" w:eastAsia="Arial" w:hAnsi="Arial"/>
          <w:rtl w:val="0"/>
        </w:rPr>
        <w:t xml:space="preserve"> </w:t>
      </w:r>
      <w:sdt>
        <w:sdtPr>
          <w:tag w:val="goog_rdk_2436"/>
        </w:sdtPr>
        <w:sdtContent>
          <w:commentRangeStart w:id="204"/>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204"/>
      <w:r w:rsidDel="00000000" w:rsidR="00000000" w:rsidRPr="00000000">
        <w:commentReference w:id="204"/>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EA">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EB">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2437"/>
        </w:sdtPr>
        <w:sdtContent>
          <w:commentRangeStart w:id="205"/>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205"/>
      <w:r w:rsidDel="00000000" w:rsidR="00000000" w:rsidRPr="00000000">
        <w:commentReference w:id="205"/>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EC">
      <w:pPr>
        <w:spacing w:after="0" w:lineRule="auto"/>
        <w:ind w:left="-15" w:right="4" w:firstLine="0"/>
        <w:rPr>
          <w:rFonts w:ascii="Arial" w:cs="Arial" w:eastAsia="Arial" w:hAnsi="Arial"/>
        </w:rPr>
      </w:pPr>
      <w:sdt>
        <w:sdtPr>
          <w:tag w:val="goog_rdk_2438"/>
        </w:sdtPr>
        <w:sdtContent>
          <w:commentRangeStart w:id="206"/>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206"/>
      <w:r w:rsidDel="00000000" w:rsidR="00000000" w:rsidRPr="00000000">
        <w:commentReference w:id="206"/>
      </w:r>
      <w:r w:rsidDel="00000000" w:rsidR="00000000" w:rsidRPr="00000000">
        <w:rPr>
          <w:rtl w:val="0"/>
        </w:rPr>
      </w:r>
    </w:p>
    <w:p w:rsidR="00000000" w:rsidDel="00000000" w:rsidP="00000000" w:rsidRDefault="00000000" w:rsidRPr="00000000" w14:paraId="000014ED">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EE">
      <w:pPr>
        <w:spacing w:after="13" w:lineRule="auto"/>
        <w:ind w:left="-15" w:right="4" w:firstLine="0"/>
        <w:rPr>
          <w:rFonts w:ascii="Arial" w:cs="Arial" w:eastAsia="Arial" w:hAnsi="Arial"/>
        </w:rPr>
      </w:pPr>
      <w:sdt>
        <w:sdtPr>
          <w:tag w:val="goog_rdk_2439"/>
        </w:sdtPr>
        <w:sdtContent>
          <w:commentRangeStart w:id="207"/>
        </w:sdtContent>
      </w:sdt>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w:t>
      </w:r>
      <w:commentRangeEnd w:id="207"/>
      <w:r w:rsidDel="00000000" w:rsidR="00000000" w:rsidRPr="00000000">
        <w:commentReference w:id="207"/>
      </w:r>
      <w:r w:rsidDel="00000000" w:rsidR="00000000" w:rsidRPr="00000000">
        <w:rPr>
          <w:rFonts w:ascii="Arial" w:cs="Arial" w:eastAsia="Arial" w:hAnsi="Arial"/>
          <w:rtl w:val="0"/>
        </w:rPr>
        <w:t xml:space="preserve">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EF">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F0">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w:t>
      </w:r>
      <w:sdt>
        <w:sdtPr>
          <w:tag w:val="goog_rdk_2440"/>
        </w:sdtPr>
        <w:sdtContent>
          <w:commentRangeStart w:id="208"/>
        </w:sdtContent>
      </w:sdt>
      <w:r w:rsidDel="00000000" w:rsidR="00000000" w:rsidRPr="00000000">
        <w:rPr>
          <w:rFonts w:ascii="Arial" w:cs="Arial" w:eastAsia="Arial" w:hAnsi="Arial"/>
          <w:rtl w:val="0"/>
        </w:rPr>
        <w:t xml:space="preserve">appendix</w:t>
      </w:r>
      <w:commentRangeEnd w:id="208"/>
      <w:r w:rsidDel="00000000" w:rsidR="00000000" w:rsidRPr="00000000">
        <w:commentReference w:id="208"/>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4F1">
      <w:pPr>
        <w:pStyle w:val="Heading2"/>
        <w:keepLines w:val="1"/>
        <w:spacing w:after="64" w:before="0" w:line="259" w:lineRule="auto"/>
        <w:ind w:left="0" w:firstLine="0"/>
        <w:rPr>
          <w:rFonts w:ascii="Arial" w:cs="Arial" w:eastAsia="Arial" w:hAnsi="Arial"/>
        </w:rPr>
      </w:pPr>
      <w:bookmarkStart w:colFirst="0" w:colLast="0" w:name="_heading=h.3mj2wkv" w:id="254"/>
      <w:bookmarkEnd w:id="254"/>
      <w:r w:rsidDel="00000000" w:rsidR="00000000" w:rsidRPr="00000000">
        <w:rPr>
          <w:rFonts w:ascii="Arial" w:cs="Arial" w:eastAsia="Arial" w:hAnsi="Arial"/>
          <w:rtl w:val="0"/>
        </w:rPr>
        <w:t xml:space="preserve">4.15 Client states</w:t>
      </w:r>
    </w:p>
    <w:p w:rsidR="00000000" w:rsidDel="00000000" w:rsidP="00000000" w:rsidRDefault="00000000" w:rsidRPr="00000000" w14:paraId="000014F2">
      <w:pPr>
        <w:rPr>
          <w:rFonts w:ascii="Arial" w:cs="Arial" w:eastAsia="Arial" w:hAnsi="Arial"/>
        </w:rPr>
      </w:pPr>
      <w:sdt>
        <w:sdtPr>
          <w:tag w:val="goog_rdk_2441"/>
        </w:sdtPr>
        <w:sdtContent>
          <w:commentRangeStart w:id="209"/>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sdt>
        <w:sdtPr>
          <w:tag w:val="goog_rdk_2442"/>
        </w:sdtPr>
        <w:sdtContent>
          <w:ins w:author="davide.lenzarini@u-blox.com" w:id="243" w:date="2024-08-08T10:26:52Z">
            <w:commentRangeEnd w:id="209"/>
            <w:r w:rsidDel="00000000" w:rsidR="00000000" w:rsidRPr="00000000">
              <w:commentReference w:id="209"/>
            </w:r>
            <w:r w:rsidDel="00000000" w:rsidR="00000000" w:rsidRPr="00000000">
              <w:rPr>
                <w:rFonts w:ascii="Arial" w:cs="Arial" w:eastAsia="Arial" w:hAnsi="Arial"/>
                <w:b w:val="1"/>
                <w:rtl w:val="0"/>
              </w:rPr>
              <w:t xml:space="preserve"> from the perspective of the gateway</w:t>
            </w:r>
          </w:ins>
        </w:sdtContent>
      </w:sdt>
      <w:r w:rsidDel="00000000" w:rsidR="00000000" w:rsidRPr="00000000">
        <w:rPr>
          <w:rFonts w:ascii="Arial" w:cs="Arial" w:eastAsia="Arial" w:hAnsi="Arial"/>
          <w:rtl w:val="0"/>
        </w:rPr>
        <w:t xml:space="preserve">. Transition through these states is governed by a strictly coordinated sequence of packets between client and </w:t>
      </w:r>
      <w:sdt>
        <w:sdtPr>
          <w:tag w:val="goog_rdk_2443"/>
        </w:sdtPr>
        <w:sdtContent>
          <w:del w:author="davide.lenzarini@u-blox.com" w:id="244" w:date="2024-08-08T10:26:27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w:t>
      </w:r>
      <w:sdt>
        <w:sdtPr>
          <w:tag w:val="goog_rdk_2444"/>
        </w:sdtPr>
        <w:sdtContent>
          <w:del w:author="davide.lenzarini@u-blox.com" w:id="245" w:date="2024-08-08T10:27:13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receives a CONNECT packet from that client. This state is supervised by the </w:t>
      </w:r>
      <w:sdt>
        <w:sdtPr>
          <w:tag w:val="goog_rdk_2445"/>
        </w:sdtPr>
        <w:sdtContent>
          <w:del w:author="davide.lenzarini@u-blox.com" w:id="246" w:date="2024-08-08T10:27:20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with the “keep alive” timer. If the </w:t>
      </w:r>
      <w:sdt>
        <w:sdtPr>
          <w:tag w:val="goog_rdk_2446"/>
        </w:sdtPr>
        <w:sdtContent>
          <w:del w:author="davide.lenzarini@u-blox.com" w:id="247" w:date="2024-08-08T10:27:26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w:t>
      </w:r>
      <w:sdt>
        <w:sdtPr>
          <w:tag w:val="goog_rdk_2447"/>
        </w:sdtPr>
        <w:sdtContent>
          <w:del w:author="davide.lenzarini@u-blox.com" w:id="248" w:date="2024-08-08T10:28:12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w:t>
      </w:r>
      <w:sdt>
        <w:sdtPr>
          <w:tag w:val="goog_rdk_2448"/>
        </w:sdtPr>
        <w:sdtContent>
          <w:del w:author="davide.lenzarini@u-blox.com" w:id="249" w:date="2024-08-08T10:28:57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w:t>
      </w:r>
      <w:sdt>
        <w:sdtPr>
          <w:tag w:val="goog_rdk_2449"/>
        </w:sdtPr>
        <w:sdtContent>
          <w:commentRangeStart w:id="210"/>
        </w:sdtContent>
      </w:sdt>
      <w:r w:rsidDel="00000000" w:rsidR="00000000" w:rsidRPr="00000000">
        <w:rPr>
          <w:rFonts w:ascii="Arial" w:cs="Arial" w:eastAsia="Arial" w:hAnsi="Arial"/>
          <w:rtl w:val="0"/>
        </w:rPr>
        <w:t xml:space="preserve"> “Sleeping clients” section</w:t>
      </w:r>
      <w:commentRangeEnd w:id="210"/>
      <w:r w:rsidDel="00000000" w:rsidR="00000000" w:rsidRPr="00000000">
        <w:commentReference w:id="210"/>
      </w:r>
      <w:r w:rsidDel="00000000" w:rsidR="00000000" w:rsidRPr="00000000">
        <w:rPr>
          <w:rFonts w:ascii="Arial" w:cs="Arial" w:eastAsia="Arial" w:hAnsi="Arial"/>
          <w:rtl w:val="0"/>
        </w:rPr>
        <w:t xml:space="preserve">.</w:t>
      </w:r>
    </w:p>
    <w:p w:rsidR="00000000" w:rsidDel="00000000" w:rsidP="00000000" w:rsidRDefault="00000000" w:rsidRPr="00000000" w14:paraId="000014F3">
      <w:pPr>
        <w:rPr>
          <w:rFonts w:ascii="Arial" w:cs="Arial" w:eastAsia="Arial" w:hAnsi="Arial"/>
        </w:rPr>
      </w:pPr>
      <w:r w:rsidDel="00000000" w:rsidR="00000000" w:rsidRPr="00000000">
        <w:rPr>
          <w:rtl w:val="0"/>
        </w:rPr>
      </w:r>
    </w:p>
    <w:tbl>
      <w:tblPr>
        <w:tblStyle w:val="Table4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F4">
            <w:pPr>
              <w:jc w:val="center"/>
              <w:rPr>
                <w:rFonts w:ascii="Arial" w:cs="Arial" w:eastAsia="Arial" w:hAnsi="Arial"/>
                <w:b w:val="1"/>
              </w:rPr>
            </w:pPr>
            <w:sdt>
              <w:sdtPr>
                <w:tag w:val="goog_rdk_2450"/>
              </w:sdtPr>
              <w:sdtContent>
                <w:commentRangeStart w:id="211"/>
              </w:sdtContent>
            </w:sdt>
            <w:sdt>
              <w:sdtPr>
                <w:tag w:val="goog_rdk_2451"/>
              </w:sdtPr>
              <w:sdtContent>
                <w:commentRangeStart w:id="212"/>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F5">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F6">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F7">
            <w:pPr>
              <w:rPr>
                <w:rFonts w:ascii="Arial" w:cs="Arial" w:eastAsia="Arial" w:hAnsi="Arial"/>
                <w:b w:val="1"/>
              </w:rPr>
            </w:pPr>
            <w:commentRangeEnd w:id="211"/>
            <w:r w:rsidDel="00000000" w:rsidR="00000000" w:rsidRPr="00000000">
              <w:commentReference w:id="211"/>
            </w:r>
            <w:commentRangeEnd w:id="212"/>
            <w:r w:rsidDel="00000000" w:rsidR="00000000" w:rsidRPr="00000000">
              <w:commentReference w:id="212"/>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F8">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F9">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FA">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FB">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r w:rsidDel="00000000" w:rsidR="00000000" w:rsidRPr="00000000">
              <w:rPr>
                <w:rFonts w:ascii="Arial" w:cs="Arial" w:eastAsia="Arial" w:hAnsi="Arial"/>
                <w:rtl w:val="0"/>
              </w:rPr>
              <w:t xml:space="preserve">by way of supervised </w:t>
            </w:r>
            <w:sdt>
              <w:sdtPr>
                <w:tag w:val="goog_rdk_2452"/>
              </w:sdtPr>
              <w:sdtContent>
                <w:ins w:author="davide.lenzarini@u-blox.com" w:id="250" w:date="2024-08-08T10:41:49Z">
                  <w:r w:rsidDel="00000000" w:rsidR="00000000" w:rsidRPr="00000000">
                    <w:rPr>
                      <w:rFonts w:ascii="Arial" w:cs="Arial" w:eastAsia="Arial" w:hAnsi="Arial"/>
                      <w:rtl w:val="0"/>
                    </w:rPr>
                    <w:t xml:space="preserve">“keep alive” </w:t>
                  </w:r>
                </w:ins>
              </w:sdtContent>
            </w:sdt>
            <w:r w:rsidDel="00000000" w:rsidR="00000000" w:rsidRPr="00000000">
              <w:rPr>
                <w:rFonts w:ascii="Arial" w:cs="Arial" w:eastAsia="Arial" w:hAnsi="Arial"/>
                <w:rtl w:val="0"/>
              </w:rPr>
              <w:t xml:space="preserve">gateway timer</w:t>
            </w:r>
            <w:sdt>
              <w:sdtPr>
                <w:tag w:val="goog_rdk_2453"/>
              </w:sdtPr>
              <w:sdtContent>
                <w:del w:author="davide.lenzarini@u-blox.com" w:id="251" w:date="2024-08-08T10:41:56Z">
                  <w:r w:rsidDel="00000000" w:rsidR="00000000" w:rsidRPr="00000000">
                    <w:rPr>
                      <w:rFonts w:ascii="Arial" w:cs="Arial" w:eastAsia="Arial" w:hAnsi="Arial"/>
                      <w:rtl w:val="0"/>
                    </w:rPr>
                    <w:delText xml:space="preserve">s</w:delText>
                  </w:r>
                </w:del>
              </w:sdtContent>
            </w:sdt>
            <w:r w:rsidDel="00000000" w:rsidR="00000000" w:rsidRPr="00000000">
              <w:rPr>
                <w:rFonts w:ascii="Arial" w:cs="Arial" w:eastAsia="Arial" w:hAnsi="Arial"/>
                <w:rtl w:val="0"/>
              </w:rPr>
              <w:t xml:space="preserve">).</w:t>
            </w:r>
          </w:p>
        </w:tc>
        <w:tc>
          <w:tcPr/>
          <w:p w:rsidR="00000000" w:rsidDel="00000000" w:rsidP="00000000" w:rsidRDefault="00000000" w:rsidRPr="00000000" w14:paraId="000014FC">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FD">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FE">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FF">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2454"/>
              </w:sdtPr>
              <w:sdtContent>
                <w:commentRangeStart w:id="213"/>
              </w:sdtContent>
            </w:sdt>
            <w:r w:rsidDel="00000000" w:rsidR="00000000" w:rsidRPr="00000000">
              <w:rPr>
                <w:rFonts w:ascii="Arial" w:cs="Arial" w:eastAsia="Arial" w:hAnsi="Arial"/>
                <w:rtl w:val="0"/>
              </w:rPr>
              <w:t xml:space="preserve">way of supervised gateway timers</w:t>
            </w:r>
            <w:commentRangeEnd w:id="213"/>
            <w:r w:rsidDel="00000000" w:rsidR="00000000" w:rsidRPr="00000000">
              <w:commentReference w:id="213"/>
            </w:r>
            <w:r w:rsidDel="00000000" w:rsidR="00000000" w:rsidRPr="00000000">
              <w:rPr>
                <w:rFonts w:ascii="Arial" w:cs="Arial" w:eastAsia="Arial" w:hAnsi="Arial"/>
                <w:rtl w:val="0"/>
              </w:rPr>
              <w:t xml:space="preserve">).</w:t>
            </w:r>
          </w:p>
        </w:tc>
        <w:tc>
          <w:tcPr/>
          <w:p w:rsidR="00000000" w:rsidDel="00000000" w:rsidP="00000000" w:rsidRDefault="00000000" w:rsidRPr="00000000" w14:paraId="00001500">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501">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502">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503">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504">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505">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by way of supervised gateway timers</w:t>
            </w:r>
            <w:sdt>
              <w:sdtPr>
                <w:tag w:val="goog_rdk_2455"/>
              </w:sdtPr>
              <w:sdtContent>
                <w:ins w:author="davide.lenzarini@u-blox.com" w:id="252" w:date="2024-08-08T10:58:14Z">
                  <w:r w:rsidDel="00000000" w:rsidR="00000000" w:rsidRPr="00000000">
                    <w:rPr>
                      <w:rFonts w:ascii="Arial" w:cs="Arial" w:eastAsia="Arial" w:hAnsi="Arial"/>
                      <w:rtl w:val="0"/>
                    </w:rPr>
                    <w:t xml:space="preserve"> for the possible PUBACK, PUBREC, PUBCOMP or REGACK packets to be receiv</w:t>
                  </w:r>
                </w:ins>
              </w:sdtContent>
            </w:sdt>
            <w:r w:rsidDel="00000000" w:rsidR="00000000" w:rsidRPr="00000000">
              <w:rPr>
                <w:rFonts w:ascii="Arial" w:cs="Arial" w:eastAsia="Arial" w:hAnsi="Arial"/>
                <w:rtl w:val="0"/>
              </w:rPr>
              <w:t xml:space="preserve">ed from the Client).</w:t>
            </w:r>
          </w:p>
        </w:tc>
        <w:tc>
          <w:tcPr/>
          <w:p w:rsidR="00000000" w:rsidDel="00000000" w:rsidP="00000000" w:rsidRDefault="00000000" w:rsidRPr="00000000" w14:paraId="00001506">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507">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508">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509">
            <w:pPr>
              <w:rPr>
                <w:rFonts w:ascii="Arial" w:cs="Arial" w:eastAsia="Arial" w:hAnsi="Arial"/>
                <w:b w:val="1"/>
              </w:rPr>
            </w:pPr>
            <w:sdt>
              <w:sdtPr>
                <w:tag w:val="goog_rdk_2456"/>
              </w:sdtPr>
              <w:sdtContent>
                <w:commentRangeStart w:id="214"/>
              </w:sdtContent>
            </w:sdt>
            <w:r w:rsidDel="00000000" w:rsidR="00000000" w:rsidRPr="00000000">
              <w:rPr>
                <w:rFonts w:ascii="Arial" w:cs="Arial" w:eastAsia="Arial" w:hAnsi="Arial"/>
                <w:b w:val="1"/>
                <w:rtl w:val="0"/>
              </w:rPr>
              <w:t xml:space="preserve">LOST</w:t>
            </w:r>
            <w:commentRangeEnd w:id="214"/>
            <w:r w:rsidDel="00000000" w:rsidR="00000000" w:rsidRPr="00000000">
              <w:commentReference w:id="214"/>
            </w:r>
            <w:r w:rsidDel="00000000" w:rsidR="00000000" w:rsidRPr="00000000">
              <w:rPr>
                <w:rtl w:val="0"/>
              </w:rPr>
            </w:r>
          </w:p>
        </w:tc>
        <w:tc>
          <w:tcPr/>
          <w:p w:rsidR="00000000" w:rsidDel="00000000" w:rsidP="00000000" w:rsidRDefault="00000000" w:rsidRPr="00000000" w14:paraId="0000150A">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w:t>
            </w:r>
            <w:r w:rsidDel="00000000" w:rsidR="00000000" w:rsidRPr="00000000">
              <w:rPr>
                <w:rFonts w:ascii="Arial" w:cs="Arial" w:eastAsia="Arial" w:hAnsi="Arial"/>
                <w:rtl w:val="0"/>
              </w:rPr>
              <w:t xml:space="preserve">or PUBLISH </w:t>
            </w:r>
            <w:sdt>
              <w:sdtPr>
                <w:tag w:val="goog_rdk_2457"/>
              </w:sdtPr>
              <w:sdtContent>
                <w:ins w:author="davide.lenzarini@u-blox.com" w:id="253" w:date="2024-08-08T12:30:08Z">
                  <w:r w:rsidDel="00000000" w:rsidR="00000000" w:rsidRPr="00000000">
                    <w:rPr>
                      <w:rFonts w:ascii="Arial" w:cs="Arial" w:eastAsia="Arial" w:hAnsi="Arial"/>
                      <w:rtl w:val="0"/>
                    </w:rPr>
                    <w:t xml:space="preserve">QoS </w:t>
                  </w:r>
                </w:ins>
              </w:sdtContent>
            </w:sdt>
            <w:r w:rsidDel="00000000" w:rsidR="00000000" w:rsidRPr="00000000">
              <w:rPr>
                <w:rFonts w:ascii="Arial" w:cs="Arial" w:eastAsia="Arial" w:hAnsi="Arial"/>
                <w:rtl w:val="0"/>
              </w:rPr>
              <w:t xml:space="preserve">-1</w:t>
            </w:r>
            <w:r w:rsidDel="00000000" w:rsidR="00000000" w:rsidRPr="00000000">
              <w:rPr>
                <w:rFonts w:ascii="Arial" w:cs="Arial" w:eastAsia="Arial" w:hAnsi="Arial"/>
                <w:rtl w:val="0"/>
              </w:rPr>
              <w:t xml:space="preserve">.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50B">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50C">
      <w:pPr>
        <w:jc w:val="left"/>
        <w:rPr>
          <w:rFonts w:ascii="Arial" w:cs="Arial" w:eastAsia="Arial" w:hAnsi="Arial"/>
        </w:rPr>
      </w:pPr>
      <w:r w:rsidDel="00000000" w:rsidR="00000000" w:rsidRPr="00000000">
        <w:rPr>
          <w:rtl w:val="0"/>
        </w:rPr>
      </w:r>
    </w:p>
    <w:p w:rsidR="00000000" w:rsidDel="00000000" w:rsidP="00000000" w:rsidRDefault="00000000" w:rsidRPr="00000000" w14:paraId="0000150D">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60" name="image21.png"/>
            <a:graphic>
              <a:graphicData uri="http://schemas.openxmlformats.org/drawingml/2006/picture">
                <pic:pic>
                  <pic:nvPicPr>
                    <pic:cNvPr id="0" name="image21.png"/>
                    <pic:cNvPicPr preferRelativeResize="0"/>
                  </pic:nvPicPr>
                  <pic:blipFill>
                    <a:blip r:embed="rId106"/>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50E">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2458"/>
        </w:sdtPr>
        <w:sdtContent>
          <w:commentRangeStart w:id="215"/>
        </w:sdtContent>
      </w:sdt>
      <w:r w:rsidDel="00000000" w:rsidR="00000000" w:rsidRPr="00000000">
        <w:rPr>
          <w:rFonts w:ascii="Arial" w:cs="Arial" w:eastAsia="Arial" w:hAnsi="Arial"/>
          <w:rtl w:val="0"/>
        </w:rPr>
        <w:t xml:space="preserve">The Server </w:t>
      </w:r>
      <w:sdt>
        <w:sdtPr>
          <w:tag w:val="goog_rdk_2459"/>
        </w:sdtPr>
        <w:sdtContent>
          <w:ins w:author="davide.lenzarini@u-blox.com" w:id="254" w:date="2024-08-08T12:30:20Z">
            <w:r w:rsidDel="00000000" w:rsidR="00000000" w:rsidRPr="00000000">
              <w:rPr>
                <w:rFonts w:ascii="Arial" w:cs="Arial" w:eastAsia="Arial" w:hAnsi="Arial"/>
                <w:rtl w:val="0"/>
              </w:rPr>
              <w:t xml:space="preserve">v</w:t>
            </w:r>
          </w:ins>
        </w:sdtContent>
      </w:sdt>
      <w:sdt>
        <w:sdtPr>
          <w:tag w:val="goog_rdk_2460"/>
        </w:sdtPr>
        <w:sdtContent>
          <w:del w:author="davide.lenzarini@u-blox.com" w:id="254" w:date="2024-08-08T12:30:20Z">
            <w:r w:rsidDel="00000000" w:rsidR="00000000" w:rsidRPr="00000000">
              <w:rPr>
                <w:rFonts w:ascii="Arial" w:cs="Arial" w:eastAsia="Arial" w:hAnsi="Arial"/>
                <w:rtl w:val="0"/>
              </w:rPr>
              <w:delText xml:space="preserve">V</w:delText>
            </w:r>
          </w:del>
        </w:sdtContent>
      </w:sdt>
      <w:r w:rsidDel="00000000" w:rsidR="00000000" w:rsidRPr="00000000">
        <w:rPr>
          <w:rFonts w:ascii="Arial" w:cs="Arial" w:eastAsia="Arial" w:hAnsi="Arial"/>
          <w:rtl w:val="0"/>
        </w:rPr>
        <w:t xml:space="preserve">iew of the Client State</w:t>
      </w:r>
      <w:commentRangeEnd w:id="215"/>
      <w:r w:rsidDel="00000000" w:rsidR="00000000" w:rsidRPr="00000000">
        <w:commentReference w:id="215"/>
      </w:r>
      <w:r w:rsidDel="00000000" w:rsidR="00000000" w:rsidRPr="00000000">
        <w:rPr>
          <w:rtl w:val="0"/>
        </w:rPr>
      </w:r>
    </w:p>
    <w:p w:rsidR="00000000" w:rsidDel="00000000" w:rsidP="00000000" w:rsidRDefault="00000000" w:rsidRPr="00000000" w14:paraId="0000150F">
      <w:pPr>
        <w:pStyle w:val="Heading3"/>
        <w:ind w:left="0" w:firstLine="0"/>
        <w:rPr/>
      </w:pPr>
      <w:bookmarkStart w:colFirst="0" w:colLast="0" w:name="_heading=h.qfa0p4gzzbmu" w:id="255"/>
      <w:bookmarkEnd w:id="255"/>
      <w:r w:rsidDel="00000000" w:rsidR="00000000" w:rsidRPr="00000000">
        <w:rPr>
          <w:rtl w:val="0"/>
        </w:rPr>
        <w:t xml:space="preserve">4.15.1 Gateway timers</w:t>
      </w:r>
    </w:p>
    <w:p w:rsidR="00000000" w:rsidDel="00000000" w:rsidP="00000000" w:rsidRDefault="00000000" w:rsidRPr="00000000" w14:paraId="00001510">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511">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w:t>
      </w:r>
      <w:sdt>
        <w:sdtPr>
          <w:tag w:val="goog_rdk_2461"/>
        </w:sdtPr>
        <w:sdtContent>
          <w:del w:author="davide.lenzarini@u-blox.com" w:id="255" w:date="2024-08-08T12:33:28Z">
            <w:r w:rsidDel="00000000" w:rsidR="00000000" w:rsidRPr="00000000">
              <w:rPr>
                <w:rtl w:val="0"/>
              </w:rPr>
              <w:delText xml:space="preserve"> </w:delText>
            </w:r>
          </w:del>
          <w:sdt>
            <w:sdtPr>
              <w:tag w:val="goog_rdk_2462"/>
            </w:sdtPr>
            <w:sdtContent>
              <w:commentRangeStart w:id="216"/>
            </w:sdtContent>
          </w:sdt>
          <w:del w:author="davide.lenzarini@u-blox.com" w:id="255" w:date="2024-08-08T12:33:28Z">
            <w:r w:rsidDel="00000000" w:rsidR="00000000" w:rsidRPr="00000000">
              <w:rPr>
                <w:rtl w:val="0"/>
              </w:rPr>
              <w:delText xml:space="preserve">or from Asleep to Lost state or from Awake to Lost state</w:delText>
            </w:r>
          </w:del>
        </w:sdtContent>
      </w:sdt>
      <w:commentRangeEnd w:id="216"/>
      <w:r w:rsidDel="00000000" w:rsidR="00000000" w:rsidRPr="00000000">
        <w:commentReference w:id="216"/>
      </w:r>
      <w:r w:rsidDel="00000000" w:rsidR="00000000" w:rsidRPr="00000000">
        <w:rPr>
          <w:rtl w:val="0"/>
        </w:rPr>
        <w:t xml:space="preserve">.</w:t>
      </w:r>
      <w:r w:rsidDel="00000000" w:rsidR="00000000" w:rsidRPr="00000000">
        <w:rPr>
          <w:rtl w:val="0"/>
        </w:rPr>
      </w:r>
    </w:p>
    <w:sdt>
      <w:sdtPr>
        <w:tag w:val="goog_rdk_2464"/>
      </w:sdtPr>
      <w:sdtContent>
        <w:p w:rsidR="00000000" w:rsidDel="00000000" w:rsidP="00000000" w:rsidRDefault="00000000" w:rsidRPr="00000000" w14:paraId="00001512">
          <w:pPr>
            <w:numPr>
              <w:ilvl w:val="0"/>
              <w:numId w:val="6"/>
            </w:numPr>
            <w:spacing w:before="0" w:lineRule="auto"/>
            <w:ind w:left="720" w:hanging="360"/>
            <w:rPr>
              <w:ins w:author="davide.lenzarini@u-blox.com" w:id="256" w:date="2024-08-08T12:33:58Z"/>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sdt>
            <w:sdtPr>
              <w:tag w:val="goog_rdk_2463"/>
            </w:sdtPr>
            <w:sdtContent>
              <w:ins w:author="davide.lenzarini@u-blox.com" w:id="256" w:date="2024-08-08T12:33:58Z">
                <w:r w:rsidDel="00000000" w:rsidR="00000000" w:rsidRPr="00000000">
                  <w:rPr>
                    <w:rtl w:val="0"/>
                  </w:rPr>
                </w:r>
              </w:ins>
            </w:sdtContent>
          </w:sdt>
        </w:p>
      </w:sdtContent>
    </w:sdt>
    <w:p w:rsidR="00000000" w:rsidDel="00000000" w:rsidP="00000000" w:rsidRDefault="00000000" w:rsidRPr="00000000" w14:paraId="00001513">
      <w:pPr>
        <w:numPr>
          <w:ilvl w:val="0"/>
          <w:numId w:val="6"/>
        </w:numPr>
        <w:spacing w:before="0" w:lineRule="auto"/>
        <w:ind w:left="720" w:hanging="360"/>
        <w:rPr>
          <w:u w:val="none"/>
        </w:rPr>
      </w:pPr>
      <w:sdt>
        <w:sdtPr>
          <w:tag w:val="goog_rdk_2465"/>
        </w:sdtPr>
        <w:sdtContent>
          <w:ins w:author="davide.lenzarini@u-blox.com" w:id="256" w:date="2024-08-08T12:33:58Z">
            <w:r w:rsidDel="00000000" w:rsidR="00000000" w:rsidRPr="00000000">
              <w:rPr>
                <w:rtl w:val="0"/>
              </w:rPr>
              <w:t xml:space="preserve">Retransmission timers for the packets not yet acknowledged. </w:t>
            </w:r>
          </w:ins>
        </w:sdtContent>
      </w:sdt>
      <w:sdt>
        <w:sdtPr>
          <w:tag w:val="goog_rdk_2466"/>
        </w:sdtPr>
        <w:sdtContent>
          <w:r w:rsidDel="00000000" w:rsidR="00000000" w:rsidRPr="00000000">
            <w:rPr>
              <w:rtl w:val="0"/>
            </w:rPr>
          </w:r>
        </w:sdtContent>
      </w:sdt>
    </w:p>
    <w:p w:rsidR="00000000" w:rsidDel="00000000" w:rsidP="00000000" w:rsidRDefault="00000000" w:rsidRPr="00000000" w14:paraId="00001514">
      <w:pPr>
        <w:pStyle w:val="Heading2"/>
        <w:keepLines w:val="1"/>
        <w:spacing w:after="64" w:before="0" w:line="259" w:lineRule="auto"/>
        <w:ind w:left="0" w:firstLine="0"/>
        <w:rPr>
          <w:rFonts w:ascii="Arial" w:cs="Arial" w:eastAsia="Arial" w:hAnsi="Arial"/>
        </w:rPr>
      </w:pPr>
      <w:bookmarkStart w:colFirst="0" w:colLast="0" w:name="_heading=h.gtnh0h" w:id="256"/>
      <w:bookmarkEnd w:id="256"/>
      <w:r w:rsidDel="00000000" w:rsidR="00000000" w:rsidRPr="00000000">
        <w:rPr>
          <w:rFonts w:ascii="Arial" w:cs="Arial" w:eastAsia="Arial" w:hAnsi="Arial"/>
          <w:rtl w:val="0"/>
        </w:rPr>
        <w:t xml:space="preserve">4.16 Clean start</w:t>
      </w:r>
    </w:p>
    <w:p w:rsidR="00000000" w:rsidDel="00000000" w:rsidP="00000000" w:rsidRDefault="00000000" w:rsidRPr="00000000" w14:paraId="00001515">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w:t>
      </w:r>
      <w:sdt>
        <w:sdtPr>
          <w:tag w:val="goog_rdk_2467"/>
        </w:sdtPr>
        <w:sdtContent>
          <w:ins w:author="davide.lenzarini@u-blox.com" w:id="258" w:date="2024-08-08T12:39:06Z">
            <w:r w:rsidDel="00000000" w:rsidR="00000000" w:rsidRPr="00000000">
              <w:rPr>
                <w:rFonts w:ascii="Arial" w:cs="Arial" w:eastAsia="Arial" w:hAnsi="Arial"/>
                <w:rtl w:val="0"/>
              </w:rPr>
              <w:t xml:space="preserve">session state </w:t>
            </w:r>
          </w:ins>
        </w:sdtContent>
      </w:sdt>
      <w:sdt>
        <w:sdtPr>
          <w:tag w:val="goog_rdk_2468"/>
        </w:sdtPr>
        <w:sdtContent>
          <w:del w:author="davide.lenzarini@u-blox.com" w:id="258" w:date="2024-08-08T12:39:06Z">
            <w:r w:rsidDel="00000000" w:rsidR="00000000" w:rsidRPr="00000000">
              <w:rPr>
                <w:rFonts w:ascii="Arial" w:cs="Arial" w:eastAsia="Arial" w:hAnsi="Arial"/>
                <w:rtl w:val="0"/>
              </w:rPr>
              <w:delText xml:space="preserve">subscriptions a</w:delText>
            </w:r>
          </w:del>
        </w:sdtContent>
      </w:sdt>
      <w:sdt>
        <w:sdtPr>
          <w:tag w:val="goog_rdk_2469"/>
        </w:sdtPr>
        <w:sdtContent>
          <w:del w:author="davide.lenzarini@u-blox.com" w:id="259" w:date="2024-08-08T12:39:21Z">
            <w:r w:rsidDel="00000000" w:rsidR="00000000" w:rsidRPr="00000000">
              <w:rPr>
                <w:rFonts w:ascii="Arial" w:cs="Arial" w:eastAsia="Arial" w:hAnsi="Arial"/>
                <w:rtl w:val="0"/>
              </w:rPr>
              <w:delText xml:space="preserve">re</w:delText>
            </w:r>
          </w:del>
        </w:sdtContent>
      </w:sdt>
      <w:sdt>
        <w:sdtPr>
          <w:tag w:val="goog_rdk_2470"/>
        </w:sdtPr>
        <w:sdtContent>
          <w:ins w:author="davide.lenzarini@u-blox.com" w:id="259" w:date="2024-08-08T12:39:21Z">
            <w:r w:rsidDel="00000000" w:rsidR="00000000" w:rsidRPr="00000000">
              <w:rPr>
                <w:rFonts w:ascii="Arial" w:cs="Arial" w:eastAsia="Arial" w:hAnsi="Arial"/>
                <w:rtl w:val="0"/>
              </w:rPr>
              <w:t xml:space="preserve">is</w:t>
            </w:r>
          </w:ins>
        </w:sdtContent>
      </w:sdt>
      <w:r w:rsidDel="00000000" w:rsidR="00000000" w:rsidRPr="00000000">
        <w:rPr>
          <w:rFonts w:ascii="Arial" w:cs="Arial" w:eastAsia="Arial" w:hAnsi="Arial"/>
          <w:rtl w:val="0"/>
        </w:rPr>
        <w:t xml:space="preserve"> retained for no less than the session expiration interval. </w:t>
      </w:r>
      <w:sdt>
        <w:sdtPr>
          <w:tag w:val="goog_rdk_2471"/>
        </w:sdtPr>
        <w:sdtContent>
          <w:ins w:author="davide.lenzarini@u-blox.com" w:id="260" w:date="2024-08-08T12:39:38Z">
            <w:r w:rsidDel="00000000" w:rsidR="00000000" w:rsidRPr="00000000">
              <w:rPr>
                <w:rFonts w:ascii="Arial" w:cs="Arial" w:eastAsia="Arial" w:hAnsi="Arial"/>
                <w:rtl w:val="0"/>
              </w:rPr>
              <w:t xml:space="preserve">The session state is</w:t>
            </w:r>
          </w:ins>
        </w:sdtContent>
      </w:sdt>
      <w:sdt>
        <w:sdtPr>
          <w:tag w:val="goog_rdk_2472"/>
        </w:sdtPr>
        <w:sdtContent>
          <w:del w:author="davide.lenzarini@u-blox.com" w:id="260" w:date="2024-08-08T12:39:38Z">
            <w:r w:rsidDel="00000000" w:rsidR="00000000" w:rsidRPr="00000000">
              <w:rPr>
                <w:rFonts w:ascii="Arial" w:cs="Arial" w:eastAsia="Arial" w:hAnsi="Arial"/>
                <w:rtl w:val="0"/>
              </w:rPr>
              <w:delText xml:space="preserve">They are </w:delText>
            </w:r>
          </w:del>
        </w:sdtContent>
      </w:sdt>
      <w:r w:rsidDel="00000000" w:rsidR="00000000" w:rsidRPr="00000000">
        <w:rPr>
          <w:rFonts w:ascii="Arial" w:cs="Arial" w:eastAsia="Arial" w:hAnsi="Arial"/>
          <w:rtl w:val="0"/>
        </w:rPr>
        <w:t xml:space="preserve">persistent and valid for new (non clean start) sessions, until </w:t>
      </w:r>
      <w:sdt>
        <w:sdtPr>
          <w:tag w:val="goog_rdk_2473"/>
        </w:sdtPr>
        <w:sdtContent>
          <w:del w:author="davide.lenzarini@u-blox.com" w:id="261" w:date="2024-08-08T12:40:16Z">
            <w:r w:rsidDel="00000000" w:rsidR="00000000" w:rsidRPr="00000000">
              <w:rPr>
                <w:rFonts w:ascii="Arial" w:cs="Arial" w:eastAsia="Arial" w:hAnsi="Arial"/>
                <w:rtl w:val="0"/>
              </w:rPr>
              <w:delText xml:space="preserve">either they are explicitly un-subscribed by the client, or </w:delText>
            </w:r>
          </w:del>
        </w:sdtContent>
      </w:sdt>
      <w:r w:rsidDel="00000000" w:rsidR="00000000" w:rsidRPr="00000000">
        <w:rPr>
          <w:rFonts w:ascii="Arial" w:cs="Arial" w:eastAsia="Arial" w:hAnsi="Arial"/>
          <w:rtl w:val="0"/>
        </w:rPr>
        <w:t xml:space="preserve">the client establishes a new session with the “clean start” flag set or </w:t>
      </w:r>
      <w:sdt>
        <w:sdtPr>
          <w:tag w:val="goog_rdk_2474"/>
        </w:sdtPr>
        <w:sdtContent>
          <w:ins w:author="davide.lenzarini@u-blox.com" w:id="262" w:date="2024-08-08T12:40:50Z">
            <w:r w:rsidDel="00000000" w:rsidR="00000000" w:rsidRPr="00000000">
              <w:rPr>
                <w:rFonts w:ascii="Arial" w:cs="Arial" w:eastAsia="Arial" w:hAnsi="Arial"/>
                <w:rtl w:val="0"/>
              </w:rPr>
              <w:t xml:space="preserve">the </w:t>
            </w:r>
          </w:ins>
        </w:sdtContent>
      </w:sdt>
      <w:sdt>
        <w:sdtPr>
          <w:tag w:val="goog_rdk_2475"/>
        </w:sdtPr>
        <w:sdtContent>
          <w:del w:author="davide.lenzarini@u-blox.com" w:id="262" w:date="2024-08-08T12:40:50Z">
            <w:r w:rsidDel="00000000" w:rsidR="00000000" w:rsidRPr="00000000">
              <w:rPr>
                <w:rFonts w:ascii="Arial" w:cs="Arial" w:eastAsia="Arial" w:hAnsi="Arial"/>
                <w:rtl w:val="0"/>
              </w:rPr>
              <w:delText xml:space="preserve">their </w:delText>
            </w:r>
          </w:del>
        </w:sdtContent>
      </w:sdt>
      <w:r w:rsidDel="00000000" w:rsidR="00000000" w:rsidRPr="00000000">
        <w:rPr>
          <w:rFonts w:ascii="Arial" w:cs="Arial" w:eastAsia="Arial" w:hAnsi="Arial"/>
          <w:rtl w:val="0"/>
        </w:rPr>
        <w:t xml:space="preserve">idle time exceeds the session expiry interval associated with the session.</w:t>
      </w:r>
    </w:p>
    <w:p w:rsidR="00000000" w:rsidDel="00000000" w:rsidP="00000000" w:rsidRDefault="00000000" w:rsidRPr="00000000" w14:paraId="00001516">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517">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w:t>
      </w:r>
      <w:sdt>
        <w:sdtPr>
          <w:tag w:val="goog_rdk_2476"/>
        </w:sdtPr>
        <w:sdtContent>
          <w:ins w:author="davide.lenzarini@u-blox.com" w:id="263" w:date="2024-08-08T12:41:49Z">
            <w:r w:rsidDel="00000000" w:rsidR="00000000" w:rsidRPr="00000000">
              <w:rPr>
                <w:rFonts w:ascii="Arial" w:cs="Arial" w:eastAsia="Arial" w:hAnsi="Arial"/>
                <w:rtl w:val="0"/>
              </w:rPr>
              <w:t xml:space="preserve">s</w:t>
            </w:r>
          </w:ins>
        </w:sdtContent>
      </w:sdt>
      <w:sdt>
        <w:sdtPr>
          <w:tag w:val="goog_rdk_2477"/>
        </w:sdtPr>
        <w:sdtContent>
          <w:del w:author="davide.lenzarini@u-blox.com" w:id="263" w:date="2024-08-08T12:41:49Z">
            <w:r w:rsidDel="00000000" w:rsidR="00000000" w:rsidRPr="00000000">
              <w:rPr>
                <w:rFonts w:ascii="Arial" w:cs="Arial" w:eastAsia="Arial" w:hAnsi="Arial"/>
                <w:rtl w:val="0"/>
              </w:rPr>
              <w:delText xml:space="preserve">S</w:delText>
            </w:r>
          </w:del>
        </w:sdtContent>
      </w:sdt>
      <w:r w:rsidDel="00000000" w:rsidR="00000000" w:rsidRPr="00000000">
        <w:rPr>
          <w:rFonts w:ascii="Arial" w:cs="Arial" w:eastAsia="Arial" w:hAnsi="Arial"/>
          <w:rtl w:val="0"/>
        </w:rPr>
        <w:t xml:space="preserve">ession </w:t>
      </w:r>
      <w:sdt>
        <w:sdtPr>
          <w:tag w:val="goog_rdk_2478"/>
        </w:sdtPr>
        <w:sdtContent>
          <w:ins w:author="davide.lenzarini@u-blox.com" w:id="264" w:date="2024-08-08T12:41:45Z">
            <w:r w:rsidDel="00000000" w:rsidR="00000000" w:rsidRPr="00000000">
              <w:rPr>
                <w:rFonts w:ascii="Arial" w:cs="Arial" w:eastAsia="Arial" w:hAnsi="Arial"/>
                <w:rtl w:val="0"/>
              </w:rPr>
              <w:t xml:space="preserve">state </w:t>
            </w:r>
          </w:ins>
        </w:sdtContent>
      </w:sdt>
      <w:r w:rsidDel="00000000" w:rsidR="00000000" w:rsidRPr="00000000">
        <w:rPr>
          <w:rFonts w:ascii="Arial" w:cs="Arial" w:eastAsia="Arial" w:hAnsi="Arial"/>
          <w:rtl w:val="0"/>
        </w:rPr>
        <w:t xml:space="preserve">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518">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w:t>
      </w:r>
      <w:sdt>
        <w:sdtPr>
          <w:tag w:val="goog_rdk_2479"/>
        </w:sdtPr>
        <w:sdtContent>
          <w:ins w:author="davide.lenzarini@u-blox.com" w:id="265" w:date="2024-08-08T12:41:57Z">
            <w:r w:rsidDel="00000000" w:rsidR="00000000" w:rsidRPr="00000000">
              <w:rPr>
                <w:rFonts w:ascii="Arial" w:cs="Arial" w:eastAsia="Arial" w:hAnsi="Arial"/>
                <w:rtl w:val="0"/>
              </w:rPr>
              <w:t xml:space="preserve">session state data </w:t>
            </w:r>
          </w:ins>
        </w:sdtContent>
      </w:sdt>
      <w:sdt>
        <w:sdtPr>
          <w:tag w:val="goog_rdk_2480"/>
        </w:sdtPr>
        <w:sdtContent>
          <w:del w:author="davide.lenzarini@u-blox.com" w:id="265" w:date="2024-08-08T12:41:57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Will data, if present, related to the client and it will return CONNACK.</w:t>
      </w:r>
    </w:p>
    <w:p w:rsidR="00000000" w:rsidDel="00000000" w:rsidP="00000000" w:rsidRDefault="00000000" w:rsidRPr="00000000" w14:paraId="00001519">
      <w:pPr>
        <w:numPr>
          <w:ilvl w:val="0"/>
          <w:numId w:val="44"/>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w:t>
      </w:r>
      <w:sdt>
        <w:sdtPr>
          <w:tag w:val="goog_rdk_2481"/>
        </w:sdtPr>
        <w:sdtContent>
          <w:ins w:author="davide.lenzarini@u-blox.com" w:id="266" w:date="2024-08-08T12:42:18Z">
            <w:r w:rsidDel="00000000" w:rsidR="00000000" w:rsidRPr="00000000">
              <w:rPr>
                <w:rFonts w:ascii="Arial" w:cs="Arial" w:eastAsia="Arial" w:hAnsi="Arial"/>
                <w:rtl w:val="0"/>
              </w:rPr>
              <w:t xml:space="preserve">session state </w:t>
            </w:r>
          </w:ins>
        </w:sdtContent>
      </w:sdt>
      <w:r w:rsidDel="00000000" w:rsidR="00000000" w:rsidRPr="00000000">
        <w:rPr>
          <w:rFonts w:ascii="Arial" w:cs="Arial" w:eastAsia="Arial" w:hAnsi="Arial"/>
          <w:rtl w:val="0"/>
        </w:rPr>
        <w:t xml:space="preserve">data and it will overwrite, if present, or add the Will data related to the client with the content of the CONNECT Will optional fields and it will return CONNACK.</w:t>
      </w:r>
    </w:p>
    <w:p w:rsidR="00000000" w:rsidDel="00000000" w:rsidP="00000000" w:rsidRDefault="00000000" w:rsidRPr="00000000" w14:paraId="0000151A">
      <w:pPr>
        <w:numPr>
          <w:ilvl w:val="0"/>
          <w:numId w:val="44"/>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w:t>
      </w:r>
      <w:sdt>
        <w:sdtPr>
          <w:tag w:val="goog_rdk_2482"/>
        </w:sdtPr>
        <w:sdtContent>
          <w:ins w:author="davide.lenzarini@u-blox.com" w:id="267" w:date="2024-08-08T12:42:42Z">
            <w:r w:rsidDel="00000000" w:rsidR="00000000" w:rsidRPr="00000000">
              <w:rPr>
                <w:rFonts w:ascii="Arial" w:cs="Arial" w:eastAsia="Arial" w:hAnsi="Arial"/>
                <w:rtl w:val="0"/>
              </w:rPr>
              <w:t xml:space="preserve">session state data</w:t>
            </w:r>
          </w:ins>
        </w:sdtContent>
      </w:sdt>
      <w:sdt>
        <w:sdtPr>
          <w:tag w:val="goog_rdk_2483"/>
        </w:sdtPr>
        <w:sdtContent>
          <w:del w:author="davide.lenzarini@u-blox.com" w:id="267" w:date="2024-08-08T12:42:42Z">
            <w:r w:rsidDel="00000000" w:rsidR="00000000" w:rsidRPr="00000000">
              <w:rPr>
                <w:rFonts w:ascii="Arial" w:cs="Arial" w:eastAsia="Arial" w:hAnsi="Arial"/>
                <w:rtl w:val="0"/>
              </w:rPr>
              <w:delText xml:space="preserve">subscriptions </w:delText>
            </w:r>
          </w:del>
        </w:sdtContent>
      </w:sdt>
      <w:r w:rsidDel="00000000" w:rsidR="00000000" w:rsidRPr="00000000">
        <w:rPr>
          <w:rFonts w:ascii="Arial" w:cs="Arial" w:eastAsia="Arial" w:hAnsi="Arial"/>
          <w:rtl w:val="0"/>
        </w:rPr>
        <w:t xml:space="preserve">and it will delete any Will data, if present, and it will return CONNACK.</w:t>
      </w:r>
    </w:p>
    <w:p w:rsidR="00000000" w:rsidDel="00000000" w:rsidP="00000000" w:rsidRDefault="00000000" w:rsidRPr="00000000" w14:paraId="0000151B">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51C">
      <w:pPr>
        <w:pStyle w:val="Heading2"/>
        <w:keepLines w:val="1"/>
        <w:spacing w:after="64" w:before="0" w:line="259" w:lineRule="auto"/>
        <w:ind w:left="0" w:firstLine="0"/>
        <w:rPr>
          <w:rFonts w:ascii="Arial" w:cs="Arial" w:eastAsia="Arial" w:hAnsi="Arial"/>
        </w:rPr>
      </w:pPr>
      <w:bookmarkStart w:colFirst="0" w:colLast="0" w:name="_heading=h.1fyl9w3" w:id="257"/>
      <w:bookmarkEnd w:id="257"/>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51D">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51E">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51F">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520">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w:t>
      </w:r>
      <w:r w:rsidDel="00000000" w:rsidR="00000000" w:rsidRPr="00000000">
        <w:rPr>
          <w:rFonts w:ascii="Arial" w:cs="Arial" w:eastAsia="Arial" w:hAnsi="Arial"/>
          <w:rtl w:val="0"/>
        </w:rPr>
        <w:t xml:space="preserve"> it is an error case</w:t>
      </w:r>
      <w:sdt>
        <w:sdtPr>
          <w:tag w:val="goog_rdk_2484"/>
        </w:sdtPr>
        <w:sdtContent>
          <w:del w:author="davide.lenzarini@u-blox.com" w:id="268" w:date="2024-08-08T12:51:41Z">
            <w:r w:rsidDel="00000000" w:rsidR="00000000" w:rsidRPr="00000000">
              <w:rPr>
                <w:rFonts w:ascii="Arial" w:cs="Arial" w:eastAsia="Arial" w:hAnsi="Arial"/>
                <w:rtl w:val="0"/>
              </w:rPr>
              <w:delText xml:space="preserve">, </w:delText>
            </w:r>
          </w:del>
          <w:sdt>
            <w:sdtPr>
              <w:tag w:val="goog_rdk_2485"/>
            </w:sdtPr>
            <w:sdtContent>
              <w:commentRangeStart w:id="217"/>
            </w:sdtContent>
          </w:sdt>
          <w:del w:author="davide.lenzarini@u-blox.com" w:id="268" w:date="2024-08-08T12:51:41Z">
            <w:sdt>
              <w:sdtPr>
                <w:tag w:val="goog_rdk_2486"/>
              </w:sdtPr>
              <w:sdtContent>
                <w:commentRangeStart w:id="218"/>
              </w:sdtContent>
            </w:sdt>
            <w:sdt>
              <w:sdtPr>
                <w:tag w:val="goog_rdk_2487"/>
              </w:sdtPr>
              <w:sdtContent>
                <w:commentRangeStart w:id="219"/>
              </w:sdtContent>
            </w:sdt>
            <w:r w:rsidDel="00000000" w:rsidR="00000000" w:rsidRPr="00000000">
              <w:rPr>
                <w:rFonts w:ascii="Arial" w:cs="Arial" w:eastAsia="Arial" w:hAnsi="Arial"/>
                <w:rtl w:val="0"/>
              </w:rPr>
              <w:delText xml:space="preserve">but one which should not be terminal to the session since gateway updates could lead to this scenario</w:delText>
            </w:r>
          </w:del>
        </w:sdtContent>
      </w:sdt>
      <w:r w:rsidDel="00000000" w:rsidR="00000000" w:rsidRPr="00000000">
        <w:rPr>
          <w:rFonts w:ascii="Arial" w:cs="Arial" w:eastAsia="Arial" w:hAnsi="Arial"/>
          <w:rtl w:val="0"/>
        </w:rPr>
        <w:t xml:space="preserve">.</w:t>
      </w:r>
      <w:commentRangeEnd w:id="217"/>
      <w:r w:rsidDel="00000000" w:rsidR="00000000" w:rsidRPr="00000000">
        <w:commentReference w:id="217"/>
      </w:r>
      <w:commentRangeEnd w:id="218"/>
      <w:r w:rsidDel="00000000" w:rsidR="00000000" w:rsidRPr="00000000">
        <w:commentReference w:id="218"/>
      </w:r>
      <w:commentRangeEnd w:id="219"/>
      <w:r w:rsidDel="00000000" w:rsidR="00000000" w:rsidRPr="00000000">
        <w:commentReference w:id="219"/>
      </w:r>
      <w:r w:rsidDel="00000000" w:rsidR="00000000" w:rsidRPr="00000000">
        <w:rPr>
          <w:rFonts w:ascii="Arial" w:cs="Arial" w:eastAsia="Arial" w:hAnsi="Arial"/>
          <w:rtl w:val="0"/>
        </w:rPr>
        <w:t xml:space="preserve"> The gateway will specify </w:t>
      </w:r>
      <w:sdt>
        <w:sdtPr>
          <w:tag w:val="goog_rdk_2488"/>
        </w:sdtPr>
        <w:sdtContent>
          <w:ins w:author="davide.lenzarini@u-blox.com" w:id="269" w:date="2024-08-08T12:54:35Z">
            <w:r w:rsidDel="00000000" w:rsidR="00000000" w:rsidRPr="00000000">
              <w:rPr>
                <w:rFonts w:ascii="Arial" w:cs="Arial" w:eastAsia="Arial" w:hAnsi="Arial"/>
                <w:rtl w:val="0"/>
              </w:rPr>
              <w:t xml:space="preserve">in the REGACK </w:t>
            </w:r>
          </w:ins>
        </w:sdtContent>
      </w:sdt>
      <w:r w:rsidDel="00000000" w:rsidR="00000000" w:rsidRPr="00000000">
        <w:rPr>
          <w:rFonts w:ascii="Arial" w:cs="Arial" w:eastAsia="Arial" w:hAnsi="Arial"/>
          <w:rtl w:val="0"/>
        </w:rPr>
        <w:t xml:space="preserve">its topic alias type to be predefined and set the topic alias value to match that </w:t>
      </w:r>
      <w:sdt>
        <w:sdtPr>
          <w:tag w:val="goog_rdk_2489"/>
        </w:sdtPr>
        <w:sdtContent>
          <w:ins w:author="davide.lenzarini@u-blox.com" w:id="270" w:date="2024-08-08T12:55:18Z">
            <w:r w:rsidDel="00000000" w:rsidR="00000000" w:rsidRPr="00000000">
              <w:rPr>
                <w:rFonts w:ascii="Arial" w:cs="Arial" w:eastAsia="Arial" w:hAnsi="Arial"/>
                <w:rtl w:val="0"/>
              </w:rPr>
              <w:t xml:space="preserve">pre</w:t>
            </w:r>
          </w:ins>
        </w:sdtContent>
      </w:sdt>
      <w:r w:rsidDel="00000000" w:rsidR="00000000" w:rsidRPr="00000000">
        <w:rPr>
          <w:rFonts w:ascii="Arial" w:cs="Arial" w:eastAsia="Arial" w:hAnsi="Arial"/>
          <w:rtl w:val="0"/>
        </w:rPr>
        <w:t xml:space="preserve">defined on the gateway</w:t>
      </w:r>
      <w:sdt>
        <w:sdtPr>
          <w:tag w:val="goog_rdk_2490"/>
        </w:sdtPr>
        <w:sdtContent>
          <w:del w:author="davide.lenzarini@u-blox.com" w:id="271" w:date="2024-08-08T12:54:33Z">
            <w:r w:rsidDel="00000000" w:rsidR="00000000" w:rsidRPr="00000000">
              <w:rPr>
                <w:rFonts w:ascii="Arial" w:cs="Arial" w:eastAsia="Arial" w:hAnsi="Arial"/>
                <w:rtl w:val="0"/>
              </w:rPr>
              <w:delText xml:space="preserve"> in the REGACK</w:delText>
            </w:r>
          </w:del>
        </w:sdtContent>
      </w:sdt>
      <w:r w:rsidDel="00000000" w:rsidR="00000000" w:rsidRPr="00000000">
        <w:rPr>
          <w:rFonts w:ascii="Arial" w:cs="Arial" w:eastAsia="Arial" w:hAnsi="Arial"/>
          <w:rtl w:val="0"/>
        </w:rPr>
        <w:t xml:space="preserve">, </w:t>
      </w:r>
      <w:sdt>
        <w:sdtPr>
          <w:tag w:val="goog_rdk_2491"/>
        </w:sdtPr>
        <w:sdtContent>
          <w:commentRangeStart w:id="220"/>
        </w:sdtContent>
      </w:sdt>
      <w:r w:rsidDel="00000000" w:rsidR="00000000" w:rsidRPr="00000000">
        <w:rPr>
          <w:rFonts w:ascii="Arial" w:cs="Arial" w:eastAsia="Arial" w:hAnsi="Arial"/>
          <w:rtl w:val="0"/>
        </w:rPr>
        <w:t xml:space="preserve">it will also set a reason code on the REGACK to indicate the issue</w:t>
      </w:r>
      <w:commentRangeEnd w:id="220"/>
      <w:r w:rsidDel="00000000" w:rsidR="00000000" w:rsidRPr="00000000">
        <w:commentReference w:id="220"/>
      </w:r>
      <w:r w:rsidDel="00000000" w:rsidR="00000000" w:rsidRPr="00000000">
        <w:rPr>
          <w:rFonts w:ascii="Arial" w:cs="Arial" w:eastAsia="Arial" w:hAnsi="Arial"/>
          <w:rtl w:val="0"/>
        </w:rPr>
        <w:t xml:space="preserve">. The client can then choose to update its registry of predefined topic aliases if it so wishes. </w:t>
      </w:r>
    </w:p>
    <w:p w:rsidR="00000000" w:rsidDel="00000000" w:rsidP="00000000" w:rsidRDefault="00000000" w:rsidRPr="00000000" w14:paraId="00001521">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w:t>
      </w:r>
      <w:sdt>
        <w:sdtPr>
          <w:tag w:val="goog_rdk_2492"/>
        </w:sdtPr>
        <w:sdtContent>
          <w:ins w:author="davide.lenzarini@u-blox.com" w:id="272" w:date="2024-08-08T12:57:37Z">
            <w:r w:rsidDel="00000000" w:rsidR="00000000" w:rsidRPr="00000000">
              <w:rPr>
                <w:rFonts w:ascii="Arial" w:cs="Arial" w:eastAsia="Arial" w:hAnsi="Arial"/>
                <w:highlight w:val="yellow"/>
                <w:rtl w:val="0"/>
              </w:rPr>
              <w:t xml:space="preserve">error</w:t>
            </w:r>
          </w:ins>
        </w:sdtContent>
      </w:sdt>
      <w:sdt>
        <w:sdtPr>
          <w:tag w:val="goog_rdk_2493"/>
        </w:sdtPr>
        <w:sdtContent>
          <w:del w:author="davide.lenzarini@u-blox.com" w:id="272" w:date="2024-08-08T12:57:37Z">
            <w:r w:rsidDel="00000000" w:rsidR="00000000" w:rsidRPr="00000000">
              <w:rPr>
                <w:rFonts w:ascii="Arial" w:cs="Arial" w:eastAsia="Arial" w:hAnsi="Arial"/>
                <w:highlight w:val="yellow"/>
                <w:rtl w:val="0"/>
              </w:rPr>
              <w:delText xml:space="preserve">v</w:delText>
            </w:r>
          </w:del>
        </w:sdtContent>
      </w:sdt>
      <w:sdt>
        <w:sdtPr>
          <w:tag w:val="goog_rdk_2494"/>
        </w:sdtPr>
        <w:sdtContent>
          <w:del w:author="davide.lenzarini@u-blox.com" w:id="273" w:date="2024-08-08T13:26:12Z">
            <w:r w:rsidDel="00000000" w:rsidR="00000000" w:rsidRPr="00000000">
              <w:rPr>
                <w:rFonts w:ascii="Arial" w:cs="Arial" w:eastAsia="Arial" w:hAnsi="Arial"/>
                <w:highlight w:val="yellow"/>
                <w:rtl w:val="0"/>
              </w:rPr>
              <w:delText xml:space="preserve">iolation</w:delText>
            </w:r>
          </w:del>
        </w:sdtContent>
      </w:sdt>
      <w:r w:rsidDel="00000000" w:rsidR="00000000" w:rsidRPr="00000000">
        <w:rPr>
          <w:rFonts w:ascii="Arial" w:cs="Arial" w:eastAsia="Arial" w:hAnsi="Arial"/>
          <w:highlight w:val="yellow"/>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522">
      <w:pPr>
        <w:rPr>
          <w:rFonts w:ascii="Arial" w:cs="Arial" w:eastAsia="Arial" w:hAnsi="Arial"/>
        </w:rPr>
      </w:pPr>
      <w:sdt>
        <w:sdtPr>
          <w:tag w:val="goog_rdk_2495"/>
        </w:sdtPr>
        <w:sdtContent>
          <w:commentRangeStart w:id="221"/>
        </w:sdtContent>
      </w:sdt>
      <w:r w:rsidDel="00000000" w:rsidR="00000000" w:rsidRPr="00000000">
        <w:rPr>
          <w:rFonts w:ascii="Arial" w:cs="Arial" w:eastAsia="Arial" w:hAnsi="Arial"/>
          <w:rtl w:val="0"/>
        </w:rPr>
        <w:t xml:space="preserve">If there are no predefined topic aliases, the gateway will pass back a </w:t>
      </w:r>
      <w:sdt>
        <w:sdtPr>
          <w:tag w:val="goog_rdk_2496"/>
        </w:sdtPr>
        <w:sdtContent>
          <w:ins w:author="davide.lenzarini@u-blox.com" w:id="274" w:date="2024-08-08T13:23:55Z">
            <w:r w:rsidDel="00000000" w:rsidR="00000000" w:rsidRPr="00000000">
              <w:rPr>
                <w:rFonts w:ascii="Arial" w:cs="Arial" w:eastAsia="Arial" w:hAnsi="Arial"/>
                <w:rtl w:val="0"/>
              </w:rPr>
              <w:t xml:space="preserve">Session </w:t>
            </w:r>
          </w:ins>
        </w:sdtContent>
      </w:sdt>
      <w:sdt>
        <w:sdtPr>
          <w:tag w:val="goog_rdk_2497"/>
        </w:sdtPr>
        <w:sdtContent>
          <w:del w:author="davide.lenzarini@u-blox.com" w:id="274" w:date="2024-08-08T13:23:55Z">
            <w:r w:rsidDel="00000000" w:rsidR="00000000" w:rsidRPr="00000000">
              <w:rPr>
                <w:rFonts w:ascii="Arial" w:cs="Arial" w:eastAsia="Arial" w:hAnsi="Arial"/>
                <w:rtl w:val="0"/>
              </w:rPr>
              <w:delText xml:space="preserve">SESSION </w:delText>
            </w:r>
          </w:del>
        </w:sdtContent>
      </w:sdt>
      <w:r w:rsidDel="00000000" w:rsidR="00000000" w:rsidRPr="00000000">
        <w:rPr>
          <w:rFonts w:ascii="Arial" w:cs="Arial" w:eastAsia="Arial" w:hAnsi="Arial"/>
          <w:rtl w:val="0"/>
        </w:rPr>
        <w:t xml:space="preserve">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commentRangeEnd w:id="221"/>
      <w:r w:rsidDel="00000000" w:rsidR="00000000" w:rsidRPr="00000000">
        <w:commentReference w:id="221"/>
      </w:r>
      <w:r w:rsidDel="00000000" w:rsidR="00000000" w:rsidRPr="00000000">
        <w:rPr>
          <w:rtl w:val="0"/>
        </w:rPr>
      </w:r>
    </w:p>
    <w:p w:rsidR="00000000" w:rsidDel="00000000" w:rsidP="00000000" w:rsidRDefault="00000000" w:rsidRPr="00000000" w14:paraId="00001523">
      <w:pPr>
        <w:rPr>
          <w:rFonts w:ascii="Arial" w:cs="Arial" w:eastAsia="Arial" w:hAnsi="Arial"/>
        </w:rPr>
      </w:pPr>
      <w:r w:rsidDel="00000000" w:rsidR="00000000" w:rsidRPr="00000000">
        <w:rPr>
          <w:rFonts w:ascii="Arial" w:cs="Arial" w:eastAsia="Arial" w:hAnsi="Arial"/>
          <w:rtl w:val="0"/>
        </w:rPr>
        <w:t xml:space="preserve">After having received the REGACK packet with </w:t>
      </w:r>
      <w:sdt>
        <w:sdtPr>
          <w:tag w:val="goog_rdk_2498"/>
        </w:sdtPr>
        <w:sdtContent>
          <w:commentRangeStart w:id="222"/>
        </w:sdtContent>
      </w:sdt>
      <w:r w:rsidDel="00000000" w:rsidR="00000000" w:rsidRPr="00000000">
        <w:rPr>
          <w:rFonts w:ascii="Arial" w:cs="Arial" w:eastAsia="Arial" w:hAnsi="Arial"/>
          <w:i w:val="1"/>
          <w:rtl w:val="0"/>
        </w:rPr>
        <w:t xml:space="preserve">ReasonCode =“accepted”</w:t>
      </w:r>
      <w:commentRangeEnd w:id="222"/>
      <w:r w:rsidDel="00000000" w:rsidR="00000000" w:rsidRPr="00000000">
        <w:commentReference w:id="222"/>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w:t>
      </w:r>
      <w:sdt>
        <w:sdtPr>
          <w:tag w:val="goog_rdk_2499"/>
        </w:sdtPr>
        <w:sdtContent>
          <w:ins w:author="davide.lenzarini@u-blox.com" w:id="275" w:date="2024-08-08T13:03:53Z">
            <w:r w:rsidDel="00000000" w:rsidR="00000000" w:rsidRPr="00000000">
              <w:rPr>
                <w:rFonts w:ascii="Arial" w:cs="Arial" w:eastAsia="Arial" w:hAnsi="Arial"/>
                <w:i w:val="1"/>
                <w:rtl w:val="0"/>
              </w:rPr>
              <w:t xml:space="preserve"> alias</w:t>
            </w:r>
          </w:ins>
        </w:sdtContent>
      </w:sdt>
      <w:sdt>
        <w:sdtPr>
          <w:tag w:val="goog_rdk_2500"/>
        </w:sdtPr>
        <w:sdtContent>
          <w:del w:author="davide.lenzarini@u-blox.com" w:id="275" w:date="2024-08-08T13:03:53Z">
            <w:r w:rsidDel="00000000" w:rsidR="00000000" w:rsidRPr="00000000">
              <w:rPr>
                <w:rFonts w:ascii="Arial" w:cs="Arial" w:eastAsia="Arial" w:hAnsi="Arial"/>
                <w:i w:val="1"/>
                <w:rtl w:val="0"/>
              </w:rPr>
              <w:delText xml:space="preserve">Id</w:delText>
            </w:r>
          </w:del>
        </w:sdtContent>
      </w:sdt>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524">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525">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526">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27">
      <w:pPr>
        <w:ind w:left="720" w:firstLine="0"/>
        <w:rPr>
          <w:rFonts w:ascii="Arial" w:cs="Arial" w:eastAsia="Arial" w:hAnsi="Arial"/>
        </w:rPr>
      </w:pPr>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528">
      <w:pPr>
        <w:pStyle w:val="Heading2"/>
        <w:ind w:left="0" w:firstLine="0"/>
        <w:rPr>
          <w:rFonts w:ascii="Arial" w:cs="Arial" w:eastAsia="Arial" w:hAnsi="Arial"/>
        </w:rPr>
      </w:pPr>
      <w:bookmarkStart w:colFirst="0" w:colLast="0" w:name="_heading=h.3zy8sjw" w:id="258"/>
      <w:bookmarkEnd w:id="258"/>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529">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w:t>
      </w:r>
      <w:sdt>
        <w:sdtPr>
          <w:tag w:val="goog_rdk_2501"/>
        </w:sdtPr>
        <w:sdtContent>
          <w:ins w:author="davide.lenzarini@u-blox.com" w:id="276" w:date="2024-08-08T13:35:01Z">
            <w:r w:rsidDel="00000000" w:rsidR="00000000" w:rsidRPr="00000000">
              <w:rPr>
                <w:rFonts w:ascii="Arial" w:cs="Arial" w:eastAsia="Arial" w:hAnsi="Arial"/>
                <w:highlight w:val="yellow"/>
                <w:rtl w:val="0"/>
              </w:rPr>
              <w:t xml:space="preserve">session </w:t>
            </w:r>
          </w:ins>
        </w:sdtContent>
      </w:sdt>
      <w:r w:rsidDel="00000000" w:rsidR="00000000" w:rsidRPr="00000000">
        <w:rPr>
          <w:rFonts w:ascii="Arial" w:cs="Arial" w:eastAsia="Arial" w:hAnsi="Arial"/>
          <w:highlight w:val="yellow"/>
          <w:rtl w:val="0"/>
        </w:rPr>
        <w:t xml:space="preserve">topic </w:t>
      </w:r>
      <w:sdt>
        <w:sdtPr>
          <w:tag w:val="goog_rdk_2502"/>
        </w:sdtPr>
        <w:sdtContent>
          <w:ins w:author="davide.lenzarini@u-blox.com" w:id="277" w:date="2024-08-08T13:13:30Z">
            <w:r w:rsidDel="00000000" w:rsidR="00000000" w:rsidRPr="00000000">
              <w:rPr>
                <w:rFonts w:ascii="Arial" w:cs="Arial" w:eastAsia="Arial" w:hAnsi="Arial"/>
                <w:highlight w:val="yellow"/>
                <w:rtl w:val="0"/>
              </w:rPr>
              <w:t xml:space="preserve">alias </w:t>
            </w:r>
          </w:ins>
        </w:sdtContent>
      </w:sdt>
      <w:sdt>
        <w:sdtPr>
          <w:tag w:val="goog_rdk_2503"/>
        </w:sdtPr>
        <w:sdtContent>
          <w:del w:author="davide.lenzarini@u-blox.com" w:id="277" w:date="2024-08-08T13:13:30Z">
            <w:r w:rsidDel="00000000" w:rsidR="00000000" w:rsidRPr="00000000">
              <w:rPr>
                <w:rFonts w:ascii="Arial" w:cs="Arial" w:eastAsia="Arial" w:hAnsi="Arial"/>
                <w:highlight w:val="yellow"/>
                <w:rtl w:val="0"/>
              </w:rPr>
              <w:delText xml:space="preserve">ids </w:delText>
            </w:r>
          </w:del>
        </w:sdtContent>
      </w:sdt>
      <w:r w:rsidDel="00000000" w:rsidR="00000000" w:rsidRPr="00000000">
        <w:rPr>
          <w:rFonts w:ascii="Arial" w:cs="Arial" w:eastAsia="Arial" w:hAnsi="Arial"/>
          <w:highlight w:val="yellow"/>
          <w:rtl w:val="0"/>
        </w:rPr>
        <w:t xml:space="preserve">and topic names MUST be implemented per client (and not by a single shared pool between all clients), to reduce the risk of an incorrect topic </w:t>
      </w:r>
      <w:sdt>
        <w:sdtPr>
          <w:tag w:val="goog_rdk_2504"/>
        </w:sdtPr>
        <w:sdtContent>
          <w:ins w:author="davide.lenzarini@u-blox.com" w:id="278" w:date="2024-08-08T13:13:44Z">
            <w:r w:rsidDel="00000000" w:rsidR="00000000" w:rsidRPr="00000000">
              <w:rPr>
                <w:rFonts w:ascii="Arial" w:cs="Arial" w:eastAsia="Arial" w:hAnsi="Arial"/>
                <w:highlight w:val="yellow"/>
                <w:rtl w:val="0"/>
              </w:rPr>
              <w:t xml:space="preserve">alias </w:t>
            </w:r>
          </w:ins>
        </w:sdtContent>
      </w:sdt>
      <w:sdt>
        <w:sdtPr>
          <w:tag w:val="goog_rdk_2505"/>
        </w:sdtPr>
        <w:sdtContent>
          <w:del w:author="davide.lenzarini@u-blox.com" w:id="278" w:date="2024-08-08T13:13:44Z">
            <w:r w:rsidDel="00000000" w:rsidR="00000000" w:rsidRPr="00000000">
              <w:rPr>
                <w:rFonts w:ascii="Arial" w:cs="Arial" w:eastAsia="Arial" w:hAnsi="Arial"/>
                <w:highlight w:val="yellow"/>
                <w:rtl w:val="0"/>
              </w:rPr>
              <w:delText xml:space="preserve">id </w:delText>
            </w:r>
          </w:del>
        </w:sdtContent>
      </w:sdt>
      <w:r w:rsidDel="00000000" w:rsidR="00000000" w:rsidRPr="00000000">
        <w:rPr>
          <w:rFonts w:ascii="Arial" w:cs="Arial" w:eastAsia="Arial" w:hAnsi="Arial"/>
          <w:highlight w:val="yellow"/>
          <w:rtl w:val="0"/>
        </w:rPr>
        <w:t xml:space="preserve">from a client matching another client’s valid topic.</w:t>
      </w:r>
      <w:r w:rsidDel="00000000" w:rsidR="00000000" w:rsidRPr="00000000">
        <w:rPr>
          <w:rtl w:val="0"/>
        </w:rPr>
      </w:r>
    </w:p>
    <w:p w:rsidR="00000000" w:rsidDel="00000000" w:rsidP="00000000" w:rsidRDefault="00000000" w:rsidRPr="00000000" w14:paraId="0000152A">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w:t>
      </w:r>
      <w:sdt>
        <w:sdtPr>
          <w:tag w:val="goog_rdk_2506"/>
        </w:sdtPr>
        <w:sdtContent>
          <w:ins w:author="davide.lenzarini@u-blox.com" w:id="279" w:date="2024-08-08T13:32:55Z">
            <w:r w:rsidDel="00000000" w:rsidR="00000000" w:rsidRPr="00000000">
              <w:rPr>
                <w:rFonts w:ascii="Arial" w:cs="Arial" w:eastAsia="Arial" w:hAnsi="Arial"/>
                <w:rtl w:val="0"/>
              </w:rPr>
              <w:t xml:space="preserve">session </w:t>
            </w:r>
          </w:ins>
        </w:sdtContent>
      </w:sdt>
      <w:sdt>
        <w:sdtPr>
          <w:tag w:val="goog_rdk_2507"/>
        </w:sdtPr>
        <w:sdtContent>
          <w:del w:author="davide.lenzarini@u-blox.com" w:id="279" w:date="2024-08-08T13:32:55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topic aliases between multiple clients. The mapping table of predefined topic aliases is separate from </w:t>
      </w:r>
      <w:sdt>
        <w:sdtPr>
          <w:tag w:val="goog_rdk_2508"/>
        </w:sdtPr>
        <w:sdtContent>
          <w:ins w:author="davide.lenzarini@u-blox.com" w:id="280" w:date="2024-08-08T13:33:06Z">
            <w:r w:rsidDel="00000000" w:rsidR="00000000" w:rsidRPr="00000000">
              <w:rPr>
                <w:rFonts w:ascii="Arial" w:cs="Arial" w:eastAsia="Arial" w:hAnsi="Arial"/>
                <w:rtl w:val="0"/>
              </w:rPr>
              <w:t xml:space="preserve">session </w:t>
            </w:r>
          </w:ins>
        </w:sdtContent>
      </w:sdt>
      <w:sdt>
        <w:sdtPr>
          <w:tag w:val="goog_rdk_2509"/>
        </w:sdtPr>
        <w:sdtContent>
          <w:del w:author="davide.lenzarini@u-blox.com" w:id="280" w:date="2024-08-08T13:33:06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registered aliases. It is global and shared between all clients and gateways and may overlap with </w:t>
      </w:r>
      <w:sdt>
        <w:sdtPr>
          <w:tag w:val="goog_rdk_2510"/>
        </w:sdtPr>
        <w:sdtContent>
          <w:ins w:author="davide.lenzarini@u-blox.com" w:id="281" w:date="2024-08-08T13:35:38Z">
            <w:r w:rsidDel="00000000" w:rsidR="00000000" w:rsidRPr="00000000">
              <w:rPr>
                <w:rFonts w:ascii="Arial" w:cs="Arial" w:eastAsia="Arial" w:hAnsi="Arial"/>
                <w:rtl w:val="0"/>
              </w:rPr>
              <w:t xml:space="preserve">session </w:t>
            </w:r>
          </w:ins>
        </w:sdtContent>
      </w:sdt>
      <w:r w:rsidDel="00000000" w:rsidR="00000000" w:rsidRPr="00000000">
        <w:rPr>
          <w:rFonts w:ascii="Arial" w:cs="Arial" w:eastAsia="Arial" w:hAnsi="Arial"/>
          <w:rtl w:val="0"/>
        </w:rPr>
        <w:t xml:space="preserve">registered aliases, since it is in a different pool.</w:t>
      </w:r>
    </w:p>
    <w:p w:rsidR="00000000" w:rsidDel="00000000" w:rsidP="00000000" w:rsidRDefault="00000000" w:rsidRPr="00000000" w14:paraId="0000152B">
      <w:pPr>
        <w:pStyle w:val="Heading2"/>
        <w:keepLines w:val="1"/>
        <w:spacing w:after="64" w:before="0" w:line="259" w:lineRule="auto"/>
        <w:ind w:left="0" w:firstLine="0"/>
        <w:rPr>
          <w:rFonts w:ascii="Arial" w:cs="Arial" w:eastAsia="Arial" w:hAnsi="Arial"/>
        </w:rPr>
      </w:pPr>
      <w:bookmarkStart w:colFirst="0" w:colLast="0" w:name="_heading=h.2f3j2rp" w:id="259"/>
      <w:bookmarkEnd w:id="259"/>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52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w:t>
      </w:r>
      <w:sdt>
        <w:sdtPr>
          <w:tag w:val="goog_rdk_2511"/>
        </w:sdtPr>
        <w:sdtContent>
          <w:del w:author="davide.lenzarini@u-blox.com" w:id="282" w:date="2024-08-08T13:21:49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topic aliases, both sides can start immediately with the sending of PUBLISH packets; there is no need for the REGISTER procedure as in the case of </w:t>
      </w:r>
      <w:sdt>
        <w:sdtPr>
          <w:tag w:val="goog_rdk_2512"/>
        </w:sdtPr>
        <w:sdtContent>
          <w:ins w:author="davide.lenzarini@u-blox.com" w:id="283" w:date="2024-08-08T13:23:11Z">
            <w:r w:rsidDel="00000000" w:rsidR="00000000" w:rsidRPr="00000000">
              <w:rPr>
                <w:rFonts w:ascii="Arial" w:cs="Arial" w:eastAsia="Arial" w:hAnsi="Arial"/>
                <w:rtl w:val="0"/>
              </w:rPr>
              <w:t xml:space="preserve">Session</w:t>
            </w:r>
          </w:ins>
        </w:sdtContent>
      </w:sdt>
      <w:sdt>
        <w:sdtPr>
          <w:tag w:val="goog_rdk_2513"/>
        </w:sdtPr>
        <w:sdtContent>
          <w:del w:author="davide.lenzarini@u-blox.com" w:id="283" w:date="2024-08-08T13:23:11Z">
            <w:r w:rsidDel="00000000" w:rsidR="00000000" w:rsidRPr="00000000">
              <w:rPr>
                <w:rFonts w:ascii="Arial" w:cs="Arial" w:eastAsia="Arial" w:hAnsi="Arial"/>
                <w:rtl w:val="0"/>
              </w:rPr>
              <w:delText xml:space="preserve">”normal”</w:delText>
            </w:r>
          </w:del>
        </w:sdtContent>
      </w:sdt>
      <w:r w:rsidDel="00000000" w:rsidR="00000000" w:rsidRPr="00000000">
        <w:rPr>
          <w:rFonts w:ascii="Arial" w:cs="Arial" w:eastAsia="Arial" w:hAnsi="Arial"/>
          <w:rtl w:val="0"/>
        </w:rPr>
        <w:t xml:space="preserve">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52D">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w:t>
      </w:r>
      <w:sdt>
        <w:sdtPr>
          <w:tag w:val="goog_rdk_2514"/>
        </w:sdtPr>
        <w:sdtContent>
          <w:del w:author="davide.lenzarini@u-blox.com" w:id="284" w:date="2024-08-08T13:27:51Z">
            <w:r w:rsidDel="00000000" w:rsidR="00000000" w:rsidRPr="00000000">
              <w:rPr>
                <w:rFonts w:ascii="Arial" w:cs="Arial" w:eastAsia="Arial" w:hAnsi="Arial"/>
                <w:highlight w:val="yellow"/>
                <w:rtl w:val="0"/>
              </w:rPr>
              <w:delText xml:space="preserve">-</w:delText>
            </w:r>
          </w:del>
        </w:sdtContent>
      </w:sdt>
      <w:r w:rsidDel="00000000" w:rsidR="00000000" w:rsidRPr="00000000">
        <w:rPr>
          <w:rFonts w:ascii="Arial" w:cs="Arial" w:eastAsia="Arial" w:hAnsi="Arial"/>
          <w:highlight w:val="yellow"/>
          <w:rtl w:val="0"/>
        </w:rPr>
        <w:t xml:space="preserv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52E">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w:t>
      </w:r>
      <w:sdt>
        <w:sdtPr>
          <w:tag w:val="goog_rdk_2515"/>
        </w:sdtPr>
        <w:sdtContent>
          <w:ins w:author="davide.lenzarini@u-blox.com" w:id="285" w:date="2024-08-08T13:33:57Z">
            <w:r w:rsidDel="00000000" w:rsidR="00000000" w:rsidRPr="00000000">
              <w:rPr>
                <w:rFonts w:ascii="Arial" w:cs="Arial" w:eastAsia="Arial" w:hAnsi="Arial"/>
                <w:rtl w:val="0"/>
              </w:rPr>
              <w:t xml:space="preserve">session </w:t>
            </w:r>
          </w:ins>
        </w:sdtContent>
      </w:sdt>
      <w:sdt>
        <w:sdtPr>
          <w:tag w:val="goog_rdk_2516"/>
        </w:sdtPr>
        <w:sdtContent>
          <w:del w:author="davide.lenzarini@u-blox.com" w:id="285" w:date="2024-08-08T13:33:57Z">
            <w:r w:rsidDel="00000000" w:rsidR="00000000" w:rsidRPr="00000000">
              <w:rPr>
                <w:rFonts w:ascii="Arial" w:cs="Arial" w:eastAsia="Arial" w:hAnsi="Arial"/>
                <w:rtl w:val="0"/>
              </w:rPr>
              <w:delText xml:space="preserve">normal </w:delText>
            </w:r>
          </w:del>
        </w:sdtContent>
      </w:sdt>
      <w:r w:rsidDel="00000000" w:rsidR="00000000" w:rsidRPr="00000000">
        <w:rPr>
          <w:rFonts w:ascii="Arial" w:cs="Arial" w:eastAsia="Arial" w:hAnsi="Arial"/>
          <w:rtl w:val="0"/>
        </w:rPr>
        <w:t xml:space="preserve">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52F">
      <w:pPr>
        <w:pStyle w:val="Heading2"/>
        <w:keepLines w:val="1"/>
        <w:spacing w:after="64" w:before="0" w:line="259" w:lineRule="auto"/>
        <w:ind w:left="0" w:right="4" w:firstLine="0"/>
        <w:rPr>
          <w:rFonts w:ascii="Arial" w:cs="Arial" w:eastAsia="Arial" w:hAnsi="Arial"/>
        </w:rPr>
      </w:pPr>
      <w:bookmarkStart w:colFirst="0" w:colLast="0" w:name="_heading=h.u8tczi" w:id="260"/>
      <w:bookmarkEnd w:id="260"/>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530">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2517"/>
        </w:sdtPr>
        <w:sdtContent>
          <w:commentRangeStart w:id="223"/>
        </w:sdtContent>
      </w:sdt>
      <w:r w:rsidDel="00000000" w:rsidR="00000000" w:rsidRPr="00000000">
        <w:rPr>
          <w:rFonts w:ascii="Arial" w:cs="Arial" w:eastAsia="Arial" w:hAnsi="Arial"/>
          <w:rtl w:val="0"/>
        </w:rPr>
        <w:t xml:space="preserve">name </w:t>
      </w:r>
      <w:commentRangeEnd w:id="223"/>
      <w:r w:rsidDel="00000000" w:rsidR="00000000" w:rsidRPr="00000000">
        <w:commentReference w:id="223"/>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2518"/>
        </w:sdtPr>
        <w:sdtContent>
          <w:commentRangeStart w:id="224"/>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224"/>
      <w:r w:rsidDel="00000000" w:rsidR="00000000" w:rsidRPr="00000000">
        <w:commentReference w:id="224"/>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53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w:t>
      </w:r>
      <w:sdt>
        <w:sdtPr>
          <w:tag w:val="goog_rdk_2519"/>
        </w:sdtPr>
        <w:sdtContent>
          <w:ins w:author="davide.lenzarini@u-blox.com" w:id="286" w:date="2024-08-08T14:58:42Z">
            <w:r w:rsidDel="00000000" w:rsidR="00000000" w:rsidRPr="00000000">
              <w:rPr>
                <w:rFonts w:ascii="Arial" w:cs="Arial" w:eastAsia="Arial" w:hAnsi="Arial"/>
                <w:rtl w:val="0"/>
              </w:rPr>
              <w:t xml:space="preserve">data </w:t>
            </w:r>
          </w:ins>
        </w:sdtContent>
      </w:sdt>
      <w:sdt>
        <w:sdtPr>
          <w:tag w:val="goog_rdk_2520"/>
        </w:sdtPr>
        <w:sdtContent>
          <w:del w:author="davide.lenzarini@u-blox.com" w:id="286" w:date="2024-08-08T14:58:42Z">
            <w:r w:rsidDel="00000000" w:rsidR="00000000" w:rsidRPr="00000000">
              <w:rPr>
                <w:rFonts w:ascii="Arial" w:cs="Arial" w:eastAsia="Arial" w:hAnsi="Arial"/>
                <w:rtl w:val="0"/>
              </w:rPr>
              <w:delText xml:space="preserve">alias </w:delText>
            </w:r>
          </w:del>
        </w:sdtContent>
      </w:sdt>
      <w:r w:rsidDel="00000000" w:rsidR="00000000" w:rsidRPr="00000000">
        <w:rPr>
          <w:rFonts w:ascii="Arial" w:cs="Arial" w:eastAsia="Arial" w:hAnsi="Arial"/>
          <w:rtl w:val="0"/>
        </w:rPr>
        <w:t xml:space="preserve">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532">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w:t>
      </w:r>
      <w:sdt>
        <w:sdtPr>
          <w:tag w:val="goog_rdk_2521"/>
        </w:sdtPr>
        <w:sdtContent>
          <w:del w:author="davide.lenzarini@u-blox.com" w:id="287" w:date="2024-08-08T14:59:12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for certain topic names. Short topic names may be used as well. In those two cases the client still needs to subscribe to those pre</w:t>
      </w:r>
      <w:sdt>
        <w:sdtPr>
          <w:tag w:val="goog_rdk_2522"/>
        </w:sdtPr>
        <w:sdtContent>
          <w:del w:author="davide.lenzarini@u-blox.com" w:id="288" w:date="2024-08-08T14:59:24Z">
            <w:r w:rsidDel="00000000" w:rsidR="00000000" w:rsidRPr="00000000">
              <w:rPr>
                <w:rFonts w:ascii="Arial" w:cs="Arial" w:eastAsia="Arial" w:hAnsi="Arial"/>
                <w:rtl w:val="0"/>
              </w:rPr>
              <w:delText xml:space="preserve">-</w:delText>
            </w:r>
          </w:del>
        </w:sdtContent>
      </w:sdt>
      <w:r w:rsidDel="00000000" w:rsidR="00000000" w:rsidRPr="00000000">
        <w:rPr>
          <w:rFonts w:ascii="Arial" w:cs="Arial" w:eastAsia="Arial" w:hAnsi="Arial"/>
          <w:rtl w:val="0"/>
        </w:rPr>
        <w:t xml:space="preserve">defined topic aliases or short topic names.</w:t>
      </w:r>
    </w:p>
    <w:p w:rsidR="00000000" w:rsidDel="00000000" w:rsidP="00000000" w:rsidRDefault="00000000" w:rsidRPr="00000000" w14:paraId="00001533">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534">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535">
      <w:pPr>
        <w:pStyle w:val="Heading2"/>
        <w:keepLines w:val="1"/>
        <w:spacing w:after="64" w:before="0" w:line="259" w:lineRule="auto"/>
        <w:ind w:left="0" w:firstLine="0"/>
        <w:rPr>
          <w:rFonts w:ascii="Arial" w:cs="Arial" w:eastAsia="Arial" w:hAnsi="Arial"/>
        </w:rPr>
      </w:pPr>
      <w:bookmarkStart w:colFirst="0" w:colLast="0" w:name="_heading=h.3e8gvnb" w:id="261"/>
      <w:bookmarkEnd w:id="261"/>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53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w:t>
      </w:r>
      <w:sdt>
        <w:sdtPr>
          <w:tag w:val="goog_rdk_2523"/>
        </w:sdtPr>
        <w:sdtContent>
          <w:del w:author="davide.lenzarini@u-blox.com" w:id="289" w:date="2024-08-08T15:03:09Z"/>
          <w:sdt>
            <w:sdtPr>
              <w:tag w:val="goog_rdk_2524"/>
            </w:sdtPr>
            <w:sdtContent>
              <w:commentRangeStart w:id="225"/>
            </w:sdtContent>
          </w:sdt>
          <w:del w:author="davide.lenzarini@u-blox.com" w:id="289" w:date="2024-08-08T15:03:09Z">
            <w:r w:rsidDel="00000000" w:rsidR="00000000" w:rsidRPr="00000000">
              <w:rPr>
                <w:rFonts w:ascii="Arial" w:cs="Arial" w:eastAsia="Arial" w:hAnsi="Arial"/>
                <w:rtl w:val="0"/>
              </w:rPr>
              <w:delText xml:space="preserve">The PUBLISH packets contain the assigned topic alias.</w:delText>
            </w:r>
          </w:del>
        </w:sdtContent>
      </w:sdt>
      <w:commentRangeEnd w:id="225"/>
      <w:r w:rsidDel="00000000" w:rsidR="00000000" w:rsidRPr="00000000">
        <w:commentReference w:id="225"/>
      </w:r>
      <w:r w:rsidDel="00000000" w:rsidR="00000000" w:rsidRPr="00000000">
        <w:rPr>
          <w:rtl w:val="0"/>
        </w:rPr>
      </w:r>
    </w:p>
    <w:p w:rsidR="00000000" w:rsidDel="00000000" w:rsidP="00000000" w:rsidRDefault="00000000" w:rsidRPr="00000000" w14:paraId="0000153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538">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539">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53A">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53B">
      <w:pPr>
        <w:rPr>
          <w:rFonts w:ascii="Arial" w:cs="Arial" w:eastAsia="Arial" w:hAnsi="Arial"/>
        </w:rPr>
      </w:pPr>
      <w:r w:rsidDel="00000000" w:rsidR="00000000" w:rsidRPr="00000000">
        <w:rPr>
          <w:rFonts w:ascii="Arial" w:cs="Arial" w:eastAsia="Arial" w:hAnsi="Arial"/>
          <w:rtl w:val="0"/>
        </w:rPr>
        <w:t xml:space="preserve">A Client or Gateway processes a single outbound QoS 1 or QoS 2 message at a time</w:t>
      </w:r>
      <w:sdt>
        <w:sdtPr>
          <w:tag w:val="goog_rdk_2525"/>
        </w:sdtPr>
        <w:sdtContent>
          <w:ins w:author="davide.lenzarini@u-blox.com" w:id="290" w:date="2024-08-08T15:06:05Z">
            <w:r w:rsidDel="00000000" w:rsidR="00000000" w:rsidRPr="00000000">
              <w:rPr>
                <w:rFonts w:ascii="Arial" w:cs="Arial" w:eastAsia="Arial" w:hAnsi="Arial"/>
                <w:rtl w:val="0"/>
              </w:rPr>
              <w:t xml:space="preserve"> but it is possible to publish QoS 0 or PUBWOS or PUBLISH QoS -1 </w:t>
            </w:r>
            <w:r w:rsidDel="00000000" w:rsidR="00000000" w:rsidRPr="00000000">
              <w:rPr>
                <w:rFonts w:ascii="Arial" w:cs="Arial" w:eastAsia="Arial" w:hAnsi="Arial"/>
                <w:rtl w:val="0"/>
              </w:rPr>
              <w:t xml:space="preserve">packets in the middle of a QoS 1 or QoS 2 exchange.</w:t>
            </w:r>
            <w:sdt>
              <w:sdtPr>
                <w:tag w:val="goog_rdk_2526"/>
              </w:sdtPr>
              <w:sdtContent>
                <w:del w:author="davide.lenzarini@u-blox.com" w:id="290" w:date="2024-08-08T15:06:05Z">
                  <w:r w:rsidDel="00000000" w:rsidR="00000000" w:rsidRPr="00000000">
                    <w:rPr>
                      <w:rFonts w:ascii="Arial" w:cs="Arial" w:eastAsia="Arial" w:hAnsi="Arial"/>
                      <w:rtl w:val="0"/>
                    </w:rPr>
                    <w:delText xml:space="preserve"> </w:delText>
                  </w:r>
                </w:del>
              </w:sdtContent>
            </w:sdt>
          </w:ins>
        </w:sdtContent>
      </w:sdt>
      <w:sdt>
        <w:sdtPr>
          <w:tag w:val="goog_rdk_2527"/>
        </w:sdtPr>
        <w:sdtContent>
          <w:del w:author="davide.lenzarini@u-blox.com" w:id="290" w:date="2024-08-08T15:06:05Z">
            <w:r w:rsidDel="00000000" w:rsidR="00000000" w:rsidRPr="00000000">
              <w:rPr>
                <w:rFonts w:ascii="Arial" w:cs="Arial" w:eastAsia="Arial" w:hAnsi="Arial"/>
                <w:rtl w:val="0"/>
              </w:rPr>
              <w:delText xml:space="preserve">packets in the midlle of a QoS 1 or QoS 2 exchange.</w:delText>
            </w:r>
          </w:del>
        </w:sdtContent>
      </w:sdt>
      <w:r w:rsidDel="00000000" w:rsidR="00000000" w:rsidRPr="00000000">
        <w:rPr>
          <w:rtl w:val="0"/>
        </w:rPr>
      </w:r>
    </w:p>
    <w:p w:rsidR="00000000" w:rsidDel="00000000" w:rsidP="00000000" w:rsidRDefault="00000000" w:rsidRPr="00000000" w14:paraId="0000153C">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53D">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53E">
      <w:pPr>
        <w:pStyle w:val="Heading2"/>
        <w:keepLines w:val="1"/>
        <w:spacing w:after="64" w:before="0" w:line="259" w:lineRule="auto"/>
        <w:ind w:left="0" w:firstLine="0"/>
        <w:rPr>
          <w:rFonts w:ascii="Arial" w:cs="Arial" w:eastAsia="Arial" w:hAnsi="Arial"/>
        </w:rPr>
      </w:pPr>
      <w:bookmarkStart w:colFirst="0" w:colLast="0" w:name="_heading=h.1tdr5v4" w:id="262"/>
      <w:bookmarkEnd w:id="262"/>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53F">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540">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w:t>
      </w:r>
      <w:sdt>
        <w:sdtPr>
          <w:tag w:val="goog_rdk_2528"/>
        </w:sdtPr>
        <w:sdtContent>
          <w:ins w:author="davide.lenzarini@u-blox.com" w:id="291" w:date="2024-08-08T15:12:14Z">
            <w:r w:rsidDel="00000000" w:rsidR="00000000" w:rsidRPr="00000000">
              <w:rPr>
                <w:rFonts w:ascii="Arial" w:cs="Arial" w:eastAsia="Arial" w:hAnsi="Arial"/>
                <w:rtl w:val="0"/>
              </w:rPr>
              <w:t xml:space="preserve">a </w:t>
            </w:r>
          </w:ins>
        </w:sdtContent>
      </w:sdt>
      <w:r w:rsidDel="00000000" w:rsidR="00000000" w:rsidRPr="00000000">
        <w:rPr>
          <w:rFonts w:ascii="Arial" w:cs="Arial" w:eastAsia="Arial" w:hAnsi="Arial"/>
          <w:rtl w:val="0"/>
        </w:rPr>
        <w:t xml:space="preserve">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54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542">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543">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544">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545">
      <w:pPr>
        <w:pStyle w:val="Heading2"/>
        <w:keepLines w:val="1"/>
        <w:spacing w:after="64" w:before="0" w:line="259" w:lineRule="auto"/>
        <w:ind w:left="0" w:firstLine="0"/>
        <w:rPr>
          <w:rFonts w:ascii="Arial" w:cs="Arial" w:eastAsia="Arial" w:hAnsi="Arial"/>
        </w:rPr>
      </w:pPr>
      <w:bookmarkStart w:colFirst="0" w:colLast="0" w:name="_heading=h.4ddeoix" w:id="263"/>
      <w:bookmarkEnd w:id="263"/>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546">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54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2529"/>
        </w:sdtPr>
        <w:sdtContent>
          <w:ins w:author="davide.lenzarini@u-blox.com" w:id="292" w:date="2024-03-20T08:48:04Z"/>
          <w:sdt>
            <w:sdtPr>
              <w:tag w:val="goog_rdk_2530"/>
            </w:sdtPr>
            <w:sdtContent>
              <w:commentRangeStart w:id="226"/>
            </w:sdtContent>
          </w:sdt>
          <w:ins w:author="davide.lenzarini@u-blox.com" w:id="292" w:date="2024-03-20T08:48:04Z">
            <w:sdt>
              <w:sdtPr>
                <w:tag w:val="goog_rdk_2531"/>
              </w:sdtPr>
              <w:sdtContent>
                <w:commentRangeStart w:id="227"/>
              </w:sdtContent>
            </w:sdt>
            <w:r w:rsidDel="00000000" w:rsidR="00000000" w:rsidRPr="00000000">
              <w:rPr>
                <w:rFonts w:ascii="Arial" w:cs="Arial" w:eastAsia="Arial" w:hAnsi="Arial"/>
                <w:rtl w:val="0"/>
              </w:rPr>
              <w:t xml:space="preserve">virtually </w:t>
            </w:r>
          </w:ins>
        </w:sdtContent>
      </w:sdt>
      <w:commentRangeEnd w:id="226"/>
      <w:r w:rsidDel="00000000" w:rsidR="00000000" w:rsidRPr="00000000">
        <w:commentReference w:id="226"/>
      </w:r>
      <w:commentRangeEnd w:id="227"/>
      <w:r w:rsidDel="00000000" w:rsidR="00000000" w:rsidRPr="00000000">
        <w:commentReference w:id="227"/>
      </w:r>
      <w:r w:rsidDel="00000000" w:rsidR="00000000" w:rsidRPr="00000000">
        <w:rPr>
          <w:rFonts w:ascii="Arial" w:cs="Arial" w:eastAsia="Arial" w:hAnsi="Arial"/>
          <w:rtl w:val="0"/>
        </w:rPr>
        <w:t xml:space="preserve">connected. </w:t>
      </w:r>
      <w:r w:rsidDel="00000000" w:rsidR="00000000" w:rsidRPr="00000000">
        <w:rPr>
          <w:rFonts w:ascii="Arial" w:cs="Arial" w:eastAsia="Arial" w:hAnsi="Arial"/>
          <w:rtl w:val="0"/>
        </w:rPr>
        <w:t xml:space="preserve">Otherwise, the received PINGREQ packet is ignored.</w:t>
      </w:r>
      <w:r w:rsidDel="00000000" w:rsidR="00000000" w:rsidRPr="00000000">
        <w:rPr>
          <w:rtl w:val="0"/>
        </w:rPr>
      </w:r>
    </w:p>
    <w:p w:rsidR="00000000" w:rsidDel="00000000" w:rsidP="00000000" w:rsidRDefault="00000000" w:rsidRPr="00000000" w14:paraId="00001548">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549">
      <w:pPr>
        <w:pStyle w:val="Heading2"/>
        <w:keepLines w:val="1"/>
        <w:spacing w:after="64" w:before="0" w:line="259" w:lineRule="auto"/>
        <w:ind w:left="0" w:right="4" w:firstLine="0"/>
        <w:rPr>
          <w:rFonts w:ascii="Arial" w:cs="Arial" w:eastAsia="Arial" w:hAnsi="Arial"/>
        </w:rPr>
      </w:pPr>
      <w:bookmarkStart w:colFirst="0" w:colLast="0" w:name="_heading=h.2sioyqq" w:id="264"/>
      <w:bookmarkEnd w:id="264"/>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54A">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create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creates a new Virtual Connection with the CleanStart flag set.</w:t>
      </w:r>
      <w:r w:rsidDel="00000000" w:rsidR="00000000" w:rsidRPr="00000000">
        <w:rPr>
          <w:rFonts w:ascii="Arial" w:cs="Arial" w:eastAsia="Arial" w:hAnsi="Arial"/>
          <w:rtl w:val="0"/>
        </w:rPr>
        <w:t xml:space="preserve"> </w:t>
      </w:r>
      <w:sdt>
        <w:sdtPr>
          <w:tag w:val="goog_rdk_2532"/>
        </w:sdtPr>
        <w:sdtContent>
          <w:commentRangeStart w:id="228"/>
        </w:sdtContent>
      </w:sdt>
      <w:r w:rsidDel="00000000" w:rsidR="00000000" w:rsidRPr="00000000">
        <w:rPr>
          <w:rFonts w:ascii="Arial" w:cs="Arial" w:eastAsia="Arial" w:hAnsi="Arial"/>
          <w:rtl w:val="0"/>
        </w:rPr>
        <w:t xml:space="preserve">The gateway acknowledges the receipt of the DISCONNECT packet by returning a DISCONNECT to the client.</w:t>
      </w:r>
      <w:commentRangeEnd w:id="228"/>
      <w:r w:rsidDel="00000000" w:rsidR="00000000" w:rsidRPr="00000000">
        <w:commentReference w:id="228"/>
      </w:r>
      <w:r w:rsidDel="00000000" w:rsidR="00000000" w:rsidRPr="00000000">
        <w:rPr>
          <w:rtl w:val="0"/>
        </w:rPr>
      </w:r>
    </w:p>
    <w:p w:rsidR="00000000" w:rsidDel="00000000" w:rsidP="00000000" w:rsidRDefault="00000000" w:rsidRPr="00000000" w14:paraId="0000154B">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4C">
      <w:pPr>
        <w:pStyle w:val="Heading2"/>
        <w:keepLines w:val="1"/>
        <w:spacing w:after="94" w:before="0" w:line="259" w:lineRule="auto"/>
        <w:ind w:left="0" w:firstLine="0"/>
        <w:rPr>
          <w:rFonts w:ascii="Arial" w:cs="Arial" w:eastAsia="Arial" w:hAnsi="Arial"/>
        </w:rPr>
      </w:pPr>
      <w:bookmarkStart w:colFirst="0" w:colLast="0" w:name="_heading=h.3rnmrmc" w:id="265"/>
      <w:bookmarkEnd w:id="265"/>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4D">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w:t>
      </w:r>
      <w:sdt>
        <w:sdtPr>
          <w:tag w:val="goog_rdk_2533"/>
        </w:sdtPr>
        <w:sdtContent>
          <w:del w:author="davide.lenzarini@u-blox.com" w:id="293" w:date="2024-08-08T12:36:31Z">
            <w:r w:rsidDel="00000000" w:rsidR="00000000" w:rsidRPr="00000000">
              <w:rPr>
                <w:rFonts w:ascii="Arial" w:cs="Arial" w:eastAsia="Arial" w:hAnsi="Arial"/>
                <w:rtl w:val="0"/>
              </w:rPr>
              <w:delText xml:space="preserve"> server/</w:delText>
            </w:r>
          </w:del>
        </w:sdtContent>
      </w:sdt>
      <w:r w:rsidDel="00000000" w:rsidR="00000000" w:rsidRPr="00000000">
        <w:rPr>
          <w:rFonts w:ascii="Arial" w:cs="Arial" w:eastAsia="Arial" w:hAnsi="Arial"/>
          <w:rtl w:val="0"/>
        </w:rPr>
        <w:t xml:space="preserve">gateway needs to be aware of the sleeping state of these clients and will buffer messages destined to them for later delivery when they wake up. </w:t>
      </w:r>
    </w:p>
    <w:p w:rsidR="00000000" w:rsidDel="00000000" w:rsidP="00000000" w:rsidRDefault="00000000" w:rsidRPr="00000000" w14:paraId="0000154E">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w:t>
      </w:r>
      <w:sdt>
        <w:sdtPr>
          <w:tag w:val="goog_rdk_2534"/>
        </w:sdtPr>
        <w:sdtContent>
          <w:commentRangeStart w:id="229"/>
        </w:sdtContent>
      </w:sdt>
      <w:r w:rsidDel="00000000" w:rsidR="00000000" w:rsidRPr="00000000">
        <w:rPr>
          <w:rFonts w:ascii="Arial" w:cs="Arial" w:eastAsia="Arial" w:hAnsi="Arial"/>
          <w:rtl w:val="0"/>
        </w:rPr>
        <w:t xml:space="preserve">The </w:t>
      </w:r>
      <w:sdt>
        <w:sdtPr>
          <w:tag w:val="goog_rdk_2535"/>
        </w:sdtPr>
        <w:sdtContent>
          <w:del w:author="davide.lenzarini@u-blox.com" w:id="294" w:date="2024-08-08T12:36:36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w:t>
      </w:r>
      <w:commentRangeEnd w:id="229"/>
      <w:r w:rsidDel="00000000" w:rsidR="00000000" w:rsidRPr="00000000">
        <w:commentReference w:id="229"/>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w:t>
      </w:r>
      <w:sdt>
        <w:sdtPr>
          <w:tag w:val="goog_rdk_2536"/>
        </w:sdtPr>
        <w:sdtContent>
          <w:del w:author="davide.lenzarini@u-blox.com" w:id="295" w:date="2024-08-08T12:36:41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with the indicated sleep session expiry interval. If the </w:t>
      </w:r>
      <w:sdt>
        <w:sdtPr>
          <w:tag w:val="goog_rdk_2537"/>
        </w:sdtPr>
        <w:sdtContent>
          <w:del w:author="davide.lenzarini@u-blox.com" w:id="296" w:date="2024-08-08T12:36:38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does not receive any packet from the client for a period longer than the sleep session expiry interval, the </w:t>
      </w:r>
      <w:sdt>
        <w:sdtPr>
          <w:tag w:val="goog_rdk_2538"/>
        </w:sdtPr>
        <w:sdtContent>
          <w:del w:author="davide.lenzarini@u-blox.com" w:id="297" w:date="2024-08-08T12:36:47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w:t>
      </w:r>
      <w:sdt>
        <w:sdtPr>
          <w:tag w:val="goog_rdk_2539"/>
        </w:sdtPr>
        <w:sdtContent>
          <w:commentRangeStart w:id="230"/>
        </w:sdtContent>
      </w:sdt>
      <w:r w:rsidDel="00000000" w:rsidR="00000000" w:rsidRPr="00000000">
        <w:rPr>
          <w:rFonts w:ascii="Arial" w:cs="Arial" w:eastAsia="Arial" w:hAnsi="Arial"/>
          <w:rtl w:val="0"/>
        </w:rPr>
        <w:t xml:space="preserve">activates for example the Will feature</w:t>
      </w:r>
      <w:commentRangeEnd w:id="230"/>
      <w:r w:rsidDel="00000000" w:rsidR="00000000" w:rsidRPr="00000000">
        <w:commentReference w:id="230"/>
      </w:r>
      <w:r w:rsidDel="00000000" w:rsidR="00000000" w:rsidRPr="00000000">
        <w:rPr>
          <w:rFonts w:ascii="Arial" w:cs="Arial" w:eastAsia="Arial" w:hAnsi="Arial"/>
          <w:rtl w:val="0"/>
        </w:rPr>
        <w:t xml:space="preserve">. </w:t>
      </w:r>
    </w:p>
    <w:p w:rsidR="00000000" w:rsidDel="00000000" w:rsidP="00000000" w:rsidRDefault="00000000" w:rsidRPr="00000000" w14:paraId="0000154F">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w:t>
      </w:r>
      <w:sdt>
        <w:sdtPr>
          <w:tag w:val="goog_rdk_2540"/>
        </w:sdtPr>
        <w:sdtContent>
          <w:del w:author="davide.lenzarini@u-blox.com" w:id="298" w:date="2024-08-08T12:36:49Z">
            <w:r w:rsidDel="00000000" w:rsidR="00000000" w:rsidRPr="00000000">
              <w:rPr>
                <w:rFonts w:ascii="Arial" w:cs="Arial" w:eastAsia="Arial" w:hAnsi="Arial"/>
                <w:highlight w:val="yellow"/>
                <w:rtl w:val="0"/>
              </w:rPr>
              <w:delText xml:space="preserve">server/</w:delText>
            </w:r>
          </w:del>
        </w:sdtContent>
      </w:sdt>
      <w:r w:rsidDel="00000000" w:rsidR="00000000" w:rsidRPr="00000000">
        <w:rPr>
          <w:rFonts w:ascii="Arial" w:cs="Arial" w:eastAsia="Arial" w:hAnsi="Arial"/>
          <w:highlight w:val="yellow"/>
          <w:rtl w:val="0"/>
        </w:rPr>
        <w:t xml:space="preserve">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50">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51">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52">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w:t>
      </w:r>
      <w:sdt>
        <w:sdtPr>
          <w:tag w:val="goog_rdk_2541"/>
        </w:sdtPr>
        <w:sdtContent>
          <w:del w:author="davide.lenzarini@u-blox.com" w:id="299" w:date="2024-08-08T12:36:53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w:t>
      </w:r>
      <w:sdt>
        <w:sdtPr>
          <w:tag w:val="goog_rdk_2542"/>
        </w:sdtPr>
        <w:sdtContent>
          <w:del w:author="davide.lenzarini@u-blox.com" w:id="300" w:date="2024-08-08T12:36:56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5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2543"/>
        </w:sdtPr>
        <w:sdtContent>
          <w:commentRangeStart w:id="231"/>
        </w:sdtContent>
      </w:sdt>
      <w:r w:rsidDel="00000000" w:rsidR="00000000" w:rsidRPr="00000000">
        <w:rPr>
          <w:rFonts w:ascii="Arial" w:cs="Arial" w:eastAsia="Arial" w:hAnsi="Arial"/>
          <w:color w:val="000000"/>
          <w:rtl w:val="0"/>
        </w:rPr>
        <w:t xml:space="preserve">the gateway detects a timeout in the delivery,</w:t>
      </w:r>
      <w:commentRangeEnd w:id="231"/>
      <w:r w:rsidDel="00000000" w:rsidR="00000000" w:rsidRPr="00000000">
        <w:commentReference w:id="231"/>
      </w:r>
      <w:sdt>
        <w:sdtPr>
          <w:tag w:val="goog_rdk_2544"/>
        </w:sdtPr>
        <w:sdtContent>
          <w:commentRangeStart w:id="232"/>
        </w:sdtContent>
      </w:sdt>
      <w:r w:rsidDel="00000000" w:rsidR="00000000" w:rsidRPr="00000000">
        <w:rPr>
          <w:rFonts w:ascii="Arial" w:cs="Arial" w:eastAsia="Arial" w:hAnsi="Arial"/>
          <w:color w:val="000000"/>
          <w:rtl w:val="0"/>
        </w:rPr>
        <w:t xml:space="preserve"> it should transition the client state to LOST and a DISCONNECT packet with error sent to the device.</w:t>
      </w:r>
      <w:commentRangeEnd w:id="232"/>
      <w:r w:rsidDel="00000000" w:rsidR="00000000" w:rsidRPr="00000000">
        <w:commentReference w:id="232"/>
      </w:r>
      <w:r w:rsidDel="00000000" w:rsidR="00000000" w:rsidRPr="00000000">
        <w:rPr>
          <w:rtl w:val="0"/>
        </w:rPr>
      </w:r>
    </w:p>
    <w:p w:rsidR="00000000" w:rsidDel="00000000" w:rsidP="00000000" w:rsidRDefault="00000000" w:rsidRPr="00000000" w14:paraId="00001554">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w:t>
      </w:r>
      <w:sdt>
        <w:sdtPr>
          <w:tag w:val="goog_rdk_2545"/>
        </w:sdtPr>
        <w:sdtContent>
          <w:del w:author="davide.lenzarini@u-blox.com" w:id="301" w:date="2024-08-08T12:37:01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w:t>
      </w:r>
      <w:sdt>
        <w:sdtPr>
          <w:tag w:val="goog_rdk_2546"/>
        </w:sdtPr>
        <w:sdtContent>
          <w:del w:author="davide.lenzarini@u-blox.com" w:id="302" w:date="2024-08-08T12:37:03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w:t>
      </w:r>
      <w:sdt>
        <w:sdtPr>
          <w:tag w:val="goog_rdk_2547"/>
        </w:sdtPr>
        <w:sdtContent>
          <w:del w:author="davide.lenzarini@u-blox.com" w:id="303" w:date="2024-08-08T12:37:06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55">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w:t>
      </w:r>
      <w:sdt>
        <w:sdtPr>
          <w:tag w:val="goog_rdk_2548"/>
        </w:sdtPr>
        <w:sdtContent>
          <w:del w:author="davide.lenzarini@u-blox.com" w:id="304" w:date="2024-08-08T12:37:08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the client uses the “retransmission procedure” of </w:t>
      </w:r>
      <w:sdt>
        <w:sdtPr>
          <w:tag w:val="goog_rdk_2549"/>
        </w:sdtPr>
        <w:sdtContent>
          <w:commentRangeStart w:id="233"/>
        </w:sdtContent>
      </w:sdt>
      <w:r w:rsidDel="00000000" w:rsidR="00000000" w:rsidRPr="00000000">
        <w:rPr>
          <w:rFonts w:ascii="Arial" w:cs="Arial" w:eastAsia="Arial" w:hAnsi="Arial"/>
          <w:color w:val="000000"/>
          <w:rtl w:val="0"/>
        </w:rPr>
        <w:t xml:space="preserve">section </w:t>
      </w:r>
      <w:sdt>
        <w:sdtPr>
          <w:tag w:val="goog_rdk_2550"/>
        </w:sdtPr>
        <w:sdtContent>
          <w:commentRangeStart w:id="234"/>
        </w:sdtContent>
      </w:sdt>
      <w:r w:rsidDel="00000000" w:rsidR="00000000" w:rsidRPr="00000000">
        <w:rPr>
          <w:rFonts w:ascii="Arial" w:cs="Arial" w:eastAsia="Arial" w:hAnsi="Arial"/>
          <w:rtl w:val="0"/>
        </w:rPr>
        <w:t xml:space="preserve">3.18</w:t>
      </w:r>
      <w:commentRangeEnd w:id="233"/>
      <w:r w:rsidDel="00000000" w:rsidR="00000000" w:rsidRPr="00000000">
        <w:commentReference w:id="233"/>
      </w:r>
      <w:commentRangeEnd w:id="234"/>
      <w:r w:rsidDel="00000000" w:rsidR="00000000" w:rsidRPr="00000000">
        <w:commentReference w:id="234"/>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w:t>
      </w:r>
      <w:sdt>
        <w:sdtPr>
          <w:tag w:val="goog_rdk_2551"/>
        </w:sdtPr>
        <w:sdtContent>
          <w:del w:author="davide.lenzarini@u-blox.com" w:id="305" w:date="2024-08-08T12:37:11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i.e. it restarts timer T</w:t>
      </w:r>
      <w:sdt>
        <w:sdtPr>
          <w:tag w:val="goog_rdk_2552"/>
        </w:sdtPr>
        <w:sdtContent>
          <w:r w:rsidDel="00000000" w:rsidR="00000000" w:rsidRPr="00000000">
            <w:rPr>
              <w:rFonts w:ascii="Arial" w:cs="Arial" w:eastAsia="Arial" w:hAnsi="Arial"/>
              <w:color w:val="000000"/>
              <w:vertAlign w:val="subscript"/>
              <w:rtl w:val="0"/>
              <w:rPrChange w:author="davide.lenzarini@u-blox.com" w:id="306"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2553"/>
        </w:sdtPr>
        <w:sdtContent>
          <w:commentRangeStart w:id="235"/>
        </w:sdtContent>
      </w:sdt>
      <w:r w:rsidDel="00000000" w:rsidR="00000000" w:rsidRPr="00000000">
        <w:rPr>
          <w:rFonts w:ascii="Arial" w:cs="Arial" w:eastAsia="Arial" w:hAnsi="Arial"/>
          <w:color w:val="000000"/>
          <w:rtl w:val="0"/>
        </w:rPr>
        <w:t xml:space="preserve">receives </w:t>
      </w:r>
      <w:commentRangeEnd w:id="235"/>
      <w:r w:rsidDel="00000000" w:rsidR="00000000" w:rsidRPr="00000000">
        <w:commentReference w:id="235"/>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2554"/>
        </w:sdtPr>
        <w:sdtContent>
          <w:commentRangeStart w:id="236"/>
        </w:sdtContent>
      </w:sdt>
      <w:r w:rsidDel="00000000" w:rsidR="00000000" w:rsidRPr="00000000">
        <w:rPr>
          <w:rFonts w:ascii="Arial" w:cs="Arial" w:eastAsia="Arial" w:hAnsi="Arial"/>
          <w:color w:val="000000"/>
          <w:rtl w:val="0"/>
        </w:rPr>
        <w:t xml:space="preserve">PINGRESP</w:t>
      </w:r>
      <w:commentRangeEnd w:id="236"/>
      <w:r w:rsidDel="00000000" w:rsidR="00000000" w:rsidRPr="00000000">
        <w:commentReference w:id="236"/>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2555"/>
        </w:sdtPr>
        <w:sdtContent>
          <w:r w:rsidDel="00000000" w:rsidR="00000000" w:rsidRPr="00000000">
            <w:rPr>
              <w:rFonts w:ascii="Arial" w:cs="Arial" w:eastAsia="Arial" w:hAnsi="Arial"/>
              <w:color w:val="000000"/>
              <w:vertAlign w:val="subscript"/>
              <w:rtl w:val="0"/>
              <w:rPrChange w:author="davide.lenzarini@u-blox.com" w:id="307"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2556"/>
        </w:sdtPr>
        <w:sdtContent>
          <w:r w:rsidDel="00000000" w:rsidR="00000000" w:rsidRPr="00000000">
            <w:rPr>
              <w:rFonts w:ascii="Arial" w:cs="Arial" w:eastAsia="Arial" w:hAnsi="Arial"/>
              <w:color w:val="000000"/>
              <w:vertAlign w:val="subscript"/>
              <w:rtl w:val="0"/>
              <w:rPrChange w:author="davide.lenzarini@u-blox.com" w:id="308"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56">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57">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w:t>
      </w:r>
      <w:sdt>
        <w:sdtPr>
          <w:tag w:val="goog_rdk_2557"/>
        </w:sdtPr>
        <w:sdtContent>
          <w:del w:author="davide.lenzarini@u-blox.com" w:id="309" w:date="2024-08-08T12:37:17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w:t>
      </w:r>
      <w:sdt>
        <w:sdtPr>
          <w:tag w:val="goog_rdk_2558"/>
        </w:sdtPr>
        <w:sdtContent>
          <w:del w:author="davide.lenzarini@u-blox.com" w:id="310" w:date="2024-08-08T12:37:20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w:t>
      </w:r>
      <w:sdt>
        <w:sdtPr>
          <w:tag w:val="goog_rdk_2559"/>
        </w:sdtPr>
        <w:sdtContent>
          <w:del w:author="davide.lenzarini@u-blox.com" w:id="311" w:date="2024-08-08T12:37:23Z">
            <w:r w:rsidDel="00000000" w:rsidR="00000000" w:rsidRPr="00000000">
              <w:rPr>
                <w:rFonts w:ascii="Arial" w:cs="Arial" w:eastAsia="Arial" w:hAnsi="Arial"/>
                <w:color w:val="000000"/>
                <w:rtl w:val="0"/>
              </w:rPr>
              <w:delText xml:space="preserve">server/</w:delText>
            </w:r>
          </w:del>
        </w:sdtContent>
      </w:sdt>
      <w:r w:rsidDel="00000000" w:rsidR="00000000" w:rsidRPr="00000000">
        <w:rPr>
          <w:rFonts w:ascii="Arial" w:cs="Arial" w:eastAsia="Arial" w:hAnsi="Arial"/>
          <w:color w:val="000000"/>
          <w:rtl w:val="0"/>
        </w:rPr>
        <w:t xml:space="preserve">gateway. </w:t>
      </w:r>
    </w:p>
    <w:p w:rsidR="00000000" w:rsidDel="00000000" w:rsidP="00000000" w:rsidRDefault="00000000" w:rsidRPr="00000000" w14:paraId="00001558">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59">
      <w:pPr>
        <w:rPr>
          <w:rFonts w:ascii="Arial" w:cs="Arial" w:eastAsia="Arial" w:hAnsi="Arial"/>
          <w:color w:val="000000"/>
        </w:rPr>
      </w:pPr>
      <w:sdt>
        <w:sdtPr>
          <w:tag w:val="goog_rdk_2560"/>
        </w:sdtPr>
        <w:sdtContent>
          <w:commentRangeStart w:id="237"/>
        </w:sdtContent>
      </w:sdt>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2561"/>
        </w:sdtPr>
        <w:sdtContent>
          <w:commentRangeStart w:id="238"/>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238"/>
      <w:r w:rsidDel="00000000" w:rsidR="00000000" w:rsidRPr="00000000">
        <w:commentReference w:id="238"/>
      </w:r>
      <w:r w:rsidDel="00000000" w:rsidR="00000000" w:rsidRPr="00000000">
        <w:rPr>
          <w:rFonts w:ascii="Arial" w:cs="Arial" w:eastAsia="Arial" w:hAnsi="Arial"/>
          <w:color w:val="000000"/>
          <w:highlight w:val="yellow"/>
          <w:rtl w:val="0"/>
        </w:rPr>
        <w:t xml:space="preserve">.</w:t>
      </w:r>
      <w:sdt>
        <w:sdtPr>
          <w:tag w:val="goog_rdk_2562"/>
        </w:sdtPr>
        <w:sdtContent>
          <w:commentRangeStart w:id="239"/>
        </w:sdtContent>
      </w:sdt>
      <w:r w:rsidDel="00000000" w:rsidR="00000000" w:rsidRPr="00000000">
        <w:rPr>
          <w:rFonts w:ascii="Arial" w:cs="Arial" w:eastAsia="Arial" w:hAnsi="Arial"/>
          <w:color w:val="000000"/>
          <w:highlight w:val="yellow"/>
          <w:rtl w:val="0"/>
        </w:rPr>
        <w:t xml:space="preserve"> </w:t>
      </w:r>
      <w:commentRangeEnd w:id="237"/>
      <w:r w:rsidDel="00000000" w:rsidR="00000000" w:rsidRPr="00000000">
        <w:commentReference w:id="237"/>
      </w:r>
      <w:sdt>
        <w:sdtPr>
          <w:tag w:val="goog_rdk_2563"/>
        </w:sdtPr>
        <w:sdtContent>
          <w:commentRangeStart w:id="240"/>
        </w:sdtContent>
      </w:sdt>
      <w:sdt>
        <w:sdtPr>
          <w:tag w:val="goog_rdk_2564"/>
        </w:sdtPr>
        <w:sdtContent>
          <w:commentRangeStart w:id="241"/>
        </w:sdtContent>
      </w:sdt>
      <w:sdt>
        <w:sdtPr>
          <w:tag w:val="goog_rdk_2565"/>
        </w:sdtPr>
        <w:sdtContent>
          <w:commentRangeStart w:id="242"/>
        </w:sdtContent>
      </w:sdt>
      <w:sdt>
        <w:sdtPr>
          <w:tag w:val="goog_rdk_2566"/>
        </w:sdtPr>
        <w:sdtContent>
          <w:commentRangeStart w:id="243"/>
        </w:sdtContent>
      </w:sdt>
      <w:sdt>
        <w:sdtPr>
          <w:tag w:val="goog_rdk_2567"/>
        </w:sdtPr>
        <w:sdtContent>
          <w:commentRangeStart w:id="244"/>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241"/>
      <w:r w:rsidDel="00000000" w:rsidR="00000000" w:rsidRPr="00000000">
        <w:commentReference w:id="241"/>
      </w:r>
      <w:commentRangeEnd w:id="242"/>
      <w:r w:rsidDel="00000000" w:rsidR="00000000" w:rsidRPr="00000000">
        <w:commentReference w:id="242"/>
      </w:r>
      <w:commentRangeEnd w:id="243"/>
      <w:r w:rsidDel="00000000" w:rsidR="00000000" w:rsidRPr="00000000">
        <w:commentReference w:id="243"/>
      </w:r>
      <w:commentRangeEnd w:id="244"/>
      <w:r w:rsidDel="00000000" w:rsidR="00000000" w:rsidRPr="00000000">
        <w:commentReference w:id="244"/>
      </w:r>
      <w:r w:rsidDel="00000000" w:rsidR="00000000" w:rsidRPr="00000000">
        <w:rPr>
          <w:rFonts w:ascii="Arial" w:cs="Arial" w:eastAsia="Arial" w:hAnsi="Arial"/>
          <w:color w:val="000000"/>
          <w:highlight w:val="yellow"/>
          <w:rtl w:val="0"/>
        </w:rPr>
        <w:t xml:space="preserve">.</w:t>
      </w:r>
      <w:commentRangeEnd w:id="240"/>
      <w:r w:rsidDel="00000000" w:rsidR="00000000" w:rsidRPr="00000000">
        <w:commentReference w:id="240"/>
      </w:r>
      <w:r w:rsidDel="00000000" w:rsidR="00000000" w:rsidRPr="00000000">
        <w:rPr>
          <w:rFonts w:ascii="Arial" w:cs="Arial" w:eastAsia="Arial" w:hAnsi="Arial"/>
          <w:color w:val="000000"/>
          <w:rtl w:val="0"/>
        </w:rPr>
        <w:t xml:space="preserve"> </w:t>
      </w:r>
      <w:commentRangeEnd w:id="239"/>
      <w:r w:rsidDel="00000000" w:rsidR="00000000" w:rsidRPr="00000000">
        <w:commentReference w:id="239"/>
      </w:r>
      <w:r w:rsidDel="00000000" w:rsidR="00000000" w:rsidRPr="00000000">
        <w:rPr>
          <w:rtl w:val="0"/>
        </w:rPr>
      </w:r>
    </w:p>
    <w:p w:rsidR="00000000" w:rsidDel="00000000" w:rsidP="00000000" w:rsidRDefault="00000000" w:rsidRPr="00000000" w14:paraId="0000155A">
      <w:pPr>
        <w:rPr>
          <w:rFonts w:ascii="Arial" w:cs="Arial" w:eastAsia="Arial" w:hAnsi="Arial"/>
          <w:color w:val="000000"/>
        </w:rPr>
      </w:pPr>
      <w:r w:rsidDel="00000000" w:rsidR="00000000" w:rsidRPr="00000000">
        <w:rPr>
          <w:rtl w:val="0"/>
        </w:rPr>
      </w:r>
    </w:p>
    <w:p w:rsidR="00000000" w:rsidDel="00000000" w:rsidP="00000000" w:rsidRDefault="00000000" w:rsidRPr="00000000" w14:paraId="0000155B">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5C">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5D">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61" name="image23.png"/>
            <a:graphic>
              <a:graphicData uri="http://schemas.openxmlformats.org/drawingml/2006/picture">
                <pic:pic>
                  <pic:nvPicPr>
                    <pic:cNvPr id="0" name="image23.png"/>
                    <pic:cNvPicPr preferRelativeResize="0"/>
                  </pic:nvPicPr>
                  <pic:blipFill>
                    <a:blip r:embed="rId107"/>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5E">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2568"/>
        </w:sdtPr>
        <w:sdtContent>
          <w:commentRangeStart w:id="245"/>
        </w:sdtContent>
      </w:sdt>
      <w:r w:rsidDel="00000000" w:rsidR="00000000" w:rsidRPr="00000000">
        <w:rPr>
          <w:rFonts w:ascii="Arial" w:cs="Arial" w:eastAsia="Arial" w:hAnsi="Arial"/>
          <w:rtl w:val="0"/>
        </w:rPr>
        <w:t xml:space="preserve">Awake ping packet flush</w:t>
      </w:r>
      <w:commentRangeEnd w:id="245"/>
      <w:r w:rsidDel="00000000" w:rsidR="00000000" w:rsidRPr="00000000">
        <w:commentReference w:id="245"/>
      </w:r>
      <w:r w:rsidDel="00000000" w:rsidR="00000000" w:rsidRPr="00000000">
        <w:rPr>
          <w:rtl w:val="0"/>
        </w:rPr>
      </w:r>
    </w:p>
    <w:p w:rsidR="00000000" w:rsidDel="00000000" w:rsidP="00000000" w:rsidRDefault="00000000" w:rsidRPr="00000000" w14:paraId="0000155F">
      <w:pPr>
        <w:pStyle w:val="Heading2"/>
        <w:ind w:left="0" w:firstLine="0"/>
        <w:rPr>
          <w:rFonts w:ascii="Arial" w:cs="Arial" w:eastAsia="Arial" w:hAnsi="Arial"/>
        </w:rPr>
      </w:pPr>
      <w:bookmarkStart w:colFirst="0" w:colLast="0" w:name="_heading=h.ly7c1y" w:id="266"/>
      <w:bookmarkEnd w:id="266"/>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60">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w:t>
      </w:r>
      <w:sdt>
        <w:sdtPr>
          <w:tag w:val="goog_rdk_2569"/>
        </w:sdtPr>
        <w:sdtContent>
          <w:ins w:author="davide.lenzarini@u-blox.com" w:id="312" w:date="2024-08-08T15:39:42Z">
            <w:r w:rsidDel="00000000" w:rsidR="00000000" w:rsidRPr="00000000">
              <w:rPr>
                <w:rFonts w:ascii="Arial" w:cs="Arial" w:eastAsia="Arial" w:hAnsi="Arial"/>
                <w:highlight w:val="yellow"/>
                <w:rtl w:val="0"/>
              </w:rPr>
              <w:t xml:space="preserve">or PUBLISH QoS-1 </w:t>
            </w:r>
          </w:ins>
        </w:sdtContent>
      </w:sdt>
      <w:r w:rsidDel="00000000" w:rsidR="00000000" w:rsidRPr="00000000">
        <w:rPr>
          <w:rFonts w:ascii="Arial" w:cs="Arial" w:eastAsia="Arial" w:hAnsi="Arial"/>
          <w:highlight w:val="yellow"/>
          <w:rtl w:val="0"/>
        </w:rPr>
        <w:t xml:space="preserve">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Publish Data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61">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6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63">
      <w:pPr>
        <w:numPr>
          <w:ilvl w:val="0"/>
          <w:numId w:val="2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64">
      <w:pPr>
        <w:numPr>
          <w:ilvl w:val="0"/>
          <w:numId w:val="27"/>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65">
      <w:pPr>
        <w:numPr>
          <w:ilvl w:val="0"/>
          <w:numId w:val="27"/>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66">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6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6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69">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6A">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6B">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6C">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6D">
      <w:pPr>
        <w:pStyle w:val="Heading2"/>
        <w:ind w:left="0" w:firstLine="0"/>
        <w:rPr>
          <w:rFonts w:ascii="Arial" w:cs="Arial" w:eastAsia="Arial" w:hAnsi="Arial"/>
        </w:rPr>
      </w:pPr>
      <w:bookmarkStart w:colFirst="0" w:colLast="0" w:name="_heading=h.mo7ahow0t2fa" w:id="267"/>
      <w:bookmarkEnd w:id="267"/>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6E">
      <w:pPr>
        <w:rPr>
          <w:rFonts w:ascii="Arial" w:cs="Arial" w:eastAsia="Arial" w:hAnsi="Arial"/>
        </w:rPr>
      </w:pPr>
      <w:r w:rsidDel="00000000" w:rsidR="00000000" w:rsidRPr="00000000">
        <w:rPr>
          <w:rFonts w:ascii="Arial" w:cs="Arial" w:eastAsia="Arial" w:hAnsi="Arial"/>
          <w:rtl w:val="0"/>
        </w:rPr>
        <w:t xml:space="preserve">Support for the ADVERTISE, SEARCHGW, GWINFO</w:t>
      </w:r>
      <w:sdt>
        <w:sdtPr>
          <w:tag w:val="goog_rdk_2570"/>
        </w:sdtPr>
        <w:sdtContent>
          <w:ins w:author="davide.lenzarini@u-blox.com" w:id="313" w:date="2024-08-08T15:44:59Z">
            <w:r w:rsidDel="00000000" w:rsidR="00000000" w:rsidRPr="00000000">
              <w:rPr>
                <w:rFonts w:ascii="Arial" w:cs="Arial" w:eastAsia="Arial" w:hAnsi="Arial"/>
                <w:rtl w:val="0"/>
              </w:rPr>
              <w:t xml:space="preserve">, PUBLISH QoS -1</w:t>
            </w:r>
          </w:ins>
        </w:sdtContent>
      </w:sdt>
      <w:r w:rsidDel="00000000" w:rsidR="00000000" w:rsidRPr="00000000">
        <w:rPr>
          <w:rFonts w:ascii="Arial" w:cs="Arial" w:eastAsia="Arial" w:hAnsi="Arial"/>
          <w:rtl w:val="0"/>
        </w:rPr>
        <w:t xml:space="preserve"> and PUBWOS packet types is optional. </w:t>
      </w:r>
    </w:p>
    <w:p w:rsidR="00000000" w:rsidDel="00000000" w:rsidP="00000000" w:rsidRDefault="00000000" w:rsidRPr="00000000" w14:paraId="0000156F">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70">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71">
      <w:pPr>
        <w:pStyle w:val="Heading1"/>
        <w:ind w:left="0" w:firstLine="0"/>
        <w:rPr>
          <w:rFonts w:ascii="Arial" w:cs="Arial" w:eastAsia="Arial" w:hAnsi="Arial"/>
        </w:rPr>
      </w:pPr>
      <w:bookmarkStart w:colFirst="0" w:colLast="0" w:name="_heading=h.ao41zqqg0txn" w:id="268"/>
      <w:bookmarkEnd w:id="268"/>
      <w:sdt>
        <w:sdtPr>
          <w:tag w:val="goog_rdk_2571"/>
        </w:sdtPr>
        <w:sdtContent>
          <w:commentRangeStart w:id="246"/>
        </w:sdtContent>
      </w:sdt>
      <w:r w:rsidDel="00000000" w:rsidR="00000000" w:rsidRPr="00000000">
        <w:rPr>
          <w:rFonts w:ascii="Arial" w:cs="Arial" w:eastAsia="Arial" w:hAnsi="Arial"/>
          <w:rtl w:val="0"/>
        </w:rPr>
        <w:t xml:space="preserve">5 Security (Informative)</w:t>
      </w:r>
      <w:commentRangeEnd w:id="246"/>
      <w:r w:rsidDel="00000000" w:rsidR="00000000" w:rsidRPr="00000000">
        <w:commentReference w:id="246"/>
      </w:r>
      <w:r w:rsidDel="00000000" w:rsidR="00000000" w:rsidRPr="00000000">
        <w:rPr>
          <w:rtl w:val="0"/>
        </w:rPr>
      </w:r>
    </w:p>
    <w:p w:rsidR="00000000" w:rsidDel="00000000" w:rsidP="00000000" w:rsidRDefault="00000000" w:rsidRPr="00000000" w14:paraId="00001572">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73">
      <w:pPr>
        <w:numPr>
          <w:ilvl w:val="0"/>
          <w:numId w:val="34"/>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74">
      <w:pPr>
        <w:numPr>
          <w:ilvl w:val="1"/>
          <w:numId w:val="34"/>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75">
      <w:pPr>
        <w:numPr>
          <w:ilvl w:val="1"/>
          <w:numId w:val="34"/>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76">
      <w:pPr>
        <w:numPr>
          <w:ilvl w:val="1"/>
          <w:numId w:val="34"/>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77">
      <w:pPr>
        <w:numPr>
          <w:ilvl w:val="1"/>
          <w:numId w:val="34"/>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78">
      <w:pPr>
        <w:pStyle w:val="Heading2"/>
        <w:ind w:left="0" w:firstLine="0"/>
        <w:rPr/>
      </w:pPr>
      <w:bookmarkStart w:colFirst="0" w:colLast="0" w:name="_heading=h.l3biudxg4em6" w:id="269"/>
      <w:bookmarkEnd w:id="269"/>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79">
      <w:pPr>
        <w:pStyle w:val="Heading1"/>
        <w:ind w:left="0" w:firstLine="0"/>
        <w:rPr>
          <w:rFonts w:ascii="Arial" w:cs="Arial" w:eastAsia="Arial" w:hAnsi="Arial"/>
        </w:rPr>
      </w:pPr>
      <w:bookmarkStart w:colFirst="0" w:colLast="0" w:name="_heading=h.2k82xt6" w:id="270"/>
      <w:bookmarkEnd w:id="270"/>
      <w:r w:rsidDel="00000000" w:rsidR="00000000" w:rsidRPr="00000000">
        <w:rPr>
          <w:rFonts w:ascii="Arial" w:cs="Arial" w:eastAsia="Arial" w:hAnsi="Arial"/>
          <w:rtl w:val="0"/>
        </w:rPr>
        <w:t xml:space="preserve">6 Conformance</w:t>
      </w:r>
    </w:p>
    <w:p w:rsidR="00000000" w:rsidDel="00000000" w:rsidP="00000000" w:rsidRDefault="00000000" w:rsidRPr="00000000" w14:paraId="0000157A">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108">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7B">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109">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C">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110">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7D">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7E">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71"/>
      <w:bookmarkEnd w:id="271"/>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7F">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80">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81">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82">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8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8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8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8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A">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8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8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8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8F">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9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9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9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94">
      <w:pPr>
        <w:spacing w:after="40" w:before="40" w:lineRule="auto"/>
        <w:rPr>
          <w:rFonts w:ascii="Arial" w:cs="Arial" w:eastAsia="Arial" w:hAnsi="Arial"/>
          <w:highlight w:val="yellow"/>
        </w:rPr>
      </w:pPr>
      <w:hyperlink r:id="rId111">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9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112">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9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97">
      <w:pPr>
        <w:spacing w:after="40" w:before="40" w:lineRule="auto"/>
        <w:rPr>
          <w:rFonts w:ascii="Arial" w:cs="Arial" w:eastAsia="Arial" w:hAnsi="Arial"/>
          <w:highlight w:val="yellow"/>
        </w:rPr>
      </w:pPr>
      <w:hyperlink r:id="rId113">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9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99">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A">
      <w:pPr>
        <w:pStyle w:val="Heading2"/>
        <w:spacing w:after="120" w:before="240" w:lineRule="auto"/>
        <w:ind w:left="0" w:firstLine="0"/>
        <w:rPr/>
      </w:pPr>
      <w:bookmarkStart w:colFirst="0" w:colLast="0" w:name="_heading=h.2pjpzxrro3v8" w:id="272"/>
      <w:bookmarkEnd w:id="272"/>
      <w:r w:rsidDel="00000000" w:rsidR="00000000" w:rsidRPr="00000000">
        <w:rPr>
          <w:rtl w:val="0"/>
        </w:rPr>
        <w:t xml:space="preserve">A.1 Normative References</w:t>
      </w:r>
    </w:p>
    <w:p w:rsidR="00000000" w:rsidDel="00000000" w:rsidP="00000000" w:rsidRDefault="00000000" w:rsidRPr="00000000" w14:paraId="0000159B">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9C">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9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9E">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14">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9F">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A0">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15">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A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A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A3">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A4">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A5">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A6">
      <w:pPr>
        <w:rPr>
          <w:rFonts w:ascii="Arial" w:cs="Arial" w:eastAsia="Arial" w:hAnsi="Arial"/>
          <w:color w:val="0000ee"/>
        </w:rPr>
      </w:pPr>
      <w:hyperlink r:id="rId116">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A7">
      <w:pPr>
        <w:rPr>
          <w:rFonts w:ascii="Arial" w:cs="Arial" w:eastAsia="Arial" w:hAnsi="Arial"/>
        </w:rPr>
      </w:pPr>
      <w:r w:rsidDel="00000000" w:rsidR="00000000" w:rsidRPr="00000000">
        <w:rPr>
          <w:rtl w:val="0"/>
        </w:rPr>
      </w:r>
    </w:p>
    <w:bookmarkStart w:colFirst="0" w:colLast="0" w:name="bookmark=kix.32y02sm2iqny" w:id="273"/>
    <w:bookmarkEnd w:id="273"/>
    <w:p w:rsidR="00000000" w:rsidDel="00000000" w:rsidP="00000000" w:rsidRDefault="00000000" w:rsidRPr="00000000" w14:paraId="000015A8">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A9">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AA">
      <w:pPr>
        <w:rPr>
          <w:rFonts w:ascii="Arial" w:cs="Arial" w:eastAsia="Arial" w:hAnsi="Arial"/>
        </w:rPr>
      </w:pPr>
      <w:hyperlink r:id="rId117">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AB">
      <w:pPr>
        <w:rPr>
          <w:rFonts w:ascii="Arial" w:cs="Arial" w:eastAsia="Arial" w:hAnsi="Arial"/>
        </w:rPr>
      </w:pPr>
      <w:r w:rsidDel="00000000" w:rsidR="00000000" w:rsidRPr="00000000">
        <w:rPr>
          <w:rtl w:val="0"/>
        </w:rPr>
      </w:r>
    </w:p>
    <w:bookmarkStart w:colFirst="0" w:colLast="0" w:name="bookmark=kix.51xi25h5vzte" w:id="274"/>
    <w:bookmarkEnd w:id="274"/>
    <w:p w:rsidR="00000000" w:rsidDel="00000000" w:rsidP="00000000" w:rsidRDefault="00000000" w:rsidRPr="00000000" w14:paraId="000015AC">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AD">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AE">
      <w:pPr>
        <w:rPr>
          <w:rFonts w:ascii="Arial" w:cs="Arial" w:eastAsia="Arial" w:hAnsi="Arial"/>
        </w:rPr>
      </w:pPr>
      <w:hyperlink r:id="rId118">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AF">
      <w:pPr>
        <w:rPr>
          <w:rFonts w:ascii="Arial" w:cs="Arial" w:eastAsia="Arial" w:hAnsi="Arial"/>
        </w:rPr>
      </w:pPr>
      <w:r w:rsidDel="00000000" w:rsidR="00000000" w:rsidRPr="00000000">
        <w:rPr>
          <w:rtl w:val="0"/>
        </w:rPr>
      </w:r>
    </w:p>
    <w:bookmarkStart w:colFirst="0" w:colLast="0" w:name="bookmark=kix.sm86r7ecajs3" w:id="275"/>
    <w:bookmarkEnd w:id="275"/>
    <w:p w:rsidR="00000000" w:rsidDel="00000000" w:rsidP="00000000" w:rsidRDefault="00000000" w:rsidRPr="00000000" w14:paraId="000015B0">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B1">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B2">
      <w:pPr>
        <w:rPr>
          <w:rFonts w:ascii="Arial" w:cs="Arial" w:eastAsia="Arial" w:hAnsi="Arial"/>
          <w:highlight w:val="yellow"/>
        </w:rPr>
      </w:pPr>
      <w:hyperlink r:id="rId119">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B3">
      <w:pPr>
        <w:pStyle w:val="Heading2"/>
        <w:spacing w:after="120" w:before="240" w:lineRule="auto"/>
        <w:ind w:left="0" w:firstLine="0"/>
        <w:rPr/>
      </w:pPr>
      <w:bookmarkStart w:colFirst="0" w:colLast="0" w:name="_heading=h.wmz8ensz9jqs" w:id="276"/>
      <w:bookmarkEnd w:id="276"/>
      <w:r w:rsidDel="00000000" w:rsidR="00000000" w:rsidRPr="00000000">
        <w:rPr>
          <w:rtl w:val="0"/>
        </w:rPr>
        <w:t xml:space="preserve">A.2 Informative References</w:t>
      </w:r>
    </w:p>
    <w:p w:rsidR="00000000" w:rsidDel="00000000" w:rsidP="00000000" w:rsidRDefault="00000000" w:rsidRPr="00000000" w14:paraId="000015B4">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B5">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B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B7">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20">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B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B9">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BA">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BB">
      <w:pPr>
        <w:pStyle w:val="Heading1"/>
        <w:ind w:left="0" w:firstLine="0"/>
        <w:rPr/>
      </w:pPr>
      <w:bookmarkStart w:colFirst="0" w:colLast="0" w:name="_heading=h.twhu880t27o" w:id="277"/>
      <w:bookmarkEnd w:id="277"/>
      <w:sdt>
        <w:sdtPr>
          <w:tag w:val="goog_rdk_2572"/>
        </w:sdtPr>
        <w:sdtContent>
          <w:commentRangeStart w:id="247"/>
        </w:sdtContent>
      </w:sdt>
      <w:r w:rsidDel="00000000" w:rsidR="00000000" w:rsidRPr="00000000">
        <w:rPr>
          <w:rtl w:val="0"/>
        </w:rPr>
        <w:t xml:space="preserve">Appendix B. Backwards Compatibility</w:t>
      </w:r>
    </w:p>
    <w:p w:rsidR="00000000" w:rsidDel="00000000" w:rsidP="00000000" w:rsidRDefault="00000000" w:rsidRPr="00000000" w14:paraId="000015BC">
      <w:pPr>
        <w:rPr/>
      </w:pPr>
      <w:r w:rsidDel="00000000" w:rsidR="00000000" w:rsidRPr="00000000">
        <w:rPr>
          <w:rtl w:val="0"/>
        </w:rPr>
      </w:r>
    </w:p>
    <w:p w:rsidR="00000000" w:rsidDel="00000000" w:rsidP="00000000" w:rsidRDefault="00000000" w:rsidRPr="00000000" w14:paraId="000015BD">
      <w:pPr>
        <w:pStyle w:val="Heading3"/>
        <w:keepLines w:val="1"/>
        <w:spacing w:after="77" w:before="0" w:line="259" w:lineRule="auto"/>
        <w:ind w:left="0" w:firstLine="0"/>
        <w:rPr/>
      </w:pPr>
      <w:bookmarkStart w:colFirst="0" w:colLast="0" w:name="_heading=h.1qoc8b1" w:id="278"/>
      <w:bookmarkEnd w:id="278"/>
      <w:r w:rsidDel="00000000" w:rsidR="00000000" w:rsidRPr="00000000">
        <w:rPr>
          <w:rtl w:val="0"/>
        </w:rPr>
        <w:t xml:space="preserve">B.1 PUBLISH QoS -1 (Packet from MQTT-SN 1.2)</w:t>
      </w:r>
    </w:p>
    <w:p w:rsidR="00000000" w:rsidDel="00000000" w:rsidP="00000000" w:rsidRDefault="00000000" w:rsidRPr="00000000" w14:paraId="000015BE">
      <w:pPr>
        <w:rPr>
          <w:rFonts w:ascii="Arial" w:cs="Arial" w:eastAsia="Arial" w:hAnsi="Arial"/>
        </w:rPr>
      </w:pPr>
      <w:r w:rsidDel="00000000" w:rsidR="00000000" w:rsidRPr="00000000">
        <w:rPr>
          <w:rtl w:val="0"/>
        </w:rPr>
      </w:r>
    </w:p>
    <w:tbl>
      <w:tblPr>
        <w:tblStyle w:val="Table4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B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C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C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C3">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C5">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C6">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C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C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C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CD">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C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DB">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DC">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E9">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EA">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F8">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F9">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FB">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FC">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FE">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60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60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603">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604">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608">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60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60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60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60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61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61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61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615">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616">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617">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624">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625">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632">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633">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40">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641">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4E">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4F">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5C">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5D">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5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5F">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60">
      <w:pPr>
        <w:pStyle w:val="Heading4"/>
        <w:ind w:left="0" w:right="4" w:firstLine="0"/>
        <w:rPr>
          <w:rFonts w:ascii="Arial" w:cs="Arial" w:eastAsia="Arial" w:hAnsi="Arial"/>
        </w:rPr>
      </w:pPr>
      <w:bookmarkStart w:colFirst="0" w:colLast="0" w:name="_heading=h.4anzqyu" w:id="279"/>
      <w:bookmarkEnd w:id="279"/>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6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247"/>
      <w:r w:rsidDel="00000000" w:rsidR="00000000" w:rsidRPr="00000000">
        <w:commentReference w:id="247"/>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2573"/>
        </w:sdtPr>
        <w:sdtContent>
          <w:commentRangeStart w:id="248"/>
        </w:sdtContent>
      </w:sdt>
      <w:r w:rsidDel="00000000" w:rsidR="00000000" w:rsidRPr="00000000">
        <w:rPr>
          <w:rtl w:val="0"/>
        </w:rPr>
      </w:r>
    </w:p>
    <w:p w:rsidR="00000000" w:rsidDel="00000000" w:rsidP="00000000" w:rsidRDefault="00000000" w:rsidRPr="00000000" w14:paraId="00001662">
      <w:pPr>
        <w:pStyle w:val="Heading4"/>
        <w:ind w:left="0" w:right="4" w:firstLine="0"/>
        <w:rPr>
          <w:rFonts w:ascii="Arial" w:cs="Arial" w:eastAsia="Arial" w:hAnsi="Arial"/>
        </w:rPr>
      </w:pPr>
      <w:bookmarkStart w:colFirst="0" w:colLast="0" w:name="_heading=h.14ykbeg" w:id="280"/>
      <w:bookmarkEnd w:id="280"/>
      <w:r w:rsidDel="00000000" w:rsidR="00000000" w:rsidRPr="00000000">
        <w:rPr>
          <w:rFonts w:ascii="Arial" w:cs="Arial" w:eastAsia="Arial" w:hAnsi="Arial"/>
          <w:rtl w:val="0"/>
        </w:rPr>
        <w:t xml:space="preserve">B.1.2 PUBLISH Flags</w:t>
      </w:r>
    </w:p>
    <w:p w:rsidR="00000000" w:rsidDel="00000000" w:rsidP="00000000" w:rsidRDefault="00000000" w:rsidRPr="00000000" w14:paraId="00001663">
      <w:pPr>
        <w:ind w:right="4"/>
        <w:rPr>
          <w:rFonts w:ascii="Arial" w:cs="Arial" w:eastAsia="Arial" w:hAnsi="Arial"/>
        </w:rPr>
      </w:pPr>
      <w:r w:rsidDel="00000000" w:rsidR="00000000" w:rsidRPr="00000000">
        <w:rPr>
          <w:rFonts w:ascii="Arial" w:cs="Arial" w:eastAsia="Arial" w:hAnsi="Arial"/>
          <w:rtl w:val="0"/>
        </w:rPr>
        <w:t xml:space="preserve">The PUBLISH Flags field is 1-byte</w:t>
      </w:r>
      <w:sdt>
        <w:sdtPr>
          <w:tag w:val="goog_rdk_2574"/>
        </w:sdtPr>
        <w:sdtContent>
          <w:del w:author="davide.lenzarini@u-blox.com" w:id="314" w:date="2024-08-07T11:04:41Z">
            <w:r w:rsidDel="00000000" w:rsidR="00000000" w:rsidRPr="00000000">
              <w:rPr>
                <w:rFonts w:ascii="Arial" w:cs="Arial" w:eastAsia="Arial" w:hAnsi="Arial"/>
                <w:rtl w:val="0"/>
              </w:rPr>
              <w:delText xml:space="preserve"> located in Byte 3 position</w:delText>
            </w:r>
          </w:del>
        </w:sdtContent>
      </w:sdt>
      <w:r w:rsidDel="00000000" w:rsidR="00000000" w:rsidRPr="00000000">
        <w:rPr>
          <w:rFonts w:ascii="Arial" w:cs="Arial" w:eastAsia="Arial" w:hAnsi="Arial"/>
          <w:rtl w:val="0"/>
        </w:rPr>
        <w:t xml:space="preserve"> of the PUBLISH control packet. </w:t>
      </w:r>
    </w:p>
    <w:p w:rsidR="00000000" w:rsidDel="00000000" w:rsidP="00000000" w:rsidRDefault="00000000" w:rsidRPr="00000000" w14:paraId="00001664">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65">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66">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67">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68">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69">
      <w:pPr>
        <w:pStyle w:val="Heading4"/>
        <w:ind w:left="0" w:right="4" w:firstLine="0"/>
        <w:rPr>
          <w:rFonts w:ascii="Arial" w:cs="Arial" w:eastAsia="Arial" w:hAnsi="Arial"/>
        </w:rPr>
      </w:pPr>
      <w:bookmarkStart w:colFirst="0" w:colLast="0" w:name="_heading=h.3oy7u29" w:id="281"/>
      <w:bookmarkEnd w:id="281"/>
      <w:r w:rsidDel="00000000" w:rsidR="00000000" w:rsidRPr="00000000">
        <w:rPr>
          <w:rFonts w:ascii="Arial" w:cs="Arial" w:eastAsia="Arial" w:hAnsi="Arial"/>
          <w:rtl w:val="0"/>
        </w:rPr>
        <w:t xml:space="preserve">B.1.3 Topic Id</w:t>
      </w:r>
    </w:p>
    <w:p w:rsidR="00000000" w:rsidDel="00000000" w:rsidP="00000000" w:rsidRDefault="00000000" w:rsidRPr="00000000" w14:paraId="0000166A">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w:t>
      </w:r>
      <w:sdt>
        <w:sdtPr>
          <w:tag w:val="goog_rdk_2575"/>
        </w:sdtPr>
        <w:sdtContent>
          <w:ins w:author="davide.lenzarini@u-blox.com" w:id="315" w:date="2024-08-08T15:47:38Z">
            <w:r w:rsidDel="00000000" w:rsidR="00000000" w:rsidRPr="00000000">
              <w:rPr>
                <w:rFonts w:ascii="Arial" w:cs="Arial" w:eastAsia="Arial" w:hAnsi="Arial"/>
                <w:rtl w:val="0"/>
              </w:rPr>
              <w:t xml:space="preserve">alias</w:t>
            </w:r>
          </w:ins>
        </w:sdtContent>
      </w:sdt>
      <w:sdt>
        <w:sdtPr>
          <w:tag w:val="goog_rdk_2576"/>
        </w:sdtPr>
        <w:sdtContent>
          <w:del w:author="davide.lenzarini@u-blox.com" w:id="315" w:date="2024-08-08T15:47:38Z">
            <w:r w:rsidDel="00000000" w:rsidR="00000000" w:rsidRPr="00000000">
              <w:rPr>
                <w:rFonts w:ascii="Arial" w:cs="Arial" w:eastAsia="Arial" w:hAnsi="Arial"/>
                <w:rtl w:val="0"/>
              </w:rPr>
              <w:delText xml:space="preserve">id</w:delText>
            </w:r>
          </w:del>
        </w:sdtContent>
      </w:sdt>
      <w:r w:rsidDel="00000000" w:rsidR="00000000" w:rsidRPr="00000000">
        <w:rPr>
          <w:rFonts w:ascii="Arial" w:cs="Arial" w:eastAsia="Arial" w:hAnsi="Arial"/>
          <w:rtl w:val="0"/>
        </w:rPr>
        <w:t xml:space="preserve"> value or the short topic name for which the data is published.</w:t>
      </w:r>
    </w:p>
    <w:p w:rsidR="00000000" w:rsidDel="00000000" w:rsidP="00000000" w:rsidRDefault="00000000" w:rsidRPr="00000000" w14:paraId="0000166B">
      <w:pPr>
        <w:pStyle w:val="Heading4"/>
        <w:ind w:left="0" w:right="4" w:firstLine="0"/>
        <w:rPr>
          <w:rFonts w:ascii="Arial" w:cs="Arial" w:eastAsia="Arial" w:hAnsi="Arial"/>
        </w:rPr>
      </w:pPr>
      <w:bookmarkStart w:colFirst="0" w:colLast="0" w:name="_heading=h.243i4a2" w:id="282"/>
      <w:bookmarkEnd w:id="282"/>
      <w:r w:rsidDel="00000000" w:rsidR="00000000" w:rsidRPr="00000000">
        <w:rPr>
          <w:rFonts w:ascii="Arial" w:cs="Arial" w:eastAsia="Arial" w:hAnsi="Arial"/>
          <w:rtl w:val="0"/>
        </w:rPr>
        <w:t xml:space="preserve">B.1.4 Data</w:t>
      </w:r>
    </w:p>
    <w:p w:rsidR="00000000" w:rsidDel="00000000" w:rsidP="00000000" w:rsidRDefault="00000000" w:rsidRPr="00000000" w14:paraId="0000166C">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248"/>
      <w:r w:rsidDel="00000000" w:rsidR="00000000" w:rsidRPr="00000000">
        <w:commentReference w:id="248"/>
      </w:r>
      <w:r w:rsidDel="00000000" w:rsidR="00000000" w:rsidRPr="00000000">
        <w:rPr>
          <w:rtl w:val="0"/>
        </w:rPr>
      </w:r>
    </w:p>
    <w:p w:rsidR="00000000" w:rsidDel="00000000" w:rsidP="00000000" w:rsidRDefault="00000000" w:rsidRPr="00000000" w14:paraId="0000166D">
      <w:pPr>
        <w:pStyle w:val="Heading1"/>
        <w:spacing w:after="360" w:before="360" w:lineRule="auto"/>
        <w:ind w:left="0" w:firstLine="0"/>
        <w:rPr/>
      </w:pPr>
      <w:bookmarkStart w:colFirst="0" w:colLast="0" w:name="_heading=h.55r6c0xsdoov" w:id="283"/>
      <w:bookmarkEnd w:id="283"/>
      <w:r w:rsidDel="00000000" w:rsidR="00000000" w:rsidRPr="00000000">
        <w:rPr>
          <w:rtl w:val="0"/>
        </w:rPr>
        <w:t xml:space="preserve">Appendix C. Security and Privacy Considerations</w:t>
      </w:r>
    </w:p>
    <w:p w:rsidR="00000000" w:rsidDel="00000000" w:rsidP="00000000" w:rsidRDefault="00000000" w:rsidRPr="00000000" w14:paraId="0000166E">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70">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71">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72">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73">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74">
      <w:pPr>
        <w:rPr>
          <w:rFonts w:ascii="Arial" w:cs="Arial" w:eastAsia="Arial" w:hAnsi="Arial"/>
        </w:rPr>
      </w:pPr>
      <w:r w:rsidDel="00000000" w:rsidR="00000000" w:rsidRPr="00000000">
        <w:rPr>
          <w:rtl w:val="0"/>
        </w:rPr>
      </w:r>
    </w:p>
    <w:p w:rsidR="00000000" w:rsidDel="00000000" w:rsidP="00000000" w:rsidRDefault="00000000" w:rsidRPr="00000000" w14:paraId="00001675">
      <w:pPr>
        <w:rPr/>
      </w:pPr>
      <w:r w:rsidDel="00000000" w:rsidR="00000000" w:rsidRPr="00000000">
        <w:rPr>
          <w:rtl w:val="0"/>
        </w:rPr>
        <w:t xml:space="preserve">MQTT-SN Client and Gateway</w:t>
      </w:r>
      <w:sdt>
        <w:sdtPr>
          <w:tag w:val="goog_rdk_2577"/>
        </w:sdtPr>
        <w:sdtContent>
          <w:del w:author="davide.lenzarini@u-blox.com" w:id="316" w:date="2024-08-08T15:48:16Z">
            <w:r w:rsidDel="00000000" w:rsidR="00000000" w:rsidRPr="00000000">
              <w:rPr>
                <w:rtl w:val="0"/>
              </w:rPr>
              <w:delText xml:space="preserve">/Server</w:delText>
            </w:r>
          </w:del>
        </w:sdtContent>
      </w:sdt>
      <w:r w:rsidDel="00000000" w:rsidR="00000000" w:rsidRPr="00000000">
        <w:rPr>
          <w:rtl w:val="0"/>
        </w:rPr>
        <w:t xml:space="preserve"> implementations SHOULD offer Authentication and Authorization options. Furthermore, the confidentiality and authenticity of the MQTT-SN messages can be provided by the underlying transport or can be obtained by encapsulating the MQTT-SN messages into the P</w:t>
      </w:r>
      <w:sdt>
        <w:sdtPr>
          <w:tag w:val="goog_rdk_2578"/>
        </w:sdtPr>
        <w:sdtContent>
          <w:ins w:author="davide.lenzarini@u-blox.com" w:id="317" w:date="2024-08-08T15:49:01Z">
            <w:r w:rsidDel="00000000" w:rsidR="00000000" w:rsidRPr="00000000">
              <w:rPr>
                <w:rtl w:val="0"/>
              </w:rPr>
              <w:t xml:space="preserve">rotection</w:t>
            </w:r>
          </w:ins>
        </w:sdtContent>
      </w:sdt>
      <w:sdt>
        <w:sdtPr>
          <w:tag w:val="goog_rdk_2579"/>
        </w:sdtPr>
        <w:sdtContent>
          <w:del w:author="davide.lenzarini@u-blox.com" w:id="317" w:date="2024-08-08T15:49:01Z">
            <w:r w:rsidDel="00000000" w:rsidR="00000000" w:rsidRPr="00000000">
              <w:rPr>
                <w:rtl w:val="0"/>
              </w:rPr>
              <w:delText xml:space="preserve">ROTECTION</w:delText>
            </w:r>
          </w:del>
        </w:sdtContent>
      </w:sdt>
      <w:r w:rsidDel="00000000" w:rsidR="00000000" w:rsidRPr="00000000">
        <w:rPr>
          <w:rtl w:val="0"/>
        </w:rPr>
        <w:t xml:space="preserve"> </w:t>
      </w:r>
      <w:sdt>
        <w:sdtPr>
          <w:tag w:val="goog_rdk_2580"/>
        </w:sdtPr>
        <w:sdtContent>
          <w:ins w:author="davide.lenzarini@u-blox.com" w:id="318" w:date="2024-08-08T15:48:54Z">
            <w:r w:rsidDel="00000000" w:rsidR="00000000" w:rsidRPr="00000000">
              <w:rPr>
                <w:rtl w:val="0"/>
              </w:rPr>
              <w:t xml:space="preserve">Encapsulation </w:t>
            </w:r>
          </w:ins>
        </w:sdtContent>
      </w:sdt>
      <w:r w:rsidDel="00000000" w:rsidR="00000000" w:rsidRPr="00000000">
        <w:rPr>
          <w:rtl w:val="0"/>
        </w:rPr>
        <w:t xml:space="preserve">packet.</w:t>
      </w:r>
    </w:p>
    <w:p w:rsidR="00000000" w:rsidDel="00000000" w:rsidP="00000000" w:rsidRDefault="00000000" w:rsidRPr="00000000" w14:paraId="00001676">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77">
      <w:pPr>
        <w:keepNext w:val="1"/>
        <w:spacing w:after="120" w:before="240" w:lineRule="auto"/>
        <w:ind w:left="144.00000000000006" w:hanging="15"/>
        <w:rPr>
          <w:rFonts w:ascii="Arial" w:cs="Arial" w:eastAsia="Arial" w:hAnsi="Arial"/>
          <w:b w:val="1"/>
          <w:color w:val="446caa"/>
        </w:rPr>
      </w:pPr>
      <w:bookmarkStart w:colFirst="0" w:colLast="0" w:name="_heading=h.452snld" w:id="284"/>
      <w:bookmarkEnd w:id="284"/>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78">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79">
      <w:pPr>
        <w:rPr>
          <w:rFonts w:ascii="Arial" w:cs="Arial" w:eastAsia="Arial" w:hAnsi="Arial"/>
        </w:rPr>
      </w:pPr>
      <w:r w:rsidDel="00000000" w:rsidR="00000000" w:rsidRPr="00000000">
        <w:rPr>
          <w:rtl w:val="0"/>
        </w:rPr>
      </w:r>
    </w:p>
    <w:p w:rsidR="00000000" w:rsidDel="00000000" w:rsidP="00000000" w:rsidRDefault="00000000" w:rsidRPr="00000000" w14:paraId="0000167A">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7B">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7C">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7D">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7E">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7F">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8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81">
      <w:pPr>
        <w:pStyle w:val="Heading1"/>
        <w:spacing w:after="360" w:before="360" w:lineRule="auto"/>
        <w:ind w:left="0" w:firstLine="0"/>
        <w:rPr/>
      </w:pPr>
      <w:bookmarkStart w:colFirst="0" w:colLast="0" w:name="_heading=h.bc8w7ov5oli4" w:id="285"/>
      <w:bookmarkEnd w:id="285"/>
      <w:r w:rsidDel="00000000" w:rsidR="00000000" w:rsidRPr="00000000">
        <w:rPr>
          <w:rtl w:val="0"/>
        </w:rPr>
        <w:t xml:space="preserve">Appendix D. Acknowledgments</w:t>
      </w:r>
    </w:p>
    <w:p w:rsidR="00000000" w:rsidDel="00000000" w:rsidP="00000000" w:rsidRDefault="00000000" w:rsidRPr="00000000" w14:paraId="00001682">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86">
      <w:pPr>
        <w:pStyle w:val="Heading2"/>
        <w:spacing w:after="120" w:before="240" w:lineRule="auto"/>
        <w:ind w:left="0" w:firstLine="0"/>
        <w:rPr/>
      </w:pPr>
      <w:bookmarkStart w:colFirst="0" w:colLast="0" w:name="_heading=h.glow6i83isd5" w:id="286"/>
      <w:bookmarkEnd w:id="286"/>
      <w:r w:rsidDel="00000000" w:rsidR="00000000" w:rsidRPr="00000000">
        <w:rPr>
          <w:rtl w:val="0"/>
        </w:rPr>
        <w:t xml:space="preserve">D.1 Special Thanks</w:t>
      </w:r>
    </w:p>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88">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8A">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8B">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8C">
      <w:pPr>
        <w:pStyle w:val="Heading2"/>
        <w:spacing w:after="120" w:before="240" w:lineRule="auto"/>
        <w:ind w:left="0" w:firstLine="0"/>
        <w:rPr/>
      </w:pPr>
      <w:bookmarkStart w:colFirst="0" w:colLast="0" w:name="_heading=h.tdeowwajj1wf" w:id="287"/>
      <w:bookmarkEnd w:id="287"/>
      <w:r w:rsidDel="00000000" w:rsidR="00000000" w:rsidRPr="00000000">
        <w:rPr>
          <w:rtl w:val="0"/>
        </w:rPr>
        <w:t xml:space="preserve">D.2 Participants</w:t>
      </w:r>
    </w:p>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8E">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8F">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90">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92">
      <w:pPr>
        <w:pStyle w:val="Heading1"/>
        <w:spacing w:after="360" w:before="360" w:lineRule="auto"/>
        <w:ind w:left="0" w:firstLine="0"/>
        <w:rPr>
          <w:rFonts w:ascii="Arial" w:cs="Arial" w:eastAsia="Arial" w:hAnsi="Arial"/>
          <w:highlight w:val="yellow"/>
        </w:rPr>
      </w:pPr>
      <w:bookmarkStart w:colFirst="0" w:colLast="0" w:name="_heading=h.ewpzaw2f211a" w:id="288"/>
      <w:bookmarkEnd w:id="288"/>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8"/>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0">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2">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4">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5">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7">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8">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7">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8">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9">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B">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C">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D">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E">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F">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0">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1">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3">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4">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5">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6">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7">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8">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9">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B">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EC">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ED">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EE">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EF">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F0">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F1">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F2">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3">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4">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5">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6">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F7">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F8">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F9">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FA">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FB">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FC">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D">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E">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F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0">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701">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702">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703">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704">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705">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706">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7">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8">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0A">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70B">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70C">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70D">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70E">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70F">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710">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1">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2">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4">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715">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716">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7">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8">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9">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A">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B">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C">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D">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1E">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71F">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0">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1">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2">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3">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4">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5">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6">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7">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728">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729">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72A">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72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C">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D">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72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730">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731">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9"/>
      <w:bookmarkEnd w:id="289"/>
      <w:r w:rsidDel="00000000" w:rsidR="00000000" w:rsidRPr="00000000">
        <w:rPr>
          <w:rtl w:val="0"/>
        </w:rPr>
      </w:r>
    </w:p>
    <w:p w:rsidR="00000000" w:rsidDel="00000000" w:rsidP="00000000" w:rsidRDefault="00000000" w:rsidRPr="00000000" w14:paraId="00001732">
      <w:pPr>
        <w:pStyle w:val="Heading1"/>
        <w:keepNext w:val="1"/>
        <w:pBdr>
          <w:top w:color="808080" w:space="6" w:sz="4" w:val="single"/>
        </w:pBdr>
        <w:spacing w:after="120" w:before="480" w:lineRule="auto"/>
        <w:ind w:left="0" w:firstLine="0"/>
        <w:rPr>
          <w:vertAlign w:val="baseline"/>
        </w:rPr>
      </w:pPr>
      <w:bookmarkStart w:colFirst="0" w:colLast="0" w:name="_heading=h.3jd0qos" w:id="290"/>
      <w:bookmarkEnd w:id="290"/>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733">
      <w:pPr>
        <w:pStyle w:val="Heading2"/>
        <w:ind w:left="0" w:firstLine="0"/>
        <w:rPr>
          <w:vertAlign w:val="baseline"/>
        </w:rPr>
      </w:pPr>
      <w:bookmarkStart w:colFirst="0" w:colLast="0" w:name="_heading=h.1yib0wl" w:id="291"/>
      <w:bookmarkEnd w:id="291"/>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734">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735">
      <w:pPr>
        <w:pStyle w:val="Heading2"/>
        <w:ind w:left="0" w:firstLine="0"/>
        <w:rPr>
          <w:vertAlign w:val="baseline"/>
        </w:rPr>
      </w:pPr>
      <w:bookmarkStart w:colFirst="0" w:colLast="0" w:name="_heading=h.4ihyjke" w:id="292"/>
      <w:bookmarkEnd w:id="292"/>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736">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9"/>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37">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738">
            <w:pPr>
              <w:spacing w:after="0" w:line="259" w:lineRule="auto"/>
              <w:ind w:right="4"/>
              <w:jc w:val="center"/>
              <w:rPr>
                <w:rFonts w:ascii="Arial" w:cs="Arial" w:eastAsia="Arial" w:hAnsi="Arial"/>
                <w:b w:val="1"/>
              </w:rPr>
            </w:pPr>
            <w:sdt>
              <w:sdtPr>
                <w:tag w:val="goog_rdk_2581"/>
              </w:sdtPr>
              <w:sdtContent>
                <w:commentRangeStart w:id="249"/>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9">
            <w:pPr>
              <w:spacing w:after="0" w:line="259" w:lineRule="auto"/>
              <w:ind w:right="4"/>
              <w:rPr>
                <w:rFonts w:ascii="Arial" w:cs="Arial" w:eastAsia="Arial" w:hAnsi="Arial"/>
                <w:sz w:val="20"/>
                <w:szCs w:val="20"/>
                <w:vertAlign w:val="subscript"/>
              </w:rPr>
            </w:pPr>
            <w:commentRangeEnd w:id="249"/>
            <w:r w:rsidDel="00000000" w:rsidR="00000000" w:rsidRPr="00000000">
              <w:commentReference w:id="249"/>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A">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B">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C">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D">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E">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3F">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0">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1">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2">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3">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4">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5">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6">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7">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748">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749">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sdt>
      <w:sdtPr>
        <w:tag w:val="goog_rdk_2583"/>
      </w:sdtPr>
      <w:sdtContent>
        <w:p w:rsidR="00000000" w:rsidDel="00000000" w:rsidP="00000000" w:rsidRDefault="00000000" w:rsidRPr="00000000" w14:paraId="0000174A">
          <w:pPr>
            <w:spacing w:after="354" w:lineRule="auto"/>
            <w:ind w:left="-15" w:right="4" w:firstLine="0"/>
            <w:rPr>
              <w:rFonts w:ascii="Arial" w:cs="Arial" w:eastAsia="Arial" w:hAnsi="Arial"/>
            </w:rPr>
            <w:pPrChange w:author="davide.lenzarini@u-blox.com" w:id="0" w:date="2024-08-08T10:31:49Z">
              <w:pPr>
                <w:spacing w:after="354" w:lineRule="auto"/>
                <w:ind w:left="-15" w:right="4" w:firstLine="299"/>
              </w:pPr>
            </w:pPrChange>
          </w:pPr>
          <w:r w:rsidDel="00000000" w:rsidR="00000000" w:rsidRPr="00000000">
            <w:rPr>
              <w:rFonts w:ascii="Arial" w:cs="Arial" w:eastAsia="Arial" w:hAnsi="Arial"/>
              <w:rtl w:val="0"/>
            </w:rPr>
            <w:t xml:space="preserve">The “tolerance” of the sleep and keep-alive timers at the </w:t>
          </w:r>
          <w:sdt>
            <w:sdtPr>
              <w:tag w:val="goog_rdk_2582"/>
            </w:sdtPr>
            <w:sdtContent>
              <w:del w:author="davide.lenzarini@u-blox.com" w:id="319" w:date="2024-08-08T10:31:55Z">
                <w:r w:rsidDel="00000000" w:rsidR="00000000" w:rsidRPr="00000000">
                  <w:rPr>
                    <w:rFonts w:ascii="Arial" w:cs="Arial" w:eastAsia="Arial" w:hAnsi="Arial"/>
                    <w:rtl w:val="0"/>
                  </w:rPr>
                  <w:delText xml:space="preserve">server/</w:delText>
                </w:r>
              </w:del>
            </w:sdtContent>
          </w:sdt>
          <w:r w:rsidDel="00000000" w:rsidR="00000000" w:rsidRPr="00000000">
            <w:rPr>
              <w:rFonts w:ascii="Arial" w:cs="Arial" w:eastAsia="Arial" w:hAnsi="Arial"/>
              <w:rtl w:val="0"/>
            </w:rPr>
            <w:t xml:space="preserve">gateway depends on the values indicated by the clients. For example, the timer values should be 10% higher than the indicated values for periods larger than 1 minute, and 50% higher if less.</w:t>
          </w:r>
        </w:p>
      </w:sdtContent>
    </w:sdt>
    <w:p w:rsidR="00000000" w:rsidDel="00000000" w:rsidP="00000000" w:rsidRDefault="00000000" w:rsidRPr="00000000" w14:paraId="0000174B">
      <w:pPr>
        <w:pStyle w:val="Heading2"/>
        <w:ind w:left="0" w:firstLine="0"/>
        <w:rPr>
          <w:vertAlign w:val="baseline"/>
        </w:rPr>
      </w:pPr>
      <w:bookmarkStart w:colFirst="0" w:colLast="0" w:name="_heading=h.2xn8ts7" w:id="293"/>
      <w:bookmarkEnd w:id="293"/>
      <w:sdt>
        <w:sdtPr>
          <w:tag w:val="goog_rdk_2584"/>
        </w:sdtPr>
        <w:sdtContent>
          <w:commentRangeStart w:id="250"/>
        </w:sdtContent>
      </w:sdt>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4C">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commentRangeEnd w:id="250"/>
      <w:r w:rsidDel="00000000" w:rsidR="00000000" w:rsidRPr="00000000">
        <w:commentReference w:id="250"/>
      </w:r>
      <w:r w:rsidDel="00000000" w:rsidR="00000000" w:rsidRPr="00000000">
        <w:rPr>
          <w:rtl w:val="0"/>
        </w:rPr>
      </w:r>
    </w:p>
    <w:p w:rsidR="00000000" w:rsidDel="00000000" w:rsidP="00000000" w:rsidRDefault="00000000" w:rsidRPr="00000000" w14:paraId="0000174D">
      <w:pPr>
        <w:pStyle w:val="Heading2"/>
        <w:ind w:left="0" w:firstLine="0"/>
        <w:rPr>
          <w:vertAlign w:val="baseline"/>
        </w:rPr>
      </w:pPr>
      <w:bookmarkStart w:colFirst="0" w:colLast="0" w:name="_heading=h.1csj400" w:id="294"/>
      <w:bookmarkEnd w:id="294"/>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4E">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4F">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50">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51">
      <w:pPr>
        <w:numPr>
          <w:ilvl w:val="0"/>
          <w:numId w:val="6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52">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53">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54">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55">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56">
      <w:pPr>
        <w:numPr>
          <w:ilvl w:val="0"/>
          <w:numId w:val="66"/>
        </w:numPr>
        <w:spacing w:after="280" w:before="0" w:lineRule="auto"/>
        <w:ind w:left="720" w:hanging="360"/>
        <w:rPr>
          <w:rFonts w:ascii="Arial" w:cs="Arial" w:eastAsia="Arial" w:hAnsi="Arial"/>
          <w:color w:val="333333"/>
        </w:rPr>
      </w:pPr>
      <w:sdt>
        <w:sdtPr>
          <w:tag w:val="goog_rdk_2585"/>
        </w:sdtPr>
        <w:sdtContent>
          <w:commentRangeStart w:id="251"/>
        </w:sdtContent>
      </w:sdt>
      <w:r w:rsidDel="00000000" w:rsidR="00000000" w:rsidRPr="00000000">
        <w:rPr>
          <w:rFonts w:ascii="Arial" w:cs="Arial" w:eastAsia="Arial" w:hAnsi="Arial"/>
          <w:color w:val="333333"/>
          <w:rtl w:val="0"/>
        </w:rPr>
        <w:t xml:space="preserve">Continue waiting and retrying up to some maximum number of retries,</w:t>
      </w:r>
      <w:commentRangeEnd w:id="251"/>
      <w:r w:rsidDel="00000000" w:rsidR="00000000" w:rsidRPr="00000000">
        <w:commentReference w:id="251"/>
      </w:r>
      <w:r w:rsidDel="00000000" w:rsidR="00000000" w:rsidRPr="00000000">
        <w:rPr>
          <w:rFonts w:ascii="Arial" w:cs="Arial" w:eastAsia="Arial" w:hAnsi="Arial"/>
          <w:color w:val="333333"/>
          <w:rtl w:val="0"/>
        </w:rPr>
        <w:t xml:space="preserve"> but do not increase the wait period between retries.</w:t>
      </w:r>
    </w:p>
    <w:p w:rsidR="00000000" w:rsidDel="00000000" w:rsidP="00000000" w:rsidRDefault="00000000" w:rsidRPr="00000000" w14:paraId="00001757">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58">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59">
      <w:pPr>
        <w:pStyle w:val="Heading1"/>
        <w:spacing w:after="360" w:before="360" w:lineRule="auto"/>
        <w:ind w:left="0" w:firstLine="0"/>
        <w:rPr/>
      </w:pPr>
      <w:bookmarkStart w:colFirst="0" w:colLast="0" w:name="_heading=h.sg1xgdru14ui" w:id="295"/>
      <w:bookmarkEnd w:id="295"/>
      <w:r w:rsidDel="00000000" w:rsidR="00000000" w:rsidRPr="00000000">
        <w:rPr>
          <w:rtl w:val="0"/>
        </w:rPr>
        <w:t xml:space="preserve">Appendix G. Notices</w:t>
      </w:r>
    </w:p>
    <w:p w:rsidR="00000000" w:rsidDel="00000000" w:rsidP="00000000" w:rsidRDefault="00000000" w:rsidRPr="00000000" w14:paraId="0000175A">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5B">
      <w:pPr>
        <w:rPr>
          <w:rFonts w:ascii="Arial" w:cs="Arial" w:eastAsia="Arial" w:hAnsi="Arial"/>
        </w:rPr>
      </w:pPr>
      <w:r w:rsidDel="00000000" w:rsidR="00000000" w:rsidRPr="00000000">
        <w:rPr>
          <w:rFonts w:ascii="Arial" w:cs="Arial" w:eastAsia="Arial" w:hAnsi="Arial"/>
          <w:rtl w:val="0"/>
        </w:rPr>
        <w:t xml:space="preserve">Copyright © OASIS Open 2024. All Rights Reserved.</w:t>
      </w:r>
    </w:p>
    <w:p w:rsidR="00000000" w:rsidDel="00000000" w:rsidP="00000000" w:rsidRDefault="00000000" w:rsidRPr="00000000" w14:paraId="0000175C">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21">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22">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5D">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5E">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5F">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60">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61">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62">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63">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64">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23">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24">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vide.lenzarini@u-blox.com" w:id="85" w:date="2024-08-06T14:44:03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follow the table name convention</w:t>
      </w:r>
    </w:p>
  </w:comment>
  <w:comment w:author="davide.lenzarini@u-blox.com" w:id="91" w:date="2024-08-06T14:55:28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mean the "server"? It seems not clear to me</w:t>
      </w:r>
    </w:p>
  </w:comment>
  <w:comment w:author="Simon Johnson" w:id="20" w:date="2024-02-02T15:03:53Z">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21" w:date="2024-02-22T15:03:28Z">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74" w:date="2024-08-07T13:56:01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DISCONNECT packet for which a server ack is expected?</w:t>
      </w:r>
    </w:p>
  </w:comment>
  <w:comment w:author="davide.lenzarini@u-blox.com" w:id="224" w:date="2023-10-26T13:21:10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davide.lenzarini@u-blox.com" w:id="169" w:date="2024-08-07T13:49:15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to add DISCONNECT here?</w:t>
      </w:r>
    </w:p>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above comments.</w:t>
      </w:r>
    </w:p>
  </w:comment>
  <w:comment w:author="davide.lenzarini@u-blox.com" w:id="170" w:date="2024-08-07T13:51:40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other messages like  REGISTER, SUBSCRIBE, UNSUBSCRIBE?</w:t>
      </w:r>
    </w:p>
  </w:comment>
  <w:comment w:author="Richard Coppen" w:id="167" w:date="2024-03-19T16:49:34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davide.lenzarini@u-blox.com" w:id="158" w:date="2024-08-07T13:27:53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we exclude the duplicate use case that we excluded in 4.2. How a PUBWOS can reach a recipient more than once?</w:t>
      </w:r>
    </w:p>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replace "any number of times, including not at all" with "either once or not at all"</w:t>
      </w:r>
    </w:p>
  </w:comment>
  <w:comment w:author="davide.lenzarini@u-blox.com" w:id="168" w:date="2024-08-07T13:40:43Z">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said above that for QoS1 the DUP is always =0</w:t>
      </w:r>
    </w:p>
  </w:comment>
  <w:comment w:author="davide.lenzarini@u-blox.com" w:id="157" w:date="2024-08-07T13:30:25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Unclear definition. This is simply a QoS0 publish without the need of a session.</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use case the PUBWOS is delivered more than once (excluding the cases already excluded in 4.2)?</w:t>
      </w:r>
    </w:p>
  </w:comment>
  <w:comment w:author="davide.lenzarini@u-blox.com" w:id="160" w:date="2024-08-07T13:41:12Z">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chapter 3.1.11</w:t>
      </w:r>
    </w:p>
  </w:comment>
  <w:comment w:author="davide.lenzarini@u-blox.com" w:id="159" w:date="2024-08-07T13:32:30Z">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DUP Flag is not present if QoS is 0. See chapter 3.1.11</w:t>
      </w:r>
    </w:p>
  </w:comment>
  <w:comment w:author="Simon Johnson" w:id="142" w:date="2023-10-20T09:26:02Z">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143" w:date="2024-01-04T16:48:28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davide.lenzarini@u-blox.com" w:id="172" w:date="2024-08-07T13:52:40Z">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present for QoS 0 packets</w:t>
      </w:r>
    </w:p>
  </w:comment>
  <w:comment w:author="davide.lenzarini@u-blox.com" w:id="173" w:date="2024-08-07T13:53:53Z">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must be moved in chapter 4.3.4 (QoS 2)</w:t>
      </w:r>
    </w:p>
  </w:comment>
  <w:comment w:author="davide.lenzarini@u-blox.com" w:id="78" w:date="2024-08-12T14:24:21Z">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"Data" we should have "(N)" to be consistent with the other images</w:t>
      </w:r>
    </w:p>
  </w:comment>
  <w:comment w:author="davide.lenzarini@u-blox.com" w:id="232" w:date="2024-08-08T15:31:03Z">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from the Server standpoint the LOST and DISCONNECTED Client states are identical</w:t>
      </w:r>
    </w:p>
  </w:comment>
  <w:comment w:author="davide.lenzarini@u-blox.com" w:id="225" w:date="2024-08-08T15:04:06Z">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can contain also a full topic name or a predefined topic alias or a short topic alias, right?</w:t>
      </w:r>
    </w:p>
  </w:comment>
  <w:comment w:author="davide.lenzarini@u-blox.com" w:id="233" w:date="2024-08-08T15:32:00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28" w:date="2024-08-08T15:19:33Z">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really required? Look for comments in 3.1.23 as DISCONNECT doesn't have a packet identifier</w:t>
      </w:r>
    </w:p>
  </w:comment>
  <w:comment w:author="davide.lenzarini@u-blox.com" w:id="69" w:date="2024-08-06T09:16:37Z">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17 is missing</w:t>
      </w:r>
    </w:p>
  </w:comment>
  <w:comment w:author="davide.lenzarini@u-blox.com" w:id="14" w:date="2024-08-06T09:15:55Z">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7 is missing</w:t>
      </w:r>
    </w:p>
  </w:comment>
  <w:comment w:author="davide.lenzarini@u-blox.com" w:id="83" w:date="2024-08-06T14:39:52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QoS 0 is not valid for this packet description as the Packet Identifier field is not present if QoS=0. Furthermore DUP is reserved for QoS=0</w:t>
      </w:r>
    </w:p>
  </w:comment>
  <w:comment w:author="davide.lenzarini@u-blox.com" w:id="180" w:date="2024-08-07T14:03:47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to verify is session is still alive as we are passing the client id?</w:t>
      </w:r>
    </w:p>
  </w:comment>
  <w:comment w:author="davide.lenzarini@u-blox.com" w:id="81" w:date="2024-08-06T14:31:51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the PUBLISH packets received by a Client?</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provide an example on how to associate a PUBLISH received by a GW with a session handled by the same GW?</w:t>
      </w:r>
    </w:p>
  </w:comment>
  <w:comment w:author="davide.lenzarini@u-blox.com" w:id="132" w:date="2024-08-07T10:20:14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Considering chapter 4.15 (client states), in which state the Client should be to be waked up? In the SLEEP state it is clearly stated that "it cannot receive packets". Do we need to adapt chapter 4.15 for that, at least for the SLEEP state?</w:t>
      </w:r>
    </w:p>
  </w:comment>
  <w:comment w:author="Andrew Banks" w:id="135" w:date="2024-03-19T16:09:39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davide.lenzarini@u-blox.com" w:id="109" w:date="2024-08-06T09:18:55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38 is missing</w:t>
      </w:r>
    </w:p>
  </w:comment>
  <w:comment w:author="Stefan Hagen" w:id="182" w:date="2024-03-18T15:44:35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183" w:date="2024-06-20T11:10:24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davide.lenzarini@u-blox.com" w:id="95" w:date="2024-08-06T09:18:23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32 is missing</w:t>
      </w:r>
    </w:p>
  </w:comment>
  <w:comment w:author="davide.lenzarini@u-blox.com" w:id="84" w:date="2024-08-06T09:17:57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Table 31</w:t>
      </w:r>
    </w:p>
  </w:comment>
  <w:comment w:author="davide.lenzarini@u-blox.com" w:id="79" w:date="2024-08-06T09:17:27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26 and 27 are missing</w:t>
      </w:r>
    </w:p>
  </w:comment>
  <w:comment w:author="davide.lenzarini@u-blox.com" w:id="147" w:date="2024-08-07T10:44:02Z">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153" w:date="2024-08-07T10:58:02Z">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the Protection Encapsulation packet can be duplicated and in this case the value of the Monotonic Counter will be the same on the two replica.</w:t>
      </w:r>
    </w:p>
  </w:comment>
  <w:comment w:author="davide.lenzarini@u-blox.com" w:id="73" w:date="2024-08-06T09:17:02Z">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23 is missing</w:t>
      </w:r>
    </w:p>
  </w:comment>
  <w:comment w:author="davide.lenzarini@u-blox.com" w:id="148" w:date="2024-08-07T10:44:47Z">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topic alias defined by the server, right?</w:t>
      </w:r>
    </w:p>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include also the next keep alive expiration time, right?</w:t>
      </w:r>
    </w:p>
  </w:comment>
  <w:comment w:author="davide.lenzarini@u-blox.com" w:id="220" w:date="2024-08-08T12:55:57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"Reason code" in this case?</w:t>
      </w:r>
    </w:p>
  </w:comment>
  <w:comment w:author="Richard Coppen" w:id="36" w:date="2024-03-19T12:22:45Z">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davide.lenzarini@u-blox.com" w:id="221" w:date="2024-08-08T12:59:07Z">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is not clear or wrong. A REGACK can't be sent in reply to a PUBLISH.</w:t>
      </w:r>
    </w:p>
  </w:comment>
  <w:comment w:author="davide.lenzarini@u-blox.com" w:id="130" w:date="2024-08-07T10:14:08Z">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server has received the DISCONNECT with sessionexpiry packet from the client, it generates and send the DISCONNECT ack but this packet is lost. Now the client can't simply resend the DISCONNECT as the server has deleted the virtual connection so a new CONNECT+DISCONNECT with session expiry is required to indicate the client sleeping status?</w:t>
      </w:r>
    </w:p>
  </w:comment>
  <w:comment w:author="Richard Coppen" w:id="19" w:date="2024-03-19T12:05:40Z">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7" w:date="2024-03-19T12:04:36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davide.lenzarini@u-blox.com" w:id="186" w:date="2024-08-08T08:52:31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can't see any reference to this topic in chapter 4.13 (example mqtt-sb architectures)</w:t>
      </w:r>
    </w:p>
  </w:comment>
  <w:comment w:author="davide.lenzarini@u-blox.com" w:id="74" w:date="2024-08-08T08:38:01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134" w:date="2024-08-06T09:20:02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110" w:date="2024-08-08T08:38:38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131" w:date="2024-08-06T09:19:50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fixed</w:t>
      </w:r>
    </w:p>
  </w:comment>
  <w:comment w:author="davide.lenzarini@u-blox.com" w:id="97" w:date="2024-08-08T08:38:24Z">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add an "Client Identifier (optional)", filled optionally only when the packet is generated by a Client. Like we did for PINGREQ.</w:t>
      </w:r>
    </w:p>
  </w:comment>
  <w:comment w:author="davide.lenzarini@u-blox.com" w:id="222" w:date="2024-08-08T13:02:23Z">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chapter 2.3.3 this reason code is not listed</w:t>
      </w:r>
    </w:p>
  </w:comment>
  <w:comment w:author="davide.lenzarini@u-blox.com" w:id="119" w:date="2024-08-06T09:19:18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Table 41 and 42 are missing</w:t>
      </w:r>
    </w:p>
  </w:comment>
  <w:comment w:author="davide.lenzarini@u-blox.com" w:id="189" w:date="2024-08-08T09:06:47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4.12 (Handling errors)?</w:t>
      </w:r>
    </w:p>
  </w:comment>
  <w:comment w:author="davide.lenzarini@u-blox.com" w:id="187" w:date="2024-08-08T08:55:58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What are the other CONNECT fields relevant for the authentication?</w:t>
      </w:r>
    </w:p>
  </w:comment>
  <w:comment w:author="davide.lenzarini@u-blox.com" w:id="185" w:date="2024-08-08T08:49:55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"PINGREQ, PUBREC, AUTH"?</w:t>
      </w:r>
    </w:p>
  </w:comment>
  <w:comment w:author="Andrew Banks" w:id="138" w:date="2024-03-19T16:20:12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139" w:date="2024-05-02T12:17:44Z">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35" w:date="2024-08-06T10:14:59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would recommend to remove this title to reduce the levels by one (they are all 3.1.*</w:t>
      </w:r>
    </w:p>
  </w:comment>
  <w:comment w:author="davide.lenzarini@u-blox.com" w:id="53" w:date="2024-08-06T10:19:55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 Will Retain is False, right?</w:t>
      </w:r>
    </w:p>
  </w:comment>
  <w:comment w:author="davide.lenzarini@u-blox.com" w:id="190" w:date="2024-08-08T09:07:57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the flow control mechanism of chapter 4.9 (only one message at a time per direction)</w:t>
      </w:r>
    </w:p>
  </w:comment>
  <w:comment w:author="davide.lenzarini@u-blox.com" w:id="0" w:date="2023-12-08T14:05:17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88" w:date="2024-08-08T09:01:10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it be 4.12 (Handling errors)?</w:t>
      </w:r>
    </w:p>
  </w:comment>
  <w:comment w:author="davide.lenzarini@u-blox.com" w:id="1" w:date="2023-12-08T14:13:08Z">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Andrew Banks" w:id="140" w:date="2024-03-19T16:39:58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141" w:date="2024-05-02T12:18:26Z">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davide.lenzarini@u-blox.com" w:id="106" w:date="2024-08-08T13:01:00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54" w:date="2024-08-06T10:37:25Z">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has to be fixed</w:t>
      </w:r>
    </w:p>
  </w:comment>
  <w:comment w:author="davide.lenzarini@u-blox.com" w:id="49" w:date="2024-08-06T10:24:07Z">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Retained until when? in MQTT 5 there is a message expiry interval</w:t>
      </w:r>
    </w:p>
  </w:comment>
  <w:comment w:author="Ian Craggs" w:id="50" w:date="2024-08-07T10:26:25Z">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situation is similar to MQTT 3.1.1. There it is left up to the server, leaving the option for the server to clean up if it is running out of space</w:t>
      </w:r>
    </w:p>
  </w:comment>
  <w:comment w:author="davide.lenzarini@u-blox.com" w:id="51" w:date="2024-08-07T12:02:02Z">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I added a sentence for that. Is it ok for you?</w:t>
      </w:r>
    </w:p>
  </w:comment>
  <w:comment w:author="davide.lenzarini@u-blox.com" w:id="94" w:date="2024-08-07T11:03:24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is it defined? Should we mention appendix B</w:t>
      </w:r>
    </w:p>
  </w:comment>
  <w:comment w:author="Ian Craggs" w:id="3" w:date="2024-03-19T10:30:16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Richard Coppen" w:id="4" w:date="2024-03-19T10:28:33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156" w:date="2024-08-07T11:05:55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need to add also PUBLISH-1?</w:t>
      </w:r>
    </w:p>
  </w:comment>
  <w:comment w:author="davide.lenzarini@u-blox.com" w:id="175" w:date="2024-03-20T08:54:09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245" w:date="2023-10-12T19:28:02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234" w:date="2024-03-20T09:03:26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136" w:date="2024-08-12T14:36:51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aligned with the image. Is the Radius a field different from CTRL?</w:t>
      </w:r>
    </w:p>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possible values for radius?</w:t>
      </w:r>
    </w:p>
  </w:comment>
  <w:comment w:author="davide.lenzarini@u-blox.com" w:id="137" w:date="2024-08-12T14:37:49Z">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"protected mqtt-sn packet" and "authentication tag" we should have "(N)" to be consistent with the other images</w:t>
      </w:r>
    </w:p>
  </w:comment>
  <w:comment w:author="Andrew Banks" w:id="126" w:date="2024-03-19T15:53:06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179" w:date="2024-03-20T09:00:07Z">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211" w:date="2023-10-12T19:20:15Z">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212" w:date="2024-01-05T15:08:54Z">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150" w:date="2024-03-19T15:21:48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151" w:date="2024-03-19T15:23:50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166" w:date="2024-02-22T16:19:54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236" w:date="2024-03-20T09:04:50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47" w:date="2024-07-30T19:20:35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refer to chapter 4.15, right?</w:t>
      </w:r>
    </w:p>
  </w:comment>
  <w:comment w:author="davide.lenzarini@u-blox.com" w:id="235" w:date="2024-03-20T09:04:24Z">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davide.lenzarini@u-blox.com" w:id="223" w:date="2024-03-20T08:35:53Z">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71" w:date="2024-06-25T10:18:44Z">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176" w:date="2024-03-20T08:55:23Z">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239" w:date="2024-03-20T09:07:26Z">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124" w:date="2024-03-19T15:54:52Z">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125" w:date="2024-08-07T10:04:14Z">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if it is an acknowledge we should use a PacketIdentifier, right?</w:t>
      </w:r>
    </w:p>
  </w:comment>
  <w:comment w:author="davide.lenzarini@u-blox.com" w:id="178" w:date="2024-03-20T08:57:22Z">
    <w:p w:rsidR="00000000" w:rsidDel="00000000" w:rsidP="00000000" w:rsidRDefault="00000000" w:rsidRPr="00000000" w14:paraId="00001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64" w:date="2024-08-06T10:48:39Z">
    <w:p w:rsidR="00000000" w:rsidDel="00000000" w:rsidP="00000000" w:rsidRDefault="00000000" w:rsidRPr="00000000" w14:paraId="000017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"Connect Reason Code" values? Do we mean "CONNACK" related reason code in table 9?</w:t>
      </w:r>
    </w:p>
  </w:comment>
  <w:comment w:author="Ian Craggs" w:id="226" w:date="2024-06-13T14:25:07Z">
    <w:p w:rsidR="00000000" w:rsidDel="00000000" w:rsidP="00000000" w:rsidRDefault="00000000" w:rsidRPr="00000000" w14:paraId="000017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227" w:date="2024-06-13T15:41:53Z">
    <w:p w:rsidR="00000000" w:rsidDel="00000000" w:rsidP="00000000" w:rsidRDefault="00000000" w:rsidRPr="00000000" w14:paraId="00001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75" w:date="2024-08-06T14:21:51Z">
    <w:p w:rsidR="00000000" w:rsidDel="00000000" w:rsidP="00000000" w:rsidRDefault="00000000" w:rsidRPr="00000000" w14:paraId="00001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content if the REGACK is generated by the Client?</w:t>
      </w:r>
    </w:p>
  </w:comment>
  <w:comment w:author="davide.lenzarini@u-blox.com" w:id="71" w:date="2024-08-06T11:00:04Z">
    <w:p w:rsidR="00000000" w:rsidDel="00000000" w:rsidP="00000000" w:rsidRDefault="00000000" w:rsidRPr="00000000" w14:paraId="000017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"AUTH" related reason codes in table 9?</w:t>
      </w:r>
    </w:p>
  </w:comment>
  <w:comment w:author="davide.lenzarini@u-blox.com" w:id="76" w:date="2024-08-06T14:20:14Z">
    <w:p w:rsidR="00000000" w:rsidDel="00000000" w:rsidP="00000000" w:rsidRDefault="00000000" w:rsidRPr="00000000" w14:paraId="000017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"Authenticate Reason Code" values? Do we mean "REGACK" related reason codes in table 9?</w:t>
      </w:r>
    </w:p>
  </w:comment>
  <w:comment w:author="davide.lenzarini@u-blox.com" w:id="210" w:date="2024-08-08T10:29:23Z">
    <w:p w:rsidR="00000000" w:rsidDel="00000000" w:rsidP="00000000" w:rsidRDefault="00000000" w:rsidRPr="00000000" w14:paraId="000017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link</w:t>
      </w:r>
    </w:p>
  </w:comment>
  <w:comment w:author="Stefan Hagen" w:id="145" w:date="2023-11-16T16:45:21Z">
    <w:p w:rsidR="00000000" w:rsidDel="00000000" w:rsidP="00000000" w:rsidRDefault="00000000" w:rsidRPr="00000000" w14:paraId="000017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davide.lenzarini@u-blox.com" w:id="67" w:date="2024-08-06T10:52:22Z">
    <w:p w:rsidR="00000000" w:rsidDel="00000000" w:rsidP="00000000" w:rsidRDefault="00000000" w:rsidRPr="00000000" w14:paraId="000017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245 as 255-10, do I miss something?</w:t>
      </w:r>
    </w:p>
  </w:comment>
  <w:comment w:author="davide.lenzarini@u-blox.com" w:id="208" w:date="2024-08-08T10:25:01Z">
    <w:p w:rsidR="00000000" w:rsidDel="00000000" w:rsidP="00000000" w:rsidRDefault="00000000" w:rsidRPr="00000000" w14:paraId="00001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the link</w:t>
      </w:r>
    </w:p>
  </w:comment>
  <w:comment w:author="Stefan Hagen" w:id="129" w:date="2024-01-04T16:52:29Z">
    <w:p w:rsidR="00000000" w:rsidDel="00000000" w:rsidP="00000000" w:rsidRDefault="00000000" w:rsidRPr="00000000" w14:paraId="000017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21" w:date="2024-08-12T14:33:48Z">
    <w:p w:rsidR="00000000" w:rsidDel="00000000" w:rsidP="00000000" w:rsidRDefault="00000000" w:rsidRPr="00000000" w14:paraId="00001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visibility of the vertical field is very low. I would recommend to increase the font</w:t>
      </w:r>
    </w:p>
    <w:p w:rsidR="00000000" w:rsidDel="00000000" w:rsidP="00000000" w:rsidRDefault="00000000" w:rsidRPr="00000000" w14:paraId="00001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"Reason String" we should have "(N)" to be consistent with the other images</w:t>
      </w:r>
    </w:p>
  </w:comment>
  <w:comment w:author="davide.lenzarini@u-blox.com" w:id="77" w:date="2024-08-06T14:23:10Z">
    <w:p w:rsidR="00000000" w:rsidDel="00000000" w:rsidP="00000000" w:rsidRDefault="00000000" w:rsidRPr="00000000" w14:paraId="000017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table number is missing</w:t>
      </w:r>
    </w:p>
  </w:comment>
  <w:comment w:author="davide.lenzarini@u-blox.com" w:id="197" w:date="2024-08-08T10:15:19Z">
    <w:p w:rsidR="00000000" w:rsidDel="00000000" w:rsidP="00000000" w:rsidRDefault="00000000" w:rsidRPr="00000000" w14:paraId="00001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a definition for "SA"?</w:t>
      </w:r>
    </w:p>
  </w:comment>
  <w:comment w:author="Stefan Hagen" w:id="203" w:date="2024-03-18T16:14:25Z">
    <w:p w:rsidR="00000000" w:rsidDel="00000000" w:rsidP="00000000" w:rsidRDefault="00000000" w:rsidRPr="00000000" w14:paraId="000017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204" w:date="2024-03-18T16:13:21Z">
    <w:p w:rsidR="00000000" w:rsidDel="00000000" w:rsidP="00000000" w:rsidRDefault="00000000" w:rsidRPr="00000000" w14:paraId="00001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Stefan Hagen" w:id="202" w:date="2024-03-18T16:09:57Z">
    <w:p w:rsidR="00000000" w:rsidDel="00000000" w:rsidP="00000000" w:rsidRDefault="00000000" w:rsidRPr="00000000" w14:paraId="000017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207" w:date="2024-08-08T10:24:21Z">
    <w:p w:rsidR="00000000" w:rsidDel="00000000" w:rsidP="00000000" w:rsidRDefault="00000000" w:rsidRPr="00000000" w14:paraId="000017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not a Radius field in the GWINFO packet. Is the sentence correct?</w:t>
      </w:r>
    </w:p>
  </w:comment>
  <w:comment w:author="Stefan Hagen" w:id="206" w:date="2024-03-18T16:20:57Z">
    <w:p w:rsidR="00000000" w:rsidDel="00000000" w:rsidP="00000000" w:rsidRDefault="00000000" w:rsidRPr="00000000" w14:paraId="00001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249" w:date="2023-10-05T18:07:12Z">
    <w:p w:rsidR="00000000" w:rsidDel="00000000" w:rsidP="00000000" w:rsidRDefault="00000000" w:rsidRPr="00000000" w14:paraId="00001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davide.lenzarini@u-blox.com" w:id="133" w:date="2024-08-12T14:34:59Z">
    <w:p w:rsidR="00000000" w:rsidDel="00000000" w:rsidP="00000000" w:rsidRDefault="00000000" w:rsidRPr="00000000" w14:paraId="000017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"WirelessnodeId" and "mqtt sn packet" we should have "(N)" to be consistent with the other images</w:t>
      </w:r>
    </w:p>
  </w:comment>
  <w:comment w:author="davide.lenzarini@u-blox.com" w:id="198" w:date="2024-08-08T10:17:31Z">
    <w:p w:rsidR="00000000" w:rsidDel="00000000" w:rsidP="00000000" w:rsidRDefault="00000000" w:rsidRPr="00000000" w14:paraId="00001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inconsistent with the terminology section where Server, Gateway and GW is the same entity</w:t>
      </w:r>
    </w:p>
  </w:comment>
  <w:comment w:author="Stefan Hagen" w:id="205" w:date="2024-03-18T16:19:29Z">
    <w:p w:rsidR="00000000" w:rsidDel="00000000" w:rsidP="00000000" w:rsidRDefault="00000000" w:rsidRPr="00000000" w14:paraId="00001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8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8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191" w:date="2024-08-08T09:55:47Z">
    <w:p w:rsidR="00000000" w:rsidDel="00000000" w:rsidP="00000000" w:rsidRDefault="00000000" w:rsidRPr="00000000" w14:paraId="000018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really need this list? Is it complete? For instance, why all "not supported" error codes or "payload format invalid" error code?</w:t>
      </w:r>
    </w:p>
  </w:comment>
  <w:comment w:author="Andrew Banks" w:id="128" w:date="2024-03-19T15:33:30Z">
    <w:p w:rsidR="00000000" w:rsidDel="00000000" w:rsidP="00000000" w:rsidRDefault="00000000" w:rsidRPr="00000000" w14:paraId="000018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246" w:date="2024-08-08T10:07:11Z">
    <w:p w:rsidR="00000000" w:rsidDel="00000000" w:rsidP="00000000" w:rsidRDefault="00000000" w:rsidRPr="00000000" w14:paraId="000018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that we need a security chapter at all. The protection packet is the only security option provided by the MQTT-SN v2 protocol. Any other security option is outside the scope of the MQTT-SN v2 specifications.</w:t>
      </w:r>
    </w:p>
    <w:p w:rsidR="00000000" w:rsidDel="00000000" w:rsidP="00000000" w:rsidRDefault="00000000" w:rsidRPr="00000000" w14:paraId="000018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mentioned in chapter 3.1.26 "The authentication of the sender and the receiver, their authorizations and the provisioning of the shared keys used to protect integrity and optionally confidentiality of the protected packet content are out of scope."</w:t>
      </w:r>
    </w:p>
  </w:comment>
  <w:comment w:author="davide.lenzarini@u-blox.com" w:id="116" w:date="2024-08-12T14:32:06Z">
    <w:p w:rsidR="00000000" w:rsidDel="00000000" w:rsidP="00000000" w:rsidRDefault="00000000" w:rsidRPr="00000000" w14:paraId="000018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"Client Identifier" we should have "(N)" to be consistent with the other images</w:t>
      </w:r>
    </w:p>
  </w:comment>
  <w:comment w:author="davide.lenzarini@u-blox.com" w:id="238" w:date="2024-03-20T14:35:28Z">
    <w:p w:rsidR="00000000" w:rsidDel="00000000" w:rsidP="00000000" w:rsidRDefault="00000000" w:rsidRPr="00000000" w14:paraId="00001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193" w:date="2024-08-08T09:59:43Z">
    <w:p w:rsidR="00000000" w:rsidDel="00000000" w:rsidP="00000000" w:rsidRDefault="00000000" w:rsidRPr="00000000" w14:paraId="000018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minimize the attack surface for DoS attacks I would recommend to replace "SHOULD" with "MAY"</w:t>
      </w:r>
    </w:p>
  </w:comment>
  <w:comment w:author="Richard Coppen" w:id="33" w:date="2024-03-19T14:22:50Z">
    <w:p w:rsidR="00000000" w:rsidDel="00000000" w:rsidP="00000000" w:rsidRDefault="00000000" w:rsidRPr="00000000" w14:paraId="00001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davide.lenzarini@u-blox.com" w:id="192" w:date="2024-08-08T09:57:23Z">
    <w:p w:rsidR="00000000" w:rsidDel="00000000" w:rsidP="00000000" w:rsidRDefault="00000000" w:rsidRPr="00000000" w14:paraId="00001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add here Publish Q0S-1?</w:t>
      </w:r>
    </w:p>
  </w:comment>
  <w:comment w:author="davide.lenzarini@u-blox.com" w:id="229" w:date="2024-08-08T15:23:51Z">
    <w:p w:rsidR="00000000" w:rsidDel="00000000" w:rsidP="00000000" w:rsidRDefault="00000000" w:rsidRPr="00000000" w14:paraId="00001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really required? See comments on chapter 3.1.23</w:t>
      </w:r>
    </w:p>
  </w:comment>
  <w:comment w:author="davide.lenzarini@u-blox.com" w:id="250" w:date="2024-08-08T15:50:53Z">
    <w:p w:rsidR="00000000" w:rsidDel="00000000" w:rsidP="00000000" w:rsidRDefault="00000000" w:rsidRPr="00000000" w14:paraId="00001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should be integrated with chapter 4.18 (topic mapping and aliasing)</w:t>
      </w:r>
    </w:p>
  </w:comment>
  <w:comment w:author="davide.lenzarini@u-blox.com" w:id="181" w:date="2024-08-07T15:05:20Z">
    <w:p w:rsidR="00000000" w:rsidDel="00000000" w:rsidP="00000000" w:rsidRDefault="00000000" w:rsidRPr="00000000" w14:paraId="00001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in a separated chapter like "Topic Names"?</w:t>
      </w:r>
    </w:p>
  </w:comment>
  <w:comment w:author="davide.lenzarini@u-blox.com" w:id="10" w:date="2024-07-30T18:03:24Z">
    <w:p w:rsidR="00000000" w:rsidDel="00000000" w:rsidP="00000000" w:rsidRDefault="00000000" w:rsidRPr="00000000" w14:paraId="00001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can remove "or broker". If a client has not a session with a MQTT-SN gateway, how can it have a session with a MQTT broker?</w:t>
      </w:r>
    </w:p>
  </w:comment>
  <w:comment w:author="davide.lenzarini@u-blox.com" w:id="237" w:date="2024-08-08T15:38:06Z">
    <w:p w:rsidR="00000000" w:rsidDel="00000000" w:rsidP="00000000" w:rsidRDefault="00000000" w:rsidRPr="00000000" w14:paraId="00001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sentence seems incorrect. The session topic alias are part of the Session state.</w:t>
      </w:r>
    </w:p>
  </w:comment>
  <w:comment w:author="davide.lenzarini@u-blox.com" w:id="184" w:date="2024-08-07T15:06:43Z">
    <w:p w:rsidR="00000000" w:rsidDel="00000000" w:rsidP="00000000" w:rsidRDefault="00000000" w:rsidRPr="00000000" w14:paraId="00001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should go in the chapter related to topic level separators (to be added)</w:t>
      </w:r>
    </w:p>
  </w:comment>
  <w:comment w:author="davide.lenzarini@u-blox.com" w:id="24" w:date="2024-07-30T18:47:07Z">
    <w:p w:rsidR="00000000" w:rsidDel="00000000" w:rsidP="00000000" w:rsidRDefault="00000000" w:rsidRPr="00000000" w14:paraId="00001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the client can request a specific MQTT version?</w:t>
      </w:r>
    </w:p>
  </w:comment>
  <w:comment w:author="Ian Craggs" w:id="25" w:date="2024-07-31T09:57:04Z">
    <w:p w:rsidR="00000000" w:rsidDel="00000000" w:rsidP="00000000" w:rsidRDefault="00000000" w:rsidRPr="00000000" w14:paraId="00001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connect packet has a protocol version number field</w:t>
      </w:r>
    </w:p>
  </w:comment>
  <w:comment w:author="davide.lenzarini@u-blox.com" w:id="26" w:date="2024-08-06T08:15:17Z">
    <w:p w:rsidR="00000000" w:rsidDel="00000000" w:rsidP="00000000" w:rsidRDefault="00000000" w:rsidRPr="00000000" w14:paraId="00001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CONNECT packet the protocol version is for MQTT-SN. How the client can request a specific MQTT version?</w:t>
      </w:r>
    </w:p>
  </w:comment>
  <w:comment w:author="davide.lenzarini@u-blox.com" w:id="230" w:date="2024-08-08T15:26:10Z">
    <w:p w:rsidR="00000000" w:rsidDel="00000000" w:rsidP="00000000" w:rsidRDefault="00000000" w:rsidRPr="00000000" w14:paraId="00001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one of the conditions indicated in 3.1.4.9 to trigger the WIll message sending</w:t>
      </w:r>
    </w:p>
  </w:comment>
  <w:comment w:author="davide.lenzarini@u-blox.com" w:id="22" w:date="2024-07-30T18:42:18Z">
    <w:p w:rsidR="00000000" w:rsidDel="00000000" w:rsidP="00000000" w:rsidRDefault="00000000" w:rsidRPr="00000000" w14:paraId="00001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duplicated in the CONNECT chapter. Can we remove it?</w:t>
      </w:r>
    </w:p>
  </w:comment>
  <w:comment w:author="Andrew Banks" w:id="123" w:date="2024-03-19T15:41:47Z">
    <w:p w:rsidR="00000000" w:rsidDel="00000000" w:rsidP="00000000" w:rsidRDefault="00000000" w:rsidRPr="00000000" w14:paraId="00001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62" w:date="2024-03-19T14:40:45Z">
    <w:p w:rsidR="00000000" w:rsidDel="00000000" w:rsidP="00000000" w:rsidRDefault="00000000" w:rsidRPr="00000000" w14:paraId="00001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davide.lenzarini@u-blox.com" w:id="99" w:date="2024-08-08T15:44:40Z">
    <w:p w:rsidR="00000000" w:rsidDel="00000000" w:rsidP="00000000" w:rsidRDefault="00000000" w:rsidRPr="00000000" w14:paraId="00001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use case is covered by this?</w:t>
      </w:r>
    </w:p>
  </w:comment>
  <w:comment w:author="davide.lenzarini@u-blox.com" w:id="240" w:date="2024-08-08T15:39:08Z">
    <w:p w:rsidR="00000000" w:rsidDel="00000000" w:rsidP="00000000" w:rsidRDefault="00000000" w:rsidRPr="00000000" w14:paraId="00001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Asleep and awake the session is always the same so there is no need to re-register</w:t>
      </w:r>
    </w:p>
  </w:comment>
  <w:comment w:author="Richard Coppen" w:id="34" w:date="2024-03-19T14:25:15Z">
    <w:p w:rsidR="00000000" w:rsidDel="00000000" w:rsidP="00000000" w:rsidRDefault="00000000" w:rsidRPr="00000000" w14:paraId="00001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davide.lenzarini@u-blox.com" w:id="70" w:date="2024-07-30T18:21:12Z">
    <w:p w:rsidR="00000000" w:rsidDel="00000000" w:rsidP="00000000" w:rsidRDefault="00000000" w:rsidRPr="00000000" w14:paraId="00001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which use case an AUTH packet is send in reply to a CONNACK?</w:t>
      </w:r>
    </w:p>
  </w:comment>
  <w:comment w:author="davide.lenzarini@u-blox.com" w:id="5" w:date="2024-07-30T17:31:31Z">
    <w:p w:rsidR="00000000" w:rsidDel="00000000" w:rsidP="00000000" w:rsidRDefault="00000000" w:rsidRPr="00000000" w14:paraId="00001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define also a MQTT Client? In alternative maybe it is better to remove this definition as part of the MQTT 5 specs referred in the Abstract.</w:t>
      </w:r>
    </w:p>
  </w:comment>
  <w:comment w:author="davide.lenzarini@u-blox.com" w:id="27" w:date="2024-07-30T18:49:13Z">
    <w:p w:rsidR="00000000" w:rsidDel="00000000" w:rsidP="00000000" w:rsidRDefault="00000000" w:rsidRPr="00000000" w14:paraId="00001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MQTT-SN server is not available, right?</w:t>
      </w:r>
    </w:p>
  </w:comment>
  <w:comment w:author="Ian Craggs" w:id="28" w:date="2024-07-31T09:56:45Z">
    <w:p w:rsidR="00000000" w:rsidDel="00000000" w:rsidP="00000000" w:rsidRDefault="00000000" w:rsidRPr="00000000" w14:paraId="000018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this can apply to both MQTT and MQTT-SN</w:t>
      </w:r>
    </w:p>
  </w:comment>
  <w:comment w:author="davide.lenzarini@u-blox.com" w:id="29" w:date="2024-08-06T08:16:55Z">
    <w:p w:rsidR="00000000" w:rsidDel="00000000" w:rsidP="00000000" w:rsidRDefault="00000000" w:rsidRPr="00000000" w14:paraId="000018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 proposed change ok for you?</w:t>
      </w:r>
    </w:p>
  </w:comment>
  <w:comment w:author="davide.lenzarini@u-blox.com" w:id="30" w:date="2024-07-30T18:51:45Z">
    <w:p w:rsidR="00000000" w:rsidDel="00000000" w:rsidP="00000000" w:rsidRDefault="00000000" w:rsidRPr="00000000" w14:paraId="000018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DISCONNECT from the server will force the Client to close the new session created. Do I miss something?</w:t>
      </w:r>
    </w:p>
  </w:comment>
  <w:comment w:author="Andrew Banks" w:id="127" w:date="2024-03-19T15:45:06Z">
    <w:p w:rsidR="00000000" w:rsidDel="00000000" w:rsidP="00000000" w:rsidRDefault="00000000" w:rsidRPr="00000000" w14:paraId="00001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8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23" w:date="2024-07-30T18:41:45Z">
    <w:p w:rsidR="00000000" w:rsidDel="00000000" w:rsidP="00000000" w:rsidRDefault="00000000" w:rsidRPr="00000000" w14:paraId="00001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Radius is defined in SEARCHGW and Forwarder encapsulation. Furthermore this definition of Radius=0x00 seems inconsistent with the one in SEARCHGW</w:t>
      </w:r>
    </w:p>
  </w:comment>
  <w:comment w:author="davide.lenzarini@u-blox.com" w:id="18" w:date="2024-07-30T18:33:47Z">
    <w:p w:rsidR="00000000" w:rsidDel="00000000" w:rsidP="00000000" w:rsidRDefault="00000000" w:rsidRPr="00000000" w14:paraId="000018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"command"?</w:t>
      </w:r>
    </w:p>
  </w:comment>
  <w:comment w:author="davide.lenzarini@u-blox.com" w:id="68" w:date="2024-08-12T14:22:14Z">
    <w:p w:rsidR="00000000" w:rsidDel="00000000" w:rsidP="00000000" w:rsidRDefault="00000000" w:rsidRPr="00000000" w14:paraId="000018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 indicating the length of the field should be right of "Auth Method" and not right of "Auth Method Length"</w:t>
      </w:r>
    </w:p>
  </w:comment>
  <w:comment w:author="davide.lenzarini@u-blox.com" w:id="72" w:date="2024-08-12T14:23:20Z">
    <w:p w:rsidR="00000000" w:rsidDel="00000000" w:rsidP="00000000" w:rsidRDefault="00000000" w:rsidRPr="00000000" w14:paraId="00001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"Topic Name" we should have "(N)" to be consistent with the other images</w:t>
      </w:r>
    </w:p>
  </w:comment>
  <w:comment w:author="davide.lenzarini@u-blox.com" w:id="231" w:date="2023-10-05T17:55:10Z">
    <w:p w:rsidR="00000000" w:rsidDel="00000000" w:rsidP="00000000" w:rsidRDefault="00000000" w:rsidRPr="00000000" w14:paraId="000018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41" w:date="2024-07-30T18:24:44Z">
    <w:p w:rsidR="00000000" w:rsidDel="00000000" w:rsidP="00000000" w:rsidRDefault="00000000" w:rsidRPr="00000000" w14:paraId="00001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AUTH or CONNACK, right?</w:t>
      </w:r>
    </w:p>
  </w:comment>
  <w:comment w:author="davide.lenzarini@u-blox.com" w:id="11" w:date="2024-07-30T18:06:37Z">
    <w:p w:rsidR="00000000" w:rsidDel="00000000" w:rsidP="00000000" w:rsidRDefault="00000000" w:rsidRPr="00000000" w14:paraId="00001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was a cut&amp;paste error to be removed, right?</w:t>
      </w:r>
    </w:p>
  </w:comment>
  <w:comment w:author="davide.lenzarini@u-blox.com" w:id="63" w:date="2024-07-30T18:25:38Z">
    <w:p w:rsidR="00000000" w:rsidDel="00000000" w:rsidP="00000000" w:rsidRDefault="00000000" w:rsidRPr="00000000" w14:paraId="000018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CONNECT or AUTH, right?</w:t>
      </w:r>
    </w:p>
  </w:comment>
  <w:comment w:author="Stefan Hagen" w:id="144" w:date="2024-03-03T17:43:50Z">
    <w:p w:rsidR="00000000" w:rsidDel="00000000" w:rsidP="00000000" w:rsidRDefault="00000000" w:rsidRPr="00000000" w14:paraId="000018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80" w:date="2024-08-12T14:25:06Z">
    <w:p w:rsidR="00000000" w:rsidDel="00000000" w:rsidP="00000000" w:rsidRDefault="00000000" w:rsidRPr="00000000" w14:paraId="00001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"Data" we should have "(N)" to be consistent with the other images</w:t>
      </w:r>
    </w:p>
  </w:comment>
  <w:comment w:author="davide.lenzarini@u-blox.com" w:id="37" w:date="2024-07-30T19:08:51Z">
    <w:p w:rsidR="00000000" w:rsidDel="00000000" w:rsidP="00000000" w:rsidRDefault="00000000" w:rsidRPr="00000000" w14:paraId="000018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inconsistent with the ADVERTISE packet. If it send from a Client, that get the GwId from ADVERTISE over 6 bytes (a MAC address) what is the content of the GwId field in the GWINFO packet?</w:t>
      </w:r>
    </w:p>
  </w:comment>
  <w:comment w:author="davide.lenzarini@u-blox.com" w:id="152" w:date="2024-03-19T15:25:59Z">
    <w:p w:rsidR="00000000" w:rsidDel="00000000" w:rsidP="00000000" w:rsidRDefault="00000000" w:rsidRPr="00000000" w14:paraId="000018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82" w:date="2024-08-12T14:25:26Z">
    <w:p w:rsidR="00000000" w:rsidDel="00000000" w:rsidP="00000000" w:rsidRDefault="00000000" w:rsidRPr="00000000" w14:paraId="00001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"Data" we should have "(N)" to be consistent with the other images</w:t>
      </w:r>
    </w:p>
  </w:comment>
  <w:comment w:author="davide.lenzarini@u-blox.com" w:id="89" w:date="2024-08-06T14:54:46Z">
    <w:p w:rsidR="00000000" w:rsidDel="00000000" w:rsidP="00000000" w:rsidRDefault="00000000" w:rsidRPr="00000000" w14:paraId="00001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Can it be explained in more clear way without the double negation?</w:t>
      </w:r>
    </w:p>
  </w:comment>
  <w:comment w:author="Stefan Hagen" w:id="199" w:date="2023-10-12T19:15:52Z">
    <w:p w:rsidR="00000000" w:rsidDel="00000000" w:rsidP="00000000" w:rsidRDefault="00000000" w:rsidRPr="00000000" w14:paraId="000018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8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8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200" w:date="2023-10-20T08:59:01Z">
    <w:p w:rsidR="00000000" w:rsidDel="00000000" w:rsidP="00000000" w:rsidRDefault="00000000" w:rsidRPr="00000000" w14:paraId="00001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201" w:date="2023-10-20T08:59:10Z">
    <w:p w:rsidR="00000000" w:rsidDel="00000000" w:rsidP="00000000" w:rsidRDefault="00000000" w:rsidRPr="00000000" w14:paraId="00001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00" w:date="2024-08-12T14:29:20Z">
    <w:p w:rsidR="00000000" w:rsidDel="00000000" w:rsidP="00000000" w:rsidRDefault="00000000" w:rsidRPr="00000000" w14:paraId="00001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that "TopicType='b11" is not allowed?</w:t>
      </w:r>
    </w:p>
  </w:comment>
  <w:comment w:author="davide.lenzarini@u-blox.com" w:id="118" w:date="2024-08-12T14:32:45Z">
    <w:p w:rsidR="00000000" w:rsidDel="00000000" w:rsidP="00000000" w:rsidRDefault="00000000" w:rsidRPr="00000000" w14:paraId="00001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Remaining is not aligned with the title of the chapter 3.1.22.3</w:t>
      </w:r>
    </w:p>
  </w:comment>
  <w:comment w:author="davide.lenzarini@u-blox.com" w:id="177" w:date="2024-08-06T14:59:19Z">
    <w:p w:rsidR="00000000" w:rsidDel="00000000" w:rsidP="00000000" w:rsidRDefault="00000000" w:rsidRPr="00000000" w14:paraId="00001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Virtual connection is initiated by the client so how the server can retransmit something in case the Virtual Connection is deleted?</w:t>
      </w:r>
    </w:p>
  </w:comment>
  <w:comment w:author="davide.lenzarini@u-blox.com" w:id="241" w:date="2023-10-05T17:51:33Z">
    <w:p w:rsidR="00000000" w:rsidDel="00000000" w:rsidP="00000000" w:rsidRDefault="00000000" w:rsidRPr="00000000" w14:paraId="00001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242" w:date="2024-03-20T14:36:59Z">
    <w:p w:rsidR="00000000" w:rsidDel="00000000" w:rsidP="00000000" w:rsidRDefault="00000000" w:rsidRPr="00000000" w14:paraId="00001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243" w:date="2024-03-20T14:37:44Z">
    <w:p w:rsidR="00000000" w:rsidDel="00000000" w:rsidP="00000000" w:rsidRDefault="00000000" w:rsidRPr="00000000" w14:paraId="00001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244" w:date="2024-03-20T14:39:15Z">
    <w:p w:rsidR="00000000" w:rsidDel="00000000" w:rsidP="00000000" w:rsidRDefault="00000000" w:rsidRPr="00000000" w14:paraId="00001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149" w:date="2024-08-06T14:49:36Z">
    <w:p w:rsidR="00000000" w:rsidDel="00000000" w:rsidP="00000000" w:rsidRDefault="00000000" w:rsidRPr="00000000" w14:paraId="00001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108" w:date="2024-08-12T14:31:18Z">
    <w:p w:rsidR="00000000" w:rsidDel="00000000" w:rsidP="00000000" w:rsidRDefault="00000000" w:rsidRPr="00000000" w14:paraId="00001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"Topic Filter" we should have "(N)" to be consistent with the other images</w:t>
      </w:r>
    </w:p>
  </w:comment>
  <w:comment w:author="davide.lenzarini@u-blox.com" w:id="96" w:date="2024-08-12T14:30:21Z">
    <w:p w:rsidR="00000000" w:rsidDel="00000000" w:rsidP="00000000" w:rsidRDefault="00000000" w:rsidRPr="00000000" w14:paraId="00001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Right of "Topic Filter" we should have "(N)" to be consistent with the other images</w:t>
      </w:r>
    </w:p>
  </w:comment>
  <w:comment w:author="davide.lenzarini@u-blox.com" w:id="86" w:date="2024-08-06T14:44:46Z">
    <w:p w:rsidR="00000000" w:rsidDel="00000000" w:rsidP="00000000" w:rsidRDefault="00000000" w:rsidRPr="00000000" w14:paraId="00001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"subscription identifier" in MQTT-SN?</w:t>
      </w:r>
    </w:p>
  </w:comment>
  <w:comment w:author="davide.lenzarini@u-blox.com" w:id="163" w:date="2024-03-19T15:48:20Z">
    <w:p w:rsidR="00000000" w:rsidDel="00000000" w:rsidP="00000000" w:rsidRDefault="00000000" w:rsidRPr="00000000" w14:paraId="00001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164" w:date="2024-06-20T11:05:09Z">
    <w:p w:rsidR="00000000" w:rsidDel="00000000" w:rsidP="00000000" w:rsidRDefault="00000000" w:rsidRPr="00000000" w14:paraId="00001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65" w:date="2024-08-07T13:37:00Z">
    <w:p w:rsidR="00000000" w:rsidDel="00000000" w:rsidP="00000000" w:rsidRDefault="00000000" w:rsidRPr="00000000" w14:paraId="00001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it is not necessary to say anything else about the DUP flag, right?</w:t>
      </w:r>
    </w:p>
  </w:comment>
  <w:comment w:author="davide.lenzarini@u-blox.com" w:id="48" w:date="2024-07-30T19:22:21Z">
    <w:p w:rsidR="00000000" w:rsidDel="00000000" w:rsidP="00000000" w:rsidRDefault="00000000" w:rsidRPr="00000000" w14:paraId="00001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correct?</w:t>
      </w:r>
    </w:p>
  </w:comment>
  <w:comment w:author="Stefan Hagen" w:id="247" w:date="2024-03-03T08:53:53Z">
    <w:p w:rsidR="00000000" w:rsidDel="00000000" w:rsidP="00000000" w:rsidRDefault="00000000" w:rsidRPr="00000000" w14:paraId="00001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248" w:date="2024-03-03T08:53:53Z">
    <w:p w:rsidR="00000000" w:rsidDel="00000000" w:rsidP="00000000" w:rsidRDefault="00000000" w:rsidRPr="00000000" w14:paraId="00001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Ian Craggs" w:id="6" w:date="2024-06-12T08:52:02Z">
    <w:p w:rsidR="00000000" w:rsidDel="00000000" w:rsidP="00000000" w:rsidRDefault="00000000" w:rsidRPr="00000000" w14:paraId="00001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Andrew Banks" w:id="42" w:date="2023-10-20T12:41:18Z">
    <w:p w:rsidR="00000000" w:rsidDel="00000000" w:rsidP="00000000" w:rsidRDefault="00000000" w:rsidRPr="00000000" w14:paraId="00001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43" w:date="2023-11-02T14:12:55Z">
    <w:p w:rsidR="00000000" w:rsidDel="00000000" w:rsidP="00000000" w:rsidRDefault="00000000" w:rsidRPr="00000000" w14:paraId="00001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44" w:date="2023-11-02T14:52:40Z">
    <w:p w:rsidR="00000000" w:rsidDel="00000000" w:rsidP="00000000" w:rsidRDefault="00000000" w:rsidRPr="00000000" w14:paraId="00001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45" w:date="2023-11-02T14:53:30Z">
    <w:p w:rsidR="00000000" w:rsidDel="00000000" w:rsidP="00000000" w:rsidRDefault="00000000" w:rsidRPr="00000000" w14:paraId="00001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46" w:date="2023-11-02T15:58:55Z">
    <w:p w:rsidR="00000000" w:rsidDel="00000000" w:rsidP="00000000" w:rsidRDefault="00000000" w:rsidRPr="00000000" w14:paraId="00001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davide.lenzarini@u-blox.com" w:id="214" w:date="2024-08-08T11:05:13Z">
    <w:p w:rsidR="00000000" w:rsidDel="00000000" w:rsidP="00000000" w:rsidRDefault="00000000" w:rsidRPr="00000000" w14:paraId="000018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a gateway perspective the LOST status should not be distinguished from the DISCONNECTED state. I propose to remove the LOST Client state.</w:t>
      </w:r>
    </w:p>
  </w:comment>
  <w:comment w:author="davide.lenzarini@u-blox.com" w:id="38" w:date="2024-08-12T12:50:22Z">
    <w:p w:rsidR="00000000" w:rsidDel="00000000" w:rsidP="00000000" w:rsidRDefault="00000000" w:rsidRPr="00000000" w14:paraId="00001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On the left of "2" there is a character to be removed</w:t>
      </w:r>
    </w:p>
    <w:p w:rsidR="00000000" w:rsidDel="00000000" w:rsidP="00000000" w:rsidRDefault="00000000" w:rsidRPr="00000000" w14:paraId="00001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will flags field, if the length is over 1 byte, is on byte 4, the "Packet identifier MSB" is on byte Z, with Z=4 if the will flag is 0 and Z=5 if the will flag is 1.</w:t>
      </w:r>
    </w:p>
    <w:p w:rsidR="00000000" w:rsidDel="00000000" w:rsidP="00000000" w:rsidRDefault="00000000" w:rsidRPr="00000000" w14:paraId="00001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The will data section, present only if the will flag is 1, should start at  Q=Z+11 so Q=16 and finish at P=Q+4+K. So P=15 if the will flag is 0 and P=20+K (where K is the number by will payload bytes) if the will flag is 1.</w:t>
      </w:r>
    </w:p>
    <w:p w:rsidR="00000000" w:rsidDel="00000000" w:rsidP="00000000" w:rsidRDefault="00000000" w:rsidRPr="00000000" w14:paraId="00001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auth data section, present only if the auth flag is 1, should start at R=P and finish at S=P+4+L (where L is the number of Auth Data bytes). So S=P if the auth flag is 0 and S=P+4+L if the auth flag is 1.</w:t>
      </w:r>
    </w:p>
    <w:p w:rsidR="00000000" w:rsidDel="00000000" w:rsidP="00000000" w:rsidRDefault="00000000" w:rsidRPr="00000000" w14:paraId="00001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The client identifier starts at byte S</w:t>
      </w:r>
    </w:p>
    <w:p w:rsidR="00000000" w:rsidDel="00000000" w:rsidP="00000000" w:rsidRDefault="00000000" w:rsidRPr="00000000" w14:paraId="00001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basically I would recommend to avoid using 14+1 but use instead Q,Q+1 etc (for the will section) and R,R+1 (for the auth section) and S for the client identifier start</w:t>
      </w:r>
    </w:p>
  </w:comment>
  <w:comment w:author="Andrew Banks" w:id="215" w:date="2024-06-16T09:32:40Z">
    <w:p w:rsidR="00000000" w:rsidDel="00000000" w:rsidP="00000000" w:rsidRDefault="00000000" w:rsidRPr="00000000" w14:paraId="00001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194" w:date="2024-03-19T17:42:59Z">
    <w:p w:rsidR="00000000" w:rsidDel="00000000" w:rsidP="00000000" w:rsidRDefault="00000000" w:rsidRPr="00000000" w14:paraId="00001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195" w:date="2024-06-11T15:41:31Z">
    <w:p w:rsidR="00000000" w:rsidDel="00000000" w:rsidP="00000000" w:rsidRDefault="00000000" w:rsidRPr="00000000" w14:paraId="00001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davide.lenzarini@u-blox.com" w:id="196" w:date="2024-08-08T10:06:37Z">
    <w:p w:rsidR="00000000" w:rsidDel="00000000" w:rsidP="00000000" w:rsidRDefault="00000000" w:rsidRPr="00000000" w14:paraId="00001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don't think that we need a security chapter at all. The protection packet is the only security option provided by the MQTT-SN v2 protocol. Any other security option is outside the scope of the MQTT-SN v2 specifications.</w:t>
      </w:r>
    </w:p>
    <w:p w:rsidR="00000000" w:rsidDel="00000000" w:rsidP="00000000" w:rsidRDefault="00000000" w:rsidRPr="00000000" w14:paraId="00001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mentioned in chapter 3.1.26 "The authentication of the sender and the receiver, their authorizations and the provisioning of the shared keys used to protect integrity and optionally confidentiality of the protected packet content are out of scope."</w:t>
      </w:r>
    </w:p>
  </w:comment>
  <w:comment w:author="Ian Craggs" w:id="90" w:date="2024-06-27T15:24:32Z">
    <w:p w:rsidR="00000000" w:rsidDel="00000000" w:rsidP="00000000" w:rsidRDefault="00000000" w:rsidRPr="00000000" w14:paraId="00001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Ian Craggs" w:id="87" w:date="2024-06-27T15:27:19Z">
    <w:p w:rsidR="00000000" w:rsidDel="00000000" w:rsidP="00000000" w:rsidRDefault="00000000" w:rsidRPr="00000000" w14:paraId="000018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davide.lenzarini@u-blox.com" w:id="88" w:date="2024-08-06T14:59:58Z">
    <w:p w:rsidR="00000000" w:rsidDel="00000000" w:rsidP="00000000" w:rsidRDefault="00000000" w:rsidRPr="00000000" w14:paraId="00001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for me to be treated in 4.4.1 but this section is not clear</w:t>
      </w:r>
    </w:p>
  </w:comment>
  <w:comment w:author="Stefan Hagen" w:id="12" w:date="2023-12-08T16:41:32Z">
    <w:p w:rsidR="00000000" w:rsidDel="00000000" w:rsidP="00000000" w:rsidRDefault="00000000" w:rsidRPr="00000000" w14:paraId="00001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3" w:date="2024-06-04T12:40:11Z">
    <w:p w:rsidR="00000000" w:rsidDel="00000000" w:rsidP="00000000" w:rsidRDefault="00000000" w:rsidRPr="00000000" w14:paraId="00001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217" w:date="2024-03-19T17:55:57Z">
    <w:p w:rsidR="00000000" w:rsidDel="00000000" w:rsidP="00000000" w:rsidRDefault="00000000" w:rsidRPr="00000000" w14:paraId="00001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218" w:date="2024-03-20T14:04:25Z">
    <w:p w:rsidR="00000000" w:rsidDel="00000000" w:rsidP="00000000" w:rsidRDefault="00000000" w:rsidRPr="00000000" w14:paraId="00001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219" w:date="2024-03-20T14:22:55Z">
    <w:p w:rsidR="00000000" w:rsidDel="00000000" w:rsidP="00000000" w:rsidRDefault="00000000" w:rsidRPr="00000000" w14:paraId="00001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92" w:date="2024-08-06T15:27:54Z">
    <w:p w:rsidR="00000000" w:rsidDel="00000000" w:rsidP="00000000" w:rsidRDefault="00000000" w:rsidRPr="00000000" w14:paraId="000018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above this sections is not really clear</w:t>
      </w:r>
    </w:p>
  </w:comment>
  <w:comment w:author="davide.lenzarini@u-blox.com" w:id="104" w:date="2024-03-20T08:38:34Z">
    <w:p w:rsidR="00000000" w:rsidDel="00000000" w:rsidP="00000000" w:rsidRDefault="00000000" w:rsidRPr="00000000" w14:paraId="00001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p w:rsidR="00000000" w:rsidDel="00000000" w:rsidP="00000000" w:rsidRDefault="00000000" w:rsidRPr="00000000" w14:paraId="00001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value in case a topic filter was used in the SUBSCRIBE?</w:t>
      </w:r>
    </w:p>
  </w:comment>
  <w:comment w:author="Ian Craggs" w:id="146" w:date="2024-03-18T12:26:05Z">
    <w:p w:rsidR="00000000" w:rsidDel="00000000" w:rsidP="00000000" w:rsidRDefault="00000000" w:rsidRPr="00000000" w14:paraId="00001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8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davide.lenzarini@u-blox.com" w:id="93" w:date="2024-08-06T15:30:36Z">
    <w:p w:rsidR="00000000" w:rsidDel="00000000" w:rsidP="00000000" w:rsidRDefault="00000000" w:rsidRPr="00000000" w14:paraId="00001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specify the content of PacketIdentifier is the error is on QoS0?</w:t>
      </w:r>
    </w:p>
  </w:comment>
  <w:comment w:author="davide.lenzarini@u-blox.com" w:id="107" w:date="2024-03-14T09:44:26Z">
    <w:p w:rsidR="00000000" w:rsidDel="00000000" w:rsidP="00000000" w:rsidRDefault="00000000" w:rsidRPr="00000000" w14:paraId="00001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Ian Craggs" w:id="55" w:date="2024-06-11T16:09:18Z">
    <w:p w:rsidR="00000000" w:rsidDel="00000000" w:rsidP="00000000" w:rsidRDefault="00000000" w:rsidRPr="00000000" w14:paraId="00001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56" w:date="2024-06-13T15:32:08Z">
    <w:p w:rsidR="00000000" w:rsidDel="00000000" w:rsidP="00000000" w:rsidRDefault="00000000" w:rsidRPr="00000000" w14:paraId="00001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57" w:date="2024-06-13T15:34:20Z">
    <w:p w:rsidR="00000000" w:rsidDel="00000000" w:rsidP="00000000" w:rsidRDefault="00000000" w:rsidRPr="00000000" w14:paraId="00001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davide.lenzarini@u-blox.com" w:id="58" w:date="2024-08-06T10:40:06Z">
    <w:p w:rsidR="00000000" w:rsidDel="00000000" w:rsidP="00000000" w:rsidRDefault="00000000" w:rsidRPr="00000000" w14:paraId="00001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this should not be allowed and we can remove the following "informative comments" about that. This will also simplify the gateway implementation</w:t>
      </w:r>
    </w:p>
  </w:comment>
  <w:comment w:author="Ian Craggs" w:id="59" w:date="2024-06-11T16:15:50Z">
    <w:p w:rsidR="00000000" w:rsidDel="00000000" w:rsidP="00000000" w:rsidRDefault="00000000" w:rsidRPr="00000000" w14:paraId="00001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davide.lenzarini@u-blox.com" w:id="60" w:date="2024-08-06T10:42:18Z">
    <w:p w:rsidR="00000000" w:rsidDel="00000000" w:rsidP="00000000" w:rsidRDefault="00000000" w:rsidRPr="00000000" w14:paraId="00001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above. We should remove the possibility for a Clien to send anything before CONNACK</w:t>
      </w:r>
    </w:p>
  </w:comment>
  <w:comment w:author="Stefan Hagen" w:id="39" w:date="2024-02-01T16:59:35Z">
    <w:p w:rsidR="00000000" w:rsidDel="00000000" w:rsidP="00000000" w:rsidRDefault="00000000" w:rsidRPr="00000000" w14:paraId="00001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40" w:date="2024-02-22T13:05:28Z">
    <w:p w:rsidR="00000000" w:rsidDel="00000000" w:rsidP="00000000" w:rsidRDefault="00000000" w:rsidRPr="00000000" w14:paraId="00001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209" w:date="2024-06-13T16:05:28Z">
    <w:p w:rsidR="00000000" w:rsidDel="00000000" w:rsidP="00000000" w:rsidRDefault="00000000" w:rsidRPr="00000000" w14:paraId="00001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davide.lenzarini@u-blox.com" w:id="2" w:date="2023-12-08T14:25:46Z">
    <w:p w:rsidR="00000000" w:rsidDel="00000000" w:rsidP="00000000" w:rsidRDefault="00000000" w:rsidRPr="00000000" w14:paraId="00001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Ian Craggs" w:id="15" w:date="2024-05-30T14:20:06Z">
    <w:p w:rsidR="00000000" w:rsidDel="00000000" w:rsidP="00000000" w:rsidRDefault="00000000" w:rsidRPr="00000000" w14:paraId="00001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davide.lenzarini@u-blox.com" w:id="16" w:date="2024-07-30T18:34:29Z">
    <w:p w:rsidR="00000000" w:rsidDel="00000000" w:rsidP="00000000" w:rsidRDefault="00000000" w:rsidRPr="00000000" w14:paraId="00001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PINGREQ and PINGRESP are missing</w:t>
      </w:r>
    </w:p>
  </w:comment>
  <w:comment w:author="Anonymous" w:id="161" w:date="2024-03-20T10:34:54Z">
    <w:p w:rsidR="00000000" w:rsidDel="00000000" w:rsidP="00000000" w:rsidRDefault="00000000" w:rsidRPr="00000000" w14:paraId="00001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davide.lenzarini@u-blox.com" w:id="162" w:date="2024-08-07T13:34:54Z">
    <w:p w:rsidR="00000000" w:rsidDel="00000000" w:rsidP="00000000" w:rsidRDefault="00000000" w:rsidRPr="00000000" w14:paraId="00001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the basis of 4.2 we should exclude the possibility to use MQTT-SN on a network allowing duplicated packets</w:t>
      </w:r>
    </w:p>
  </w:comment>
  <w:comment w:author="davide.lenzarini@u-blox.com" w:id="31" w:date="2024-02-07T16:41:05Z">
    <w:p w:rsidR="00000000" w:rsidDel="00000000" w:rsidP="00000000" w:rsidRDefault="00000000" w:rsidRPr="00000000" w14:paraId="00001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32" w:date="2024-06-24T14:39:36Z">
    <w:p w:rsidR="00000000" w:rsidDel="00000000" w:rsidP="00000000" w:rsidRDefault="00000000" w:rsidRPr="00000000" w14:paraId="00001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61" w:date="2024-06-25T04:33:39Z">
    <w:p w:rsidR="00000000" w:rsidDel="00000000" w:rsidP="00000000" w:rsidRDefault="00000000" w:rsidRPr="00000000" w14:paraId="00001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davide.lenzarini@u-blox.com" w:id="120" w:date="2024-08-07T09:07:37Z">
    <w:p w:rsidR="00000000" w:rsidDel="00000000" w:rsidP="00000000" w:rsidRDefault="00000000" w:rsidRPr="00000000" w14:paraId="00001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be replaced with "when the PINGRESP is sent", right?</w:t>
      </w:r>
    </w:p>
  </w:comment>
  <w:comment w:author="davide.lenzarini@u-blox.com" w:id="213" w:date="2024-02-14T10:03:36Z">
    <w:p w:rsidR="00000000" w:rsidDel="00000000" w:rsidP="00000000" w:rsidRDefault="00000000" w:rsidRPr="00000000" w14:paraId="00001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"asleep" state as per chapter 3.1.23.4 (disconnect, session expiry interval) the keep alive timer is not used, so how is it possible that a client state is transitioned from ASLEEP to LOST with a TIMEOUT?</w:t>
      </w:r>
    </w:p>
  </w:comment>
  <w:comment w:author="davide.lenzarini@u-blox.com" w:id="52" w:date="2024-08-08T12:23:57Z">
    <w:p w:rsidR="00000000" w:rsidDel="00000000" w:rsidP="00000000" w:rsidRDefault="00000000" w:rsidRPr="00000000" w14:paraId="00001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send the Will Message if while attempting to resend a packet multiple times it reached the N_RETRY max?</w:t>
      </w:r>
    </w:p>
  </w:comment>
  <w:comment w:author="davide.lenzarini@u-blox.com" w:id="251" w:date="2024-08-08T12:22:41Z">
    <w:p w:rsidR="00000000" w:rsidDel="00000000" w:rsidP="00000000" w:rsidRDefault="00000000" w:rsidRPr="00000000" w14:paraId="00001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happens after the N_RETRY has been reached? </w:t>
      </w:r>
    </w:p>
    <w:p w:rsidR="00000000" w:rsidDel="00000000" w:rsidP="00000000" w:rsidRDefault="00000000" w:rsidRPr="00000000" w14:paraId="00001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client attempt a new CONNECT, so a new Virtual Connection?</w:t>
      </w:r>
    </w:p>
    <w:p w:rsidR="00000000" w:rsidDel="00000000" w:rsidP="00000000" w:rsidRDefault="00000000" w:rsidRPr="00000000" w14:paraId="000018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the server consider the Client in DISCONNECTED state and send the will message if any?</w:t>
      </w:r>
    </w:p>
  </w:comment>
  <w:comment w:author="davide.lenzarini@u-blox.com" w:id="216" w:date="2024-08-08T12:33:21Z">
    <w:p w:rsidR="00000000" w:rsidDel="00000000" w:rsidP="00000000" w:rsidRDefault="00000000" w:rsidRPr="00000000" w14:paraId="00001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During the "asleep" state as per chapter 3.1.23.4 (disconnect, session expiry interval) the keep alive timer is not used.</w:t>
      </w:r>
    </w:p>
  </w:comment>
  <w:comment w:author="davide.lenzarini@u-blox.com" w:id="114" w:date="2024-08-07T08:58:40Z">
    <w:p w:rsidR="00000000" w:rsidDel="00000000" w:rsidP="00000000" w:rsidRDefault="00000000" w:rsidRPr="00000000" w14:paraId="00001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115" w:date="2024-08-07T08:58:49Z">
    <w:p w:rsidR="00000000" w:rsidDel="00000000" w:rsidP="00000000" w:rsidRDefault="00000000" w:rsidRPr="00000000" w14:paraId="00001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117" w:date="2024-08-07T09:04:41Z">
    <w:p w:rsidR="00000000" w:rsidDel="00000000" w:rsidP="00000000" w:rsidRDefault="00000000" w:rsidRPr="00000000" w14:paraId="00001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Identifier" here is really helping the server but for the very same reason we should have the "Client identifier" also in the SUBSCRIBE/UNSUBSCRIBE/REGISTER. Why do we need the "Client Identifier" only on the PINGREQ originated by the client?</w:t>
      </w:r>
    </w:p>
  </w:comment>
  <w:comment w:author="Simon Johnson" w:id="122" w:date="2023-10-12T14:50:37Z">
    <w:p w:rsidR="00000000" w:rsidDel="00000000" w:rsidP="00000000" w:rsidRDefault="00000000" w:rsidRPr="00000000" w14:paraId="00001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davide.lenzarini@u-blox.com" w:id="112" w:date="2024-08-07T08:58:16Z">
    <w:p w:rsidR="00000000" w:rsidDel="00000000" w:rsidP="00000000" w:rsidRDefault="00000000" w:rsidRPr="00000000" w14:paraId="00001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113" w:date="2024-08-07T08:58:27Z">
    <w:p w:rsidR="00000000" w:rsidDel="00000000" w:rsidP="00000000" w:rsidRDefault="00000000" w:rsidRPr="00000000" w14:paraId="000018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Data, right?</w:t>
      </w:r>
    </w:p>
  </w:comment>
  <w:comment w:author="davide.lenzarini@u-blox.com" w:id="8" w:date="2023-12-08T14:31:19Z">
    <w:p w:rsidR="00000000" w:rsidDel="00000000" w:rsidP="00000000" w:rsidRDefault="00000000" w:rsidRPr="00000000" w14:paraId="00001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davide.lenzarini@u-blox.com" w:id="65" w:date="2024-02-13T14:12:29Z">
    <w:p w:rsidR="00000000" w:rsidDel="00000000" w:rsidP="00000000" w:rsidRDefault="00000000" w:rsidRPr="00000000" w14:paraId="00001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66" w:date="2024-06-13T12:56:25Z">
    <w:p w:rsidR="00000000" w:rsidDel="00000000" w:rsidP="00000000" w:rsidRDefault="00000000" w:rsidRPr="00000000" w14:paraId="00001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davide.lenzarini@u-blox.com" w:id="105" w:date="2024-08-07T08:39:49Z">
    <w:p w:rsidR="00000000" w:rsidDel="00000000" w:rsidP="00000000" w:rsidRDefault="00000000" w:rsidRPr="00000000" w14:paraId="00001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really unclear. Can we details what is the content of the SUBACK flags "topic type" and field "topic data" in case the SUBSCRIBE flags "topic type" was 0b00 or 0b01 or 0b11?</w:t>
      </w:r>
    </w:p>
  </w:comment>
  <w:comment w:author="davide.lenzarini@u-blox.com" w:id="101" w:date="2024-08-07T08:51:15Z">
    <w:p w:rsidR="00000000" w:rsidDel="00000000" w:rsidP="00000000" w:rsidRDefault="00000000" w:rsidRPr="00000000" w14:paraId="00001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TopicType if a Topic Filter is used?</w:t>
      </w:r>
    </w:p>
  </w:comment>
  <w:comment w:author="davide.lenzarini@u-blox.com" w:id="111" w:date="2024-08-07T08:51:52Z">
    <w:p w:rsidR="00000000" w:rsidDel="00000000" w:rsidP="00000000" w:rsidRDefault="00000000" w:rsidRPr="00000000" w14:paraId="000018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TopicType if a Topic Filter is used?</w:t>
      </w:r>
    </w:p>
  </w:comment>
  <w:comment w:author="davide.lenzarini@u-blox.com" w:id="154" w:date="2023-11-23T17:39:04Z">
    <w:p w:rsidR="00000000" w:rsidDel="00000000" w:rsidP="00000000" w:rsidRDefault="00000000" w:rsidRPr="00000000" w14:paraId="00001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155" w:date="2023-11-23T17:42:22Z">
    <w:p w:rsidR="00000000" w:rsidDel="00000000" w:rsidP="00000000" w:rsidRDefault="00000000" w:rsidRPr="00000000" w14:paraId="00001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davide.lenzarini@u-blox.com" w:id="98" w:date="2024-08-07T07:46:46Z">
    <w:p w:rsidR="00000000" w:rsidDel="00000000" w:rsidP="00000000" w:rsidRDefault="00000000" w:rsidRPr="00000000" w14:paraId="00001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ClientID identifies a Session or a Virtual Connection? A Session can span over multiple Virtual Connections but on chapter 4.1 (session state) it seems the session state is associated to the Client Identifier. Should we clearly explain that the ClientID must be the same across the multiple Virtual Connections of the same session?</w:t>
      </w:r>
    </w:p>
  </w:comment>
  <w:comment w:author="davide.lenzarini@u-blox.com" w:id="103" w:date="2024-08-07T08:11:50Z">
    <w:p w:rsidR="00000000" w:rsidDel="00000000" w:rsidP="00000000" w:rsidRDefault="00000000" w:rsidRPr="00000000" w14:paraId="00001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02" w:date="2024-08-07T08:03:59Z">
    <w:p w:rsidR="00000000" w:rsidDel="00000000" w:rsidP="00000000" w:rsidRDefault="00000000" w:rsidRPr="00000000" w14:paraId="00001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this against the idea to have a single message on the flight per session?</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176A" w15:done="0"/>
  <w15:commentEx w15:paraId="0000176B" w15:done="0"/>
  <w15:commentEx w15:paraId="0000176C" w15:done="0"/>
  <w15:commentEx w15:paraId="0000176D" w15:paraIdParent="0000176C" w15:done="0"/>
  <w15:commentEx w15:paraId="0000176E" w15:done="0"/>
  <w15:commentEx w15:paraId="0000176F" w15:done="0"/>
  <w15:commentEx w15:paraId="00001771" w15:done="0"/>
  <w15:commentEx w15:paraId="00001772" w15:done="0"/>
  <w15:commentEx w15:paraId="00001773" w15:done="0"/>
  <w15:commentEx w15:paraId="00001775" w15:done="0"/>
  <w15:commentEx w15:paraId="00001776" w15:done="0"/>
  <w15:commentEx w15:paraId="00001778" w15:done="0"/>
  <w15:commentEx w15:paraId="00001779" w15:done="0"/>
  <w15:commentEx w15:paraId="0000177A" w15:done="0"/>
  <w15:commentEx w15:paraId="0000177B" w15:done="0"/>
  <w15:commentEx w15:paraId="0000177D" w15:paraIdParent="0000177B" w15:done="0"/>
  <w15:commentEx w15:paraId="0000177E" w15:done="0"/>
  <w15:commentEx w15:paraId="0000177F" w15:done="0"/>
  <w15:commentEx w15:paraId="00001780" w15:done="0"/>
  <w15:commentEx w15:paraId="00001781" w15:done="0"/>
  <w15:commentEx w15:paraId="00001782" w15:done="0"/>
  <w15:commentEx w15:paraId="00001783" w15:done="0"/>
  <w15:commentEx w15:paraId="00001784" w15:done="0"/>
  <w15:commentEx w15:paraId="00001785" w15:done="0"/>
  <w15:commentEx w15:paraId="00001786" w15:done="0"/>
  <w15:commentEx w15:paraId="00001787" w15:done="0"/>
  <w15:commentEx w15:paraId="00001788" w15:done="0"/>
  <w15:commentEx w15:paraId="0000178A" w15:done="0"/>
  <w15:commentEx w15:paraId="0000178B" w15:done="0"/>
  <w15:commentEx w15:paraId="0000178C" w15:done="0"/>
  <w15:commentEx w15:paraId="0000178D" w15:done="0"/>
  <w15:commentEx w15:paraId="00001798" w15:done="0"/>
  <w15:commentEx w15:paraId="00001799" w15:paraIdParent="00001798" w15:done="0"/>
  <w15:commentEx w15:paraId="0000179A" w15:done="0"/>
  <w15:commentEx w15:paraId="0000179B" w15:done="0"/>
  <w15:commentEx w15:paraId="0000179C" w15:done="0"/>
  <w15:commentEx w15:paraId="0000179E" w15:done="0"/>
  <w15:commentEx w15:paraId="0000179F" w15:done="0"/>
  <w15:commentEx w15:paraId="000017A0" w15:done="0"/>
  <w15:commentEx w15:paraId="000017A2" w15:done="0"/>
  <w15:commentEx w15:paraId="000017A3" w15:done="0"/>
  <w15:commentEx w15:paraId="000017A4" w15:done="0"/>
  <w15:commentEx w15:paraId="000017A5" w15:done="0"/>
  <w15:commentEx w15:paraId="000017A6" w15:done="0"/>
  <w15:commentEx w15:paraId="000017A9" w15:done="0"/>
  <w15:commentEx w15:paraId="000017AA" w15:done="0"/>
  <w15:commentEx w15:paraId="000017AB" w15:done="0"/>
  <w15:commentEx w15:paraId="000017AC" w15:done="0"/>
  <w15:commentEx w15:paraId="000017AD" w15:done="0"/>
  <w15:commentEx w15:paraId="000017AE" w15:done="0"/>
  <w15:commentEx w15:paraId="000017AF" w15:done="0"/>
  <w15:commentEx w15:paraId="000017B0" w15:done="0"/>
  <w15:commentEx w15:paraId="000017B1" w15:done="0"/>
  <w15:commentEx w15:paraId="000017B2" w15:done="0"/>
  <w15:commentEx w15:paraId="000017B3" w15:done="0"/>
  <w15:commentEx w15:paraId="000017B4" w15:done="0"/>
  <w15:commentEx w15:paraId="000017B5" w15:done="0"/>
  <w15:commentEx w15:paraId="000017B6" w15:done="0"/>
  <w15:commentEx w15:paraId="000017B7" w15:paraIdParent="000017B6" w15:done="0"/>
  <w15:commentEx w15:paraId="000017B8" w15:done="0"/>
  <w15:commentEx w15:paraId="000017B9" w15:done="0"/>
  <w15:commentEx w15:paraId="000017BA" w15:done="0"/>
  <w15:commentEx w15:paraId="000017BB" w15:done="0"/>
  <w15:commentEx w15:paraId="000017BC" w15:done="0"/>
  <w15:commentEx w15:paraId="000017BD" w15:done="0"/>
  <w15:commentEx w15:paraId="000017BE" w15:done="0"/>
  <w15:commentEx w15:paraId="000017BF" w15:paraIdParent="000017BE" w15:done="0"/>
  <w15:commentEx w15:paraId="000017C0" w15:done="0"/>
  <w15:commentEx w15:paraId="000017C1" w15:done="0"/>
  <w15:commentEx w15:paraId="000017C2" w15:done="0"/>
  <w15:commentEx w15:paraId="000017C3" w15:paraIdParent="000017C2" w15:done="0"/>
  <w15:commentEx w15:paraId="000017C4" w15:paraIdParent="000017C2" w15:done="0"/>
  <w15:commentEx w15:paraId="000017C5" w15:done="0"/>
  <w15:commentEx w15:paraId="000017C6" w15:done="0"/>
  <w15:commentEx w15:paraId="000017C7" w15:done="0"/>
  <w15:commentEx w15:paraId="000017C8" w15:done="0"/>
  <w15:commentEx w15:paraId="000017C9" w15:done="0"/>
  <w15:commentEx w15:paraId="000017CA" w15:done="0"/>
  <w15:commentEx w15:paraId="000017CB" w15:done="0"/>
  <w15:commentEx w15:paraId="000017CD" w15:done="0"/>
  <w15:commentEx w15:paraId="000017CE" w15:done="0"/>
  <w15:commentEx w15:paraId="000017D3" w15:done="0"/>
  <w15:commentEx w15:paraId="000017D4" w15:done="0"/>
  <w15:commentEx w15:paraId="000017D9" w15:done="0"/>
  <w15:commentEx w15:paraId="000017DA" w15:paraIdParent="000017D9" w15:done="0"/>
  <w15:commentEx w15:paraId="000017DB" w15:done="0"/>
  <w15:commentEx w15:paraId="000017DC" w15:paraIdParent="000017DB" w15:done="0"/>
  <w15:commentEx w15:paraId="000017DD" w15:done="0"/>
  <w15:commentEx w15:paraId="000017DE" w15:done="0"/>
  <w15:commentEx w15:paraId="000017DF" w15:done="0"/>
  <w15:commentEx w15:paraId="000017E0" w15:done="0"/>
  <w15:commentEx w15:paraId="000017E1" w15:done="0"/>
  <w15:commentEx w15:paraId="000017E2" w15:done="0"/>
  <w15:commentEx w15:paraId="000017E3" w15:done="0"/>
  <w15:commentEx w15:paraId="000017E4" w15:done="0"/>
  <w15:commentEx w15:paraId="000017E5" w15:done="0"/>
  <w15:commentEx w15:paraId="000017E6" w15:paraIdParent="000017E5" w15:done="0"/>
  <w15:commentEx w15:paraId="000017E7" w15:done="0"/>
  <w15:commentEx w15:paraId="000017E8" w15:done="0"/>
  <w15:commentEx w15:paraId="000017E9" w15:done="0"/>
  <w15:commentEx w15:paraId="000017EA" w15:paraIdParent="000017E9" w15:done="0"/>
  <w15:commentEx w15:paraId="000017EB" w15:done="0"/>
  <w15:commentEx w15:paraId="000017EC" w15:done="0"/>
  <w15:commentEx w15:paraId="000017ED" w15:done="0"/>
  <w15:commentEx w15:paraId="000017EE" w15:done="0"/>
  <w15:commentEx w15:paraId="000017EF" w15:done="0"/>
  <w15:commentEx w15:paraId="000017F0" w15:done="0"/>
  <w15:commentEx w15:paraId="000017F1" w15:done="0"/>
  <w15:commentEx w15:paraId="000017F2" w15:done="0"/>
  <w15:commentEx w15:paraId="000017F4" w15:done="0"/>
  <w15:commentEx w15:paraId="000017F5" w15:done="0"/>
  <w15:commentEx w15:paraId="000017F6" w15:done="0"/>
  <w15:commentEx w15:paraId="000017F7" w15:done="0"/>
  <w15:commentEx w15:paraId="000017F9" w15:done="0"/>
  <w15:commentEx w15:paraId="000017FA" w15:done="0"/>
  <w15:commentEx w15:paraId="000017FB" w15:done="0"/>
  <w15:commentEx w15:paraId="000017FC" w15:done="0"/>
  <w15:commentEx w15:paraId="000017FD" w15:done="0"/>
  <w15:commentEx w15:paraId="000017FE" w15:done="0"/>
  <w15:commentEx w15:paraId="000017FF" w15:done="0"/>
  <w15:commentEx w15:paraId="00001802" w15:done="0"/>
  <w15:commentEx w15:paraId="00001803" w15:done="0"/>
  <w15:commentEx w15:paraId="00001804" w15:done="0"/>
  <w15:commentEx w15:paraId="00001806" w15:done="0"/>
  <w15:commentEx w15:paraId="00001807" w15:done="0"/>
  <w15:commentEx w15:paraId="00001808" w15:done="0"/>
  <w15:commentEx w15:paraId="00001809" w15:done="0"/>
  <w15:commentEx w15:paraId="0000180A" w15:done="0"/>
  <w15:commentEx w15:paraId="0000180B" w15:done="0"/>
  <w15:commentEx w15:paraId="0000180C" w15:done="0"/>
  <w15:commentEx w15:paraId="0000180D" w15:done="0"/>
  <w15:commentEx w15:paraId="0000180E" w15:done="0"/>
  <w15:commentEx w15:paraId="0000180F" w15:done="0"/>
  <w15:commentEx w15:paraId="00001810" w15:done="0"/>
  <w15:commentEx w15:paraId="00001811" w15:done="0"/>
  <w15:commentEx w15:paraId="00001812" w15:done="0"/>
  <w15:commentEx w15:paraId="00001813" w15:paraIdParent="00001812" w15:done="0"/>
  <w15:commentEx w15:paraId="00001814" w15:paraIdParent="00001812" w15:done="0"/>
  <w15:commentEx w15:paraId="00001815" w15:done="0"/>
  <w15:commentEx w15:paraId="00001816" w15:done="0"/>
  <w15:commentEx w15:paraId="00001817" w15:done="0"/>
  <w15:commentEx w15:paraId="00001818" w15:done="0"/>
  <w15:commentEx w15:paraId="00001819" w15:done="0"/>
  <w15:commentEx w15:paraId="0000181A" w15:done="0"/>
  <w15:commentEx w15:paraId="0000181B" w15:done="0"/>
  <w15:commentEx w15:paraId="0000181C" w15:done="0"/>
  <w15:commentEx w15:paraId="0000181D" w15:done="0"/>
  <w15:commentEx w15:paraId="0000181E" w15:done="0"/>
  <w15:commentEx w15:paraId="0000181F" w15:paraIdParent="0000181E" w15:done="0"/>
  <w15:commentEx w15:paraId="00001820" w15:paraIdParent="0000181E" w15:done="0"/>
  <w15:commentEx w15:paraId="00001821" w15:done="0"/>
  <w15:commentEx w15:paraId="00001824" w15:done="0"/>
  <w15:commentEx w15:paraId="00001825" w15:done="0"/>
  <w15:commentEx w15:paraId="00001826" w15:done="0"/>
  <w15:commentEx w15:paraId="00001827" w15:done="0"/>
  <w15:commentEx w15:paraId="00001828" w15:done="0"/>
  <w15:commentEx w15:paraId="00001829" w15:done="0"/>
  <w15:commentEx w15:paraId="0000182A" w15:done="0"/>
  <w15:commentEx w15:paraId="0000182B" w15:done="0"/>
  <w15:commentEx w15:paraId="0000182C" w15:done="0"/>
  <w15:commentEx w15:paraId="0000182D" w15:done="0"/>
  <w15:commentEx w15:paraId="0000182E" w15:done="0"/>
  <w15:commentEx w15:paraId="0000182F" w15:done="0"/>
  <w15:commentEx w15:paraId="00001830" w15:done="0"/>
  <w15:commentEx w15:paraId="00001831" w15:done="0"/>
  <w15:commentEx w15:paraId="00001832" w15:done="0"/>
  <w15:commentEx w15:paraId="00001837" w15:done="0"/>
  <w15:commentEx w15:paraId="00001838" w15:paraIdParent="00001837" w15:done="0"/>
  <w15:commentEx w15:paraId="00001839" w15:paraIdParent="00001837" w15:done="0"/>
  <w15:commentEx w15:paraId="0000183A" w15:done="0"/>
  <w15:commentEx w15:paraId="0000183B" w15:done="0"/>
  <w15:commentEx w15:paraId="0000183C" w15:done="0"/>
  <w15:commentEx w15:paraId="0000183D" w15:done="0"/>
  <w15:commentEx w15:paraId="0000183E" w15:paraIdParent="0000183D" w15:done="0"/>
  <w15:commentEx w15:paraId="0000183F" w15:paraIdParent="0000183D" w15:done="0"/>
  <w15:commentEx w15:paraId="00001840" w15:paraIdParent="0000183D" w15:done="0"/>
  <w15:commentEx w15:paraId="00001841" w15:done="0"/>
  <w15:commentEx w15:paraId="00001842" w15:done="0"/>
  <w15:commentEx w15:paraId="00001843" w15:done="0"/>
  <w15:commentEx w15:paraId="00001844" w15:done="0"/>
  <w15:commentEx w15:paraId="00001845" w15:done="0"/>
  <w15:commentEx w15:paraId="00001846" w15:paraIdParent="00001845" w15:done="0"/>
  <w15:commentEx w15:paraId="00001847" w15:paraIdParent="00001845" w15:done="0"/>
  <w15:commentEx w15:paraId="00001848" w15:done="0"/>
  <w15:commentEx w15:paraId="0000184A" w15:done="0"/>
  <w15:commentEx w15:paraId="0000184C" w15:done="0"/>
  <w15:commentEx w15:paraId="0000184D" w15:done="0"/>
  <w15:commentEx w15:paraId="0000184E" w15:paraIdParent="0000184D" w15:done="0"/>
  <w15:commentEx w15:paraId="0000184F" w15:done="0"/>
  <w15:commentEx w15:paraId="00001850" w15:paraIdParent="0000184F" w15:done="0"/>
  <w15:commentEx w15:paraId="00001851" w15:paraIdParent="0000184F" w15:done="0"/>
  <w15:commentEx w15:paraId="00001852" w15:paraIdParent="0000184F" w15:done="0"/>
  <w15:commentEx w15:paraId="00001854" w15:paraIdParent="0000184F" w15:done="0"/>
  <w15:commentEx w15:paraId="00001855" w15:done="0"/>
  <w15:commentEx w15:paraId="0000185C" w15:done="0"/>
  <w15:commentEx w15:paraId="0000185F" w15:done="0"/>
  <w15:commentEx w15:paraId="00001860" w15:done="0"/>
  <w15:commentEx w15:paraId="00001861" w15:paraIdParent="00001860" w15:done="0"/>
  <w15:commentEx w15:paraId="00001863" w15:paraIdParent="00001860" w15:done="0"/>
  <w15:commentEx w15:paraId="00001864" w15:done="0"/>
  <w15:commentEx w15:paraId="00001865" w15:done="0"/>
  <w15:commentEx w15:paraId="00001866" w15:paraIdParent="00001865" w15:done="0"/>
  <w15:commentEx w15:paraId="00001867" w15:done="0"/>
  <w15:commentEx w15:paraId="00001868" w15:paraIdParent="00001867" w15:done="0"/>
  <w15:commentEx w15:paraId="00001869" w15:done="0"/>
  <w15:commentEx w15:paraId="0000186A" w15:paraIdParent="00001869" w15:done="0"/>
  <w15:commentEx w15:paraId="0000186B" w15:paraIdParent="00001869" w15:done="0"/>
  <w15:commentEx w15:paraId="0000186C" w15:done="0"/>
  <w15:commentEx w15:paraId="0000186E" w15:done="0"/>
  <w15:commentEx w15:paraId="00001877" w15:done="0"/>
  <w15:commentEx w15:paraId="00001878" w15:done="0"/>
  <w15:commentEx w15:paraId="00001879" w15:done="0"/>
  <w15:commentEx w15:paraId="0000187A" w15:done="0"/>
  <w15:commentEx w15:paraId="0000187B" w15:paraIdParent="0000187A" w15:done="0"/>
  <w15:commentEx w15:paraId="0000187C" w15:paraIdParent="0000187A" w15:done="0"/>
  <w15:commentEx w15:paraId="0000187D" w15:paraIdParent="0000187A" w15:done="0"/>
  <w15:commentEx w15:paraId="0000187E" w15:done="0"/>
  <w15:commentEx w15:paraId="0000187F" w15:paraIdParent="0000187E" w15:done="0"/>
  <w15:commentEx w15:paraId="00001882" w15:done="0"/>
  <w15:commentEx w15:paraId="00001883" w15:paraIdParent="00001882" w15:done="0"/>
  <w15:commentEx w15:paraId="00001884" w15:done="0"/>
  <w15:commentEx w15:paraId="00001885" w15:done="0"/>
  <w15:commentEx w15:paraId="00001886" w15:done="0"/>
  <w15:commentEx w15:paraId="00001887" w15:paraIdParent="00001886" w15:done="0"/>
  <w15:commentEx w15:paraId="00001889" w15:done="0"/>
  <w15:commentEx w15:paraId="0000188A" w15:paraIdParent="00001889" w15:done="0"/>
  <w15:commentEx w15:paraId="0000188B" w15:done="0"/>
  <w15:commentEx w15:paraId="0000188C" w15:paraIdParent="0000188B" w15:done="0"/>
  <w15:commentEx w15:paraId="0000188F" w15:done="0"/>
  <w15:commentEx w15:paraId="00001890" w15:done="0"/>
  <w15:commentEx w15:paraId="00001891" w15:done="0"/>
  <w15:commentEx w15:paraId="00001892" w15:done="0"/>
  <w15:commentEx w15:paraId="00001895" w15:done="0"/>
  <w15:commentEx w15:paraId="00001896" w15:done="0"/>
  <w15:commentEx w15:paraId="00001897" w15:done="0"/>
  <w15:commentEx w15:paraId="00001898" w15:done="0"/>
  <w15:commentEx w15:paraId="00001899" w15:done="0"/>
  <w15:commentEx w15:paraId="0000189A" w15:done="0"/>
  <w15:commentEx w15:paraId="0000189B" w15:done="0"/>
  <w15:commentEx w15:paraId="0000189C" w15:done="0"/>
  <w15:commentEx w15:paraId="0000189D" w15:done="0"/>
  <w15:commentEx w15:paraId="0000189E" w15:paraIdParent="0000189D" w15:done="0"/>
  <w15:commentEx w15:paraId="0000189F" w15:done="0"/>
  <w15:commentEx w15:paraId="000018A0" w15:paraIdParent="0000189F" w15:done="0"/>
  <w15:commentEx w15:paraId="000018A1" w15:done="0"/>
  <w15:commentEx w15:paraId="000018A2" w15:done="0"/>
  <w15:commentEx w15:paraId="000018A3" w15:done="0"/>
  <w15:commentEx w15:paraId="000018A5" w15:done="0"/>
  <w15:commentEx w15:paraId="000018A7" w15:paraIdParent="000018A5" w15:done="0"/>
  <w15:commentEx w15:paraId="000018A8" w15:done="0"/>
  <w15:commentEx w15:paraId="000018A9" w15:done="0"/>
  <w15:commentEx w15:paraId="000018AA"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7">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August</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w:t>
    </w:r>
    <w:r w:rsidDel="00000000" w:rsidR="00000000" w:rsidRPr="00000000">
      <w:rPr>
        <w:color w:val="000000"/>
        <w:sz w:val="16"/>
        <w:szCs w:val="16"/>
        <w:shd w:fill="auto" w:val="clear"/>
        <w:rtl w:val="0"/>
      </w:rPr>
      <w:t xml:space="preserve">4</w:t>
    </w:r>
    <w:r w:rsidDel="00000000" w:rsidR="00000000" w:rsidRPr="00000000">
      <w:rPr>
        <w:rtl w:val="0"/>
      </w:rPr>
    </w:r>
  </w:p>
  <w:p w:rsidR="00000000" w:rsidDel="00000000" w:rsidP="00000000" w:rsidRDefault="00000000" w:rsidRPr="00000000" w14:paraId="0000176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4</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5">
    <w:pPr>
      <w:rPr/>
    </w:pPr>
    <w:r w:rsidDel="00000000" w:rsidR="00000000" w:rsidRPr="00000000">
      <w:rPr/>
      <w:drawing>
        <wp:inline distB="114300" distT="114300" distL="114300" distR="114300">
          <wp:extent cx="2200275" cy="457200"/>
          <wp:effectExtent b="0" l="0" r="0" t="0"/>
          <wp:docPr id="62" name="image26.png"/>
          <a:graphic>
            <a:graphicData uri="http://schemas.openxmlformats.org/drawingml/2006/picture">
              <pic:pic>
                <pic:nvPicPr>
                  <pic:cNvPr id="0" name="image26.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7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5">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6">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7">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 TargetMode="External"/><Relationship Id="rId42" Type="http://schemas.openxmlformats.org/officeDocument/2006/relationships/hyperlink" Target="https://www.oasis-open.org/committees/mqtt/ipr.php" TargetMode="External"/><Relationship Id="rId41" Type="http://schemas.openxmlformats.org/officeDocument/2006/relationships/hyperlink" Target="https://www.oasis-open.org/policies-guidelines/ipr" TargetMode="External"/><Relationship Id="rId44" Type="http://schemas.openxmlformats.org/officeDocument/2006/relationships/hyperlink" Target="http://www.rfc-editor.org/info/rfc3629" TargetMode="External"/><Relationship Id="rId43" Type="http://schemas.openxmlformats.org/officeDocument/2006/relationships/hyperlink" Target="http://www.rfc-editor.org/info/rfc2119" TargetMode="External"/><Relationship Id="rId46" Type="http://schemas.openxmlformats.org/officeDocument/2006/relationships/hyperlink" Target="http://www.unicode.org/versions/latest/" TargetMode="External"/><Relationship Id="rId45" Type="http://schemas.openxmlformats.org/officeDocument/2006/relationships/hyperlink" Target="http://www.rfc-editor.org/info/rfc6455" TargetMode="External"/><Relationship Id="rId107" Type="http://schemas.openxmlformats.org/officeDocument/2006/relationships/image" Target="media/image23.png"/><Relationship Id="rId106" Type="http://schemas.openxmlformats.org/officeDocument/2006/relationships/image" Target="media/image21.png"/><Relationship Id="rId105" Type="http://schemas.openxmlformats.org/officeDocument/2006/relationships/image" Target="media/image37.png"/><Relationship Id="rId104" Type="http://schemas.openxmlformats.org/officeDocument/2006/relationships/image" Target="media/image33.png"/><Relationship Id="rId109" Type="http://schemas.openxmlformats.org/officeDocument/2006/relationships/hyperlink" Target="https://www.oasis-open.org/policies-guidelines/oasis-defined-terms-2017-05-26#dConformanceClause" TargetMode="External"/><Relationship Id="rId108" Type="http://schemas.openxmlformats.org/officeDocument/2006/relationships/hyperlink" Target="https://www.oasis-open.org/policies-guidelines/tc-process#wpComponentsConfClause" TargetMode="External"/><Relationship Id="rId48" Type="http://schemas.openxmlformats.org/officeDocument/2006/relationships/hyperlink" Target="https://docs.oasis-open.org/mqtt/mqtt/v5.0/cos02/mqtt-v5.0-cos02.html#Unicode" TargetMode="External"/><Relationship Id="rId47" Type="http://schemas.openxmlformats.org/officeDocument/2006/relationships/hyperlink" Target="https://docs.oasis-open.org/mqtt/mqtt/v5.0/cos02/mqtt-v5.0-cos02.html#RFC3629" TargetMode="External"/><Relationship Id="rId49" Type="http://schemas.openxmlformats.org/officeDocument/2006/relationships/hyperlink" Target="https://docs.oasis-open.org/mqtt/mqtt/v5.0/cos02/mqtt-v5.0-cos02.html#Unicode" TargetMode="External"/><Relationship Id="rId103" Type="http://schemas.openxmlformats.org/officeDocument/2006/relationships/image" Target="media/image36.png"/><Relationship Id="rId102" Type="http://schemas.openxmlformats.org/officeDocument/2006/relationships/image" Target="media/image35.png"/><Relationship Id="rId101" Type="http://schemas.openxmlformats.org/officeDocument/2006/relationships/image" Target="media/image39.png"/><Relationship Id="rId100" Type="http://schemas.openxmlformats.org/officeDocument/2006/relationships/image" Target="media/image38.png"/><Relationship Id="rId31" Type="http://schemas.openxmlformats.org/officeDocument/2006/relationships/hyperlink" Target="https://www.oasis-open.org/policies-guidelines/tc-process#wpComponentsGeneral" TargetMode="External"/><Relationship Id="rId30" Type="http://schemas.openxmlformats.org/officeDocument/2006/relationships/hyperlink" Target="https://docs.oasis-open.org/mqtt/mqtt-sn/v12.30/mqtt-sn-v12.30.docx" TargetMode="External"/><Relationship Id="rId33" Type="http://schemas.openxmlformats.org/officeDocument/2006/relationships/hyperlink" Target="https://www.oasis-open.org/policies-guidelines/ipr/" TargetMode="External"/><Relationship Id="rId32" Type="http://schemas.openxmlformats.org/officeDocument/2006/relationships/hyperlink" Target="https://docs.oasis-open.org/specGuidelines/ndr/namingDirectives.html" TargetMode="External"/><Relationship Id="rId35" Type="http://schemas.openxmlformats.org/officeDocument/2006/relationships/header" Target="header1.xml"/><Relationship Id="rId34" Type="http://schemas.openxmlformats.org/officeDocument/2006/relationships/header" Target="header2.xml"/><Relationship Id="rId37" Type="http://schemas.openxmlformats.org/officeDocument/2006/relationships/footer" Target="footer1.xml"/><Relationship Id="rId36" Type="http://schemas.openxmlformats.org/officeDocument/2006/relationships/footer" Target="footer2.xml"/><Relationship Id="rId39" Type="http://schemas.openxmlformats.org/officeDocument/2006/relationships/hyperlink" Target="https://www.oasis-open.org/policies-guidelines/ipr#Non-Assertion-Mode" TargetMode="External"/><Relationship Id="rId38" Type="http://schemas.openxmlformats.org/officeDocument/2006/relationships/hyperlink" Target="https://www.oasis-open.org/policies-guidelines/ipr#Non-Assertion-Mode" TargetMode="External"/><Relationship Id="rId20" Type="http://schemas.openxmlformats.org/officeDocument/2006/relationships/hyperlink" Target="http://docs.oasis-open.org/mqtt/mqtt/v3.1.1/mqtt-v3.1.1.html" TargetMode="External"/><Relationship Id="rId22" Type="http://schemas.openxmlformats.org/officeDocument/2006/relationships/hyperlink" Target="https://www.oasis-open.org/committees/tc_home.php?wg_abbrev=mqtt#technical" TargetMode="External"/><Relationship Id="rId21" Type="http://schemas.openxmlformats.org/officeDocument/2006/relationships/hyperlink" Target="https://www.oasis-open.org/committees/download.php/66091/MQTT-SN_spec_v1.2.pdf" TargetMode="External"/><Relationship Id="rId24" Type="http://schemas.openxmlformats.org/officeDocument/2006/relationships/hyperlink" Target="https://www.oasis-open.org/committees/mqtt/" TargetMode="External"/><Relationship Id="rId23" Type="http://schemas.openxmlformats.org/officeDocument/2006/relationships/hyperlink" Target="https://www.oasis-open.org/committees/comments/index.php?wg_abbrev=mqtt" TargetMode="External"/><Relationship Id="rId26" Type="http://schemas.openxmlformats.org/officeDocument/2006/relationships/hyperlink" Target="https://www.oasis-open.org/policies-guidelines/ipr" TargetMode="External"/><Relationship Id="rId121" Type="http://schemas.openxmlformats.org/officeDocument/2006/relationships/hyperlink" Target="https://www.oasis-open.org/policies-guidelines/ipr/" TargetMode="External"/><Relationship Id="rId25" Type="http://schemas.openxmlformats.org/officeDocument/2006/relationships/hyperlink" Target="https://www.oasis-open.org/policies-guidelines/ipr#Non-Assertion-Mode" TargetMode="External"/><Relationship Id="rId120" Type="http://schemas.openxmlformats.org/officeDocument/2006/relationships/hyperlink" Target="https://www.rfc-editor.org/info/rfc3552" TargetMode="External"/><Relationship Id="rId28" Type="http://schemas.openxmlformats.org/officeDocument/2006/relationships/hyperlink" Target="https://www.oasis-open.org/policies-guidelines/tc-process#wpComponentsCompLang" TargetMode="External"/><Relationship Id="rId27" Type="http://schemas.openxmlformats.org/officeDocument/2006/relationships/hyperlink" Target="https://www.oasis-open.org/committees/mqtt/ipr.php" TargetMode="External"/><Relationship Id="rId29" Type="http://schemas.openxmlformats.org/officeDocument/2006/relationships/hyperlink" Target="https://docs.oasis-open.org/mqtt/mqtt-sn/v12.30/csd01/mqtt-sn-v12.30-csd01.docx" TargetMode="External"/><Relationship Id="rId124" Type="http://schemas.openxmlformats.org/officeDocument/2006/relationships/hyperlink" Target="https://www.oasis-open.org/policies-guidelines/trademark/" TargetMode="External"/><Relationship Id="rId123" Type="http://schemas.openxmlformats.org/officeDocument/2006/relationships/hyperlink" Target="https://www.oasis-open.org/" TargetMode="External"/><Relationship Id="rId122" Type="http://schemas.openxmlformats.org/officeDocument/2006/relationships/hyperlink" Target="https://www.oasis-open.org/policies-guidelines/ipr/" TargetMode="External"/><Relationship Id="rId95" Type="http://schemas.openxmlformats.org/officeDocument/2006/relationships/hyperlink" Target="https://docs.oasis-open.org/mqtt/mqtt/v5.0/os/mqtt-v5.0-os.html#S4_13_Errors" TargetMode="External"/><Relationship Id="rId94" Type="http://schemas.openxmlformats.org/officeDocument/2006/relationships/hyperlink" Target="https://docs.oasis-open.org/mqtt/mqtt/v5.0/os/mqtt-v5.0-os.html#S4_13_Errors" TargetMode="External"/><Relationship Id="rId97" Type="http://schemas.openxmlformats.org/officeDocument/2006/relationships/hyperlink" Target="https://docs.oasis-open.org/mqtt/mqtt/v5.0/os/mqtt-v5.0-os.html#_CONNECT_Actions" TargetMode="External"/><Relationship Id="rId96" Type="http://schemas.openxmlformats.org/officeDocument/2006/relationships/hyperlink" Target="https://docs.oasis-open.org/mqtt/mqtt/v5.0/os/mqtt-v5.0-os.html#S4_13_Errors" TargetMode="External"/><Relationship Id="rId11" Type="http://schemas.openxmlformats.org/officeDocument/2006/relationships/hyperlink" Target="mailto:davide.lenzarini@u-blox.com" TargetMode="External"/><Relationship Id="rId99" Type="http://schemas.openxmlformats.org/officeDocument/2006/relationships/image" Target="media/image40.png"/><Relationship Id="rId10" Type="http://schemas.openxmlformats.org/officeDocument/2006/relationships/hyperlink" Target="mailto:icraggs@gmail.com" TargetMode="External"/><Relationship Id="rId98" Type="http://schemas.openxmlformats.org/officeDocument/2006/relationships/hyperlink" Target="https://docs.oasis-open.org/mqtt/mqtt/v5.0/os/mqtt-v5.0-os.html#_CONNECT_Actions" TargetMode="External"/><Relationship Id="rId13" Type="http://schemas.openxmlformats.org/officeDocument/2006/relationships/hyperlink" Target="mailto:rahul.gupta@us.ibm.com" TargetMode="External"/><Relationship Id="rId12" Type="http://schemas.openxmlformats.org/officeDocument/2006/relationships/hyperlink" Target="mailto:icraggs@gmail.com" TargetMode="External"/><Relationship Id="rId91" Type="http://schemas.openxmlformats.org/officeDocument/2006/relationships/hyperlink" Target="https://docs.oasis-open.org/mqtt/mqtt/v5.0/os/mqtt-v5.0-os.html#S4_13_Errors" TargetMode="External"/><Relationship Id="rId90" Type="http://schemas.openxmlformats.org/officeDocument/2006/relationships/hyperlink" Target="https://docs.oasis-open.org/mqtt/mqtt/v5.0/os/mqtt-v5.0-os.html#Unicode" TargetMode="External"/><Relationship Id="rId93" Type="http://schemas.openxmlformats.org/officeDocument/2006/relationships/hyperlink" Target="https://docs.oasis-open.org/mqtt/mqtt/v5.0/os/mqtt-v5.0-os.html#S4_13_Errors" TargetMode="External"/><Relationship Id="rId92" Type="http://schemas.openxmlformats.org/officeDocument/2006/relationships/hyperlink" Target="https://docs.oasis-open.org/mqtt/mqtt/v5.0/os/mqtt-v5.0-os.html#S4_13_Errors" TargetMode="External"/><Relationship Id="rId118" Type="http://schemas.openxmlformats.org/officeDocument/2006/relationships/hyperlink" Target="http://www.rfc-editor.org/info/rfc6455" TargetMode="External"/><Relationship Id="rId117" Type="http://schemas.openxmlformats.org/officeDocument/2006/relationships/hyperlink" Target="http://www.rfc-editor.org/info/rfc3629" TargetMode="External"/><Relationship Id="rId116" Type="http://schemas.openxmlformats.org/officeDocument/2006/relationships/hyperlink" Target="http://www.rfc-editor.org/info/rfc2119" TargetMode="External"/><Relationship Id="rId115" Type="http://schemas.openxmlformats.org/officeDocument/2006/relationships/hyperlink" Target="https://www.rfc-editor.org/info/rfc8174" TargetMode="External"/><Relationship Id="rId119" Type="http://schemas.openxmlformats.org/officeDocument/2006/relationships/hyperlink" Target="http://www.unicode.org/versions/latest/" TargetMode="External"/><Relationship Id="rId15" Type="http://schemas.openxmlformats.org/officeDocument/2006/relationships/hyperlink" Target="mailto:simon622@gmail.com" TargetMode="External"/><Relationship Id="rId110" Type="http://schemas.openxmlformats.org/officeDocument/2006/relationships/hyperlink" Target="https://docs.oasis-open.org/templates/TCHandbook/ConformanceGuidelines.html" TargetMode="External"/><Relationship Id="rId14" Type="http://schemas.openxmlformats.org/officeDocument/2006/relationships/hyperlink" Target="http://www.ibm.com" TargetMode="External"/><Relationship Id="rId17" Type="http://schemas.openxmlformats.org/officeDocument/2006/relationships/hyperlink" Target="mailto:tara.walker@microsoft.com" TargetMode="External"/><Relationship Id="rId16" Type="http://schemas.openxmlformats.org/officeDocument/2006/relationships/hyperlink" Target="mailto:stefan@hagen.link" TargetMode="External"/><Relationship Id="rId19" Type="http://schemas.openxmlformats.org/officeDocument/2006/relationships/hyperlink" Target="https://docs.oasis-open.org/mqtt/mqtt/v5.0/mqtt-v5.0.html" TargetMode="External"/><Relationship Id="rId114" Type="http://schemas.openxmlformats.org/officeDocument/2006/relationships/hyperlink" Target="https://www.rfc-editor.org/info/rfc2119" TargetMode="External"/><Relationship Id="rId18" Type="http://schemas.openxmlformats.org/officeDocument/2006/relationships/hyperlink" Target="http://www.microsoft.com/" TargetMode="External"/><Relationship Id="rId113" Type="http://schemas.openxmlformats.org/officeDocument/2006/relationships/hyperlink" Target="https://docs.oasis-open.org/templates/w3c-recommendations-list/w3c-recommendations-list.html" TargetMode="External"/><Relationship Id="rId112" Type="http://schemas.openxmlformats.org/officeDocument/2006/relationships/hyperlink" Target="https://www.rfc-editor.org/in-notes/rfc-ref.txt" TargetMode="External"/><Relationship Id="rId111" Type="http://schemas.openxmlformats.org/officeDocument/2006/relationships/hyperlink" Target="https://docs.oasis-open.org/templates/ietf-rfc-list/ietf-rfc-list.html" TargetMode="External"/><Relationship Id="rId84"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83" Type="http://schemas.openxmlformats.org/officeDocument/2006/relationships/hyperlink" Target="https://www.rfc-editor.org/rfc/rfc3610" TargetMode="External"/><Relationship Id="rId86" Type="http://schemas.openxmlformats.org/officeDocument/2006/relationships/hyperlink" Target="https://en.wikipedia.org/wiki/Galois/Counter_Mode" TargetMode="External"/><Relationship Id="rId85" Type="http://schemas.openxmlformats.org/officeDocument/2006/relationships/hyperlink" Target="https://en.wikipedia.org/wiki/CCM_mode" TargetMode="External"/><Relationship Id="rId88" Type="http://schemas.openxmlformats.org/officeDocument/2006/relationships/image" Target="media/image19.png"/><Relationship Id="rId87" Type="http://schemas.openxmlformats.org/officeDocument/2006/relationships/image" Target="media/image18.png"/><Relationship Id="rId89" Type="http://schemas.openxmlformats.org/officeDocument/2006/relationships/hyperlink" Target="https://docs.oasis-open.org/mqtt/mqtt/v5.0/os/mqtt-v5.0-os.html#Unicode" TargetMode="External"/><Relationship Id="rId80"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82"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81" Type="http://schemas.openxmlformats.org/officeDocument/2006/relationships/hyperlink" Target="https://nvlpubs.nist.gov/nistpubs/SpecialPublications/NIST.SP.800-38b.pdf"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5.png"/><Relationship Id="rId72" Type="http://schemas.openxmlformats.org/officeDocument/2006/relationships/image" Target="media/image15.png"/><Relationship Id="rId75" Type="http://schemas.openxmlformats.org/officeDocument/2006/relationships/hyperlink" Target="https://docs.google.com/document/d/1Q_l-TOttOqktQmnupRv7Un1Y8KzULIxc/edit?pli=1#heading=h.23ckvvd" TargetMode="External"/><Relationship Id="rId74" Type="http://schemas.openxmlformats.org/officeDocument/2006/relationships/image" Target="media/image6.png"/><Relationship Id="rId77" Type="http://schemas.openxmlformats.org/officeDocument/2006/relationships/image" Target="media/image34.png"/><Relationship Id="rId76" Type="http://schemas.openxmlformats.org/officeDocument/2006/relationships/image" Target="media/image3.png"/><Relationship Id="rId79" Type="http://schemas.openxmlformats.org/officeDocument/2006/relationships/hyperlink" Target="https://nvlpubs.nist.gov/nistpubs/FIPS/NIST.FIPS.198-1.pdf" TargetMode="External"/><Relationship Id="rId78" Type="http://schemas.openxmlformats.org/officeDocument/2006/relationships/hyperlink" Target="https://www.rfc-editor.org/rfc/rfc2104" TargetMode="External"/><Relationship Id="rId71" Type="http://schemas.openxmlformats.org/officeDocument/2006/relationships/image" Target="media/image24.png"/><Relationship Id="rId70" Type="http://schemas.openxmlformats.org/officeDocument/2006/relationships/image" Target="media/image13.png"/><Relationship Id="rId62" Type="http://schemas.openxmlformats.org/officeDocument/2006/relationships/image" Target="media/image4.png"/><Relationship Id="rId61" Type="http://schemas.openxmlformats.org/officeDocument/2006/relationships/image" Target="media/image1.png"/><Relationship Id="rId64" Type="http://schemas.openxmlformats.org/officeDocument/2006/relationships/image" Target="media/image29.png"/><Relationship Id="rId63" Type="http://schemas.openxmlformats.org/officeDocument/2006/relationships/image" Target="media/image27.png"/><Relationship Id="rId66" Type="http://schemas.openxmlformats.org/officeDocument/2006/relationships/image" Target="media/image17.png"/><Relationship Id="rId65" Type="http://schemas.openxmlformats.org/officeDocument/2006/relationships/image" Target="media/image7.png"/><Relationship Id="rId68" Type="http://schemas.openxmlformats.org/officeDocument/2006/relationships/image" Target="media/image16.png"/><Relationship Id="rId67" Type="http://schemas.openxmlformats.org/officeDocument/2006/relationships/image" Target="media/image2.png"/><Relationship Id="rId60" Type="http://schemas.openxmlformats.org/officeDocument/2006/relationships/image" Target="media/image31.png"/><Relationship Id="rId69" Type="http://schemas.openxmlformats.org/officeDocument/2006/relationships/image" Target="media/image25.png"/><Relationship Id="rId51" Type="http://schemas.openxmlformats.org/officeDocument/2006/relationships/hyperlink" Target="https://docs.oasis-open.org/mqtt/mqtt/v5.0/cos02/mqtt-v5.0-cos02.html#S4_13_Errors" TargetMode="External"/><Relationship Id="rId50" Type="http://schemas.openxmlformats.org/officeDocument/2006/relationships/hyperlink" Target="https://docs.oasis-open.org/mqtt/mqtt/v5.0/cos02/mqtt-v5.0-cos02.html#RFC3629" TargetMode="External"/><Relationship Id="rId53" Type="http://schemas.openxmlformats.org/officeDocument/2006/relationships/image" Target="media/image32.png"/><Relationship Id="rId52" Type="http://schemas.openxmlformats.org/officeDocument/2006/relationships/hyperlink" Target="https://docs.oasis-open.org/mqtt/mqtt/v5.0/cos02/mqtt-v5.0-cos02.html#Unicode" TargetMode="External"/><Relationship Id="rId55" Type="http://schemas.openxmlformats.org/officeDocument/2006/relationships/image" Target="media/image28.png"/><Relationship Id="rId54" Type="http://schemas.openxmlformats.org/officeDocument/2006/relationships/image" Target="media/image20.png"/><Relationship Id="rId57" Type="http://schemas.openxmlformats.org/officeDocument/2006/relationships/image" Target="media/image30.png"/><Relationship Id="rId56" Type="http://schemas.openxmlformats.org/officeDocument/2006/relationships/image" Target="media/image12.png"/><Relationship Id="rId59" Type="http://schemas.openxmlformats.org/officeDocument/2006/relationships/image" Target="media/image14.png"/><Relationship Id="rId58" Type="http://schemas.openxmlformats.org/officeDocument/2006/relationships/image" Target="media/image2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9oGw14E9CP0CLCYwLZSfVvrKNA==">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8i8wEKCnRleHQvcGxhaW4S5AFJbSBxdWVzdGlvbmluZyB0aGUgbmVlZCB0byBicmVhayBvdXQgZmllbGRzIGluIHRoZWlyIG93biBjaGFwdGVyLiBJIGJlbGlldmUgdGhleSBzaG91bGQgYmUgbGlua2VkIGluIHRoZSBwYWNrZXQgaW4gd2hpY2ggdGhleSByZXNpZGUgb25seS4gV2Ugc2hvdWxkIGhhdmUgYSBzZWN0aW9uIGluIHRoZW1zZWx2ZXPCoGZvciByZWFzb24gY29kZXMgYW5kIHRvcGljIGFsaWFzIHR5cGVzLiBUaG91Z2h0cz8qGyIVMTEzOTY1MjI0NDI4MDU4MDkzNzM5KAA4ADDK/uPS1jE4yv7j0tYxWgx1ejR6b2o1MDdjbnpyAiAAeACIAQKaAQYIABAAGACqAecB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sAEAuAEBQpcGCgtBQUFCSEpMb21MaxILQUFBQkZ4d1hqMjAa5AEKCXRleHQvaHRtbB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4i5QEKCnRleHQvcGxhaW4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igIKC0FBQUJLQkkyYmRZEtQBCgtBQUFCS0JJMmJkWRILQUFBQktCSTJiZFkaDQoJdGV4dC9odG1sEgAiDgoKdGV4dC9wbGFpbhIAKhsiFTExNTYyNjM1NzE0MjczNTgxMjI2NigAOAAwhYzo2OUxOLaa6NjlMUo0CiRhcHBsaWNhdGlvbi92bmQuZ29vZ2xlLWFwcHMuZG9jcy5tZHMaDMLX2uQBBiIECAkQAVoMbnBrOHdjYzRneGVocgIgAHgAggEUc3VnZ2VzdC5pdHNqM3NsMzNlZWuaAQYIABAAGACwAQC4AQAYhYzo2OUxILaa6NjlMTAAQhRzdWdnZXN0Lml0c2ozc2wzM2Vla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iuAIKCnRleHQvcGxhaW4SqQJJdCBzaG91bGQgYmUgYmUgY29uc2lzdGVudCB3aXRoIHRoZSBDb25uZWN0ICJLZWVwIEFsaXZlIFRpbWVyIi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IqEECgp0ZXh0L3BsYWluEpIERG8gdGhlc2UgeWVsbG93wqBoaWdobGlnaHRzIGluZGljYXRlIGNvbnRlbnQvcnVsZXMgYW5kIGZvcm0gZXF1YWxseSB0byBuZWVkIHdvcms/IEkgZ3Vlc3Mgc28uCgpEZXBlbmRpbmcgb24gdGhlIHVuZGVybHlpbmcgInJ1bGVzIiBmcm9tIGVuZm9yY2VtZW50IHBlciBlaXRoZXIgaG9waW5nLCBjb252ZW50aW9uLCBvciBlbmZvcmNlbWVudCBJIGFtIHN1cmUgd2UgY2FuIHdyaXRlIHRoaXMgc3RhdGVtZW50IHNob3J0ZXIgYW5kIHRvIHRoZSBwb2ludC4KC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IsoCCgp0ZXh0L3BsYWlu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KC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obIhUxMTYwODE4OTkxNzExMzQ1MzAwMDMoADgAMJqLkYOCMjiai5GDgjJKMQoKdGV4dC9wbGFpbhIjVGhlIFNlcnZlciBWaWV3IG9mIHRoZSBDbGllbnQgU3RhdGVaDDhtenhyNmdncG9ra3ICIAB4AJoBBggAEAAYAKoBoQc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PjwsuiSMjAAQhBraXguZjgxcXZ2d2pvYW1kIuEICgtBQUFCR0pKcGxZTRKvCA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45crA1YQ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FoManUxcTFubmVlY2phcgIgAHgAiAECmgEGCAAQABgAqgE9EjtJYW4gdG8gdmVyaWZ5IGlmIHRoaXMgcmVzZXJ2YXRpb24gaXMgcG9zc2libGUgYW5kIGNvbmZpcm1lZLABALgBARjHisej2DEg5crA1YQyMABCEGtpeC44aXZjZHV0Mmhkc2ci1AcKC0FBQUJPUEJJY3ZREqIHCgtBQUFCT1BCSWN2URILQUFBQk9QQkljdlEakQIKCXRleHQvaHRtbB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qGyIVMTE1NjI2MzU3MTQyNzM1ODEyMjY2KAA4ADD1pprqvzE49aaa6r8xWgxmNnV2eXRqdGZma3hyAiAAeACIAQKaAQYIABAAGACqAakD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