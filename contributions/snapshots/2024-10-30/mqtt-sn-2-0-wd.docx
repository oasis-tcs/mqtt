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01 August 2024</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w:t>
      </w:r>
      <w:r w:rsidDel="00000000" w:rsidR="00000000" w:rsidRPr="00000000">
        <w:rPr>
          <w:rFonts w:ascii="Arial" w:cs="Arial" w:eastAsia="Arial" w:hAnsi="Arial"/>
          <w:color w:val="000000"/>
          <w:sz w:val="20"/>
          <w:szCs w:val="20"/>
          <w:shd w:fill="auto" w:val="clear"/>
          <w:rtl w:val="0"/>
        </w:rPr>
        <w:t xml:space="preserve">anks </w:t>
      </w:r>
      <w:r w:rsidDel="00000000" w:rsidR="00000000" w:rsidRPr="00000000">
        <w:rPr>
          <w:rFonts w:ascii="Arial" w:cs="Arial" w:eastAsia="Arial" w:hAnsi="Arial"/>
          <w:color w:val="000000"/>
          <w:sz w:val="20"/>
          <w:szCs w:val="20"/>
          <w:shd w:fill="auto" w:val="clear"/>
          <w:rtl w:val="0"/>
        </w:rPr>
        <w:t xml:space="preserve">(andrewdjbanks@gmail.com</w:t>
      </w:r>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Davide Lenzarini (</w:t>
      </w:r>
      <w:hyperlink r:id="rId11">
        <w:r w:rsidDel="00000000" w:rsidR="00000000" w:rsidRPr="00000000">
          <w:rPr>
            <w:rFonts w:ascii="Arial" w:cs="Arial" w:eastAsia="Arial" w:hAnsi="Arial"/>
            <w:color w:val="000000"/>
            <w:sz w:val="20"/>
            <w:szCs w:val="20"/>
            <w:shd w:fill="auto" w:val="clear"/>
            <w:rtl w:val="0"/>
          </w:rPr>
          <w:t xml:space="preserve">davide.lenzarini@u-blox.com</w:t>
        </w:r>
      </w:hyperlink>
      <w:r w:rsidDel="00000000" w:rsidR="00000000" w:rsidRPr="00000000">
        <w:rPr>
          <w:rFonts w:ascii="Arial" w:cs="Arial" w:eastAsia="Arial" w:hAnsi="Arial"/>
          <w:color w:val="000000"/>
          <w:sz w:val="20"/>
          <w:szCs w:val="20"/>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Ian Craggs (</w:t>
      </w:r>
      <w:hyperlink r:id="rId12">
        <w:r w:rsidDel="00000000" w:rsidR="00000000" w:rsidRPr="00000000">
          <w:rPr>
            <w:rFonts w:ascii="Arial" w:cs="Arial" w:eastAsia="Arial" w:hAnsi="Arial"/>
            <w:color w:val="000000"/>
            <w:sz w:val="20"/>
            <w:szCs w:val="20"/>
            <w:shd w:fill="auto" w:val="clear"/>
            <w:rtl w:val="0"/>
          </w:rPr>
          <w:t xml:space="preserve">icraggs@gmail.com</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Rahul Gupta (</w:t>
      </w:r>
      <w:hyperlink r:id="rId13">
        <w:r w:rsidDel="00000000" w:rsidR="00000000" w:rsidRPr="00000000">
          <w:rPr>
            <w:rFonts w:ascii="Arial" w:cs="Arial" w:eastAsia="Arial" w:hAnsi="Arial"/>
            <w:color w:val="000000"/>
            <w:sz w:val="20"/>
            <w:szCs w:val="20"/>
            <w:shd w:fill="auto" w:val="clear"/>
            <w:rtl w:val="0"/>
          </w:rPr>
          <w:t xml:space="preserve">rahul.gupta@us.ibm.com</w:t>
        </w:r>
      </w:hyperlink>
      <w:r w:rsidDel="00000000" w:rsidR="00000000" w:rsidRPr="00000000">
        <w:rPr>
          <w:rFonts w:ascii="Arial" w:cs="Arial" w:eastAsia="Arial" w:hAnsi="Arial"/>
          <w:color w:val="000000"/>
          <w:sz w:val="20"/>
          <w:szCs w:val="20"/>
          <w:shd w:fill="auto" w:val="clear"/>
          <w:rtl w:val="0"/>
        </w:rPr>
        <w:t xml:space="preserve">), </w:t>
      </w:r>
      <w:hyperlink r:id="rId14">
        <w:r w:rsidDel="00000000" w:rsidR="00000000" w:rsidRPr="00000000">
          <w:rPr>
            <w:rFonts w:ascii="Arial" w:cs="Arial" w:eastAsia="Arial" w:hAnsi="Arial"/>
            <w:color w:val="000000"/>
            <w:sz w:val="20"/>
            <w:szCs w:val="20"/>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Simon Johnson (</w:t>
      </w:r>
      <w:hyperlink r:id="rId15">
        <w:r w:rsidDel="00000000" w:rsidR="00000000" w:rsidRPr="00000000">
          <w:rPr>
            <w:rFonts w:ascii="Arial" w:cs="Arial" w:eastAsia="Arial" w:hAnsi="Arial"/>
            <w:color w:val="000000"/>
            <w:sz w:val="20"/>
            <w:szCs w:val="20"/>
            <w:shd w:fill="auto" w:val="clear"/>
            <w:rtl w:val="0"/>
          </w:rPr>
          <w:t xml:space="preserve">simon</w:t>
        </w:r>
      </w:hyperlink>
      <w:r w:rsidDel="00000000" w:rsidR="00000000" w:rsidRPr="00000000">
        <w:rPr>
          <w:rFonts w:ascii="Arial" w:cs="Arial" w:eastAsia="Arial" w:hAnsi="Arial"/>
          <w:color w:val="000000"/>
          <w:sz w:val="20"/>
          <w:szCs w:val="20"/>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Stefan Hagen (</w:t>
      </w:r>
      <w:hyperlink r:id="rId16">
        <w:r w:rsidDel="00000000" w:rsidR="00000000" w:rsidRPr="00000000">
          <w:rPr>
            <w:rFonts w:ascii="Arial" w:cs="Arial" w:eastAsia="Arial" w:hAnsi="Arial"/>
            <w:color w:val="000000"/>
            <w:sz w:val="20"/>
            <w:szCs w:val="20"/>
            <w:shd w:fill="auto" w:val="clear"/>
            <w:rtl w:val="0"/>
          </w:rPr>
          <w:t xml:space="preserve">stefan@hagen.link</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Tara E. Walker (</w:t>
      </w:r>
      <w:hyperlink r:id="rId17">
        <w:r w:rsidDel="00000000" w:rsidR="00000000" w:rsidRPr="00000000">
          <w:rPr>
            <w:rFonts w:ascii="Arial" w:cs="Arial" w:eastAsia="Arial" w:hAnsi="Arial"/>
            <w:color w:val="000000"/>
            <w:sz w:val="20"/>
            <w:szCs w:val="20"/>
            <w:shd w:fill="auto" w:val="clear"/>
            <w:rtl w:val="0"/>
          </w:rPr>
          <w:t xml:space="preserve">tara.walker@microsoft.com</w:t>
        </w:r>
      </w:hyperlink>
      <w:r w:rsidDel="00000000" w:rsidR="00000000" w:rsidRPr="00000000">
        <w:rPr>
          <w:rFonts w:ascii="Arial" w:cs="Arial" w:eastAsia="Arial" w:hAnsi="Arial"/>
          <w:color w:val="000000"/>
          <w:sz w:val="20"/>
          <w:szCs w:val="20"/>
          <w:shd w:fill="auto" w:val="clear"/>
          <w:rtl w:val="0"/>
        </w:rPr>
        <w:t xml:space="preserve">), </w:t>
      </w:r>
      <w:hyperlink r:id="rId18">
        <w:r w:rsidDel="00000000" w:rsidR="00000000" w:rsidRPr="00000000">
          <w:rPr>
            <w:rFonts w:ascii="Arial" w:cs="Arial" w:eastAsia="Arial" w:hAnsi="Arial"/>
            <w:color w:val="000000"/>
            <w:sz w:val="20"/>
            <w:szCs w:val="20"/>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4">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01 August 2024. OASIS Committee Specification Draft 01. </w:t>
      </w:r>
      <w:sdt>
        <w:sdtPr>
          <w:tag w:val="goog_rdk_1"/>
        </w:sdtPr>
        <w:sdtContent>
          <w:commentRangeStart w:id="1"/>
        </w:sdtContent>
      </w:sdt>
      <w:hyperlink r:id="rId29">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0">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3">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v1.2</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MQTT-SN and MQTT Differences</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Version</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ADVERTISE - Gateway Advertisement</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Length &amp; Packet Type</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GwId</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Duration</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 SEARCHGW - Search for A Gateway</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Length &amp; Packet Type</w:t>
              <w:tab/>
              <w:t xml:space="preserve">32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Radius</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 GWINFO - Gateway Information</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3.3.1 Length &amp; Packet Type</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3.3.2 GwId</w:t>
              <w:tab/>
              <w:t xml:space="preserve">32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3.3.3 GwAdd</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 CONNECT - Connection Request</w:t>
              <w:tab/>
              <w:t xml:space="preserve">34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 Length &amp; Packet Type</w:t>
              <w:tab/>
              <w:t xml:space="preserve">35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3.4.2 Connect Flags</w:t>
              <w:tab/>
              <w:t xml:space="preserve">35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3.4.3 Packet Identifier</w:t>
              <w:tab/>
              <w:t xml:space="preserve">35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3.4.4 Protocol Version</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3.4.5 Keep Alive</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3.4.6 Session Expiry Interval</w:t>
              <w:tab/>
              <w:t xml:space="preserve">36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3.4.7 Maximum Packet Size</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3.4.8 Client Identifier (ClientID)</w:t>
              <w:tab/>
              <w:t xml:space="preserve">37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3.4.9 Connect Will Flags (optional, only with Will flag set)</w:t>
              <w:tab/>
              <w:t xml:space="preserve">37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3.4.10 Will Topic Short or Will Topic Length (optional, only with Will flag set)</w:t>
              <w:tab/>
              <w:t xml:space="preserve">38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3.4.11 Will Payload Length (optional, only with Will flag set)</w:t>
              <w:tab/>
              <w:t xml:space="preserve">38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3.4.12 Will Payload (optional, only with Will flag set)</w:t>
              <w:tab/>
              <w:t xml:space="preserve">38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3.4.13 Authentication Method Length (optional, only with Auth flag set)</w:t>
              <w:tab/>
              <w:t xml:space="preserve">38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3.4.14 Authentication Method (optional, only with Auth flag set)</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s3.4.15 Authentication Data Length (optional, only with Auth flag set)</w:t>
              <w:tab/>
              <w:t xml:space="preserve">38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3.4.16 Authentication Data (optional, only with Auth flag set)</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hlt7zbta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3.4.17 CONNECT Actions</w:t>
              <w:tab/>
              <w:t xml:space="preserve">39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 CONNACK - Connect Acknowledgement</w:t>
              <w:tab/>
              <w:t xml:space="preserve">40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 Length &amp; Packet Type</w:t>
              <w:tab/>
              <w:t xml:space="preserve">40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3.5.2 Connack Flags</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3.5.3 Packet Identifier</w:t>
              <w:tab/>
              <w:t xml:space="preserve">41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3.5.4 Reason Code</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3.5.5 Session Expiry Interval</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3.5.6 Authentication Method Length (optional, only with Auth flag set)</w:t>
              <w:tab/>
              <w:t xml:space="preserve">41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3.5.7 Authentication Method (optional, only with Auth flag set)</w:t>
              <w:tab/>
              <w:t xml:space="preserve">41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3.5.8 Authentication Data Length (optional, only with Auth flag set)</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3.5.9 Authentication Data (optional, only with Auth flag set)</w:t>
              <w:tab/>
              <w:t xml:space="preserve">41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3.5.10 Assigned Client Identifier</w:t>
              <w:tab/>
              <w:t xml:space="preserve">42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 AUTH - Authentication Exchange</w:t>
              <w:tab/>
              <w:t xml:space="preserve">42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 Length &amp; Packet Type</w:t>
              <w:tab/>
              <w:t xml:space="preserve">42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 Packet Identifier</w:t>
              <w:tab/>
              <w:t xml:space="preserve">43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 Reason Code</w:t>
              <w:tab/>
              <w:t xml:space="preserve">43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 Auth Method Length</w:t>
              <w:tab/>
              <w:t xml:space="preserve">43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 Auth Method</w:t>
              <w:tab/>
              <w:t xml:space="preserve">43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 Auth Data</w:t>
              <w:tab/>
              <w:t xml:space="preserve">43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 Auth Actions</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 REGISTER - Register Topic Alias Request</w:t>
              <w:tab/>
              <w:t xml:space="preserve">43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3.7.1 Length &amp; Packet Type</w:t>
              <w:tab/>
              <w:t xml:space="preserve">44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3.7.2 Packet Identifier</w:t>
              <w:tab/>
              <w:t xml:space="preserve">44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3.7.3 Topic Alias</w:t>
              <w:tab/>
              <w:t xml:space="preserve">44</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3.7.4 Topic Name</w:t>
              <w:tab/>
              <w:t xml:space="preserve">44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3.7.5 Register Actions</w:t>
              <w:tab/>
              <w:t xml:space="preserve">44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 REGACK - Register Topic Alias Response</w:t>
              <w:tab/>
              <w:t xml:space="preserve">44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3.8.1 Length &amp; Packet Type</w:t>
              <w:tab/>
              <w:t xml:space="preserve">44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3.8.2 REGACK Flags</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3.8.3 Packet Identifier</w:t>
              <w:tab/>
              <w:t xml:space="preserve">45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3.8.4 Topic Alias</w:t>
              <w:tab/>
              <w:t xml:space="preserve">45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3.8.5 Reason Code</w:t>
              <w:tab/>
              <w:t xml:space="preserve">45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3.9 Publish Variants</w:t>
              <w:tab/>
              <w:t xml:space="preserve">45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 PUBWOS - Publish Without Session</w:t>
              <w:tab/>
              <w:t xml:space="preserve">46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3.10.1 Length &amp; Packet Type</w:t>
              <w:tab/>
              <w:t xml:space="preserve">46</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3.10.2 PUBWOS Flags</w:t>
              <w:tab/>
              <w:t xml:space="preserve">46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3.10.3 Topic Data</w:t>
              <w:tab/>
              <w:t xml:space="preserve">47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3.10.4 Data</w:t>
              <w:tab/>
              <w:t xml:space="preserve">47</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3.10.5 PUBWOS Actions</w:t>
              <w:tab/>
              <w:t xml:space="preserve">47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PUBLISH - QoS 0</w:t>
              <w:tab/>
              <w:t xml:space="preserve">47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Flags</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Topic Data</w:t>
              <w:tab/>
              <w:t xml:space="preserve">48</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Data</w:t>
              <w:tab/>
              <w:t xml:space="preserve">48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3.11.5 PUBLISH - QoS 0 Actions</w:t>
              <w:tab/>
              <w:t xml:space="preserve">48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PUBLISH - QoS 1 and 2</w:t>
              <w:tab/>
              <w:t xml:space="preserve">48</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49</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PUBLISH Flags</w:t>
              <w:tab/>
              <w:t xml:space="preserve">49</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Packet Identifier</w:t>
              <w:tab/>
              <w:t xml:space="preserve">49</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Topic Data</w:t>
              <w:tab/>
              <w:t xml:space="preserve">49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3.12.6 Data</w:t>
              <w:tab/>
              <w:t xml:space="preserve">49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3.12.7 PUBLISH Actions</w:t>
              <w:tab/>
              <w:t xml:space="preserve">50</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PUBACK – Publish Acknowledgement</w:t>
              <w:tab/>
              <w:t xml:space="preserve">51</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51</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Packet Identifier</w:t>
              <w:tab/>
              <w:t xml:space="preserve">51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Reason Code</w:t>
              <w:tab/>
              <w:t xml:space="preserve">51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 PUBACK Actions</w:t>
              <w:tab/>
              <w:t xml:space="preserve">51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PUBREC (QoS 2 delivery part 1)</w:t>
              <w:tab/>
              <w:t xml:space="preserve">51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52</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Packet Identifier</w:t>
              <w:tab/>
              <w:t xml:space="preserve">52</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3.14.3 Reason Code</w:t>
              <w:tab/>
              <w:t xml:space="preserve">52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3.14.4 PUBREC Actions</w:t>
              <w:tab/>
              <w:t xml:space="preserve">52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PUBREL (QoS 2 delivery part 2)</w:t>
              <w:tab/>
              <w:t xml:space="preserve">52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52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Packet Identifier</w:t>
              <w:tab/>
              <w:t xml:space="preserve">52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3.15.3 Reason Code</w:t>
              <w:tab/>
              <w:t xml:space="preserve">52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3.15.4 PUBREL Actions</w:t>
              <w:tab/>
              <w:t xml:space="preserve">52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PUBCOMP - Publish Complete (QoS 2 delivery part 3)</w:t>
              <w:tab/>
              <w:t xml:space="preserve">53</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53</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Packet Identifier</w:t>
              <w:tab/>
              <w:t xml:space="preserve">53</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Reason Code</w:t>
              <w:tab/>
              <w:t xml:space="preserve">53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3.16.4 PUBCOMP Actions</w:t>
              <w:tab/>
              <w:t xml:space="preserve">53</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SUBSCRIBE - Subscribe Request</w:t>
              <w:tab/>
              <w:t xml:space="preserve">53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54</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SUBSCRIBE Flags</w:t>
              <w:tab/>
              <w:t xml:space="preserve">54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Packet Identifier</w:t>
              <w:tab/>
              <w:t xml:space="preserve">54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Data or Topic Filter</w:t>
              <w:tab/>
              <w:t xml:space="preserve">54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3.17.5 SUBSCRIBE Actions</w:t>
              <w:tab/>
              <w:t xml:space="preserve">54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SUBACK - Subscribe Acknowledgement</w:t>
              <w:tab/>
              <w:t xml:space="preserve">56</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56</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Flags</w:t>
              <w:tab/>
              <w:t xml:space="preserve">56</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Topic Data</w:t>
              <w:tab/>
              <w:t xml:space="preserve">56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Packet Identifier</w:t>
              <w:tab/>
              <w:t xml:space="preserve">56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56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UNSUBSCRIBE - Unsubscribe Request</w:t>
              <w:tab/>
              <w:t xml:space="preserve">57</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 Length &amp; Packet Type</w:t>
              <w:tab/>
              <w:t xml:space="preserve">57</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 UNSUBSCRIBE Flags</w:t>
              <w:tab/>
              <w:t xml:space="preserve">57</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 Packet Identifier</w:t>
              <w:tab/>
              <w:t xml:space="preserve">58</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3.19.4 Topic Data or Topic Filter</w:t>
              <w:tab/>
              <w:t xml:space="preserve">58</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3.19.4 UNSUBSCRIBE Actions</w:t>
              <w:tab/>
              <w:t xml:space="preserve">58</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 UNSUBACK - Unsubscribe Acknowledgement</w:t>
              <w:tab/>
              <w:t xml:space="preserve">58</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 Length &amp; Packet Type</w:t>
              <w:tab/>
              <w:t xml:space="preserve">58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 Packet Identifier</w:t>
              <w:tab/>
              <w:t xml:space="preserve">59</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 Reason Code</w:t>
              <w:tab/>
              <w:t xml:space="preserve">59</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PINGREQ - Ping Request</w:t>
              <w:tab/>
              <w:t xml:space="preserve">59</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3.21.1 Length &amp; Packet Type</w:t>
              <w:tab/>
              <w:t xml:space="preserve">59</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3.21.2 Packet Identifier</w:t>
              <w:tab/>
              <w:t xml:space="preserve">59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3.21.3 Client Identifier (optional)</w:t>
              <w:tab/>
              <w:t xml:space="preserve">59</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3.21.4 PINGREQ Actions</w:t>
              <w:tab/>
              <w:t xml:space="preserve">59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PINGRESP - Ping Response</w:t>
              <w:tab/>
              <w:t xml:space="preserve">60</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3.22.1 Length &amp; Packet Type</w:t>
              <w:tab/>
              <w:t xml:space="preserve">60</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3.22.2 Packet Identifier</w:t>
              <w:tab/>
              <w:t xml:space="preserve">60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3.22.3 Application Messages Remaining</w:t>
              <w:tab/>
              <w:t xml:space="preserve">60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3.23 DISCONNECT - Disconnect Notification</w:t>
              <w:tab/>
              <w:t xml:space="preserve">61</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3.23.1 Length &amp; Packet Type</w:t>
              <w:tab/>
              <w:t xml:space="preserve">61</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3.23.2 Disconnect Flags</w:t>
              <w:tab/>
              <w:t xml:space="preserve">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3.23.3 Reason Code</w:t>
              <w:tab/>
              <w:t xml:space="preserve">62</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3.23.4 Session Expiry Interval</w:t>
              <w:tab/>
              <w:t xml:space="preserve">62</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3.23.5 Reason String</w:t>
              <w:tab/>
              <w:t xml:space="preserve">62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3.23.6 DISCONNECT Actions</w:t>
              <w:tab/>
              <w:t xml:space="preserve">62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elrc49qsiu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 WAKEUP - Wake up request</w:t>
              <w:tab/>
              <w:t xml:space="preserve">62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rkcmnrrlw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3.24.1 Length &amp; Packet Type</w:t>
              <w:tab/>
              <w:t xml:space="preserve">63</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sa95hk6sf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3.24.2 WAKEUP Actions</w:t>
              <w:tab/>
              <w:t xml:space="preserve">63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0yzf1b41y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 SLEEPREQ - Sleep request</w:t>
              <w:tab/>
              <w:t xml:space="preserve">63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ae58qknvrf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3.24.1 Length &amp; Packet Type</w:t>
              <w:tab/>
              <w:t xml:space="preserve">63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9l470czcf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3.24.2 Packet Identifier</w:t>
              <w:tab/>
              <w:t xml:space="preserve">63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mowugbak9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3.24.3 Sleep Duration</w:t>
              <w:tab/>
              <w:t xml:space="preserve">63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za85wfbb3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3.24.4 SLEEPREQ Actions</w:t>
              <w:tab/>
              <w:t xml:space="preserve">63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ym8s7ogwu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3.25 SLEEPRESP - Sleep response</w:t>
              <w:tab/>
              <w:t xml:space="preserve">64</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hdh9flvor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3.25.1 Length &amp; Packet Type</w:t>
              <w:tab/>
              <w:t xml:space="preserve">64</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s4rruwfri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3.26.2 Packet Identifier</w:t>
              <w:tab/>
              <w:t xml:space="preserve">64</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 Forwarder Encapsulation</w:t>
              <w:tab/>
              <w:t xml:space="preserve">64</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3.26.1 Length</w:t>
              <w:tab/>
              <w:t xml:space="preserve">65</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3.26.2 Packet Type</w:t>
              <w:tab/>
              <w:t xml:space="preserve">65</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3.26.3 Ctrl</w:t>
              <w:tab/>
              <w:t xml:space="preserve">65</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3.26.4 Radius</w:t>
              <w:tab/>
              <w:t xml:space="preserve">65</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3.26.5 Wireless Node Id</w:t>
              <w:tab/>
              <w:t xml:space="preserve">65</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3.26.6 MQTT SN Packet</w:t>
              <w:tab/>
              <w:t xml:space="preserve">65</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3.27 Protection Encapsulation</w:t>
              <w:tab/>
              <w:t xml:space="preserve">66</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3.27.1 Length</w:t>
              <w:tab/>
              <w:t xml:space="preserve">67</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3.27.2 Packet Type</w:t>
              <w:tab/>
              <w:t xml:space="preserve">67</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3.27.3 Protection Flags</w:t>
              <w:tab/>
              <w:t xml:space="preserve">67</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3.27.4 Protection Scheme</w:t>
              <w:tab/>
              <w:t xml:space="preserve">68</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3.27.5 Sender Identifier</w:t>
              <w:tab/>
              <w:t xml:space="preserve">69</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3.27.6 Random</w:t>
              <w:tab/>
              <w:t xml:space="preserve">70</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3.27.7 Crypto Material</w:t>
              <w:tab/>
              <w:t xml:space="preserve">70</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3.27.8 Monotonic Counter</w:t>
              <w:tab/>
              <w:t xml:space="preserve">70</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3.27.9 Protected MQTT-SN Packet</w:t>
              <w:tab/>
              <w:t xml:space="preserve">70</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3.27.10 Authentication Tag</w:t>
              <w:tab/>
              <w:t xml:space="preserve">70</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71</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71</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71</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72</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73</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74</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 Any number of deliveries</w:t>
              <w:tab/>
              <w:t xml:space="preserve">74</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75</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75</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76</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77</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77</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4.4.2 Unacknowledged Packets</w:t>
              <w:tab/>
              <w:t xml:space="preserve">78</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79</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79</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79</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79</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80</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80</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80</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81</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81</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82</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82</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83</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Authentication</w:t>
              <w:tab/>
              <w:t xml:space="preserve">83</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z7zobqrpq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CONNECT and AUTH packets</w:t>
              <w:tab/>
              <w:t xml:space="preserve">83</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4.11.1.1 Re-authentication</w:t>
              <w:tab/>
              <w:t xml:space="preserve">85</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hp24wh46o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4.11.1.2 MQTT User Name and Password Support</w:t>
              <w:tab/>
              <w:t xml:space="preserve">85</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86</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86</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86</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Example MQTT-SN Architectures</w:t>
              <w:tab/>
              <w:t xml:space="preserve">87</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4.13.1 Transparent Gateway</w:t>
              <w:tab/>
              <w:t xml:space="preserve">88</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4.13.2 Aggregating Gateway</w:t>
              <w:tab/>
              <w:t xml:space="preserve">89</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Gateway Advertisement and Discovery</w:t>
              <w:tab/>
              <w:t xml:space="preserve">92</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Client states</w:t>
              <w:tab/>
              <w:t xml:space="preserve">93</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 Gateway timers</w:t>
              <w:tab/>
              <w:t xml:space="preserve">95</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4.15.2 Clean start</w:t>
              <w:tab/>
              <w:t xml:space="preserve">95</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j8yyjomha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4.15.3 Sleeping clients</w:t>
              <w:tab/>
              <w:t xml:space="preserve">96</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4.15.4 Keep Alive</w:t>
              <w:tab/>
              <w:t xml:space="preserve">98</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4.15.5 Client Disconnect</w:t>
              <w:tab/>
              <w:t xml:space="preserve">99</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Topic Aliases</w:t>
              <w:tab/>
              <w:t xml:space="preserve">99</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9in506fc1w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4.16.1 Topic Registration</w:t>
              <w:tab/>
              <w:t xml:space="preserve">99</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4.16.2 Topic Mapping and Aliasing</w:t>
              <w:tab/>
              <w:t xml:space="preserve">100</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4.16.3 Predefined topic aliases and short topic names</w:t>
              <w:tab/>
              <w:t xml:space="preserve">100</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4.17.4 Client Topic Subscribe/Unsubscribe Procedure</w:t>
              <w:tab/>
              <w:t xml:space="preserve">100</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4.16.5 Client Publish Procedure</w:t>
              <w:tab/>
              <w:t xml:space="preserve">101</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4.16.6 Gateway Publish Procedure</w:t>
              <w:tab/>
              <w:t xml:space="preserve">101</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Retained Messages</w:t>
              <w:tab/>
              <w:t xml:space="preserve">102</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Optional Features</w:t>
              <w:tab/>
              <w:t xml:space="preserve">103</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104</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w9qaq2wvr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104</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gt8todq2l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MQTT-SN solutions: security and certification</w:t>
              <w:tab/>
              <w:t xml:space="preserve">104</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81ayj7ar2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Lightweight cryptography and constrained devices</w:t>
              <w:tab/>
              <w:t xml:space="preserve">105</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0bezd2bi3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Implementation notes</w:t>
              <w:tab/>
              <w:t xml:space="preserve">105</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5vxo4k0bd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 Authentication of Clients by the Server</w:t>
              <w:tab/>
              <w:t xml:space="preserve">106</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exe5j11rq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5.4.2 Authorization of Clients by the Server</w:t>
              <w:tab/>
              <w:t xml:space="preserve">106</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ysh3cxpsb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5.4.3 Authentication of the Server by the Client</w:t>
              <w:tab/>
              <w:t xml:space="preserve">106</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t7sd3b9qz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5.4.4 Integrity of Application Messages and MQTT-SN Control Packets</w:t>
              <w:tab/>
              <w:t xml:space="preserve">107</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dgt1oam65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5.4.5 Privacy of Application Messages and MQTT-SN Control Packets</w:t>
              <w:tab/>
              <w:t xml:space="preserve">107</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h57vyfcv2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5.4.6 Non-repudiation of message transmission</w:t>
              <w:tab/>
              <w:t xml:space="preserve">107</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e8wrqxkc3x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5.4.7 Detecting compromise of Clients and Servers</w:t>
              <w:tab/>
              <w:t xml:space="preserve">107</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4zuc51rma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5.4.8 Detecting abnormal behaviors</w:t>
              <w:tab/>
              <w:t xml:space="preserve">108</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h4qb21u9c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 Handling of Disallowed Unicode code points</w:t>
              <w:tab/>
              <w:t xml:space="preserve">108</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z5eemy59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5.4.9.1 Considerations for the use of Disallowed Unicode code points</w:t>
              <w:tab/>
              <w:t xml:space="preserve">109</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ynx7fjpvx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5.4.9.2 Interactions between Publishers and Subscribers</w:t>
              <w:tab/>
              <w:t xml:space="preserve">109</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4dvwf8lgj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5.4.9.3  Remedies</w:t>
              <w:tab/>
              <w:t xml:space="preserve">110</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dlqgir6zr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5.4.10 Other security considerations</w:t>
              <w:tab/>
              <w:t xml:space="preserve">110</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dkmfsfe6r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5.4.11 Use of SOCKS</w:t>
              <w:tab/>
              <w:t xml:space="preserve">110</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e16slc3oy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 Security profiles</w:t>
              <w:tab/>
              <w:t xml:space="preserve">111</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kfs4hgl2f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5.4.12.1 Clear communication profile</w:t>
              <w:tab/>
              <w:t xml:space="preserve">111</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2enj073z0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5.4.12.2 Secured network communication profile</w:t>
              <w:tab/>
              <w:t xml:space="preserve">111</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imbujrr2h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5.4.12.3 Secured transport profile</w:t>
              <w:tab/>
              <w:t xml:space="preserve">111</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0rls4zwx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5.4.12.4 Industry specific security profiles</w:t>
              <w:tab/>
              <w:t xml:space="preserve">111</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112</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113</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114</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114</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115</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115</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115</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115</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116</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116</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117</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118</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118</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118</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119</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124</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124</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124</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124</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124</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1">
      <w:pPr>
        <w:rPr>
          <w:rFonts w:ascii="Arial" w:cs="Arial" w:eastAsia="Arial" w:hAnsi="Arial"/>
        </w:rPr>
        <w:sectPr>
          <w:headerReference r:id="rId34" w:type="default"/>
          <w:headerReference r:id="rId35" w:type="first"/>
          <w:footerReference r:id="rId36" w:type="default"/>
          <w:footerReference r:id="rId37"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52">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54">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55">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38">
        <w:r w:rsidDel="00000000" w:rsidR="00000000" w:rsidRPr="00000000">
          <w:rPr>
            <w:rFonts w:ascii="Arial" w:cs="Arial" w:eastAsia="Arial" w:hAnsi="Arial"/>
            <w:rtl w:val="0"/>
          </w:rPr>
          <w:t xml:space="preserve"> </w:t>
        </w:r>
      </w:hyperlink>
      <w:hyperlink r:id="rId39">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2">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56">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57">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58">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59">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5A">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5B">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5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5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5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6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62">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63">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64">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65">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66">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67">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w:t>
      </w:r>
    </w:p>
    <w:p w:rsidR="00000000" w:rsidDel="00000000" w:rsidP="00000000" w:rsidRDefault="00000000" w:rsidRPr="00000000" w14:paraId="00000168">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6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6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6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6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6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6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6F">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70">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7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7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network source. This could be, for example:</w:t>
      </w:r>
    </w:p>
    <w:p w:rsidR="00000000" w:rsidDel="00000000" w:rsidP="00000000" w:rsidRDefault="00000000" w:rsidRPr="00000000" w14:paraId="00000173">
      <w:pPr>
        <w:numPr>
          <w:ilvl w:val="0"/>
          <w:numId w:val="6"/>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74">
      <w:pPr>
        <w:numPr>
          <w:ilvl w:val="0"/>
          <w:numId w:val="6"/>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75">
      <w:pPr>
        <w:numPr>
          <w:ilvl w:val="0"/>
          <w:numId w:val="6"/>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sender ID</w:t>
      </w:r>
    </w:p>
    <w:p w:rsidR="00000000" w:rsidDel="00000000" w:rsidP="00000000" w:rsidRDefault="00000000" w:rsidRPr="00000000" w14:paraId="0000017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7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an MQTT-SN endpoint.</w:t>
      </w:r>
    </w:p>
    <w:p w:rsidR="00000000" w:rsidDel="00000000" w:rsidP="00000000" w:rsidRDefault="00000000" w:rsidRPr="00000000" w14:paraId="0000017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7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7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7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7C">
      <w:pPr>
        <w:numPr>
          <w:ilvl w:val="0"/>
          <w:numId w:val="67"/>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creates a Virtual Connection to a Server.</w:t>
      </w:r>
    </w:p>
    <w:p w:rsidR="00000000" w:rsidDel="00000000" w:rsidP="00000000" w:rsidRDefault="00000000" w:rsidRPr="00000000" w14:paraId="0000017D">
      <w:pPr>
        <w:numPr>
          <w:ilvl w:val="0"/>
          <w:numId w:val="6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7E">
      <w:pPr>
        <w:numPr>
          <w:ilvl w:val="0"/>
          <w:numId w:val="6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7F">
      <w:pPr>
        <w:numPr>
          <w:ilvl w:val="0"/>
          <w:numId w:val="6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80">
      <w:pPr>
        <w:numPr>
          <w:ilvl w:val="0"/>
          <w:numId w:val="67"/>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deletes the Virtual Connection to the Server.</w:t>
      </w:r>
    </w:p>
    <w:p w:rsidR="00000000" w:rsidDel="00000000" w:rsidP="00000000" w:rsidRDefault="00000000" w:rsidRPr="00000000" w14:paraId="0000018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82">
      <w:pPr>
        <w:numPr>
          <w:ilvl w:val="0"/>
          <w:numId w:val="32"/>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8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84">
      <w:pPr>
        <w:numPr>
          <w:ilvl w:val="0"/>
          <w:numId w:val="13"/>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8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8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8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sdt>
        <w:sdtPr>
          <w:tag w:val="goog_rdk_3"/>
        </w:sdtPr>
        <w:sdtContent>
          <w:ins w:author="davide.lenzarini@u-blox.com" w:id="0" w:date="2024-08-06T14:17:02Z">
            <w:r w:rsidDel="00000000" w:rsidR="00000000" w:rsidRPr="00000000">
              <w:rPr>
                <w:rFonts w:ascii="Arial" w:cs="Arial" w:eastAsia="Arial" w:hAnsi="Arial"/>
                <w:b w:val="1"/>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or</w:t>
            </w:r>
            <w:r w:rsidDel="00000000" w:rsidR="00000000" w:rsidRPr="00000000">
              <w:rPr>
                <w:rFonts w:ascii="Arial" w:cs="Arial" w:eastAsia="Arial" w:hAnsi="Arial"/>
                <w:b w:val="1"/>
                <w:color w:val="000000"/>
                <w:sz w:val="22"/>
                <w:szCs w:val="22"/>
                <w:shd w:fill="auto" w:val="clear"/>
                <w:rtl w:val="0"/>
              </w:rPr>
              <w:t xml:space="preserve"> GW</w:t>
            </w:r>
          </w:ins>
        </w:sdtContent>
      </w:sdt>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8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89">
      <w:pPr>
        <w:numPr>
          <w:ilvl w:val="0"/>
          <w:numId w:val="18"/>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8A">
      <w:pPr>
        <w:numPr>
          <w:ilvl w:val="0"/>
          <w:numId w:val="1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8B">
      <w:pPr>
        <w:numPr>
          <w:ilvl w:val="0"/>
          <w:numId w:val="1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8C">
      <w:pPr>
        <w:numPr>
          <w:ilvl w:val="0"/>
          <w:numId w:val="1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8D">
      <w:pPr>
        <w:numPr>
          <w:ilvl w:val="0"/>
          <w:numId w:val="18"/>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8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8F">
      <w:pPr>
        <w:numPr>
          <w:ilvl w:val="0"/>
          <w:numId w:val="10"/>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9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91">
      <w:pPr>
        <w:numPr>
          <w:ilvl w:val="0"/>
          <w:numId w:val="6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92">
      <w:pPr>
        <w:numPr>
          <w:ilvl w:val="0"/>
          <w:numId w:val="6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93">
      <w:pPr>
        <w:numPr>
          <w:ilvl w:val="0"/>
          <w:numId w:val="6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9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95">
      <w:pPr>
        <w:numPr>
          <w:ilvl w:val="0"/>
          <w:numId w:val="2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96">
      <w:pPr>
        <w:numPr>
          <w:ilvl w:val="0"/>
          <w:numId w:val="2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97">
      <w:pPr>
        <w:numPr>
          <w:ilvl w:val="0"/>
          <w:numId w:val="2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98">
      <w:pPr>
        <w:numPr>
          <w:ilvl w:val="0"/>
          <w:numId w:val="25"/>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9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Client:</w:t>
      </w:r>
    </w:p>
    <w:p w:rsidR="00000000" w:rsidDel="00000000" w:rsidP="00000000" w:rsidRDefault="00000000" w:rsidRPr="00000000" w14:paraId="0000019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 An MQTT Client:</w:t>
      </w:r>
    </w:p>
    <w:p w:rsidR="00000000" w:rsidDel="00000000" w:rsidP="00000000" w:rsidRDefault="00000000" w:rsidRPr="00000000" w14:paraId="0000019B">
      <w:pPr>
        <w:numPr>
          <w:ilvl w:val="0"/>
          <w:numId w:val="14"/>
        </w:numPr>
        <w:spacing w:after="0" w:afterAutospacing="0" w:before="24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opens the Network Connection to the MQTT Server.</w:t>
      </w:r>
    </w:p>
    <w:p w:rsidR="00000000" w:rsidDel="00000000" w:rsidP="00000000" w:rsidRDefault="00000000" w:rsidRPr="00000000" w14:paraId="0000019C">
      <w:pPr>
        <w:numPr>
          <w:ilvl w:val="0"/>
          <w:numId w:val="14"/>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MQTT (or MQTT-SN) Clients might be interested in.</w:t>
      </w:r>
    </w:p>
    <w:p w:rsidR="00000000" w:rsidDel="00000000" w:rsidP="00000000" w:rsidRDefault="00000000" w:rsidRPr="00000000" w14:paraId="0000019D">
      <w:pPr>
        <w:numPr>
          <w:ilvl w:val="0"/>
          <w:numId w:val="14"/>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9E">
      <w:pPr>
        <w:numPr>
          <w:ilvl w:val="0"/>
          <w:numId w:val="14"/>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9F">
      <w:pPr>
        <w:numPr>
          <w:ilvl w:val="0"/>
          <w:numId w:val="14"/>
        </w:numPr>
        <w:spacing w:after="24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closes the Network Connection to the Server.</w:t>
      </w:r>
    </w:p>
    <w:p w:rsidR="00000000" w:rsidDel="00000000" w:rsidP="00000000" w:rsidRDefault="00000000" w:rsidRPr="00000000" w14:paraId="000001A0">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r w:rsidDel="00000000" w:rsidR="00000000" w:rsidRPr="00000000">
        <w:rPr>
          <w:rtl w:val="0"/>
        </w:rPr>
      </w:r>
    </w:p>
    <w:p w:rsidR="00000000" w:rsidDel="00000000" w:rsidP="00000000" w:rsidRDefault="00000000" w:rsidRPr="00000000" w14:paraId="000001A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A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A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A4">
      <w:pPr>
        <w:numPr>
          <w:ilvl w:val="0"/>
          <w:numId w:val="2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A5">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A6">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A7">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A8">
      <w:pPr>
        <w:numPr>
          <w:ilvl w:val="0"/>
          <w:numId w:val="2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A9">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A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A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A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AD">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A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AF">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B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B1">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B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B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B4">
      <w:pPr>
        <w:spacing w:after="240" w:before="240" w:line="276" w:lineRule="auto"/>
        <w:ind w:left="0" w:right="0" w:firstLine="0"/>
        <w:rPr>
          <w:rFonts w:ascii="Arial" w:cs="Arial" w:eastAsia="Arial" w:hAnsi="Arial"/>
          <w:color w:val="000000"/>
          <w:sz w:val="22"/>
          <w:szCs w:val="22"/>
          <w:shd w:fill="auto" w:val="clear"/>
        </w:rPr>
      </w:pPr>
      <w:sdt>
        <w:sdtPr>
          <w:tag w:val="goog_rdk_4"/>
        </w:sdtPr>
        <w:sdtContent>
          <w:commentRangeStart w:id="3"/>
        </w:sdtContent>
      </w:sdt>
      <w:sdt>
        <w:sdtPr>
          <w:tag w:val="goog_rdk_5"/>
        </w:sdtPr>
        <w:sdtContent>
          <w:commentRangeStart w:id="4"/>
        </w:sdtContent>
      </w:sdt>
      <w:sdt>
        <w:sdtPr>
          <w:tag w:val="goog_rdk_6"/>
        </w:sdtPr>
        <w:sdtContent>
          <w:commentRangeStart w:id="5"/>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Fonts w:ascii="Arial" w:cs="Arial" w:eastAsia="Arial" w:hAnsi="Arial"/>
          <w:color w:val="000000"/>
          <w:sz w:val="22"/>
          <w:szCs w:val="22"/>
          <w:shd w:fill="auto" w:val="clear"/>
          <w:rtl w:val="0"/>
        </w:rPr>
        <w:t xml:space="preserve"> This reduces Packet sizes, and is useful when the Topic Names are long and the same Topic Names are used repetitively within a Virtual Connection.</w:t>
      </w:r>
    </w:p>
    <w:p w:rsidR="00000000" w:rsidDel="00000000" w:rsidP="00000000" w:rsidRDefault="00000000" w:rsidRPr="00000000" w14:paraId="000001B5">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B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B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B8">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B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B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B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B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B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B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B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C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Publish Packet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rFonts w:ascii="Arial" w:cs="Arial" w:eastAsia="Arial" w:hAnsi="Arial"/>
            <w:color w:val="1155cc"/>
            <w:sz w:val="22"/>
            <w:szCs w:val="22"/>
            <w:u w:val="single"/>
            <w:shd w:fill="auto" w:val="clear"/>
            <w:rtl w:val="0"/>
          </w:rPr>
          <w:t xml:space="preserve">section 3.17.2</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rFonts w:ascii="Arial" w:cs="Arial" w:eastAsia="Arial" w:hAnsi="Arial"/>
            <w:color w:val="1155cc"/>
            <w:sz w:val="22"/>
            <w:szCs w:val="22"/>
            <w:u w:val="single"/>
            <w:shd w:fill="auto" w:val="clear"/>
            <w:rtl w:val="0"/>
          </w:rPr>
          <w:t xml:space="preserve">section 4.17</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C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C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C3">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C4">
      <w:pPr>
        <w:spacing w:after="352" w:lineRule="auto"/>
        <w:rPr>
          <w:rFonts w:ascii="Arial" w:cs="Arial" w:eastAsia="Arial" w:hAnsi="Arial"/>
          <w:color w:val="202124"/>
          <w:sz w:val="22"/>
          <w:szCs w:val="22"/>
        </w:rPr>
      </w:pPr>
      <w:r w:rsidDel="00000000" w:rsidR="00000000" w:rsidRPr="00000000">
        <w:rPr>
          <w:rFonts w:ascii="Arial" w:cs="Arial" w:eastAsia="Arial" w:hAnsi="Arial"/>
          <w:color w:val="202124"/>
          <w:sz w:val="22"/>
          <w:szCs w:val="22"/>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C5">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C6">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C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C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C9">
      <w:pPr>
        <w:spacing w:after="240" w:before="240" w:lineRule="auto"/>
        <w:ind w:left="0" w:right="0" w:firstLine="0"/>
        <w:rPr>
          <w:rFonts w:ascii="Arial" w:cs="Arial" w:eastAsia="Arial" w:hAnsi="Arial"/>
          <w:color w:val="202124"/>
        </w:rPr>
      </w:pPr>
      <w:hyperlink r:id="rId43">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CA">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CB">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CC">
      <w:pPr>
        <w:spacing w:after="240" w:before="240" w:lineRule="auto"/>
        <w:ind w:left="0" w:right="0" w:firstLine="0"/>
        <w:rPr>
          <w:rFonts w:ascii="Arial" w:cs="Arial" w:eastAsia="Arial" w:hAnsi="Arial"/>
          <w:color w:val="202124"/>
        </w:rPr>
      </w:pPr>
      <w:hyperlink r:id="rId44">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CD">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CE">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CF">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D0">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D1">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D2">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D3">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D4">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D5">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D6">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D8">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D9">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DB">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DC">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DD">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DE">
      <w:pPr>
        <w:numPr>
          <w:ilvl w:val="0"/>
          <w:numId w:val="41"/>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DF">
      <w:pPr>
        <w:numPr>
          <w:ilvl w:val="0"/>
          <w:numId w:val="41"/>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E0">
      <w:pPr>
        <w:numPr>
          <w:ilvl w:val="0"/>
          <w:numId w:val="41"/>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1E1">
      <w:pPr>
        <w:numPr>
          <w:ilvl w:val="0"/>
          <w:numId w:val="41"/>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1E2">
      <w:pPr>
        <w:numPr>
          <w:ilvl w:val="0"/>
          <w:numId w:val="41"/>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E3">
      <w:pPr>
        <w:numPr>
          <w:ilvl w:val="0"/>
          <w:numId w:val="41"/>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1E4">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E5">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E6">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E7">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E8">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E9">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EA">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EB">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EC">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7">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48">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ED">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p w:rsidR="00000000" w:rsidDel="00000000" w:rsidP="00000000" w:rsidRDefault="00000000" w:rsidRPr="00000000" w14:paraId="000001EE">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939800"/>
            <wp:effectExtent b="0" l="0" r="0" t="0"/>
            <wp:docPr id="39"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F0">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50">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1">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F1">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2">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F2">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F3">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3">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F7">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F8">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F9">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7"/>
        </w:sdtPr>
        <w:sdtContent>
          <w:commentRangeStart w:id="6"/>
        </w:sdtContent>
      </w:sdt>
      <w:sdt>
        <w:sdtPr>
          <w:tag w:val="goog_rdk_8"/>
        </w:sdtPr>
        <w:sdtContent>
          <w:commentRangeStart w:id="7"/>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6"/>
      <w:r w:rsidDel="00000000" w:rsidR="00000000" w:rsidRPr="00000000">
        <w:commentReference w:id="6"/>
      </w:r>
      <w:commentRangeEnd w:id="7"/>
      <w:r w:rsidDel="00000000" w:rsidR="00000000" w:rsidRPr="00000000">
        <w:commentReference w:id="7"/>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p w:rsidR="00000000" w:rsidDel="00000000" w:rsidP="00000000" w:rsidRDefault="00000000" w:rsidRPr="00000000" w14:paraId="000001FA">
      <w:pPr>
        <w:ind w:left="54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2374900"/>
            <wp:effectExtent b="0" l="0" r="0" t="0"/>
            <wp:docPr id="55" name="image35.png"/>
            <a:graphic>
              <a:graphicData uri="http://schemas.openxmlformats.org/drawingml/2006/picture">
                <pic:pic>
                  <pic:nvPicPr>
                    <pic:cNvPr id="0" name="image35.png"/>
                    <pic:cNvPicPr preferRelativeResize="0"/>
                  </pic:nvPicPr>
                  <pic:blipFill>
                    <a:blip r:embed="rId54"/>
                    <a:srcRect b="0" l="6" r="6"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1FC">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1FD">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1FE">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1FF">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01">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03">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04">
      <w:pPr>
        <w:rPr>
          <w:rFonts w:ascii="Arial" w:cs="Arial" w:eastAsia="Arial" w:hAnsi="Arial"/>
        </w:rPr>
      </w:pPr>
      <w:r w:rsidDel="00000000" w:rsidR="00000000" w:rsidRPr="00000000">
        <w:rPr>
          <w:rFonts w:ascii="Arial" w:cs="Arial" w:eastAsia="Arial" w:hAnsi="Arial"/>
          <w:rtl w:val="0"/>
        </w:rPr>
        <w:t xml:space="preserve">Each MQTT-SN Control Packet contains a Header of format 1 or format 2 as shown below.</w:t>
      </w:r>
    </w:p>
    <w:p w:rsidR="00000000" w:rsidDel="00000000" w:rsidP="00000000" w:rsidRDefault="00000000" w:rsidRPr="00000000" w14:paraId="00000205">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660400"/>
            <wp:effectExtent b="0" l="0" r="0" t="0"/>
            <wp:docPr id="37"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44"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09">
      <w:pPr>
        <w:pStyle w:val="Heading3"/>
        <w:keepLines w:val="1"/>
        <w:spacing w:after="145" w:before="0" w:line="259" w:lineRule="auto"/>
        <w:ind w:left="0" w:firstLine="0"/>
        <w:rPr>
          <w:rFonts w:ascii="Arial" w:cs="Arial" w:eastAsia="Arial" w:hAnsi="Arial"/>
        </w:rPr>
      </w:pPr>
      <w:bookmarkStart w:colFirst="0" w:colLast="0" w:name="_heading=h.vx1227" w:id="26"/>
      <w:bookmarkEnd w:id="26"/>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0A">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0B">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0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0D">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0E">
      <w:pPr>
        <w:ind w:right="4" w:firstLine="583"/>
        <w:rPr>
          <w:rFonts w:ascii="Arial" w:cs="Arial" w:eastAsia="Arial" w:hAnsi="Arial"/>
          <w:b w:val="1"/>
        </w:rPr>
      </w:pPr>
      <w:bookmarkStart w:colFirst="0" w:colLast="0" w:name="_heading=h.3fwokq0" w:id="27"/>
      <w:bookmarkEnd w:id="27"/>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0F">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10">
      <w:pPr>
        <w:pStyle w:val="Heading3"/>
        <w:keepLines w:val="1"/>
        <w:spacing w:after="145" w:before="0" w:line="259" w:lineRule="auto"/>
        <w:ind w:left="0" w:right="4" w:firstLine="0"/>
        <w:rPr>
          <w:rFonts w:ascii="Arial" w:cs="Arial" w:eastAsia="Arial" w:hAnsi="Arial"/>
        </w:rPr>
      </w:pPr>
      <w:bookmarkStart w:colFirst="0" w:colLast="0" w:name="_heading=h.1v1yuxt" w:id="28"/>
      <w:bookmarkEnd w:id="28"/>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11">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1365"/>
        <w:gridCol w:w="1755"/>
        <w:gridCol w:w="4680"/>
        <w:tblGridChange w:id="0">
          <w:tblGrid>
            <w:gridCol w:w="2115"/>
            <w:gridCol w:w="1365"/>
            <w:gridCol w:w="175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12">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13">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14">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15">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1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1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1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2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rFonts w:ascii="Arial" w:cs="Arial" w:eastAsia="Arial" w:hAnsi="Arial"/>
                <w:shd w:fill="d9d9d9" w:val="clear"/>
              </w:rPr>
            </w:pPr>
            <w:r w:rsidDel="00000000" w:rsidR="00000000" w:rsidRPr="00000000">
              <w:rPr>
                <w:rFonts w:ascii="Arial" w:cs="Arial" w:eastAsia="Arial" w:hAnsi="Arial"/>
                <w:rtl w:val="0"/>
              </w:rPr>
              <w:t xml:space="preserve">Response to a SEARCHGW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2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2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2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3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3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3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3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rFonts w:ascii="Arial" w:cs="Arial" w:eastAsia="Arial" w:hAnsi="Arial"/>
              </w:rPr>
            </w:pPr>
            <w:r w:rsidDel="00000000" w:rsidR="00000000" w:rsidRPr="00000000">
              <w:rPr>
                <w:rFonts w:ascii="Arial" w:cs="Arial" w:eastAsia="Arial" w:hAnsi="Arial"/>
                <w:rtl w:val="0"/>
              </w:rPr>
              <w:t xml:space="preserve">Publish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3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4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4">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47">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4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5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5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rtl w:val="0"/>
              </w:rPr>
              <w:t xml:space="preserve">Publish packet for out of session messages which have no session on the receiver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C">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0">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4">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C">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0">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center"/>
              <w:rPr>
                <w:rFonts w:ascii="Arial" w:cs="Arial" w:eastAsia="Arial" w:hAnsi="Arial"/>
                <w:color w:val="000000"/>
              </w:rPr>
            </w:pPr>
            <w:r w:rsidDel="00000000" w:rsidR="00000000" w:rsidRPr="00000000">
              <w:rPr>
                <w:rFonts w:ascii="Arial" w:cs="Arial" w:eastAsia="Arial" w:hAnsi="Arial"/>
                <w:color w:val="000000"/>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jc w:val="center"/>
              <w:rPr>
                <w:rFonts w:ascii="Arial" w:cs="Arial" w:eastAsia="Arial" w:hAnsi="Arial"/>
                <w:color w:val="000000"/>
              </w:rPr>
            </w:pPr>
            <w:r w:rsidDel="00000000" w:rsidR="00000000" w:rsidRPr="00000000">
              <w:rPr>
                <w:rFonts w:ascii="Arial" w:cs="Arial" w:eastAsia="Arial" w:hAnsi="Arial"/>
                <w:color w:val="000000"/>
                <w:rtl w:val="0"/>
              </w:rPr>
              <w:t xml:space="preserve">Client to Gateway or</w:t>
            </w:r>
          </w:p>
          <w:p w:rsidR="00000000" w:rsidDel="00000000" w:rsidP="00000000" w:rsidRDefault="00000000" w:rsidRPr="00000000" w14:paraId="00000273">
            <w:pPr>
              <w:jc w:val="center"/>
              <w:rPr>
                <w:rFonts w:ascii="Arial" w:cs="Arial" w:eastAsia="Arial" w:hAnsi="Arial"/>
                <w:color w:val="000000"/>
              </w:rPr>
            </w:pPr>
            <w:r w:rsidDel="00000000" w:rsidR="00000000" w:rsidRPr="00000000">
              <w:rPr>
                <w:rFonts w:ascii="Arial" w:cs="Arial" w:eastAsia="Arial" w:hAnsi="Arial"/>
                <w:color w:val="000000"/>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rFonts w:ascii="Arial" w:cs="Arial" w:eastAsia="Arial" w:hAnsi="Arial"/>
                <w:color w:val="000000"/>
              </w:rPr>
            </w:pPr>
            <w:r w:rsidDel="00000000" w:rsidR="00000000" w:rsidRPr="00000000">
              <w:rPr>
                <w:rFonts w:ascii="Arial" w:cs="Arial" w:eastAsia="Arial" w:hAnsi="Arial"/>
                <w:color w:val="000000"/>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5">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jc w:val="center"/>
              <w:rPr>
                <w:rFonts w:ascii="Arial" w:cs="Arial" w:eastAsia="Arial" w:hAnsi="Arial"/>
                <w:color w:val="000000"/>
              </w:rPr>
            </w:pPr>
            <w:r w:rsidDel="00000000" w:rsidR="00000000" w:rsidRPr="00000000">
              <w:rPr>
                <w:rFonts w:ascii="Arial" w:cs="Arial" w:eastAsia="Arial" w:hAnsi="Arial"/>
                <w:color w:val="000000"/>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Arial" w:cs="Arial" w:eastAsia="Arial" w:hAnsi="Arial"/>
                <w:color w:val="000000"/>
              </w:rPr>
            </w:pPr>
            <w:r w:rsidDel="00000000" w:rsidR="00000000" w:rsidRPr="00000000">
              <w:rPr>
                <w:rFonts w:ascii="Arial" w:cs="Arial" w:eastAsia="Arial" w:hAnsi="Arial"/>
                <w:color w:val="000000"/>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9">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jc w:val="center"/>
              <w:rPr>
                <w:rFonts w:ascii="Arial" w:cs="Arial" w:eastAsia="Arial" w:hAnsi="Arial"/>
                <w:color w:val="000000"/>
              </w:rPr>
            </w:pPr>
            <w:r w:rsidDel="00000000" w:rsidR="00000000" w:rsidRPr="00000000">
              <w:rPr>
                <w:rFonts w:ascii="Arial" w:cs="Arial" w:eastAsia="Arial" w:hAnsi="Arial"/>
                <w:color w:val="000000"/>
                <w:rtl w:val="0"/>
              </w:rPr>
              <w:t xml:space="preserve">0x1A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Client to</w:t>
            </w:r>
          </w:p>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color w:val="000000"/>
              </w:rPr>
            </w:pPr>
            <w:r w:rsidDel="00000000" w:rsidR="00000000" w:rsidRPr="00000000">
              <w:rPr>
                <w:rFonts w:ascii="Arial" w:cs="Arial" w:eastAsia="Arial" w:hAnsi="Arial"/>
                <w:color w:val="000000"/>
                <w:rtl w:val="0"/>
              </w:rPr>
              <w:t xml:space="preserve">Sleep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E">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color w:val="000000"/>
              </w:rPr>
            </w:pPr>
            <w:r w:rsidDel="00000000" w:rsidR="00000000" w:rsidRPr="00000000">
              <w:rPr>
                <w:rFonts w:ascii="Arial" w:cs="Arial" w:eastAsia="Arial" w:hAnsi="Arial"/>
                <w:color w:val="000000"/>
                <w:rtl w:val="0"/>
              </w:rPr>
              <w:t xml:space="preserve">0x1B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Gateway to</w:t>
            </w:r>
          </w:p>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Arial" w:cs="Arial" w:eastAsia="Arial" w:hAnsi="Arial"/>
                <w:color w:val="000000"/>
              </w:rPr>
            </w:pPr>
            <w:r w:rsidDel="00000000" w:rsidR="00000000" w:rsidRPr="00000000">
              <w:rPr>
                <w:rFonts w:ascii="Arial" w:cs="Arial" w:eastAsia="Arial" w:hAnsi="Arial"/>
                <w:color w:val="000000"/>
                <w:rtl w:val="0"/>
              </w:rPr>
              <w:t xml:space="preserve">Sleep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3">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color w:val="666666"/>
              </w:rPr>
            </w:pPr>
            <w:r w:rsidDel="00000000" w:rsidR="00000000" w:rsidRPr="00000000">
              <w:rPr>
                <w:rFonts w:ascii="Arial" w:cs="Arial" w:eastAsia="Arial" w:hAnsi="Arial"/>
                <w:color w:val="666666"/>
                <w:rtl w:val="0"/>
              </w:rPr>
              <w:t xml:space="preserve">0x1C-0xFD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jc w:val="center"/>
              <w:rPr>
                <w:rFonts w:ascii="Arial" w:cs="Arial" w:eastAsia="Arial" w:hAnsi="Arial"/>
                <w:color w:val="666666"/>
              </w:rPr>
            </w:pPr>
            <w:r w:rsidDel="00000000" w:rsidR="00000000" w:rsidRPr="00000000">
              <w:rPr>
                <w:rFonts w:ascii="Arial" w:cs="Arial" w:eastAsia="Arial" w:hAnsi="Arial"/>
                <w:rtl w:val="0"/>
              </w:rPr>
              <w:t xml:space="preserve">Forbidden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Arial" w:cs="Arial" w:eastAsia="Arial" w:hAnsi="Arial"/>
                <w:color w:val="666666"/>
              </w:rPr>
            </w:pPr>
            <w:r w:rsidDel="00000000" w:rsidR="00000000" w:rsidRPr="00000000">
              <w:rPr>
                <w:rFonts w:ascii="Arial" w:cs="Arial" w:eastAsia="Arial" w:hAnsi="Arial"/>
                <w:color w:val="666666"/>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8A">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C">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w:t>
      </w:r>
      <w:r w:rsidDel="00000000" w:rsidR="00000000" w:rsidRPr="00000000">
        <w:rPr>
          <w:color w:val="000000"/>
          <w:sz w:val="20"/>
          <w:szCs w:val="20"/>
          <w:u w:val="single"/>
          <w:shd w:fill="auto" w:val="clear"/>
          <w:rtl w:val="0"/>
        </w:rPr>
        <w:t xml:space="preserve">MQTT-SN Control Packet types</w:t>
      </w:r>
    </w:p>
    <w:p w:rsidR="00000000" w:rsidDel="00000000" w:rsidP="00000000" w:rsidRDefault="00000000" w:rsidRPr="00000000" w14:paraId="00000292">
      <w:pPr>
        <w:pStyle w:val="Heading2"/>
        <w:ind w:left="0" w:firstLine="0"/>
        <w:rPr>
          <w:rFonts w:ascii="Arial" w:cs="Arial" w:eastAsia="Arial" w:hAnsi="Arial"/>
        </w:rPr>
      </w:pPr>
      <w:bookmarkStart w:colFirst="0" w:colLast="0" w:name="_heading=h.19c6y18" w:id="29"/>
      <w:bookmarkEnd w:id="29"/>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93">
      <w:pPr>
        <w:rPr>
          <w:rFonts w:ascii="Arial" w:cs="Arial" w:eastAsia="Arial" w:hAnsi="Arial"/>
        </w:rPr>
      </w:pPr>
      <w:bookmarkStart w:colFirst="0" w:colLast="0" w:name="_heading=h.3tbugp1" w:id="30"/>
      <w:bookmarkEnd w:id="30"/>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9"/>
        </w:sdtPr>
        <w:sdtContent>
          <w:commentRangeStart w:id="8"/>
        </w:sdtContent>
      </w:sdt>
      <w:sdt>
        <w:sdtPr>
          <w:tag w:val="goog_rdk_10"/>
        </w:sdtPr>
        <w:sdtContent>
          <w:commentRangeStart w:id="9"/>
        </w:sdtContent>
      </w:sdt>
      <w:r w:rsidDel="00000000" w:rsidR="00000000" w:rsidRPr="00000000">
        <w:rPr>
          <w:rFonts w:ascii="Arial" w:cs="Arial" w:eastAsia="Arial" w:hAnsi="Arial"/>
          <w:rtl w:val="0"/>
        </w:rPr>
        <w:t xml:space="preserve">MQTT-SN Control Packets that require a Packet Identifier are shown below</w:t>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rtl w:val="0"/>
        </w:rPr>
        <w:t xml:space="preserve">:</w:t>
      </w:r>
    </w:p>
    <w:p w:rsidR="00000000" w:rsidDel="00000000" w:rsidP="00000000" w:rsidRDefault="00000000" w:rsidRPr="00000000" w14:paraId="00000294">
      <w:pPr>
        <w:rPr>
          <w:rFonts w:ascii="Arial" w:cs="Arial" w:eastAsia="Arial" w:hAnsi="Arial"/>
        </w:rPr>
      </w:pPr>
      <w:r w:rsidDel="00000000" w:rsidR="00000000" w:rsidRPr="00000000">
        <w:rPr>
          <w:rtl w:val="0"/>
        </w:rPr>
      </w:r>
    </w:p>
    <w:tbl>
      <w:tblPr>
        <w:tblStyle w:val="Table3"/>
        <w:tblW w:w="45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30"/>
        <w:tblGridChange w:id="0">
          <w:tblGrid>
            <w:gridCol w:w="2160"/>
            <w:gridCol w:w="2430"/>
          </w:tblGrid>
        </w:tblGridChange>
      </w:tblGrid>
      <w:tr>
        <w:trPr>
          <w:cantSplit w:val="0"/>
          <w:tblHeader w:val="0"/>
        </w:trPr>
        <w:tc>
          <w:tcPr>
            <w:shd w:fill="cfe2f3" w:val="clear"/>
          </w:tcPr>
          <w:p w:rsidR="00000000" w:rsidDel="00000000" w:rsidP="00000000" w:rsidRDefault="00000000" w:rsidRPr="00000000" w14:paraId="00000295">
            <w:pPr>
              <w:jc w:val="center"/>
              <w:rPr>
                <w:rFonts w:ascii="Arial" w:cs="Arial" w:eastAsia="Arial" w:hAnsi="Arial"/>
                <w:b w:val="1"/>
                <w:shd w:fill="c9daf8" w:val="clear"/>
              </w:rPr>
            </w:pPr>
            <w:r w:rsidDel="00000000" w:rsidR="00000000" w:rsidRPr="00000000">
              <w:rPr>
                <w:rFonts w:ascii="Arial" w:cs="Arial" w:eastAsia="Arial" w:hAnsi="Arial"/>
                <w:b w:val="1"/>
                <w:shd w:fill="c9daf8" w:val="clear"/>
                <w:rtl w:val="0"/>
              </w:rPr>
              <w:t xml:space="preserve">MQTT-SN Control Packet</w:t>
            </w:r>
          </w:p>
        </w:tc>
        <w:tc>
          <w:tcPr>
            <w:shd w:fill="cfe2f3" w:val="clear"/>
          </w:tcPr>
          <w:p w:rsidR="00000000" w:rsidDel="00000000" w:rsidP="00000000" w:rsidRDefault="00000000" w:rsidRPr="00000000" w14:paraId="00000296">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29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29C">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2A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2A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A9">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2A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AD">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2B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B1">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rtl w:val="0"/>
              </w:rPr>
              <w:t xml:space="preserve">OPTIONAL</w:t>
            </w:r>
          </w:p>
        </w:tc>
      </w:tr>
      <w:tr>
        <w:trPr>
          <w:cantSplit w:val="0"/>
          <w:tblHeader w:val="0"/>
        </w:trPr>
        <w:tc>
          <w:tcPr>
            <w:shd w:fill="auto" w:val="clear"/>
          </w:tcPr>
          <w:p w:rsidR="00000000" w:rsidDel="00000000" w:rsidP="00000000" w:rsidRDefault="00000000" w:rsidRPr="00000000" w14:paraId="000002B5">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B9">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2B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2C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WAKEUP</w:t>
            </w:r>
          </w:p>
        </w:tc>
        <w:tc>
          <w:tcPr>
            <w:shd w:fill="auto" w:val="clear"/>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C3">
            <w:pPr>
              <w:rPr>
                <w:rFonts w:ascii="Arial" w:cs="Arial" w:eastAsia="Arial" w:hAnsi="Arial"/>
              </w:rPr>
            </w:pPr>
            <w:r w:rsidDel="00000000" w:rsidR="00000000" w:rsidRPr="00000000">
              <w:rPr>
                <w:rFonts w:ascii="Arial" w:cs="Arial" w:eastAsia="Arial" w:hAnsi="Arial"/>
                <w:rtl w:val="0"/>
              </w:rPr>
              <w:t xml:space="preserve">SLEEPREQ</w:t>
            </w:r>
          </w:p>
        </w:tc>
        <w:tc>
          <w:tcPr>
            <w:shd w:fill="auto" w:val="clear"/>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C5">
            <w:pPr>
              <w:rPr>
                <w:rFonts w:ascii="Arial" w:cs="Arial" w:eastAsia="Arial" w:hAnsi="Arial"/>
              </w:rPr>
            </w:pPr>
            <w:r w:rsidDel="00000000" w:rsidR="00000000" w:rsidRPr="00000000">
              <w:rPr>
                <w:rFonts w:ascii="Arial" w:cs="Arial" w:eastAsia="Arial" w:hAnsi="Arial"/>
                <w:rtl w:val="0"/>
              </w:rPr>
              <w:t xml:space="preserve">SLEEPRESP</w:t>
            </w:r>
          </w:p>
        </w:tc>
        <w:tc>
          <w:tcPr>
            <w:shd w:fill="auto" w:val="clear"/>
          </w:tcPr>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C7">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2C8">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C9">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2CA">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1"/>
        </w:sdtPr>
        <w:sdtContent>
          <w:commentRangeStart w:id="10"/>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w:t>
      </w:r>
      <w:commentRangeEnd w:id="10"/>
      <w:r w:rsidDel="00000000" w:rsidR="00000000" w:rsidRPr="00000000">
        <w:commentReference w:id="10"/>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Packets with Packet Identifier</w:t>
      </w:r>
    </w:p>
    <w:p w:rsidR="00000000" w:rsidDel="00000000" w:rsidP="00000000" w:rsidRDefault="00000000" w:rsidRPr="00000000" w14:paraId="000002CC">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12"/>
        </w:sdtPr>
        <w:sdtContent>
          <w:commentRangeStart w:id="11"/>
        </w:sdtContent>
      </w:sdt>
      <w:sdt>
        <w:sdtPr>
          <w:tag w:val="goog_rdk_13"/>
        </w:sdtPr>
        <w:sdtContent>
          <w:commentRangeStart w:id="12"/>
        </w:sdtContent>
      </w:sdt>
      <w:r w:rsidDel="00000000" w:rsidR="00000000" w:rsidRPr="00000000">
        <w:rPr>
          <w:rFonts w:ascii="Arial" w:cs="Arial" w:eastAsia="Arial" w:hAnsi="Arial"/>
          <w:highlight w:val="yellow"/>
          <w:rtl w:val="0"/>
        </w:rPr>
        <w:t xml:space="preserve">SUBSCRIBE, UNSUBSCRIBE, or PUBLISH</w:t>
      </w:r>
      <w:commentRangeEnd w:id="11"/>
      <w:r w:rsidDel="00000000" w:rsidR="00000000" w:rsidRPr="00000000">
        <w:commentReference w:id="11"/>
      </w:r>
      <w:commentRangeEnd w:id="12"/>
      <w:r w:rsidDel="00000000" w:rsidR="00000000" w:rsidRPr="00000000">
        <w:commentReference w:id="12"/>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2CE">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2CF">
      <w:pPr>
        <w:rPr>
          <w:rFonts w:ascii="Arial" w:cs="Arial" w:eastAsia="Arial" w:hAnsi="Arial"/>
        </w:rPr>
      </w:pPr>
      <w:sdt>
        <w:sdtPr>
          <w:tag w:val="goog_rdk_14"/>
        </w:sdtPr>
        <w:sdtContent>
          <w:commentRangeStart w:id="13"/>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w:t>
      </w:r>
      <w:sdt>
        <w:sdtPr>
          <w:tag w:val="goog_rdk_15"/>
        </w:sdtPr>
        <w:sdtContent>
          <w:commentRangeStart w:id="14"/>
        </w:sdtContent>
      </w:sdt>
      <w:r w:rsidDel="00000000" w:rsidR="00000000" w:rsidRPr="00000000">
        <w:rPr>
          <w:rFonts w:ascii="Arial" w:cs="Arial" w:eastAsia="Arial" w:hAnsi="Arial"/>
          <w:rtl w:val="0"/>
        </w:rPr>
        <w:t xml:space="preserve">command </w:t>
      </w:r>
      <w:commentRangeEnd w:id="14"/>
      <w:r w:rsidDel="00000000" w:rsidR="00000000" w:rsidRPr="00000000">
        <w:commentReference w:id="14"/>
      </w:r>
      <w:r w:rsidDel="00000000" w:rsidR="00000000" w:rsidRPr="00000000">
        <w:rPr>
          <w:rFonts w:ascii="Arial" w:cs="Arial" w:eastAsia="Arial" w:hAnsi="Arial"/>
          <w:rtl w:val="0"/>
        </w:rPr>
        <w:t xml:space="preserve">at any time.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2D2">
      <w:pPr>
        <w:rPr>
          <w:rFonts w:ascii="Arial" w:cs="Arial" w:eastAsia="Arial" w:hAnsi="Arial"/>
        </w:rPr>
      </w:pPr>
      <w:sdt>
        <w:sdtPr>
          <w:tag w:val="goog_rdk_16"/>
        </w:sdtPr>
        <w:sdtContent>
          <w:commentRangeStart w:id="15"/>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Packet exchanges using the same Packet Identifiers. </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D3">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D4">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2D5">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60"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20"/>
      </w:sdtPr>
      <w:sdtContent>
        <w:p w:rsidR="00000000" w:rsidDel="00000000" w:rsidP="00000000" w:rsidRDefault="00000000" w:rsidRPr="00000000" w14:paraId="000002D6">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1"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1"/>
          <w:bookmarkEnd w:id="31"/>
          <w:r w:rsidDel="00000000" w:rsidR="00000000" w:rsidRPr="00000000">
            <w:rPr>
              <w:rFonts w:ascii="Arial" w:cs="Arial" w:eastAsia="Arial" w:hAnsi="Arial"/>
              <w:rtl w:val="0"/>
            </w:rPr>
            <w:t xml:space="preserve">2.3 MQTT-SN Packet Fields</w:t>
          </w:r>
          <w:sdt>
            <w:sdtPr>
              <w:tag w:val="goog_rdk_17"/>
            </w:sdtPr>
            <w:sdtContent>
              <w:commentRangeStart w:id="16"/>
            </w:sdtContent>
          </w:sdt>
          <w:commentRangeEnd w:id="16"/>
          <w:r w:rsidDel="00000000" w:rsidR="00000000" w:rsidRPr="00000000">
            <w:commentReference w:id="16"/>
          </w:r>
          <w:sdt>
            <w:sdtPr>
              <w:tag w:val="goog_rdk_18"/>
            </w:sdtPr>
            <w:sdtContent>
              <w:commentRangeStart w:id="17"/>
            </w:sdtContent>
          </w:sdt>
          <w:commentRangeEnd w:id="17"/>
          <w:r w:rsidDel="00000000" w:rsidR="00000000" w:rsidRPr="00000000">
            <w:commentReference w:id="17"/>
          </w:r>
          <w:sdt>
            <w:sdtPr>
              <w:tag w:val="goog_rdk_19"/>
            </w:sdtPr>
            <w:sdtContent>
              <w:r w:rsidDel="00000000" w:rsidR="00000000" w:rsidRPr="00000000">
                <w:rPr>
                  <w:rtl w:val="0"/>
                </w:rPr>
              </w:r>
            </w:sdtContent>
          </w:sdt>
        </w:p>
      </w:sdtContent>
    </w:sdt>
    <w:p w:rsidR="00000000" w:rsidDel="00000000" w:rsidP="00000000" w:rsidRDefault="00000000" w:rsidRPr="00000000" w14:paraId="000002D7">
      <w:pPr>
        <w:pStyle w:val="Heading3"/>
        <w:keepLines w:val="1"/>
        <w:spacing w:after="145" w:before="0" w:line="259" w:lineRule="auto"/>
        <w:ind w:left="0" w:right="4" w:firstLine="0"/>
        <w:rPr>
          <w:rFonts w:ascii="Arial" w:cs="Arial" w:eastAsia="Arial" w:hAnsi="Arial"/>
        </w:rPr>
      </w:pPr>
      <w:bookmarkStart w:colFirst="0" w:colLast="0" w:name="_heading=h.37m2jsg" w:id="32"/>
      <w:bookmarkEnd w:id="32"/>
      <w:r w:rsidDel="00000000" w:rsidR="00000000" w:rsidRPr="00000000">
        <w:rPr>
          <w:rtl w:val="0"/>
        </w:rPr>
        <w:t xml:space="preserve">2.3.1 </w:t>
      </w:r>
      <w:sdt>
        <w:sdtPr>
          <w:tag w:val="goog_rdk_21"/>
        </w:sdtPr>
        <w:sdtContent>
          <w:commentRangeStart w:id="18"/>
        </w:sdtContent>
      </w:sdt>
      <w:r w:rsidDel="00000000" w:rsidR="00000000" w:rsidRPr="00000000">
        <w:rPr>
          <w:rFonts w:ascii="Arial" w:cs="Arial" w:eastAsia="Arial" w:hAnsi="Arial"/>
          <w:rtl w:val="0"/>
        </w:rPr>
        <w:t xml:space="preserve">Protocol Version</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D8">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Version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2D9">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2DA">
      <w:pPr>
        <w:pStyle w:val="Heading3"/>
        <w:keepLines w:val="1"/>
        <w:spacing w:after="145" w:before="0" w:line="259" w:lineRule="auto"/>
        <w:ind w:left="0" w:right="4" w:firstLine="0"/>
        <w:rPr>
          <w:rFonts w:ascii="Arial" w:cs="Arial" w:eastAsia="Arial" w:hAnsi="Arial"/>
        </w:rPr>
      </w:pPr>
      <w:bookmarkStart w:colFirst="0" w:colLast="0" w:name="_heading=h.1mrcu09" w:id="33"/>
      <w:bookmarkEnd w:id="33"/>
      <w:sdt>
        <w:sdtPr>
          <w:tag w:val="goog_rdk_22"/>
        </w:sdtPr>
        <w:sdtContent>
          <w:commentRangeStart w:id="19"/>
        </w:sdtContent>
      </w:sdt>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2DB">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DC">
      <w:pPr>
        <w:pStyle w:val="Heading3"/>
        <w:keepLines w:val="1"/>
        <w:spacing w:after="145" w:before="0" w:line="259" w:lineRule="auto"/>
        <w:ind w:left="0" w:right="4" w:firstLine="0"/>
        <w:rPr>
          <w:rFonts w:ascii="Arial" w:cs="Arial" w:eastAsia="Arial" w:hAnsi="Arial"/>
        </w:rPr>
      </w:pPr>
      <w:bookmarkStart w:colFirst="0" w:colLast="0" w:name="_heading=h.46r0co2" w:id="34"/>
      <w:bookmarkEnd w:id="34"/>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2DD">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2DE">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4"/>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2DF">
            <w:pPr>
              <w:spacing w:after="9" w:lineRule="auto"/>
              <w:ind w:right="4"/>
              <w:jc w:val="center"/>
              <w:rPr>
                <w:rFonts w:ascii="Arial" w:cs="Arial" w:eastAsia="Arial" w:hAnsi="Arial"/>
              </w:rPr>
            </w:pPr>
            <w:bookmarkStart w:colFirst="0" w:colLast="0" w:name="_heading=h.2lwamvv" w:id="35"/>
            <w:bookmarkEnd w:id="35"/>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2E1">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2E2">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2E3">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2E4">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2E5">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2E9">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2EA">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2EB">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2EC">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2ED">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2EE">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2EF">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2F0">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2F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2F2">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2F3">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2F4">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2F5">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2F6">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2F7">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2F8">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2F9">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2FA">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2FB">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2FC">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2FD">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2FE">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2FF">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00">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01">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02">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03">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0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0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06">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07">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08">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09">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0A">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0B">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0C">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0D">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0E">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0F">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10">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11">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12">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13">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14">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15">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16">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17">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18">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19">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1A">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1B">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1C">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1D">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1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1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20">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21">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22">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2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24">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25">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26">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27">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28">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29">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2A">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2B">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2C">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2D">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2E">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2F">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30">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31">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32">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33">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sdt>
              <w:sdtPr>
                <w:tag w:val="goog_rdk_23"/>
              </w:sdtPr>
              <w:sdtContent>
                <w:commentRangeStart w:id="20"/>
              </w:sdtContent>
            </w:sdt>
            <w:sdt>
              <w:sdtPr>
                <w:tag w:val="goog_rdk_24"/>
              </w:sdtPr>
              <w:sdtContent>
                <w:commentRangeStart w:id="21"/>
              </w:sdtContent>
            </w:sdt>
            <w:sdt>
              <w:sdtPr>
                <w:tag w:val="goog_rdk_25"/>
              </w:sdtPr>
              <w:sdtContent>
                <w:commentRangeStart w:id="22"/>
              </w:sdtContent>
            </w:sdt>
            <w:r w:rsidDel="00000000" w:rsidR="00000000" w:rsidRPr="00000000">
              <w:rPr>
                <w:rFonts w:ascii="Arial" w:cs="Arial" w:eastAsia="Arial" w:hAnsi="Arial"/>
                <w:rtl w:val="0"/>
              </w:rPr>
              <w:t xml:space="preserve">MQTT or MQTT-SN  protocol requested by the Client.</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34">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35">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36">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3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38">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39">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3A">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3B">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3C">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3D">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3E">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43">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MQTT-SN Server</w:t>
            </w:r>
            <w:r w:rsidDel="00000000" w:rsidR="00000000" w:rsidRPr="00000000">
              <w:rPr>
                <w:rFonts w:ascii="Arial" w:cs="Arial" w:eastAsia="Arial" w:hAnsi="Arial"/>
                <w:rtl w:val="0"/>
              </w:rPr>
              <w:t xml:space="preserve"> is not available or, in the case of a Transparent gateway, the MQTT server is not available.</w:t>
            </w:r>
          </w:p>
        </w:tc>
      </w:tr>
      <w:tr>
        <w:trPr>
          <w:cantSplit w:val="0"/>
          <w:trHeight w:val="778.9414062499999" w:hRule="atLeast"/>
          <w:tblHeader w:val="0"/>
        </w:trPr>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366">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367">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368">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369">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36A">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36B">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371">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372">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373">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sdt>
              <w:sdtPr>
                <w:tag w:val="goog_rdk_26"/>
              </w:sdtPr>
              <w:sdtContent>
                <w:ins w:author="davide.lenzarini@u-blox.com" w:id="2" w:date="2024-08-06T08:17:16Z"/>
                <w:sdt>
                  <w:sdtPr>
                    <w:tag w:val="goog_rdk_27"/>
                  </w:sdtPr>
                  <w:sdtContent>
                    <w:commentRangeStart w:id="23"/>
                  </w:sdtContent>
                </w:sdt>
                <w:ins w:author="davide.lenzarini@u-blox.com" w:id="2" w:date="2024-08-06T08:17:16Z">
                  <w:sdt>
                    <w:sdtPr>
                      <w:tag w:val="goog_rdk_28"/>
                    </w:sdtPr>
                    <w:sdtContent>
                      <w:commentRangeStart w:id="24"/>
                    </w:sdtContent>
                  </w:sdt>
                  <w:r w:rsidDel="00000000" w:rsidR="00000000" w:rsidRPr="00000000">
                    <w:rPr>
                      <w:rFonts w:ascii="Arial" w:cs="Arial" w:eastAsia="Arial" w:hAnsi="Arial"/>
                      <w:rtl w:val="0"/>
                    </w:rPr>
                    <w:t xml:space="preserve">, PINGRESP</w:t>
                  </w:r>
                </w:ins>
              </w:sdtContent>
            </w:sdt>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tc>
        <w:tc>
          <w:tcPr/>
          <w:p w:rsidR="00000000" w:rsidDel="00000000" w:rsidP="00000000" w:rsidRDefault="00000000" w:rsidRPr="00000000" w14:paraId="00000374">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375">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376">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377">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378">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379">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37A">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37B">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37C">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37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7E">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37F">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380">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381">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38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83">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384">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85">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86">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87">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88">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38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8A">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38B">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38C">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38D">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38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8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390">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91">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92">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93">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394">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395">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396">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397">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39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39B">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9C">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9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39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39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3A1">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3A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A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3A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3A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A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3A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3A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B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3B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B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3B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3B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3B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3B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C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3C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C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3C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3C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3C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3C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3D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3D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D2">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3D4">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3D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3D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3D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3D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3E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sdt>
              <w:sdtPr>
                <w:tag w:val="goog_rdk_29"/>
              </w:sdtPr>
              <w:sdtContent>
                <w:ins w:author="davide.lenzarini@u-blox.com" w:id="3" w:date="2024-08-06T08:19:52Z">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UNSUBACK, REGACK</w:t>
                  </w:r>
                </w:ins>
              </w:sdtContent>
            </w:sdt>
            <w:r w:rsidDel="00000000" w:rsidR="00000000" w:rsidRPr="00000000">
              <w:rPr>
                <w:rtl w:val="0"/>
              </w:rPr>
            </w:r>
          </w:p>
        </w:tc>
        <w:tc>
          <w:tcPr/>
          <w:p w:rsidR="00000000" w:rsidDel="00000000" w:rsidP="00000000" w:rsidRDefault="00000000" w:rsidRPr="00000000" w14:paraId="000003E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3E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3E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3E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3F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F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244-255</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0xF5-0xFF</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Reserved for MQTT-SN</w:t>
            </w:r>
          </w:p>
        </w:tc>
        <w:tc>
          <w:tcPr/>
          <w:p w:rsidR="00000000" w:rsidDel="00000000" w:rsidP="00000000" w:rsidRDefault="00000000" w:rsidRPr="00000000" w14:paraId="000003F8">
            <w:pPr>
              <w:keepNext w:val="1"/>
              <w:spacing w:after="9" w:lineRule="auto"/>
              <w:ind w:right="4"/>
              <w:rPr>
                <w:rFonts w:ascii="Arial" w:cs="Arial" w:eastAsia="Arial" w:hAnsi="Arial"/>
              </w:rPr>
            </w:pPr>
            <w:r w:rsidDel="00000000" w:rsidR="00000000" w:rsidRPr="00000000">
              <w:rPr>
                <w:rtl w:val="0"/>
              </w:rPr>
            </w:r>
          </w:p>
        </w:tc>
        <w:tc>
          <w:tcPr/>
          <w:p w:rsidR="00000000" w:rsidDel="00000000" w:rsidP="00000000" w:rsidRDefault="00000000" w:rsidRPr="00000000" w14:paraId="000003F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bl>
    <w:p w:rsidR="00000000" w:rsidDel="00000000" w:rsidP="00000000" w:rsidRDefault="00000000" w:rsidRPr="00000000" w14:paraId="000003FA">
      <w:pPr>
        <w:spacing w:before="120" w:line="360" w:lineRule="auto"/>
        <w:ind w:left="0" w:right="0" w:firstLine="0"/>
        <w:jc w:val="center"/>
        <w:rPr>
          <w:vertAlign w:val="baseline"/>
        </w:rPr>
      </w:pPr>
      <w:r w:rsidDel="00000000" w:rsidR="00000000" w:rsidRPr="00000000">
        <w:rPr>
          <w:vertAlign w:val="baseline"/>
          <w:rtl w:val="0"/>
        </w:rPr>
        <w:t xml:space="preserve">Table 9: Reason Code Values</w:t>
      </w:r>
    </w:p>
    <w:p w:rsidR="00000000" w:rsidDel="00000000" w:rsidP="00000000" w:rsidRDefault="00000000" w:rsidRPr="00000000" w14:paraId="000003FB">
      <w:pPr>
        <w:rPr/>
      </w:pPr>
      <w:r w:rsidDel="00000000" w:rsidR="00000000" w:rsidRPr="00000000">
        <w:rPr>
          <w:rtl w:val="0"/>
        </w:rPr>
        <w:t xml:space="preserve">Note(s):</w:t>
      </w:r>
    </w:p>
    <w:p w:rsidR="00000000" w:rsidDel="00000000" w:rsidP="00000000" w:rsidRDefault="00000000" w:rsidRPr="00000000" w14:paraId="000003FC">
      <w:pPr>
        <w:numPr>
          <w:ilvl w:val="0"/>
          <w:numId w:val="42"/>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r w:rsidDel="00000000" w:rsidR="00000000" w:rsidRPr="00000000">
        <w:rPr>
          <w:rtl w:val="0"/>
        </w:rPr>
      </w:r>
    </w:p>
    <w:p w:rsidR="00000000" w:rsidDel="00000000" w:rsidP="00000000" w:rsidRDefault="00000000" w:rsidRPr="00000000" w14:paraId="000003FD">
      <w:pPr>
        <w:numPr>
          <w:ilvl w:val="0"/>
          <w:numId w:val="42"/>
        </w:numPr>
        <w:spacing w:after="0" w:before="0" w:lineRule="auto"/>
        <w:ind w:left="720" w:hanging="360"/>
        <w:rPr>
          <w:rFonts w:ascii="Arial" w:cs="Arial" w:eastAsia="Arial" w:hAnsi="Arial"/>
          <w:u w:val="none"/>
        </w:rPr>
      </w:pPr>
      <w:sdt>
        <w:sdtPr>
          <w:tag w:val="goog_rdk_30"/>
        </w:sdtPr>
        <w:sdtContent>
          <w:commentRangeStart w:id="25"/>
        </w:sdtContent>
      </w:sdt>
      <w:sdt>
        <w:sdtPr>
          <w:tag w:val="goog_rdk_31"/>
        </w:sdtPr>
        <w:sdtContent>
          <w:commentRangeStart w:id="26"/>
        </w:sdtContent>
      </w:sdt>
      <w:r w:rsidDel="00000000" w:rsidR="00000000" w:rsidRPr="00000000">
        <w:rPr>
          <w:rFonts w:ascii="Arial" w:cs="Arial" w:eastAsia="Arial" w:hAnsi="Arial"/>
          <w:rtl w:val="0"/>
        </w:rPr>
        <w:t xml:space="preserve">The MQTT-SN dedicated range of reason codes is from 0xE6 (230) to 0xFF(255).</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3FE">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3FF">
      <w:pPr>
        <w:pStyle w:val="Heading3"/>
        <w:keepLines w:val="1"/>
        <w:spacing w:after="145" w:before="0" w:line="259" w:lineRule="auto"/>
        <w:ind w:left="0" w:right="4" w:firstLine="0"/>
        <w:rPr>
          <w:rFonts w:ascii="Arial" w:cs="Arial" w:eastAsia="Arial" w:hAnsi="Arial"/>
        </w:rPr>
      </w:pPr>
      <w:bookmarkStart w:colFirst="0" w:colLast="0" w:name="_heading=h.111kx3o" w:id="36"/>
      <w:bookmarkEnd w:id="36"/>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00">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01">
      <w:pPr>
        <w:pStyle w:val="Heading3"/>
        <w:keepLines w:val="1"/>
        <w:spacing w:after="145" w:before="0" w:line="259" w:lineRule="auto"/>
        <w:ind w:left="0" w:right="4" w:firstLine="0"/>
        <w:rPr>
          <w:rFonts w:ascii="Arial" w:cs="Arial" w:eastAsia="Arial" w:hAnsi="Arial"/>
        </w:rPr>
      </w:pPr>
      <w:bookmarkStart w:colFirst="0" w:colLast="0" w:name="_heading=h.3l18frh" w:id="37"/>
      <w:bookmarkEnd w:id="37"/>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02">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03">
      <w:pPr>
        <w:pStyle w:val="Heading2"/>
        <w:keepLines w:val="1"/>
        <w:spacing w:after="64" w:before="0" w:line="259" w:lineRule="auto"/>
        <w:ind w:left="0" w:firstLine="0"/>
        <w:rPr>
          <w:rFonts w:ascii="Arial" w:cs="Arial" w:eastAsia="Arial" w:hAnsi="Arial"/>
        </w:rPr>
      </w:pPr>
      <w:bookmarkStart w:colFirst="0" w:colLast="0" w:name="_heading=h.2zbgiuw" w:id="38"/>
      <w:bookmarkEnd w:id="38"/>
      <w:r w:rsidDel="00000000" w:rsidR="00000000" w:rsidRPr="00000000">
        <w:rPr>
          <w:rFonts w:ascii="Arial" w:cs="Arial" w:eastAsia="Arial" w:hAnsi="Arial"/>
          <w:rtl w:val="0"/>
        </w:rPr>
        <w:t xml:space="preserve">2.4 Topic Types</w:t>
      </w:r>
    </w:p>
    <w:p w:rsidR="00000000" w:rsidDel="00000000" w:rsidP="00000000" w:rsidRDefault="00000000" w:rsidRPr="00000000" w14:paraId="00000404">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05">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5"/>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06">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07">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08">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09">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0A">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0B">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0C">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0D">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session.</w:t>
            </w:r>
          </w:p>
        </w:tc>
      </w:tr>
      <w:tr>
        <w:trPr>
          <w:cantSplit w:val="0"/>
          <w:tblHeader w:val="0"/>
        </w:trPr>
        <w:tc>
          <w:tcPr>
            <w:vAlign w:val="center"/>
          </w:tcPr>
          <w:p w:rsidR="00000000" w:rsidDel="00000000" w:rsidP="00000000" w:rsidRDefault="00000000" w:rsidRPr="00000000" w14:paraId="0000040E">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0F">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10">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11">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12">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13">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14">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15">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32"/>
              </w:sdtPr>
              <w:sdtContent>
                <w:commentRangeStart w:id="27"/>
              </w:sdtContent>
            </w:sdt>
            <w:sdt>
              <w:sdtPr>
                <w:tag w:val="goog_rdk_33"/>
              </w:sdtPr>
              <w:sdtContent>
                <w:commentRangeStart w:id="28"/>
              </w:sdtContent>
            </w:sdt>
            <w:r w:rsidDel="00000000" w:rsidR="00000000" w:rsidRPr="00000000">
              <w:rPr>
                <w:rFonts w:ascii="Arial" w:cs="Arial" w:eastAsia="Arial" w:hAnsi="Arial"/>
                <w:rtl w:val="0"/>
              </w:rPr>
              <w:t xml:space="preserve">no negotiation.</w:t>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6">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17">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18">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19">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1B">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r w:rsidDel="00000000" w:rsidR="00000000" w:rsidRPr="00000000">
        <w:rPr>
          <w:rFonts w:ascii="Arial" w:cs="Arial" w:eastAsia="Arial" w:hAnsi="Arial"/>
          <w:rtl w:val="0"/>
        </w:rPr>
        <w:t xml:space="preserve"> Topic Names and Topic Aliases.</w:t>
      </w:r>
      <w:r w:rsidDel="00000000" w:rsidR="00000000" w:rsidRPr="00000000">
        <w:rPr>
          <w:rtl w:val="0"/>
        </w:rPr>
      </w:r>
    </w:p>
    <w:p w:rsidR="00000000" w:rsidDel="00000000" w:rsidP="00000000" w:rsidRDefault="00000000" w:rsidRPr="00000000" w14:paraId="0000041C">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1D">
      <w:pPr>
        <w:pStyle w:val="Heading1"/>
        <w:ind w:left="0" w:firstLine="0"/>
        <w:rPr>
          <w:rFonts w:ascii="Arial" w:cs="Arial" w:eastAsia="Arial" w:hAnsi="Arial"/>
        </w:rPr>
      </w:pPr>
      <w:bookmarkStart w:colFirst="0" w:colLast="0" w:name="_heading=h.1egqt2p" w:id="39"/>
      <w:bookmarkEnd w:id="39"/>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1E">
      <w:pPr>
        <w:pStyle w:val="Heading3"/>
        <w:keepLines w:val="1"/>
        <w:spacing w:after="77" w:before="0" w:line="259" w:lineRule="auto"/>
        <w:ind w:left="0" w:right="4" w:firstLine="0"/>
        <w:rPr>
          <w:rFonts w:ascii="Arial" w:cs="Arial" w:eastAsia="Arial" w:hAnsi="Arial"/>
        </w:rPr>
      </w:pPr>
      <w:bookmarkStart w:colFirst="0" w:colLast="0" w:name="_heading=h.2dlolyb" w:id="40"/>
      <w:bookmarkEnd w:id="40"/>
      <w:r w:rsidDel="00000000" w:rsidR="00000000" w:rsidRPr="00000000">
        <w:rPr>
          <w:rtl w:val="0"/>
        </w:rPr>
        <w:t xml:space="preserve">3.1 </w:t>
      </w:r>
      <w:r w:rsidDel="00000000" w:rsidR="00000000" w:rsidRPr="00000000">
        <w:rPr>
          <w:rFonts w:ascii="Arial" w:cs="Arial" w:eastAsia="Arial" w:hAnsi="Arial"/>
          <w:rtl w:val="0"/>
        </w:rPr>
        <w:t xml:space="preserve">ADVERTISE - Gateway Advertisement</w:t>
      </w:r>
    </w:p>
    <w:p w:rsidR="00000000" w:rsidDel="00000000" w:rsidP="00000000" w:rsidRDefault="00000000" w:rsidRPr="00000000" w14:paraId="0000041F">
      <w:pPr>
        <w:rPr/>
      </w:pPr>
      <w:r w:rsidDel="00000000" w:rsidR="00000000" w:rsidRPr="00000000">
        <w:rPr/>
        <w:drawing>
          <wp:inline distB="114300" distT="114300" distL="114300" distR="114300">
            <wp:extent cx="5943600" cy="1295400"/>
            <wp:effectExtent b="0" l="0" r="0" t="0"/>
            <wp:docPr id="31" name="image11.png"/>
            <a:graphic>
              <a:graphicData uri="http://schemas.openxmlformats.org/drawingml/2006/picture">
                <pic:pic>
                  <pic:nvPicPr>
                    <pic:cNvPr id="0" name="image11.png"/>
                    <pic:cNvPicPr preferRelativeResize="0"/>
                  </pic:nvPicPr>
                  <pic:blipFill>
                    <a:blip r:embed="rId58"/>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421">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422">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23">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424">
      <w:pPr>
        <w:pStyle w:val="Heading4"/>
        <w:ind w:left="0" w:right="4" w:firstLine="0"/>
        <w:rPr>
          <w:rFonts w:ascii="Arial" w:cs="Arial" w:eastAsia="Arial" w:hAnsi="Arial"/>
        </w:rPr>
      </w:pPr>
      <w:bookmarkStart w:colFirst="0" w:colLast="0" w:name="_heading=h.sqyw64" w:id="41"/>
      <w:bookmarkEnd w:id="41"/>
      <w:r w:rsidDel="00000000" w:rsidR="00000000" w:rsidRPr="00000000">
        <w:rPr>
          <w:rFonts w:ascii="Arial" w:cs="Arial" w:eastAsia="Arial" w:hAnsi="Arial"/>
          <w:rtl w:val="0"/>
        </w:rPr>
        <w:t xml:space="preserve">3.1.1 Length &amp; Packet Type</w:t>
      </w:r>
    </w:p>
    <w:p w:rsidR="00000000" w:rsidDel="00000000" w:rsidP="00000000" w:rsidRDefault="00000000" w:rsidRPr="00000000" w14:paraId="0000042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26">
      <w:pPr>
        <w:pStyle w:val="Heading4"/>
        <w:ind w:left="0" w:right="4" w:firstLine="0"/>
        <w:rPr>
          <w:rFonts w:ascii="Arial" w:cs="Arial" w:eastAsia="Arial" w:hAnsi="Arial"/>
        </w:rPr>
      </w:pPr>
      <w:bookmarkStart w:colFirst="0" w:colLast="0" w:name="_heading=h.3cqmetx" w:id="42"/>
      <w:bookmarkEnd w:id="42"/>
      <w:r w:rsidDel="00000000" w:rsidR="00000000" w:rsidRPr="00000000">
        <w:rPr>
          <w:rFonts w:ascii="Arial" w:cs="Arial" w:eastAsia="Arial" w:hAnsi="Arial"/>
          <w:rtl w:val="0"/>
        </w:rPr>
        <w:t xml:space="preserve">3.1.2 GwId</w:t>
      </w:r>
    </w:p>
    <w:p w:rsidR="00000000" w:rsidDel="00000000" w:rsidP="00000000" w:rsidRDefault="00000000" w:rsidRPr="00000000" w14:paraId="0000042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42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429">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2A">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42B">
      <w:pPr>
        <w:pStyle w:val="Heading4"/>
        <w:ind w:left="0" w:right="4" w:firstLine="0"/>
        <w:rPr>
          <w:rFonts w:ascii="Arial" w:cs="Arial" w:eastAsia="Arial" w:hAnsi="Arial"/>
        </w:rPr>
      </w:pPr>
      <w:bookmarkStart w:colFirst="0" w:colLast="0" w:name="_heading=h.1rvwp1q" w:id="43"/>
      <w:bookmarkEnd w:id="43"/>
      <w:r w:rsidDel="00000000" w:rsidR="00000000" w:rsidRPr="00000000">
        <w:rPr>
          <w:rFonts w:ascii="Arial" w:cs="Arial" w:eastAsia="Arial" w:hAnsi="Arial"/>
          <w:rtl w:val="0"/>
        </w:rPr>
        <w:t xml:space="preserve">3.1.3 Duration</w:t>
      </w:r>
    </w:p>
    <w:p w:rsidR="00000000" w:rsidDel="00000000" w:rsidP="00000000" w:rsidRDefault="00000000" w:rsidRPr="00000000" w14:paraId="0000042C">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42D">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42E">
      <w:pPr>
        <w:pStyle w:val="Heading3"/>
        <w:keepLines w:val="1"/>
        <w:spacing w:after="77" w:before="0" w:line="259" w:lineRule="auto"/>
        <w:ind w:left="0" w:right="4" w:firstLine="0"/>
        <w:rPr>
          <w:rFonts w:ascii="Arial" w:cs="Arial" w:eastAsia="Arial" w:hAnsi="Arial"/>
        </w:rPr>
      </w:pPr>
      <w:bookmarkStart w:colFirst="0" w:colLast="0" w:name="_heading=h.4bvk7pj" w:id="44"/>
      <w:bookmarkEnd w:id="44"/>
      <w:r w:rsidDel="00000000" w:rsidR="00000000" w:rsidRPr="00000000">
        <w:rPr>
          <w:rtl w:val="0"/>
        </w:rPr>
        <w:t xml:space="preserve">3.2 </w:t>
      </w:r>
      <w:r w:rsidDel="00000000" w:rsidR="00000000" w:rsidRPr="00000000">
        <w:rPr>
          <w:rFonts w:ascii="Arial" w:cs="Arial" w:eastAsia="Arial" w:hAnsi="Arial"/>
          <w:rtl w:val="0"/>
        </w:rPr>
        <w:t xml:space="preserve">SEARCHGW - Search for A Gateway</w:t>
      </w:r>
    </w:p>
    <w:p w:rsidR="00000000" w:rsidDel="00000000" w:rsidP="00000000" w:rsidRDefault="00000000" w:rsidRPr="00000000" w14:paraId="0000042F">
      <w:pPr>
        <w:rPr/>
      </w:pPr>
      <w:r w:rsidDel="00000000" w:rsidR="00000000" w:rsidRPr="00000000">
        <w:rPr/>
        <w:drawing>
          <wp:inline distB="114300" distT="114300" distL="114300" distR="114300">
            <wp:extent cx="5943600" cy="876300"/>
            <wp:effectExtent b="0" l="0" r="0" t="0"/>
            <wp:docPr id="59"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431">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34"/>
        </w:sdtPr>
        <w:sdtContent>
          <w:commentRangeStart w:id="29"/>
        </w:sdtContent>
      </w:sdt>
      <w:r w:rsidDel="00000000" w:rsidR="00000000" w:rsidRPr="00000000">
        <w:rPr>
          <w:rFonts w:ascii="Arial" w:cs="Arial" w:eastAsia="Arial" w:hAnsi="Arial"/>
          <w:rtl w:val="0"/>
        </w:rPr>
        <w:t xml:space="preserve">1-hop </w:t>
      </w:r>
      <w:commentRangeEnd w:id="29"/>
      <w:r w:rsidDel="00000000" w:rsidR="00000000" w:rsidRPr="00000000">
        <w:commentReference w:id="29"/>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432">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33">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434">
      <w:pPr>
        <w:pStyle w:val="Heading4"/>
        <w:ind w:left="0" w:right="4" w:firstLine="0"/>
        <w:rPr>
          <w:rFonts w:ascii="Arial" w:cs="Arial" w:eastAsia="Arial" w:hAnsi="Arial"/>
        </w:rPr>
      </w:pPr>
      <w:bookmarkStart w:colFirst="0" w:colLast="0" w:name="_heading=h.2r0uhxc" w:id="45"/>
      <w:bookmarkEnd w:id="45"/>
      <w:r w:rsidDel="00000000" w:rsidR="00000000" w:rsidRPr="00000000">
        <w:rPr>
          <w:rFonts w:ascii="Arial" w:cs="Arial" w:eastAsia="Arial" w:hAnsi="Arial"/>
          <w:rtl w:val="0"/>
        </w:rPr>
        <w:t xml:space="preserve">3.2.1 Length &amp; Packet Type</w:t>
      </w:r>
    </w:p>
    <w:p w:rsidR="00000000" w:rsidDel="00000000" w:rsidP="00000000" w:rsidRDefault="00000000" w:rsidRPr="00000000" w14:paraId="0000043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36">
      <w:pPr>
        <w:pStyle w:val="Heading4"/>
        <w:ind w:left="0" w:right="4" w:firstLine="0"/>
        <w:rPr>
          <w:rFonts w:ascii="Arial" w:cs="Arial" w:eastAsia="Arial" w:hAnsi="Arial"/>
        </w:rPr>
      </w:pPr>
      <w:bookmarkStart w:colFirst="0" w:colLast="0" w:name="_heading=h.1664s55" w:id="46"/>
      <w:bookmarkEnd w:id="46"/>
      <w:r w:rsidDel="00000000" w:rsidR="00000000" w:rsidRPr="00000000">
        <w:rPr>
          <w:rFonts w:ascii="Arial" w:cs="Arial" w:eastAsia="Arial" w:hAnsi="Arial"/>
          <w:rtl w:val="0"/>
        </w:rPr>
        <w:t xml:space="preserve">3.2.2 Radius</w:t>
      </w:r>
    </w:p>
    <w:p w:rsidR="00000000" w:rsidDel="00000000" w:rsidP="00000000" w:rsidRDefault="00000000" w:rsidRPr="00000000" w14:paraId="00000437">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438">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439">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43A">
      <w:pPr>
        <w:pStyle w:val="Heading3"/>
        <w:keepLines w:val="1"/>
        <w:spacing w:after="77" w:before="0" w:line="259" w:lineRule="auto"/>
        <w:ind w:left="0" w:right="4" w:firstLine="0"/>
        <w:rPr>
          <w:rFonts w:ascii="Arial" w:cs="Arial" w:eastAsia="Arial" w:hAnsi="Arial"/>
        </w:rPr>
      </w:pPr>
      <w:bookmarkStart w:colFirst="0" w:colLast="0" w:name="_heading=h.3q5sasy" w:id="47"/>
      <w:bookmarkEnd w:id="47"/>
      <w:r w:rsidDel="00000000" w:rsidR="00000000" w:rsidRPr="00000000">
        <w:rPr>
          <w:rtl w:val="0"/>
        </w:rPr>
        <w:t xml:space="preserve">3.3 </w:t>
      </w:r>
      <w:r w:rsidDel="00000000" w:rsidR="00000000" w:rsidRPr="00000000">
        <w:rPr>
          <w:rFonts w:ascii="Arial" w:cs="Arial" w:eastAsia="Arial" w:hAnsi="Arial"/>
          <w:rtl w:val="0"/>
        </w:rPr>
        <w:t xml:space="preserve">GWINFO - Gateway Information</w:t>
      </w:r>
    </w:p>
    <w:p w:rsidR="00000000" w:rsidDel="00000000" w:rsidP="00000000" w:rsidRDefault="00000000" w:rsidRPr="00000000" w14:paraId="0000043B">
      <w:pPr>
        <w:rPr/>
      </w:pPr>
      <w:r w:rsidDel="00000000" w:rsidR="00000000" w:rsidRPr="00000000">
        <w:rPr/>
        <w:drawing>
          <wp:inline distB="114300" distT="114300" distL="114300" distR="114300">
            <wp:extent cx="5943600" cy="1587500"/>
            <wp:effectExtent b="0" l="0" r="0" t="0"/>
            <wp:docPr id="40" name="image12.png"/>
            <a:graphic>
              <a:graphicData uri="http://schemas.openxmlformats.org/drawingml/2006/picture">
                <pic:pic>
                  <pic:nvPicPr>
                    <pic:cNvPr id="0" name="image12.png"/>
                    <pic:cNvPicPr preferRelativeResize="0"/>
                  </pic:nvPicPr>
                  <pic:blipFill>
                    <a:blip r:embed="rId60"/>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43D">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43E">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3F">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440">
      <w:pPr>
        <w:pStyle w:val="Heading4"/>
        <w:ind w:left="0" w:right="4" w:firstLine="0"/>
        <w:rPr>
          <w:rFonts w:ascii="Arial" w:cs="Arial" w:eastAsia="Arial" w:hAnsi="Arial"/>
        </w:rPr>
      </w:pPr>
      <w:bookmarkStart w:colFirst="0" w:colLast="0" w:name="_heading=h.25b2l0r" w:id="48"/>
      <w:bookmarkEnd w:id="48"/>
      <w:r w:rsidDel="00000000" w:rsidR="00000000" w:rsidRPr="00000000">
        <w:rPr>
          <w:rFonts w:ascii="Arial" w:cs="Arial" w:eastAsia="Arial" w:hAnsi="Arial"/>
          <w:rtl w:val="0"/>
        </w:rPr>
        <w:t xml:space="preserve">3.3.1 Length &amp; Packet Type</w:t>
      </w:r>
    </w:p>
    <w:p w:rsidR="00000000" w:rsidDel="00000000" w:rsidP="00000000" w:rsidRDefault="00000000" w:rsidRPr="00000000" w14:paraId="0000044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42">
      <w:pPr>
        <w:pStyle w:val="Heading4"/>
        <w:ind w:left="0" w:right="4" w:firstLine="0"/>
        <w:rPr>
          <w:rFonts w:ascii="Arial" w:cs="Arial" w:eastAsia="Arial" w:hAnsi="Arial"/>
        </w:rPr>
      </w:pPr>
      <w:bookmarkStart w:colFirst="0" w:colLast="0" w:name="_heading=h.kgcv8k" w:id="49"/>
      <w:bookmarkEnd w:id="49"/>
      <w:r w:rsidDel="00000000" w:rsidR="00000000" w:rsidRPr="00000000">
        <w:rPr>
          <w:rFonts w:ascii="Arial" w:cs="Arial" w:eastAsia="Arial" w:hAnsi="Arial"/>
          <w:rtl w:val="0"/>
        </w:rPr>
        <w:t xml:space="preserve">3.3.2 GwId</w:t>
      </w:r>
    </w:p>
    <w:p w:rsidR="00000000" w:rsidDel="00000000" w:rsidP="00000000" w:rsidRDefault="00000000" w:rsidRPr="00000000" w14:paraId="00000443">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w:t>
      </w:r>
      <w:sdt>
        <w:sdtPr>
          <w:tag w:val="goog_rdk_35"/>
        </w:sdtPr>
        <w:sdtContent>
          <w:commentRangeStart w:id="30"/>
        </w:sdtContent>
      </w:sdt>
      <w:r w:rsidDel="00000000" w:rsidR="00000000" w:rsidRPr="00000000">
        <w:rPr>
          <w:rFonts w:ascii="Arial" w:cs="Arial" w:eastAsia="Arial" w:hAnsi="Arial"/>
          <w:rtl w:val="0"/>
        </w:rPr>
        <w:t xml:space="preserve">1-byte long</w:t>
      </w:r>
      <w:commentRangeEnd w:id="30"/>
      <w:r w:rsidDel="00000000" w:rsidR="00000000" w:rsidRPr="00000000">
        <w:commentReference w:id="30"/>
      </w:r>
      <w:r w:rsidDel="00000000" w:rsidR="00000000" w:rsidRPr="00000000">
        <w:rPr>
          <w:rFonts w:ascii="Arial" w:cs="Arial" w:eastAsia="Arial" w:hAnsi="Arial"/>
          <w:rtl w:val="0"/>
        </w:rPr>
        <w:t xml:space="preserve">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444">
      <w:pPr>
        <w:pStyle w:val="Heading4"/>
        <w:ind w:left="0" w:right="4" w:firstLine="0"/>
        <w:rPr>
          <w:rFonts w:ascii="Arial" w:cs="Arial" w:eastAsia="Arial" w:hAnsi="Arial"/>
        </w:rPr>
      </w:pPr>
      <w:bookmarkStart w:colFirst="0" w:colLast="0" w:name="_heading=h.34g0dwd" w:id="50"/>
      <w:bookmarkEnd w:id="50"/>
      <w:r w:rsidDel="00000000" w:rsidR="00000000" w:rsidRPr="00000000">
        <w:rPr>
          <w:rFonts w:ascii="Arial" w:cs="Arial" w:eastAsia="Arial" w:hAnsi="Arial"/>
          <w:rtl w:val="0"/>
        </w:rPr>
        <w:t xml:space="preserve">3.3.3 GwAdd</w:t>
      </w:r>
    </w:p>
    <w:p w:rsidR="00000000" w:rsidDel="00000000" w:rsidP="00000000" w:rsidRDefault="00000000" w:rsidRPr="00000000" w14:paraId="00000445">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sdt>
      <w:sdtPr>
        <w:tag w:val="goog_rdk_39"/>
      </w:sdtPr>
      <w:sdtContent>
        <w:p w:rsidR="00000000" w:rsidDel="00000000" w:rsidP="00000000" w:rsidRDefault="00000000" w:rsidRPr="00000000" w14:paraId="00000446">
          <w:pPr>
            <w:pStyle w:val="Heading3"/>
            <w:keepLines w:val="1"/>
            <w:spacing w:after="52" w:before="0" w:line="259" w:lineRule="auto"/>
            <w:ind w:left="0" w:firstLine="0"/>
            <w:rPr>
              <w:ins w:author="Stefan Hagen" w:id="4" w:date="2024-08-11T18:54:28Z"/>
              <w:rFonts w:ascii="Arial" w:cs="Arial" w:eastAsia="Arial" w:hAnsi="Arial"/>
            </w:rPr>
          </w:pPr>
          <w:r w:rsidDel="00000000" w:rsidR="00000000" w:rsidRPr="00000000">
            <w:rPr>
              <w:rtl w:val="0"/>
            </w:rPr>
            <w:t xml:space="preserve">3.4 </w:t>
          </w:r>
          <w:r w:rsidDel="00000000" w:rsidR="00000000" w:rsidRPr="00000000">
            <w:rPr>
              <w:rFonts w:ascii="Arial" w:cs="Arial" w:eastAsia="Arial" w:hAnsi="Arial"/>
              <w:rtl w:val="0"/>
            </w:rPr>
            <w:t xml:space="preserve">CONNECT - Connection Request</w:t>
          </w:r>
          <w:sdt>
            <w:sdtPr>
              <w:tag w:val="goog_rdk_36"/>
            </w:sdtPr>
            <w:sdtContent>
              <w:ins w:author="Stefan Hagen" w:id="4" w:date="2024-08-11T18:54:28Z"/>
              <w:sdt>
                <w:sdtPr>
                  <w:tag w:val="goog_rdk_37"/>
                </w:sdtPr>
                <w:sdtContent>
                  <w:commentRangeStart w:id="31"/>
                </w:sdtContent>
              </w:sdt>
              <w:ins w:author="Stefan Hagen" w:id="4" w:date="2024-08-11T18:54:28Z">
                <w:bookmarkStart w:colFirst="0" w:colLast="0" w:name="_heading=h.1jlao46" w:id="51"/>
                <w:bookmarkEnd w:id="51"/>
                <w:sdt>
                  <w:sdtPr>
                    <w:tag w:val="goog_rdk_38"/>
                  </w:sdtPr>
                  <w:sdtContent>
                    <w:commentRangeStart w:id="32"/>
                  </w:sdtContent>
                </w:sdt>
                <w:r w:rsidDel="00000000" w:rsidR="00000000" w:rsidRPr="00000000">
                  <w:rPr>
                    <w:rtl w:val="0"/>
                  </w:rPr>
                </w:r>
              </w:ins>
            </w:sdtContent>
          </w:sdt>
        </w:p>
      </w:sdtContent>
    </w:sdt>
    <w:sdt>
      <w:sdtPr>
        <w:tag w:val="goog_rdk_44"/>
      </w:sdtPr>
      <w:sdtContent>
        <w:p w:rsidR="00000000" w:rsidDel="00000000" w:rsidP="00000000" w:rsidRDefault="00000000" w:rsidRPr="00000000" w14:paraId="00000447">
          <w:pPr>
            <w:rPr>
              <w:rPrChange w:author="Stefan Hagen" w:id="5" w:date="2024-08-11T18:54:28Z">
                <w:rPr>
                  <w:rFonts w:ascii="Arial" w:cs="Arial" w:eastAsia="Arial" w:hAnsi="Arial"/>
                  <w:i w:val="1"/>
                  <w:color w:val="000000"/>
                  <w:sz w:val="18"/>
                  <w:szCs w:val="18"/>
                </w:rPr>
              </w:rPrChange>
            </w:rPr>
            <w:pPrChange w:author="Stefan Hagen" w:id="0" w:date="2024-08-11T18:54:28Z">
              <w:pPr>
                <w:pStyle w:val="Heading3"/>
                <w:keepLines w:val="1"/>
                <w:spacing w:after="52" w:before="0" w:line="259" w:lineRule="auto"/>
                <w:ind w:left="0" w:firstLine="0"/>
              </w:pPr>
            </w:pPrChange>
          </w:pPr>
          <w:bookmarkStart w:colFirst="0" w:colLast="0" w:name="_heading=h.1jlao46" w:id="51"/>
          <w:bookmarkEnd w:id="51"/>
          <w:sdt>
            <w:sdtPr>
              <w:tag w:val="goog_rdk_40"/>
            </w:sdtPr>
            <w:sdtContent>
              <w:ins w:author="Stefan Hagen" w:id="4" w:date="2024-08-11T18:54:28Z"/>
              <w:sdt>
                <w:sdtPr>
                  <w:tag w:val="goog_rdk_41"/>
                </w:sdtPr>
                <w:sdtContent>
                  <w:commentRangeStart w:id="31"/>
                </w:sdtContent>
              </w:sdt>
              <w:ins w:author="Stefan Hagen" w:id="4" w:date="2024-08-11T18:54:28Z">
                <w:commentRangeEnd w:id="31"/>
                <w:r w:rsidDel="00000000" w:rsidR="00000000" w:rsidRPr="00000000">
                  <w:commentReference w:id="31"/>
                </w:r>
                <w:sdt>
                  <w:sdtPr>
                    <w:tag w:val="goog_rdk_42"/>
                  </w:sdtPr>
                  <w:sdtContent>
                    <w:commentRangeStart w:id="32"/>
                  </w:sdtContent>
                </w:sdt>
                <w:commentRangeEnd w:id="32"/>
                <w:r w:rsidDel="00000000" w:rsidR="00000000" w:rsidRPr="00000000">
                  <w:commentReference w:id="32"/>
                </w:r>
                <w:r w:rsidDel="00000000" w:rsidR="00000000" w:rsidRPr="00000000">
                  <w:rPr>
                    <w:rPrChange w:author="Stefan Hagen" w:id="5" w:date="2024-08-11T18:54:28Z">
                      <w:rPr>
                        <w:rFonts w:ascii="Arial" w:cs="Arial" w:eastAsia="Arial" w:hAnsi="Arial"/>
                      </w:rPr>
                    </w:rPrChange>
                  </w:rPr>
                  <w:drawing>
                    <wp:inline distB="114300" distT="114300" distL="114300" distR="114300">
                      <wp:extent cx="5943600" cy="7759700"/>
                      <wp:effectExtent b="0" l="0" r="0" t="0"/>
                      <wp:docPr id="43" name="image8.png"/>
                      <a:graphic>
                        <a:graphicData uri="http://schemas.openxmlformats.org/drawingml/2006/picture">
                          <pic:pic>
                            <pic:nvPicPr>
                              <pic:cNvPr id="0" name="image8.png"/>
                              <pic:cNvPicPr preferRelativeResize="0"/>
                            </pic:nvPicPr>
                            <pic:blipFill>
                              <a:blip r:embed="rId61"/>
                              <a:srcRect b="0" l="17" r="17" t="0"/>
                              <a:stretch>
                                <a:fillRect/>
                              </a:stretch>
                            </pic:blipFill>
                            <pic:spPr>
                              <a:xfrm>
                                <a:off x="0" y="0"/>
                                <a:ext cx="5943600" cy="7759700"/>
                              </a:xfrm>
                              <a:prstGeom prst="rect"/>
                              <a:ln/>
                            </pic:spPr>
                          </pic:pic>
                        </a:graphicData>
                      </a:graphic>
                    </wp:inline>
                  </w:drawing>
                </w:r>
              </w:ins>
            </w:sdtContent>
          </w:sdt>
          <w:sdt>
            <w:sdtPr>
              <w:tag w:val="goog_rdk_43"/>
            </w:sdtPr>
            <w:sdtContent>
              <w:r w:rsidDel="00000000" w:rsidR="00000000" w:rsidRPr="00000000">
                <w:rPr>
                  <w:rtl w:val="0"/>
                </w:rPr>
              </w:r>
            </w:sdtContent>
          </w:sdt>
        </w:p>
      </w:sdtContent>
    </w:sdt>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449">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request the creation of or continuation of a Session. </w:t>
      </w:r>
      <w:r w:rsidDel="00000000" w:rsidR="00000000" w:rsidRPr="00000000">
        <w:rPr>
          <w:rtl w:val="0"/>
        </w:rPr>
      </w:r>
    </w:p>
    <w:p w:rsidR="00000000" w:rsidDel="00000000" w:rsidP="00000000" w:rsidRDefault="00000000" w:rsidRPr="00000000" w14:paraId="0000044A">
      <w:pPr>
        <w:pStyle w:val="Heading4"/>
        <w:ind w:left="0" w:firstLine="0"/>
        <w:rPr>
          <w:rFonts w:ascii="Arial" w:cs="Arial" w:eastAsia="Arial" w:hAnsi="Arial"/>
        </w:rPr>
      </w:pPr>
      <w:bookmarkStart w:colFirst="0" w:colLast="0" w:name="_heading=h.43ky6rz" w:id="52"/>
      <w:bookmarkEnd w:id="52"/>
      <w:r w:rsidDel="00000000" w:rsidR="00000000" w:rsidRPr="00000000">
        <w:rPr>
          <w:rFonts w:ascii="Arial" w:cs="Arial" w:eastAsia="Arial" w:hAnsi="Arial"/>
          <w:rtl w:val="0"/>
        </w:rPr>
        <w:t xml:space="preserve">3.4.1 Length &amp; Packet Type</w:t>
      </w:r>
    </w:p>
    <w:p w:rsidR="00000000" w:rsidDel="00000000" w:rsidP="00000000" w:rsidRDefault="00000000" w:rsidRPr="00000000" w14:paraId="0000044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4C">
      <w:pPr>
        <w:pStyle w:val="Heading4"/>
        <w:ind w:left="0" w:firstLine="0"/>
        <w:rPr>
          <w:rFonts w:ascii="Arial" w:cs="Arial" w:eastAsia="Arial" w:hAnsi="Arial"/>
        </w:rPr>
      </w:pPr>
      <w:bookmarkStart w:colFirst="0" w:colLast="0" w:name="_heading=h.2iq8gzs" w:id="53"/>
      <w:bookmarkEnd w:id="53"/>
      <w:r w:rsidDel="00000000" w:rsidR="00000000" w:rsidRPr="00000000">
        <w:rPr>
          <w:rFonts w:ascii="Arial" w:cs="Arial" w:eastAsia="Arial" w:hAnsi="Arial"/>
          <w:rtl w:val="0"/>
        </w:rPr>
        <w:t xml:space="preserve">3.4.2 Connect Flags</w:t>
      </w:r>
    </w:p>
    <w:p w:rsidR="00000000" w:rsidDel="00000000" w:rsidP="00000000" w:rsidRDefault="00000000" w:rsidRPr="00000000" w14:paraId="0000044D">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44E">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44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 </w:t>
      </w:r>
    </w:p>
    <w:p w:rsidR="00000000" w:rsidDel="00000000" w:rsidP="00000000" w:rsidRDefault="00000000" w:rsidRPr="00000000" w14:paraId="0000045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5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453">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454">
      <w:pPr>
        <w:pStyle w:val="Heading4"/>
        <w:ind w:left="0" w:firstLine="0"/>
        <w:rPr>
          <w:rFonts w:ascii="Arial" w:cs="Arial" w:eastAsia="Arial" w:hAnsi="Arial"/>
        </w:rPr>
      </w:pPr>
      <w:bookmarkStart w:colFirst="0" w:colLast="0" w:name="_heading=h.kxsqte300p6i" w:id="54"/>
      <w:bookmarkEnd w:id="54"/>
      <w:r w:rsidDel="00000000" w:rsidR="00000000" w:rsidRPr="00000000">
        <w:rPr>
          <w:rFonts w:ascii="Arial" w:cs="Arial" w:eastAsia="Arial" w:hAnsi="Arial"/>
          <w:rtl w:val="0"/>
        </w:rPr>
        <w:t xml:space="preserve">3.4.3 Packet Identifier</w:t>
      </w:r>
    </w:p>
    <w:p w:rsidR="00000000" w:rsidDel="00000000" w:rsidP="00000000" w:rsidRDefault="00000000" w:rsidRPr="00000000" w14:paraId="00000455">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CONNACK or AUTH </w:t>
      </w:r>
      <w:r w:rsidDel="00000000" w:rsidR="00000000" w:rsidRPr="00000000">
        <w:rPr>
          <w:rFonts w:ascii="Arial" w:cs="Arial" w:eastAsia="Arial" w:hAnsi="Arial"/>
          <w:rtl w:val="0"/>
        </w:rPr>
        <w:t xml:space="preserve">packet. It should ideally be populated with a random integer value.</w:t>
      </w:r>
    </w:p>
    <w:p w:rsidR="00000000" w:rsidDel="00000000" w:rsidP="00000000" w:rsidRDefault="00000000" w:rsidRPr="00000000" w14:paraId="00000456">
      <w:pPr>
        <w:pStyle w:val="Heading4"/>
        <w:ind w:left="0" w:firstLine="0"/>
        <w:rPr>
          <w:rFonts w:ascii="Arial" w:cs="Arial" w:eastAsia="Arial" w:hAnsi="Arial"/>
        </w:rPr>
      </w:pPr>
      <w:bookmarkStart w:colFirst="0" w:colLast="0" w:name="_heading=h.xvir7l" w:id="55"/>
      <w:bookmarkEnd w:id="55"/>
      <w:r w:rsidDel="00000000" w:rsidR="00000000" w:rsidRPr="00000000">
        <w:rPr>
          <w:rFonts w:ascii="Arial" w:cs="Arial" w:eastAsia="Arial" w:hAnsi="Arial"/>
          <w:rtl w:val="0"/>
        </w:rPr>
        <w:t xml:space="preserve">3.4.4 Protocol Version</w:t>
      </w:r>
    </w:p>
    <w:p w:rsidR="00000000" w:rsidDel="00000000" w:rsidP="00000000" w:rsidRDefault="00000000" w:rsidRPr="00000000" w14:paraId="00000457">
      <w:pPr>
        <w:rPr>
          <w:rFonts w:ascii="Arial" w:cs="Arial" w:eastAsia="Arial" w:hAnsi="Arial"/>
          <w:color w:val="000000"/>
        </w:rPr>
      </w:pPr>
      <w:bookmarkStart w:colFirst="0" w:colLast="0" w:name="_heading=h.3hv69ve" w:id="56"/>
      <w:bookmarkEnd w:id="56"/>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458">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459">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45A">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45B">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45C">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45D">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45E">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45F">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46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462">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463">
      <w:pPr>
        <w:pStyle w:val="Heading4"/>
        <w:ind w:left="0" w:firstLine="0"/>
        <w:rPr>
          <w:rFonts w:ascii="Arial" w:cs="Arial" w:eastAsia="Arial" w:hAnsi="Arial"/>
        </w:rPr>
      </w:pPr>
      <w:bookmarkStart w:colFirst="0" w:colLast="0" w:name="_heading=h.4h042r0" w:id="57"/>
      <w:bookmarkEnd w:id="57"/>
      <w:r w:rsidDel="00000000" w:rsidR="00000000" w:rsidRPr="00000000">
        <w:rPr>
          <w:rFonts w:ascii="Arial" w:cs="Arial" w:eastAsia="Arial" w:hAnsi="Arial"/>
          <w:rtl w:val="0"/>
        </w:rPr>
        <w:t xml:space="preserve">3.4.5 Keep Alive</w:t>
      </w:r>
    </w:p>
    <w:p w:rsidR="00000000" w:rsidDel="00000000" w:rsidP="00000000" w:rsidRDefault="00000000" w:rsidRPr="00000000" w14:paraId="00000464">
      <w:pPr>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[MQTT-SN-3.4.5-1]</w:t>
      </w:r>
      <w:r w:rsidDel="00000000" w:rsidR="00000000" w:rsidRPr="00000000">
        <w:rPr>
          <w:rtl w:val="0"/>
        </w:rPr>
      </w:r>
    </w:p>
    <w:p w:rsidR="00000000" w:rsidDel="00000000" w:rsidP="00000000" w:rsidRDefault="00000000" w:rsidRPr="00000000" w14:paraId="00000465">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66">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467">
      <w:pPr>
        <w:rPr>
          <w:rFonts w:ascii="Arial" w:cs="Arial" w:eastAsia="Arial" w:hAnsi="Arial"/>
          <w:color w:val="000000"/>
        </w:rPr>
      </w:pPr>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delete the Virtual Connection and move the Client to the Disconnected state (</w:t>
      </w:r>
      <w:sdt>
        <w:sdtPr>
          <w:tag w:val="goog_rdk_45"/>
        </w:sdtPr>
        <w:sdtContent>
          <w:commentRangeStart w:id="33"/>
        </w:sdtContent>
      </w:sdt>
      <w:r w:rsidDel="00000000" w:rsidR="00000000" w:rsidRPr="00000000">
        <w:rPr>
          <w:rFonts w:ascii="Arial" w:cs="Arial" w:eastAsia="Arial" w:hAnsi="Arial"/>
          <w:highlight w:val="yellow"/>
          <w:rtl w:val="0"/>
        </w:rPr>
        <w:t xml:space="preserve">see state description in table 3.6</w:t>
      </w:r>
      <w:commentRangeEnd w:id="33"/>
      <w:r w:rsidDel="00000000" w:rsidR="00000000" w:rsidRPr="00000000">
        <w:commentReference w:id="33"/>
      </w: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color w:val="ff0000"/>
          <w:shd w:fill="auto" w:val="clear"/>
          <w:rtl w:val="0"/>
        </w:rPr>
        <w:t xml:space="preserve">[MQTT-SN-3.4.5-2]</w:t>
      </w:r>
      <w:r w:rsidDel="00000000" w:rsidR="00000000" w:rsidRPr="00000000">
        <w:rPr>
          <w:rtl w:val="0"/>
        </w:rPr>
      </w:r>
    </w:p>
    <w:p w:rsidR="00000000" w:rsidDel="00000000" w:rsidP="00000000" w:rsidRDefault="00000000" w:rsidRPr="00000000" w14:paraId="0000046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hyperlink w:anchor="_heading=h.17nz8yj">
        <w:r w:rsidDel="00000000" w:rsidR="00000000" w:rsidRPr="00000000">
          <w:rPr>
            <w:rFonts w:ascii="Arial" w:cs="Arial" w:eastAsia="Arial" w:hAnsi="Arial"/>
            <w:color w:val="1155cc"/>
            <w:highlight w:val="yellow"/>
            <w:u w:val="single"/>
            <w:rtl w:val="0"/>
          </w:rPr>
          <w:t xml:space="preserve">section 4.4.2</w:t>
        </w:r>
      </w:hyperlink>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delete the Virtual Connection to the Gateway by way of a DISCONNECT, with the</w:t>
      </w:r>
      <w:r w:rsidDel="00000000" w:rsidR="00000000" w:rsidRPr="00000000">
        <w:rPr>
          <w:rFonts w:ascii="Arial" w:cs="Arial" w:eastAsia="Arial" w:hAnsi="Arial"/>
          <w:highlight w:val="yellow"/>
          <w:rtl w:val="0"/>
        </w:rPr>
        <w:t xml:space="preserve"> understanding that the Gateway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46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w:t>
      </w:r>
      <w:sdt>
        <w:sdtPr>
          <w:tag w:val="goog_rdk_46"/>
        </w:sdtPr>
        <w:sdtContent>
          <w:ins w:author="davide.lenzarini@u-blox.com" w:id="6" w:date="2024-08-06T08:32:23Z"/>
          <w:sdt>
            <w:sdtPr>
              <w:tag w:val="goog_rdk_47"/>
            </w:sdtPr>
            <w:sdtContent>
              <w:commentRangeStart w:id="34"/>
            </w:sdtContent>
          </w:sdt>
          <w:ins w:author="davide.lenzarini@u-blox.com" w:id="6" w:date="2024-08-06T08:32:23Z">
            <w:sdt>
              <w:sdtPr>
                <w:tag w:val="goog_rdk_48"/>
              </w:sdtPr>
              <w:sdtContent>
                <w:commentRangeStart w:id="35"/>
              </w:sdtContent>
            </w:sdt>
            <w:r w:rsidDel="00000000" w:rsidR="00000000" w:rsidRPr="00000000">
              <w:rPr>
                <w:rFonts w:ascii="Arial" w:cs="Arial" w:eastAsia="Arial" w:hAnsi="Arial"/>
                <w:color w:val="000000"/>
                <w:highlight w:val="yellow"/>
                <w:rtl w:val="0"/>
              </w:rPr>
              <w:t xml:space="preserve">or below </w:t>
            </w:r>
          </w:ins>
        </w:sdtContent>
      </w:sdt>
      <w:commentRangeEnd w:id="34"/>
      <w:r w:rsidDel="00000000" w:rsidR="00000000" w:rsidRPr="00000000">
        <w:commentReference w:id="34"/>
      </w:r>
      <w:commentRangeEnd w:id="35"/>
      <w:r w:rsidDel="00000000" w:rsidR="00000000" w:rsidRPr="00000000">
        <w:commentReference w:id="35"/>
      </w:r>
      <w:r w:rsidDel="00000000" w:rsidR="00000000" w:rsidRPr="00000000">
        <w:rPr>
          <w:rFonts w:ascii="Arial" w:cs="Arial" w:eastAsia="Arial" w:hAnsi="Arial"/>
          <w:color w:val="000000"/>
          <w:highlight w:val="yellow"/>
          <w:rtl w:val="0"/>
        </w:rPr>
        <w:t xml:space="preserve">is set.</w:t>
      </w:r>
      <w:r w:rsidDel="00000000" w:rsidR="00000000" w:rsidRPr="00000000">
        <w:rPr>
          <w:rtl w:val="0"/>
        </w:rPr>
      </w:r>
    </w:p>
    <w:p w:rsidR="00000000" w:rsidDel="00000000" w:rsidP="00000000" w:rsidRDefault="00000000" w:rsidRPr="00000000" w14:paraId="0000046A">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46B">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46C">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46D">
      <w:pPr>
        <w:pStyle w:val="Heading4"/>
        <w:ind w:left="0" w:firstLine="0"/>
        <w:rPr>
          <w:rFonts w:ascii="Arial" w:cs="Arial" w:eastAsia="Arial" w:hAnsi="Arial"/>
        </w:rPr>
      </w:pPr>
      <w:bookmarkStart w:colFirst="0" w:colLast="0" w:name="_heading=h.1baon6m" w:id="58"/>
      <w:bookmarkEnd w:id="58"/>
      <w:r w:rsidDel="00000000" w:rsidR="00000000" w:rsidRPr="00000000">
        <w:rPr>
          <w:rFonts w:ascii="Arial" w:cs="Arial" w:eastAsia="Arial" w:hAnsi="Arial"/>
          <w:rtl w:val="0"/>
        </w:rPr>
        <w:t xml:space="preserve">3.4.6 Session Expiry Interval</w:t>
      </w:r>
    </w:p>
    <w:p w:rsidR="00000000" w:rsidDel="00000000" w:rsidP="00000000" w:rsidRDefault="00000000" w:rsidRPr="00000000" w14:paraId="0000046E">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46F">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470">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471">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472">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473">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474">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expiry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475">
      <w:pPr>
        <w:pStyle w:val="Heading4"/>
        <w:ind w:left="0" w:firstLine="0"/>
        <w:rPr>
          <w:rFonts w:ascii="Arial" w:cs="Arial" w:eastAsia="Arial" w:hAnsi="Arial"/>
        </w:rPr>
      </w:pPr>
      <w:bookmarkStart w:colFirst="0" w:colLast="0" w:name="_heading=h.3vac5uf" w:id="59"/>
      <w:bookmarkEnd w:id="59"/>
      <w:r w:rsidDel="00000000" w:rsidR="00000000" w:rsidRPr="00000000">
        <w:rPr>
          <w:rFonts w:ascii="Arial" w:cs="Arial" w:eastAsia="Arial" w:hAnsi="Arial"/>
          <w:rtl w:val="0"/>
        </w:rPr>
        <w:t xml:space="preserve">3.4.7 Maximum Packet Size</w:t>
      </w:r>
    </w:p>
    <w:p w:rsidR="00000000" w:rsidDel="00000000" w:rsidP="00000000" w:rsidRDefault="00000000" w:rsidRPr="00000000" w14:paraId="00000476">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477">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478">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479">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47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47B">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47C">
      <w:pPr>
        <w:ind w:left="720" w:firstLine="0"/>
        <w:rPr>
          <w:rFonts w:ascii="Arial" w:cs="Arial" w:eastAsia="Arial" w:hAnsi="Arial"/>
          <w:color w:val="000000"/>
        </w:rPr>
      </w:pPr>
      <w:bookmarkStart w:colFirst="0" w:colLast="0" w:name="_heading=h.2afmg28" w:id="60"/>
      <w:bookmarkEnd w:id="60"/>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47D">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47E">
      <w:pPr>
        <w:pStyle w:val="Heading4"/>
        <w:ind w:left="0" w:firstLine="0"/>
        <w:rPr>
          <w:rFonts w:ascii="Arial" w:cs="Arial" w:eastAsia="Arial" w:hAnsi="Arial"/>
        </w:rPr>
      </w:pPr>
      <w:bookmarkStart w:colFirst="0" w:colLast="0" w:name="_heading=h.pkwqa1" w:id="61"/>
      <w:bookmarkEnd w:id="61"/>
      <w:r w:rsidDel="00000000" w:rsidR="00000000" w:rsidRPr="00000000">
        <w:rPr>
          <w:rFonts w:ascii="Arial" w:cs="Arial" w:eastAsia="Arial" w:hAnsi="Arial"/>
          <w:rtl w:val="0"/>
        </w:rPr>
        <w:t xml:space="preserve">3.4.8 Client Identifier (ClientID)</w:t>
      </w:r>
    </w:p>
    <w:p w:rsidR="00000000" w:rsidDel="00000000" w:rsidP="00000000" w:rsidRDefault="00000000" w:rsidRPr="00000000" w14:paraId="0000047F">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80">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481">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482">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48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484">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485">
      <w:pPr>
        <w:pStyle w:val="Heading4"/>
        <w:ind w:left="0" w:right="4" w:firstLine="0"/>
        <w:rPr/>
      </w:pPr>
      <w:bookmarkStart w:colFirst="0" w:colLast="0" w:name="_heading=h.u38i2mpp332q" w:id="62"/>
      <w:bookmarkEnd w:id="62"/>
      <w:r w:rsidDel="00000000" w:rsidR="00000000" w:rsidRPr="00000000">
        <w:rPr>
          <w:rFonts w:ascii="Arial" w:cs="Arial" w:eastAsia="Arial" w:hAnsi="Arial"/>
          <w:rtl w:val="0"/>
        </w:rPr>
        <w:t xml:space="preserve">3.4.9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86">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487">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488">
      <w:pPr>
        <w:numPr>
          <w:ilvl w:val="0"/>
          <w:numId w:val="55"/>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489">
      <w:pPr>
        <w:numPr>
          <w:ilvl w:val="0"/>
          <w:numId w:val="55"/>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48A">
      <w:pPr>
        <w:numPr>
          <w:ilvl w:val="0"/>
          <w:numId w:val="55"/>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w:t>
      </w:r>
      <w:sdt>
        <w:sdtPr>
          <w:tag w:val="goog_rdk_49"/>
        </w:sdtPr>
        <w:sdtContent>
          <w:commentRangeStart w:id="36"/>
        </w:sdtContent>
      </w:sdt>
      <w:sdt>
        <w:sdtPr>
          <w:tag w:val="goog_rdk_50"/>
        </w:sdtPr>
        <w:sdtContent>
          <w:commentRangeStart w:id="37"/>
        </w:sdtContent>
      </w:sdt>
      <w:sdt>
        <w:sdtPr>
          <w:tag w:val="goog_rdk_51"/>
        </w:sdtPr>
        <w:sdtContent>
          <w:commentRangeStart w:id="38"/>
        </w:sdtContent>
      </w:sdt>
      <w:r w:rsidDel="00000000" w:rsidR="00000000" w:rsidRPr="00000000">
        <w:rPr>
          <w:rFonts w:ascii="Arial" w:cs="Arial" w:eastAsia="Arial" w:hAnsi="Arial"/>
          <w:b w:val="0"/>
          <w:color w:val="000000"/>
          <w:sz w:val="20"/>
          <w:szCs w:val="20"/>
          <w:rtl w:val="0"/>
        </w:rPr>
        <w:t xml:space="preserve">retained when it is published</w:t>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r w:rsidDel="00000000" w:rsidR="00000000" w:rsidRPr="00000000">
        <w:rPr>
          <w:rFonts w:ascii="Arial" w:cs="Arial" w:eastAsia="Arial" w:hAnsi="Arial"/>
          <w:b w:val="0"/>
          <w:color w:val="000000"/>
          <w:sz w:val="20"/>
          <w:szCs w:val="20"/>
          <w:rtl w:val="0"/>
        </w:rPr>
        <w:t xml:space="preserve">.</w:t>
      </w:r>
      <w:sdt>
        <w:sdtPr>
          <w:tag w:val="goog_rdk_52"/>
        </w:sdtPr>
        <w:sdtContent>
          <w:ins w:author="davide.lenzarini@u-blox.com" w:id="7" w:date="2024-08-07T12:01:00Z">
            <w:r w:rsidDel="00000000" w:rsidR="00000000" w:rsidRPr="00000000">
              <w:rPr>
                <w:rFonts w:ascii="Arial" w:cs="Arial" w:eastAsia="Arial" w:hAnsi="Arial"/>
                <w:b w:val="0"/>
                <w:color w:val="000000"/>
                <w:sz w:val="20"/>
                <w:szCs w:val="20"/>
                <w:rtl w:val="0"/>
              </w:rPr>
              <w:t xml:space="preserve"> The </w:t>
            </w:r>
            <w:r w:rsidDel="00000000" w:rsidR="00000000" w:rsidRPr="00000000">
              <w:rPr>
                <w:rFonts w:ascii="Arial" w:cs="Arial" w:eastAsia="Arial" w:hAnsi="Arial"/>
                <w:b w:val="0"/>
                <w:color w:val="000000"/>
                <w:sz w:val="20"/>
                <w:szCs w:val="20"/>
                <w:rtl w:val="0"/>
              </w:rPr>
              <w:t xml:space="preserve">Will Message will be retained for a time defined by the server.</w:t>
            </w:r>
          </w:ins>
        </w:sdtContent>
      </w:sdt>
      <w:r w:rsidDel="00000000" w:rsidR="00000000" w:rsidRPr="00000000">
        <w:rPr>
          <w:rtl w:val="0"/>
        </w:rPr>
      </w:r>
    </w:p>
    <w:p w:rsidR="00000000" w:rsidDel="00000000" w:rsidP="00000000" w:rsidRDefault="00000000" w:rsidRPr="00000000" w14:paraId="0000048B">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48C">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48D">
      <w:pPr>
        <w:numPr>
          <w:ilvl w:val="0"/>
          <w:numId w:val="24"/>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deletes the Virtual Connection as a result of a</w:t>
      </w:r>
      <w:r w:rsidDel="00000000" w:rsidR="00000000" w:rsidRPr="00000000">
        <w:rPr>
          <w:rFonts w:ascii="Arial" w:cs="Arial" w:eastAsia="Arial" w:hAnsi="Arial"/>
          <w:color w:val="000000"/>
          <w:sz w:val="20"/>
          <w:szCs w:val="20"/>
          <w:rtl w:val="0"/>
        </w:rPr>
        <w:t xml:space="preserve">n I/O error or network failure</w:t>
      </w:r>
      <w:r w:rsidDel="00000000" w:rsidR="00000000" w:rsidRPr="00000000">
        <w:rPr>
          <w:rFonts w:ascii="Arial" w:cs="Arial" w:eastAsia="Arial" w:hAnsi="Arial"/>
          <w:color w:val="000000"/>
          <w:sz w:val="20"/>
          <w:szCs w:val="20"/>
          <w:rtl w:val="0"/>
        </w:rPr>
        <w:t xml:space="preserve"> it has detected.</w:t>
      </w:r>
    </w:p>
    <w:p w:rsidR="00000000" w:rsidDel="00000000" w:rsidP="00000000" w:rsidRDefault="00000000" w:rsidRPr="00000000" w14:paraId="0000048E">
      <w:pPr>
        <w:numPr>
          <w:ilvl w:val="0"/>
          <w:numId w:val="24"/>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48F">
      <w:pPr>
        <w:numPr>
          <w:ilvl w:val="0"/>
          <w:numId w:val="24"/>
        </w:numPr>
        <w:spacing w:after="240" w:before="0" w:lineRule="auto"/>
        <w:ind w:left="720" w:right="0" w:hanging="360"/>
        <w:rPr>
          <w:rFonts w:ascii="Arial" w:cs="Arial" w:eastAsia="Arial" w:hAnsi="Arial"/>
          <w:color w:val="000000"/>
          <w:sz w:val="22"/>
          <w:szCs w:val="22"/>
          <w:shd w:fill="auto" w:val="clear"/>
        </w:rPr>
      </w:pPr>
      <w:sdt>
        <w:sdtPr>
          <w:tag w:val="goog_rdk_53"/>
        </w:sdtPr>
        <w:sdtContent>
          <w:commentRangeStart w:id="39"/>
        </w:sdtContent>
      </w:sdt>
      <w:sdt>
        <w:sdtPr>
          <w:tag w:val="goog_rdk_54"/>
        </w:sdtPr>
        <w:sdtContent>
          <w:commentRangeStart w:id="40"/>
        </w:sdtContent>
      </w:sdt>
      <w:sdt>
        <w:sdtPr>
          <w:tag w:val="goog_rdk_55"/>
        </w:sdtPr>
        <w:sdtContent>
          <w:commentRangeStart w:id="41"/>
        </w:sdtContent>
      </w:sdt>
      <w:r w:rsidDel="00000000" w:rsidR="00000000" w:rsidRPr="00000000">
        <w:rPr>
          <w:rFonts w:ascii="Arial" w:cs="Arial" w:eastAsia="Arial" w:hAnsi="Arial"/>
          <w:color w:val="000000"/>
          <w:sz w:val="20"/>
          <w:szCs w:val="20"/>
          <w:rtl w:val="0"/>
        </w:rPr>
        <w:t xml:space="preserve">The Server deletes the Virtual Connection because of a protocol error.</w:t>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490">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w:t>
      </w:r>
      <w:sdt>
        <w:sdtPr>
          <w:tag w:val="goog_rdk_56"/>
        </w:sdtPr>
        <w:sdtContent>
          <w:commentRangeStart w:id="42"/>
        </w:sdtContent>
      </w:sdt>
      <w:r w:rsidDel="00000000" w:rsidR="00000000" w:rsidRPr="00000000">
        <w:rPr>
          <w:rFonts w:ascii="Arial" w:cs="Arial" w:eastAsia="Arial" w:hAnsi="Arial"/>
          <w:color w:val="000000"/>
          <w:sz w:val="20"/>
          <w:szCs w:val="20"/>
          <w:highlight w:val="yellow"/>
          <w:rtl w:val="0"/>
        </w:rPr>
        <w:t xml:space="preserve"> been published</w:t>
      </w:r>
      <w:commentRangeEnd w:id="42"/>
      <w:r w:rsidDel="00000000" w:rsidR="00000000" w:rsidRPr="00000000">
        <w:commentReference w:id="42"/>
      </w:r>
      <w:r w:rsidDel="00000000" w:rsidR="00000000" w:rsidRPr="00000000">
        <w:rPr>
          <w:rFonts w:ascii="Arial" w:cs="Arial" w:eastAsia="Arial" w:hAnsi="Arial"/>
          <w:color w:val="000000"/>
          <w:sz w:val="20"/>
          <w:szCs w:val="20"/>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491">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Virtual Connection is deleted or the </w:t>
      </w:r>
      <w:r w:rsidDel="00000000" w:rsidR="00000000" w:rsidRPr="00000000">
        <w:rPr>
          <w:rFonts w:ascii="Arial" w:cs="Arial" w:eastAsia="Arial" w:hAnsi="Arial"/>
          <w:color w:val="000000"/>
          <w:sz w:val="20"/>
          <w:szCs w:val="20"/>
          <w:rtl w:val="0"/>
        </w:rPr>
        <w:t xml:space="preserve">Session</w:t>
      </w:r>
      <w:r w:rsidDel="00000000" w:rsidR="00000000" w:rsidRPr="00000000">
        <w:rPr>
          <w:rFonts w:ascii="Arial" w:cs="Arial" w:eastAsia="Arial" w:hAnsi="Arial"/>
          <w:color w:val="000000"/>
          <w:sz w:val="20"/>
          <w:szCs w:val="20"/>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492">
      <w:pPr>
        <w:pStyle w:val="Heading4"/>
        <w:ind w:left="0" w:firstLine="0"/>
        <w:rPr>
          <w:rFonts w:ascii="Arial" w:cs="Arial" w:eastAsia="Arial" w:hAnsi="Arial"/>
        </w:rPr>
      </w:pPr>
      <w:bookmarkStart w:colFirst="0" w:colLast="0" w:name="_heading=h.6mntinqaom6n" w:id="63"/>
      <w:bookmarkEnd w:id="63"/>
      <w:r w:rsidDel="00000000" w:rsidR="00000000" w:rsidRPr="00000000">
        <w:rPr>
          <w:rFonts w:ascii="Arial" w:cs="Arial" w:eastAsia="Arial" w:hAnsi="Arial"/>
          <w:rtl w:val="0"/>
        </w:rPr>
        <w:t xml:space="preserve">3.4.10 Will Topic </w:t>
      </w:r>
      <w:sdt>
        <w:sdtPr>
          <w:tag w:val="goog_rdk_57"/>
        </w:sdtPr>
        <w:sdtContent>
          <w:ins w:author="davide.lenzarini@u-blox.com" w:id="8" w:date="2024-08-06T10:31:19Z">
            <w:r w:rsidDel="00000000" w:rsidR="00000000" w:rsidRPr="00000000">
              <w:rPr>
                <w:rFonts w:ascii="Arial" w:cs="Arial" w:eastAsia="Arial" w:hAnsi="Arial"/>
                <w:rtl w:val="0"/>
              </w:rPr>
              <w:t xml:space="preserve">Data</w:t>
            </w:r>
          </w:ins>
        </w:sdtContent>
      </w:sdt>
      <w:sdt>
        <w:sdtPr>
          <w:tag w:val="goog_rdk_58"/>
        </w:sdtPr>
        <w:sdtContent>
          <w:del w:author="davide.lenzarini@u-blox.com" w:id="8" w:date="2024-08-06T10:31:19Z">
            <w:r w:rsidDel="00000000" w:rsidR="00000000" w:rsidRPr="00000000">
              <w:rPr>
                <w:rFonts w:ascii="Arial" w:cs="Arial" w:eastAsia="Arial" w:hAnsi="Arial"/>
                <w:rtl w:val="0"/>
              </w:rPr>
              <w:delText xml:space="preserve">Short or Will Topic Length</w:delText>
            </w:r>
          </w:del>
        </w:sdtContent>
      </w:sdt>
      <w:r w:rsidDel="00000000" w:rsidR="00000000" w:rsidRPr="00000000">
        <w:rPr>
          <w:rFonts w:ascii="Arial" w:cs="Arial" w:eastAsia="Arial" w:hAnsi="Arial"/>
          <w:rtl w:val="0"/>
        </w:rPr>
        <w:t xml:space="preserve">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493">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494">
      <w:pPr>
        <w:pStyle w:val="Heading4"/>
        <w:ind w:left="0" w:right="4" w:firstLine="0"/>
        <w:rPr>
          <w:rFonts w:ascii="Arial" w:cs="Arial" w:eastAsia="Arial" w:hAnsi="Arial"/>
        </w:rPr>
      </w:pPr>
      <w:bookmarkStart w:colFirst="0" w:colLast="0" w:name="_heading=h.g5w1zpmaiace" w:id="64"/>
      <w:bookmarkEnd w:id="64"/>
      <w:r w:rsidDel="00000000" w:rsidR="00000000" w:rsidRPr="00000000">
        <w:rPr>
          <w:rFonts w:ascii="Arial" w:cs="Arial" w:eastAsia="Arial" w:hAnsi="Arial"/>
          <w:rtl w:val="0"/>
        </w:rPr>
        <w:t xml:space="preserve">3.4.11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49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496">
      <w:pPr>
        <w:pStyle w:val="Heading4"/>
        <w:ind w:left="0" w:right="4" w:firstLine="0"/>
        <w:rPr>
          <w:rFonts w:ascii="Arial" w:cs="Arial" w:eastAsia="Arial" w:hAnsi="Arial"/>
        </w:rPr>
      </w:pPr>
      <w:bookmarkStart w:colFirst="0" w:colLast="0" w:name="_heading=h.o88zms19c5d1" w:id="65"/>
      <w:bookmarkEnd w:id="65"/>
      <w:r w:rsidDel="00000000" w:rsidR="00000000" w:rsidRPr="00000000">
        <w:rPr>
          <w:rFonts w:ascii="Arial" w:cs="Arial" w:eastAsia="Arial" w:hAnsi="Arial"/>
          <w:rtl w:val="0"/>
        </w:rPr>
        <w:t xml:space="preserve">3.4.12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497">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498">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499">
      <w:pPr>
        <w:pStyle w:val="Heading4"/>
        <w:ind w:left="0" w:right="4" w:firstLine="0"/>
        <w:rPr>
          <w:rFonts w:ascii="Arial" w:cs="Arial" w:eastAsia="Arial" w:hAnsi="Arial"/>
        </w:rPr>
      </w:pPr>
      <w:bookmarkStart w:colFirst="0" w:colLast="0" w:name="_heading=h.mw1gvx9qi5t0" w:id="66"/>
      <w:bookmarkEnd w:id="66"/>
      <w:r w:rsidDel="00000000" w:rsidR="00000000" w:rsidRPr="00000000">
        <w:rPr>
          <w:rFonts w:ascii="Arial" w:cs="Arial" w:eastAsia="Arial" w:hAnsi="Arial"/>
          <w:rtl w:val="0"/>
        </w:rPr>
        <w:t xml:space="preserve">3.4.13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49A">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9B">
      <w:pPr>
        <w:pStyle w:val="Heading4"/>
        <w:ind w:left="0" w:right="4" w:firstLine="0"/>
        <w:rPr>
          <w:rFonts w:ascii="Arial" w:cs="Arial" w:eastAsia="Arial" w:hAnsi="Arial"/>
        </w:rPr>
      </w:pPr>
      <w:bookmarkStart w:colFirst="0" w:colLast="0" w:name="_heading=h.4ydjyi9y5y20" w:id="67"/>
      <w:bookmarkEnd w:id="67"/>
      <w:r w:rsidDel="00000000" w:rsidR="00000000" w:rsidRPr="00000000">
        <w:rPr>
          <w:rFonts w:ascii="Arial" w:cs="Arial" w:eastAsia="Arial" w:hAnsi="Arial"/>
          <w:rtl w:val="0"/>
        </w:rPr>
        <w:t xml:space="preserve">3.4.14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49C">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w:t>
      </w:r>
    </w:p>
    <w:p w:rsidR="00000000" w:rsidDel="00000000" w:rsidP="00000000" w:rsidRDefault="00000000" w:rsidRPr="00000000" w14:paraId="0000049D">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the equivalent of the MQTT User Name and Password fields in the CONNECT packet, see section </w:t>
      </w:r>
      <w:hyperlink w:anchor="_heading=h.nhp24wh46om4">
        <w:r w:rsidDel="00000000" w:rsidR="00000000" w:rsidRPr="00000000">
          <w:rPr>
            <w:rFonts w:ascii="Arial" w:cs="Arial" w:eastAsia="Arial" w:hAnsi="Arial"/>
            <w:color w:val="1155cc"/>
            <w:u w:val="single"/>
            <w:rtl w:val="0"/>
          </w:rPr>
          <w:t xml:space="preserve">4.11.1.2</w:t>
        </w:r>
      </w:hyperlink>
      <w:r w:rsidDel="00000000" w:rsidR="00000000" w:rsidRPr="00000000">
        <w:rPr>
          <w:rFonts w:ascii="Arial" w:cs="Arial" w:eastAsia="Arial" w:hAnsi="Arial"/>
          <w:rtl w:val="0"/>
        </w:rPr>
        <w:t xml:space="preserve">.</w:t>
      </w:r>
    </w:p>
    <w:p w:rsidR="00000000" w:rsidDel="00000000" w:rsidP="00000000" w:rsidRDefault="00000000" w:rsidRPr="00000000" w14:paraId="0000049E">
      <w:pPr>
        <w:spacing w:after="240" w:before="240" w:lineRule="auto"/>
        <w:rPr>
          <w:rFonts w:ascii="Arial" w:cs="Arial" w:eastAsia="Arial" w:hAnsi="Arial"/>
        </w:rPr>
      </w:pPr>
      <w:r w:rsidDel="00000000" w:rsidR="00000000" w:rsidRPr="00000000">
        <w:rPr>
          <w:rFonts w:ascii="Arial" w:cs="Arial" w:eastAsia="Arial" w:hAnsi="Arial"/>
          <w:rtl w:val="0"/>
        </w:rPr>
        <w:t xml:space="preserve">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9F">
      <w:pPr>
        <w:pStyle w:val="Heading4"/>
        <w:ind w:left="0" w:right="4" w:firstLine="0"/>
        <w:rPr>
          <w:rFonts w:ascii="Arial" w:cs="Arial" w:eastAsia="Arial" w:hAnsi="Arial"/>
        </w:rPr>
      </w:pPr>
      <w:bookmarkStart w:colFirst="0" w:colLast="0" w:name="_heading=h.5hocu94eubqg" w:id="68"/>
      <w:bookmarkEnd w:id="68"/>
      <w:r w:rsidDel="00000000" w:rsidR="00000000" w:rsidRPr="00000000">
        <w:rPr>
          <w:rFonts w:ascii="Arial" w:cs="Arial" w:eastAsia="Arial" w:hAnsi="Arial"/>
          <w:rtl w:val="0"/>
        </w:rPr>
        <w:t xml:space="preserve">s3.4.15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4A0">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A1">
      <w:pPr>
        <w:pStyle w:val="Heading4"/>
        <w:ind w:left="0" w:right="4" w:firstLine="0"/>
        <w:rPr>
          <w:rFonts w:ascii="Arial" w:cs="Arial" w:eastAsia="Arial" w:hAnsi="Arial"/>
        </w:rPr>
      </w:pPr>
      <w:bookmarkStart w:colFirst="0" w:colLast="0" w:name="_heading=h.g9mib2nvvlzy" w:id="69"/>
      <w:bookmarkEnd w:id="69"/>
      <w:r w:rsidDel="00000000" w:rsidR="00000000" w:rsidRPr="00000000">
        <w:rPr>
          <w:rFonts w:ascii="Arial" w:cs="Arial" w:eastAsia="Arial" w:hAnsi="Arial"/>
          <w:rtl w:val="0"/>
        </w:rPr>
        <w:t xml:space="preserve">3.4.16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4A2">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w:t>
      </w:r>
    </w:p>
    <w:p w:rsidR="00000000" w:rsidDel="00000000" w:rsidP="00000000" w:rsidRDefault="00000000" w:rsidRPr="00000000" w14:paraId="000004A3">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the equivalent of the MQTT User Name and Password CONNECT packet fields, see section </w:t>
      </w:r>
      <w:hyperlink w:anchor="_heading=h.nhp24wh46om4">
        <w:r w:rsidDel="00000000" w:rsidR="00000000" w:rsidRPr="00000000">
          <w:rPr>
            <w:rFonts w:ascii="Arial" w:cs="Arial" w:eastAsia="Arial" w:hAnsi="Arial"/>
            <w:color w:val="1155cc"/>
            <w:u w:val="single"/>
            <w:rtl w:val="0"/>
          </w:rPr>
          <w:t xml:space="preserve">4.11.1.2</w:t>
        </w:r>
      </w:hyperlink>
      <w:r w:rsidDel="00000000" w:rsidR="00000000" w:rsidRPr="00000000">
        <w:rPr>
          <w:rFonts w:ascii="Arial" w:cs="Arial" w:eastAsia="Arial" w:hAnsi="Arial"/>
          <w:rtl w:val="0"/>
        </w:rPr>
        <w:t xml:space="preserve">.</w:t>
      </w:r>
    </w:p>
    <w:p w:rsidR="00000000" w:rsidDel="00000000" w:rsidP="00000000" w:rsidRDefault="00000000" w:rsidRPr="00000000" w14:paraId="000004A4">
      <w:pPr>
        <w:spacing w:after="240" w:before="240" w:lineRule="auto"/>
        <w:rPr>
          <w:rFonts w:ascii="Arial" w:cs="Arial" w:eastAsia="Arial" w:hAnsi="Arial"/>
        </w:rPr>
      </w:pPr>
      <w:r w:rsidDel="00000000" w:rsidR="00000000" w:rsidRPr="00000000">
        <w:rPr>
          <w:rFonts w:ascii="Arial" w:cs="Arial" w:eastAsia="Arial" w:hAnsi="Arial"/>
          <w:rtl w:val="0"/>
        </w:rPr>
        <w:t xml:space="preserve">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A5">
      <w:pPr>
        <w:pStyle w:val="Heading4"/>
        <w:keepNext w:val="0"/>
        <w:pBdr>
          <w:top w:color="auto" w:space="0" w:sz="0" w:val="none"/>
        </w:pBdr>
        <w:spacing w:after="80" w:before="280" w:lineRule="auto"/>
        <w:ind w:left="-15" w:firstLine="0"/>
        <w:rPr/>
      </w:pPr>
      <w:bookmarkStart w:colFirst="0" w:colLast="0" w:name="_heading=h.6hlt7zbtaja" w:id="70"/>
      <w:bookmarkEnd w:id="70"/>
      <w:r w:rsidDel="00000000" w:rsidR="00000000" w:rsidRPr="00000000">
        <w:rPr>
          <w:rtl w:val="0"/>
        </w:rPr>
        <w:t xml:space="preserve">3.4.17 CONNECT Actions</w:t>
      </w:r>
    </w:p>
    <w:p w:rsidR="00000000" w:rsidDel="00000000" w:rsidP="00000000" w:rsidRDefault="00000000" w:rsidRPr="00000000" w14:paraId="000004A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4A7">
      <w:pPr>
        <w:numPr>
          <w:ilvl w:val="0"/>
          <w:numId w:val="23"/>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w:anchor="_heading=h.1jlao46">
        <w:r w:rsidDel="00000000" w:rsidR="00000000" w:rsidRPr="00000000">
          <w:rPr>
            <w:rFonts w:ascii="Arial" w:cs="Arial" w:eastAsia="Arial" w:hAnsi="Arial"/>
            <w:color w:val="1155cc"/>
            <w:highlight w:val="yellow"/>
            <w:u w:val="single"/>
            <w:rtl w:val="0"/>
          </w:rPr>
          <w:t xml:space="preserve"> section 3.4</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[MQTT-SN-3.4.17-1]</w:t>
      </w:r>
      <w:r w:rsidDel="00000000" w:rsidR="00000000" w:rsidRPr="00000000">
        <w:rPr>
          <w:rFonts w:ascii="Arial" w:cs="Arial" w:eastAsia="Arial" w:hAnsi="Arial"/>
          <w:color w:val="000000"/>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A8">
      <w:pPr>
        <w:numPr>
          <w:ilvl w:val="0"/>
          <w:numId w:val="23"/>
        </w:numPr>
        <w:spacing w:after="240" w:before="0" w:lineRule="auto"/>
        <w:ind w:left="720" w:right="0" w:hanging="360"/>
        <w:rPr>
          <w:rFonts w:ascii="Arial" w:cs="Arial" w:eastAsia="Arial" w:hAnsi="Arial"/>
          <w:u w:val="none"/>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[MQTT-SN-3.4.17-2]</w:t>
      </w:r>
      <w:r w:rsidDel="00000000" w:rsidR="00000000" w:rsidRPr="00000000">
        <w:rPr>
          <w:rFonts w:ascii="Arial" w:cs="Arial" w:eastAsia="Arial" w:hAnsi="Arial"/>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u w:val="single"/>
            <w:rtl w:val="0"/>
          </w:rPr>
          <w:t xml:space="preserve">section 3.5</w:t>
        </w:r>
      </w:hyperlink>
      <w:r w:rsidDel="00000000" w:rsidR="00000000" w:rsidRPr="00000000">
        <w:rPr>
          <w:rFonts w:ascii="Arial" w:cs="Arial" w:eastAsia="Arial" w:hAnsi="Arial"/>
          <w:rtl w:val="0"/>
        </w:rPr>
        <w:t xml:space="preserve"> and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4A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4AA">
      <w:pPr>
        <w:numPr>
          <w:ilvl w:val="0"/>
          <w:numId w:val="61"/>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highlight w:val="yellow"/>
            <w:u w:val="single"/>
            <w:rtl w:val="0"/>
          </w:rPr>
          <w:t xml:space="preserve">section 4.12</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[MQTT-SN-3.4.17-3]</w:t>
      </w:r>
      <w:r w:rsidDel="00000000" w:rsidR="00000000" w:rsidRPr="00000000">
        <w:rPr>
          <w:rFonts w:ascii="Arial" w:cs="Arial" w:eastAsia="Arial" w:hAnsi="Arial"/>
          <w:rtl w:val="0"/>
        </w:rPr>
        <w:t xml:space="preserve">. If the existing Client has a Will Message, that Will Message is published as described in</w:t>
      </w:r>
      <w:r w:rsidDel="00000000" w:rsidR="00000000" w:rsidRPr="00000000">
        <w:rPr>
          <w:rFonts w:ascii="Arial" w:cs="Arial" w:eastAsia="Arial" w:hAnsi="Arial"/>
          <w:rtl w:val="0"/>
        </w:rPr>
        <w:t xml:space="preserve"> </w:t>
      </w:r>
      <w:hyperlink w:anchor="_heading=h.u38i2mpp332q">
        <w:r w:rsidDel="00000000" w:rsidR="00000000" w:rsidRPr="00000000">
          <w:rPr>
            <w:rFonts w:ascii="Arial" w:cs="Arial" w:eastAsia="Arial" w:hAnsi="Arial"/>
            <w:color w:val="1155cc"/>
            <w:u w:val="single"/>
            <w:rtl w:val="0"/>
          </w:rPr>
          <w:t xml:space="preserve">section 3.4.9</w:t>
        </w:r>
      </w:hyperlink>
      <w:r w:rsidDel="00000000" w:rsidR="00000000" w:rsidRPr="00000000">
        <w:rPr>
          <w:rFonts w:ascii="Arial" w:cs="Arial" w:eastAsia="Arial" w:hAnsi="Arial"/>
          <w:rtl w:val="0"/>
        </w:rPr>
        <w:t xml:space="preserve">. </w:t>
      </w:r>
    </w:p>
    <w:p w:rsidR="00000000" w:rsidDel="00000000" w:rsidP="00000000" w:rsidRDefault="00000000" w:rsidRPr="00000000" w14:paraId="000004AB">
      <w:pPr>
        <w:numPr>
          <w:ilvl w:val="0"/>
          <w:numId w:val="61"/>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4.15.2</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[MQTT-SN-3.4.17-4]</w:t>
      </w:r>
      <w:r w:rsidDel="00000000" w:rsidR="00000000" w:rsidRPr="00000000">
        <w:rPr>
          <w:rFonts w:ascii="Arial" w:cs="Arial" w:eastAsia="Arial" w:hAnsi="Arial"/>
          <w:rtl w:val="0"/>
        </w:rPr>
        <w:t xml:space="preserve">.</w:t>
      </w:r>
    </w:p>
    <w:p w:rsidR="00000000" w:rsidDel="00000000" w:rsidP="00000000" w:rsidRDefault="00000000" w:rsidRPr="00000000" w14:paraId="000004AC">
      <w:pPr>
        <w:numPr>
          <w:ilvl w:val="0"/>
          <w:numId w:val="61"/>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[MQTT-SN-3.4.17-5]</w:t>
      </w:r>
      <w:r w:rsidDel="00000000" w:rsidR="00000000" w:rsidRPr="00000000">
        <w:rPr>
          <w:rFonts w:ascii="Arial" w:cs="Arial" w:eastAsia="Arial" w:hAnsi="Arial"/>
          <w:rtl w:val="0"/>
        </w:rPr>
        <w:t xml:space="preserve">.</w:t>
      </w:r>
    </w:p>
    <w:p w:rsidR="00000000" w:rsidDel="00000000" w:rsidP="00000000" w:rsidRDefault="00000000" w:rsidRPr="00000000" w14:paraId="000004AD">
      <w:pPr>
        <w:numPr>
          <w:ilvl w:val="0"/>
          <w:numId w:val="61"/>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Application Message delivery and Keep Alive monitoring.</w:t>
      </w:r>
    </w:p>
    <w:p w:rsidR="00000000" w:rsidDel="00000000" w:rsidP="00000000" w:rsidRDefault="00000000" w:rsidRPr="00000000" w14:paraId="000004AE">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4AF">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4B0">
      <w:pPr>
        <w:spacing w:after="240" w:before="240" w:lineRule="auto"/>
        <w:ind w:left="0" w:right="0" w:firstLine="0"/>
        <w:rPr>
          <w:rFonts w:ascii="Arial" w:cs="Arial" w:eastAsia="Arial" w:hAnsi="Arial"/>
        </w:rPr>
      </w:pPr>
      <w:sdt>
        <w:sdtPr>
          <w:tag w:val="goog_rdk_59"/>
        </w:sdtPr>
        <w:sdtContent>
          <w:commentRangeStart w:id="43"/>
        </w:sdtContent>
      </w:sdt>
      <w:r w:rsidDel="00000000" w:rsidR="00000000" w:rsidRPr="00000000">
        <w:rPr>
          <w:rFonts w:ascii="Arial" w:cs="Arial" w:eastAsia="Arial" w:hAnsi="Arial"/>
          <w:rtl w:val="0"/>
        </w:rPr>
        <w:t xml:space="preserve">Clients must wait for a CONNACK packet with a 0x00 (Success) Reason Code to arrive from the Server before sending any packet that needs a Virtual Connection.</w:t>
      </w:r>
      <w:commentRangeEnd w:id="43"/>
      <w:r w:rsidDel="00000000" w:rsidR="00000000" w:rsidRPr="00000000">
        <w:commentReference w:id="43"/>
      </w:r>
      <w:r w:rsidDel="00000000" w:rsidR="00000000" w:rsidRPr="00000000">
        <w:rPr>
          <w:rFonts w:ascii="Arial" w:cs="Arial" w:eastAsia="Arial" w:hAnsi="Arial"/>
          <w:rtl w:val="0"/>
        </w:rPr>
        <w:t xml:space="preserve"> T</w:t>
      </w:r>
      <w:r w:rsidDel="00000000" w:rsidR="00000000" w:rsidRPr="00000000">
        <w:rPr>
          <w:rFonts w:ascii="Arial" w:cs="Arial" w:eastAsia="Arial" w:hAnsi="Arial"/>
          <w:highlight w:val="yellow"/>
          <w:rtl w:val="0"/>
        </w:rPr>
        <w:t xml:space="preserve">he Server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[MQTT-SN-3.4.17-6]</w:t>
      </w:r>
      <w:r w:rsidDel="00000000" w:rsidR="00000000" w:rsidRPr="00000000">
        <w:rPr>
          <w:rFonts w:ascii="Arial" w:cs="Arial" w:eastAsia="Arial" w:hAnsi="Arial"/>
          <w:rtl w:val="0"/>
        </w:rPr>
        <w:t xml:space="preserve">.</w:t>
      </w:r>
    </w:p>
    <w:p w:rsidR="00000000" w:rsidDel="00000000" w:rsidP="00000000" w:rsidRDefault="00000000" w:rsidRPr="00000000" w14:paraId="000004B1">
      <w:pPr>
        <w:pStyle w:val="Heading3"/>
        <w:keepLines w:val="1"/>
        <w:spacing w:after="52" w:before="0" w:line="259" w:lineRule="auto"/>
        <w:ind w:left="0" w:firstLine="0"/>
        <w:rPr>
          <w:rFonts w:ascii="Arial" w:cs="Arial" w:eastAsia="Arial" w:hAnsi="Arial"/>
        </w:rPr>
      </w:pPr>
      <w:bookmarkStart w:colFirst="0" w:colLast="0" w:name="_heading=h.39kk8xu" w:id="71"/>
      <w:bookmarkEnd w:id="71"/>
      <w:r w:rsidDel="00000000" w:rsidR="00000000" w:rsidRPr="00000000">
        <w:rPr>
          <w:rtl w:val="0"/>
        </w:rPr>
        <w:t xml:space="preserve">3.5 </w:t>
      </w:r>
      <w:r w:rsidDel="00000000" w:rsidR="00000000" w:rsidRPr="00000000">
        <w:rPr>
          <w:rFonts w:ascii="Arial" w:cs="Arial" w:eastAsia="Arial" w:hAnsi="Arial"/>
          <w:rtl w:val="0"/>
        </w:rPr>
        <w:t xml:space="preserve">CONNACK - Connect Acknowledgement</w:t>
      </w:r>
    </w:p>
    <w:p w:rsidR="00000000" w:rsidDel="00000000" w:rsidP="00000000" w:rsidRDefault="00000000" w:rsidRPr="00000000" w14:paraId="000004B2">
      <w:pPr>
        <w:rPr/>
      </w:pPr>
      <w:r w:rsidDel="00000000" w:rsidR="00000000" w:rsidRPr="00000000">
        <w:rPr/>
        <w:drawing>
          <wp:inline distB="114300" distT="114300" distL="114300" distR="114300">
            <wp:extent cx="5943600" cy="3327400"/>
            <wp:effectExtent b="0" l="0" r="0" t="0"/>
            <wp:docPr id="53" name="image22.png"/>
            <a:graphic>
              <a:graphicData uri="http://schemas.openxmlformats.org/drawingml/2006/picture">
                <pic:pic>
                  <pic:nvPicPr>
                    <pic:cNvPr id="0" name="image22.png"/>
                    <pic:cNvPicPr preferRelativeResize="0"/>
                  </pic:nvPicPr>
                  <pic:blipFill>
                    <a:blip r:embed="rId62"/>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2"/>
      <w:bookmarkEnd w:id="72"/>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4B4">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4B5">
      <w:pPr>
        <w:pStyle w:val="Heading4"/>
        <w:ind w:left="0" w:right="4" w:firstLine="0"/>
        <w:rPr>
          <w:rFonts w:ascii="Arial" w:cs="Arial" w:eastAsia="Arial" w:hAnsi="Arial"/>
        </w:rPr>
      </w:pPr>
      <w:bookmarkStart w:colFirst="0" w:colLast="0" w:name="_heading=h.2nusc19" w:id="73"/>
      <w:bookmarkEnd w:id="73"/>
      <w:r w:rsidDel="00000000" w:rsidR="00000000" w:rsidRPr="00000000">
        <w:rPr>
          <w:rFonts w:ascii="Arial" w:cs="Arial" w:eastAsia="Arial" w:hAnsi="Arial"/>
          <w:rtl w:val="0"/>
        </w:rPr>
        <w:t xml:space="preserve">3.5.1 Length &amp; Packet Type</w:t>
      </w:r>
    </w:p>
    <w:p w:rsidR="00000000" w:rsidDel="00000000" w:rsidP="00000000" w:rsidRDefault="00000000" w:rsidRPr="00000000" w14:paraId="000004B6">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4B7">
      <w:pPr>
        <w:pStyle w:val="Heading4"/>
        <w:ind w:left="0" w:firstLine="0"/>
        <w:rPr>
          <w:rFonts w:ascii="Arial" w:cs="Arial" w:eastAsia="Arial" w:hAnsi="Arial"/>
        </w:rPr>
      </w:pPr>
      <w:bookmarkStart w:colFirst="0" w:colLast="0" w:name="_heading=h.3mzq4wv" w:id="74"/>
      <w:bookmarkEnd w:id="74"/>
      <w:r w:rsidDel="00000000" w:rsidR="00000000" w:rsidRPr="00000000">
        <w:rPr>
          <w:rFonts w:ascii="Arial" w:cs="Arial" w:eastAsia="Arial" w:hAnsi="Arial"/>
          <w:rtl w:val="0"/>
        </w:rPr>
        <w:t xml:space="preserve">3.5.2 Connack Flags</w:t>
      </w:r>
    </w:p>
    <w:p w:rsidR="00000000" w:rsidDel="00000000" w:rsidP="00000000" w:rsidRDefault="00000000" w:rsidRPr="00000000" w14:paraId="000004B8">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B9">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4BA">
      <w:pPr>
        <w:numPr>
          <w:ilvl w:val="0"/>
          <w:numId w:val="51"/>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4BB">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is not as expected, the Client proceeds as follows:</w:t>
      </w:r>
    </w:p>
    <w:p w:rsidR="00000000" w:rsidDel="00000000" w:rsidP="00000000" w:rsidRDefault="00000000" w:rsidRPr="00000000" w14:paraId="000004BC">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4BD">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4B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4BF">
      <w:pPr>
        <w:numPr>
          <w:ilvl w:val="0"/>
          <w:numId w:val="57"/>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60"/>
        </w:sdtPr>
        <w:sdtContent>
          <w:commentRangeStart w:id="44"/>
        </w:sdtContent>
      </w:sdt>
      <w:r w:rsidDel="00000000" w:rsidR="00000000" w:rsidRPr="00000000">
        <w:rPr>
          <w:rFonts w:ascii="Arial" w:cs="Arial" w:eastAsia="Arial" w:hAnsi="Arial"/>
          <w:rtl w:val="0"/>
        </w:rPr>
        <w:t xml:space="preserve">should</w:t>
      </w:r>
      <w:commentRangeEnd w:id="44"/>
      <w:r w:rsidDel="00000000" w:rsidR="00000000" w:rsidRPr="00000000">
        <w:commentReference w:id="44"/>
      </w:r>
      <w:r w:rsidDel="00000000" w:rsidR="00000000" w:rsidRPr="00000000">
        <w:rPr>
          <w:rFonts w:ascii="Arial" w:cs="Arial" w:eastAsia="Arial" w:hAnsi="Arial"/>
          <w:rtl w:val="0"/>
        </w:rPr>
        <w:t xml:space="preserve"> be considered.</w:t>
      </w:r>
    </w:p>
    <w:p w:rsidR="00000000" w:rsidDel="00000000" w:rsidP="00000000" w:rsidRDefault="00000000" w:rsidRPr="00000000" w14:paraId="000004C0">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4C1">
      <w:pPr>
        <w:pStyle w:val="Heading4"/>
        <w:ind w:left="0" w:firstLine="0"/>
        <w:rPr>
          <w:rFonts w:ascii="Arial" w:cs="Arial" w:eastAsia="Arial" w:hAnsi="Arial"/>
        </w:rPr>
      </w:pPr>
      <w:bookmarkStart w:colFirst="0" w:colLast="0" w:name="_heading=h.lnmexuhpjkl8" w:id="75"/>
      <w:bookmarkEnd w:id="75"/>
      <w:r w:rsidDel="00000000" w:rsidR="00000000" w:rsidRPr="00000000">
        <w:rPr>
          <w:rFonts w:ascii="Arial" w:cs="Arial" w:eastAsia="Arial" w:hAnsi="Arial"/>
          <w:rtl w:val="0"/>
        </w:rPr>
        <w:t xml:space="preserve">3.5.3 Packet Identifier</w:t>
      </w:r>
    </w:p>
    <w:p w:rsidR="00000000" w:rsidDel="00000000" w:rsidP="00000000" w:rsidRDefault="00000000" w:rsidRPr="00000000" w14:paraId="000004C2">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w:t>
      </w:r>
      <w:sdt>
        <w:sdtPr>
          <w:tag w:val="goog_rdk_61"/>
        </w:sdtPr>
        <w:sdtContent>
          <w:commentRangeStart w:id="45"/>
        </w:sdtContent>
      </w:sdt>
      <w:r w:rsidDel="00000000" w:rsidR="00000000" w:rsidRPr="00000000">
        <w:rPr>
          <w:rFonts w:ascii="Arial" w:cs="Arial" w:eastAsia="Arial" w:hAnsi="Arial"/>
          <w:rtl w:val="0"/>
        </w:rPr>
        <w:t xml:space="preserve">CONNECT </w:t>
      </w:r>
      <w:commentRangeEnd w:id="45"/>
      <w:r w:rsidDel="00000000" w:rsidR="00000000" w:rsidRPr="00000000">
        <w:commentReference w:id="45"/>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4C3">
      <w:pPr>
        <w:pStyle w:val="Heading4"/>
        <w:ind w:left="0" w:firstLine="0"/>
        <w:rPr>
          <w:rFonts w:ascii="Arial" w:cs="Arial" w:eastAsia="Arial" w:hAnsi="Arial"/>
        </w:rPr>
      </w:pPr>
      <w:bookmarkStart w:colFirst="0" w:colLast="0" w:name="_heading=h.1302m92" w:id="76"/>
      <w:bookmarkEnd w:id="76"/>
      <w:r w:rsidDel="00000000" w:rsidR="00000000" w:rsidRPr="00000000">
        <w:rPr>
          <w:rFonts w:ascii="Arial" w:cs="Arial" w:eastAsia="Arial" w:hAnsi="Arial"/>
          <w:rtl w:val="0"/>
        </w:rPr>
        <w:t xml:space="preserve">3.5.4 Reason Code</w:t>
      </w:r>
    </w:p>
    <w:p w:rsidR="00000000" w:rsidDel="00000000" w:rsidP="00000000" w:rsidRDefault="00000000" w:rsidRPr="00000000" w14:paraId="000004C4">
      <w:pPr>
        <w:rPr>
          <w:rFonts w:ascii="Arial" w:cs="Arial" w:eastAsia="Arial" w:hAnsi="Arial"/>
        </w:rPr>
      </w:pP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w:t>
      </w:r>
      <w:sdt>
        <w:sdtPr>
          <w:tag w:val="goog_rdk_62"/>
        </w:sdtPr>
        <w:sdtContent>
          <w:commentRangeStart w:id="46"/>
        </w:sdtContent>
      </w:sdt>
      <w:r w:rsidDel="00000000" w:rsidR="00000000" w:rsidRPr="00000000">
        <w:rPr>
          <w:highlight w:val="yellow"/>
          <w:rtl w:val="0"/>
        </w:rPr>
        <w:t xml:space="preserve">Connect Reason Code values</w:t>
      </w:r>
      <w:commentRangeEnd w:id="46"/>
      <w:r w:rsidDel="00000000" w:rsidR="00000000" w:rsidRPr="00000000">
        <w:commentReference w:id="46"/>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4C5">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63"/>
        </w:sdtPr>
        <w:sdtContent>
          <w:commentRangeStart w:id="47"/>
        </w:sdtContent>
      </w:sdt>
      <w:sdt>
        <w:sdtPr>
          <w:tag w:val="goog_rdk_64"/>
        </w:sdtPr>
        <w:sdtContent>
          <w:commentRangeStart w:id="48"/>
        </w:sdtContent>
      </w:sdt>
      <w:r w:rsidDel="00000000" w:rsidR="00000000" w:rsidRPr="00000000">
        <w:rPr>
          <w:highlight w:val="yellow"/>
          <w:rtl w:val="0"/>
        </w:rPr>
        <w:t xml:space="preserve">128</w:t>
      </w:r>
      <w:commentRangeEnd w:id="47"/>
      <w:r w:rsidDel="00000000" w:rsidR="00000000" w:rsidRPr="00000000">
        <w:commentReference w:id="47"/>
      </w:r>
      <w:commentRangeEnd w:id="48"/>
      <w:r w:rsidDel="00000000" w:rsidR="00000000" w:rsidRPr="00000000">
        <w:commentReference w:id="48"/>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4C6">
      <w:pPr>
        <w:pStyle w:val="Heading4"/>
        <w:ind w:left="0" w:right="4" w:firstLine="0"/>
        <w:rPr>
          <w:rFonts w:ascii="Arial" w:cs="Arial" w:eastAsia="Arial" w:hAnsi="Arial"/>
        </w:rPr>
      </w:pPr>
      <w:bookmarkStart w:colFirst="0" w:colLast="0" w:name="_heading=h.2250f4o" w:id="77"/>
      <w:bookmarkEnd w:id="77"/>
      <w:r w:rsidDel="00000000" w:rsidR="00000000" w:rsidRPr="00000000">
        <w:rPr>
          <w:rFonts w:ascii="Arial" w:cs="Arial" w:eastAsia="Arial" w:hAnsi="Arial"/>
          <w:rtl w:val="0"/>
        </w:rPr>
        <w:t xml:space="preserve">3.5.5 Session Expiry Interval</w:t>
      </w:r>
    </w:p>
    <w:p w:rsidR="00000000" w:rsidDel="00000000" w:rsidP="00000000" w:rsidRDefault="00000000" w:rsidRPr="00000000" w14:paraId="000004C7">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4C8">
      <w:pPr>
        <w:pStyle w:val="Heading4"/>
        <w:ind w:left="0" w:right="4" w:firstLine="0"/>
        <w:rPr>
          <w:rFonts w:ascii="Arial" w:cs="Arial" w:eastAsia="Arial" w:hAnsi="Arial"/>
        </w:rPr>
      </w:pPr>
      <w:bookmarkStart w:colFirst="0" w:colLast="0" w:name="_heading=h.3wmneavoet74" w:id="78"/>
      <w:bookmarkEnd w:id="78"/>
      <w:r w:rsidDel="00000000" w:rsidR="00000000" w:rsidRPr="00000000">
        <w:rPr>
          <w:rFonts w:ascii="Arial" w:cs="Arial" w:eastAsia="Arial" w:hAnsi="Arial"/>
          <w:rtl w:val="0"/>
        </w:rPr>
        <w:t xml:space="preserve">3.5.6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4C9">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CA">
      <w:pPr>
        <w:pStyle w:val="Heading4"/>
        <w:ind w:left="0" w:right="4" w:firstLine="0"/>
        <w:rPr>
          <w:rFonts w:ascii="Arial" w:cs="Arial" w:eastAsia="Arial" w:hAnsi="Arial"/>
        </w:rPr>
      </w:pPr>
      <w:bookmarkStart w:colFirst="0" w:colLast="0" w:name="_heading=h.ydayklwjstjk" w:id="79"/>
      <w:bookmarkEnd w:id="79"/>
      <w:r w:rsidDel="00000000" w:rsidR="00000000" w:rsidRPr="00000000">
        <w:rPr>
          <w:rFonts w:ascii="Arial" w:cs="Arial" w:eastAsia="Arial" w:hAnsi="Arial"/>
          <w:rtl w:val="0"/>
        </w:rPr>
        <w:t xml:space="preserve">3.5.7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4CB">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rtl w:val="0"/>
        </w:rPr>
        <w:t xml:space="preserve"> for more information about authentication.</w:t>
      </w:r>
    </w:p>
    <w:p w:rsidR="00000000" w:rsidDel="00000000" w:rsidP="00000000" w:rsidRDefault="00000000" w:rsidRPr="00000000" w14:paraId="000004CC">
      <w:pPr>
        <w:pStyle w:val="Heading4"/>
        <w:ind w:left="0" w:right="4" w:firstLine="0"/>
        <w:rPr>
          <w:rFonts w:ascii="Arial" w:cs="Arial" w:eastAsia="Arial" w:hAnsi="Arial"/>
        </w:rPr>
      </w:pPr>
      <w:bookmarkStart w:colFirst="0" w:colLast="0" w:name="_heading=h.kvppk7yh36lv" w:id="80"/>
      <w:bookmarkEnd w:id="80"/>
      <w:r w:rsidDel="00000000" w:rsidR="00000000" w:rsidRPr="00000000">
        <w:rPr>
          <w:rFonts w:ascii="Arial" w:cs="Arial" w:eastAsia="Arial" w:hAnsi="Arial"/>
          <w:rtl w:val="0"/>
        </w:rPr>
        <w:t xml:space="preserve">3.5.8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4CD">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CE">
      <w:pPr>
        <w:pStyle w:val="Heading4"/>
        <w:ind w:left="0" w:right="4" w:firstLine="0"/>
        <w:rPr>
          <w:rFonts w:ascii="Arial" w:cs="Arial" w:eastAsia="Arial" w:hAnsi="Arial"/>
        </w:rPr>
      </w:pPr>
      <w:bookmarkStart w:colFirst="0" w:colLast="0" w:name="_heading=h.600ktmi3vm5o" w:id="81"/>
      <w:bookmarkEnd w:id="81"/>
      <w:r w:rsidDel="00000000" w:rsidR="00000000" w:rsidRPr="00000000">
        <w:rPr>
          <w:rFonts w:ascii="Arial" w:cs="Arial" w:eastAsia="Arial" w:hAnsi="Arial"/>
          <w:rtl w:val="0"/>
        </w:rPr>
        <w:t xml:space="preserve">3.5.9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4CF">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D0">
      <w:pPr>
        <w:pStyle w:val="Heading4"/>
        <w:ind w:left="0" w:right="4" w:firstLine="0"/>
        <w:rPr>
          <w:rFonts w:ascii="Arial" w:cs="Arial" w:eastAsia="Arial" w:hAnsi="Arial"/>
        </w:rPr>
      </w:pPr>
      <w:bookmarkStart w:colFirst="0" w:colLast="0" w:name="_heading=h.haapch" w:id="82"/>
      <w:bookmarkEnd w:id="82"/>
      <w:r w:rsidDel="00000000" w:rsidR="00000000" w:rsidRPr="00000000">
        <w:rPr>
          <w:rFonts w:ascii="Arial" w:cs="Arial" w:eastAsia="Arial" w:hAnsi="Arial"/>
          <w:rtl w:val="0"/>
        </w:rPr>
        <w:t xml:space="preserve">3.5.10 Assigned Client Identifier</w:t>
      </w:r>
    </w:p>
    <w:p w:rsidR="00000000" w:rsidDel="00000000" w:rsidP="00000000" w:rsidRDefault="00000000" w:rsidRPr="00000000" w14:paraId="000004D1">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4D2">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4D3">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4D4">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w:t>
      </w:r>
      <w:sdt>
        <w:sdtPr>
          <w:tag w:val="goog_rdk_65"/>
        </w:sdtPr>
        <w:sdtContent>
          <w:commentRangeStart w:id="49"/>
        </w:sdtContent>
      </w:sdt>
      <w:r w:rsidDel="00000000" w:rsidR="00000000" w:rsidRPr="00000000">
        <w:rPr>
          <w:rFonts w:ascii="Arial" w:cs="Arial" w:eastAsia="Arial" w:hAnsi="Arial"/>
          <w:color w:val="000000"/>
          <w:rtl w:val="0"/>
        </w:rPr>
        <w:t xml:space="preserve">247 </w:t>
      </w:r>
      <w:commentRangeEnd w:id="49"/>
      <w:r w:rsidDel="00000000" w:rsidR="00000000" w:rsidRPr="00000000">
        <w:commentReference w:id="49"/>
      </w:r>
      <w:r w:rsidDel="00000000" w:rsidR="00000000" w:rsidRPr="00000000">
        <w:rPr>
          <w:rFonts w:ascii="Arial" w:cs="Arial" w:eastAsia="Arial" w:hAnsi="Arial"/>
          <w:color w:val="000000"/>
          <w:rtl w:val="0"/>
        </w:rPr>
        <w:t xml:space="preserve">bytes so they can be accommodated in a small packet version. This is also to cater for devices which may not support larger Client Identifiers.</w:t>
      </w:r>
    </w:p>
    <w:p w:rsidR="00000000" w:rsidDel="00000000" w:rsidP="00000000" w:rsidRDefault="00000000" w:rsidRPr="00000000" w14:paraId="000004D5">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4D6">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4D7">
      <w:pPr>
        <w:pStyle w:val="Heading3"/>
        <w:keepLines w:val="1"/>
        <w:spacing w:after="118" w:before="0" w:line="259" w:lineRule="auto"/>
        <w:ind w:left="0" w:firstLine="0"/>
        <w:rPr>
          <w:rFonts w:ascii="Arial" w:cs="Arial" w:eastAsia="Arial" w:hAnsi="Arial"/>
        </w:rPr>
      </w:pPr>
      <w:bookmarkStart w:colFirst="0" w:colLast="0" w:name="_heading=h.184mhaj" w:id="83"/>
      <w:bookmarkEnd w:id="83"/>
      <w:r w:rsidDel="00000000" w:rsidR="00000000" w:rsidRPr="00000000">
        <w:rPr>
          <w:rtl w:val="0"/>
        </w:rPr>
        <w:t xml:space="preserve">3.6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p w:rsidR="00000000" w:rsidDel="00000000" w:rsidP="00000000" w:rsidRDefault="00000000" w:rsidRPr="00000000" w14:paraId="000004D8">
      <w:pPr>
        <w:rPr/>
      </w:pPr>
      <w:r w:rsidDel="00000000" w:rsidR="00000000" w:rsidRPr="00000000">
        <w:rPr/>
        <w:drawing>
          <wp:inline distB="114300" distT="114300" distL="114300" distR="114300">
            <wp:extent cx="5943600" cy="2946400"/>
            <wp:effectExtent b="0" l="0" r="0" t="0"/>
            <wp:docPr id="54" name="image29.png"/>
            <a:graphic>
              <a:graphicData uri="http://schemas.openxmlformats.org/drawingml/2006/picture">
                <pic:pic>
                  <pic:nvPicPr>
                    <pic:cNvPr id="0" name="image29.png"/>
                    <pic:cNvPicPr preferRelativeResize="0"/>
                  </pic:nvPicPr>
                  <pic:blipFill>
                    <a:blip r:embed="rId63"/>
                    <a:srcRect b="6" l="0" r="0" t="6"/>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66"/>
        </w:sdtPr>
        <w:sdtContent>
          <w:commentRangeStart w:id="50"/>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w:t>
      </w:r>
      <w:commentRangeEnd w:id="50"/>
      <w:r w:rsidDel="00000000" w:rsidR="00000000" w:rsidRPr="00000000">
        <w:commentReference w:id="50"/>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AUTH packet</w:t>
      </w:r>
    </w:p>
    <w:p w:rsidR="00000000" w:rsidDel="00000000" w:rsidP="00000000" w:rsidRDefault="00000000" w:rsidRPr="00000000" w14:paraId="000004DA">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4DB">
      <w:pPr>
        <w:pStyle w:val="Heading4"/>
        <w:ind w:left="0" w:firstLine="0"/>
        <w:rPr>
          <w:rFonts w:ascii="Arial" w:cs="Arial" w:eastAsia="Arial" w:hAnsi="Arial"/>
        </w:rPr>
      </w:pPr>
      <w:bookmarkStart w:colFirst="0" w:colLast="0" w:name="_heading=h.3s49zyc" w:id="84"/>
      <w:bookmarkEnd w:id="84"/>
      <w:r w:rsidDel="00000000" w:rsidR="00000000" w:rsidRPr="00000000">
        <w:rPr>
          <w:rFonts w:ascii="Arial" w:cs="Arial" w:eastAsia="Arial" w:hAnsi="Arial"/>
          <w:rtl w:val="0"/>
        </w:rPr>
        <w:t xml:space="preserve">3.6.1 Length &amp; Packet Type</w:t>
      </w:r>
    </w:p>
    <w:p w:rsidR="00000000" w:rsidDel="00000000" w:rsidP="00000000" w:rsidRDefault="00000000" w:rsidRPr="00000000" w14:paraId="000004D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DD">
      <w:pPr>
        <w:pStyle w:val="Heading4"/>
        <w:ind w:left="0" w:firstLine="0"/>
        <w:rPr>
          <w:rFonts w:ascii="Arial" w:cs="Arial" w:eastAsia="Arial" w:hAnsi="Arial"/>
        </w:rPr>
      </w:pPr>
      <w:bookmarkStart w:colFirst="0" w:colLast="0" w:name="_heading=h.6cbjggtsyz0j" w:id="85"/>
      <w:bookmarkEnd w:id="85"/>
      <w:r w:rsidDel="00000000" w:rsidR="00000000" w:rsidRPr="00000000">
        <w:rPr>
          <w:rFonts w:ascii="Arial" w:cs="Arial" w:eastAsia="Arial" w:hAnsi="Arial"/>
          <w:rtl w:val="0"/>
        </w:rPr>
        <w:t xml:space="preserve">3.7.2 Packet Identifier</w:t>
      </w:r>
    </w:p>
    <w:p w:rsidR="00000000" w:rsidDel="00000000" w:rsidP="00000000" w:rsidRDefault="00000000" w:rsidRPr="00000000" w14:paraId="000004DE">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CONNECT or </w:t>
      </w:r>
      <w:r w:rsidDel="00000000" w:rsidR="00000000" w:rsidRPr="00000000">
        <w:rPr>
          <w:rFonts w:ascii="Arial" w:cs="Arial" w:eastAsia="Arial" w:hAnsi="Arial"/>
          <w:rtl w:val="0"/>
        </w:rPr>
        <w:t xml:space="preserve">AUTH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4DF">
      <w:pPr>
        <w:pStyle w:val="Heading4"/>
        <w:ind w:left="0" w:firstLine="0"/>
        <w:rPr>
          <w:rFonts w:ascii="Arial" w:cs="Arial" w:eastAsia="Arial" w:hAnsi="Arial"/>
        </w:rPr>
      </w:pPr>
      <w:bookmarkStart w:colFirst="0" w:colLast="0" w:name="_heading=h.279ka65" w:id="86"/>
      <w:bookmarkEnd w:id="86"/>
      <w:r w:rsidDel="00000000" w:rsidR="00000000" w:rsidRPr="00000000">
        <w:rPr>
          <w:rFonts w:ascii="Arial" w:cs="Arial" w:eastAsia="Arial" w:hAnsi="Arial"/>
          <w:rtl w:val="0"/>
        </w:rPr>
        <w:t xml:space="preserve">3.6.2 Reason Code</w:t>
      </w:r>
    </w:p>
    <w:p w:rsidR="00000000" w:rsidDel="00000000" w:rsidP="00000000" w:rsidRDefault="00000000" w:rsidRPr="00000000" w14:paraId="000004E0">
      <w:pPr>
        <w:rPr>
          <w:rFonts w:ascii="Arial" w:cs="Arial" w:eastAsia="Arial" w:hAnsi="Arial"/>
          <w:sz w:val="24"/>
          <w:szCs w:val="24"/>
        </w:rPr>
      </w:pPr>
      <w:r w:rsidDel="00000000" w:rsidR="00000000" w:rsidRPr="00000000">
        <w:rPr>
          <w:rFonts w:ascii="Arial" w:cs="Arial" w:eastAsia="Arial" w:hAnsi="Arial"/>
          <w:highlight w:val="white"/>
          <w:rtl w:val="0"/>
        </w:rPr>
        <w:t xml:space="preserve">The values for the Authentication Reason Code field are shown in </w:t>
      </w:r>
      <w:hyperlink w:anchor="_heading=h.46r0co2">
        <w:r w:rsidDel="00000000" w:rsidR="00000000" w:rsidRPr="00000000">
          <w:rPr>
            <w:color w:val="1155cc"/>
            <w:u w:val="single"/>
            <w:rtl w:val="0"/>
          </w:rPr>
          <w:t xml:space="preserve">Table 9: Reason Code Values</w:t>
        </w:r>
      </w:hyperlink>
      <w:r w:rsidDel="00000000" w:rsidR="00000000" w:rsidRPr="00000000">
        <w:rPr>
          <w:rtl w:val="0"/>
        </w:rPr>
        <w:t xml:space="preserve">. </w:t>
      </w:r>
      <w:r w:rsidDel="00000000" w:rsidR="00000000" w:rsidRPr="00000000">
        <w:rPr>
          <w:rFonts w:ascii="Arial" w:cs="Arial" w:eastAsia="Arial" w:hAnsi="Arial"/>
          <w:highlight w:val="white"/>
          <w:rtl w:val="0"/>
        </w:rPr>
        <w:t xml:space="preserve">The sender of the AUTH Packet MUST use one of the</w:t>
      </w:r>
      <w:r w:rsidDel="00000000" w:rsidR="00000000" w:rsidRPr="00000000">
        <w:rPr>
          <w:rFonts w:ascii="Arial" w:cs="Arial" w:eastAsia="Arial" w:hAnsi="Arial"/>
          <w:highlight w:val="white"/>
          <w:rtl w:val="0"/>
        </w:rPr>
        <w:t xml:space="preserve"> Reason Codes</w:t>
      </w:r>
      <w:r w:rsidDel="00000000" w:rsidR="00000000" w:rsidRPr="00000000">
        <w:rPr>
          <w:rFonts w:ascii="Arial" w:cs="Arial" w:eastAsia="Arial" w:hAnsi="Arial"/>
          <w:rtl w:val="0"/>
        </w:rPr>
        <w:t xml:space="preserve"> shown as applicable to the AUTH packet in this table.</w:t>
      </w:r>
      <w:r w:rsidDel="00000000" w:rsidR="00000000" w:rsidRPr="00000000">
        <w:rPr>
          <w:rtl w:val="0"/>
        </w:rPr>
      </w:r>
    </w:p>
    <w:p w:rsidR="00000000" w:rsidDel="00000000" w:rsidP="00000000" w:rsidRDefault="00000000" w:rsidRPr="00000000" w14:paraId="000004E1">
      <w:pPr>
        <w:pStyle w:val="Heading4"/>
        <w:ind w:left="0" w:firstLine="0"/>
        <w:rPr>
          <w:rFonts w:ascii="Arial" w:cs="Arial" w:eastAsia="Arial" w:hAnsi="Arial"/>
        </w:rPr>
      </w:pPr>
      <w:bookmarkStart w:colFirst="0" w:colLast="0" w:name="_heading=h.meukdy" w:id="87"/>
      <w:bookmarkEnd w:id="87"/>
      <w:r w:rsidDel="00000000" w:rsidR="00000000" w:rsidRPr="00000000">
        <w:rPr>
          <w:rFonts w:ascii="Arial" w:cs="Arial" w:eastAsia="Arial" w:hAnsi="Arial"/>
          <w:rtl w:val="0"/>
        </w:rPr>
        <w:t xml:space="preserve">3.6.3 Authentication Method Length</w:t>
      </w:r>
    </w:p>
    <w:p w:rsidR="00000000" w:rsidDel="00000000" w:rsidP="00000000" w:rsidRDefault="00000000" w:rsidRPr="00000000" w14:paraId="000004E2">
      <w:pPr>
        <w:rPr>
          <w:rFonts w:ascii="Arial" w:cs="Arial" w:eastAsia="Arial" w:hAnsi="Arial"/>
        </w:rPr>
      </w:pPr>
      <w:r w:rsidDel="00000000" w:rsidR="00000000" w:rsidRPr="00000000">
        <w:rPr>
          <w:rFonts w:ascii="Arial" w:cs="Arial" w:eastAsia="Arial" w:hAnsi="Arial"/>
          <w:rtl w:val="0"/>
        </w:rPr>
        <w:t xml:space="preserve">The length of the Authentication Method string.</w:t>
      </w:r>
    </w:p>
    <w:p w:rsidR="00000000" w:rsidDel="00000000" w:rsidP="00000000" w:rsidRDefault="00000000" w:rsidRPr="00000000" w14:paraId="000004E3">
      <w:pPr>
        <w:pStyle w:val="Heading4"/>
        <w:ind w:left="0" w:firstLine="0"/>
        <w:rPr>
          <w:rFonts w:ascii="Arial" w:cs="Arial" w:eastAsia="Arial" w:hAnsi="Arial"/>
        </w:rPr>
      </w:pPr>
      <w:bookmarkStart w:colFirst="0" w:colLast="0" w:name="_heading=h.36ei31r" w:id="88"/>
      <w:bookmarkEnd w:id="88"/>
      <w:r w:rsidDel="00000000" w:rsidR="00000000" w:rsidRPr="00000000">
        <w:rPr>
          <w:rFonts w:ascii="Arial" w:cs="Arial" w:eastAsia="Arial" w:hAnsi="Arial"/>
          <w:rtl w:val="0"/>
        </w:rPr>
        <w:t xml:space="preserve">3.6.4 Authentication Method</w:t>
      </w:r>
    </w:p>
    <w:p w:rsidR="00000000" w:rsidDel="00000000" w:rsidP="00000000" w:rsidRDefault="00000000" w:rsidRPr="00000000" w14:paraId="000004E4">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4E5">
      <w:pPr>
        <w:pStyle w:val="Heading4"/>
        <w:ind w:left="0" w:firstLine="0"/>
        <w:rPr>
          <w:rFonts w:ascii="Arial" w:cs="Arial" w:eastAsia="Arial" w:hAnsi="Arial"/>
        </w:rPr>
      </w:pPr>
      <w:bookmarkStart w:colFirst="0" w:colLast="0" w:name="_heading=h.1ljsd9k" w:id="89"/>
      <w:bookmarkEnd w:id="89"/>
      <w:r w:rsidDel="00000000" w:rsidR="00000000" w:rsidRPr="00000000">
        <w:rPr>
          <w:rFonts w:ascii="Arial" w:cs="Arial" w:eastAsia="Arial" w:hAnsi="Arial"/>
          <w:rtl w:val="0"/>
        </w:rPr>
        <w:t xml:space="preserve">3.6.5 Authentication Data</w:t>
      </w:r>
    </w:p>
    <w:p w:rsidR="00000000" w:rsidDel="00000000" w:rsidP="00000000" w:rsidRDefault="00000000" w:rsidRPr="00000000" w14:paraId="000004E6">
      <w:pPr>
        <w:rPr>
          <w:rFonts w:ascii="Arial" w:cs="Arial" w:eastAsia="Arial" w:hAnsi="Arial"/>
          <w:highlight w:val="white"/>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4E7">
      <w:pPr>
        <w:pStyle w:val="Heading4"/>
        <w:ind w:left="0" w:firstLine="0"/>
        <w:rPr/>
      </w:pPr>
      <w:bookmarkStart w:colFirst="0" w:colLast="0" w:name="_heading=h.psc1lxe4uzxw" w:id="90"/>
      <w:bookmarkEnd w:id="90"/>
      <w:r w:rsidDel="00000000" w:rsidR="00000000" w:rsidRPr="00000000">
        <w:rPr>
          <w:rtl w:val="0"/>
        </w:rPr>
        <w:t xml:space="preserve">3.6.6 AUTH Actions</w:t>
      </w:r>
    </w:p>
    <w:p w:rsidR="00000000" w:rsidDel="00000000" w:rsidP="00000000" w:rsidRDefault="00000000" w:rsidRPr="00000000" w14:paraId="000004E8">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authentication.</w:t>
      </w:r>
    </w:p>
    <w:p w:rsidR="00000000" w:rsidDel="00000000" w:rsidP="00000000" w:rsidRDefault="00000000" w:rsidRPr="00000000" w14:paraId="000004E9">
      <w:pPr>
        <w:pStyle w:val="Heading3"/>
        <w:keepLines w:val="1"/>
        <w:spacing w:after="118" w:before="0" w:line="259" w:lineRule="auto"/>
        <w:ind w:left="0" w:firstLine="0"/>
        <w:rPr>
          <w:rFonts w:ascii="Arial" w:cs="Arial" w:eastAsia="Arial" w:hAnsi="Arial"/>
        </w:rPr>
      </w:pPr>
      <w:bookmarkStart w:colFirst="0" w:colLast="0" w:name="_heading=h.45jfvxd" w:id="91"/>
      <w:bookmarkEnd w:id="91"/>
      <w:r w:rsidDel="00000000" w:rsidR="00000000" w:rsidRPr="00000000">
        <w:rPr>
          <w:rtl w:val="0"/>
        </w:rPr>
        <w:t xml:space="preserve">3.7 </w:t>
      </w:r>
      <w:r w:rsidDel="00000000" w:rsidR="00000000" w:rsidRPr="00000000">
        <w:rPr>
          <w:rFonts w:ascii="Arial" w:cs="Arial" w:eastAsia="Arial" w:hAnsi="Arial"/>
          <w:rtl w:val="0"/>
        </w:rPr>
        <w:t xml:space="preserve">REGISTER - Register Topic Alias Request</w:t>
      </w:r>
    </w:p>
    <w:p w:rsidR="00000000" w:rsidDel="00000000" w:rsidP="00000000" w:rsidRDefault="00000000" w:rsidRPr="00000000" w14:paraId="000004EA">
      <w:pPr>
        <w:rPr/>
      </w:pPr>
      <w:r w:rsidDel="00000000" w:rsidR="00000000" w:rsidRPr="00000000">
        <w:rPr/>
        <w:drawing>
          <wp:inline distB="114300" distT="114300" distL="114300" distR="114300">
            <wp:extent cx="5943600" cy="2235200"/>
            <wp:effectExtent b="0" l="0" r="0" t="0"/>
            <wp:docPr id="64" name="image36.png"/>
            <a:graphic>
              <a:graphicData uri="http://schemas.openxmlformats.org/drawingml/2006/picture">
                <pic:pic>
                  <pic:nvPicPr>
                    <pic:cNvPr id="0" name="image36.png"/>
                    <pic:cNvPicPr preferRelativeResize="0"/>
                  </pic:nvPicPr>
                  <pic:blipFill>
                    <a:blip r:embed="rId64"/>
                    <a:srcRect b="0" l="82" r="82"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w:t>
      </w:r>
      <w:sdt>
        <w:sdtPr>
          <w:tag w:val="goog_rdk_67"/>
        </w:sdtPr>
        <w:sdtContent>
          <w:commentRangeStart w:id="51"/>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24</w:t>
      </w:r>
      <w:commentRangeEnd w:id="51"/>
      <w:r w:rsidDel="00000000" w:rsidR="00000000" w:rsidRPr="00000000">
        <w:commentReference w:id="51"/>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REGISTER packet</w:t>
      </w:r>
    </w:p>
    <w:p w:rsidR="00000000" w:rsidDel="00000000" w:rsidP="00000000" w:rsidRDefault="00000000" w:rsidRPr="00000000" w14:paraId="000004EC">
      <w:pPr>
        <w:ind w:left="-5" w:right="990" w:firstLine="0"/>
        <w:rPr>
          <w:rFonts w:ascii="Arial" w:cs="Arial" w:eastAsia="Arial" w:hAnsi="Arial"/>
        </w:rPr>
      </w:pPr>
      <w:sdt>
        <w:sdtPr>
          <w:tag w:val="goog_rdk_68"/>
        </w:sdtPr>
        <w:sdtContent>
          <w:commentRangeStart w:id="52"/>
        </w:sdtContent>
      </w:sdt>
      <w:r w:rsidDel="00000000" w:rsidR="00000000" w:rsidRPr="00000000">
        <w:rPr>
          <w:rFonts w:ascii="Arial" w:cs="Arial" w:eastAsia="Arial" w:hAnsi="Arial"/>
          <w:rtl w:val="0"/>
        </w:rPr>
        <w:t xml:space="preserve">The REGISTER packet </w:t>
      </w:r>
      <w:commentRangeEnd w:id="52"/>
      <w:r w:rsidDel="00000000" w:rsidR="00000000" w:rsidRPr="00000000">
        <w:commentReference w:id="52"/>
      </w:r>
      <w:r w:rsidDel="00000000" w:rsidR="00000000" w:rsidRPr="00000000">
        <w:rPr>
          <w:rFonts w:ascii="Arial" w:cs="Arial" w:eastAsia="Arial" w:hAnsi="Arial"/>
          <w:rtl w:val="0"/>
        </w:rPr>
        <w:t xml:space="preserve">is sent by a client to a Gateway for requesting a topic alias value for the included topic name. It is also sent by a Gateway to inform a client about the topic alias value it has assigned to the included topic name.</w:t>
      </w:r>
    </w:p>
    <w:p w:rsidR="00000000" w:rsidDel="00000000" w:rsidP="00000000" w:rsidRDefault="00000000" w:rsidRPr="00000000" w14:paraId="000004ED">
      <w:pPr>
        <w:pStyle w:val="Heading4"/>
        <w:ind w:left="0" w:firstLine="0"/>
        <w:rPr>
          <w:rFonts w:ascii="Arial" w:cs="Arial" w:eastAsia="Arial" w:hAnsi="Arial"/>
        </w:rPr>
      </w:pPr>
      <w:bookmarkStart w:colFirst="0" w:colLast="0" w:name="_heading=h.2koq656" w:id="92"/>
      <w:bookmarkEnd w:id="92"/>
      <w:r w:rsidDel="00000000" w:rsidR="00000000" w:rsidRPr="00000000">
        <w:rPr>
          <w:rFonts w:ascii="Arial" w:cs="Arial" w:eastAsia="Arial" w:hAnsi="Arial"/>
          <w:rtl w:val="0"/>
        </w:rPr>
        <w:t xml:space="preserve">3.7.1 Length &amp; Packet Type</w:t>
      </w:r>
    </w:p>
    <w:p w:rsidR="00000000" w:rsidDel="00000000" w:rsidP="00000000" w:rsidRDefault="00000000" w:rsidRPr="00000000" w14:paraId="000004E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EF">
      <w:pPr>
        <w:pStyle w:val="Heading4"/>
        <w:ind w:left="0" w:firstLine="0"/>
        <w:rPr>
          <w:rFonts w:ascii="Arial" w:cs="Arial" w:eastAsia="Arial" w:hAnsi="Arial"/>
        </w:rPr>
      </w:pPr>
      <w:bookmarkStart w:colFirst="0" w:colLast="0" w:name="_heading=h.3jtnz0s" w:id="93"/>
      <w:bookmarkEnd w:id="93"/>
      <w:r w:rsidDel="00000000" w:rsidR="00000000" w:rsidRPr="00000000">
        <w:rPr>
          <w:rFonts w:ascii="Arial" w:cs="Arial" w:eastAsia="Arial" w:hAnsi="Arial"/>
          <w:rtl w:val="0"/>
        </w:rPr>
        <w:t xml:space="preserve">3.7.2 Packet Identifier</w:t>
      </w:r>
    </w:p>
    <w:p w:rsidR="00000000" w:rsidDel="00000000" w:rsidP="00000000" w:rsidRDefault="00000000" w:rsidRPr="00000000" w14:paraId="000004F0">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4F1">
      <w:pPr>
        <w:pStyle w:val="Heading4"/>
        <w:ind w:left="0" w:firstLine="0"/>
        <w:rPr>
          <w:rFonts w:ascii="Arial" w:cs="Arial" w:eastAsia="Arial" w:hAnsi="Arial"/>
        </w:rPr>
      </w:pPr>
      <w:bookmarkStart w:colFirst="0" w:colLast="0" w:name="_heading=h.zu0gcz" w:id="94"/>
      <w:bookmarkEnd w:id="94"/>
      <w:r w:rsidDel="00000000" w:rsidR="00000000" w:rsidRPr="00000000">
        <w:rPr>
          <w:rFonts w:ascii="Arial" w:cs="Arial" w:eastAsia="Arial" w:hAnsi="Arial"/>
          <w:rtl w:val="0"/>
        </w:rPr>
        <w:t xml:space="preserve">3.7.3 Topic Alias</w:t>
      </w:r>
    </w:p>
    <w:p w:rsidR="00000000" w:rsidDel="00000000" w:rsidP="00000000" w:rsidRDefault="00000000" w:rsidRPr="00000000" w14:paraId="000004F2">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4F3">
      <w:pPr>
        <w:pStyle w:val="Heading4"/>
        <w:ind w:left="0" w:firstLine="0"/>
        <w:rPr>
          <w:rFonts w:ascii="Arial" w:cs="Arial" w:eastAsia="Arial" w:hAnsi="Arial"/>
        </w:rPr>
      </w:pPr>
      <w:bookmarkStart w:colFirst="0" w:colLast="0" w:name="_heading=h.1yyy98l" w:id="95"/>
      <w:bookmarkEnd w:id="95"/>
      <w:r w:rsidDel="00000000" w:rsidR="00000000" w:rsidRPr="00000000">
        <w:rPr>
          <w:rFonts w:ascii="Arial" w:cs="Arial" w:eastAsia="Arial" w:hAnsi="Arial"/>
          <w:rtl w:val="0"/>
        </w:rPr>
        <w:t xml:space="preserve">3.7.4 Topic Name</w:t>
      </w:r>
    </w:p>
    <w:p w:rsidR="00000000" w:rsidDel="00000000" w:rsidP="00000000" w:rsidRDefault="00000000" w:rsidRPr="00000000" w14:paraId="000004F4">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4F5">
      <w:pPr>
        <w:pStyle w:val="Heading4"/>
        <w:spacing w:after="306" w:before="0" w:line="248.00000000000006" w:lineRule="auto"/>
        <w:ind w:left="0" w:right="990" w:firstLine="0"/>
        <w:jc w:val="both"/>
        <w:rPr/>
      </w:pPr>
      <w:bookmarkStart w:colFirst="0" w:colLast="0" w:name="_heading=h.2jnkuws4c71i" w:id="96"/>
      <w:bookmarkEnd w:id="96"/>
      <w:r w:rsidDel="00000000" w:rsidR="00000000" w:rsidRPr="00000000">
        <w:rPr>
          <w:rtl w:val="0"/>
        </w:rPr>
        <w:t xml:space="preserve">3.7.5 Register Actions</w:t>
      </w:r>
    </w:p>
    <w:p w:rsidR="00000000" w:rsidDel="00000000" w:rsidP="00000000" w:rsidRDefault="00000000" w:rsidRPr="00000000" w14:paraId="000004F6">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w:t>
      </w:r>
    </w:p>
    <w:p w:rsidR="00000000" w:rsidDel="00000000" w:rsidP="00000000" w:rsidRDefault="00000000" w:rsidRPr="00000000" w14:paraId="000004F7">
      <w:pPr>
        <w:pStyle w:val="Heading3"/>
        <w:keepLines w:val="1"/>
        <w:spacing w:after="77" w:before="0" w:line="259" w:lineRule="auto"/>
        <w:ind w:left="0" w:firstLine="0"/>
        <w:rPr>
          <w:rFonts w:ascii="Arial" w:cs="Arial" w:eastAsia="Arial" w:hAnsi="Arial"/>
        </w:rPr>
      </w:pPr>
      <w:bookmarkStart w:colFirst="0" w:colLast="0" w:name="_heading=h.4iylrwe" w:id="97"/>
      <w:bookmarkEnd w:id="97"/>
      <w:r w:rsidDel="00000000" w:rsidR="00000000" w:rsidRPr="00000000">
        <w:rPr>
          <w:rtl w:val="0"/>
        </w:rPr>
        <w:t xml:space="preserve">3.8 </w:t>
      </w:r>
      <w:r w:rsidDel="00000000" w:rsidR="00000000" w:rsidRPr="00000000">
        <w:rPr>
          <w:rFonts w:ascii="Arial" w:cs="Arial" w:eastAsia="Arial" w:hAnsi="Arial"/>
          <w:rtl w:val="0"/>
        </w:rPr>
        <w:t xml:space="preserve">REGACK - Register Topic Alias Response</w:t>
      </w:r>
    </w:p>
    <w:p w:rsidR="00000000" w:rsidDel="00000000" w:rsidP="00000000" w:rsidRDefault="00000000" w:rsidRPr="00000000" w14:paraId="000004F8">
      <w:pPr>
        <w:rPr/>
      </w:pPr>
      <w:r w:rsidDel="00000000" w:rsidR="00000000" w:rsidRPr="00000000">
        <w:rPr/>
        <w:drawing>
          <wp:inline distB="114300" distT="114300" distL="114300" distR="114300">
            <wp:extent cx="5943600" cy="2374900"/>
            <wp:effectExtent b="0" l="0" r="0" t="0"/>
            <wp:docPr id="38" name="image47.png"/>
            <a:graphic>
              <a:graphicData uri="http://schemas.openxmlformats.org/drawingml/2006/picture">
                <pic:pic>
                  <pic:nvPicPr>
                    <pic:cNvPr id="0" name="image47.png"/>
                    <pic:cNvPicPr preferRelativeResize="0"/>
                  </pic:nvPicPr>
                  <pic:blipFill>
                    <a:blip r:embed="rId65"/>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4FA">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Gateway as an acknowledgment to the receipt and processing of a REGISTER packet.</w:t>
      </w:r>
    </w:p>
    <w:p w:rsidR="00000000" w:rsidDel="00000000" w:rsidP="00000000" w:rsidRDefault="00000000" w:rsidRPr="00000000" w14:paraId="000004FB">
      <w:pPr>
        <w:pStyle w:val="Heading4"/>
        <w:ind w:left="0" w:right="4" w:firstLine="0"/>
        <w:rPr>
          <w:rFonts w:ascii="Arial" w:cs="Arial" w:eastAsia="Arial" w:hAnsi="Arial"/>
        </w:rPr>
      </w:pPr>
      <w:bookmarkStart w:colFirst="0" w:colLast="0" w:name="_heading=h.2y3w247" w:id="98"/>
      <w:bookmarkEnd w:id="98"/>
      <w:r w:rsidDel="00000000" w:rsidR="00000000" w:rsidRPr="00000000">
        <w:rPr>
          <w:rFonts w:ascii="Arial" w:cs="Arial" w:eastAsia="Arial" w:hAnsi="Arial"/>
          <w:rtl w:val="0"/>
        </w:rPr>
        <w:t xml:space="preserve">3.8.1 Length &amp; Packet Type</w:t>
      </w:r>
    </w:p>
    <w:p w:rsidR="00000000" w:rsidDel="00000000" w:rsidP="00000000" w:rsidRDefault="00000000" w:rsidRPr="00000000" w14:paraId="000004F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FD">
      <w:pPr>
        <w:pStyle w:val="Heading4"/>
        <w:ind w:left="0" w:right="4" w:firstLine="0"/>
        <w:rPr>
          <w:rFonts w:ascii="Arial" w:cs="Arial" w:eastAsia="Arial" w:hAnsi="Arial"/>
        </w:rPr>
      </w:pPr>
      <w:bookmarkStart w:colFirst="0" w:colLast="0" w:name="_heading=h.1d96cc0" w:id="99"/>
      <w:bookmarkEnd w:id="99"/>
      <w:r w:rsidDel="00000000" w:rsidR="00000000" w:rsidRPr="00000000">
        <w:rPr>
          <w:rFonts w:ascii="Arial" w:cs="Arial" w:eastAsia="Arial" w:hAnsi="Arial"/>
          <w:rtl w:val="0"/>
        </w:rPr>
        <w:t xml:space="preserve">3.8.2 REGACK Flags</w:t>
      </w:r>
    </w:p>
    <w:p w:rsidR="00000000" w:rsidDel="00000000" w:rsidP="00000000" w:rsidRDefault="00000000" w:rsidRPr="00000000" w14:paraId="000004FE">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a 1 byte field of the REGACK packet.  </w:t>
      </w: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4F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500">
      <w:pPr>
        <w:pStyle w:val="Heading4"/>
        <w:ind w:left="0" w:firstLine="0"/>
        <w:rPr>
          <w:rFonts w:ascii="Arial" w:cs="Arial" w:eastAsia="Arial" w:hAnsi="Arial"/>
        </w:rPr>
      </w:pPr>
      <w:bookmarkStart w:colFirst="0" w:colLast="0" w:name="_heading=h.2ce457m" w:id="100"/>
      <w:bookmarkEnd w:id="100"/>
      <w:r w:rsidDel="00000000" w:rsidR="00000000" w:rsidRPr="00000000">
        <w:rPr>
          <w:rFonts w:ascii="Arial" w:cs="Arial" w:eastAsia="Arial" w:hAnsi="Arial"/>
          <w:rtl w:val="0"/>
        </w:rPr>
        <w:t xml:space="preserve">3.8.3 Packet Identifier</w:t>
      </w:r>
    </w:p>
    <w:p w:rsidR="00000000" w:rsidDel="00000000" w:rsidP="00000000" w:rsidRDefault="00000000" w:rsidRPr="00000000" w14:paraId="00000501">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502">
      <w:pPr>
        <w:pStyle w:val="Heading4"/>
        <w:ind w:left="0" w:right="4" w:firstLine="0"/>
        <w:rPr>
          <w:rFonts w:ascii="Arial" w:cs="Arial" w:eastAsia="Arial" w:hAnsi="Arial"/>
        </w:rPr>
      </w:pPr>
      <w:bookmarkStart w:colFirst="0" w:colLast="0" w:name="_heading=h.3x8tuzt" w:id="101"/>
      <w:bookmarkEnd w:id="101"/>
      <w:r w:rsidDel="00000000" w:rsidR="00000000" w:rsidRPr="00000000">
        <w:rPr>
          <w:rFonts w:ascii="Arial" w:cs="Arial" w:eastAsia="Arial" w:hAnsi="Arial"/>
          <w:rtl w:val="0"/>
        </w:rPr>
        <w:t xml:space="preserve">3.8.4</w:t>
      </w:r>
      <w:sdt>
        <w:sdtPr>
          <w:tag w:val="goog_rdk_69"/>
        </w:sdtPr>
        <w:sdtContent>
          <w:commentRangeStart w:id="53"/>
        </w:sdtContent>
      </w:sdt>
      <w:r w:rsidDel="00000000" w:rsidR="00000000" w:rsidRPr="00000000">
        <w:rPr>
          <w:rFonts w:ascii="Arial" w:cs="Arial" w:eastAsia="Arial" w:hAnsi="Arial"/>
          <w:rtl w:val="0"/>
        </w:rPr>
        <w:t xml:space="preserve"> Topic Alias</w:t>
      </w:r>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50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504">
      <w:pPr>
        <w:pStyle w:val="Heading4"/>
        <w:ind w:left="0" w:right="4" w:firstLine="0"/>
        <w:rPr>
          <w:rFonts w:ascii="Arial" w:cs="Arial" w:eastAsia="Arial" w:hAnsi="Arial"/>
        </w:rPr>
      </w:pPr>
      <w:bookmarkStart w:colFirst="0" w:colLast="0" w:name="_heading=h.rjefff" w:id="102"/>
      <w:bookmarkEnd w:id="102"/>
      <w:r w:rsidDel="00000000" w:rsidR="00000000" w:rsidRPr="00000000">
        <w:rPr>
          <w:rFonts w:ascii="Arial" w:cs="Arial" w:eastAsia="Arial" w:hAnsi="Arial"/>
          <w:rtl w:val="0"/>
        </w:rPr>
        <w:t xml:space="preserve">3.8.5 Reason Code</w:t>
      </w:r>
    </w:p>
    <w:p w:rsidR="00000000" w:rsidDel="00000000" w:rsidP="00000000" w:rsidRDefault="00000000" w:rsidRPr="00000000" w14:paraId="00000505">
      <w:pPr>
        <w:rPr/>
      </w:pP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w:t>
      </w:r>
      <w:sdt>
        <w:sdtPr>
          <w:tag w:val="goog_rdk_70"/>
        </w:sdtPr>
        <w:sdtContent>
          <w:commentRangeStart w:id="54"/>
        </w:sdtContent>
      </w:sdt>
      <w:r w:rsidDel="00000000" w:rsidR="00000000" w:rsidRPr="00000000">
        <w:rPr>
          <w:highlight w:val="yellow"/>
          <w:rtl w:val="0"/>
        </w:rPr>
        <w:t xml:space="preserve">Register Reason Codes</w:t>
      </w:r>
      <w:commentRangeEnd w:id="54"/>
      <w:r w:rsidDel="00000000" w:rsidR="00000000" w:rsidRPr="00000000">
        <w:commentReference w:id="54"/>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06">
      <w:pPr>
        <w:pStyle w:val="Heading3"/>
        <w:ind w:left="0" w:firstLine="0"/>
        <w:rPr/>
      </w:pPr>
      <w:bookmarkStart w:colFirst="0" w:colLast="0" w:name="_heading=h.3bj1y38" w:id="103"/>
      <w:bookmarkEnd w:id="103"/>
      <w:r w:rsidDel="00000000" w:rsidR="00000000" w:rsidRPr="00000000">
        <w:rPr>
          <w:rtl w:val="0"/>
        </w:rPr>
        <w:t xml:space="preserve">3.9 Publish Variants</w:t>
      </w:r>
    </w:p>
    <w:p w:rsidR="00000000" w:rsidDel="00000000" w:rsidP="00000000" w:rsidRDefault="00000000" w:rsidRPr="00000000" w14:paraId="00000507">
      <w:pPr>
        <w:rPr>
          <w:rFonts w:ascii="Arial" w:cs="Arial" w:eastAsia="Arial" w:hAnsi="Arial"/>
          <w:sz w:val="24"/>
          <w:szCs w:val="24"/>
        </w:rPr>
      </w:pPr>
      <w:r w:rsidDel="00000000" w:rsidR="00000000" w:rsidRPr="00000000">
        <w:rPr>
          <w:rtl w:val="0"/>
        </w:rPr>
        <w:t xml:space="preserve">MQTT-SN is designed to be optimized for packet size. For this reason, the PUBLISH packet has been split into 3 variants; Variant 1 catering for PUBLISH WITHOUT SESSION where no </w:t>
      </w:r>
      <w:sdt>
        <w:sdtPr>
          <w:tag w:val="goog_rdk_71"/>
        </w:sdtPr>
        <w:sdtContent>
          <w:del w:author="davide.lenzarini@u-blox.com" w:id="9" w:date="2024-08-06T14:22:37Z">
            <w:r w:rsidDel="00000000" w:rsidR="00000000" w:rsidRPr="00000000">
              <w:rPr>
                <w:rtl w:val="0"/>
              </w:rPr>
              <w:delText xml:space="preserve">GW </w:delText>
            </w:r>
          </w:del>
        </w:sdtContent>
      </w:sdt>
      <w:r w:rsidDel="00000000" w:rsidR="00000000" w:rsidRPr="00000000">
        <w:rPr>
          <w:rtl w:val="0"/>
        </w:rPr>
        <w:t xml:space="preserve">session is required, Variant 2 catering for Quality of Service 0 where no response ACK is required and thus no packet identifier is required and Quality of Service 1 and 2 where a response is expected. The </w:t>
      </w:r>
      <w:sdt>
        <w:sdtPr>
          <w:tag w:val="goog_rdk_72"/>
        </w:sdtPr>
        <w:sdtContent>
          <w:commentRangeStart w:id="55"/>
        </w:sdtContent>
      </w:sdt>
      <w:r w:rsidDel="00000000" w:rsidR="00000000" w:rsidRPr="00000000">
        <w:rPr>
          <w:rtl w:val="0"/>
        </w:rPr>
        <w:t xml:space="preserve">table below</w:t>
      </w:r>
      <w:commentRangeEnd w:id="55"/>
      <w:r w:rsidDel="00000000" w:rsidR="00000000" w:rsidRPr="00000000">
        <w:commentReference w:id="55"/>
      </w:r>
      <w:r w:rsidDel="00000000" w:rsidR="00000000" w:rsidRPr="00000000">
        <w:rPr>
          <w:rtl w:val="0"/>
        </w:rPr>
        <w:t xml:space="preserve"> breaks down the different versions of the PUBLISH packet and their respective type identifiers.</w:t>
      </w:r>
      <w:r w:rsidDel="00000000" w:rsidR="00000000" w:rsidRPr="00000000">
        <w:rPr>
          <w:rtl w:val="0"/>
        </w:rPr>
      </w:r>
    </w:p>
    <w:tbl>
      <w:tblPr>
        <w:tblStyle w:val="Table7"/>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508">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Packet Type</w:t>
            </w:r>
          </w:p>
        </w:tc>
        <w:tc>
          <w:tcPr>
            <w:shd w:fill="cfe2f3" w:val="clear"/>
          </w:tcPr>
          <w:p w:rsidR="00000000" w:rsidDel="00000000" w:rsidP="00000000" w:rsidRDefault="00000000" w:rsidRPr="00000000" w14:paraId="00000509">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Type</w:t>
            </w:r>
          </w:p>
        </w:tc>
        <w:tc>
          <w:tcPr>
            <w:shd w:fill="cfe2f3" w:val="clear"/>
          </w:tcPr>
          <w:p w:rsidR="00000000" w:rsidDel="00000000" w:rsidP="00000000" w:rsidRDefault="00000000" w:rsidRPr="00000000" w14:paraId="0000050A">
            <w:pPr>
              <w:spacing w:after="9" w:lineRule="auto"/>
              <w:ind w:right="99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Description</w:t>
            </w:r>
          </w:p>
        </w:tc>
      </w:tr>
      <w:tr>
        <w:trPr>
          <w:cantSplit w:val="0"/>
          <w:trHeight w:val="1008.9218749999999" w:hRule="atLeast"/>
          <w:tblHeader w:val="0"/>
        </w:trPr>
        <w:tc>
          <w:tcPr/>
          <w:p w:rsidR="00000000" w:rsidDel="00000000" w:rsidP="00000000" w:rsidRDefault="00000000" w:rsidRPr="00000000" w14:paraId="0000050B">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50C">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50D">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50E">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50F">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510">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sent by a Client and does not need not to have an active Session</w:t>
            </w:r>
          </w:p>
        </w:tc>
      </w:tr>
    </w:tbl>
    <w:p w:rsidR="00000000" w:rsidDel="00000000" w:rsidP="00000000" w:rsidRDefault="00000000" w:rsidRPr="00000000" w14:paraId="00000511">
      <w:pPr>
        <w:pStyle w:val="Heading3"/>
        <w:keepLines w:val="1"/>
        <w:spacing w:after="77" w:before="0" w:line="259" w:lineRule="auto"/>
        <w:ind w:left="0" w:firstLine="0"/>
        <w:rPr/>
      </w:pPr>
      <w:bookmarkStart w:colFirst="0" w:colLast="0" w:name="_heading=h.j8sehv" w:id="104"/>
      <w:bookmarkEnd w:id="104"/>
      <w:r w:rsidDel="00000000" w:rsidR="00000000" w:rsidRPr="00000000">
        <w:rPr>
          <w:rtl w:val="0"/>
        </w:rPr>
        <w:t xml:space="preserve">3.10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p w:rsidR="00000000" w:rsidDel="00000000" w:rsidP="00000000" w:rsidRDefault="00000000" w:rsidRPr="00000000" w14:paraId="00000512">
      <w:pPr>
        <w:rPr/>
      </w:pPr>
      <w:r w:rsidDel="00000000" w:rsidR="00000000" w:rsidRPr="00000000">
        <w:rPr/>
        <w:drawing>
          <wp:inline distB="114300" distT="114300" distL="114300" distR="114300">
            <wp:extent cx="5943600" cy="2451100"/>
            <wp:effectExtent b="0" l="0" r="0" t="0"/>
            <wp:docPr id="46" name="image17.png"/>
            <a:graphic>
              <a:graphicData uri="http://schemas.openxmlformats.org/drawingml/2006/picture">
                <pic:pic>
                  <pic:nvPicPr>
                    <pic:cNvPr id="0" name="image17.png"/>
                    <pic:cNvPicPr preferRelativeResize="0"/>
                  </pic:nvPicPr>
                  <pic:blipFill>
                    <a:blip r:embed="rId66"/>
                    <a:srcRect b="0" l="101" r="101"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73"/>
        </w:sdtPr>
        <w:sdtContent>
          <w:commentRangeStart w:id="56"/>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w:t>
      </w:r>
      <w:commentRangeEnd w:id="56"/>
      <w:r w:rsidDel="00000000" w:rsidR="00000000" w:rsidRPr="00000000">
        <w:commentReference w:id="56"/>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PUBW</w:t>
      </w:r>
      <w:r w:rsidDel="00000000" w:rsidR="00000000" w:rsidRPr="00000000">
        <w:rPr>
          <w:color w:val="000000"/>
          <w:sz w:val="20"/>
          <w:szCs w:val="20"/>
          <w:u w:val="single"/>
          <w:shd w:fill="auto" w:val="clear"/>
          <w:rtl w:val="0"/>
        </w:rPr>
        <w:t xml:space="preserve">O</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S packet</w:t>
      </w:r>
    </w:p>
    <w:p w:rsidR="00000000" w:rsidDel="00000000" w:rsidP="00000000" w:rsidRDefault="00000000" w:rsidRPr="00000000" w14:paraId="00000514">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515">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[MQTT-SN-3.10-1]</w:t>
      </w:r>
    </w:p>
    <w:p w:rsidR="00000000" w:rsidDel="00000000" w:rsidP="00000000" w:rsidRDefault="00000000" w:rsidRPr="00000000" w14:paraId="00000516">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17">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518">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19">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51A">
      <w:pPr>
        <w:pStyle w:val="Heading4"/>
        <w:ind w:left="0" w:right="4" w:firstLine="0"/>
        <w:rPr>
          <w:rFonts w:ascii="Arial" w:cs="Arial" w:eastAsia="Arial" w:hAnsi="Arial"/>
        </w:rPr>
      </w:pPr>
      <w:bookmarkStart w:colFirst="0" w:colLast="0" w:name="_heading=h.338fx5o" w:id="105"/>
      <w:bookmarkEnd w:id="105"/>
      <w:r w:rsidDel="00000000" w:rsidR="00000000" w:rsidRPr="00000000">
        <w:rPr>
          <w:rFonts w:ascii="Arial" w:cs="Arial" w:eastAsia="Arial" w:hAnsi="Arial"/>
          <w:rtl w:val="0"/>
        </w:rPr>
        <w:t xml:space="preserve">3.10.1 Length &amp; Packet Type</w:t>
      </w:r>
    </w:p>
    <w:p w:rsidR="00000000" w:rsidDel="00000000" w:rsidP="00000000" w:rsidRDefault="00000000" w:rsidRPr="00000000" w14:paraId="0000051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1C">
      <w:pPr>
        <w:pStyle w:val="Heading4"/>
        <w:ind w:left="0" w:right="4" w:firstLine="0"/>
        <w:rPr>
          <w:rFonts w:ascii="Arial" w:cs="Arial" w:eastAsia="Arial" w:hAnsi="Arial"/>
        </w:rPr>
      </w:pPr>
      <w:bookmarkStart w:colFirst="0" w:colLast="0" w:name="_heading=h.1idq7dh" w:id="106"/>
      <w:bookmarkEnd w:id="106"/>
      <w:r w:rsidDel="00000000" w:rsidR="00000000" w:rsidRPr="00000000">
        <w:rPr>
          <w:rFonts w:ascii="Arial" w:cs="Arial" w:eastAsia="Arial" w:hAnsi="Arial"/>
          <w:rtl w:val="0"/>
        </w:rPr>
        <w:t xml:space="preserve">3.10.2 PUBWOS Flags</w:t>
      </w:r>
    </w:p>
    <w:p w:rsidR="00000000" w:rsidDel="00000000" w:rsidP="00000000" w:rsidRDefault="00000000" w:rsidRPr="00000000" w14:paraId="0000051D">
      <w:pPr>
        <w:ind w:right="4"/>
        <w:rPr>
          <w:rFonts w:ascii="Arial" w:cs="Arial" w:eastAsia="Arial" w:hAnsi="Arial"/>
        </w:rPr>
      </w:pPr>
      <w:r w:rsidDel="00000000" w:rsidR="00000000" w:rsidRPr="00000000">
        <w:rPr>
          <w:rFonts w:ascii="Arial" w:cs="Arial" w:eastAsia="Arial" w:hAnsi="Arial"/>
          <w:rtl w:val="0"/>
        </w:rPr>
        <w:t xml:space="preserve">The PUBWOS Flags field is 1-byte of the PUBWOS control packet. </w:t>
      </w:r>
    </w:p>
    <w:p w:rsidR="00000000" w:rsidDel="00000000" w:rsidP="00000000" w:rsidRDefault="00000000" w:rsidRPr="00000000" w14:paraId="0000051E">
      <w:pPr>
        <w:ind w:right="4"/>
        <w:rPr>
          <w:rFonts w:ascii="Arial" w:cs="Arial" w:eastAsia="Arial" w:hAnsi="Arial"/>
        </w:rPr>
      </w:pPr>
      <w:r w:rsidDel="00000000" w:rsidR="00000000" w:rsidRPr="00000000">
        <w:rPr>
          <w:rFonts w:ascii="Arial" w:cs="Arial" w:eastAsia="Arial" w:hAnsi="Arial"/>
          <w:rtl w:val="0"/>
        </w:rPr>
        <w:t xml:space="preserve">The PUBWOS Flags includes the following flags:</w:t>
      </w:r>
    </w:p>
    <w:p w:rsidR="00000000" w:rsidDel="00000000" w:rsidP="00000000" w:rsidRDefault="00000000" w:rsidRPr="00000000" w14:paraId="0000051F">
      <w:pPr>
        <w:numPr>
          <w:ilvl w:val="0"/>
          <w:numId w:val="58"/>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PUBWOS packets.</w:t>
      </w:r>
      <w:r w:rsidDel="00000000" w:rsidR="00000000" w:rsidRPr="00000000">
        <w:rPr>
          <w:rtl w:val="0"/>
        </w:rPr>
      </w:r>
    </w:p>
    <w:p w:rsidR="00000000" w:rsidDel="00000000" w:rsidP="00000000" w:rsidRDefault="00000000" w:rsidRPr="00000000" w14:paraId="00000520">
      <w:pPr>
        <w:numPr>
          <w:ilvl w:val="0"/>
          <w:numId w:val="58"/>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p w:rsidR="00000000" w:rsidDel="00000000" w:rsidP="00000000" w:rsidRDefault="00000000" w:rsidRPr="00000000" w14:paraId="00000521">
      <w:pPr>
        <w:pStyle w:val="Heading4"/>
        <w:ind w:left="0" w:right="4" w:firstLine="0"/>
        <w:rPr>
          <w:rFonts w:ascii="Arial" w:cs="Arial" w:eastAsia="Arial" w:hAnsi="Arial"/>
        </w:rPr>
      </w:pPr>
      <w:bookmarkStart w:colFirst="0" w:colLast="0" w:name="_heading=h.42ddq1a" w:id="107"/>
      <w:bookmarkEnd w:id="107"/>
      <w:r w:rsidDel="00000000" w:rsidR="00000000" w:rsidRPr="00000000">
        <w:rPr>
          <w:rFonts w:ascii="Arial" w:cs="Arial" w:eastAsia="Arial" w:hAnsi="Arial"/>
          <w:rtl w:val="0"/>
        </w:rPr>
        <w:t xml:space="preserve">3.10.3 Topic Data</w:t>
      </w:r>
    </w:p>
    <w:p w:rsidR="00000000" w:rsidDel="00000000" w:rsidP="00000000" w:rsidRDefault="00000000" w:rsidRPr="00000000" w14:paraId="00000522">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523">
      <w:pPr>
        <w:pStyle w:val="Heading4"/>
        <w:ind w:left="0" w:right="4" w:firstLine="0"/>
        <w:rPr>
          <w:rFonts w:ascii="Arial" w:cs="Arial" w:eastAsia="Arial" w:hAnsi="Arial"/>
        </w:rPr>
      </w:pPr>
      <w:bookmarkStart w:colFirst="0" w:colLast="0" w:name="_heading=h.2hio093" w:id="108"/>
      <w:bookmarkEnd w:id="108"/>
      <w:r w:rsidDel="00000000" w:rsidR="00000000" w:rsidRPr="00000000">
        <w:rPr>
          <w:rFonts w:ascii="Arial" w:cs="Arial" w:eastAsia="Arial" w:hAnsi="Arial"/>
          <w:rtl w:val="0"/>
        </w:rPr>
        <w:t xml:space="preserve">3.10.4 Data</w:t>
      </w:r>
    </w:p>
    <w:p w:rsidR="00000000" w:rsidDel="00000000" w:rsidP="00000000" w:rsidRDefault="00000000" w:rsidRPr="00000000" w14:paraId="00000524">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525">
      <w:pPr>
        <w:pStyle w:val="Heading4"/>
        <w:spacing w:after="306" w:lineRule="auto"/>
        <w:ind w:left="-5" w:firstLine="0"/>
        <w:rPr/>
      </w:pPr>
      <w:bookmarkStart w:colFirst="0" w:colLast="0" w:name="_heading=h.whhpchgpz502" w:id="109"/>
      <w:bookmarkEnd w:id="109"/>
      <w:r w:rsidDel="00000000" w:rsidR="00000000" w:rsidRPr="00000000">
        <w:rPr>
          <w:rtl w:val="0"/>
        </w:rPr>
        <w:t xml:space="preserve">3.10.5 PUBWOS Actions</w:t>
      </w:r>
    </w:p>
    <w:p w:rsidR="00000000" w:rsidDel="00000000" w:rsidP="00000000" w:rsidRDefault="00000000" w:rsidRPr="00000000" w14:paraId="0000052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527">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[MQTT-SN-3.10.5-1]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28">
      <w:pPr>
        <w:pStyle w:val="Heading3"/>
        <w:keepLines w:val="1"/>
        <w:spacing w:after="77" w:before="0" w:line="259" w:lineRule="auto"/>
        <w:ind w:left="0" w:firstLine="0"/>
        <w:rPr>
          <w:rFonts w:ascii="Arial" w:cs="Arial" w:eastAsia="Arial" w:hAnsi="Arial"/>
        </w:rPr>
      </w:pPr>
      <w:bookmarkStart w:colFirst="0" w:colLast="0" w:name="_heading=h.wnyagw" w:id="110"/>
      <w:bookmarkEnd w:id="110"/>
      <w:r w:rsidDel="00000000" w:rsidR="00000000" w:rsidRPr="00000000">
        <w:rPr>
          <w:rtl w:val="0"/>
        </w:rPr>
        <w:t xml:space="preserve">3.</w:t>
      </w:r>
      <w:r w:rsidDel="00000000" w:rsidR="00000000" w:rsidRPr="00000000">
        <w:rPr>
          <w:rtl w:val="0"/>
        </w:rPr>
        <w:t xml:space="preserve">11 </w:t>
      </w:r>
      <w:r w:rsidDel="00000000" w:rsidR="00000000" w:rsidRPr="00000000">
        <w:rPr>
          <w:rFonts w:ascii="Arial" w:cs="Arial" w:eastAsia="Arial" w:hAnsi="Arial"/>
          <w:rtl w:val="0"/>
        </w:rPr>
        <w:t xml:space="preserve">PUBLISH - QoS 0</w:t>
      </w:r>
    </w:p>
    <w:p w:rsidR="00000000" w:rsidDel="00000000" w:rsidP="00000000" w:rsidRDefault="00000000" w:rsidRPr="00000000" w14:paraId="00000529">
      <w:pPr>
        <w:rPr/>
      </w:pPr>
      <w:r w:rsidDel="00000000" w:rsidR="00000000" w:rsidRPr="00000000">
        <w:rPr/>
        <w:drawing>
          <wp:inline distB="114300" distT="114300" distL="114300" distR="114300">
            <wp:extent cx="5943600" cy="2451100"/>
            <wp:effectExtent b="0" l="0" r="0" t="0"/>
            <wp:docPr id="47" name="image21.png"/>
            <a:graphic>
              <a:graphicData uri="http://schemas.openxmlformats.org/drawingml/2006/picture">
                <pic:pic>
                  <pic:nvPicPr>
                    <pic:cNvPr id="0" name="image21.png"/>
                    <pic:cNvPicPr preferRelativeResize="0"/>
                  </pic:nvPicPr>
                  <pic:blipFill>
                    <a:blip r:embed="rId67"/>
                    <a:srcRect b="0" l="101" r="101"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52B">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w:t>
      </w:r>
      <w:sdt>
        <w:sdtPr>
          <w:tag w:val="goog_rdk_74"/>
        </w:sdtPr>
        <w:sdtContent>
          <w:commentRangeStart w:id="57"/>
        </w:sdtContent>
      </w:sdt>
      <w:r w:rsidDel="00000000" w:rsidR="00000000" w:rsidRPr="00000000">
        <w:rPr>
          <w:rFonts w:ascii="Arial" w:cs="Arial" w:eastAsia="Arial" w:hAnsi="Arial"/>
          <w:highlight w:val="yellow"/>
          <w:rtl w:val="0"/>
        </w:rPr>
        <w:t xml:space="preserve">MUST be associated with a </w:t>
      </w:r>
      <w:sdt>
        <w:sdtPr>
          <w:tag w:val="goog_rdk_75"/>
        </w:sdtPr>
        <w:sdtContent>
          <w:del w:author="davide.lenzarini@u-blox.com" w:id="10" w:date="2024-08-06T14:32:55Z">
            <w:r w:rsidDel="00000000" w:rsidR="00000000" w:rsidRPr="00000000">
              <w:rPr>
                <w:rFonts w:ascii="Arial" w:cs="Arial" w:eastAsia="Arial" w:hAnsi="Arial"/>
                <w:highlight w:val="yellow"/>
                <w:rtl w:val="0"/>
              </w:rPr>
              <w:delText xml:space="preserve">valid Client </w:delText>
            </w:r>
          </w:del>
        </w:sdtContent>
      </w:sdt>
      <w:r w:rsidDel="00000000" w:rsidR="00000000" w:rsidRPr="00000000">
        <w:rPr>
          <w:rFonts w:ascii="Arial" w:cs="Arial" w:eastAsia="Arial" w:hAnsi="Arial"/>
          <w:highlight w:val="yellow"/>
          <w:rtl w:val="0"/>
        </w:rPr>
        <w:t xml:space="preserve">Session</w:t>
      </w:r>
      <w:r w:rsidDel="00000000" w:rsidR="00000000" w:rsidRPr="00000000">
        <w:rPr>
          <w:rFonts w:ascii="Arial" w:cs="Arial" w:eastAsia="Arial" w:hAnsi="Arial"/>
          <w:highlight w:val="yellow"/>
          <w:rtl w:val="0"/>
        </w:rPr>
        <w:t xml:space="preserve"> </w:t>
      </w:r>
      <w:commentRangeEnd w:id="57"/>
      <w:r w:rsidDel="00000000" w:rsidR="00000000" w:rsidRPr="00000000">
        <w:commentReference w:id="57"/>
      </w:r>
      <w:r w:rsidDel="00000000" w:rsidR="00000000" w:rsidRPr="00000000">
        <w:rPr>
          <w:rFonts w:ascii="Arial" w:cs="Arial" w:eastAsia="Arial" w:hAnsi="Arial"/>
          <w:color w:val="ff0000"/>
          <w:rtl w:val="0"/>
        </w:rPr>
        <w:t xml:space="preserve">[MQTT-SN-3.11-1].</w:t>
      </w:r>
    </w:p>
    <w:p w:rsidR="00000000" w:rsidDel="00000000" w:rsidP="00000000" w:rsidRDefault="00000000" w:rsidRPr="00000000" w14:paraId="0000052C">
      <w:pPr>
        <w:pStyle w:val="Heading4"/>
        <w:ind w:left="0" w:right="4" w:firstLine="0"/>
        <w:rPr>
          <w:rFonts w:ascii="Arial" w:cs="Arial" w:eastAsia="Arial" w:hAnsi="Arial"/>
        </w:rPr>
      </w:pPr>
      <w:bookmarkStart w:colFirst="0" w:colLast="0" w:name="_heading=h.3gnlt4p" w:id="111"/>
      <w:bookmarkEnd w:id="111"/>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11.1 Length &amp; Packet Type</w:t>
      </w:r>
    </w:p>
    <w:p w:rsidR="00000000" w:rsidDel="00000000" w:rsidP="00000000" w:rsidRDefault="00000000" w:rsidRPr="00000000" w14:paraId="0000052D">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2E">
      <w:pPr>
        <w:pStyle w:val="Heading4"/>
        <w:ind w:left="0" w:right="4" w:firstLine="0"/>
        <w:rPr>
          <w:rFonts w:ascii="Arial" w:cs="Arial" w:eastAsia="Arial" w:hAnsi="Arial"/>
        </w:rPr>
      </w:pPr>
      <w:bookmarkStart w:colFirst="0" w:colLast="0" w:name="_heading=h.1vsw3ci" w:id="112"/>
      <w:bookmarkEnd w:id="112"/>
      <w:r w:rsidDel="00000000" w:rsidR="00000000" w:rsidRPr="00000000">
        <w:rPr>
          <w:rFonts w:ascii="Arial" w:cs="Arial" w:eastAsia="Arial" w:hAnsi="Arial"/>
          <w:rtl w:val="0"/>
        </w:rPr>
        <w:t xml:space="preserve">3.11.2 PUBLISH Flags</w:t>
      </w:r>
    </w:p>
    <w:p w:rsidR="00000000" w:rsidDel="00000000" w:rsidP="00000000" w:rsidRDefault="00000000" w:rsidRPr="00000000" w14:paraId="0000052F">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530">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531">
      <w:pPr>
        <w:numPr>
          <w:ilvl w:val="0"/>
          <w:numId w:val="58"/>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53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33">
      <w:pPr>
        <w:numPr>
          <w:ilvl w:val="0"/>
          <w:numId w:val="58"/>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p w:rsidR="00000000" w:rsidDel="00000000" w:rsidP="00000000" w:rsidRDefault="00000000" w:rsidRPr="00000000" w14:paraId="00000534">
      <w:pPr>
        <w:pStyle w:val="Heading4"/>
        <w:ind w:left="0" w:right="4" w:firstLine="0"/>
        <w:rPr>
          <w:rFonts w:ascii="Arial" w:cs="Arial" w:eastAsia="Arial" w:hAnsi="Arial"/>
        </w:rPr>
      </w:pPr>
      <w:bookmarkStart w:colFirst="0" w:colLast="0" w:name="_heading=h.4fsjm0b" w:id="113"/>
      <w:bookmarkEnd w:id="113"/>
      <w:r w:rsidDel="00000000" w:rsidR="00000000" w:rsidRPr="00000000">
        <w:rPr>
          <w:rFonts w:ascii="Arial" w:cs="Arial" w:eastAsia="Arial" w:hAnsi="Arial"/>
          <w:rtl w:val="0"/>
        </w:rPr>
        <w:t xml:space="preserve">3.11.3 Topic Data</w:t>
      </w:r>
    </w:p>
    <w:p w:rsidR="00000000" w:rsidDel="00000000" w:rsidP="00000000" w:rsidRDefault="00000000" w:rsidRPr="00000000" w14:paraId="00000535">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w:t>
      </w:r>
      <w:sdt>
        <w:sdtPr>
          <w:tag w:val="goog_rdk_76"/>
        </w:sdtPr>
        <w:sdtContent>
          <w:ins w:author="davide.lenzarini@u-blox.com" w:id="11" w:date="2024-08-08T13:31:40Z">
            <w:r w:rsidDel="00000000" w:rsidR="00000000" w:rsidRPr="00000000">
              <w:rPr>
                <w:rFonts w:ascii="Arial" w:cs="Arial" w:eastAsia="Arial" w:hAnsi="Arial"/>
                <w:rtl w:val="0"/>
              </w:rPr>
              <w:t xml:space="preserve">session topic alias</w:t>
            </w:r>
          </w:ins>
        </w:sdtContent>
      </w:sdt>
      <w:sdt>
        <w:sdtPr>
          <w:tag w:val="goog_rdk_77"/>
        </w:sdtPr>
        <w:sdtContent>
          <w:del w:author="davide.lenzarini@u-blox.com" w:id="11" w:date="2024-08-08T13:31:40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536">
      <w:pPr>
        <w:pStyle w:val="Heading4"/>
        <w:ind w:left="0" w:right="4" w:firstLine="0"/>
        <w:rPr>
          <w:rFonts w:ascii="Arial" w:cs="Arial" w:eastAsia="Arial" w:hAnsi="Arial"/>
        </w:rPr>
      </w:pPr>
      <w:bookmarkStart w:colFirst="0" w:colLast="0" w:name="_heading=h.2uxtw84" w:id="114"/>
      <w:bookmarkEnd w:id="114"/>
      <w:r w:rsidDel="00000000" w:rsidR="00000000" w:rsidRPr="00000000">
        <w:rPr>
          <w:rFonts w:ascii="Arial" w:cs="Arial" w:eastAsia="Arial" w:hAnsi="Arial"/>
          <w:rtl w:val="0"/>
        </w:rPr>
        <w:t xml:space="preserve">3.11.4 Data</w:t>
      </w:r>
    </w:p>
    <w:p w:rsidR="00000000" w:rsidDel="00000000" w:rsidP="00000000" w:rsidRDefault="00000000" w:rsidRPr="00000000" w14:paraId="00000537">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538">
      <w:pPr>
        <w:pStyle w:val="Heading4"/>
        <w:ind w:left="0" w:firstLine="0"/>
        <w:rPr/>
      </w:pPr>
      <w:bookmarkStart w:colFirst="0" w:colLast="0" w:name="_heading=h.inu1col38lh0" w:id="115"/>
      <w:bookmarkEnd w:id="115"/>
      <w:r w:rsidDel="00000000" w:rsidR="00000000" w:rsidRPr="00000000">
        <w:rPr>
          <w:rtl w:val="0"/>
        </w:rPr>
        <w:t xml:space="preserve">3.11.5 </w:t>
      </w:r>
      <w:r w:rsidDel="00000000" w:rsidR="00000000" w:rsidRPr="00000000">
        <w:rPr>
          <w:rtl w:val="0"/>
        </w:rPr>
        <w:t xml:space="preserve">PUBLISH - QoS 0 Actions</w:t>
      </w:r>
    </w:p>
    <w:p w:rsidR="00000000" w:rsidDel="00000000" w:rsidP="00000000" w:rsidRDefault="00000000" w:rsidRPr="00000000" w14:paraId="00000539">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53A">
      <w:pPr>
        <w:pStyle w:val="Heading3"/>
        <w:keepLines w:val="1"/>
        <w:spacing w:after="77" w:before="0" w:line="259" w:lineRule="auto"/>
        <w:ind w:left="0" w:firstLine="0"/>
        <w:rPr>
          <w:rFonts w:ascii="Arial" w:cs="Arial" w:eastAsia="Arial" w:hAnsi="Arial"/>
        </w:rPr>
      </w:pPr>
      <w:bookmarkStart w:colFirst="0" w:colLast="0" w:name="_heading=h.1a346fx" w:id="116"/>
      <w:bookmarkEnd w:id="116"/>
      <w:r w:rsidDel="00000000" w:rsidR="00000000" w:rsidRPr="00000000">
        <w:rPr>
          <w:rtl w:val="0"/>
        </w:rPr>
        <w:t xml:space="preserve">3.12 </w:t>
      </w:r>
      <w:r w:rsidDel="00000000" w:rsidR="00000000" w:rsidRPr="00000000">
        <w:rPr>
          <w:rFonts w:ascii="Arial" w:cs="Arial" w:eastAsia="Arial" w:hAnsi="Arial"/>
          <w:rtl w:val="0"/>
        </w:rPr>
        <w:t xml:space="preserve">PUBLISH - QoS 1 and 2</w:t>
      </w:r>
    </w:p>
    <w:p w:rsidR="00000000" w:rsidDel="00000000" w:rsidP="00000000" w:rsidRDefault="00000000" w:rsidRPr="00000000" w14:paraId="0000053B">
      <w:pPr>
        <w:rPr/>
      </w:pPr>
      <w:r w:rsidDel="00000000" w:rsidR="00000000" w:rsidRPr="00000000">
        <w:rPr/>
        <w:drawing>
          <wp:inline distB="114300" distT="114300" distL="114300" distR="114300">
            <wp:extent cx="5943600" cy="2870200"/>
            <wp:effectExtent b="0" l="0" r="0" t="0"/>
            <wp:docPr id="58" name="image34.png"/>
            <a:graphic>
              <a:graphicData uri="http://schemas.openxmlformats.org/drawingml/2006/picture">
                <pic:pic>
                  <pic:nvPicPr>
                    <pic:cNvPr id="0" name="image34.png"/>
                    <pic:cNvPicPr preferRelativeResize="0"/>
                  </pic:nvPicPr>
                  <pic:blipFill>
                    <a:blip r:embed="rId68"/>
                    <a:srcRect b="87" l="0" r="0" t="87"/>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53D">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53E">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QoS 0, 1 &amp; 2 packets received by a Gateway MUST be associated with a </w:t>
      </w:r>
      <w:sdt>
        <w:sdtPr>
          <w:tag w:val="goog_rdk_78"/>
        </w:sdtPr>
        <w:sdtContent>
          <w:del w:author="davide.lenzarini@u-blox.com" w:id="12" w:date="2024-08-06T14:36:42Z">
            <w:r w:rsidDel="00000000" w:rsidR="00000000" w:rsidRPr="00000000">
              <w:rPr>
                <w:rFonts w:ascii="Arial" w:cs="Arial" w:eastAsia="Arial" w:hAnsi="Arial"/>
                <w:highlight w:val="yellow"/>
                <w:rtl w:val="0"/>
              </w:rPr>
              <w:delText xml:space="preserve">valid Client </w:delText>
            </w:r>
          </w:del>
        </w:sdtContent>
      </w:sdt>
      <w:r w:rsidDel="00000000" w:rsidR="00000000" w:rsidRPr="00000000">
        <w:rPr>
          <w:rFonts w:ascii="Arial" w:cs="Arial" w:eastAsia="Arial" w:hAnsi="Arial"/>
          <w:highlight w:val="yellow"/>
          <w:rtl w:val="0"/>
        </w:rPr>
        <w:t xml:space="preserve">Session </w:t>
      </w:r>
      <w:r w:rsidDel="00000000" w:rsidR="00000000" w:rsidRPr="00000000">
        <w:rPr>
          <w:rFonts w:ascii="Arial" w:cs="Arial" w:eastAsia="Arial" w:hAnsi="Arial"/>
          <w:color w:val="ff0000"/>
          <w:rtl w:val="0"/>
        </w:rPr>
        <w:t xml:space="preserve">[MQTT-SN-3.12-1].</w:t>
      </w:r>
    </w:p>
    <w:p w:rsidR="00000000" w:rsidDel="00000000" w:rsidP="00000000" w:rsidRDefault="00000000" w:rsidRPr="00000000" w14:paraId="0000053F">
      <w:pPr>
        <w:pStyle w:val="Heading4"/>
        <w:ind w:left="0" w:right="4" w:firstLine="0"/>
        <w:rPr>
          <w:rFonts w:ascii="Arial" w:cs="Arial" w:eastAsia="Arial" w:hAnsi="Arial"/>
        </w:rPr>
      </w:pPr>
      <w:bookmarkStart w:colFirst="0" w:colLast="0" w:name="_heading=h.3u2rp3q" w:id="117"/>
      <w:bookmarkEnd w:id="117"/>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12.1 Length &amp; Packet Type</w:t>
      </w:r>
    </w:p>
    <w:p w:rsidR="00000000" w:rsidDel="00000000" w:rsidP="00000000" w:rsidRDefault="00000000" w:rsidRPr="00000000" w14:paraId="0000054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41">
      <w:pPr>
        <w:pStyle w:val="Heading4"/>
        <w:ind w:left="0" w:right="4" w:firstLine="0"/>
        <w:rPr>
          <w:rFonts w:ascii="Arial" w:cs="Arial" w:eastAsia="Arial" w:hAnsi="Arial"/>
        </w:rPr>
      </w:pPr>
      <w:bookmarkStart w:colFirst="0" w:colLast="0" w:name="_heading=h.2981zbj" w:id="118"/>
      <w:bookmarkEnd w:id="118"/>
      <w:r w:rsidDel="00000000" w:rsidR="00000000" w:rsidRPr="00000000">
        <w:rPr>
          <w:rFonts w:ascii="Arial" w:cs="Arial" w:eastAsia="Arial" w:hAnsi="Arial"/>
          <w:rtl w:val="0"/>
        </w:rPr>
        <w:t xml:space="preserve">3.12.2 PUBLISH Flags</w:t>
      </w:r>
    </w:p>
    <w:p w:rsidR="00000000" w:rsidDel="00000000" w:rsidP="00000000" w:rsidRDefault="00000000" w:rsidRPr="00000000" w14:paraId="00000542">
      <w:pPr>
        <w:ind w:right="4"/>
        <w:rPr>
          <w:rFonts w:ascii="Arial" w:cs="Arial" w:eastAsia="Arial" w:hAnsi="Arial"/>
        </w:rPr>
      </w:pPr>
      <w:bookmarkStart w:colFirst="0" w:colLast="0" w:name="_heading=h.odc9jc" w:id="119"/>
      <w:bookmarkEnd w:id="119"/>
      <w:r w:rsidDel="00000000" w:rsidR="00000000" w:rsidRPr="00000000">
        <w:rPr>
          <w:rFonts w:ascii="Arial" w:cs="Arial" w:eastAsia="Arial" w:hAnsi="Arial"/>
          <w:rtl w:val="0"/>
        </w:rPr>
        <w:t xml:space="preserve">The PUBLISH Flags field is 1-byte of the PUBLISH control packet. </w:t>
      </w:r>
    </w:p>
    <w:p w:rsidR="00000000" w:rsidDel="00000000" w:rsidP="00000000" w:rsidRDefault="00000000" w:rsidRPr="00000000" w14:paraId="00000543">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54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54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The </w:t>
      </w:r>
      <w:r w:rsidDel="00000000" w:rsidR="00000000" w:rsidRPr="00000000">
        <w:rPr>
          <w:rFonts w:ascii="Arial" w:cs="Arial" w:eastAsia="Arial" w:hAnsi="Arial"/>
          <w:color w:val="000000"/>
          <w:sz w:val="20"/>
          <w:szCs w:val="20"/>
          <w:shd w:fill="auto" w:val="clear"/>
          <w:rtl w:val="0"/>
        </w:rPr>
        <w:t xml:space="preserve">QoS levels are shown below:</w:t>
      </w:r>
    </w:p>
    <w:tbl>
      <w:tblPr>
        <w:tblStyle w:val="Table8"/>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6">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7">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8">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9">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A">
            <w:pPr>
              <w:spacing w:after="0" w:before="0" w:line="248.00000000000006" w:lineRule="auto"/>
              <w:ind w:left="0" w:right="0" w:firstLine="0"/>
              <w:jc w:val="center"/>
              <w:rPr>
                <w:rFonts w:ascii="Arial" w:cs="Arial" w:eastAsia="Arial" w:hAnsi="Arial"/>
                <w:color w:val="000000"/>
                <w:sz w:val="20"/>
                <w:szCs w:val="20"/>
                <w:shd w:fill="auto" w:val="clear"/>
              </w:rPr>
            </w:pPr>
            <w:sdt>
              <w:sdtPr>
                <w:tag w:val="goog_rdk_80"/>
              </w:sdtPr>
              <w:sdtContent>
                <w:del w:author="davide.lenzarini@u-blox.com" w:id="13" w:date="2024-08-06T14:37:36Z"/>
                <w:sdt>
                  <w:sdtPr>
                    <w:tag w:val="goog_rdk_81"/>
                  </w:sdtPr>
                  <w:sdtContent>
                    <w:commentRangeStart w:id="58"/>
                  </w:sdtContent>
                </w:sdt>
                <w:del w:author="davide.lenzarini@u-blox.com" w:id="13" w:date="2024-08-06T14:37:36Z">
                  <w:r w:rsidDel="00000000" w:rsidR="00000000" w:rsidRPr="00000000">
                    <w:rPr>
                      <w:rFonts w:ascii="Arial" w:cs="Arial" w:eastAsia="Arial" w:hAnsi="Arial"/>
                      <w:color w:val="000000"/>
                      <w:sz w:val="20"/>
                      <w:szCs w:val="20"/>
                      <w:shd w:fill="auto" w:val="clear"/>
                      <w:rtl w:val="0"/>
                    </w:rPr>
                    <w:delText xml:space="preserve">0</w:delText>
                  </w:r>
                </w:del>
              </w:sdtContent>
            </w:sdt>
            <w:commentRangeEnd w:id="58"/>
            <w:r w:rsidDel="00000000" w:rsidR="00000000" w:rsidRPr="00000000">
              <w:commentReference w:id="58"/>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B">
            <w:pPr>
              <w:spacing w:after="0" w:before="0" w:line="248.00000000000006" w:lineRule="auto"/>
              <w:ind w:left="0" w:right="0" w:firstLine="0"/>
              <w:jc w:val="center"/>
              <w:rPr>
                <w:rFonts w:ascii="Arial" w:cs="Arial" w:eastAsia="Arial" w:hAnsi="Arial"/>
                <w:color w:val="000000"/>
                <w:sz w:val="20"/>
                <w:szCs w:val="20"/>
                <w:shd w:fill="auto" w:val="clear"/>
              </w:rPr>
            </w:pPr>
            <w:sdt>
              <w:sdtPr>
                <w:tag w:val="goog_rdk_83"/>
              </w:sdtPr>
              <w:sdtContent>
                <w:del w:author="davide.lenzarini@u-blox.com" w:id="13" w:date="2024-08-06T14:37:36Z">
                  <w:r w:rsidDel="00000000" w:rsidR="00000000" w:rsidRPr="00000000">
                    <w:rPr>
                      <w:rFonts w:ascii="Arial" w:cs="Arial" w:eastAsia="Arial" w:hAnsi="Arial"/>
                      <w:color w:val="000000"/>
                      <w:sz w:val="20"/>
                      <w:szCs w:val="20"/>
                      <w:shd w:fill="auto" w:val="clear"/>
                      <w:rtl w:val="0"/>
                    </w:rPr>
                    <w:delText xml:space="preserve">0</w:delText>
                  </w:r>
                </w:del>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C">
            <w:pPr>
              <w:spacing w:after="0" w:before="0" w:line="248.00000000000006" w:lineRule="auto"/>
              <w:ind w:left="0" w:right="0" w:firstLine="0"/>
              <w:jc w:val="center"/>
              <w:rPr>
                <w:rFonts w:ascii="Arial" w:cs="Arial" w:eastAsia="Arial" w:hAnsi="Arial"/>
                <w:color w:val="000000"/>
                <w:sz w:val="20"/>
                <w:szCs w:val="20"/>
                <w:shd w:fill="auto" w:val="clear"/>
              </w:rPr>
            </w:pPr>
            <w:sdt>
              <w:sdtPr>
                <w:tag w:val="goog_rdk_85"/>
              </w:sdtPr>
              <w:sdtContent>
                <w:del w:author="davide.lenzarini@u-blox.com" w:id="13" w:date="2024-08-06T14:37:36Z">
                  <w:r w:rsidDel="00000000" w:rsidR="00000000" w:rsidRPr="00000000">
                    <w:rPr>
                      <w:rFonts w:ascii="Arial" w:cs="Arial" w:eastAsia="Arial" w:hAnsi="Arial"/>
                      <w:color w:val="000000"/>
                      <w:sz w:val="20"/>
                      <w:szCs w:val="20"/>
                      <w:shd w:fill="auto" w:val="clear"/>
                      <w:rtl w:val="0"/>
                    </w:rPr>
                    <w:delText xml:space="preserve">0</w:delText>
                  </w:r>
                </w:del>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D">
            <w:pPr>
              <w:spacing w:after="0" w:before="0" w:line="248.00000000000006" w:lineRule="auto"/>
              <w:ind w:left="0" w:right="0" w:firstLine="0"/>
              <w:jc w:val="both"/>
              <w:rPr>
                <w:rFonts w:ascii="Arial" w:cs="Arial" w:eastAsia="Arial" w:hAnsi="Arial"/>
                <w:color w:val="000000"/>
                <w:sz w:val="20"/>
                <w:szCs w:val="20"/>
                <w:shd w:fill="auto" w:val="clear"/>
              </w:rPr>
            </w:pPr>
            <w:sdt>
              <w:sdtPr>
                <w:tag w:val="goog_rdk_87"/>
              </w:sdtPr>
              <w:sdtContent>
                <w:del w:author="davide.lenzarini@u-blox.com" w:id="13" w:date="2024-08-06T14:37:36Z">
                  <w:r w:rsidDel="00000000" w:rsidR="00000000" w:rsidRPr="00000000">
                    <w:rPr>
                      <w:rFonts w:ascii="Arial" w:cs="Arial" w:eastAsia="Arial" w:hAnsi="Arial"/>
                      <w:color w:val="000000"/>
                      <w:sz w:val="20"/>
                      <w:szCs w:val="20"/>
                      <w:shd w:fill="auto" w:val="clear"/>
                      <w:rtl w:val="0"/>
                    </w:rPr>
                    <w:delText xml:space="preserve">At most once delivery</w:delText>
                  </w:r>
                </w:del>
              </w:sdtContent>
            </w:sdt>
            <w:r w:rsidDel="00000000" w:rsidR="00000000" w:rsidRPr="00000000">
              <w:rPr>
                <w:rtl w:val="0"/>
              </w:rPr>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E">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F">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0">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1">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2">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3">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4">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5">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6">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7">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8">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9">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55A">
      <w:pPr>
        <w:spacing w:after="0" w:before="0" w:line="248.00000000000006" w:lineRule="auto"/>
        <w:ind w:left="720" w:right="6" w:firstLine="0"/>
        <w:jc w:val="both"/>
        <w:rPr>
          <w:rFonts w:ascii="Arial" w:cs="Arial" w:eastAsia="Arial" w:hAnsi="Arial"/>
          <w:color w:val="000000"/>
          <w:sz w:val="20"/>
          <w:szCs w:val="20"/>
          <w:shd w:fill="auto" w:val="clear"/>
        </w:rPr>
      </w:pPr>
      <w:sdt>
        <w:sdtPr>
          <w:tag w:val="goog_rdk_88"/>
        </w:sdtPr>
        <w:sdtContent>
          <w:commentRangeStart w:id="59"/>
        </w:sdtContent>
      </w:sdt>
      <w:r w:rsidDel="00000000" w:rsidR="00000000" w:rsidRPr="00000000">
        <w:rPr>
          <w:rFonts w:ascii="Arial" w:cs="Arial" w:eastAsia="Arial" w:hAnsi="Arial"/>
          <w:color w:val="000000"/>
          <w:sz w:val="20"/>
          <w:szCs w:val="20"/>
          <w:shd w:fill="auto" w:val="clear"/>
          <w:rtl w:val="0"/>
        </w:rPr>
        <w:t xml:space="preserve">Table 3‑2</w:t>
      </w:r>
      <w:commentRangeEnd w:id="59"/>
      <w:r w:rsidDel="00000000" w:rsidR="00000000" w:rsidRPr="00000000">
        <w:commentReference w:id="59"/>
      </w:r>
      <w:r w:rsidDel="00000000" w:rsidR="00000000" w:rsidRPr="00000000">
        <w:rPr>
          <w:rFonts w:ascii="Arial" w:cs="Arial" w:eastAsia="Arial" w:hAnsi="Arial"/>
          <w:color w:val="000000"/>
          <w:sz w:val="20"/>
          <w:szCs w:val="20"/>
          <w:shd w:fill="auto" w:val="clear"/>
          <w:rtl w:val="0"/>
        </w:rPr>
        <w:t xml:space="preserve"> - QoS definitions</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498" w:right="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5D">
      <w:pPr>
        <w:numPr>
          <w:ilvl w:val="0"/>
          <w:numId w:val="58"/>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an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p w:rsidR="00000000" w:rsidDel="00000000" w:rsidP="00000000" w:rsidRDefault="00000000" w:rsidRPr="00000000" w14:paraId="0000055E">
      <w:pPr>
        <w:pStyle w:val="Heading4"/>
        <w:ind w:left="0" w:right="4" w:firstLine="0"/>
        <w:rPr>
          <w:rFonts w:ascii="Arial" w:cs="Arial" w:eastAsia="Arial" w:hAnsi="Arial"/>
        </w:rPr>
      </w:pPr>
      <w:bookmarkStart w:colFirst="0" w:colLast="0" w:name="_heading=h.1nia2ey" w:id="120"/>
      <w:bookmarkEnd w:id="120"/>
      <w:r w:rsidDel="00000000" w:rsidR="00000000" w:rsidRPr="00000000">
        <w:rPr>
          <w:rFonts w:ascii="Arial" w:cs="Arial" w:eastAsia="Arial" w:hAnsi="Arial"/>
          <w:rtl w:val="0"/>
        </w:rPr>
        <w:t xml:space="preserve">3.12.4 Packet Identifier</w:t>
      </w:r>
    </w:p>
    <w:p w:rsidR="00000000" w:rsidDel="00000000" w:rsidP="00000000" w:rsidRDefault="00000000" w:rsidRPr="00000000" w14:paraId="0000055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560">
      <w:pPr>
        <w:pStyle w:val="Heading4"/>
        <w:ind w:left="0" w:right="4" w:firstLine="0"/>
        <w:rPr>
          <w:rFonts w:ascii="Arial" w:cs="Arial" w:eastAsia="Arial" w:hAnsi="Arial"/>
        </w:rPr>
      </w:pPr>
      <w:bookmarkStart w:colFirst="0" w:colLast="0" w:name="_heading=h.47hxl2r" w:id="121"/>
      <w:bookmarkEnd w:id="121"/>
      <w:r w:rsidDel="00000000" w:rsidR="00000000" w:rsidRPr="00000000">
        <w:rPr>
          <w:rFonts w:ascii="Arial" w:cs="Arial" w:eastAsia="Arial" w:hAnsi="Arial"/>
          <w:rtl w:val="0"/>
        </w:rPr>
        <w:t xml:space="preserve">3.12.5 Topic Data</w:t>
      </w:r>
    </w:p>
    <w:p w:rsidR="00000000" w:rsidDel="00000000" w:rsidP="00000000" w:rsidRDefault="00000000" w:rsidRPr="00000000" w14:paraId="00000561">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w:t>
      </w:r>
      <w:sdt>
        <w:sdtPr>
          <w:tag w:val="goog_rdk_89"/>
        </w:sdtPr>
        <w:sdtContent>
          <w:ins w:author="davide.lenzarini@u-blox.com" w:id="14" w:date="2024-08-08T13:32:03Z">
            <w:r w:rsidDel="00000000" w:rsidR="00000000" w:rsidRPr="00000000">
              <w:rPr>
                <w:rFonts w:ascii="Arial" w:cs="Arial" w:eastAsia="Arial" w:hAnsi="Arial"/>
                <w:rtl w:val="0"/>
              </w:rPr>
              <w:t xml:space="preserve">session topic alias</w:t>
            </w:r>
          </w:ins>
        </w:sdtContent>
      </w:sdt>
      <w:sdt>
        <w:sdtPr>
          <w:tag w:val="goog_rdk_90"/>
        </w:sdtPr>
        <w:sdtContent>
          <w:del w:author="davide.lenzarini@u-blox.com" w:id="14" w:date="2024-08-08T13:32:03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562">
      <w:pPr>
        <w:pStyle w:val="Heading4"/>
        <w:ind w:left="0" w:right="4" w:firstLine="0"/>
        <w:rPr>
          <w:rFonts w:ascii="Arial" w:cs="Arial" w:eastAsia="Arial" w:hAnsi="Arial"/>
        </w:rPr>
      </w:pPr>
      <w:bookmarkStart w:colFirst="0" w:colLast="0" w:name="_heading=h.2mn7vak" w:id="122"/>
      <w:bookmarkEnd w:id="122"/>
      <w:r w:rsidDel="00000000" w:rsidR="00000000" w:rsidRPr="00000000">
        <w:rPr>
          <w:rFonts w:ascii="Arial" w:cs="Arial" w:eastAsia="Arial" w:hAnsi="Arial"/>
          <w:rtl w:val="0"/>
        </w:rPr>
        <w:t xml:space="preserve">3.12.6 Data</w:t>
      </w:r>
    </w:p>
    <w:sdt>
      <w:sdtPr>
        <w:tag w:val="goog_rdk_95"/>
      </w:sdtPr>
      <w:sdtContent>
        <w:p w:rsidR="00000000" w:rsidDel="00000000" w:rsidP="00000000" w:rsidRDefault="00000000" w:rsidRPr="00000000" w14:paraId="00000563">
          <w:pPr>
            <w:spacing w:after="306" w:lineRule="auto"/>
            <w:ind w:left="-5" w:right="4" w:firstLine="0"/>
            <w:rPr>
              <w:ins w:author="davide.lenzarini@u-blox.com" w:id="15" w:date="2024-08-06T14:41:38Z"/>
              <w:del w:author="davide.lenzarini@u-blox.com" w:id="15" w:date="2024-08-06T14:41:38Z"/>
              <w:rFonts w:ascii="Arial" w:cs="Arial" w:eastAsia="Arial" w:hAnsi="Arial"/>
            </w:rPr>
          </w:pPr>
          <w:sdt>
            <w:sdtPr>
              <w:tag w:val="goog_rdk_92"/>
            </w:sdtPr>
            <w:sdtContent>
              <w:del w:author="davide.lenzarini@u-blox.com" w:id="15" w:date="2024-08-06T14:41:38Z">
                <w:r w:rsidDel="00000000" w:rsidR="00000000" w:rsidRPr="00000000">
                  <w:rPr>
                    <w:rFonts w:ascii="Arial" w:cs="Arial" w:eastAsia="Arial" w:hAnsi="Arial"/>
                    <w:rtl w:val="0"/>
                  </w:rPr>
                  <w:delText xml:space="preserve">The </w:delText>
                </w:r>
                <w:r w:rsidDel="00000000" w:rsidR="00000000" w:rsidRPr="00000000">
                  <w:rPr>
                    <w:rFonts w:ascii="Arial" w:cs="Arial" w:eastAsia="Arial" w:hAnsi="Arial"/>
                    <w:i w:val="1"/>
                    <w:rtl w:val="0"/>
                  </w:rPr>
                  <w:delText xml:space="preserve">Data </w:delText>
                </w:r>
                <w:r w:rsidDel="00000000" w:rsidR="00000000" w:rsidRPr="00000000">
                  <w:rPr>
                    <w:rFonts w:ascii="Arial" w:cs="Arial" w:eastAsia="Arial" w:hAnsi="Arial"/>
                    <w:rtl w:val="0"/>
                  </w:rPr>
                  <w:delText xml:space="preserve">field corresponds to the payload of an MQTT PUBLISH packet. It has a variable length and contains the application data that is being published.</w:delText>
                </w:r>
              </w:del>
            </w:sdtContent>
          </w:sdt>
          <w:sdt>
            <w:sdtPr>
              <w:tag w:val="goog_rdk_93"/>
            </w:sdtPr>
            <w:sdtContent>
              <w:ins w:author="davide.lenzarini@u-blox.com" w:id="15" w:date="2024-08-06T14:41:38Z">
                <w:sdt>
                  <w:sdtPr>
                    <w:tag w:val="goog_rdk_94"/>
                  </w:sdtPr>
                  <w:sdtContent>
                    <w:del w:author="davide.lenzarini@u-blox.com" w:id="15" w:date="2024-08-06T14:41:38Z">
                      <w:r w:rsidDel="00000000" w:rsidR="00000000" w:rsidRPr="00000000">
                        <w:rPr>
                          <w:rtl w:val="0"/>
                        </w:rPr>
                      </w:r>
                    </w:del>
                  </w:sdtContent>
                </w:sdt>
              </w:ins>
            </w:sdtContent>
          </w:sdt>
        </w:p>
      </w:sdtContent>
    </w:sdt>
    <w:sdt>
      <w:sdtPr>
        <w:tag w:val="goog_rdk_97"/>
      </w:sdtPr>
      <w:sdtContent>
        <w:p w:rsidR="00000000" w:rsidDel="00000000" w:rsidP="00000000" w:rsidRDefault="00000000" w:rsidRPr="00000000" w14:paraId="00000564">
          <w:pPr>
            <w:rPr>
              <w:rFonts w:ascii="Arial" w:cs="Arial" w:eastAsia="Arial" w:hAnsi="Arial"/>
            </w:rPr>
            <w:pPrChange w:author="davide.lenzarini@u-blox.com" w:id="0" w:date="2024-08-06T14:41:38Z">
              <w:pPr>
                <w:spacing w:after="306" w:lineRule="auto"/>
                <w:ind w:left="-5" w:right="4" w:firstLine="0"/>
              </w:pPr>
            </w:pPrChange>
          </w:pPr>
          <w:sdt>
            <w:sdtPr>
              <w:tag w:val="goog_rdk_96"/>
            </w:sdtPr>
            <w:sdtContent>
              <w:ins w:author="davide.lenzarini@u-blox.com" w:id="15" w:date="2024-08-06T14:41:38Z">
                <w:r w:rsidDel="00000000" w:rsidR="00000000" w:rsidRPr="00000000">
                  <w:rPr>
                    <w:rFonts w:ascii="Arial" w:cs="Arial" w:eastAsia="Arial" w:hAnsi="Arial"/>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ins>
            </w:sdtContent>
          </w:sdt>
          <w:r w:rsidDel="00000000" w:rsidR="00000000" w:rsidRPr="00000000">
            <w:rPr>
              <w:rtl w:val="0"/>
            </w:rPr>
          </w:r>
        </w:p>
      </w:sdtContent>
    </w:sdt>
    <w:p w:rsidR="00000000" w:rsidDel="00000000" w:rsidP="00000000" w:rsidRDefault="00000000" w:rsidRPr="00000000" w14:paraId="00000565">
      <w:pPr>
        <w:pStyle w:val="Heading4"/>
        <w:spacing w:after="306" w:lineRule="auto"/>
        <w:ind w:left="-5" w:firstLine="0"/>
        <w:rPr/>
      </w:pPr>
      <w:bookmarkStart w:colFirst="0" w:colLast="0" w:name="_heading=h.3hu8nopr74va" w:id="123"/>
      <w:bookmarkEnd w:id="123"/>
      <w:r w:rsidDel="00000000" w:rsidR="00000000" w:rsidRPr="00000000">
        <w:rPr>
          <w:rtl w:val="0"/>
        </w:rPr>
        <w:t xml:space="preserve">3.</w:t>
      </w:r>
      <w:r w:rsidDel="00000000" w:rsidR="00000000" w:rsidRPr="00000000">
        <w:rPr>
          <w:rtl w:val="0"/>
        </w:rPr>
        <w:t xml:space="preserve">12.7 PUBLISH Actions</w:t>
      </w:r>
    </w:p>
    <w:p w:rsidR="00000000" w:rsidDel="00000000" w:rsidP="00000000" w:rsidRDefault="00000000" w:rsidRPr="00000000" w14:paraId="00000566">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rtl w:val="0"/>
        </w:rPr>
        <w:t xml:space="preserve">[MQTT-SN-3.12.7-1]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67">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 </w:t>
      </w:r>
      <w:sdt>
        <w:sdtPr>
          <w:tag w:val="goog_rdk_98"/>
        </w:sdtPr>
        <w:sdtContent>
          <w:commentRangeStart w:id="60"/>
        </w:sdtContent>
      </w:sdt>
      <w:r w:rsidDel="00000000" w:rsidR="00000000" w:rsidRPr="00000000">
        <w:rPr>
          <w:rFonts w:ascii="Arial" w:cs="Arial" w:eastAsia="Arial" w:hAnsi="Arial"/>
          <w:color w:val="000000"/>
          <w:rtl w:val="0"/>
        </w:rPr>
        <w:t xml:space="preserve">Table 3‑3</w:t>
      </w:r>
      <w:commentRangeEnd w:id="60"/>
      <w:r w:rsidDel="00000000" w:rsidR="00000000" w:rsidRPr="00000000">
        <w:commentReference w:id="60"/>
      </w:r>
      <w:r w:rsidDel="00000000" w:rsidR="00000000" w:rsidRPr="00000000">
        <w:rPr>
          <w:rFonts w:ascii="Arial" w:cs="Arial" w:eastAsia="Arial" w:hAnsi="Arial"/>
          <w:color w:val="000000"/>
          <w:rtl w:val="0"/>
        </w:rPr>
        <w:t xml:space="preserve"> Expected PUBLISH packet response</w:t>
      </w:r>
    </w:p>
    <w:tbl>
      <w:tblPr>
        <w:tblStyle w:val="Table9"/>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8">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9">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A">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B">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C">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D">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E">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F">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57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57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Server uses a PUBLISH packet to send an Application Message to each Client which has a matching subscription. The PUBLISH packet includes </w:t>
      </w:r>
      <w:sdt>
        <w:sdtPr>
          <w:tag w:val="goog_rdk_99"/>
        </w:sdtPr>
        <w:sdtContent>
          <w:commentRangeStart w:id="61"/>
        </w:sdtContent>
      </w:sdt>
      <w:r w:rsidDel="00000000" w:rsidR="00000000" w:rsidRPr="00000000">
        <w:rPr>
          <w:rFonts w:ascii="Arial" w:cs="Arial" w:eastAsia="Arial" w:hAnsi="Arial"/>
          <w:rtl w:val="0"/>
        </w:rPr>
        <w:t xml:space="preserve">the Subscription Identifier </w:t>
      </w:r>
      <w:commentRangeEnd w:id="61"/>
      <w:r w:rsidDel="00000000" w:rsidR="00000000" w:rsidRPr="00000000">
        <w:commentReference w:id="61"/>
      </w:r>
      <w:r w:rsidDel="00000000" w:rsidR="00000000" w:rsidRPr="00000000">
        <w:rPr>
          <w:rFonts w:ascii="Arial" w:cs="Arial" w:eastAsia="Arial" w:hAnsi="Arial"/>
          <w:rtl w:val="0"/>
        </w:rPr>
        <w:t xml:space="preserve">carried in the SUBSCRIBE packet, if there was one. </w:t>
      </w:r>
    </w:p>
    <w:p w:rsidR="00000000" w:rsidDel="00000000" w:rsidP="00000000" w:rsidRDefault="00000000" w:rsidRPr="00000000" w14:paraId="0000057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[MQTT-SN-3.12.7-2]</w:t>
      </w:r>
      <w:r w:rsidDel="00000000" w:rsidR="00000000" w:rsidRPr="00000000">
        <w:rPr>
          <w:rFonts w:ascii="Arial" w:cs="Arial" w:eastAsia="Arial" w:hAnsi="Arial"/>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573">
      <w:pPr>
        <w:spacing w:after="240" w:before="240" w:lineRule="auto"/>
        <w:ind w:left="0" w:right="0" w:firstLine="0"/>
        <w:rPr>
          <w:rFonts w:ascii="Arial" w:cs="Arial" w:eastAsia="Arial" w:hAnsi="Arial"/>
          <w:color w:val="1155cc"/>
          <w:u w:val="single"/>
        </w:rPr>
      </w:pPr>
      <w:r w:rsidDel="00000000" w:rsidR="00000000" w:rsidRPr="00000000">
        <w:rPr>
          <w:rFonts w:ascii="Arial" w:cs="Arial" w:eastAsia="Arial" w:hAnsi="Arial"/>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color w:val="1155cc"/>
          <w:rtl w:val="0"/>
        </w:rPr>
        <w:t xml:space="preserve">.</w:t>
      </w:r>
      <w:r w:rsidDel="00000000" w:rsidR="00000000" w:rsidRPr="00000000">
        <w:rPr>
          <w:rtl w:val="0"/>
        </w:rPr>
      </w:r>
    </w:p>
    <w:p w:rsidR="00000000" w:rsidDel="00000000" w:rsidP="00000000" w:rsidRDefault="00000000" w:rsidRPr="00000000" w14:paraId="00000574">
      <w:pPr>
        <w:spacing w:after="240" w:before="240" w:lineRule="auto"/>
        <w:ind w:left="0" w:righ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575">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576">
      <w:pPr>
        <w:spacing w:after="240" w:before="240" w:lineRule="auto"/>
        <w:ind w:left="0" w:right="0" w:firstLine="0"/>
        <w:rPr>
          <w:rFonts w:ascii="Arial" w:cs="Arial" w:eastAsia="Arial" w:hAnsi="Arial"/>
        </w:rPr>
      </w:pPr>
      <w:sdt>
        <w:sdtPr>
          <w:tag w:val="goog_rdk_100"/>
        </w:sdtPr>
        <w:sdtContent>
          <w:commentRangeStart w:id="62"/>
        </w:sdtContent>
      </w:sdt>
      <w:sdt>
        <w:sdtPr>
          <w:tag w:val="goog_rdk_101"/>
        </w:sdtPr>
        <w:sdtContent>
          <w:commentRangeStart w:id="63"/>
        </w:sdtContent>
      </w:sdt>
      <w:r w:rsidDel="00000000" w:rsidR="00000000" w:rsidRPr="00000000">
        <w:rPr>
          <w:rFonts w:ascii="Arial" w:cs="Arial" w:eastAsia="Arial" w:hAnsi="Arial"/>
          <w:highlight w:val="yellow"/>
          <w:rtl w:val="0"/>
        </w:rPr>
        <w:t xml:space="preserve">The Client MUST NOT send more than one QoS 1 or QoS 2 PUBLISH packet for which it has not received PUBACK, PUBCOMP, or PUBREC </w:t>
      </w:r>
      <w:sdt>
        <w:sdtPr>
          <w:tag w:val="goog_rdk_102"/>
        </w:sdtPr>
        <w:sdtContent>
          <w:commentRangeStart w:id="64"/>
        </w:sdtContent>
      </w:sdt>
      <w:r w:rsidDel="00000000" w:rsidR="00000000" w:rsidRPr="00000000">
        <w:rPr>
          <w:rFonts w:ascii="Arial" w:cs="Arial" w:eastAsia="Arial" w:hAnsi="Arial"/>
          <w:highlight w:val="yellow"/>
          <w:rtl w:val="0"/>
        </w:rPr>
        <w:t xml:space="preserve">with a Reason Code of 128 or greater from the </w:t>
      </w:r>
      <w:sdt>
        <w:sdtPr>
          <w:tag w:val="goog_rdk_103"/>
        </w:sdtPr>
        <w:sdtContent>
          <w:commentRangeStart w:id="65"/>
        </w:sdtContent>
      </w:sdt>
      <w:r w:rsidDel="00000000" w:rsidR="00000000" w:rsidRPr="00000000">
        <w:rPr>
          <w:rFonts w:ascii="Arial" w:cs="Arial" w:eastAsia="Arial" w:hAnsi="Arial"/>
          <w:highlight w:val="yellow"/>
          <w:rtl w:val="0"/>
        </w:rPr>
        <w:t xml:space="preserve">Server</w:t>
      </w:r>
      <w:commentRangeEnd w:id="65"/>
      <w:r w:rsidDel="00000000" w:rsidR="00000000" w:rsidRPr="00000000">
        <w:commentReference w:id="65"/>
      </w:r>
      <w:commentRangeEnd w:id="64"/>
      <w:r w:rsidDel="00000000" w:rsidR="00000000" w:rsidRPr="00000000">
        <w:commentReference w:id="64"/>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[MQTT-3.3.4-7]</w:t>
      </w:r>
      <w:r w:rsidDel="00000000" w:rsidR="00000000" w:rsidRPr="00000000">
        <w:rPr>
          <w:rFonts w:ascii="Arial" w:cs="Arial" w:eastAsia="Arial" w:hAnsi="Arial"/>
          <w:rtl w:val="0"/>
        </w:rPr>
        <w:t xml:space="preserve">. If </w:t>
      </w:r>
      <w:sdt>
        <w:sdtPr>
          <w:tag w:val="goog_rdk_104"/>
        </w:sdtPr>
        <w:sdtContent>
          <w:commentRangeStart w:id="66"/>
        </w:sdtContent>
      </w:sdt>
      <w:r w:rsidDel="00000000" w:rsidR="00000000" w:rsidRPr="00000000">
        <w:rPr>
          <w:rFonts w:ascii="Arial" w:cs="Arial" w:eastAsia="Arial" w:hAnsi="Arial"/>
          <w:rtl w:val="0"/>
        </w:rPr>
        <w:t xml:space="preserve">it </w:t>
      </w:r>
      <w:commentRangeEnd w:id="66"/>
      <w:r w:rsidDel="00000000" w:rsidR="00000000" w:rsidRPr="00000000">
        <w:commentReference w:id="66"/>
      </w:r>
      <w:r w:rsidDel="00000000" w:rsidR="00000000" w:rsidRPr="00000000">
        <w:rPr>
          <w:rFonts w:ascii="Arial" w:cs="Arial" w:eastAsia="Arial" w:hAnsi="Arial"/>
          <w:rtl w:val="0"/>
        </w:rPr>
        <w:t xml:space="preserve">receives more than one QoS 1 or QoS 2 PUBLISH packets where it has not sent a PUBACK or PUBCOMP in response, the Server uses a DISCONNECT packet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w:t>
      </w:r>
      <w:hyperlink w:anchor="_heading=h.bfojn6tjnvgm">
        <w:r w:rsidDel="00000000" w:rsidR="00000000" w:rsidRPr="00000000">
          <w:rPr>
            <w:rFonts w:ascii="Arial" w:cs="Arial" w:eastAsia="Arial" w:hAnsi="Arial"/>
            <w:color w:val="1155cc"/>
            <w:u w:val="single"/>
            <w:rtl w:val="0"/>
          </w:rPr>
          <w:t xml:space="preserve"> section 4.9</w:t>
        </w:r>
      </w:hyperlink>
      <w:r w:rsidDel="00000000" w:rsidR="00000000" w:rsidRPr="00000000">
        <w:rPr>
          <w:rFonts w:ascii="Arial" w:cs="Arial" w:eastAsia="Arial" w:hAnsi="Arial"/>
          <w:rtl w:val="0"/>
        </w:rPr>
        <w:t xml:space="preserve"> for more information about flow control.</w:t>
      </w:r>
      <w:commentRangeEnd w:id="62"/>
      <w:r w:rsidDel="00000000" w:rsidR="00000000" w:rsidRPr="00000000">
        <w:commentReference w:id="62"/>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0577">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578">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Client might choose to suspend the sending of QoS 0 PUBLISH packets when it suspends the sending of QoS 1 and QoS 2 PUBLISH packets. </w:t>
      </w:r>
    </w:p>
    <w:p w:rsidR="00000000" w:rsidDel="00000000" w:rsidP="00000000" w:rsidRDefault="00000000" w:rsidRPr="00000000" w14:paraId="00000579">
      <w:pPr>
        <w:spacing w:after="240" w:before="240" w:lineRule="auto"/>
        <w:ind w:left="0" w:right="0" w:firstLine="0"/>
        <w:rPr>
          <w:rFonts w:ascii="Arial" w:cs="Arial" w:eastAsia="Arial" w:hAnsi="Arial"/>
        </w:rPr>
      </w:pPr>
      <w:sdt>
        <w:sdtPr>
          <w:tag w:val="goog_rdk_105"/>
        </w:sdtPr>
        <w:sdtContent>
          <w:commentRangeStart w:id="67"/>
        </w:sdtContent>
      </w:sdt>
      <w:r w:rsidDel="00000000" w:rsidR="00000000" w:rsidRPr="00000000">
        <w:rPr>
          <w:rFonts w:ascii="Arial" w:cs="Arial" w:eastAsia="Arial" w:hAnsi="Arial"/>
          <w:highlight w:val="yellow"/>
          <w:rtl w:val="0"/>
        </w:rPr>
        <w:t xml:space="preserve">The Server MUST NOT send more than one QoS 1 and QoS 2 PUBLISH packet for which it has not received PUBACK, PUBCOMP, or PUBREC with a Reason Code of 128 or greater from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[MQTT-3.3.4-9]</w:t>
      </w:r>
      <w:r w:rsidDel="00000000" w:rsidR="00000000" w:rsidRPr="00000000">
        <w:rPr>
          <w:rFonts w:ascii="Arial" w:cs="Arial" w:eastAsia="Arial" w:hAnsi="Arial"/>
          <w:rtl w:val="0"/>
        </w:rPr>
        <w:t xml:space="preserve">. If it receives more than one QoS 1 and QoS 2 PUBLISH packets where it has not sent a PUBACK or PUBCOMP in response, the Client uses DISCONNECT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 </w:t>
      </w:r>
      <w:hyperlink w:anchor="_heading=h.bfojn6tjnvgm">
        <w:r w:rsidDel="00000000" w:rsidR="00000000" w:rsidRPr="00000000">
          <w:rPr>
            <w:rFonts w:ascii="Arial" w:cs="Arial" w:eastAsia="Arial" w:hAnsi="Arial"/>
            <w:color w:val="1155cc"/>
            <w:u w:val="single"/>
            <w:rtl w:val="0"/>
          </w:rPr>
          <w:t xml:space="preserve">section 4.9</w:t>
        </w:r>
      </w:hyperlink>
      <w:r w:rsidDel="00000000" w:rsidR="00000000" w:rsidRPr="00000000">
        <w:rPr>
          <w:rFonts w:ascii="Arial" w:cs="Arial" w:eastAsia="Arial" w:hAnsi="Arial"/>
          <w:rtl w:val="0"/>
        </w:rPr>
        <w:t xml:space="preserve"> for more information about flow control.</w:t>
      </w:r>
      <w:commentRangeEnd w:id="67"/>
      <w:r w:rsidDel="00000000" w:rsidR="00000000" w:rsidRPr="00000000">
        <w:commentReference w:id="67"/>
      </w:r>
      <w:r w:rsidDel="00000000" w:rsidR="00000000" w:rsidRPr="00000000">
        <w:rPr>
          <w:rtl w:val="0"/>
        </w:rPr>
      </w:r>
    </w:p>
    <w:p w:rsidR="00000000" w:rsidDel="00000000" w:rsidP="00000000" w:rsidRDefault="00000000" w:rsidRPr="00000000" w14:paraId="0000057A">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57B">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Server might choose to suspend the sending of QoS 0 PUBLISH packets when it suspends the sending of QoS 1 and QoS 2 PUBLISH packets.</w:t>
      </w:r>
    </w:p>
    <w:p w:rsidR="00000000" w:rsidDel="00000000" w:rsidP="00000000" w:rsidRDefault="00000000" w:rsidRPr="00000000" w14:paraId="0000057C">
      <w:pPr>
        <w:pStyle w:val="Heading3"/>
        <w:keepLines w:val="1"/>
        <w:spacing w:after="77" w:before="0" w:line="259" w:lineRule="auto"/>
        <w:ind w:left="0" w:firstLine="0"/>
        <w:rPr>
          <w:rFonts w:ascii="Arial" w:cs="Arial" w:eastAsia="Arial" w:hAnsi="Arial"/>
        </w:rPr>
      </w:pPr>
      <w:bookmarkStart w:colFirst="0" w:colLast="0" w:name="_heading=h.11si5id" w:id="124"/>
      <w:bookmarkEnd w:id="124"/>
      <w:r w:rsidDel="00000000" w:rsidR="00000000" w:rsidRPr="00000000">
        <w:rPr>
          <w:rtl w:val="0"/>
        </w:rPr>
        <w:t xml:space="preserve">3.13 </w:t>
      </w:r>
      <w:r w:rsidDel="00000000" w:rsidR="00000000" w:rsidRPr="00000000">
        <w:rPr>
          <w:rFonts w:ascii="Arial" w:cs="Arial" w:eastAsia="Arial" w:hAnsi="Arial"/>
          <w:rtl w:val="0"/>
        </w:rPr>
        <w:t xml:space="preserve">PUBACK – Publish Acknowledgement</w:t>
      </w:r>
    </w:p>
    <w:p w:rsidR="00000000" w:rsidDel="00000000" w:rsidP="00000000" w:rsidRDefault="00000000" w:rsidRPr="00000000" w14:paraId="0000057D">
      <w:pPr>
        <w:rPr/>
      </w:pPr>
      <w:r w:rsidDel="00000000" w:rsidR="00000000" w:rsidRPr="00000000">
        <w:rPr/>
        <w:drawing>
          <wp:inline distB="114300" distT="114300" distL="114300" distR="114300">
            <wp:extent cx="5943600" cy="1295400"/>
            <wp:effectExtent b="0" l="0" r="0" t="0"/>
            <wp:docPr id="52" name="image24.png"/>
            <a:graphic>
              <a:graphicData uri="http://schemas.openxmlformats.org/drawingml/2006/picture">
                <pic:pic>
                  <pic:nvPicPr>
                    <pic:cNvPr id="0" name="image24.png"/>
                    <pic:cNvPicPr preferRelativeResize="0"/>
                  </pic:nvPicPr>
                  <pic:blipFill>
                    <a:blip r:embed="rId6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57F">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w:t>
      </w:r>
      <w:sdt>
        <w:sdtPr>
          <w:tag w:val="goog_rdk_106"/>
        </w:sdtPr>
        <w:sdtContent>
          <w:commentRangeStart w:id="68"/>
        </w:sdtContent>
      </w:sdt>
      <w:r w:rsidDel="00000000" w:rsidR="00000000" w:rsidRPr="00000000">
        <w:rPr>
          <w:rFonts w:ascii="Arial" w:cs="Arial" w:eastAsia="Arial" w:hAnsi="Arial"/>
          <w:rtl w:val="0"/>
        </w:rPr>
        <w:t xml:space="preserve">It can also be sent as response to a PUBLISH packet of any QoS</w:t>
      </w:r>
      <w:commentRangeEnd w:id="68"/>
      <w:r w:rsidDel="00000000" w:rsidR="00000000" w:rsidRPr="00000000">
        <w:commentReference w:id="68"/>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with the exception of </w:t>
      </w:r>
      <w:sdt>
        <w:sdtPr>
          <w:tag w:val="goog_rdk_107"/>
        </w:sdtPr>
        <w:sdtContent>
          <w:del w:author="davide.lenzarini@u-blox.com" w:id="17" w:date="2024-09-08T19:05:22Z"/>
          <w:sdt>
            <w:sdtPr>
              <w:tag w:val="goog_rdk_108"/>
            </w:sdtPr>
            <w:sdtContent>
              <w:commentRangeStart w:id="69"/>
            </w:sdtContent>
          </w:sdt>
          <w:del w:author="davide.lenzarini@u-blox.com" w:id="17" w:date="2024-09-08T19:05:22Z">
            <w:sdt>
              <w:sdtPr>
                <w:tag w:val="goog_rdk_109"/>
              </w:sdtPr>
              <w:sdtContent>
                <w:commentRangeStart w:id="70"/>
              </w:sdtContent>
            </w:sdt>
            <w:r w:rsidDel="00000000" w:rsidR="00000000" w:rsidRPr="00000000">
              <w:rPr>
                <w:rFonts w:ascii="Arial" w:cs="Arial" w:eastAsia="Arial" w:hAnsi="Arial"/>
                <w:i w:val="1"/>
                <w:rtl w:val="0"/>
              </w:rPr>
              <w:delText xml:space="preserve">QoS -1</w:delText>
            </w:r>
            <w:commentRangeEnd w:id="70"/>
            <w:r w:rsidDel="00000000" w:rsidR="00000000" w:rsidRPr="00000000">
              <w:commentReference w:id="70"/>
            </w:r>
            <w:r w:rsidDel="00000000" w:rsidR="00000000" w:rsidRPr="00000000">
              <w:rPr>
                <w:rFonts w:ascii="Arial" w:cs="Arial" w:eastAsia="Arial" w:hAnsi="Arial"/>
                <w:i w:val="1"/>
                <w:rtl w:val="0"/>
              </w:rPr>
              <w:delText xml:space="preserve">, or</w:delText>
            </w:r>
            <w:commentRangeEnd w:id="69"/>
            <w:r w:rsidDel="00000000" w:rsidR="00000000" w:rsidRPr="00000000">
              <w:commentReference w:id="69"/>
            </w:r>
            <w:r w:rsidDel="00000000" w:rsidR="00000000" w:rsidRPr="00000000">
              <w:rPr>
                <w:rFonts w:ascii="Arial" w:cs="Arial" w:eastAsia="Arial" w:hAnsi="Arial"/>
                <w:i w:val="1"/>
                <w:rtl w:val="0"/>
              </w:rPr>
              <w:delText xml:space="preserve"> </w:delText>
            </w:r>
          </w:del>
        </w:sdtContent>
      </w:sdt>
      <w:r w:rsidDel="00000000" w:rsidR="00000000" w:rsidRPr="00000000">
        <w:rPr>
          <w:rFonts w:ascii="Arial" w:cs="Arial" w:eastAsia="Arial" w:hAnsi="Arial"/>
          <w:i w:val="1"/>
          <w:rtl w:val="0"/>
        </w:rPr>
        <w:t xml:space="preserve">PUBWOS</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580">
      <w:pPr>
        <w:pStyle w:val="Heading4"/>
        <w:ind w:left="0" w:right="4" w:firstLine="0"/>
        <w:rPr>
          <w:rFonts w:ascii="Arial" w:cs="Arial" w:eastAsia="Arial" w:hAnsi="Arial"/>
        </w:rPr>
      </w:pPr>
      <w:bookmarkStart w:colFirst="0" w:colLast="0" w:name="_heading=h.3ls5o66" w:id="125"/>
      <w:bookmarkEnd w:id="125"/>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8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82">
      <w:pPr>
        <w:pStyle w:val="Heading4"/>
        <w:ind w:left="0" w:right="4" w:firstLine="0"/>
        <w:rPr>
          <w:rFonts w:ascii="Arial" w:cs="Arial" w:eastAsia="Arial" w:hAnsi="Arial"/>
        </w:rPr>
      </w:pPr>
      <w:bookmarkStart w:colFirst="0" w:colLast="0" w:name="_heading=h.20xfydz" w:id="126"/>
      <w:bookmarkEnd w:id="126"/>
      <w:r w:rsidDel="00000000" w:rsidR="00000000" w:rsidRPr="00000000">
        <w:rPr>
          <w:rFonts w:ascii="Arial" w:cs="Arial" w:eastAsia="Arial" w:hAnsi="Arial"/>
          <w:rtl w:val="0"/>
        </w:rPr>
        <w:t xml:space="preserve">3.13.2 Packet Identifier</w:t>
      </w:r>
    </w:p>
    <w:p w:rsidR="00000000" w:rsidDel="00000000" w:rsidP="00000000" w:rsidRDefault="00000000" w:rsidRPr="00000000" w14:paraId="00000583">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584">
      <w:pPr>
        <w:pStyle w:val="Heading4"/>
        <w:ind w:left="0" w:right="4" w:firstLine="0"/>
        <w:rPr>
          <w:rFonts w:ascii="Arial" w:cs="Arial" w:eastAsia="Arial" w:hAnsi="Arial"/>
        </w:rPr>
      </w:pPr>
      <w:bookmarkStart w:colFirst="0" w:colLast="0" w:name="_heading=h.4kx3h1s" w:id="127"/>
      <w:bookmarkEnd w:id="127"/>
      <w:r w:rsidDel="00000000" w:rsidR="00000000" w:rsidRPr="00000000">
        <w:rPr>
          <w:rFonts w:ascii="Arial" w:cs="Arial" w:eastAsia="Arial" w:hAnsi="Arial"/>
          <w:rtl w:val="0"/>
        </w:rPr>
        <w:t xml:space="preserve">3.13.3 Reason Code</w:t>
      </w:r>
    </w:p>
    <w:p w:rsidR="00000000" w:rsidDel="00000000" w:rsidP="00000000" w:rsidRDefault="00000000" w:rsidRPr="00000000" w14:paraId="0000058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p>
    <w:p w:rsidR="00000000" w:rsidDel="00000000" w:rsidP="00000000" w:rsidRDefault="00000000" w:rsidRPr="00000000" w14:paraId="00000586">
      <w:pPr>
        <w:pStyle w:val="Heading4"/>
        <w:spacing w:after="174" w:before="0" w:line="248.00000000000006" w:lineRule="auto"/>
        <w:ind w:left="0" w:firstLine="0"/>
        <w:jc w:val="both"/>
        <w:rPr/>
      </w:pPr>
      <w:bookmarkStart w:colFirst="0" w:colLast="0" w:name="_heading=h.xgybvs5ktz8v" w:id="128"/>
      <w:bookmarkEnd w:id="128"/>
      <w:r w:rsidDel="00000000" w:rsidR="00000000" w:rsidRPr="00000000">
        <w:rPr>
          <w:rtl w:val="0"/>
        </w:rPr>
        <w:t xml:space="preserve">3.13.4 </w:t>
      </w:r>
      <w:r w:rsidDel="00000000" w:rsidR="00000000" w:rsidRPr="00000000">
        <w:rPr>
          <w:rtl w:val="0"/>
        </w:rPr>
        <w:t xml:space="preserve">PUBACK Actions</w:t>
      </w:r>
    </w:p>
    <w:p w:rsidR="00000000" w:rsidDel="00000000" w:rsidP="00000000" w:rsidRDefault="00000000" w:rsidRPr="00000000" w14:paraId="00000587">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section 4.3.3</w:t>
        </w:r>
      </w:hyperlink>
      <w:r w:rsidDel="00000000" w:rsidR="00000000" w:rsidRPr="00000000">
        <w:rPr>
          <w:rtl w:val="0"/>
        </w:rPr>
        <w:t xml:space="preserve">.</w:t>
      </w:r>
    </w:p>
    <w:p w:rsidR="00000000" w:rsidDel="00000000" w:rsidP="00000000" w:rsidRDefault="00000000" w:rsidRPr="00000000" w14:paraId="00000588">
      <w:pPr>
        <w:pStyle w:val="Heading3"/>
        <w:keepLines w:val="1"/>
        <w:spacing w:after="109" w:before="0" w:line="259" w:lineRule="auto"/>
        <w:ind w:left="0" w:right="4" w:firstLine="0"/>
        <w:rPr>
          <w:rFonts w:ascii="Arial" w:cs="Arial" w:eastAsia="Arial" w:hAnsi="Arial"/>
        </w:rPr>
      </w:pPr>
      <w:bookmarkStart w:colFirst="0" w:colLast="0" w:name="_heading=h.302dr9l" w:id="129"/>
      <w:bookmarkEnd w:id="129"/>
      <w:r w:rsidDel="00000000" w:rsidR="00000000" w:rsidRPr="00000000">
        <w:rPr>
          <w:rtl w:val="0"/>
        </w:rPr>
        <w:t xml:space="preserve">3.</w:t>
      </w:r>
      <w:r w:rsidDel="00000000" w:rsidR="00000000" w:rsidRPr="00000000">
        <w:rPr>
          <w:rtl w:val="0"/>
        </w:rPr>
        <w:t xml:space="preserve">14 </w:t>
      </w:r>
      <w:r w:rsidDel="00000000" w:rsidR="00000000" w:rsidRPr="00000000">
        <w:rPr>
          <w:rFonts w:ascii="Arial" w:cs="Arial" w:eastAsia="Arial" w:hAnsi="Arial"/>
          <w:rtl w:val="0"/>
        </w:rPr>
        <w:t xml:space="preserve">PUBREC (QoS 2 delivery part 1)</w:t>
      </w:r>
    </w:p>
    <w:p w:rsidR="00000000" w:rsidDel="00000000" w:rsidP="00000000" w:rsidRDefault="00000000" w:rsidRPr="00000000" w14:paraId="00000589">
      <w:pPr>
        <w:rPr/>
      </w:pPr>
      <w:r w:rsidDel="00000000" w:rsidR="00000000" w:rsidRPr="00000000">
        <w:rPr/>
        <w:drawing>
          <wp:inline distB="114300" distT="114300" distL="114300" distR="114300">
            <wp:extent cx="5943600" cy="1295400"/>
            <wp:effectExtent b="0" l="0" r="0" t="0"/>
            <wp:docPr id="28" name="image3.png"/>
            <a:graphic>
              <a:graphicData uri="http://schemas.openxmlformats.org/drawingml/2006/picture">
                <pic:pic>
                  <pic:nvPicPr>
                    <pic:cNvPr id="0" name="image3.png"/>
                    <pic:cNvPicPr preferRelativeResize="0"/>
                  </pic:nvPicPr>
                  <pic:blipFill>
                    <a:blip r:embed="rId6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10"/>
        </w:sdtPr>
        <w:sdtContent>
          <w:commentRangeStart w:id="71"/>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w:t>
      </w:r>
      <w:commentRangeEnd w:id="71"/>
      <w:r w:rsidDel="00000000" w:rsidR="00000000" w:rsidRPr="00000000">
        <w:commentReference w:id="71"/>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PUBREC packet</w:t>
      </w:r>
    </w:p>
    <w:p w:rsidR="00000000" w:rsidDel="00000000" w:rsidP="00000000" w:rsidRDefault="00000000" w:rsidRPr="00000000" w14:paraId="0000058B">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58C">
      <w:pPr>
        <w:pStyle w:val="Heading4"/>
        <w:ind w:left="0" w:right="4" w:firstLine="0"/>
        <w:rPr>
          <w:rFonts w:ascii="Arial" w:cs="Arial" w:eastAsia="Arial" w:hAnsi="Arial"/>
        </w:rPr>
      </w:pPr>
      <w:bookmarkStart w:colFirst="0" w:colLast="0" w:name="_heading=h.1f7o1he" w:id="130"/>
      <w:bookmarkEnd w:id="130"/>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58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8E">
      <w:pPr>
        <w:pStyle w:val="Heading4"/>
        <w:ind w:left="0" w:right="4" w:firstLine="0"/>
        <w:rPr>
          <w:rFonts w:ascii="Arial" w:cs="Arial" w:eastAsia="Arial" w:hAnsi="Arial"/>
        </w:rPr>
      </w:pPr>
      <w:bookmarkStart w:colFirst="0" w:colLast="0" w:name="_heading=h.3z7bk57" w:id="131"/>
      <w:bookmarkEnd w:id="131"/>
      <w:r w:rsidDel="00000000" w:rsidR="00000000" w:rsidRPr="00000000">
        <w:rPr>
          <w:rFonts w:ascii="Arial" w:cs="Arial" w:eastAsia="Arial" w:hAnsi="Arial"/>
          <w:rtl w:val="0"/>
        </w:rPr>
        <w:t xml:space="preserve">3.14.2 Packet Identifier</w:t>
      </w:r>
    </w:p>
    <w:p w:rsidR="00000000" w:rsidDel="00000000" w:rsidP="00000000" w:rsidRDefault="00000000" w:rsidRPr="00000000" w14:paraId="0000058F">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590">
      <w:pPr>
        <w:pStyle w:val="Heading4"/>
        <w:ind w:left="0" w:right="4" w:firstLine="0"/>
        <w:rPr>
          <w:rFonts w:ascii="Arial" w:cs="Arial" w:eastAsia="Arial" w:hAnsi="Arial"/>
        </w:rPr>
      </w:pPr>
      <w:bookmarkStart w:colFirst="0" w:colLast="0" w:name="_heading=h.e5jf58hkzqw8" w:id="132"/>
      <w:bookmarkEnd w:id="132"/>
      <w:r w:rsidDel="00000000" w:rsidR="00000000" w:rsidRPr="00000000">
        <w:rPr>
          <w:rFonts w:ascii="Arial" w:cs="Arial" w:eastAsia="Arial" w:hAnsi="Arial"/>
          <w:rtl w:val="0"/>
        </w:rPr>
        <w:t xml:space="preserve">3.14.3 Reason Code</w:t>
      </w:r>
    </w:p>
    <w:p w:rsidR="00000000" w:rsidDel="00000000" w:rsidP="00000000" w:rsidRDefault="00000000" w:rsidRPr="00000000" w14:paraId="0000059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592">
      <w:pPr>
        <w:pStyle w:val="Heading4"/>
        <w:spacing w:after="174" w:before="0" w:line="248.00000000000006" w:lineRule="auto"/>
        <w:ind w:left="0" w:firstLine="0"/>
        <w:jc w:val="both"/>
        <w:rPr/>
      </w:pPr>
      <w:bookmarkStart w:colFirst="0" w:colLast="0" w:name="_heading=h.kktb96s9v8sj" w:id="133"/>
      <w:bookmarkEnd w:id="133"/>
      <w:r w:rsidDel="00000000" w:rsidR="00000000" w:rsidRPr="00000000">
        <w:rPr>
          <w:rtl w:val="0"/>
        </w:rPr>
        <w:t xml:space="preserve">3.14.4 </w:t>
      </w:r>
      <w:r w:rsidDel="00000000" w:rsidR="00000000" w:rsidRPr="00000000">
        <w:rPr>
          <w:rtl w:val="0"/>
        </w:rPr>
        <w:t xml:space="preserve">PUBREC Actions</w:t>
      </w:r>
    </w:p>
    <w:p w:rsidR="00000000" w:rsidDel="00000000" w:rsidP="00000000" w:rsidRDefault="00000000" w:rsidRPr="00000000" w14:paraId="0000059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594">
      <w:pPr>
        <w:pStyle w:val="Heading3"/>
        <w:keepLines w:val="1"/>
        <w:spacing w:after="109" w:before="0" w:line="259" w:lineRule="auto"/>
        <w:ind w:left="0" w:right="4" w:firstLine="0"/>
        <w:rPr>
          <w:rFonts w:ascii="Arial" w:cs="Arial" w:eastAsia="Arial" w:hAnsi="Arial"/>
        </w:rPr>
      </w:pPr>
      <w:bookmarkStart w:colFirst="0" w:colLast="0" w:name="_heading=h.2eclud0" w:id="134"/>
      <w:bookmarkEnd w:id="134"/>
      <w:r w:rsidDel="00000000" w:rsidR="00000000" w:rsidRPr="00000000">
        <w:rPr>
          <w:rtl w:val="0"/>
        </w:rPr>
        <w:t xml:space="preserve">3.15 </w:t>
      </w:r>
      <w:r w:rsidDel="00000000" w:rsidR="00000000" w:rsidRPr="00000000">
        <w:rPr>
          <w:rFonts w:ascii="Arial" w:cs="Arial" w:eastAsia="Arial" w:hAnsi="Arial"/>
          <w:rtl w:val="0"/>
        </w:rPr>
        <w:t xml:space="preserve">PUBREL (QoS 2 delivery part 2)</w:t>
      </w:r>
    </w:p>
    <w:p w:rsidR="00000000" w:rsidDel="00000000" w:rsidP="00000000" w:rsidRDefault="00000000" w:rsidRPr="00000000" w14:paraId="00000595">
      <w:pPr>
        <w:rPr/>
      </w:pPr>
      <w:r w:rsidDel="00000000" w:rsidR="00000000" w:rsidRPr="00000000">
        <w:rPr/>
        <w:drawing>
          <wp:inline distB="114300" distT="114300" distL="114300" distR="114300">
            <wp:extent cx="5943600" cy="1295400"/>
            <wp:effectExtent b="0" l="0" r="0" t="0"/>
            <wp:docPr id="45" name="image19.png"/>
            <a:graphic>
              <a:graphicData uri="http://schemas.openxmlformats.org/drawingml/2006/picture">
                <pic:pic>
                  <pic:nvPicPr>
                    <pic:cNvPr id="0" name="image19.png"/>
                    <pic:cNvPicPr preferRelativeResize="0"/>
                  </pic:nvPicPr>
                  <pic:blipFill>
                    <a:blip r:embed="rId6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597">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598">
      <w:pPr>
        <w:pStyle w:val="Heading4"/>
        <w:ind w:left="0" w:right="4" w:firstLine="0"/>
        <w:rPr>
          <w:rFonts w:ascii="Arial" w:cs="Arial" w:eastAsia="Arial" w:hAnsi="Arial"/>
        </w:rPr>
      </w:pPr>
      <w:bookmarkStart w:colFirst="0" w:colLast="0" w:name="_heading=h.thw4kt" w:id="135"/>
      <w:bookmarkEnd w:id="135"/>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599">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A">
      <w:pPr>
        <w:pStyle w:val="Heading4"/>
        <w:ind w:left="0" w:right="4" w:firstLine="0"/>
        <w:rPr>
          <w:rFonts w:ascii="Arial" w:cs="Arial" w:eastAsia="Arial" w:hAnsi="Arial"/>
        </w:rPr>
      </w:pPr>
      <w:bookmarkStart w:colFirst="0" w:colLast="0" w:name="_heading=h.3dhjn8m" w:id="136"/>
      <w:bookmarkEnd w:id="136"/>
      <w:r w:rsidDel="00000000" w:rsidR="00000000" w:rsidRPr="00000000">
        <w:rPr>
          <w:rFonts w:ascii="Arial" w:cs="Arial" w:eastAsia="Arial" w:hAnsi="Arial"/>
          <w:rtl w:val="0"/>
        </w:rPr>
        <w:t xml:space="preserve">3.15.2 Packet Identifier</w:t>
      </w:r>
    </w:p>
    <w:p w:rsidR="00000000" w:rsidDel="00000000" w:rsidP="00000000" w:rsidRDefault="00000000" w:rsidRPr="00000000" w14:paraId="0000059B">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59C">
      <w:pPr>
        <w:pStyle w:val="Heading4"/>
        <w:ind w:left="0" w:right="4" w:firstLine="0"/>
        <w:rPr>
          <w:rFonts w:ascii="Arial" w:cs="Arial" w:eastAsia="Arial" w:hAnsi="Arial"/>
        </w:rPr>
      </w:pPr>
      <w:bookmarkStart w:colFirst="0" w:colLast="0" w:name="_heading=h.o7qegribw1em" w:id="137"/>
      <w:bookmarkEnd w:id="137"/>
      <w:r w:rsidDel="00000000" w:rsidR="00000000" w:rsidRPr="00000000">
        <w:rPr>
          <w:rFonts w:ascii="Arial" w:cs="Arial" w:eastAsia="Arial" w:hAnsi="Arial"/>
          <w:rtl w:val="0"/>
        </w:rPr>
        <w:t xml:space="preserve">3.15.3 Reason Code</w:t>
      </w:r>
    </w:p>
    <w:p w:rsidR="00000000" w:rsidDel="00000000" w:rsidP="00000000" w:rsidRDefault="00000000" w:rsidRPr="00000000" w14:paraId="0000059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59E">
      <w:pPr>
        <w:pStyle w:val="Heading4"/>
        <w:spacing w:after="174" w:before="0" w:line="248.00000000000006" w:lineRule="auto"/>
        <w:ind w:left="0" w:firstLine="0"/>
        <w:jc w:val="both"/>
        <w:rPr/>
      </w:pPr>
      <w:bookmarkStart w:colFirst="0" w:colLast="0" w:name="_heading=h.nj4sqaal9xm4" w:id="138"/>
      <w:bookmarkEnd w:id="138"/>
      <w:r w:rsidDel="00000000" w:rsidR="00000000" w:rsidRPr="00000000">
        <w:rPr>
          <w:rtl w:val="0"/>
        </w:rPr>
        <w:t xml:space="preserve">3.15.4 PUBREL Actions</w:t>
      </w:r>
    </w:p>
    <w:p w:rsidR="00000000" w:rsidDel="00000000" w:rsidP="00000000" w:rsidRDefault="00000000" w:rsidRPr="00000000" w14:paraId="0000059F">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5A0">
      <w:pPr>
        <w:pStyle w:val="Heading3"/>
        <w:keepLines w:val="1"/>
        <w:spacing w:after="109" w:before="0" w:line="259" w:lineRule="auto"/>
        <w:ind w:left="0" w:right="4" w:firstLine="0"/>
        <w:rPr>
          <w:rFonts w:ascii="Arial" w:cs="Arial" w:eastAsia="Arial" w:hAnsi="Arial"/>
        </w:rPr>
      </w:pPr>
      <w:bookmarkStart w:colFirst="0" w:colLast="0" w:name="_heading=h.1smtxgf" w:id="139"/>
      <w:bookmarkEnd w:id="139"/>
      <w:r w:rsidDel="00000000" w:rsidR="00000000" w:rsidRPr="00000000">
        <w:rPr>
          <w:rtl w:val="0"/>
        </w:rPr>
        <w:t xml:space="preserve">3.16 </w:t>
      </w:r>
      <w:r w:rsidDel="00000000" w:rsidR="00000000" w:rsidRPr="00000000">
        <w:rPr>
          <w:rFonts w:ascii="Arial" w:cs="Arial" w:eastAsia="Arial" w:hAnsi="Arial"/>
          <w:rtl w:val="0"/>
        </w:rPr>
        <w:t xml:space="preserve">PUBCOMP - Publish Complete (QoS 2 delivery part 3)</w:t>
      </w:r>
    </w:p>
    <w:p w:rsidR="00000000" w:rsidDel="00000000" w:rsidP="00000000" w:rsidRDefault="00000000" w:rsidRPr="00000000" w14:paraId="000005A1">
      <w:pPr>
        <w:rPr/>
      </w:pPr>
      <w:r w:rsidDel="00000000" w:rsidR="00000000" w:rsidRPr="00000000">
        <w:rPr/>
        <w:drawing>
          <wp:inline distB="114300" distT="114300" distL="114300" distR="114300">
            <wp:extent cx="5943600" cy="1295400"/>
            <wp:effectExtent b="0" l="0" r="0" t="0"/>
            <wp:docPr id="36" name="image4.png"/>
            <a:graphic>
              <a:graphicData uri="http://schemas.openxmlformats.org/drawingml/2006/picture">
                <pic:pic>
                  <pic:nvPicPr>
                    <pic:cNvPr id="0" name="image4.png"/>
                    <pic:cNvPicPr preferRelativeResize="0"/>
                  </pic:nvPicPr>
                  <pic:blipFill>
                    <a:blip r:embed="rId6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5A3">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5A4">
      <w:pPr>
        <w:pStyle w:val="Heading4"/>
        <w:ind w:left="0" w:right="4" w:firstLine="0"/>
        <w:rPr>
          <w:rFonts w:ascii="Arial" w:cs="Arial" w:eastAsia="Arial" w:hAnsi="Arial"/>
        </w:rPr>
      </w:pPr>
      <w:bookmarkStart w:colFirst="0" w:colLast="0" w:name="_heading=h.4cmhg48" w:id="140"/>
      <w:bookmarkEnd w:id="140"/>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5A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A6">
      <w:pPr>
        <w:pStyle w:val="Heading4"/>
        <w:ind w:left="0" w:right="4" w:firstLine="0"/>
        <w:rPr>
          <w:rFonts w:ascii="Arial" w:cs="Arial" w:eastAsia="Arial" w:hAnsi="Arial"/>
        </w:rPr>
      </w:pPr>
      <w:bookmarkStart w:colFirst="0" w:colLast="0" w:name="_heading=h.2rrrqc1" w:id="141"/>
      <w:bookmarkEnd w:id="141"/>
      <w:r w:rsidDel="00000000" w:rsidR="00000000" w:rsidRPr="00000000">
        <w:rPr>
          <w:rFonts w:ascii="Arial" w:cs="Arial" w:eastAsia="Arial" w:hAnsi="Arial"/>
          <w:rtl w:val="0"/>
        </w:rPr>
        <w:t xml:space="preserve">3.16.2 Packet Identifier</w:t>
      </w:r>
    </w:p>
    <w:p w:rsidR="00000000" w:rsidDel="00000000" w:rsidP="00000000" w:rsidRDefault="00000000" w:rsidRPr="00000000" w14:paraId="000005A7">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5A8">
      <w:pPr>
        <w:pStyle w:val="Heading4"/>
        <w:ind w:left="0" w:right="4" w:firstLine="0"/>
        <w:rPr>
          <w:rFonts w:ascii="Arial" w:cs="Arial" w:eastAsia="Arial" w:hAnsi="Arial"/>
        </w:rPr>
      </w:pPr>
      <w:bookmarkStart w:colFirst="0" w:colLast="0" w:name="_heading=h.j9ce9nedlrkd" w:id="142"/>
      <w:bookmarkEnd w:id="142"/>
      <w:r w:rsidDel="00000000" w:rsidR="00000000" w:rsidRPr="00000000">
        <w:rPr>
          <w:rFonts w:ascii="Arial" w:cs="Arial" w:eastAsia="Arial" w:hAnsi="Arial"/>
          <w:rtl w:val="0"/>
        </w:rPr>
        <w:t xml:space="preserve">3.16.3 Reason Code</w:t>
      </w:r>
    </w:p>
    <w:p w:rsidR="00000000" w:rsidDel="00000000" w:rsidP="00000000" w:rsidRDefault="00000000" w:rsidRPr="00000000" w14:paraId="000005A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5AA">
      <w:pPr>
        <w:pStyle w:val="Heading4"/>
        <w:spacing w:after="174" w:before="0" w:line="248.00000000000006" w:lineRule="auto"/>
        <w:ind w:left="0" w:firstLine="0"/>
        <w:jc w:val="both"/>
        <w:rPr/>
      </w:pPr>
      <w:bookmarkStart w:colFirst="0" w:colLast="0" w:name="_heading=h.wwlbpe629g7j" w:id="143"/>
      <w:bookmarkEnd w:id="143"/>
      <w:r w:rsidDel="00000000" w:rsidR="00000000" w:rsidRPr="00000000">
        <w:rPr>
          <w:rtl w:val="0"/>
        </w:rPr>
        <w:t xml:space="preserve">3.16.4 PUBCOMP Actions</w:t>
      </w:r>
    </w:p>
    <w:p w:rsidR="00000000" w:rsidDel="00000000" w:rsidP="00000000" w:rsidRDefault="00000000" w:rsidRPr="00000000" w14:paraId="000005AB">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5AC">
      <w:pPr>
        <w:pStyle w:val="Heading3"/>
        <w:keepLines w:val="1"/>
        <w:spacing w:after="118" w:before="0" w:line="259" w:lineRule="auto"/>
        <w:ind w:left="0" w:firstLine="0"/>
        <w:rPr>
          <w:rFonts w:ascii="Arial" w:cs="Arial" w:eastAsia="Arial" w:hAnsi="Arial"/>
        </w:rPr>
      </w:pPr>
      <w:bookmarkStart w:colFirst="0" w:colLast="0" w:name="_heading=h.16x20ju" w:id="144"/>
      <w:bookmarkEnd w:id="144"/>
      <w:r w:rsidDel="00000000" w:rsidR="00000000" w:rsidRPr="00000000">
        <w:rPr>
          <w:rtl w:val="0"/>
        </w:rPr>
        <w:t xml:space="preserve">3.17 </w:t>
      </w:r>
      <w:r w:rsidDel="00000000" w:rsidR="00000000" w:rsidRPr="00000000">
        <w:rPr>
          <w:rFonts w:ascii="Arial" w:cs="Arial" w:eastAsia="Arial" w:hAnsi="Arial"/>
          <w:rtl w:val="0"/>
        </w:rPr>
        <w:t xml:space="preserve">SUBSCRIBE - Subscribe Request</w:t>
      </w:r>
    </w:p>
    <w:p w:rsidR="00000000" w:rsidDel="00000000" w:rsidP="00000000" w:rsidRDefault="00000000" w:rsidRPr="00000000" w14:paraId="000005AD">
      <w:pPr>
        <w:rPr/>
      </w:pPr>
      <w:r w:rsidDel="00000000" w:rsidR="00000000" w:rsidRPr="00000000">
        <w:rPr/>
        <w:drawing>
          <wp:inline distB="114300" distT="114300" distL="114300" distR="114300">
            <wp:extent cx="5943600" cy="1193800"/>
            <wp:effectExtent b="0" l="0" r="0" t="0"/>
            <wp:docPr id="49" name="image31.png"/>
            <a:graphic>
              <a:graphicData uri="http://schemas.openxmlformats.org/drawingml/2006/picture">
                <pic:pic>
                  <pic:nvPicPr>
                    <pic:cNvPr id="0" name="image31.png"/>
                    <pic:cNvPicPr preferRelativeResize="0"/>
                  </pic:nvPicPr>
                  <pic:blipFill>
                    <a:blip r:embed="rId70"/>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Or</w:t>
      </w:r>
    </w:p>
    <w:p w:rsidR="00000000" w:rsidDel="00000000" w:rsidP="00000000" w:rsidRDefault="00000000" w:rsidRPr="00000000" w14:paraId="000005AF">
      <w:pPr>
        <w:rPr/>
      </w:pPr>
      <w:r w:rsidDel="00000000" w:rsidR="00000000" w:rsidRPr="00000000">
        <w:rPr/>
        <w:drawing>
          <wp:inline distB="114300" distT="114300" distL="114300" distR="114300">
            <wp:extent cx="5943600" cy="1346200"/>
            <wp:effectExtent b="0" l="0" r="0" t="0"/>
            <wp:docPr id="26" name="image14.png"/>
            <a:graphic>
              <a:graphicData uri="http://schemas.openxmlformats.org/drawingml/2006/picture">
                <pic:pic>
                  <pic:nvPicPr>
                    <pic:cNvPr id="0" name="image14.png"/>
                    <pic:cNvPicPr preferRelativeResize="0"/>
                  </pic:nvPicPr>
                  <pic:blipFill>
                    <a:blip r:embed="rId71"/>
                    <a:srcRect b="131" l="0" r="0" t="131"/>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5B1">
      <w:pPr>
        <w:ind w:left="-5" w:right="4" w:firstLine="0"/>
        <w:rPr>
          <w:rFonts w:ascii="Arial" w:cs="Arial" w:eastAsia="Arial" w:hAnsi="Arial"/>
        </w:rPr>
      </w:pPr>
      <w:sdt>
        <w:sdtPr>
          <w:tag w:val="goog_rdk_111"/>
        </w:sdtPr>
        <w:sdtContent>
          <w:commentRangeStart w:id="72"/>
        </w:sdtContent>
      </w:sdt>
      <w:r w:rsidDel="00000000" w:rsidR="00000000" w:rsidRPr="00000000">
        <w:rPr>
          <w:rFonts w:ascii="Arial" w:cs="Arial" w:eastAsia="Arial" w:hAnsi="Arial"/>
          <w:rtl w:val="0"/>
        </w:rPr>
        <w:t xml:space="preserve">The SUBSCRIBE packet</w:t>
      </w:r>
      <w:commentRangeEnd w:id="72"/>
      <w:r w:rsidDel="00000000" w:rsidR="00000000" w:rsidRPr="00000000">
        <w:commentReference w:id="72"/>
      </w:r>
      <w:r w:rsidDel="00000000" w:rsidR="00000000" w:rsidRPr="00000000">
        <w:rPr>
          <w:rFonts w:ascii="Arial" w:cs="Arial" w:eastAsia="Arial" w:hAnsi="Arial"/>
          <w:rtl w:val="0"/>
        </w:rPr>
        <w:t xml:space="preserve"> is used by a client to subscribe to a certain topic name.</w:t>
      </w:r>
    </w:p>
    <w:p w:rsidR="00000000" w:rsidDel="00000000" w:rsidP="00000000" w:rsidRDefault="00000000" w:rsidRPr="00000000" w14:paraId="000005B2">
      <w:pPr>
        <w:pStyle w:val="Heading4"/>
        <w:ind w:left="0" w:firstLine="0"/>
        <w:rPr>
          <w:rFonts w:ascii="Arial" w:cs="Arial" w:eastAsia="Arial" w:hAnsi="Arial"/>
        </w:rPr>
      </w:pPr>
      <w:bookmarkStart w:colFirst="0" w:colLast="0" w:name="_heading=h.3qwpj7n" w:id="145"/>
      <w:bookmarkEnd w:id="145"/>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5B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B4">
      <w:pPr>
        <w:pStyle w:val="Heading4"/>
        <w:ind w:left="0" w:firstLine="0"/>
        <w:rPr>
          <w:rFonts w:ascii="Arial" w:cs="Arial" w:eastAsia="Arial" w:hAnsi="Arial"/>
        </w:rPr>
      </w:pPr>
      <w:bookmarkStart w:colFirst="0" w:colLast="0" w:name="_heading=h.261ztfg" w:id="146"/>
      <w:bookmarkEnd w:id="146"/>
      <w:r w:rsidDel="00000000" w:rsidR="00000000" w:rsidRPr="00000000">
        <w:rPr>
          <w:rFonts w:ascii="Arial" w:cs="Arial" w:eastAsia="Arial" w:hAnsi="Arial"/>
          <w:rtl w:val="0"/>
        </w:rPr>
        <w:t xml:space="preserve">3.17.2 SUBSCRIBE Flags</w:t>
      </w:r>
    </w:p>
    <w:p w:rsidR="00000000" w:rsidDel="00000000" w:rsidP="00000000" w:rsidRDefault="00000000" w:rsidRPr="00000000" w14:paraId="000005B5">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5B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5B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hd w:fill="auto" w:val="clear"/>
          <w:vertAlign w:val="baseline"/>
        </w:rPr>
      </w:pPr>
      <w:r w:rsidDel="00000000" w:rsidR="00000000" w:rsidRPr="00000000">
        <w:rPr>
          <w:rFonts w:ascii="Arial" w:cs="Arial" w:eastAsia="Arial" w:hAnsi="Arial"/>
          <w:b w:val="1"/>
          <w:i w:val="0"/>
          <w:smallCaps w:val="0"/>
          <w:strike w:val="0"/>
          <w:color w:val="000000"/>
          <w:highlight w:val="yellow"/>
          <w:u w:val="none"/>
          <w:vertAlign w:val="baseline"/>
          <w:rtl w:val="0"/>
        </w:rPr>
        <w:t xml:space="preserve">No Local</w:t>
      </w:r>
      <w:r w:rsidDel="00000000" w:rsidR="00000000" w:rsidRPr="00000000">
        <w:rPr>
          <w:rFonts w:ascii="Arial" w:cs="Arial" w:eastAsia="Arial" w:hAnsi="Arial"/>
          <w:b w:val="0"/>
          <w:i w:val="0"/>
          <w:smallCaps w:val="0"/>
          <w:strike w:val="0"/>
          <w:color w:val="000000"/>
          <w:highlight w:val="yellow"/>
          <w:u w:val="none"/>
          <w:vertAlign w:val="baseline"/>
          <w:rtl w:val="0"/>
        </w:rPr>
        <w:t xml:space="preserve">: if the value is 1, Application Messages MUST NOT be forwarded to a</w:t>
      </w:r>
      <w:sdt>
        <w:sdtPr>
          <w:tag w:val="goog_rdk_112"/>
        </w:sdtPr>
        <w:sdtContent>
          <w:commentRangeStart w:id="73"/>
        </w:sdtContent>
      </w:sdt>
      <w:r w:rsidDel="00000000" w:rsidR="00000000" w:rsidRPr="00000000">
        <w:rPr>
          <w:rFonts w:ascii="Arial" w:cs="Arial" w:eastAsia="Arial" w:hAnsi="Arial"/>
          <w:b w:val="0"/>
          <w:i w:val="0"/>
          <w:smallCaps w:val="0"/>
          <w:strike w:val="0"/>
          <w:color w:val="000000"/>
          <w:highlight w:val="yellow"/>
          <w:u w:val="none"/>
          <w:vertAlign w:val="baseline"/>
          <w:rtl w:val="0"/>
        </w:rPr>
        <w:t xml:space="preserve"> Virtual Connection with a ClientID</w:t>
      </w:r>
      <w:commentRangeEnd w:id="73"/>
      <w:r w:rsidDel="00000000" w:rsidR="00000000" w:rsidRPr="00000000">
        <w:commentReference w:id="73"/>
      </w:r>
      <w:r w:rsidDel="00000000" w:rsidR="00000000" w:rsidRPr="00000000">
        <w:rPr>
          <w:rFonts w:ascii="Arial" w:cs="Arial" w:eastAsia="Arial" w:hAnsi="Arial"/>
          <w:b w:val="0"/>
          <w:i w:val="0"/>
          <w:smallCaps w:val="0"/>
          <w:strike w:val="0"/>
          <w:color w:val="000000"/>
          <w:highlight w:val="yellow"/>
          <w:u w:val="none"/>
          <w:vertAlign w:val="baseline"/>
          <w:rtl w:val="0"/>
        </w:rPr>
        <w:t xml:space="preserve"> equal to the ClientID of the publishing </w:t>
      </w:r>
      <w:r w:rsidDel="00000000" w:rsidR="00000000" w:rsidRPr="00000000">
        <w:rPr>
          <w:rFonts w:ascii="Arial" w:cs="Arial" w:eastAsia="Arial" w:hAnsi="Arial"/>
          <w:highlight w:val="yellow"/>
          <w:rtl w:val="0"/>
        </w:rPr>
        <w:t xml:space="preserve">Virtual C</w:t>
      </w:r>
      <w:r w:rsidDel="00000000" w:rsidR="00000000" w:rsidRPr="00000000">
        <w:rPr>
          <w:rFonts w:ascii="Arial" w:cs="Arial" w:eastAsia="Arial" w:hAnsi="Arial"/>
          <w:b w:val="0"/>
          <w:i w:val="0"/>
          <w:smallCaps w:val="0"/>
          <w:strike w:val="0"/>
          <w:color w:val="000000"/>
          <w:highlight w:val="yellow"/>
          <w:u w:val="none"/>
          <w:vertAlign w:val="baseline"/>
          <w:rtl w:val="0"/>
        </w:rPr>
        <w:t xml:space="preserve">onnection.</w:t>
      </w:r>
    </w:p>
    <w:p w:rsidR="00000000" w:rsidDel="00000000" w:rsidP="00000000" w:rsidRDefault="00000000" w:rsidRPr="00000000" w14:paraId="000005B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w:t>
      </w:r>
      <w:sdt>
        <w:sdtPr>
          <w:tag w:val="goog_rdk_113"/>
        </w:sdtPr>
        <w:sdtContent>
          <w:commentRangeStart w:id="74"/>
        </w:sdtContent>
      </w:sdt>
      <w:r w:rsidDel="00000000" w:rsidR="00000000" w:rsidRPr="00000000">
        <w:rPr>
          <w:rFonts w:ascii="Arial" w:cs="Arial" w:eastAsia="Arial" w:hAnsi="Arial"/>
          <w:b w:val="0"/>
          <w:i w:val="0"/>
          <w:smallCaps w:val="0"/>
          <w:strike w:val="0"/>
          <w:color w:val="000000"/>
          <w:u w:val="none"/>
          <w:shd w:fill="auto" w:val="clear"/>
          <w:vertAlign w:val="baseline"/>
          <w:rtl w:val="0"/>
        </w:rPr>
        <w:t xml:space="preserve">Retained messages sent when the subscription is established have the RETAIN flag set to 1.</w:t>
      </w:r>
      <w:commentRangeEnd w:id="74"/>
      <w:r w:rsidDel="00000000" w:rsidR="00000000" w:rsidRPr="00000000">
        <w:commentReference w:id="74"/>
      </w:r>
      <w:r w:rsidDel="00000000" w:rsidR="00000000" w:rsidRPr="00000000">
        <w:rPr>
          <w:rtl w:val="0"/>
        </w:rPr>
      </w:r>
    </w:p>
    <w:p w:rsidR="00000000" w:rsidDel="00000000" w:rsidP="00000000" w:rsidRDefault="00000000" w:rsidRPr="00000000" w14:paraId="000005B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5BA">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hd w:fill="auto" w:val="clear"/>
          <w:vertAlign w:val="baseline"/>
        </w:rPr>
      </w:pPr>
      <w:r w:rsidDel="00000000" w:rsidR="00000000" w:rsidRPr="00000000">
        <w:rPr>
          <w:rFonts w:ascii="Arial" w:cs="Arial" w:eastAsia="Arial" w:hAnsi="Arial"/>
          <w:b w:val="0"/>
          <w:i w:val="0"/>
          <w:smallCaps w:val="0"/>
          <w:strike w:val="0"/>
          <w:color w:val="000000"/>
          <w:u w:val="none"/>
          <w:shd w:fill="auto" w:val="clear"/>
          <w:vertAlign w:val="baseline"/>
          <w:rtl w:val="0"/>
        </w:rPr>
        <w:t xml:space="preserve">0: Send retained messages at the time of the subscribe</w:t>
      </w:r>
    </w:p>
    <w:p w:rsidR="00000000" w:rsidDel="00000000" w:rsidP="00000000" w:rsidRDefault="00000000" w:rsidRPr="00000000" w14:paraId="000005BB">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hd w:fill="auto" w:val="clear"/>
          <w:vertAlign w:val="baseline"/>
        </w:rPr>
      </w:pPr>
      <w:r w:rsidDel="00000000" w:rsidR="00000000" w:rsidRPr="00000000">
        <w:rPr>
          <w:rFonts w:ascii="Arial" w:cs="Arial" w:eastAsia="Arial" w:hAnsi="Arial"/>
          <w:b w:val="0"/>
          <w:i w:val="0"/>
          <w:smallCaps w:val="0"/>
          <w:strike w:val="0"/>
          <w:color w:val="00000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5BC">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hd w:fill="auto" w:val="clear"/>
          <w:vertAlign w:val="baseline"/>
        </w:rPr>
      </w:pPr>
      <w:r w:rsidDel="00000000" w:rsidR="00000000" w:rsidRPr="00000000">
        <w:rPr>
          <w:rFonts w:ascii="Arial" w:cs="Arial" w:eastAsia="Arial" w:hAnsi="Arial"/>
          <w:b w:val="0"/>
          <w:i w:val="0"/>
          <w:smallCaps w:val="0"/>
          <w:strike w:val="0"/>
          <w:color w:val="00000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u w:val="none"/>
          <w:shd w:fill="auto" w:val="clear"/>
          <w:vertAlign w:val="baseline"/>
          <w:rtl w:val="0"/>
        </w:rPr>
        <w:t xml:space="preserve">It is a Protocol Error to send a Retain Handling value of 3.</w:t>
      </w:r>
    </w:p>
    <w:p w:rsidR="00000000" w:rsidDel="00000000" w:rsidP="00000000" w:rsidRDefault="00000000" w:rsidRPr="00000000" w14:paraId="000005B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rPr>
          <w:rFonts w:ascii="Arial" w:cs="Arial" w:eastAsia="Arial" w:hAnsi="Arial"/>
          <w:b w:val="0"/>
          <w:i w:val="0"/>
          <w:smallCaps w:val="0"/>
          <w:strike w:val="0"/>
          <w:color w:val="000000"/>
          <w:shd w:fill="auto" w:val="clear"/>
          <w:vertAlign w:val="baseline"/>
        </w:rPr>
      </w:pPr>
      <w:sdt>
        <w:sdtPr>
          <w:tag w:val="goog_rdk_114"/>
        </w:sdtPr>
        <w:sdtContent>
          <w:commentRangeStart w:id="75"/>
        </w:sdtContent>
      </w:sdt>
      <w:sdt>
        <w:sdtPr>
          <w:tag w:val="goog_rdk_115"/>
        </w:sdtPr>
        <w:sdtContent>
          <w:commentRangeStart w:id="76"/>
        </w:sdtContent>
      </w:sdt>
      <w:r w:rsidDel="00000000" w:rsidR="00000000" w:rsidRPr="00000000">
        <w:rPr>
          <w:rFonts w:ascii="Arial" w:cs="Arial" w:eastAsia="Arial" w:hAnsi="Arial"/>
          <w:b w:val="1"/>
          <w:i w:val="0"/>
          <w:smallCaps w:val="0"/>
          <w:strike w:val="0"/>
          <w:color w:val="000000"/>
          <w:u w:val="none"/>
          <w:shd w:fill="auto" w:val="clear"/>
          <w:vertAlign w:val="baseline"/>
          <w:rtl w:val="0"/>
        </w:rPr>
        <w:t xml:space="preserve">Topic Type</w:t>
      </w:r>
      <w:commentRangeEnd w:id="76"/>
      <w:r w:rsidDel="00000000" w:rsidR="00000000" w:rsidRPr="00000000">
        <w:commentReference w:id="76"/>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commentRangeEnd w:id="75"/>
      <w:r w:rsidDel="00000000" w:rsidR="00000000" w:rsidRPr="00000000">
        <w:commentReference w:id="75"/>
      </w:r>
      <w:r w:rsidDel="00000000" w:rsidR="00000000" w:rsidRPr="00000000">
        <w:rPr>
          <w:rtl w:val="0"/>
        </w:rPr>
      </w:r>
    </w:p>
    <w:p w:rsidR="00000000" w:rsidDel="00000000" w:rsidP="00000000" w:rsidRDefault="00000000" w:rsidRPr="00000000" w14:paraId="000005BF">
      <w:pPr>
        <w:pStyle w:val="Heading4"/>
        <w:ind w:left="0" w:right="4" w:firstLine="0"/>
        <w:rPr>
          <w:rFonts w:ascii="Arial" w:cs="Arial" w:eastAsia="Arial" w:hAnsi="Arial"/>
        </w:rPr>
      </w:pPr>
      <w:bookmarkStart w:colFirst="0" w:colLast="0" w:name="_heading=h.l7a3n9" w:id="147"/>
      <w:bookmarkEnd w:id="147"/>
      <w:r w:rsidDel="00000000" w:rsidR="00000000" w:rsidRPr="00000000">
        <w:rPr>
          <w:rFonts w:ascii="Arial" w:cs="Arial" w:eastAsia="Arial" w:hAnsi="Arial"/>
          <w:rtl w:val="0"/>
        </w:rPr>
        <w:t xml:space="preserve">3.17.3 Packet Identifier</w:t>
      </w:r>
    </w:p>
    <w:p w:rsidR="00000000" w:rsidDel="00000000" w:rsidP="00000000" w:rsidRDefault="00000000" w:rsidRPr="00000000" w14:paraId="000005C0">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5C1">
      <w:pPr>
        <w:pStyle w:val="Heading4"/>
        <w:ind w:left="0" w:right="4" w:firstLine="0"/>
        <w:rPr>
          <w:rFonts w:ascii="Arial" w:cs="Arial" w:eastAsia="Arial" w:hAnsi="Arial"/>
        </w:rPr>
      </w:pPr>
      <w:bookmarkStart w:colFirst="0" w:colLast="0" w:name="_heading=h.356xmb2" w:id="148"/>
      <w:bookmarkEnd w:id="148"/>
      <w:r w:rsidDel="00000000" w:rsidR="00000000" w:rsidRPr="00000000">
        <w:rPr>
          <w:rFonts w:ascii="Arial" w:cs="Arial" w:eastAsia="Arial" w:hAnsi="Arial"/>
          <w:rtl w:val="0"/>
        </w:rPr>
        <w:t xml:space="preserve">3.17.4 Topic Data or Topic Filter</w:t>
      </w:r>
    </w:p>
    <w:p w:rsidR="00000000" w:rsidDel="00000000" w:rsidP="00000000" w:rsidRDefault="00000000" w:rsidRPr="00000000" w14:paraId="000005C2">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w:t>
      </w:r>
      <w:sdt>
        <w:sdtPr>
          <w:tag w:val="goog_rdk_116"/>
        </w:sdtPr>
        <w:sdtContent>
          <w:ins w:author="davide.lenzarini@u-blox.com" w:id="18" w:date="2024-08-08T13:33:34Z">
            <w:r w:rsidDel="00000000" w:rsidR="00000000" w:rsidRPr="00000000">
              <w:rPr>
                <w:rFonts w:ascii="Arial" w:cs="Arial" w:eastAsia="Arial" w:hAnsi="Arial"/>
                <w:rtl w:val="0"/>
              </w:rPr>
              <w:t xml:space="preserve">session topic alias</w:t>
            </w:r>
          </w:ins>
        </w:sdtContent>
      </w:sdt>
      <w:sdt>
        <w:sdtPr>
          <w:tag w:val="goog_rdk_117"/>
        </w:sdtPr>
        <w:sdtContent>
          <w:del w:author="davide.lenzarini@u-blox.com" w:id="18" w:date="2024-08-08T13:33:34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5C3">
      <w:pPr>
        <w:pStyle w:val="Heading4"/>
        <w:keepNext w:val="0"/>
        <w:pBdr>
          <w:top w:color="auto" w:space="0" w:sz="0" w:val="none"/>
        </w:pBdr>
        <w:spacing w:after="80" w:before="280" w:line="248.00000000000006" w:lineRule="auto"/>
        <w:ind w:left="-15" w:firstLine="0"/>
        <w:jc w:val="both"/>
        <w:rPr/>
      </w:pPr>
      <w:bookmarkStart w:colFirst="0" w:colLast="0" w:name="_heading=h.8f4jncpi264u" w:id="149"/>
      <w:bookmarkEnd w:id="149"/>
      <w:r w:rsidDel="00000000" w:rsidR="00000000" w:rsidRPr="00000000">
        <w:rPr>
          <w:rtl w:val="0"/>
        </w:rPr>
        <w:t xml:space="preserve">3.</w:t>
      </w:r>
      <w:r w:rsidDel="00000000" w:rsidR="00000000" w:rsidRPr="00000000">
        <w:rPr>
          <w:rtl w:val="0"/>
        </w:rPr>
        <w:t xml:space="preserve">17.5 SUBSCRIBE Actions</w:t>
      </w:r>
    </w:p>
    <w:p w:rsidR="00000000" w:rsidDel="00000000" w:rsidP="00000000" w:rsidRDefault="00000000" w:rsidRPr="00000000" w14:paraId="000005C4">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[MQTT-SN-3.17.5-2]</w:t>
      </w:r>
      <w:r w:rsidDel="00000000" w:rsidR="00000000" w:rsidRPr="00000000">
        <w:rPr>
          <w:rFonts w:ascii="Arial" w:cs="Arial" w:eastAsia="Arial" w:hAnsi="Arial"/>
          <w:rtl w:val="0"/>
        </w:rPr>
        <w:t xml:space="preserve">.</w:t>
      </w:r>
    </w:p>
    <w:p w:rsidR="00000000" w:rsidDel="00000000" w:rsidP="00000000" w:rsidRDefault="00000000" w:rsidRPr="00000000" w14:paraId="000005C5">
      <w:pPr>
        <w:spacing w:after="240" w:before="240" w:line="248.00000000000006" w:lineRule="auto"/>
        <w:ind w:left="0" w:right="0" w:firstLine="0"/>
        <w:rPr>
          <w:rFonts w:ascii="Arial" w:cs="Arial" w:eastAsia="Arial" w:hAnsi="Arial"/>
        </w:rPr>
      </w:pPr>
      <w:sdt>
        <w:sdtPr>
          <w:tag w:val="goog_rdk_118"/>
        </w:sdtPr>
        <w:sdtContent>
          <w:commentRangeStart w:id="77"/>
        </w:sdtContent>
      </w:sdt>
      <w:r w:rsidDel="00000000" w:rsidR="00000000" w:rsidRPr="00000000">
        <w:rPr>
          <w:rFonts w:ascii="Arial" w:cs="Arial" w:eastAsia="Arial" w:hAnsi="Arial"/>
          <w:rtl w:val="0"/>
        </w:rPr>
        <w:t xml:space="preserve">The Server is permitted to start sending PUBLISH packets matching the Subscription before the Server sends the SUBACK packet.</w:t>
      </w:r>
      <w:commentRangeEnd w:id="77"/>
      <w:r w:rsidDel="00000000" w:rsidR="00000000" w:rsidRPr="00000000">
        <w:commentReference w:id="77"/>
      </w:r>
      <w:r w:rsidDel="00000000" w:rsidR="00000000" w:rsidRPr="00000000">
        <w:rPr>
          <w:rtl w:val="0"/>
        </w:rPr>
      </w:r>
    </w:p>
    <w:p w:rsidR="00000000" w:rsidDel="00000000" w:rsidP="00000000" w:rsidRDefault="00000000" w:rsidRPr="00000000" w14:paraId="000005C6">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[MQTT-SN-3.17.5-3]</w:t>
      </w:r>
      <w:r w:rsidDel="00000000" w:rsidR="00000000" w:rsidRPr="00000000">
        <w:rPr>
          <w:rFonts w:ascii="Arial" w:cs="Arial" w:eastAsia="Arial" w:hAnsi="Arial"/>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highlight w:val="yellow"/>
          <w:rtl w:val="0"/>
        </w:rPr>
        <w:t xml:space="preserve">If the Retain Handling option is 0, any existing retained messages matching the Topic Filter MUST be re-sent, </w:t>
      </w:r>
      <w:sdt>
        <w:sdtPr>
          <w:tag w:val="goog_rdk_119"/>
        </w:sdtPr>
        <w:sdtContent>
          <w:commentRangeStart w:id="78"/>
        </w:sdtContent>
      </w:sdt>
      <w:r w:rsidDel="00000000" w:rsidR="00000000" w:rsidRPr="00000000">
        <w:rPr>
          <w:rFonts w:ascii="Arial" w:cs="Arial" w:eastAsia="Arial" w:hAnsi="Arial"/>
          <w:highlight w:val="yellow"/>
          <w:rtl w:val="0"/>
        </w:rPr>
        <w:t xml:space="preserve">but Application Messages MUST NOT be lost due to replacing the Subscription</w:t>
      </w:r>
      <w:commentRangeEnd w:id="78"/>
      <w:r w:rsidDel="00000000" w:rsidR="00000000" w:rsidRPr="00000000">
        <w:commentReference w:id="78"/>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[MQTT-SN-3.17.5-4]</w:t>
      </w:r>
      <w:r w:rsidDel="00000000" w:rsidR="00000000" w:rsidRPr="00000000">
        <w:rPr>
          <w:rFonts w:ascii="Arial" w:cs="Arial" w:eastAsia="Arial" w:hAnsi="Arial"/>
          <w:rtl w:val="0"/>
        </w:rPr>
        <w:t xml:space="preserve">.</w:t>
      </w:r>
    </w:p>
    <w:p w:rsidR="00000000" w:rsidDel="00000000" w:rsidP="00000000" w:rsidRDefault="00000000" w:rsidRPr="00000000" w14:paraId="000005C7">
      <w:pPr>
        <w:spacing w:after="240" w:before="240" w:line="248.00000000000006" w:lineRule="auto"/>
        <w:ind w:left="0" w:right="0" w:firstLine="0"/>
        <w:rPr>
          <w:rFonts w:ascii="Arial" w:cs="Arial" w:eastAsia="Arial" w:hAnsi="Arial"/>
          <w:color w:val="000000"/>
          <w:sz w:val="14"/>
          <w:szCs w:val="14"/>
        </w:rPr>
      </w:pPr>
      <w:r w:rsidDel="00000000" w:rsidR="00000000" w:rsidRPr="00000000">
        <w:rPr>
          <w:rFonts w:ascii="Arial" w:cs="Arial" w:eastAsia="Arial" w:hAnsi="Arial"/>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5C8">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SUBACK packet sent by the Server to the Client MUST contain a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[MQTT-SN-3.17.5-6]</w:t>
      </w:r>
      <w:r w:rsidDel="00000000" w:rsidR="00000000" w:rsidRPr="00000000">
        <w:rPr>
          <w:rFonts w:ascii="Arial" w:cs="Arial" w:eastAsia="Arial" w:hAnsi="Arial"/>
          <w:color w:val="000000"/>
          <w:rtl w:val="0"/>
        </w:rPr>
        <w:t xml:space="preserve">. The Server might grant a lower Maximum QoS than the subscriber requested. </w:t>
      </w:r>
      <w:r w:rsidDel="00000000" w:rsidR="00000000" w:rsidRPr="00000000">
        <w:rPr>
          <w:rFonts w:ascii="Arial" w:cs="Arial" w:eastAsia="Arial" w:hAnsi="Arial"/>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[MQTT-SN-3.17.5-7]</w:t>
      </w:r>
      <w:r w:rsidDel="00000000" w:rsidR="00000000" w:rsidRPr="00000000">
        <w:rPr>
          <w:rFonts w:ascii="Arial" w:cs="Arial" w:eastAsia="Arial" w:hAnsi="Arial"/>
          <w:rtl w:val="0"/>
        </w:rPr>
        <w:t xml:space="preserve">. The server is permitted to send duplicate copies of a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to a subscriber in the case where the original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was published with QoS 1 and the maximum QoS granted was QoS 0.</w:t>
      </w:r>
    </w:p>
    <w:p w:rsidR="00000000" w:rsidDel="00000000" w:rsidP="00000000" w:rsidRDefault="00000000" w:rsidRPr="00000000" w14:paraId="000005C9">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b w:val="1"/>
          <w:rtl w:val="0"/>
        </w:rPr>
        <w:t xml:space="preserve">Informative comment</w:t>
        <w:br w:type="textWrapping"/>
      </w:r>
      <w:r w:rsidDel="00000000" w:rsidR="00000000" w:rsidRPr="00000000">
        <w:rPr>
          <w:rFonts w:ascii="Arial" w:cs="Arial" w:eastAsia="Arial" w:hAnsi="Arial"/>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rtl w:val="0"/>
        </w:rPr>
        <w:t xml:space="preserve">Application M</w:t>
      </w:r>
      <w:r w:rsidDel="00000000" w:rsidR="00000000" w:rsidRPr="00000000">
        <w:rPr>
          <w:rFonts w:ascii="Arial" w:cs="Arial" w:eastAsia="Arial" w:hAnsi="Arial"/>
          <w:rtl w:val="0"/>
        </w:rPr>
        <w:t xml:space="preserve">essage is received by the Client. On the other hand, a QoS 2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t>
      </w:r>
    </w:p>
    <w:p w:rsidR="00000000" w:rsidDel="00000000" w:rsidP="00000000" w:rsidRDefault="00000000" w:rsidRPr="00000000" w14:paraId="000005CA">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5CB">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5CC">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5CD">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5CE">
      <w:pPr>
        <w:pStyle w:val="Heading3"/>
        <w:keepLines w:val="1"/>
        <w:spacing w:after="77" w:before="0" w:line="259" w:lineRule="auto"/>
        <w:ind w:left="0" w:firstLine="0"/>
        <w:rPr>
          <w:rFonts w:ascii="Arial" w:cs="Arial" w:eastAsia="Arial" w:hAnsi="Arial"/>
        </w:rPr>
      </w:pPr>
      <w:bookmarkStart w:colFirst="0" w:colLast="0" w:name="_heading=h.1kc7wiv" w:id="150"/>
      <w:bookmarkEnd w:id="150"/>
      <w:r w:rsidDel="00000000" w:rsidR="00000000" w:rsidRPr="00000000">
        <w:rPr>
          <w:rtl w:val="0"/>
        </w:rPr>
        <w:t xml:space="preserve">3.18 </w:t>
      </w:r>
      <w:r w:rsidDel="00000000" w:rsidR="00000000" w:rsidRPr="00000000">
        <w:rPr>
          <w:rFonts w:ascii="Arial" w:cs="Arial" w:eastAsia="Arial" w:hAnsi="Arial"/>
          <w:rtl w:val="0"/>
        </w:rPr>
        <w:t xml:space="preserve">SUBACK - Subscribe Acknowledgement</w:t>
      </w:r>
    </w:p>
    <w:p w:rsidR="00000000" w:rsidDel="00000000" w:rsidP="00000000" w:rsidRDefault="00000000" w:rsidRPr="00000000" w14:paraId="000005CF">
      <w:pPr>
        <w:rPr/>
      </w:pPr>
      <w:r w:rsidDel="00000000" w:rsidR="00000000" w:rsidRPr="00000000">
        <w:rPr/>
        <w:drawing>
          <wp:inline distB="114300" distT="114300" distL="114300" distR="114300">
            <wp:extent cx="5943600" cy="2374900"/>
            <wp:effectExtent b="0" l="0" r="0" t="0"/>
            <wp:docPr id="30" name="image16.png"/>
            <a:graphic>
              <a:graphicData uri="http://schemas.openxmlformats.org/drawingml/2006/picture">
                <pic:pic>
                  <pic:nvPicPr>
                    <pic:cNvPr id="0" name="image16.png"/>
                    <pic:cNvPicPr preferRelativeResize="0"/>
                  </pic:nvPicPr>
                  <pic:blipFill>
                    <a:blip r:embed="rId72"/>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5D1">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5D2">
      <w:pPr>
        <w:pStyle w:val="Heading4"/>
        <w:ind w:left="0" w:right="4" w:firstLine="0"/>
        <w:rPr>
          <w:rFonts w:ascii="Arial" w:cs="Arial" w:eastAsia="Arial" w:hAnsi="Arial"/>
        </w:rPr>
      </w:pPr>
      <w:bookmarkStart w:colFirst="0" w:colLast="0" w:name="_heading=h.44bvf6o" w:id="151"/>
      <w:bookmarkEnd w:id="151"/>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5D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D4">
      <w:pPr>
        <w:pStyle w:val="Heading4"/>
        <w:ind w:left="0" w:right="4" w:firstLine="0"/>
        <w:rPr>
          <w:rFonts w:ascii="Arial" w:cs="Arial" w:eastAsia="Arial" w:hAnsi="Arial"/>
        </w:rPr>
      </w:pPr>
      <w:bookmarkStart w:colFirst="0" w:colLast="0" w:name="_heading=h.2jh5peh" w:id="152"/>
      <w:bookmarkEnd w:id="152"/>
      <w:r w:rsidDel="00000000" w:rsidR="00000000" w:rsidRPr="00000000">
        <w:rPr>
          <w:rFonts w:ascii="Arial" w:cs="Arial" w:eastAsia="Arial" w:hAnsi="Arial"/>
          <w:rtl w:val="0"/>
        </w:rPr>
        <w:t xml:space="preserve">3.18.2 Flags</w:t>
      </w:r>
    </w:p>
    <w:p w:rsidR="00000000" w:rsidDel="00000000" w:rsidP="00000000" w:rsidRDefault="00000000" w:rsidRPr="00000000" w14:paraId="000005D5">
      <w:pPr>
        <w:ind w:right="4"/>
        <w:rPr>
          <w:rFonts w:ascii="Arial" w:cs="Arial" w:eastAsia="Arial" w:hAnsi="Arial"/>
        </w:rPr>
      </w:pPr>
      <w:r w:rsidDel="00000000" w:rsidR="00000000" w:rsidRPr="00000000">
        <w:rPr>
          <w:rFonts w:ascii="Arial" w:cs="Arial" w:eastAsia="Arial" w:hAnsi="Arial"/>
          <w:rtl w:val="0"/>
        </w:rPr>
        <w:t xml:space="preserve">The SUBACK Flags field is 1-byte of the SUBACK control packet. The SUBACK Flags includes the following flags:</w:t>
      </w:r>
    </w:p>
    <w:p w:rsidR="00000000" w:rsidDel="00000000" w:rsidP="00000000" w:rsidRDefault="00000000" w:rsidRPr="00000000" w14:paraId="000005D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120"/>
        </w:sdtPr>
        <w:sdtContent>
          <w:commentRangeStart w:id="79"/>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79"/>
      <w:r w:rsidDel="00000000" w:rsidR="00000000" w:rsidRPr="00000000">
        <w:commentReference w:id="79"/>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5D7">
      <w:pPr>
        <w:pStyle w:val="Heading4"/>
        <w:ind w:left="0" w:right="4" w:firstLine="0"/>
        <w:rPr>
          <w:rFonts w:ascii="Arial" w:cs="Arial" w:eastAsia="Arial" w:hAnsi="Arial"/>
        </w:rPr>
      </w:pPr>
      <w:bookmarkStart w:colFirst="0" w:colLast="0" w:name="_heading=h.ymfzma" w:id="153"/>
      <w:bookmarkEnd w:id="153"/>
      <w:r w:rsidDel="00000000" w:rsidR="00000000" w:rsidRPr="00000000">
        <w:rPr>
          <w:rFonts w:ascii="Arial" w:cs="Arial" w:eastAsia="Arial" w:hAnsi="Arial"/>
          <w:rtl w:val="0"/>
        </w:rPr>
        <w:t xml:space="preserve">3.18.3 Topic Data</w:t>
      </w:r>
    </w:p>
    <w:p w:rsidR="00000000" w:rsidDel="00000000" w:rsidP="00000000" w:rsidRDefault="00000000" w:rsidRPr="00000000" w14:paraId="000005D8">
      <w:pPr>
        <w:spacing w:after="147" w:before="0" w:line="248.00000000000006" w:lineRule="auto"/>
        <w:ind w:right="4"/>
        <w:jc w:val="both"/>
        <w:rPr>
          <w:rFonts w:ascii="Arial" w:cs="Arial" w:eastAsia="Arial" w:hAnsi="Arial"/>
        </w:rPr>
      </w:pPr>
      <w:sdt>
        <w:sdtPr>
          <w:tag w:val="goog_rdk_121"/>
        </w:sdtPr>
        <w:sdtContent>
          <w:commentRangeStart w:id="80"/>
        </w:sdtContent>
      </w:sdt>
      <w:sdt>
        <w:sdtPr>
          <w:tag w:val="goog_rdk_122"/>
        </w:sdtPr>
        <w:sdtContent>
          <w:commentRangeStart w:id="81"/>
        </w:sdtContent>
      </w:sdt>
      <w:r w:rsidDel="00000000" w:rsidR="00000000" w:rsidRPr="00000000">
        <w:rPr>
          <w:rFonts w:ascii="Arial" w:cs="Arial" w:eastAsia="Arial" w:hAnsi="Arial"/>
          <w:rtl w:val="0"/>
        </w:rPr>
        <w:t xml:space="preserve">In case of “accepted”</w:t>
      </w:r>
      <w:commentRangeEnd w:id="81"/>
      <w:r w:rsidDel="00000000" w:rsidR="00000000" w:rsidRPr="00000000">
        <w:commentReference w:id="81"/>
      </w:r>
      <w:r w:rsidDel="00000000" w:rsidR="00000000" w:rsidRPr="00000000">
        <w:rPr>
          <w:rFonts w:ascii="Arial" w:cs="Arial" w:eastAsia="Arial" w:hAnsi="Arial"/>
          <w:rtl w:val="0"/>
        </w:rPr>
        <w:t xml:space="preserve"> the </w:t>
      </w:r>
      <w:sdt>
        <w:sdtPr>
          <w:tag w:val="goog_rdk_123"/>
        </w:sdtPr>
        <w:sdtContent>
          <w:ins w:author="davide.lenzarini@u-blox.com" w:id="19" w:date="2024-03-20T08:37:30Z">
            <w:r w:rsidDel="00000000" w:rsidR="00000000" w:rsidRPr="00000000">
              <w:rPr>
                <w:rFonts w:ascii="Arial" w:cs="Arial" w:eastAsia="Arial" w:hAnsi="Arial"/>
                <w:rtl w:val="0"/>
              </w:rPr>
              <w:t xml:space="preserve">returned Topic Data</w:t>
            </w:r>
          </w:ins>
        </w:sdtContent>
      </w:sdt>
      <w:sdt>
        <w:sdtPr>
          <w:tag w:val="goog_rdk_124"/>
        </w:sdtPr>
        <w:sdtContent>
          <w:del w:author="davide.lenzarini@u-blox.com" w:id="19"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125"/>
        </w:sdtPr>
        <w:sdtContent>
          <w:commentRangeStart w:id="82"/>
        </w:sdtContent>
      </w:sdt>
      <w:r w:rsidDel="00000000" w:rsidR="00000000" w:rsidRPr="00000000">
        <w:rPr>
          <w:rFonts w:ascii="Arial" w:cs="Arial" w:eastAsia="Arial" w:hAnsi="Arial"/>
          <w:rtl w:val="0"/>
        </w:rPr>
        <w:t xml:space="preserve">not relevant</w:t>
      </w:r>
      <w:sdt>
        <w:sdtPr>
          <w:tag w:val="goog_rdk_126"/>
        </w:sdtPr>
        <w:sdtContent>
          <w:ins w:author="davide.lenzarini@u-blox.com" w:id="20"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82"/>
      <w:r w:rsidDel="00000000" w:rsidR="00000000" w:rsidRPr="00000000">
        <w:commentReference w:id="82"/>
      </w:r>
      <w:r w:rsidDel="00000000" w:rsidR="00000000" w:rsidRPr="00000000">
        <w:rPr>
          <w:rFonts w:ascii="Arial" w:cs="Arial" w:eastAsia="Arial" w:hAnsi="Arial"/>
          <w:rtl w:val="0"/>
        </w:rPr>
        <w:t xml:space="preserve">)</w:t>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05D9">
      <w:pPr>
        <w:pStyle w:val="Heading4"/>
        <w:ind w:left="0" w:right="4" w:firstLine="0"/>
        <w:rPr>
          <w:rFonts w:ascii="Arial" w:cs="Arial" w:eastAsia="Arial" w:hAnsi="Arial"/>
        </w:rPr>
      </w:pPr>
      <w:bookmarkStart w:colFirst="0" w:colLast="0" w:name="_heading=h.3im3ia3" w:id="154"/>
      <w:bookmarkEnd w:id="154"/>
      <w:r w:rsidDel="00000000" w:rsidR="00000000" w:rsidRPr="00000000">
        <w:rPr>
          <w:rFonts w:ascii="Arial" w:cs="Arial" w:eastAsia="Arial" w:hAnsi="Arial"/>
          <w:rtl w:val="0"/>
        </w:rPr>
        <w:t xml:space="preserve">3.18.4 Packet Identifier</w:t>
      </w:r>
    </w:p>
    <w:p w:rsidR="00000000" w:rsidDel="00000000" w:rsidP="00000000" w:rsidRDefault="00000000" w:rsidRPr="00000000" w14:paraId="000005DA">
      <w:pPr>
        <w:spacing w:after="0" w:before="0" w:line="240"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5DB">
      <w:pPr>
        <w:pStyle w:val="Heading4"/>
        <w:ind w:left="0" w:right="4" w:firstLine="0"/>
        <w:rPr>
          <w:rFonts w:ascii="Arial" w:cs="Arial" w:eastAsia="Arial" w:hAnsi="Arial"/>
        </w:rPr>
      </w:pPr>
      <w:bookmarkStart w:colFirst="0" w:colLast="0" w:name="_heading=h.1xrdshw" w:id="155"/>
      <w:bookmarkEnd w:id="155"/>
      <w:r w:rsidDel="00000000" w:rsidR="00000000" w:rsidRPr="00000000">
        <w:rPr>
          <w:rFonts w:ascii="Arial" w:cs="Arial" w:eastAsia="Arial" w:hAnsi="Arial"/>
          <w:rtl w:val="0"/>
        </w:rPr>
        <w:t xml:space="preserve">3.18.5 Reason Code</w:t>
      </w:r>
    </w:p>
    <w:p w:rsidR="00000000" w:rsidDel="00000000" w:rsidP="00000000" w:rsidRDefault="00000000" w:rsidRPr="00000000" w14:paraId="000005D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5DD">
      <w:pPr>
        <w:pStyle w:val="Heading3"/>
        <w:keepLines w:val="1"/>
        <w:spacing w:after="118" w:before="0" w:line="259" w:lineRule="auto"/>
        <w:ind w:left="0" w:firstLine="0"/>
        <w:rPr>
          <w:rFonts w:ascii="Arial" w:cs="Arial" w:eastAsia="Arial" w:hAnsi="Arial"/>
        </w:rPr>
      </w:pPr>
      <w:bookmarkStart w:colFirst="0" w:colLast="0" w:name="_heading=h.4hr1b5p" w:id="156"/>
      <w:bookmarkEnd w:id="156"/>
      <w:r w:rsidDel="00000000" w:rsidR="00000000" w:rsidRPr="00000000">
        <w:rPr>
          <w:rtl w:val="0"/>
        </w:rPr>
        <w:t xml:space="preserve">3.19 </w:t>
      </w:r>
      <w:r w:rsidDel="00000000" w:rsidR="00000000" w:rsidRPr="00000000">
        <w:rPr>
          <w:rFonts w:ascii="Arial" w:cs="Arial" w:eastAsia="Arial" w:hAnsi="Arial"/>
          <w:rtl w:val="0"/>
        </w:rPr>
        <w:t xml:space="preserve">UNSUBSCRIBE - Unsubscribe Request</w:t>
      </w:r>
    </w:p>
    <w:p w:rsidR="00000000" w:rsidDel="00000000" w:rsidP="00000000" w:rsidRDefault="00000000" w:rsidRPr="00000000" w14:paraId="000005DE">
      <w:pPr>
        <w:rPr/>
      </w:pPr>
      <w:r w:rsidDel="00000000" w:rsidR="00000000" w:rsidRPr="00000000">
        <w:rPr/>
        <w:drawing>
          <wp:inline distB="114300" distT="114300" distL="114300" distR="114300">
            <wp:extent cx="5943600" cy="2159000"/>
            <wp:effectExtent b="0" l="0" r="0" t="0"/>
            <wp:docPr id="34" name="image13.png"/>
            <a:graphic>
              <a:graphicData uri="http://schemas.openxmlformats.org/drawingml/2006/picture">
                <pic:pic>
                  <pic:nvPicPr>
                    <pic:cNvPr id="0" name="image13.png"/>
                    <pic:cNvPicPr preferRelativeResize="0"/>
                  </pic:nvPicPr>
                  <pic:blipFill>
                    <a:blip r:embed="rId73"/>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Or:</w:t>
      </w:r>
    </w:p>
    <w:p w:rsidR="00000000" w:rsidDel="00000000" w:rsidP="00000000" w:rsidRDefault="00000000" w:rsidRPr="00000000" w14:paraId="000005E0">
      <w:pPr>
        <w:rPr/>
      </w:pPr>
      <w:r w:rsidDel="00000000" w:rsidR="00000000" w:rsidRPr="00000000">
        <w:rPr/>
        <w:drawing>
          <wp:inline distB="114300" distT="114300" distL="114300" distR="114300">
            <wp:extent cx="5943600" cy="2451100"/>
            <wp:effectExtent b="0" l="0" r="0" t="0"/>
            <wp:docPr id="56" name="image26.png"/>
            <a:graphic>
              <a:graphicData uri="http://schemas.openxmlformats.org/drawingml/2006/picture">
                <pic:pic>
                  <pic:nvPicPr>
                    <pic:cNvPr id="0" name="image26.png"/>
                    <pic:cNvPicPr preferRelativeResize="0"/>
                  </pic:nvPicPr>
                  <pic:blipFill>
                    <a:blip r:embed="rId74"/>
                    <a:srcRect b="0" l="101" r="101"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27"/>
        </w:sdtPr>
        <w:sdtContent>
          <w:commentRangeStart w:id="83"/>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w:t>
      </w:r>
      <w:commentRangeEnd w:id="83"/>
      <w:r w:rsidDel="00000000" w:rsidR="00000000" w:rsidRPr="00000000">
        <w:commentReference w:id="83"/>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UNSUBSCRIBE packet</w:t>
      </w:r>
    </w:p>
    <w:p w:rsidR="00000000" w:rsidDel="00000000" w:rsidP="00000000" w:rsidRDefault="00000000" w:rsidRPr="00000000" w14:paraId="000005E2">
      <w:pPr>
        <w:spacing w:after="119" w:lineRule="auto"/>
        <w:ind w:left="-5" w:right="990" w:firstLine="0"/>
        <w:rPr>
          <w:rFonts w:ascii="Arial" w:cs="Arial" w:eastAsia="Arial" w:hAnsi="Arial"/>
        </w:rPr>
      </w:pPr>
      <w:bookmarkStart w:colFirst="0" w:colLast="0" w:name="_heading=h.2wwbldi" w:id="157"/>
      <w:bookmarkEnd w:id="157"/>
      <w:sdt>
        <w:sdtPr>
          <w:tag w:val="goog_rdk_128"/>
        </w:sdtPr>
        <w:sdtContent>
          <w:commentRangeStart w:id="84"/>
        </w:sdtContent>
      </w:sdt>
      <w:r w:rsidDel="00000000" w:rsidR="00000000" w:rsidRPr="00000000">
        <w:rPr>
          <w:rFonts w:ascii="Arial" w:cs="Arial" w:eastAsia="Arial" w:hAnsi="Arial"/>
          <w:rtl w:val="0"/>
        </w:rPr>
        <w:t xml:space="preserve">An UNSUBSCRIBE packet </w:t>
      </w:r>
      <w:commentRangeEnd w:id="84"/>
      <w:r w:rsidDel="00000000" w:rsidR="00000000" w:rsidRPr="00000000">
        <w:commentReference w:id="84"/>
      </w:r>
      <w:r w:rsidDel="00000000" w:rsidR="00000000" w:rsidRPr="00000000">
        <w:rPr>
          <w:rFonts w:ascii="Arial" w:cs="Arial" w:eastAsia="Arial" w:hAnsi="Arial"/>
          <w:rtl w:val="0"/>
        </w:rPr>
        <w:t xml:space="preserve">is sent by the Client to the Gateway to remove subscriptions to topics.</w:t>
      </w:r>
    </w:p>
    <w:p w:rsidR="00000000" w:rsidDel="00000000" w:rsidP="00000000" w:rsidRDefault="00000000" w:rsidRPr="00000000" w14:paraId="000005E3">
      <w:pPr>
        <w:pStyle w:val="Heading4"/>
        <w:ind w:left="0" w:firstLine="0"/>
        <w:rPr>
          <w:rFonts w:ascii="Arial" w:cs="Arial" w:eastAsia="Arial" w:hAnsi="Arial"/>
        </w:rPr>
      </w:pPr>
      <w:bookmarkStart w:colFirst="0" w:colLast="0" w:name="_heading=h.1c1lvlb" w:id="158"/>
      <w:bookmarkEnd w:id="158"/>
      <w:r w:rsidDel="00000000" w:rsidR="00000000" w:rsidRPr="00000000">
        <w:rPr>
          <w:rFonts w:ascii="Arial" w:cs="Arial" w:eastAsia="Arial" w:hAnsi="Arial"/>
          <w:rtl w:val="0"/>
        </w:rPr>
        <w:t xml:space="preserve">3.19.1 Length &amp; Packet Type</w:t>
      </w:r>
    </w:p>
    <w:p w:rsidR="00000000" w:rsidDel="00000000" w:rsidP="00000000" w:rsidRDefault="00000000" w:rsidRPr="00000000" w14:paraId="000005E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E5">
      <w:pPr>
        <w:pStyle w:val="Heading4"/>
        <w:ind w:left="0" w:right="4" w:firstLine="0"/>
        <w:rPr>
          <w:rFonts w:ascii="Arial" w:cs="Arial" w:eastAsia="Arial" w:hAnsi="Arial"/>
        </w:rPr>
      </w:pPr>
      <w:bookmarkStart w:colFirst="0" w:colLast="0" w:name="_heading=h.3w19e94" w:id="159"/>
      <w:bookmarkEnd w:id="159"/>
      <w:r w:rsidDel="00000000" w:rsidR="00000000" w:rsidRPr="00000000">
        <w:rPr>
          <w:rFonts w:ascii="Arial" w:cs="Arial" w:eastAsia="Arial" w:hAnsi="Arial"/>
          <w:rtl w:val="0"/>
        </w:rPr>
        <w:t xml:space="preserve">3.19.2 UNSUBSCRIBE Flags</w:t>
      </w:r>
    </w:p>
    <w:p w:rsidR="00000000" w:rsidDel="00000000" w:rsidP="00000000" w:rsidRDefault="00000000" w:rsidRPr="00000000" w14:paraId="000005E6">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of the UNSUBSCRIBE packet.  </w:t>
      </w:r>
    </w:p>
    <w:p w:rsidR="00000000" w:rsidDel="00000000" w:rsidP="00000000" w:rsidRDefault="00000000" w:rsidRPr="00000000" w14:paraId="000005E7">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5E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sdt>
        <w:sdtPr>
          <w:tag w:val="goog_rdk_129"/>
        </w:sdtPr>
        <w:sdtContent>
          <w:commentRangeStart w:id="85"/>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85"/>
      <w:r w:rsidDel="00000000" w:rsidR="00000000" w:rsidRPr="00000000">
        <w:commentReference w:id="85"/>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sdt>
        <w:sdtPr>
          <w:tag w:val="goog_rdk_130"/>
        </w:sdtPr>
        <w:sdtContent>
          <w:ins w:author="davide.lenzarini@u-blox.com" w:id="21" w:date="2024-08-07T08:44:53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w:t>
            </w:r>
          </w:ins>
        </w:sdtContent>
      </w:sdt>
      <w:sdt>
        <w:sdtPr>
          <w:tag w:val="goog_rdk_131"/>
        </w:sdtPr>
        <w:sdtContent>
          <w:del w:author="davide.lenzarini@u-blox.com" w:id="21" w:date="2024-08-07T08:44:53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delText xml:space="preserve">Id</w:delText>
            </w:r>
          </w:del>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5E9">
      <w:pPr>
        <w:pStyle w:val="Heading4"/>
        <w:ind w:left="0" w:right="4" w:firstLine="0"/>
        <w:rPr>
          <w:rFonts w:ascii="Arial" w:cs="Arial" w:eastAsia="Arial" w:hAnsi="Arial"/>
        </w:rPr>
      </w:pPr>
      <w:bookmarkStart w:colFirst="0" w:colLast="0" w:name="_heading=h.2b6jogx" w:id="160"/>
      <w:bookmarkEnd w:id="160"/>
      <w:r w:rsidDel="00000000" w:rsidR="00000000" w:rsidRPr="00000000">
        <w:rPr>
          <w:rFonts w:ascii="Arial" w:cs="Arial" w:eastAsia="Arial" w:hAnsi="Arial"/>
          <w:rtl w:val="0"/>
        </w:rPr>
        <w:t xml:space="preserve">3.19.3 Packet Identifier</w:t>
      </w:r>
    </w:p>
    <w:p w:rsidR="00000000" w:rsidDel="00000000" w:rsidP="00000000" w:rsidRDefault="00000000" w:rsidRPr="00000000" w14:paraId="000005EA">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5EB">
      <w:pPr>
        <w:pStyle w:val="Heading4"/>
        <w:ind w:left="0" w:right="4" w:firstLine="0"/>
        <w:rPr>
          <w:rFonts w:ascii="Arial" w:cs="Arial" w:eastAsia="Arial" w:hAnsi="Arial"/>
        </w:rPr>
      </w:pPr>
      <w:bookmarkStart w:colFirst="0" w:colLast="0" w:name="_heading=h.qbtyoq" w:id="161"/>
      <w:bookmarkEnd w:id="161"/>
      <w:r w:rsidDel="00000000" w:rsidR="00000000" w:rsidRPr="00000000">
        <w:rPr>
          <w:rFonts w:ascii="Arial" w:cs="Arial" w:eastAsia="Arial" w:hAnsi="Arial"/>
          <w:rtl w:val="0"/>
        </w:rPr>
        <w:t xml:space="preserve">3.19.4 Topic Data or Topic Filter</w:t>
      </w:r>
    </w:p>
    <w:p w:rsidR="00000000" w:rsidDel="00000000" w:rsidP="00000000" w:rsidRDefault="00000000" w:rsidRPr="00000000" w14:paraId="000005EC">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w:t>
      </w:r>
      <w:sdt>
        <w:sdtPr>
          <w:tag w:val="goog_rdk_132"/>
        </w:sdtPr>
        <w:sdtContent>
          <w:ins w:author="davide.lenzarini@u-blox.com" w:id="22" w:date="2024-08-08T13:32:29Z">
            <w:r w:rsidDel="00000000" w:rsidR="00000000" w:rsidRPr="00000000">
              <w:rPr>
                <w:rFonts w:ascii="Arial" w:cs="Arial" w:eastAsia="Arial" w:hAnsi="Arial"/>
                <w:rtl w:val="0"/>
              </w:rPr>
              <w:t xml:space="preserve">session topic alias</w:t>
            </w:r>
          </w:ins>
        </w:sdtContent>
      </w:sdt>
      <w:sdt>
        <w:sdtPr>
          <w:tag w:val="goog_rdk_133"/>
        </w:sdtPr>
        <w:sdtContent>
          <w:del w:author="davide.lenzarini@u-blox.com" w:id="22" w:date="2024-08-08T13:32:29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5ED">
      <w:pPr>
        <w:pStyle w:val="Heading4"/>
        <w:keepNext w:val="0"/>
        <w:pBdr>
          <w:top w:color="auto" w:space="0" w:sz="0" w:val="none"/>
        </w:pBdr>
        <w:spacing w:after="80" w:before="280" w:line="248.00000000000006" w:lineRule="auto"/>
        <w:ind w:left="-15" w:firstLine="0"/>
        <w:jc w:val="both"/>
        <w:rPr/>
      </w:pPr>
      <w:bookmarkStart w:colFirst="0" w:colLast="0" w:name="_heading=h.yu0e4zurjnhj" w:id="162"/>
      <w:bookmarkEnd w:id="162"/>
      <w:r w:rsidDel="00000000" w:rsidR="00000000" w:rsidRPr="00000000">
        <w:rPr>
          <w:rtl w:val="0"/>
        </w:rPr>
        <w:t xml:space="preserve">3.</w:t>
      </w:r>
      <w:r w:rsidDel="00000000" w:rsidR="00000000" w:rsidRPr="00000000">
        <w:rPr>
          <w:rtl w:val="0"/>
        </w:rPr>
        <w:t xml:space="preserve">19.4 UNSUBSCRIBE Actions</w:t>
      </w:r>
    </w:p>
    <w:p w:rsidR="00000000" w:rsidDel="00000000" w:rsidP="00000000" w:rsidRDefault="00000000" w:rsidRPr="00000000" w14:paraId="000005EE">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134"/>
        </w:sdtPr>
        <w:sdtContent>
          <w:commentRangeStart w:id="86"/>
        </w:sdtContent>
      </w:sdt>
      <w:r w:rsidDel="00000000" w:rsidR="00000000" w:rsidRPr="00000000">
        <w:rPr>
          <w:rFonts w:ascii="Arial" w:cs="Arial" w:eastAsia="Arial" w:hAnsi="Arial"/>
          <w:highlight w:val="yellow"/>
          <w:rtl w:val="0"/>
        </w:rPr>
        <w:t xml:space="preserve">Topic Filter</w:t>
      </w:r>
      <w:commentRangeEnd w:id="86"/>
      <w:r w:rsidDel="00000000" w:rsidR="00000000" w:rsidRPr="00000000">
        <w:commentReference w:id="86"/>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5EF">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5F0">
      <w:pPr>
        <w:numPr>
          <w:ilvl w:val="0"/>
          <w:numId w:val="69"/>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sdt>
        <w:sdtPr>
          <w:tag w:val="goog_rdk_135"/>
        </w:sdtPr>
        <w:sdtContent>
          <w:commentRangeStart w:id="87"/>
        </w:sdtContent>
      </w:sdt>
      <w:r w:rsidDel="00000000" w:rsidR="00000000" w:rsidRPr="00000000">
        <w:rPr>
          <w:rFonts w:ascii="Arial" w:cs="Arial" w:eastAsia="Arial" w:hAnsi="Arial"/>
          <w:highlight w:val="yellow"/>
          <w:rtl w:val="0"/>
        </w:rPr>
        <w:t xml:space="preserve">Topic Filters</w:t>
      </w:r>
      <w:commentRangeEnd w:id="87"/>
      <w:r w:rsidDel="00000000" w:rsidR="00000000" w:rsidRPr="00000000">
        <w:commentReference w:id="87"/>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[MQTT-SN-3.19.4-2]</w:t>
      </w:r>
      <w:r w:rsidDel="00000000" w:rsidR="00000000" w:rsidRPr="00000000">
        <w:rPr>
          <w:rFonts w:ascii="Arial" w:cs="Arial" w:eastAsia="Arial" w:hAnsi="Arial"/>
          <w:rtl w:val="0"/>
        </w:rPr>
        <w:t xml:space="preserve">.</w:t>
      </w:r>
    </w:p>
    <w:p w:rsidR="00000000" w:rsidDel="00000000" w:rsidP="00000000" w:rsidRDefault="00000000" w:rsidRPr="00000000" w14:paraId="000005F1">
      <w:pPr>
        <w:numPr>
          <w:ilvl w:val="0"/>
          <w:numId w:val="69"/>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sdt>
        <w:sdtPr>
          <w:tag w:val="goog_rdk_136"/>
        </w:sdtPr>
        <w:sdtContent>
          <w:commentRangeStart w:id="88"/>
        </w:sdtContent>
      </w:sdt>
      <w:r w:rsidDel="00000000" w:rsidR="00000000" w:rsidRPr="00000000">
        <w:rPr>
          <w:rFonts w:ascii="Arial" w:cs="Arial" w:eastAsia="Arial" w:hAnsi="Arial"/>
          <w:highlight w:val="yellow"/>
          <w:rtl w:val="0"/>
        </w:rPr>
        <w:t xml:space="preserve">Topic Filters</w:t>
      </w:r>
      <w:commentRangeEnd w:id="88"/>
      <w:r w:rsidDel="00000000" w:rsidR="00000000" w:rsidRPr="00000000">
        <w:commentReference w:id="88"/>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[MQTT-SN-3.19.4-3]</w:t>
      </w:r>
      <w:r w:rsidDel="00000000" w:rsidR="00000000" w:rsidRPr="00000000">
        <w:rPr>
          <w:rFonts w:ascii="Arial" w:cs="Arial" w:eastAsia="Arial" w:hAnsi="Arial"/>
          <w:rtl w:val="0"/>
        </w:rPr>
        <w:t xml:space="preserve">.</w:t>
      </w:r>
    </w:p>
    <w:p w:rsidR="00000000" w:rsidDel="00000000" w:rsidP="00000000" w:rsidRDefault="00000000" w:rsidRPr="00000000" w14:paraId="000005F2">
      <w:pPr>
        <w:numPr>
          <w:ilvl w:val="0"/>
          <w:numId w:val="69"/>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t>
      </w:r>
      <w:sdt>
        <w:sdtPr>
          <w:tag w:val="goog_rdk_137"/>
        </w:sdtPr>
        <w:sdtContent>
          <w:ins w:author="davide.lenzarini@u-blox.com" w:id="23" w:date="2024-08-07T08:57:11Z">
            <w:r w:rsidDel="00000000" w:rsidR="00000000" w:rsidRPr="00000000">
              <w:rPr>
                <w:rFonts w:ascii="Arial" w:cs="Arial" w:eastAsia="Arial" w:hAnsi="Arial"/>
                <w:rtl w:val="0"/>
              </w:rPr>
              <w:t xml:space="preserve">which match the </w:t>
            </w:r>
          </w:ins>
          <w:sdt>
            <w:sdtPr>
              <w:tag w:val="goog_rdk_138"/>
            </w:sdtPr>
            <w:sdtContent>
              <w:commentRangeStart w:id="89"/>
            </w:sdtContent>
          </w:sdt>
          <w:ins w:author="davide.lenzarini@u-blox.com" w:id="23" w:date="2024-08-07T08:57:11Z">
            <w:r w:rsidDel="00000000" w:rsidR="00000000" w:rsidRPr="00000000">
              <w:rPr>
                <w:rFonts w:ascii="Arial" w:cs="Arial" w:eastAsia="Arial" w:hAnsi="Arial"/>
                <w:rtl w:val="0"/>
              </w:rPr>
              <w:t xml:space="preserve">Topic Filters </w:t>
            </w:r>
          </w:ins>
        </w:sdtContent>
      </w:sdt>
      <w:commentRangeEnd w:id="89"/>
      <w:r w:rsidDel="00000000" w:rsidR="00000000" w:rsidRPr="00000000">
        <w:commentReference w:id="89"/>
      </w:r>
      <w:r w:rsidDel="00000000" w:rsidR="00000000" w:rsidRPr="00000000">
        <w:rPr>
          <w:rFonts w:ascii="Arial" w:cs="Arial" w:eastAsia="Arial" w:hAnsi="Arial"/>
          <w:rtl w:val="0"/>
        </w:rPr>
        <w:t xml:space="preserve">buffered for delivery to the Client.</w:t>
      </w:r>
    </w:p>
    <w:p w:rsidR="00000000" w:rsidDel="00000000" w:rsidP="00000000" w:rsidRDefault="00000000" w:rsidRPr="00000000" w14:paraId="000005F3">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[MQTT-3.19.4-5]</w:t>
      </w:r>
      <w:r w:rsidDel="00000000" w:rsidR="00000000" w:rsidRPr="00000000">
        <w:rPr>
          <w:rFonts w:ascii="Arial" w:cs="Arial" w:eastAsia="Arial" w:hAnsi="Arial"/>
          <w:rtl w:val="0"/>
        </w:rPr>
        <w:t xml:space="preserve">.</w:t>
      </w:r>
    </w:p>
    <w:p w:rsidR="00000000" w:rsidDel="00000000" w:rsidP="00000000" w:rsidRDefault="00000000" w:rsidRPr="00000000" w14:paraId="000005F4">
      <w:pPr>
        <w:pStyle w:val="Heading3"/>
        <w:keepLines w:val="1"/>
        <w:spacing w:after="48" w:before="0" w:line="259" w:lineRule="auto"/>
        <w:ind w:left="0" w:right="4" w:firstLine="0"/>
        <w:rPr>
          <w:rFonts w:ascii="Arial" w:cs="Arial" w:eastAsia="Arial" w:hAnsi="Arial"/>
        </w:rPr>
      </w:pPr>
      <w:bookmarkStart w:colFirst="0" w:colLast="0" w:name="_heading=h.3abhhcj" w:id="163"/>
      <w:bookmarkEnd w:id="163"/>
      <w:r w:rsidDel="00000000" w:rsidR="00000000" w:rsidRPr="00000000">
        <w:rPr>
          <w:rtl w:val="0"/>
        </w:rPr>
        <w:t xml:space="preserve">3.20 </w:t>
      </w:r>
      <w:r w:rsidDel="00000000" w:rsidR="00000000" w:rsidRPr="00000000">
        <w:rPr>
          <w:rFonts w:ascii="Arial" w:cs="Arial" w:eastAsia="Arial" w:hAnsi="Arial"/>
          <w:rtl w:val="0"/>
        </w:rPr>
        <w:t xml:space="preserve">UNSUBACK - Unsubscribe Acknowledgement</w:t>
      </w:r>
    </w:p>
    <w:p w:rsidR="00000000" w:rsidDel="00000000" w:rsidP="00000000" w:rsidRDefault="00000000" w:rsidRPr="00000000" w14:paraId="000005F5">
      <w:pPr>
        <w:rPr/>
      </w:pPr>
      <w:r w:rsidDel="00000000" w:rsidR="00000000" w:rsidRPr="00000000">
        <w:rPr/>
        <w:drawing>
          <wp:inline distB="114300" distT="114300" distL="114300" distR="114300">
            <wp:extent cx="5943600" cy="1295400"/>
            <wp:effectExtent b="0" l="0" r="0" t="0"/>
            <wp:docPr id="27" name="image10.png"/>
            <a:graphic>
              <a:graphicData uri="http://schemas.openxmlformats.org/drawingml/2006/picture">
                <pic:pic>
                  <pic:nvPicPr>
                    <pic:cNvPr id="0" name="image10.png"/>
                    <pic:cNvPicPr preferRelativeResize="0"/>
                  </pic:nvPicPr>
                  <pic:blipFill>
                    <a:blip r:embed="rId6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5F7">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Gateway to acknowledge the receipt and processing of an UNSUBSCRIBE packet.</w:t>
      </w:r>
    </w:p>
    <w:p w:rsidR="00000000" w:rsidDel="00000000" w:rsidP="00000000" w:rsidRDefault="00000000" w:rsidRPr="00000000" w14:paraId="000005F8">
      <w:pPr>
        <w:pStyle w:val="Heading4"/>
        <w:ind w:left="0" w:right="4" w:firstLine="0"/>
        <w:rPr>
          <w:rFonts w:ascii="Arial" w:cs="Arial" w:eastAsia="Arial" w:hAnsi="Arial"/>
        </w:rPr>
      </w:pPr>
      <w:bookmarkStart w:colFirst="0" w:colLast="0" w:name="_heading=h.1pgrrkc" w:id="164"/>
      <w:bookmarkEnd w:id="164"/>
      <w:r w:rsidDel="00000000" w:rsidR="00000000" w:rsidRPr="00000000">
        <w:rPr>
          <w:rFonts w:ascii="Arial" w:cs="Arial" w:eastAsia="Arial" w:hAnsi="Arial"/>
          <w:rtl w:val="0"/>
        </w:rPr>
        <w:t xml:space="preserve">3.20.1 Length &amp; Packet Type</w:t>
      </w:r>
    </w:p>
    <w:p w:rsidR="00000000" w:rsidDel="00000000" w:rsidP="00000000" w:rsidRDefault="00000000" w:rsidRPr="00000000" w14:paraId="000005F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FA">
      <w:pPr>
        <w:pStyle w:val="Heading4"/>
        <w:ind w:left="0" w:right="4" w:firstLine="0"/>
        <w:rPr>
          <w:rFonts w:ascii="Arial" w:cs="Arial" w:eastAsia="Arial" w:hAnsi="Arial"/>
        </w:rPr>
      </w:pPr>
      <w:bookmarkStart w:colFirst="0" w:colLast="0" w:name="_heading=h.49gfa85" w:id="165"/>
      <w:bookmarkEnd w:id="165"/>
      <w:r w:rsidDel="00000000" w:rsidR="00000000" w:rsidRPr="00000000">
        <w:rPr>
          <w:rFonts w:ascii="Arial" w:cs="Arial" w:eastAsia="Arial" w:hAnsi="Arial"/>
          <w:rtl w:val="0"/>
        </w:rPr>
        <w:t xml:space="preserve">3.20.2 Packet Identifier</w:t>
      </w:r>
    </w:p>
    <w:p w:rsidR="00000000" w:rsidDel="00000000" w:rsidP="00000000" w:rsidRDefault="00000000" w:rsidRPr="00000000" w14:paraId="000005FB">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5FC">
      <w:pPr>
        <w:pStyle w:val="Heading4"/>
        <w:ind w:left="0" w:right="4" w:firstLine="0"/>
        <w:rPr>
          <w:rFonts w:ascii="Arial" w:cs="Arial" w:eastAsia="Arial" w:hAnsi="Arial"/>
        </w:rPr>
      </w:pPr>
      <w:bookmarkStart w:colFirst="0" w:colLast="0" w:name="_heading=h.2olpkfy" w:id="166"/>
      <w:bookmarkEnd w:id="166"/>
      <w:r w:rsidDel="00000000" w:rsidR="00000000" w:rsidRPr="00000000">
        <w:rPr>
          <w:rFonts w:ascii="Arial" w:cs="Arial" w:eastAsia="Arial" w:hAnsi="Arial"/>
          <w:rtl w:val="0"/>
        </w:rPr>
        <w:t xml:space="preserve">3.20.3 Reason Code</w:t>
      </w:r>
    </w:p>
    <w:p w:rsidR="00000000" w:rsidDel="00000000" w:rsidP="00000000" w:rsidRDefault="00000000" w:rsidRPr="00000000" w14:paraId="000005FD">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5FE">
      <w:pPr>
        <w:pStyle w:val="Heading3"/>
        <w:keepLines w:val="1"/>
        <w:spacing w:after="77" w:before="0" w:line="259" w:lineRule="auto"/>
        <w:ind w:left="0" w:firstLine="0"/>
        <w:rPr>
          <w:rFonts w:ascii="Arial" w:cs="Arial" w:eastAsia="Arial" w:hAnsi="Arial"/>
        </w:rPr>
      </w:pPr>
      <w:bookmarkStart w:colFirst="0" w:colLast="0" w:name="_heading=h.13qzunr" w:id="167"/>
      <w:bookmarkEnd w:id="167"/>
      <w:r w:rsidDel="00000000" w:rsidR="00000000" w:rsidRPr="00000000">
        <w:rPr>
          <w:rtl w:val="0"/>
        </w:rPr>
        <w:t xml:space="preserve">3.21 </w:t>
      </w:r>
      <w:r w:rsidDel="00000000" w:rsidR="00000000" w:rsidRPr="00000000">
        <w:rPr>
          <w:rFonts w:ascii="Arial" w:cs="Arial" w:eastAsia="Arial" w:hAnsi="Arial"/>
          <w:rtl w:val="0"/>
        </w:rPr>
        <w:t xml:space="preserve">PINGREQ - Ping Request</w:t>
      </w:r>
    </w:p>
    <w:p w:rsidR="00000000" w:rsidDel="00000000" w:rsidP="00000000" w:rsidRDefault="00000000" w:rsidRPr="00000000" w14:paraId="000005FF">
      <w:pPr>
        <w:rPr/>
      </w:pPr>
      <w:r w:rsidDel="00000000" w:rsidR="00000000" w:rsidRPr="00000000">
        <w:rPr/>
        <w:drawing>
          <wp:inline distB="114300" distT="114300" distL="114300" distR="114300">
            <wp:extent cx="5943600" cy="1803400"/>
            <wp:effectExtent b="0" l="0" r="0" t="0"/>
            <wp:docPr id="71" name="image43.png"/>
            <a:graphic>
              <a:graphicData uri="http://schemas.openxmlformats.org/drawingml/2006/picture">
                <pic:pic>
                  <pic:nvPicPr>
                    <pic:cNvPr id="0" name="image43.png"/>
                    <pic:cNvPicPr preferRelativeResize="0"/>
                  </pic:nvPicPr>
                  <pic:blipFill>
                    <a:blip r:embed="rId75"/>
                    <a:srcRect b="0" l="27" r="27"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ind w:left="-15" w:right="4" w:firstLine="0"/>
        <w:rPr>
          <w:rFonts w:ascii="Arial" w:cs="Arial" w:eastAsia="Arial" w:hAnsi="Arial"/>
        </w:rPr>
      </w:pPr>
      <w:r w:rsidDel="00000000" w:rsidR="00000000" w:rsidRPr="00000000">
        <w:rPr>
          <w:color w:val="000000"/>
          <w:sz w:val="20"/>
          <w:szCs w:val="20"/>
          <w:u w:val="single"/>
          <w:shd w:fill="auto" w:val="clear"/>
          <w:rtl w:val="0"/>
        </w:rPr>
        <w:t xml:space="preserve">T</w:t>
      </w:r>
      <w:r w:rsidDel="00000000" w:rsidR="00000000" w:rsidRPr="00000000">
        <w:rPr>
          <w:rFonts w:ascii="Arial" w:cs="Arial" w:eastAsia="Arial" w:hAnsi="Arial"/>
          <w:rtl w:val="0"/>
        </w:rPr>
        <w:t xml:space="preserve">he PINGREQ packet is an ”are you alive” packet that is sent from or received by a connected client.</w:t>
      </w:r>
    </w:p>
    <w:p w:rsidR="00000000" w:rsidDel="00000000" w:rsidP="00000000" w:rsidRDefault="00000000" w:rsidRPr="00000000" w14:paraId="00000601">
      <w:pPr>
        <w:pStyle w:val="Heading4"/>
        <w:ind w:left="0" w:right="4" w:firstLine="0"/>
        <w:rPr>
          <w:rFonts w:ascii="Arial" w:cs="Arial" w:eastAsia="Arial" w:hAnsi="Arial"/>
        </w:rPr>
      </w:pPr>
      <w:bookmarkStart w:colFirst="0" w:colLast="0" w:name="_heading=h.3nqndbk" w:id="168"/>
      <w:bookmarkEnd w:id="168"/>
      <w:r w:rsidDel="00000000" w:rsidR="00000000" w:rsidRPr="00000000">
        <w:rPr>
          <w:rFonts w:ascii="Arial" w:cs="Arial" w:eastAsia="Arial" w:hAnsi="Arial"/>
          <w:rtl w:val="0"/>
        </w:rPr>
        <w:t xml:space="preserve">3.21.1 Length &amp; Packet Type</w:t>
      </w:r>
    </w:p>
    <w:p w:rsidR="00000000" w:rsidDel="00000000" w:rsidP="00000000" w:rsidRDefault="00000000" w:rsidRPr="00000000" w14:paraId="0000060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03">
      <w:pPr>
        <w:pStyle w:val="Heading4"/>
        <w:ind w:left="0" w:firstLine="0"/>
        <w:rPr>
          <w:rFonts w:ascii="Arial" w:cs="Arial" w:eastAsia="Arial" w:hAnsi="Arial"/>
        </w:rPr>
      </w:pPr>
      <w:bookmarkStart w:colFirst="0" w:colLast="0" w:name="_heading=h.sqbpplpqb01e" w:id="169"/>
      <w:bookmarkEnd w:id="169"/>
      <w:r w:rsidDel="00000000" w:rsidR="00000000" w:rsidRPr="00000000">
        <w:rPr>
          <w:rFonts w:ascii="Arial" w:cs="Arial" w:eastAsia="Arial" w:hAnsi="Arial"/>
          <w:rtl w:val="0"/>
        </w:rPr>
        <w:t xml:space="preserve">3.21.2 Packet Identifier</w:t>
      </w:r>
    </w:p>
    <w:p w:rsidR="00000000" w:rsidDel="00000000" w:rsidP="00000000" w:rsidRDefault="00000000" w:rsidRPr="00000000" w14:paraId="00000604">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0605">
      <w:pPr>
        <w:pStyle w:val="Heading4"/>
        <w:ind w:left="0" w:right="4" w:firstLine="0"/>
        <w:rPr>
          <w:rFonts w:ascii="Arial" w:cs="Arial" w:eastAsia="Arial" w:hAnsi="Arial"/>
        </w:rPr>
      </w:pPr>
      <w:bookmarkStart w:colFirst="0" w:colLast="0" w:name="_heading=h.22vxnjd" w:id="170"/>
      <w:bookmarkEnd w:id="170"/>
      <w:r w:rsidDel="00000000" w:rsidR="00000000" w:rsidRPr="00000000">
        <w:rPr>
          <w:rFonts w:ascii="Arial" w:cs="Arial" w:eastAsia="Arial" w:hAnsi="Arial"/>
          <w:rtl w:val="0"/>
        </w:rPr>
        <w:t xml:space="preserve">3.21.3 Client Identifier (optional)</w:t>
      </w:r>
    </w:p>
    <w:p w:rsidR="00000000" w:rsidDel="00000000" w:rsidP="00000000" w:rsidRDefault="00000000" w:rsidRPr="00000000" w14:paraId="00000606">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Gateway.</w:t>
      </w:r>
    </w:p>
    <w:p w:rsidR="00000000" w:rsidDel="00000000" w:rsidP="00000000" w:rsidRDefault="00000000" w:rsidRPr="00000000" w14:paraId="00000607">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 </w:t>
      </w:r>
      <w:r w:rsidDel="00000000" w:rsidR="00000000" w:rsidRPr="00000000">
        <w:rPr>
          <w:rFonts w:ascii="Arial" w:cs="Arial" w:eastAsia="Arial" w:hAnsi="Arial"/>
          <w:color w:val="ff0000"/>
          <w:rtl w:val="0"/>
        </w:rPr>
        <w:t xml:space="preserve">[MQTT-SN-3.21.3-1].</w:t>
      </w:r>
      <w:r w:rsidDel="00000000" w:rsidR="00000000" w:rsidRPr="00000000">
        <w:rPr>
          <w:rtl w:val="0"/>
        </w:rPr>
      </w:r>
    </w:p>
    <w:p w:rsidR="00000000" w:rsidDel="00000000" w:rsidP="00000000" w:rsidRDefault="00000000" w:rsidRPr="00000000" w14:paraId="00000608">
      <w:pPr>
        <w:pStyle w:val="Heading4"/>
        <w:keepNext w:val="0"/>
        <w:pBdr>
          <w:top w:color="auto" w:space="0" w:sz="0" w:val="none"/>
        </w:pBdr>
        <w:spacing w:after="80" w:before="280" w:lineRule="auto"/>
        <w:ind w:left="-15" w:firstLine="0"/>
        <w:rPr/>
      </w:pPr>
      <w:bookmarkStart w:colFirst="0" w:colLast="0" w:name="_heading=h.1bpzu4dgtzqz" w:id="171"/>
      <w:bookmarkEnd w:id="171"/>
      <w:r w:rsidDel="00000000" w:rsidR="00000000" w:rsidRPr="00000000">
        <w:rPr>
          <w:rtl w:val="0"/>
        </w:rPr>
        <w:t xml:space="preserve">3.</w:t>
      </w:r>
      <w:r w:rsidDel="00000000" w:rsidR="00000000" w:rsidRPr="00000000">
        <w:rPr>
          <w:rtl w:val="0"/>
        </w:rPr>
        <w:t xml:space="preserve">21.4 PINGREQ Actions</w:t>
      </w:r>
    </w:p>
    <w:p w:rsidR="00000000" w:rsidDel="00000000" w:rsidP="00000000" w:rsidRDefault="00000000" w:rsidRPr="00000000" w14:paraId="00000609">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[MQTT-SN-3.21.4-1]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0A">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send a PINGRESP packet in response to a PINGREQ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0B">
      <w:pPr>
        <w:pStyle w:val="Heading3"/>
        <w:keepLines w:val="1"/>
        <w:spacing w:after="77" w:before="0" w:line="259" w:lineRule="auto"/>
        <w:ind w:left="0" w:right="4" w:firstLine="0"/>
        <w:rPr>
          <w:rFonts w:ascii="Arial" w:cs="Arial" w:eastAsia="Arial" w:hAnsi="Arial"/>
        </w:rPr>
      </w:pPr>
      <w:bookmarkStart w:colFirst="0" w:colLast="0" w:name="_heading=h.i17xr6" w:id="172"/>
      <w:bookmarkEnd w:id="172"/>
      <w:r w:rsidDel="00000000" w:rsidR="00000000" w:rsidRPr="00000000">
        <w:rPr>
          <w:rtl w:val="0"/>
        </w:rPr>
        <w:t xml:space="preserve">3.22 </w:t>
      </w:r>
      <w:r w:rsidDel="00000000" w:rsidR="00000000" w:rsidRPr="00000000">
        <w:rPr>
          <w:rFonts w:ascii="Arial" w:cs="Arial" w:eastAsia="Arial" w:hAnsi="Arial"/>
          <w:rtl w:val="0"/>
        </w:rPr>
        <w:t xml:space="preserve">PINGRESP - Ping Response</w:t>
      </w:r>
    </w:p>
    <w:p w:rsidR="00000000" w:rsidDel="00000000" w:rsidP="00000000" w:rsidRDefault="00000000" w:rsidRPr="00000000" w14:paraId="0000060C">
      <w:pPr>
        <w:rPr/>
      </w:pPr>
      <w:sdt>
        <w:sdtPr>
          <w:tag w:val="goog_rdk_139"/>
        </w:sdtPr>
        <w:sdtContent>
          <w:commentRangeStart w:id="90"/>
        </w:sdtContent>
      </w:sdt>
      <w:r w:rsidDel="00000000" w:rsidR="00000000" w:rsidRPr="00000000">
        <w:rPr/>
        <w:drawing>
          <wp:inline distB="114300" distT="114300" distL="114300" distR="114300">
            <wp:extent cx="5943600" cy="1295400"/>
            <wp:effectExtent b="0" l="0" r="0" t="0"/>
            <wp:docPr id="48" name="image18.png"/>
            <a:graphic>
              <a:graphicData uri="http://schemas.openxmlformats.org/drawingml/2006/picture">
                <pic:pic>
                  <pic:nvPicPr>
                    <pic:cNvPr id="0" name="image18.png"/>
                    <pic:cNvPicPr preferRelativeResize="0"/>
                  </pic:nvPicPr>
                  <pic:blipFill>
                    <a:blip r:embed="rId76"/>
                    <a:srcRect b="243" l="0" r="0" t="243"/>
                    <a:stretch>
                      <a:fillRect/>
                    </a:stretch>
                  </pic:blipFill>
                  <pic:spPr>
                    <a:xfrm>
                      <a:off x="0" y="0"/>
                      <a:ext cx="5943600" cy="1295400"/>
                    </a:xfrm>
                    <a:prstGeom prst="rect"/>
                    <a:ln/>
                  </pic:spPr>
                </pic:pic>
              </a:graphicData>
            </a:graphic>
          </wp:inline>
        </w:drawing>
      </w:r>
      <w:commentRangeEnd w:id="90"/>
      <w:r w:rsidDel="00000000" w:rsidR="00000000" w:rsidRPr="00000000">
        <w:commentReference w:id="90"/>
      </w:r>
      <w:r w:rsidDel="00000000" w:rsidR="00000000" w:rsidRPr="00000000">
        <w:rPr>
          <w:rtl w:val="0"/>
        </w:rPr>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40"/>
        </w:sdtPr>
        <w:sdtContent>
          <w:commentRangeStart w:id="91"/>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w:t>
      </w:r>
      <w:commentRangeEnd w:id="91"/>
      <w:r w:rsidDel="00000000" w:rsidR="00000000" w:rsidRPr="00000000">
        <w:commentReference w:id="91"/>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PINGRESP packet</w:t>
      </w:r>
    </w:p>
    <w:p w:rsidR="00000000" w:rsidDel="00000000" w:rsidP="00000000" w:rsidRDefault="00000000" w:rsidRPr="00000000" w14:paraId="0000060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the response to a PINGREQ packet and means ”yes I am alive”. PINGREQ packets flow in either direction, sent either by a connected client or the gateway. it has only a header and no variable part.</w:t>
      </w:r>
    </w:p>
    <w:p w:rsidR="00000000" w:rsidDel="00000000" w:rsidP="00000000" w:rsidRDefault="00000000" w:rsidRPr="00000000" w14:paraId="0000060F">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a Gateway to inform a sleeping C</w:t>
      </w:r>
      <w:sdt>
        <w:sdtPr>
          <w:tag w:val="goog_rdk_141"/>
        </w:sdtPr>
        <w:sdtContent>
          <w:ins w:author="davide.lenzarini@u-blox.com" w:id="24" w:date="2024-08-07T09:05:50Z">
            <w:r w:rsidDel="00000000" w:rsidR="00000000" w:rsidRPr="00000000">
              <w:rPr>
                <w:rFonts w:ascii="Arial" w:cs="Arial" w:eastAsia="Arial" w:hAnsi="Arial"/>
                <w:rtl w:val="0"/>
              </w:rPr>
              <w:t xml:space="preserve">l</w:t>
            </w:r>
          </w:ins>
        </w:sdtContent>
      </w:sdt>
      <w:sdt>
        <w:sdtPr>
          <w:tag w:val="goog_rdk_142"/>
        </w:sdtPr>
        <w:sdtContent>
          <w:del w:author="davide.lenzarini@u-blox.com" w:id="24" w:date="2024-08-07T09:05:50Z">
            <w:r w:rsidDel="00000000" w:rsidR="00000000" w:rsidRPr="00000000">
              <w:rPr>
                <w:rFonts w:ascii="Arial" w:cs="Arial" w:eastAsia="Arial" w:hAnsi="Arial"/>
                <w:rtl w:val="0"/>
              </w:rPr>
              <w:delText xml:space="preserve">L</w:delText>
            </w:r>
          </w:del>
        </w:sdtContent>
      </w:sdt>
      <w:r w:rsidDel="00000000" w:rsidR="00000000" w:rsidRPr="00000000">
        <w:rPr>
          <w:rFonts w:ascii="Arial" w:cs="Arial" w:eastAsia="Arial" w:hAnsi="Arial"/>
          <w:rtl w:val="0"/>
        </w:rPr>
        <w:t xml:space="preserve">ient that it has no more buffered packets for that Client.</w:t>
      </w:r>
    </w:p>
    <w:p w:rsidR="00000000" w:rsidDel="00000000" w:rsidP="00000000" w:rsidRDefault="00000000" w:rsidRPr="00000000" w14:paraId="00000610">
      <w:pPr>
        <w:pStyle w:val="Heading4"/>
        <w:ind w:left="0" w:right="4" w:firstLine="0"/>
        <w:rPr>
          <w:rFonts w:ascii="Arial" w:cs="Arial" w:eastAsia="Arial" w:hAnsi="Arial"/>
        </w:rPr>
      </w:pPr>
      <w:bookmarkStart w:colFirst="0" w:colLast="0" w:name="_heading=h.320vgez" w:id="173"/>
      <w:bookmarkEnd w:id="173"/>
      <w:r w:rsidDel="00000000" w:rsidR="00000000" w:rsidRPr="00000000">
        <w:rPr>
          <w:rFonts w:ascii="Arial" w:cs="Arial" w:eastAsia="Arial" w:hAnsi="Arial"/>
          <w:rtl w:val="0"/>
        </w:rPr>
        <w:t xml:space="preserve">3.22.1 Length &amp; Packet Type</w:t>
      </w:r>
    </w:p>
    <w:p w:rsidR="00000000" w:rsidDel="00000000" w:rsidP="00000000" w:rsidRDefault="00000000" w:rsidRPr="00000000" w14:paraId="0000061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12">
      <w:pPr>
        <w:pStyle w:val="Heading4"/>
        <w:ind w:left="0" w:firstLine="0"/>
        <w:rPr>
          <w:rFonts w:ascii="Arial" w:cs="Arial" w:eastAsia="Arial" w:hAnsi="Arial"/>
        </w:rPr>
      </w:pPr>
      <w:bookmarkStart w:colFirst="0" w:colLast="0" w:name="_heading=h.fodwg3l5deju" w:id="174"/>
      <w:bookmarkEnd w:id="174"/>
      <w:r w:rsidDel="00000000" w:rsidR="00000000" w:rsidRPr="00000000">
        <w:rPr>
          <w:rFonts w:ascii="Arial" w:cs="Arial" w:eastAsia="Arial" w:hAnsi="Arial"/>
          <w:rtl w:val="0"/>
        </w:rPr>
        <w:t xml:space="preserve">3.22.2 Packet Identifier</w:t>
      </w:r>
    </w:p>
    <w:p w:rsidR="00000000" w:rsidDel="00000000" w:rsidP="00000000" w:rsidRDefault="00000000" w:rsidRPr="00000000" w14:paraId="00000613">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0614">
      <w:pPr>
        <w:pStyle w:val="Heading4"/>
        <w:ind w:left="0" w:right="4" w:firstLine="0"/>
        <w:rPr>
          <w:rFonts w:ascii="Arial" w:cs="Arial" w:eastAsia="Arial" w:hAnsi="Arial"/>
        </w:rPr>
      </w:pPr>
      <w:bookmarkStart w:colFirst="0" w:colLast="0" w:name="_heading=h.1h65qms" w:id="175"/>
      <w:bookmarkEnd w:id="175"/>
      <w:r w:rsidDel="00000000" w:rsidR="00000000" w:rsidRPr="00000000">
        <w:rPr>
          <w:rFonts w:ascii="Arial" w:cs="Arial" w:eastAsia="Arial" w:hAnsi="Arial"/>
          <w:rtl w:val="0"/>
        </w:rPr>
        <w:t xml:space="preserve">3.22.3 Application Messages Remaining</w:t>
      </w:r>
    </w:p>
    <w:p w:rsidR="00000000" w:rsidDel="00000000" w:rsidP="00000000" w:rsidRDefault="00000000" w:rsidRPr="00000000" w14:paraId="00000615">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sdt>
        <w:sdtPr>
          <w:tag w:val="goog_rdk_143"/>
        </w:sdtPr>
        <w:sdtContent>
          <w:commentRangeStart w:id="92"/>
        </w:sdtContent>
      </w:sdt>
      <w:r w:rsidDel="00000000" w:rsidR="00000000" w:rsidRPr="00000000">
        <w:rPr>
          <w:rFonts w:ascii="Arial" w:cs="Arial" w:eastAsia="Arial" w:hAnsi="Arial"/>
          <w:rtl w:val="0"/>
        </w:rPr>
        <w:t xml:space="preserve">when a Client is sent back to sleep</w:t>
      </w:r>
      <w:commentRangeEnd w:id="92"/>
      <w:r w:rsidDel="00000000" w:rsidR="00000000" w:rsidRPr="00000000">
        <w:commentReference w:id="92"/>
      </w:r>
      <w:r w:rsidDel="00000000" w:rsidR="00000000" w:rsidRPr="00000000">
        <w:rPr>
          <w:rFonts w:ascii="Arial" w:cs="Arial" w:eastAsia="Arial" w:hAnsi="Arial"/>
          <w:rtl w:val="0"/>
        </w:rPr>
        <w:t xml:space="preserve">. Optional – for use at the end of a client's awake period.  Values can be:</w:t>
      </w:r>
    </w:p>
    <w:tbl>
      <w:tblPr>
        <w:tblStyle w:val="Table10"/>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616">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0617">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618">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619">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61A">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061B">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61C">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061D">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061F">
      <w:pPr>
        <w:pStyle w:val="Heading3"/>
        <w:keepLines w:val="1"/>
        <w:spacing w:after="77" w:before="0" w:line="259" w:lineRule="auto"/>
        <w:ind w:left="0" w:firstLine="0"/>
        <w:rPr>
          <w:rFonts w:ascii="Arial" w:cs="Arial" w:eastAsia="Arial" w:hAnsi="Arial"/>
        </w:rPr>
      </w:pPr>
      <w:bookmarkStart w:colFirst="0" w:colLast="0" w:name="_heading=h.415t9al" w:id="176"/>
      <w:bookmarkEnd w:id="176"/>
      <w:r w:rsidDel="00000000" w:rsidR="00000000" w:rsidRPr="00000000">
        <w:rPr>
          <w:rtl w:val="0"/>
        </w:rPr>
        <w:t xml:space="preserve">3.23 </w:t>
      </w:r>
      <w:r w:rsidDel="00000000" w:rsidR="00000000" w:rsidRPr="00000000">
        <w:rPr>
          <w:rFonts w:ascii="Arial" w:cs="Arial" w:eastAsia="Arial" w:hAnsi="Arial"/>
          <w:rtl w:val="0"/>
        </w:rPr>
        <w:t xml:space="preserve">DISCONNECT - Disconnect Notification</w:t>
      </w:r>
    </w:p>
    <w:p w:rsidR="00000000" w:rsidDel="00000000" w:rsidP="00000000" w:rsidRDefault="00000000" w:rsidRPr="00000000" w14:paraId="00000620">
      <w:pPr>
        <w:rPr/>
      </w:pPr>
      <w:sdt>
        <w:sdtPr>
          <w:tag w:val="goog_rdk_144"/>
        </w:sdtPr>
        <w:sdtContent>
          <w:commentRangeStart w:id="93"/>
        </w:sdtContent>
      </w:sdt>
      <w:r w:rsidDel="00000000" w:rsidR="00000000" w:rsidRPr="00000000">
        <w:rPr/>
        <w:drawing>
          <wp:inline distB="114300" distT="114300" distL="114300" distR="114300">
            <wp:extent cx="5943600" cy="3416300"/>
            <wp:effectExtent b="0" l="0" r="0" t="0"/>
            <wp:docPr id="42" name="image9.png"/>
            <a:graphic>
              <a:graphicData uri="http://schemas.openxmlformats.org/drawingml/2006/picture">
                <pic:pic>
                  <pic:nvPicPr>
                    <pic:cNvPr id="0" name="image9.png"/>
                    <pic:cNvPicPr preferRelativeResize="0"/>
                  </pic:nvPicPr>
                  <pic:blipFill>
                    <a:blip r:embed="rId77"/>
                    <a:srcRect b="4742" l="0" r="0" t="4742"/>
                    <a:stretch>
                      <a:fillRect/>
                    </a:stretch>
                  </pic:blipFill>
                  <pic:spPr>
                    <a:xfrm>
                      <a:off x="0" y="0"/>
                      <a:ext cx="5943600" cy="3416300"/>
                    </a:xfrm>
                    <a:prstGeom prst="rect"/>
                    <a:ln/>
                  </pic:spPr>
                </pic:pic>
              </a:graphicData>
            </a:graphic>
          </wp:inline>
        </w:drawing>
      </w:r>
      <w:commentRangeEnd w:id="93"/>
      <w:r w:rsidDel="00000000" w:rsidR="00000000" w:rsidRPr="00000000">
        <w:commentReference w:id="93"/>
      </w: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0622">
      <w:pPr>
        <w:spacing w:after="23" w:lineRule="auto"/>
        <w:ind w:right="4"/>
        <w:rPr>
          <w:rFonts w:ascii="Arial" w:cs="Arial" w:eastAsia="Arial" w:hAnsi="Arial"/>
        </w:rPr>
      </w:pPr>
      <w:r w:rsidDel="00000000" w:rsidR="00000000" w:rsidRPr="00000000">
        <w:rPr>
          <w:rFonts w:ascii="Arial" w:cs="Arial" w:eastAsia="Arial" w:hAnsi="Arial"/>
          <w:rtl w:val="0"/>
        </w:rPr>
        <w:t xml:space="preserve">The DISCONNECT packet is sent by a Client to indicate that it is going to delete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 Virtual connection and go to the Disconnected state.</w:t>
      </w:r>
    </w:p>
    <w:p w:rsidR="00000000" w:rsidDel="00000000" w:rsidP="00000000" w:rsidRDefault="00000000" w:rsidRPr="00000000" w14:paraId="00000623">
      <w:pPr>
        <w:spacing w:after="23" w:lineRule="auto"/>
        <w:ind w:right="4"/>
        <w:rPr>
          <w:rFonts w:ascii="Arial" w:cs="Arial" w:eastAsia="Arial" w:hAnsi="Arial"/>
        </w:rPr>
      </w:pPr>
      <w:sdt>
        <w:sdtPr>
          <w:tag w:val="goog_rdk_145"/>
        </w:sdtPr>
        <w:sdtContent>
          <w:commentRangeStart w:id="94"/>
        </w:sdtContent>
      </w:sdt>
      <w:r w:rsidDel="00000000" w:rsidR="00000000" w:rsidRPr="00000000">
        <w:rPr>
          <w:rFonts w:ascii="Arial" w:cs="Arial" w:eastAsia="Arial" w:hAnsi="Arial"/>
          <w:rtl w:val="0"/>
        </w:rPr>
        <w:t xml:space="preserve">A server may send a DISCONNECT to a Client due to an error when for instance it cannot map a received packet to the client. </w:t>
      </w:r>
      <w:commentRangeEnd w:id="94"/>
      <w:r w:rsidDel="00000000" w:rsidR="00000000" w:rsidRPr="00000000">
        <w:commentReference w:id="94"/>
      </w:r>
      <w:sdt>
        <w:sdtPr>
          <w:tag w:val="goog_rdk_146"/>
        </w:sdtPr>
        <w:sdtContent>
          <w:commentRangeStart w:id="95"/>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95"/>
      <w:r w:rsidDel="00000000" w:rsidR="00000000" w:rsidRPr="00000000">
        <w:commentReference w:id="95"/>
      </w:r>
      <w:r w:rsidDel="00000000" w:rsidR="00000000" w:rsidRPr="00000000">
        <w:rPr>
          <w:rtl w:val="0"/>
        </w:rPr>
      </w:r>
    </w:p>
    <w:p w:rsidR="00000000" w:rsidDel="00000000" w:rsidP="00000000" w:rsidRDefault="00000000" w:rsidRPr="00000000" w14:paraId="00000624">
      <w:pPr>
        <w:spacing w:after="23" w:lineRule="auto"/>
        <w:ind w:right="4"/>
        <w:rPr>
          <w:rFonts w:ascii="Arial" w:cs="Arial" w:eastAsia="Arial" w:hAnsi="Arial"/>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[MQTT-SN-3.23-1].</w:t>
      </w:r>
      <w:r w:rsidDel="00000000" w:rsidR="00000000" w:rsidRPr="00000000">
        <w:rPr>
          <w:rtl w:val="0"/>
        </w:rPr>
      </w:r>
    </w:p>
    <w:p w:rsidR="00000000" w:rsidDel="00000000" w:rsidP="00000000" w:rsidRDefault="00000000" w:rsidRPr="00000000" w14:paraId="00000625">
      <w:pPr>
        <w:pStyle w:val="Heading4"/>
        <w:ind w:left="0" w:right="4" w:firstLine="0"/>
        <w:rPr>
          <w:rFonts w:ascii="Arial" w:cs="Arial" w:eastAsia="Arial" w:hAnsi="Arial"/>
        </w:rPr>
      </w:pPr>
      <w:bookmarkStart w:colFirst="0" w:colLast="0" w:name="_heading=h.2gb3jie" w:id="177"/>
      <w:bookmarkEnd w:id="177"/>
      <w:r w:rsidDel="00000000" w:rsidR="00000000" w:rsidRPr="00000000">
        <w:rPr>
          <w:rFonts w:ascii="Arial" w:cs="Arial" w:eastAsia="Arial" w:hAnsi="Arial"/>
          <w:rtl w:val="0"/>
        </w:rPr>
        <w:t xml:space="preserve">3.23.1 Length &amp; Packet Type</w:t>
      </w:r>
    </w:p>
    <w:p w:rsidR="00000000" w:rsidDel="00000000" w:rsidP="00000000" w:rsidRDefault="00000000" w:rsidRPr="00000000" w14:paraId="0000062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27">
      <w:pPr>
        <w:pStyle w:val="Heading4"/>
        <w:ind w:left="0" w:firstLine="0"/>
        <w:rPr>
          <w:rFonts w:ascii="Arial" w:cs="Arial" w:eastAsia="Arial" w:hAnsi="Arial"/>
        </w:rPr>
      </w:pPr>
      <w:bookmarkStart w:colFirst="0" w:colLast="0" w:name="_heading=h.vgdtq7" w:id="178"/>
      <w:bookmarkEnd w:id="178"/>
      <w:r w:rsidDel="00000000" w:rsidR="00000000" w:rsidRPr="00000000">
        <w:rPr>
          <w:rFonts w:ascii="Arial" w:cs="Arial" w:eastAsia="Arial" w:hAnsi="Arial"/>
          <w:rtl w:val="0"/>
        </w:rPr>
        <w:t xml:space="preserve">3.23.2 Disconnect Flags</w:t>
      </w:r>
    </w:p>
    <w:p w:rsidR="00000000" w:rsidDel="00000000" w:rsidP="00000000" w:rsidRDefault="00000000" w:rsidRPr="00000000" w14:paraId="00000628">
      <w:pPr>
        <w:rPr>
          <w:rFonts w:ascii="Arial" w:cs="Arial" w:eastAsia="Arial" w:hAnsi="Arial"/>
        </w:rPr>
      </w:pPr>
      <w:r w:rsidDel="00000000" w:rsidR="00000000" w:rsidRPr="00000000">
        <w:rPr>
          <w:rFonts w:ascii="Arial" w:cs="Arial" w:eastAsia="Arial" w:hAnsi="Arial"/>
          <w:color w:val="000000"/>
          <w:rtl w:val="0"/>
        </w:rPr>
        <w:t xml:space="preserve">The Disconnect Flags is 1 byte field. </w:t>
      </w: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62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062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062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062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pecifies whether Topic registrations should be retained by the Gateway during the </w:t>
      </w:r>
      <w:r w:rsidDel="00000000" w:rsidR="00000000" w:rsidRPr="00000000">
        <w:rPr>
          <w:rFonts w:ascii="Arial" w:cs="Arial" w:eastAsia="Arial" w:hAnsi="Arial"/>
          <w:color w:val="000000"/>
          <w:sz w:val="20"/>
          <w:szCs w:val="20"/>
          <w:shd w:fill="auto" w:val="clear"/>
          <w:rtl w:val="0"/>
        </w:rPr>
        <w:t xml:space="preserve">Asleep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state. “0” indicates registrations should be removed during the sleeping period and renegotiated when A</w:t>
      </w:r>
      <w:r w:rsidDel="00000000" w:rsidR="00000000" w:rsidRPr="00000000">
        <w:rPr>
          <w:rFonts w:ascii="Arial" w:cs="Arial" w:eastAsia="Arial" w:hAnsi="Arial"/>
          <w:color w:val="000000"/>
          <w:sz w:val="20"/>
          <w:szCs w:val="20"/>
          <w:shd w:fill="auto" w:val="clear"/>
          <w:rtl w:val="0"/>
        </w:rPr>
        <w:t xml:space="preserve">wake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Active. “1” indicates registrations should be retained during the </w:t>
      </w:r>
      <w:r w:rsidDel="00000000" w:rsidR="00000000" w:rsidRPr="00000000">
        <w:rPr>
          <w:rFonts w:ascii="Arial" w:cs="Arial" w:eastAsia="Arial" w:hAnsi="Arial"/>
          <w:color w:val="000000"/>
          <w:sz w:val="20"/>
          <w:szCs w:val="20"/>
          <w:shd w:fill="auto" w:val="clear"/>
          <w:rtl w:val="0"/>
        </w:rPr>
        <w:t xml:space="preserve">Asleep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period, and therefore not renegotiated when Awake or A</w:t>
      </w:r>
      <w:r w:rsidDel="00000000" w:rsidR="00000000" w:rsidRPr="00000000">
        <w:rPr>
          <w:rFonts w:ascii="Arial" w:cs="Arial" w:eastAsia="Arial" w:hAnsi="Arial"/>
          <w:color w:val="000000"/>
          <w:sz w:val="20"/>
          <w:szCs w:val="20"/>
          <w:shd w:fill="auto" w:val="clear"/>
          <w:rtl w:val="0"/>
        </w:rPr>
        <w:t xml:space="preserve">ctive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062E">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147"/>
        </w:sdtPr>
        <w:sdtContent>
          <w:commentRangeStart w:id="96"/>
        </w:sdtContent>
      </w:sdt>
      <w:r w:rsidDel="00000000" w:rsidR="00000000" w:rsidRPr="00000000">
        <w:rPr>
          <w:rFonts w:ascii="Arial" w:cs="Arial" w:eastAsia="Arial" w:hAnsi="Arial"/>
          <w:highlight w:val="yellow"/>
          <w:rtl w:val="0"/>
        </w:rPr>
        <w:t xml:space="preserve">Gateway</w:t>
      </w:r>
      <w:commentRangeEnd w:id="96"/>
      <w:r w:rsidDel="00000000" w:rsidR="00000000" w:rsidRPr="00000000">
        <w:commentReference w:id="96"/>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062F">
      <w:pPr>
        <w:pStyle w:val="Heading4"/>
        <w:ind w:left="0" w:right="4" w:firstLine="0"/>
        <w:rPr>
          <w:rFonts w:ascii="Arial" w:cs="Arial" w:eastAsia="Arial" w:hAnsi="Arial"/>
        </w:rPr>
      </w:pPr>
      <w:bookmarkStart w:colFirst="0" w:colLast="0" w:name="_heading=h.3fg1ce0" w:id="179"/>
      <w:bookmarkEnd w:id="179"/>
      <w:r w:rsidDel="00000000" w:rsidR="00000000" w:rsidRPr="00000000">
        <w:rPr>
          <w:rFonts w:ascii="Arial" w:cs="Arial" w:eastAsia="Arial" w:hAnsi="Arial"/>
          <w:rtl w:val="0"/>
        </w:rPr>
        <w:t xml:space="preserve">3.23.3 Reason Code</w:t>
      </w:r>
    </w:p>
    <w:p w:rsidR="00000000" w:rsidDel="00000000" w:rsidP="00000000" w:rsidRDefault="00000000" w:rsidRPr="00000000" w14:paraId="00000630">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not provided, 0x00 (Normal disconnection) is assumed. </w:t>
      </w:r>
    </w:p>
    <w:p w:rsidR="00000000" w:rsidDel="00000000" w:rsidP="00000000" w:rsidRDefault="00000000" w:rsidRPr="00000000" w14:paraId="00000631">
      <w:pPr>
        <w:spacing w:after="174" w:before="0" w:line="248.00000000000006" w:lineRule="auto"/>
        <w:ind w:right="4"/>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[MQTT-SN-3.23.3-1].</w:t>
      </w:r>
    </w:p>
    <w:p w:rsidR="00000000" w:rsidDel="00000000" w:rsidP="00000000" w:rsidRDefault="00000000" w:rsidRPr="00000000" w14:paraId="00000632">
      <w:pPr>
        <w:pStyle w:val="Heading4"/>
        <w:ind w:left="0" w:right="4" w:firstLine="0"/>
        <w:rPr>
          <w:rFonts w:ascii="Arial" w:cs="Arial" w:eastAsia="Arial" w:hAnsi="Arial"/>
        </w:rPr>
      </w:pPr>
      <w:bookmarkStart w:colFirst="0" w:colLast="0" w:name="_heading=h.1ulbmlt" w:id="180"/>
      <w:bookmarkEnd w:id="180"/>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0633">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w:t>
      </w:r>
      <w:hyperlink w:anchor="_heading=h.3mj2wkv">
        <w:r w:rsidDel="00000000" w:rsidR="00000000" w:rsidRPr="00000000">
          <w:rPr>
            <w:rFonts w:ascii="Arial" w:cs="Arial" w:eastAsia="Arial" w:hAnsi="Arial"/>
            <w:color w:val="1155cc"/>
            <w:u w:val="single"/>
            <w:rtl w:val="0"/>
          </w:rPr>
          <w:t xml:space="preserve">Section 4.15</w:t>
        </w:r>
      </w:hyperlink>
      <w:r w:rsidDel="00000000" w:rsidR="00000000" w:rsidRPr="00000000">
        <w:rPr>
          <w:rFonts w:ascii="Arial" w:cs="Arial" w:eastAsia="Arial" w:hAnsi="Arial"/>
          <w:rtl w:val="0"/>
        </w:rPr>
        <w:t xml:space="preserve"> for further details. At this point the keep alive timer becomes obsolete until the device issues a new CONNECT.</w:t>
      </w:r>
    </w:p>
    <w:p w:rsidR="00000000" w:rsidDel="00000000" w:rsidP="00000000" w:rsidRDefault="00000000" w:rsidRPr="00000000" w14:paraId="00000634">
      <w:pPr>
        <w:rPr>
          <w:rFonts w:ascii="Arial" w:cs="Arial" w:eastAsia="Arial" w:hAnsi="Arial"/>
        </w:rPr>
      </w:pPr>
      <w:r w:rsidDel="00000000" w:rsidR="00000000" w:rsidRPr="00000000">
        <w:rPr>
          <w:rFonts w:ascii="Arial" w:cs="Arial" w:eastAsia="Arial" w:hAnsi="Arial"/>
          <w:rtl w:val="0"/>
        </w:rPr>
        <w:t xml:space="preserve">If the Session Expiry Interval is absent, the Session Expiry Interval in the CONNECT packet is used.</w:t>
      </w:r>
    </w:p>
    <w:p w:rsidR="00000000" w:rsidDel="00000000" w:rsidP="00000000" w:rsidRDefault="00000000" w:rsidRPr="00000000" w14:paraId="00000635">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[MQTT–SN-3.23.4-1].</w:t>
      </w:r>
    </w:p>
    <w:p w:rsidR="00000000" w:rsidDel="00000000" w:rsidP="00000000" w:rsidRDefault="00000000" w:rsidRPr="00000000" w14:paraId="00000636">
      <w:pPr>
        <w:pStyle w:val="Heading4"/>
        <w:ind w:left="0" w:right="4" w:firstLine="0"/>
        <w:rPr>
          <w:rFonts w:ascii="Arial" w:cs="Arial" w:eastAsia="Arial" w:hAnsi="Arial"/>
        </w:rPr>
      </w:pPr>
      <w:bookmarkStart w:colFirst="0" w:colLast="0" w:name="_heading=h.4ekz59m" w:id="181"/>
      <w:bookmarkEnd w:id="181"/>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23.5 </w:t>
      </w:r>
      <w:r w:rsidDel="00000000" w:rsidR="00000000" w:rsidRPr="00000000">
        <w:rPr>
          <w:rFonts w:ascii="Arial" w:cs="Arial" w:eastAsia="Arial" w:hAnsi="Arial"/>
          <w:rtl w:val="0"/>
        </w:rPr>
        <w:t xml:space="preserve">Reason String</w:t>
      </w:r>
      <w:r w:rsidDel="00000000" w:rsidR="00000000" w:rsidRPr="00000000">
        <w:rPr>
          <w:rtl w:val="0"/>
        </w:rPr>
      </w:r>
    </w:p>
    <w:p w:rsidR="00000000" w:rsidDel="00000000" w:rsidP="00000000" w:rsidRDefault="00000000" w:rsidRPr="00000000" w14:paraId="00000637">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0638">
      <w:pPr>
        <w:pStyle w:val="Heading4"/>
        <w:keepNext w:val="0"/>
        <w:pBdr>
          <w:top w:color="auto" w:space="0" w:sz="0" w:val="none"/>
        </w:pBdr>
        <w:spacing w:after="80" w:before="280" w:lineRule="auto"/>
        <w:ind w:left="-15" w:firstLine="0"/>
        <w:rPr/>
      </w:pPr>
      <w:bookmarkStart w:colFirst="0" w:colLast="0" w:name="_heading=h.wsl51zt8cr34" w:id="182"/>
      <w:bookmarkEnd w:id="182"/>
      <w:r w:rsidDel="00000000" w:rsidR="00000000" w:rsidRPr="00000000">
        <w:rPr>
          <w:rtl w:val="0"/>
        </w:rPr>
        <w:t xml:space="preserve">3.</w:t>
      </w:r>
      <w:r w:rsidDel="00000000" w:rsidR="00000000" w:rsidRPr="00000000">
        <w:rPr>
          <w:rtl w:val="0"/>
        </w:rPr>
        <w:t xml:space="preserve">23.6 DISCONNECT Actions</w:t>
      </w:r>
    </w:p>
    <w:p w:rsidR="00000000" w:rsidDel="00000000" w:rsidP="00000000" w:rsidRDefault="00000000" w:rsidRPr="00000000" w14:paraId="00000639">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063A">
      <w:pPr>
        <w:numPr>
          <w:ilvl w:val="0"/>
          <w:numId w:val="65"/>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[MQTT-SN-3.23.6-1]</w:t>
      </w:r>
      <w:r w:rsidDel="00000000" w:rsidR="00000000" w:rsidRPr="00000000">
        <w:rPr>
          <w:rFonts w:ascii="Arial" w:cs="Arial" w:eastAsia="Arial" w:hAnsi="Arial"/>
          <w:rtl w:val="0"/>
        </w:rPr>
        <w:t xml:space="preserve">.</w:t>
      </w:r>
    </w:p>
    <w:p w:rsidR="00000000" w:rsidDel="00000000" w:rsidP="00000000" w:rsidRDefault="00000000" w:rsidRPr="00000000" w14:paraId="0000063B">
      <w:pPr>
        <w:numPr>
          <w:ilvl w:val="0"/>
          <w:numId w:val="6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[MQTT-SN-3.23.6-2]</w:t>
      </w:r>
      <w:r w:rsidDel="00000000" w:rsidR="00000000" w:rsidRPr="00000000">
        <w:rPr>
          <w:rFonts w:ascii="Arial" w:cs="Arial" w:eastAsia="Arial" w:hAnsi="Arial"/>
          <w:rtl w:val="0"/>
        </w:rPr>
        <w:t xml:space="preserve">.</w:t>
      </w:r>
    </w:p>
    <w:p w:rsidR="00000000" w:rsidDel="00000000" w:rsidP="00000000" w:rsidRDefault="00000000" w:rsidRPr="00000000" w14:paraId="0000063C">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063D">
      <w:pPr>
        <w:numPr>
          <w:ilvl w:val="0"/>
          <w:numId w:val="20"/>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3.4.9</w:t>
        </w:r>
      </w:hyperlink>
      <w:r w:rsidDel="00000000" w:rsidR="00000000" w:rsidRPr="00000000">
        <w:rPr>
          <w:rFonts w:ascii="Arial" w:cs="Arial" w:eastAsia="Arial" w:hAnsi="Arial"/>
          <w:rtl w:val="0"/>
        </w:rPr>
        <w:t xml:space="preserve">.</w:t>
      </w:r>
    </w:p>
    <w:p w:rsidR="00000000" w:rsidDel="00000000" w:rsidP="00000000" w:rsidRDefault="00000000" w:rsidRPr="00000000" w14:paraId="0000063E">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receiver:</w:t>
      </w:r>
    </w:p>
    <w:p w:rsidR="00000000" w:rsidDel="00000000" w:rsidP="00000000" w:rsidRDefault="00000000" w:rsidRPr="00000000" w14:paraId="0000063F">
      <w:pPr>
        <w:numPr>
          <w:ilvl w:val="0"/>
          <w:numId w:val="17"/>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any existing Virtual Connection.</w:t>
      </w:r>
    </w:p>
    <w:p w:rsidR="00000000" w:rsidDel="00000000" w:rsidP="00000000" w:rsidRDefault="00000000" w:rsidRPr="00000000" w14:paraId="00000640">
      <w:pPr>
        <w:pStyle w:val="Heading3"/>
        <w:keepLines w:val="1"/>
        <w:spacing w:after="77" w:before="0" w:line="259" w:lineRule="auto"/>
        <w:ind w:left="0" w:firstLine="0"/>
        <w:rPr>
          <w:rFonts w:ascii="Arial" w:cs="Arial" w:eastAsia="Arial" w:hAnsi="Arial"/>
        </w:rPr>
      </w:pPr>
      <w:bookmarkStart w:colFirst="0" w:colLast="0" w:name="_heading=h.elrc49qsiunp" w:id="183"/>
      <w:bookmarkEnd w:id="183"/>
      <w:r w:rsidDel="00000000" w:rsidR="00000000" w:rsidRPr="00000000">
        <w:rPr>
          <w:rtl w:val="0"/>
        </w:rPr>
        <w:t xml:space="preserve">3.24 </w:t>
      </w:r>
      <w:r w:rsidDel="00000000" w:rsidR="00000000" w:rsidRPr="00000000">
        <w:rPr>
          <w:rFonts w:ascii="Arial" w:cs="Arial" w:eastAsia="Arial" w:hAnsi="Arial"/>
          <w:rtl w:val="0"/>
        </w:rPr>
        <w:t xml:space="preserve">WAKEUP - Wake up request</w:t>
      </w:r>
    </w:p>
    <w:p w:rsidR="00000000" w:rsidDel="00000000" w:rsidP="00000000" w:rsidRDefault="00000000" w:rsidRPr="00000000" w14:paraId="00000641">
      <w:pPr>
        <w:rPr/>
      </w:pPr>
      <w:r w:rsidDel="00000000" w:rsidR="00000000" w:rsidRPr="00000000">
        <w:rPr/>
        <w:drawing>
          <wp:inline distB="114300" distT="114300" distL="114300" distR="114300">
            <wp:extent cx="5943600" cy="660400"/>
            <wp:effectExtent b="0" l="0" r="0" t="0"/>
            <wp:docPr id="51" name="image25.png"/>
            <a:graphic>
              <a:graphicData uri="http://schemas.openxmlformats.org/drawingml/2006/picture">
                <pic:pic>
                  <pic:nvPicPr>
                    <pic:cNvPr id="0" name="image25.png"/>
                    <pic:cNvPicPr preferRelativeResize="0"/>
                  </pic:nvPicPr>
                  <pic:blipFill>
                    <a:blip r:embed="rId78"/>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642">
      <w:pPr>
        <w:spacing w:after="120" w:before="120" w:line="360" w:lineRule="auto"/>
        <w:ind w:left="0" w:right="0" w:firstLine="0"/>
        <w:jc w:val="center"/>
        <w:rPr>
          <w:color w:val="000000"/>
          <w:sz w:val="20"/>
          <w:szCs w:val="20"/>
          <w:u w:val="single"/>
          <w:shd w:fill="auto" w:val="clear"/>
        </w:rPr>
      </w:pPr>
      <w:sdt>
        <w:sdtPr>
          <w:tag w:val="goog_rdk_148"/>
        </w:sdtPr>
        <w:sdtContent>
          <w:commentRangeStart w:id="97"/>
        </w:sdtContent>
      </w:sdt>
      <w:r w:rsidDel="00000000" w:rsidR="00000000" w:rsidRPr="00000000">
        <w:rPr>
          <w:color w:val="000000"/>
          <w:sz w:val="20"/>
          <w:szCs w:val="20"/>
          <w:u w:val="single"/>
          <w:shd w:fill="auto" w:val="clear"/>
          <w:rtl w:val="0"/>
        </w:rPr>
        <w:t xml:space="preserve">Table ??</w:t>
      </w:r>
      <w:commentRangeEnd w:id="97"/>
      <w:r w:rsidDel="00000000" w:rsidR="00000000" w:rsidRPr="00000000">
        <w:commentReference w:id="97"/>
      </w:r>
      <w:r w:rsidDel="00000000" w:rsidR="00000000" w:rsidRPr="00000000">
        <w:rPr>
          <w:color w:val="000000"/>
          <w:sz w:val="20"/>
          <w:szCs w:val="20"/>
          <w:u w:val="single"/>
          <w:shd w:fill="auto" w:val="clear"/>
          <w:rtl w:val="0"/>
        </w:rPr>
        <w:t xml:space="preserve">: WAKEUP packet</w:t>
      </w:r>
    </w:p>
    <w:p w:rsidR="00000000" w:rsidDel="00000000" w:rsidP="00000000" w:rsidRDefault="00000000" w:rsidRPr="00000000" w14:paraId="00000643">
      <w:pPr>
        <w:rPr>
          <w:rFonts w:ascii="Arial" w:cs="Arial" w:eastAsia="Arial" w:hAnsi="Arial"/>
        </w:rPr>
      </w:pPr>
      <w:r w:rsidDel="00000000" w:rsidR="00000000" w:rsidRPr="00000000">
        <w:rPr>
          <w:rFonts w:ascii="Arial" w:cs="Arial" w:eastAsia="Arial" w:hAnsi="Arial"/>
          <w:rtl w:val="0"/>
        </w:rPr>
        <w:t xml:space="preserve">The wakeup packet is a signal sent from the gateway to a client. It is an indication from the gateway that the client should wake up. The client is not obliged to honor this request, nor may it even receive the packet. It can choose to ignore the request, or undertake one of the sequences outlined in </w:t>
      </w:r>
      <w:hyperlink w:anchor="_heading=h.pj8yyjomhafn">
        <w:r w:rsidDel="00000000" w:rsidR="00000000" w:rsidRPr="00000000">
          <w:rPr>
            <w:rFonts w:ascii="Arial" w:cs="Arial" w:eastAsia="Arial" w:hAnsi="Arial"/>
            <w:color w:val="1155cc"/>
            <w:u w:val="single"/>
            <w:rtl w:val="0"/>
          </w:rPr>
          <w:t xml:space="preserve">Section 4.15.3</w:t>
        </w:r>
      </w:hyperlink>
      <w:r w:rsidDel="00000000" w:rsidR="00000000" w:rsidRPr="00000000">
        <w:rPr>
          <w:rFonts w:ascii="Arial" w:cs="Arial" w:eastAsia="Arial" w:hAnsi="Arial"/>
          <w:rtl w:val="0"/>
        </w:rPr>
        <w:t xml:space="preserve">. The client need not respond to this packet.</w:t>
      </w:r>
      <w:r w:rsidDel="00000000" w:rsidR="00000000" w:rsidRPr="00000000">
        <w:rPr>
          <w:rtl w:val="0"/>
        </w:rPr>
      </w:r>
    </w:p>
    <w:p w:rsidR="00000000" w:rsidDel="00000000" w:rsidP="00000000" w:rsidRDefault="00000000" w:rsidRPr="00000000" w14:paraId="00000644">
      <w:pPr>
        <w:pStyle w:val="Heading4"/>
        <w:ind w:left="0" w:firstLine="0"/>
        <w:rPr>
          <w:rFonts w:ascii="Arial" w:cs="Arial" w:eastAsia="Arial" w:hAnsi="Arial"/>
        </w:rPr>
      </w:pPr>
      <w:bookmarkStart w:colFirst="0" w:colLast="0" w:name="_heading=h.lrkcmnrrlwx6" w:id="184"/>
      <w:bookmarkEnd w:id="184"/>
      <w:r w:rsidDel="00000000" w:rsidR="00000000" w:rsidRPr="00000000">
        <w:rPr>
          <w:rFonts w:ascii="Arial" w:cs="Arial" w:eastAsia="Arial" w:hAnsi="Arial"/>
          <w:rtl w:val="0"/>
        </w:rPr>
        <w:t xml:space="preserve">3.24.1 Length &amp; Packet Type</w:t>
      </w:r>
    </w:p>
    <w:p w:rsidR="00000000" w:rsidDel="00000000" w:rsidP="00000000" w:rsidRDefault="00000000" w:rsidRPr="00000000" w14:paraId="00000645">
      <w:pPr>
        <w:spacing w:after="174" w:before="0" w:line="248.00000000000006" w:lineRule="auto"/>
        <w:jc w:val="both"/>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r:id="rId79">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646">
      <w:pPr>
        <w:pStyle w:val="Heading4"/>
        <w:keepNext w:val="0"/>
        <w:pBdr>
          <w:top w:color="auto" w:space="0" w:sz="0" w:val="none"/>
        </w:pBdr>
        <w:spacing w:after="80" w:before="280" w:lineRule="auto"/>
        <w:ind w:left="-15" w:firstLine="0"/>
        <w:rPr>
          <w:rFonts w:ascii="Arial" w:cs="Arial" w:eastAsia="Arial" w:hAnsi="Arial"/>
          <w:color w:val="000000"/>
        </w:rPr>
      </w:pPr>
      <w:bookmarkStart w:colFirst="0" w:colLast="0" w:name="_heading=h.2sa95hk6sfa3" w:id="185"/>
      <w:bookmarkEnd w:id="185"/>
      <w:r w:rsidDel="00000000" w:rsidR="00000000" w:rsidRPr="00000000">
        <w:rPr>
          <w:rtl w:val="0"/>
        </w:rPr>
        <w:t xml:space="preserve">3.24.2 </w:t>
      </w:r>
      <w:sdt>
        <w:sdtPr>
          <w:tag w:val="goog_rdk_149"/>
        </w:sdtPr>
        <w:sdtContent>
          <w:commentRangeStart w:id="98"/>
        </w:sdtContent>
      </w:sdt>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commentRangeEnd w:id="98"/>
      <w:r w:rsidDel="00000000" w:rsidR="00000000" w:rsidRPr="00000000">
        <w:commentReference w:id="98"/>
      </w:r>
      <w:r w:rsidDel="00000000" w:rsidR="00000000" w:rsidRPr="00000000">
        <w:rPr>
          <w:rtl w:val="0"/>
        </w:rPr>
      </w:r>
    </w:p>
    <w:p w:rsidR="00000000" w:rsidDel="00000000" w:rsidP="00000000" w:rsidRDefault="00000000" w:rsidRPr="00000000" w14:paraId="00000647">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648">
      <w:pPr>
        <w:pStyle w:val="Heading3"/>
        <w:keepLines w:val="1"/>
        <w:spacing w:after="77" w:before="0" w:line="259" w:lineRule="auto"/>
        <w:ind w:left="0" w:firstLine="0"/>
        <w:rPr>
          <w:rFonts w:ascii="Arial" w:cs="Arial" w:eastAsia="Arial" w:hAnsi="Arial"/>
        </w:rPr>
      </w:pPr>
      <w:bookmarkStart w:colFirst="0" w:colLast="0" w:name="_heading=h.y0yzf1b41yjh" w:id="186"/>
      <w:bookmarkEnd w:id="186"/>
      <w:r w:rsidDel="00000000" w:rsidR="00000000" w:rsidRPr="00000000">
        <w:rPr>
          <w:rtl w:val="0"/>
        </w:rPr>
        <w:t xml:space="preserve">3.24 SLEEPREQ</w:t>
      </w:r>
      <w:r w:rsidDel="00000000" w:rsidR="00000000" w:rsidRPr="00000000">
        <w:rPr>
          <w:rFonts w:ascii="Arial" w:cs="Arial" w:eastAsia="Arial" w:hAnsi="Arial"/>
          <w:rtl w:val="0"/>
        </w:rPr>
        <w:t xml:space="preserve"> - Sleep request</w:t>
      </w:r>
    </w:p>
    <w:p w:rsidR="00000000" w:rsidDel="00000000" w:rsidP="00000000" w:rsidRDefault="00000000" w:rsidRPr="00000000" w14:paraId="00000649">
      <w:pPr>
        <w:rPr/>
      </w:pPr>
      <w:r w:rsidDel="00000000" w:rsidR="00000000" w:rsidRPr="00000000">
        <w:rPr/>
        <w:drawing>
          <wp:inline distB="114300" distT="114300" distL="114300" distR="114300">
            <wp:extent cx="5943600" cy="1600200"/>
            <wp:effectExtent b="0" l="0" r="0" t="0"/>
            <wp:docPr id="32" name="image23.png"/>
            <a:graphic>
              <a:graphicData uri="http://schemas.openxmlformats.org/drawingml/2006/picture">
                <pic:pic>
                  <pic:nvPicPr>
                    <pic:cNvPr id="0" name="image23.png"/>
                    <pic:cNvPicPr preferRelativeResize="0"/>
                  </pic:nvPicPr>
                  <pic:blipFill>
                    <a:blip r:embed="rId80"/>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64A">
      <w:pPr>
        <w:spacing w:after="120" w:before="120" w:line="360" w:lineRule="auto"/>
        <w:ind w:left="0" w:right="0" w:firstLine="0"/>
        <w:jc w:val="center"/>
        <w:rPr/>
      </w:pPr>
      <w:sdt>
        <w:sdtPr>
          <w:tag w:val="goog_rdk_150"/>
        </w:sdtPr>
        <w:sdtContent>
          <w:commentRangeStart w:id="99"/>
        </w:sdtContent>
      </w:sdt>
      <w:r w:rsidDel="00000000" w:rsidR="00000000" w:rsidRPr="00000000">
        <w:rPr>
          <w:color w:val="000000"/>
          <w:sz w:val="20"/>
          <w:szCs w:val="20"/>
          <w:u w:val="single"/>
          <w:shd w:fill="auto" w:val="clear"/>
          <w:rtl w:val="0"/>
        </w:rPr>
        <w:t xml:space="preserve">Table ??</w:t>
      </w:r>
      <w:commentRangeEnd w:id="99"/>
      <w:r w:rsidDel="00000000" w:rsidR="00000000" w:rsidRPr="00000000">
        <w:commentReference w:id="99"/>
      </w:r>
      <w:r w:rsidDel="00000000" w:rsidR="00000000" w:rsidRPr="00000000">
        <w:rPr>
          <w:color w:val="000000"/>
          <w:sz w:val="20"/>
          <w:szCs w:val="20"/>
          <w:u w:val="single"/>
          <w:shd w:fill="auto" w:val="clear"/>
          <w:rtl w:val="0"/>
        </w:rPr>
        <w:t xml:space="preserve">: SLEEPREQ packet</w:t>
      </w:r>
      <w:r w:rsidDel="00000000" w:rsidR="00000000" w:rsidRPr="00000000">
        <w:rPr>
          <w:rtl w:val="0"/>
        </w:rPr>
      </w:r>
    </w:p>
    <w:p w:rsidR="00000000" w:rsidDel="00000000" w:rsidP="00000000" w:rsidRDefault="00000000" w:rsidRPr="00000000" w14:paraId="0000064B">
      <w:pPr>
        <w:ind w:left="0" w:firstLine="0"/>
        <w:rPr/>
      </w:pPr>
      <w:r w:rsidDel="00000000" w:rsidR="00000000" w:rsidRPr="00000000">
        <w:rPr>
          <w:rtl w:val="0"/>
        </w:rPr>
        <w:t xml:space="preserve">The SLEEPREQ packet is sent from the Client to the Server to indicate that it is going to sleep (that is, transitioning to the Asleep state).</w:t>
      </w:r>
    </w:p>
    <w:p w:rsidR="00000000" w:rsidDel="00000000" w:rsidP="00000000" w:rsidRDefault="00000000" w:rsidRPr="00000000" w14:paraId="0000064C">
      <w:pPr>
        <w:pStyle w:val="Heading4"/>
        <w:ind w:left="0" w:firstLine="0"/>
        <w:rPr>
          <w:rFonts w:ascii="Arial" w:cs="Arial" w:eastAsia="Arial" w:hAnsi="Arial"/>
        </w:rPr>
      </w:pPr>
      <w:bookmarkStart w:colFirst="0" w:colLast="0" w:name="_heading=h.ae58qknvrf2w" w:id="187"/>
      <w:bookmarkEnd w:id="187"/>
      <w:r w:rsidDel="00000000" w:rsidR="00000000" w:rsidRPr="00000000">
        <w:rPr>
          <w:rFonts w:ascii="Arial" w:cs="Arial" w:eastAsia="Arial" w:hAnsi="Arial"/>
          <w:rtl w:val="0"/>
        </w:rPr>
        <w:t xml:space="preserve">3.24.1 Length &amp; Packet Type</w:t>
      </w:r>
    </w:p>
    <w:p w:rsidR="00000000" w:rsidDel="00000000" w:rsidP="00000000" w:rsidRDefault="00000000" w:rsidRPr="00000000" w14:paraId="0000064D">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4E">
      <w:pPr>
        <w:pStyle w:val="Heading4"/>
        <w:ind w:left="0" w:firstLine="0"/>
        <w:rPr>
          <w:rFonts w:ascii="Arial" w:cs="Arial" w:eastAsia="Arial" w:hAnsi="Arial"/>
        </w:rPr>
      </w:pPr>
      <w:bookmarkStart w:colFirst="0" w:colLast="0" w:name="_heading=h.r9l470czcfcd" w:id="188"/>
      <w:bookmarkEnd w:id="188"/>
      <w:sdt>
        <w:sdtPr>
          <w:tag w:val="goog_rdk_151"/>
        </w:sdtPr>
        <w:sdtContent>
          <w:commentRangeStart w:id="100"/>
        </w:sdtContent>
      </w:sdt>
      <w:r w:rsidDel="00000000" w:rsidR="00000000" w:rsidRPr="00000000">
        <w:rPr>
          <w:rFonts w:ascii="Arial" w:cs="Arial" w:eastAsia="Arial" w:hAnsi="Arial"/>
          <w:rtl w:val="0"/>
        </w:rPr>
        <w:t xml:space="preserve">3.24.2 </w:t>
      </w:r>
      <w:commentRangeEnd w:id="100"/>
      <w:r w:rsidDel="00000000" w:rsidR="00000000" w:rsidRPr="00000000">
        <w:commentReference w:id="100"/>
      </w:r>
      <w:r w:rsidDel="00000000" w:rsidR="00000000" w:rsidRPr="00000000">
        <w:rPr>
          <w:rFonts w:ascii="Arial" w:cs="Arial" w:eastAsia="Arial" w:hAnsi="Arial"/>
          <w:rtl w:val="0"/>
        </w:rPr>
        <w:t xml:space="preserve">Packet Identifier</w:t>
      </w:r>
    </w:p>
    <w:p w:rsidR="00000000" w:rsidDel="00000000" w:rsidP="00000000" w:rsidRDefault="00000000" w:rsidRPr="00000000" w14:paraId="0000064F">
      <w:pPr>
        <w:spacing w:after="174" w:before="0" w:line="248.00000000000006" w:lineRule="auto"/>
        <w:ind w:right="990"/>
        <w:rPr/>
      </w:pPr>
      <w:r w:rsidDel="00000000" w:rsidR="00000000" w:rsidRPr="00000000">
        <w:rPr>
          <w:rFonts w:ascii="Arial" w:cs="Arial" w:eastAsia="Arial" w:hAnsi="Arial"/>
          <w:rtl w:val="0"/>
        </w:rPr>
        <w:t xml:space="preserve">Used to identify the corresponding SLEEPRESP packet. It should ideally be set to a random integer value.</w:t>
      </w:r>
      <w:r w:rsidDel="00000000" w:rsidR="00000000" w:rsidRPr="00000000">
        <w:rPr>
          <w:rtl w:val="0"/>
        </w:rPr>
      </w:r>
    </w:p>
    <w:p w:rsidR="00000000" w:rsidDel="00000000" w:rsidP="00000000" w:rsidRDefault="00000000" w:rsidRPr="00000000" w14:paraId="00000650">
      <w:pPr>
        <w:pStyle w:val="Heading4"/>
        <w:ind w:left="0" w:firstLine="0"/>
        <w:rPr>
          <w:rFonts w:ascii="Arial" w:cs="Arial" w:eastAsia="Arial" w:hAnsi="Arial"/>
        </w:rPr>
      </w:pPr>
      <w:bookmarkStart w:colFirst="0" w:colLast="0" w:name="_heading=h.lmowugbak9ff" w:id="189"/>
      <w:bookmarkEnd w:id="189"/>
      <w:sdt>
        <w:sdtPr>
          <w:tag w:val="goog_rdk_152"/>
        </w:sdtPr>
        <w:sdtContent>
          <w:commentRangeStart w:id="101"/>
        </w:sdtContent>
      </w:sdt>
      <w:r w:rsidDel="00000000" w:rsidR="00000000" w:rsidRPr="00000000">
        <w:rPr>
          <w:rFonts w:ascii="Arial" w:cs="Arial" w:eastAsia="Arial" w:hAnsi="Arial"/>
          <w:rtl w:val="0"/>
        </w:rPr>
        <w:t xml:space="preserve">3.24.3 </w:t>
      </w:r>
      <w:commentRangeEnd w:id="101"/>
      <w:r w:rsidDel="00000000" w:rsidR="00000000" w:rsidRPr="00000000">
        <w:commentReference w:id="101"/>
      </w:r>
      <w:r w:rsidDel="00000000" w:rsidR="00000000" w:rsidRPr="00000000">
        <w:rPr>
          <w:rFonts w:ascii="Arial" w:cs="Arial" w:eastAsia="Arial" w:hAnsi="Arial"/>
          <w:rtl w:val="0"/>
        </w:rPr>
        <w:t xml:space="preserve">Sleep Duration</w:t>
      </w:r>
    </w:p>
    <w:p w:rsidR="00000000" w:rsidDel="00000000" w:rsidP="00000000" w:rsidRDefault="00000000" w:rsidRPr="00000000" w14:paraId="00000651">
      <w:pPr>
        <w:rPr/>
      </w:pPr>
      <w:r w:rsidDel="00000000" w:rsidR="00000000" w:rsidRPr="00000000">
        <w:rPr>
          <w:rFonts w:ascii="Arial" w:cs="Arial" w:eastAsia="Arial" w:hAnsi="Arial"/>
          <w:rtl w:val="0"/>
        </w:rPr>
        <w:t xml:space="preserve">The Sleep Duration is a four-byte integer time interval measured in seconds.</w:t>
      </w:r>
      <w:r w:rsidDel="00000000" w:rsidR="00000000" w:rsidRPr="00000000">
        <w:rPr>
          <w:rtl w:val="0"/>
        </w:rPr>
      </w:r>
    </w:p>
    <w:p w:rsidR="00000000" w:rsidDel="00000000" w:rsidP="00000000" w:rsidRDefault="00000000" w:rsidRPr="00000000" w14:paraId="00000652">
      <w:pPr>
        <w:pStyle w:val="Heading4"/>
        <w:ind w:left="0" w:firstLine="0"/>
        <w:rPr>
          <w:rFonts w:ascii="Arial" w:cs="Arial" w:eastAsia="Arial" w:hAnsi="Arial"/>
        </w:rPr>
      </w:pPr>
      <w:bookmarkStart w:colFirst="0" w:colLast="0" w:name="_heading=h.1za85wfbb30f" w:id="190"/>
      <w:bookmarkEnd w:id="190"/>
      <w:sdt>
        <w:sdtPr>
          <w:tag w:val="goog_rdk_153"/>
        </w:sdtPr>
        <w:sdtContent>
          <w:commentRangeStart w:id="102"/>
        </w:sdtContent>
      </w:sdt>
      <w:r w:rsidDel="00000000" w:rsidR="00000000" w:rsidRPr="00000000">
        <w:rPr>
          <w:rFonts w:ascii="Arial" w:cs="Arial" w:eastAsia="Arial" w:hAnsi="Arial"/>
          <w:rtl w:val="0"/>
        </w:rPr>
        <w:t xml:space="preserve">3.24.4 </w:t>
      </w:r>
      <w:commentRangeEnd w:id="102"/>
      <w:r w:rsidDel="00000000" w:rsidR="00000000" w:rsidRPr="00000000">
        <w:commentReference w:id="102"/>
      </w:r>
      <w:r w:rsidDel="00000000" w:rsidR="00000000" w:rsidRPr="00000000">
        <w:rPr>
          <w:rFonts w:ascii="Arial" w:cs="Arial" w:eastAsia="Arial" w:hAnsi="Arial"/>
          <w:rtl w:val="0"/>
        </w:rPr>
        <w:t xml:space="preserve">SLEEPREQ Actions</w:t>
      </w:r>
    </w:p>
    <w:p w:rsidR="00000000" w:rsidDel="00000000" w:rsidP="00000000" w:rsidRDefault="00000000" w:rsidRPr="00000000" w14:paraId="00000653">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SLEEPRESP packet in response to a SLEEPREQ packet </w:t>
      </w:r>
      <w:r w:rsidDel="00000000" w:rsidR="00000000" w:rsidRPr="00000000">
        <w:rPr>
          <w:rFonts w:ascii="Arial" w:cs="Arial" w:eastAsia="Arial" w:hAnsi="Arial"/>
          <w:color w:val="ff0000"/>
          <w:rtl w:val="0"/>
        </w:rPr>
        <w:t xml:space="preserve">[MQTT-SN-3.24.4-1]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54">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SLEEPREQ packet the Client:</w:t>
      </w:r>
    </w:p>
    <w:p w:rsidR="00000000" w:rsidDel="00000000" w:rsidP="00000000" w:rsidRDefault="00000000" w:rsidRPr="00000000" w14:paraId="00000655">
      <w:pPr>
        <w:numPr>
          <w:ilvl w:val="0"/>
          <w:numId w:val="26"/>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MAY</w:t>
      </w:r>
      <w:sdt>
        <w:sdtPr>
          <w:tag w:val="goog_rdk_154"/>
        </w:sdtPr>
        <w:sdtContent>
          <w:commentRangeStart w:id="103"/>
        </w:sdtContent>
      </w:sdt>
      <w:sdt>
        <w:sdtPr>
          <w:tag w:val="goog_rdk_155"/>
        </w:sdtPr>
        <w:sdtContent>
          <w:commentRangeStart w:id="104"/>
        </w:sdtContent>
      </w:sdt>
      <w:sdt>
        <w:sdtPr>
          <w:tag w:val="goog_rdk_156"/>
        </w:sdtPr>
        <w:sdtContent>
          <w:commentRangeStart w:id="105"/>
        </w:sdtContent>
      </w:sdt>
      <w:sdt>
        <w:sdtPr>
          <w:tag w:val="goog_rdk_157"/>
        </w:sdtPr>
        <w:sdtContent>
          <w:commentRangeStart w:id="106"/>
        </w:sdtContent>
      </w:sdt>
      <w:r w:rsidDel="00000000" w:rsidR="00000000" w:rsidRPr="00000000">
        <w:rPr>
          <w:rFonts w:ascii="Arial" w:cs="Arial" w:eastAsia="Arial" w:hAnsi="Arial"/>
          <w:shd w:fill="auto" w:val="clear"/>
          <w:rtl w:val="0"/>
        </w:rPr>
        <w:t xml:space="preserve"> wait for a SLEEPRESP packet in response from the Server</w:t>
      </w:r>
      <w:r w:rsidDel="00000000" w:rsidR="00000000" w:rsidRPr="00000000">
        <w:rPr>
          <w:rFonts w:ascii="Arial" w:cs="Arial" w:eastAsia="Arial" w:hAnsi="Arial"/>
          <w:shd w:fill="auto" w:val="clear"/>
          <w:rtl w:val="0"/>
        </w:rPr>
        <w:t xml:space="preserve">.</w:t>
      </w:r>
      <w:commentRangeEnd w:id="103"/>
      <w:r w:rsidDel="00000000" w:rsidR="00000000" w:rsidRPr="00000000">
        <w:commentReference w:id="103"/>
      </w:r>
      <w:commentRangeEnd w:id="104"/>
      <w:r w:rsidDel="00000000" w:rsidR="00000000" w:rsidRPr="00000000">
        <w:commentReference w:id="104"/>
      </w:r>
      <w:commentRangeEnd w:id="105"/>
      <w:r w:rsidDel="00000000" w:rsidR="00000000" w:rsidRPr="00000000">
        <w:commentReference w:id="105"/>
      </w:r>
      <w:commentRangeEnd w:id="106"/>
      <w:r w:rsidDel="00000000" w:rsidR="00000000" w:rsidRPr="00000000">
        <w:commentReference w:id="106"/>
      </w:r>
      <w:r w:rsidDel="00000000" w:rsidR="00000000" w:rsidRPr="00000000">
        <w:rPr>
          <w:rtl w:val="0"/>
        </w:rPr>
      </w:r>
    </w:p>
    <w:p w:rsidR="00000000" w:rsidDel="00000000" w:rsidP="00000000" w:rsidRDefault="00000000" w:rsidRPr="00000000" w14:paraId="0000065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A Client will wait for a response if it wishes to ascertain that the Server has received and processed its sleep request. By doing so it will avoid having to:</w:t>
      </w:r>
    </w:p>
    <w:p w:rsidR="00000000" w:rsidDel="00000000" w:rsidP="00000000" w:rsidRDefault="00000000" w:rsidRPr="00000000" w14:paraId="00000657">
      <w:pPr>
        <w:numPr>
          <w:ilvl w:val="0"/>
          <w:numId w:val="12"/>
        </w:numPr>
        <w:spacing w:after="0" w:afterAutospacing="0" w:before="240" w:lineRule="auto"/>
        <w:ind w:left="720" w:right="0" w:hanging="360"/>
        <w:rPr>
          <w:rFonts w:ascii="Arial" w:cs="Arial" w:eastAsia="Arial" w:hAnsi="Arial"/>
        </w:rPr>
      </w:pPr>
      <w:r w:rsidDel="00000000" w:rsidR="00000000" w:rsidRPr="00000000">
        <w:rPr>
          <w:rFonts w:ascii="Arial" w:cs="Arial" w:eastAsia="Arial" w:hAnsi="Arial"/>
          <w:rtl w:val="0"/>
        </w:rPr>
        <w:t xml:space="preserve">reestablish a Virtual Connection on wakening if the Server did not receive the SLEEPREQ, or </w:t>
      </w:r>
    </w:p>
    <w:p w:rsidR="00000000" w:rsidDel="00000000" w:rsidP="00000000" w:rsidRDefault="00000000" w:rsidRPr="00000000" w14:paraId="00000658">
      <w:pPr>
        <w:numPr>
          <w:ilvl w:val="0"/>
          <w:numId w:val="12"/>
        </w:numPr>
        <w:spacing w:after="240" w:before="0" w:beforeAutospacing="0" w:lineRule="auto"/>
        <w:ind w:left="720" w:right="0" w:hanging="360"/>
        <w:rPr>
          <w:rFonts w:ascii="Arial" w:cs="Arial" w:eastAsia="Arial" w:hAnsi="Arial"/>
        </w:rPr>
      </w:pPr>
      <w:r w:rsidDel="00000000" w:rsidR="00000000" w:rsidRPr="00000000">
        <w:rPr>
          <w:rFonts w:ascii="Arial" w:cs="Arial" w:eastAsia="Arial" w:hAnsi="Arial"/>
          <w:rtl w:val="0"/>
        </w:rPr>
        <w:t xml:space="preserve">retransmit the SLEEPREQ if it does not receive a SLEEPRESP from the server.</w:t>
      </w:r>
    </w:p>
    <w:p w:rsidR="00000000" w:rsidDel="00000000" w:rsidP="00000000" w:rsidRDefault="00000000" w:rsidRPr="00000000" w14:paraId="0000065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It is important for the Client to verify that the Server recognizes that the Client is going to sleep by waiting for a SLEEPRESP response.</w:t>
      </w:r>
    </w:p>
    <w:p w:rsidR="00000000" w:rsidDel="00000000" w:rsidP="00000000" w:rsidRDefault="00000000" w:rsidRPr="00000000" w14:paraId="0000065A">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A Client will not wait, or stop waiting, if it is concerned that it will use excess power to determine that the Server has received the SLEEPREQ.</w:t>
      </w:r>
      <w:r w:rsidDel="00000000" w:rsidR="00000000" w:rsidRPr="00000000">
        <w:rPr>
          <w:rtl w:val="0"/>
        </w:rPr>
      </w:r>
    </w:p>
    <w:p w:rsidR="00000000" w:rsidDel="00000000" w:rsidP="00000000" w:rsidRDefault="00000000" w:rsidRPr="00000000" w14:paraId="0000065B">
      <w:pPr>
        <w:pStyle w:val="Heading3"/>
        <w:keepLines w:val="1"/>
        <w:spacing w:after="77" w:before="0" w:line="259" w:lineRule="auto"/>
        <w:ind w:left="0" w:firstLine="0"/>
        <w:rPr>
          <w:rFonts w:ascii="Arial" w:cs="Arial" w:eastAsia="Arial" w:hAnsi="Arial"/>
        </w:rPr>
      </w:pPr>
      <w:bookmarkStart w:colFirst="0" w:colLast="0" w:name="_heading=h.jym8s7ogwu9n" w:id="191"/>
      <w:bookmarkEnd w:id="191"/>
      <w:r w:rsidDel="00000000" w:rsidR="00000000" w:rsidRPr="00000000">
        <w:rPr>
          <w:rtl w:val="0"/>
        </w:rPr>
        <w:t xml:space="preserve">3.25 SLEEPRESP</w:t>
      </w:r>
      <w:r w:rsidDel="00000000" w:rsidR="00000000" w:rsidRPr="00000000">
        <w:rPr>
          <w:rFonts w:ascii="Arial" w:cs="Arial" w:eastAsia="Arial" w:hAnsi="Arial"/>
          <w:rtl w:val="0"/>
        </w:rPr>
        <w:t xml:space="preserve"> - Sleep response</w:t>
      </w:r>
    </w:p>
    <w:p w:rsidR="00000000" w:rsidDel="00000000" w:rsidP="00000000" w:rsidRDefault="00000000" w:rsidRPr="00000000" w14:paraId="0000065C">
      <w:pPr>
        <w:rPr/>
      </w:pPr>
      <w:r w:rsidDel="00000000" w:rsidR="00000000" w:rsidRPr="00000000">
        <w:rPr/>
        <w:drawing>
          <wp:inline distB="114300" distT="114300" distL="114300" distR="114300">
            <wp:extent cx="5943600" cy="889000"/>
            <wp:effectExtent b="0" l="0" r="0" t="0"/>
            <wp:docPr id="50" name="image37.png"/>
            <a:graphic>
              <a:graphicData uri="http://schemas.openxmlformats.org/drawingml/2006/picture">
                <pic:pic>
                  <pic:nvPicPr>
                    <pic:cNvPr id="0" name="image37.png"/>
                    <pic:cNvPicPr preferRelativeResize="0"/>
                  </pic:nvPicPr>
                  <pic:blipFill>
                    <a:blip r:embed="rId81"/>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spacing w:after="120" w:before="120" w:line="360" w:lineRule="auto"/>
        <w:ind w:left="0" w:right="0" w:firstLine="0"/>
        <w:jc w:val="center"/>
        <w:rPr/>
      </w:pPr>
      <w:sdt>
        <w:sdtPr>
          <w:tag w:val="goog_rdk_158"/>
        </w:sdtPr>
        <w:sdtContent>
          <w:commentRangeStart w:id="107"/>
        </w:sdtContent>
      </w:sdt>
      <w:r w:rsidDel="00000000" w:rsidR="00000000" w:rsidRPr="00000000">
        <w:rPr>
          <w:color w:val="000000"/>
          <w:sz w:val="20"/>
          <w:szCs w:val="20"/>
          <w:u w:val="single"/>
          <w:shd w:fill="auto" w:val="clear"/>
          <w:rtl w:val="0"/>
        </w:rPr>
        <w:t xml:space="preserve">Table ??</w:t>
      </w:r>
      <w:commentRangeEnd w:id="107"/>
      <w:r w:rsidDel="00000000" w:rsidR="00000000" w:rsidRPr="00000000">
        <w:commentReference w:id="107"/>
      </w:r>
      <w:r w:rsidDel="00000000" w:rsidR="00000000" w:rsidRPr="00000000">
        <w:rPr>
          <w:color w:val="000000"/>
          <w:sz w:val="20"/>
          <w:szCs w:val="20"/>
          <w:u w:val="single"/>
          <w:shd w:fill="auto" w:val="clear"/>
          <w:rtl w:val="0"/>
        </w:rPr>
        <w:t xml:space="preserve">: SLEEPRESP packet</w:t>
      </w:r>
      <w:r w:rsidDel="00000000" w:rsidR="00000000" w:rsidRPr="00000000">
        <w:rPr>
          <w:rtl w:val="0"/>
        </w:rPr>
      </w:r>
    </w:p>
    <w:p w:rsidR="00000000" w:rsidDel="00000000" w:rsidP="00000000" w:rsidRDefault="00000000" w:rsidRPr="00000000" w14:paraId="0000065E">
      <w:pPr>
        <w:pStyle w:val="Heading4"/>
        <w:ind w:left="0" w:firstLine="0"/>
        <w:rPr>
          <w:rFonts w:ascii="Arial" w:cs="Arial" w:eastAsia="Arial" w:hAnsi="Arial"/>
        </w:rPr>
      </w:pPr>
      <w:bookmarkStart w:colFirst="0" w:colLast="0" w:name="_heading=h.lhdh9flvorts" w:id="192"/>
      <w:bookmarkEnd w:id="192"/>
      <w:r w:rsidDel="00000000" w:rsidR="00000000" w:rsidRPr="00000000">
        <w:rPr>
          <w:rFonts w:ascii="Arial" w:cs="Arial" w:eastAsia="Arial" w:hAnsi="Arial"/>
          <w:rtl w:val="0"/>
        </w:rPr>
        <w:t xml:space="preserve">3.25.1 Length &amp; Packet Type</w:t>
      </w:r>
    </w:p>
    <w:p w:rsidR="00000000" w:rsidDel="00000000" w:rsidP="00000000" w:rsidRDefault="00000000" w:rsidRPr="00000000" w14:paraId="0000065F">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60">
      <w:pPr>
        <w:pStyle w:val="Heading4"/>
        <w:ind w:left="0" w:firstLine="0"/>
        <w:rPr>
          <w:rFonts w:ascii="Arial" w:cs="Arial" w:eastAsia="Arial" w:hAnsi="Arial"/>
        </w:rPr>
      </w:pPr>
      <w:bookmarkStart w:colFirst="0" w:colLast="0" w:name="_heading=h.ts4rruwfri54" w:id="193"/>
      <w:bookmarkEnd w:id="193"/>
      <w:sdt>
        <w:sdtPr>
          <w:tag w:val="goog_rdk_159"/>
        </w:sdtPr>
        <w:sdtContent>
          <w:commentRangeStart w:id="108"/>
        </w:sdtContent>
      </w:sdt>
      <w:r w:rsidDel="00000000" w:rsidR="00000000" w:rsidRPr="00000000">
        <w:rPr>
          <w:rFonts w:ascii="Arial" w:cs="Arial" w:eastAsia="Arial" w:hAnsi="Arial"/>
          <w:rtl w:val="0"/>
        </w:rPr>
        <w:t xml:space="preserve">3.26.2 </w:t>
      </w:r>
      <w:commentRangeEnd w:id="108"/>
      <w:r w:rsidDel="00000000" w:rsidR="00000000" w:rsidRPr="00000000">
        <w:commentReference w:id="108"/>
      </w:r>
      <w:r w:rsidDel="00000000" w:rsidR="00000000" w:rsidRPr="00000000">
        <w:rPr>
          <w:rFonts w:ascii="Arial" w:cs="Arial" w:eastAsia="Arial" w:hAnsi="Arial"/>
          <w:rtl w:val="0"/>
        </w:rPr>
        <w:t xml:space="preserve">Packet Identifier</w:t>
      </w:r>
    </w:p>
    <w:p w:rsidR="00000000" w:rsidDel="00000000" w:rsidP="00000000" w:rsidRDefault="00000000" w:rsidRPr="00000000" w14:paraId="00000661">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SLEEPREQ Packet being acknowledged.</w:t>
      </w:r>
      <w:r w:rsidDel="00000000" w:rsidR="00000000" w:rsidRPr="00000000">
        <w:rPr>
          <w:rtl w:val="0"/>
        </w:rPr>
      </w:r>
    </w:p>
    <w:p w:rsidR="00000000" w:rsidDel="00000000" w:rsidP="00000000" w:rsidRDefault="00000000" w:rsidRPr="00000000" w14:paraId="00000662">
      <w:pPr>
        <w:pStyle w:val="Heading3"/>
        <w:ind w:left="0" w:firstLine="0"/>
        <w:rPr>
          <w:rFonts w:ascii="Arial" w:cs="Arial" w:eastAsia="Arial" w:hAnsi="Arial"/>
        </w:rPr>
      </w:pPr>
      <w:bookmarkStart w:colFirst="0" w:colLast="0" w:name="_heading=h.1e03kqp" w:id="194"/>
      <w:bookmarkEnd w:id="194"/>
      <w:r w:rsidDel="00000000" w:rsidR="00000000" w:rsidRPr="00000000">
        <w:rPr>
          <w:rtl w:val="0"/>
        </w:rPr>
        <w:t xml:space="preserve">3.26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0663">
      <w:pPr>
        <w:spacing w:after="9" w:lineRule="auto"/>
        <w:ind w:left="-5" w:right="990" w:firstLine="0"/>
        <w:rPr>
          <w:rFonts w:ascii="Arial" w:cs="Arial" w:eastAsia="Arial" w:hAnsi="Arial"/>
        </w:rPr>
      </w:pPr>
      <w:sdt>
        <w:sdtPr>
          <w:tag w:val="goog_rdk_160"/>
        </w:sdtPr>
        <w:sdtContent>
          <w:commentRangeStart w:id="109"/>
        </w:sdtContent>
      </w:sdt>
      <w:r w:rsidDel="00000000" w:rsidR="00000000" w:rsidRPr="00000000">
        <w:rPr>
          <w:rFonts w:ascii="Arial" w:cs="Arial" w:eastAsia="Arial" w:hAnsi="Arial"/>
        </w:rPr>
        <w:drawing>
          <wp:inline distB="114300" distT="114300" distL="114300" distR="114300">
            <wp:extent cx="5943600" cy="2730500"/>
            <wp:effectExtent b="0" l="0" r="0" t="0"/>
            <wp:docPr id="33" name="image15.png"/>
            <a:graphic>
              <a:graphicData uri="http://schemas.openxmlformats.org/drawingml/2006/picture">
                <pic:pic>
                  <pic:nvPicPr>
                    <pic:cNvPr id="0" name="image15.png"/>
                    <pic:cNvPicPr preferRelativeResize="0"/>
                  </pic:nvPicPr>
                  <pic:blipFill>
                    <a:blip r:embed="rId82"/>
                    <a:srcRect b="31" l="0" r="0" t="31"/>
                    <a:stretch>
                      <a:fillRect/>
                    </a:stretch>
                  </pic:blipFill>
                  <pic:spPr>
                    <a:xfrm>
                      <a:off x="0" y="0"/>
                      <a:ext cx="5943600" cy="2730500"/>
                    </a:xfrm>
                    <a:prstGeom prst="rect"/>
                    <a:ln/>
                  </pic:spPr>
                </pic:pic>
              </a:graphicData>
            </a:graphic>
          </wp:inline>
        </w:drawing>
      </w:r>
      <w:commentRangeEnd w:id="109"/>
      <w:r w:rsidDel="00000000" w:rsidR="00000000" w:rsidRPr="00000000">
        <w:commentReference w:id="109"/>
      </w:r>
      <w:r w:rsidDel="00000000" w:rsidR="00000000" w:rsidRPr="00000000">
        <w:rPr>
          <w:rtl w:val="0"/>
        </w:rPr>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61"/>
        </w:sdtPr>
        <w:sdtContent>
          <w:commentRangeStart w:id="110"/>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w:t>
      </w:r>
      <w:commentRangeEnd w:id="110"/>
      <w:r w:rsidDel="00000000" w:rsidR="00000000" w:rsidRPr="00000000">
        <w:commentReference w:id="110"/>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Format of an encapsulated MQTT-SN frame</w:t>
      </w:r>
    </w:p>
    <w:p w:rsidR="00000000" w:rsidDel="00000000" w:rsidP="00000000" w:rsidRDefault="00000000" w:rsidRPr="00000000" w14:paraId="00000665">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WSNs. The forwarder simply encapsulates the MQTT-SN Packets it receives on the</w:t>
      </w:r>
      <w:sdt>
        <w:sdtPr>
          <w:tag w:val="goog_rdk_162"/>
        </w:sdtPr>
        <w:sdtContent>
          <w:commentRangeStart w:id="111"/>
        </w:sdtContent>
      </w:sdt>
      <w:r w:rsidDel="00000000" w:rsidR="00000000" w:rsidRPr="00000000">
        <w:rPr>
          <w:rFonts w:ascii="Arial" w:cs="Arial" w:eastAsia="Arial" w:hAnsi="Arial"/>
          <w:rtl w:val="0"/>
        </w:rPr>
        <w:t xml:space="preserve"> wireless side </w:t>
      </w:r>
      <w:commentRangeEnd w:id="111"/>
      <w:r w:rsidDel="00000000" w:rsidR="00000000" w:rsidRPr="00000000">
        <w:commentReference w:id="111"/>
      </w:r>
      <w:r w:rsidDel="00000000" w:rsidR="00000000" w:rsidRPr="00000000">
        <w:rPr>
          <w:rFonts w:ascii="Arial" w:cs="Arial" w:eastAsia="Arial" w:hAnsi="Arial"/>
          <w:rtl w:val="0"/>
        </w:rPr>
        <w:t xml:space="preserve">and forwards them unchanged to the gateway; in the opposite direction, it decapsulates the</w:t>
      </w:r>
      <w:r w:rsidDel="00000000" w:rsidR="00000000" w:rsidRPr="00000000">
        <w:rPr>
          <w:rFonts w:ascii="Arial" w:cs="Arial" w:eastAsia="Arial" w:hAnsi="Arial"/>
          <w:rtl w:val="0"/>
        </w:rPr>
        <w:t xml:space="preserve"> Packets</w:t>
      </w:r>
      <w:r w:rsidDel="00000000" w:rsidR="00000000" w:rsidRPr="00000000">
        <w:rPr>
          <w:rFonts w:ascii="Arial" w:cs="Arial" w:eastAsia="Arial" w:hAnsi="Arial"/>
          <w:rtl w:val="0"/>
        </w:rPr>
        <w:t xml:space="preserve"> it receives from the gateway and sends them to the clients, unchanged too. Refer to </w:t>
      </w:r>
      <w:hyperlink w:anchor="_heading=h.1vpy4wyrild2">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 for more information.</w:t>
      </w:r>
    </w:p>
    <w:p w:rsidR="00000000" w:rsidDel="00000000" w:rsidP="00000000" w:rsidRDefault="00000000" w:rsidRPr="00000000" w14:paraId="00000666">
      <w:pPr>
        <w:pStyle w:val="Heading4"/>
        <w:ind w:left="0" w:right="4" w:firstLine="0"/>
        <w:rPr>
          <w:rFonts w:ascii="Arial" w:cs="Arial" w:eastAsia="Arial" w:hAnsi="Arial"/>
        </w:rPr>
      </w:pPr>
      <w:bookmarkStart w:colFirst="0" w:colLast="0" w:name="_heading=h.3xzr3ei" w:id="195"/>
      <w:bookmarkEnd w:id="195"/>
      <w:r w:rsidDel="00000000" w:rsidR="00000000" w:rsidRPr="00000000">
        <w:rPr>
          <w:rFonts w:ascii="Arial" w:cs="Arial" w:eastAsia="Arial" w:hAnsi="Arial"/>
          <w:rtl w:val="0"/>
        </w:rPr>
        <w:t xml:space="preserve">3.26.1 Length</w:t>
      </w:r>
    </w:p>
    <w:p w:rsidR="00000000" w:rsidDel="00000000" w:rsidP="00000000" w:rsidRDefault="00000000" w:rsidRPr="00000000" w14:paraId="0000066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0668">
      <w:pPr>
        <w:pStyle w:val="Heading4"/>
        <w:ind w:left="0" w:right="4" w:firstLine="0"/>
        <w:rPr>
          <w:rFonts w:ascii="Arial" w:cs="Arial" w:eastAsia="Arial" w:hAnsi="Arial"/>
        </w:rPr>
      </w:pPr>
      <w:bookmarkStart w:colFirst="0" w:colLast="0" w:name="_heading=h.2d51dmb" w:id="196"/>
      <w:bookmarkEnd w:id="196"/>
      <w:r w:rsidDel="00000000" w:rsidR="00000000" w:rsidRPr="00000000">
        <w:rPr>
          <w:rFonts w:ascii="Arial" w:cs="Arial" w:eastAsia="Arial" w:hAnsi="Arial"/>
          <w:rtl w:val="0"/>
        </w:rPr>
        <w:t xml:space="preserve">3.26.2 Packet Type</w:t>
      </w:r>
    </w:p>
    <w:p w:rsidR="00000000" w:rsidDel="00000000" w:rsidP="00000000" w:rsidRDefault="00000000" w:rsidRPr="00000000" w14:paraId="0000066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066A">
      <w:pPr>
        <w:pStyle w:val="Heading4"/>
        <w:ind w:left="0" w:right="4" w:firstLine="0"/>
        <w:rPr>
          <w:rFonts w:ascii="Arial" w:cs="Arial" w:eastAsia="Arial" w:hAnsi="Arial"/>
        </w:rPr>
      </w:pPr>
      <w:bookmarkStart w:colFirst="0" w:colLast="0" w:name="_heading=h.sabnu4" w:id="197"/>
      <w:bookmarkEnd w:id="197"/>
      <w:sdt>
        <w:sdtPr>
          <w:tag w:val="goog_rdk_163"/>
        </w:sdtPr>
        <w:sdtContent>
          <w:commentRangeStart w:id="112"/>
        </w:sdtContent>
      </w:sdt>
      <w:r w:rsidDel="00000000" w:rsidR="00000000" w:rsidRPr="00000000">
        <w:rPr>
          <w:rFonts w:ascii="Arial" w:cs="Arial" w:eastAsia="Arial" w:hAnsi="Arial"/>
          <w:rtl w:val="0"/>
        </w:rPr>
        <w:t xml:space="preserve">3.26.3 Ctrl</w:t>
      </w:r>
    </w:p>
    <w:p w:rsidR="00000000" w:rsidDel="00000000" w:rsidP="00000000" w:rsidRDefault="00000000" w:rsidRPr="00000000" w14:paraId="0000066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11"/>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66C">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66D">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66E">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66F">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670">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671">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672">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673">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674">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675">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676">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67C">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067D">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67F">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680">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681">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682">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683">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684">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685">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686">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687">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0689">
      <w:pPr>
        <w:pStyle w:val="Heading4"/>
        <w:ind w:left="0" w:right="4" w:firstLine="0"/>
        <w:rPr>
          <w:rFonts w:ascii="Arial" w:cs="Arial" w:eastAsia="Arial" w:hAnsi="Arial"/>
        </w:rPr>
      </w:pPr>
      <w:bookmarkStart w:colFirst="0" w:colLast="0" w:name="_heading=h.3c9z6hx" w:id="198"/>
      <w:bookmarkEnd w:id="198"/>
      <w:r w:rsidDel="00000000" w:rsidR="00000000" w:rsidRPr="00000000">
        <w:rPr>
          <w:rFonts w:ascii="Arial" w:cs="Arial" w:eastAsia="Arial" w:hAnsi="Arial"/>
          <w:rtl w:val="0"/>
        </w:rPr>
        <w:t xml:space="preserve">3.26.4 Radius</w:t>
      </w:r>
    </w:p>
    <w:p w:rsidR="00000000" w:rsidDel="00000000" w:rsidP="00000000" w:rsidRDefault="00000000" w:rsidRPr="00000000" w14:paraId="0000068A">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commentRangeEnd w:id="112"/>
      <w:r w:rsidDel="00000000" w:rsidR="00000000" w:rsidRPr="00000000">
        <w:commentReference w:id="112"/>
      </w:r>
      <w:r w:rsidDel="00000000" w:rsidR="00000000" w:rsidRPr="00000000">
        <w:rPr>
          <w:rtl w:val="0"/>
        </w:rPr>
      </w:r>
    </w:p>
    <w:p w:rsidR="00000000" w:rsidDel="00000000" w:rsidP="00000000" w:rsidRDefault="00000000" w:rsidRPr="00000000" w14:paraId="0000068B">
      <w:pPr>
        <w:pStyle w:val="Heading4"/>
        <w:ind w:left="0" w:right="4" w:firstLine="0"/>
        <w:rPr>
          <w:rFonts w:ascii="Arial" w:cs="Arial" w:eastAsia="Arial" w:hAnsi="Arial"/>
        </w:rPr>
      </w:pPr>
      <w:bookmarkStart w:colFirst="0" w:colLast="0" w:name="_heading=h.1rf9gpq" w:id="199"/>
      <w:bookmarkEnd w:id="199"/>
      <w:r w:rsidDel="00000000" w:rsidR="00000000" w:rsidRPr="00000000">
        <w:rPr>
          <w:rFonts w:ascii="Arial" w:cs="Arial" w:eastAsia="Arial" w:hAnsi="Arial"/>
          <w:rtl w:val="0"/>
        </w:rPr>
        <w:t xml:space="preserve">3.26.5 Wireless Node Id</w:t>
      </w:r>
    </w:p>
    <w:p w:rsidR="00000000" w:rsidDel="00000000" w:rsidP="00000000" w:rsidRDefault="00000000" w:rsidRPr="00000000" w14:paraId="0000068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068D">
      <w:pPr>
        <w:pStyle w:val="Heading4"/>
        <w:ind w:left="0" w:right="4" w:firstLine="0"/>
        <w:rPr>
          <w:rFonts w:ascii="Arial" w:cs="Arial" w:eastAsia="Arial" w:hAnsi="Arial"/>
        </w:rPr>
      </w:pPr>
      <w:bookmarkStart w:colFirst="0" w:colLast="0" w:name="_heading=h.4bewzdj" w:id="200"/>
      <w:bookmarkEnd w:id="200"/>
      <w:r w:rsidDel="00000000" w:rsidR="00000000" w:rsidRPr="00000000">
        <w:rPr>
          <w:rFonts w:ascii="Arial" w:cs="Arial" w:eastAsia="Arial" w:hAnsi="Arial"/>
          <w:rtl w:val="0"/>
        </w:rPr>
        <w:t xml:space="preserve">3.26.6 MQTT SN Packet</w:t>
      </w:r>
    </w:p>
    <w:p w:rsidR="00000000" w:rsidDel="00000000" w:rsidP="00000000" w:rsidRDefault="00000000" w:rsidRPr="00000000" w14:paraId="0000068E">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068F">
      <w:pPr>
        <w:pStyle w:val="Heading3"/>
        <w:ind w:left="0" w:firstLine="0"/>
        <w:rPr/>
      </w:pPr>
      <w:bookmarkStart w:colFirst="0" w:colLast="0" w:name="_heading=h.15cqrsoyxc87" w:id="201"/>
      <w:bookmarkEnd w:id="201"/>
      <w:r w:rsidDel="00000000" w:rsidR="00000000" w:rsidRPr="00000000">
        <w:rPr>
          <w:rtl w:val="0"/>
        </w:rPr>
        <w:t xml:space="preserve">3.27 Protection Encapsulation</w:t>
      </w:r>
    </w:p>
    <w:p w:rsidR="00000000" w:rsidDel="00000000" w:rsidP="00000000" w:rsidRDefault="00000000" w:rsidRPr="00000000" w14:paraId="00000690">
      <w:pPr>
        <w:pStyle w:val="Heading3"/>
        <w:keepLines w:val="1"/>
        <w:spacing w:after="77" w:before="0" w:line="259" w:lineRule="auto"/>
        <w:ind w:left="0" w:firstLine="0"/>
        <w:rPr/>
      </w:pPr>
      <w:bookmarkStart w:colFirst="0" w:colLast="0" w:name="_heading=h.efvs1al4eeri" w:id="202"/>
      <w:bookmarkEnd w:id="202"/>
      <w:r w:rsidDel="00000000" w:rsidR="00000000" w:rsidRPr="00000000">
        <w:rPr/>
        <w:drawing>
          <wp:inline distB="114300" distT="114300" distL="114300" distR="114300">
            <wp:extent cx="5943600" cy="5245100"/>
            <wp:effectExtent b="0" l="0" r="0" t="0"/>
            <wp:docPr id="70" name="image39.png"/>
            <a:graphic>
              <a:graphicData uri="http://schemas.openxmlformats.org/drawingml/2006/picture">
                <pic:pic>
                  <pic:nvPicPr>
                    <pic:cNvPr id="0" name="image39.png"/>
                    <pic:cNvPicPr preferRelativeResize="0"/>
                  </pic:nvPicPr>
                  <pic:blipFill>
                    <a:blip r:embed="rId83"/>
                    <a:srcRect b="0" l="46" r="46" t="0"/>
                    <a:stretch>
                      <a:fillRect/>
                    </a:stretch>
                  </pic:blipFill>
                  <pic:spPr>
                    <a:xfrm>
                      <a:off x="0" y="0"/>
                      <a:ext cx="59436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0692">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164"/>
        </w:sdtPr>
        <w:sdtContent>
          <w:commentRangeStart w:id="113"/>
        </w:sdtContent>
      </w:sdt>
      <w:sdt>
        <w:sdtPr>
          <w:tag w:val="goog_rdk_165"/>
        </w:sdtPr>
        <w:sdtContent>
          <w:commentRangeStart w:id="114"/>
        </w:sdtContent>
      </w:sdt>
      <w:r w:rsidDel="00000000" w:rsidR="00000000" w:rsidRPr="00000000">
        <w:rPr>
          <w:rFonts w:ascii="Arial" w:cs="Arial" w:eastAsia="Arial" w:hAnsi="Arial"/>
          <w:rtl w:val="0"/>
        </w:rPr>
        <w:t xml:space="preserve"> packet is protected</w:t>
      </w:r>
      <w:commentRangeEnd w:id="113"/>
      <w:r w:rsidDel="00000000" w:rsidR="00000000" w:rsidRPr="00000000">
        <w:commentReference w:id="113"/>
      </w:r>
      <w:commentRangeEnd w:id="114"/>
      <w:r w:rsidDel="00000000" w:rsidR="00000000" w:rsidRPr="00000000">
        <w:commentReference w:id="114"/>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0693">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0694">
      <w:pPr>
        <w:spacing w:after="9" w:lineRule="auto"/>
        <w:ind w:left="-5" w:right="4" w:firstLine="0"/>
        <w:rPr>
          <w:rFonts w:ascii="Arial" w:cs="Arial" w:eastAsia="Arial" w:hAnsi="Arial"/>
        </w:rPr>
      </w:pPr>
      <w:sdt>
        <w:sdtPr>
          <w:tag w:val="goog_rdk_166"/>
        </w:sdtPr>
        <w:sdtContent>
          <w:commentRangeStart w:id="115"/>
        </w:sdtContent>
      </w:sdt>
      <w:sdt>
        <w:sdtPr>
          <w:tag w:val="goog_rdk_167"/>
        </w:sdtPr>
        <w:sdtContent>
          <w:commentRangeStart w:id="116"/>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115"/>
      <w:r w:rsidDel="00000000" w:rsidR="00000000" w:rsidRPr="00000000">
        <w:commentReference w:id="115"/>
      </w:r>
      <w:commentRangeEnd w:id="116"/>
      <w:r w:rsidDel="00000000" w:rsidR="00000000" w:rsidRPr="00000000">
        <w:commentReference w:id="116"/>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0695">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0696">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697">
      <w:pPr>
        <w:spacing w:after="9" w:lineRule="auto"/>
        <w:ind w:left="-5" w:right="4" w:firstLine="0"/>
        <w:rPr>
          <w:rFonts w:ascii="Arial" w:cs="Arial" w:eastAsia="Arial" w:hAnsi="Arial"/>
          <w:b w:val="1"/>
        </w:rPr>
      </w:pPr>
      <w:sdt>
        <w:sdtPr>
          <w:tag w:val="goog_rdk_168"/>
        </w:sdtPr>
        <w:sdtContent>
          <w:commentRangeStart w:id="117"/>
        </w:sdtContent>
      </w:sdt>
      <w:sdt>
        <w:sdtPr>
          <w:tag w:val="goog_rdk_169"/>
        </w:sdtPr>
        <w:sdtContent>
          <w:commentRangeStart w:id="118"/>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0698">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0699">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069A">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Gateway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069B">
      <w:pPr>
        <w:rPr>
          <w:rFonts w:ascii="Arial" w:cs="Arial" w:eastAsia="Arial" w:hAnsi="Arial"/>
          <w:highlight w:val="yellow"/>
        </w:rPr>
      </w:pPr>
      <w:r w:rsidDel="00000000" w:rsidR="00000000" w:rsidRPr="00000000">
        <w:rPr>
          <w:rFonts w:ascii="Arial" w:cs="Arial" w:eastAsia="Arial" w:hAnsi="Arial"/>
          <w:highlight w:val="yellow"/>
          <w:rtl w:val="0"/>
        </w:rPr>
        <w:t xml:space="preserve">If the Gateway is not enrolled to the Client (so the Client has no access to a key shared with it on the basis of its GwId) and the Client and Gateway are not in a private network, it is recommended for the Client to open a DTLS session and process only MQTT-SN packets received over it.</w:t>
      </w:r>
      <w:commentRangeEnd w:id="117"/>
      <w:r w:rsidDel="00000000" w:rsidR="00000000" w:rsidRPr="00000000">
        <w:commentReference w:id="117"/>
      </w:r>
      <w:commentRangeEnd w:id="118"/>
      <w:r w:rsidDel="00000000" w:rsidR="00000000" w:rsidRPr="00000000">
        <w:commentReference w:id="118"/>
      </w:r>
      <w:r w:rsidDel="00000000" w:rsidR="00000000" w:rsidRPr="00000000">
        <w:rPr>
          <w:rtl w:val="0"/>
        </w:rPr>
      </w:r>
    </w:p>
    <w:p w:rsidR="00000000" w:rsidDel="00000000" w:rsidP="00000000" w:rsidRDefault="00000000" w:rsidRPr="00000000" w14:paraId="0000069C">
      <w:pPr>
        <w:pStyle w:val="Heading4"/>
        <w:ind w:left="0" w:right="4" w:firstLine="0"/>
        <w:rPr>
          <w:rFonts w:ascii="Arial" w:cs="Arial" w:eastAsia="Arial" w:hAnsi="Arial"/>
        </w:rPr>
      </w:pPr>
      <w:bookmarkStart w:colFirst="0" w:colLast="0" w:name="_heading=h.j9tutdzg8gdj" w:id="203"/>
      <w:bookmarkEnd w:id="203"/>
      <w:r w:rsidDel="00000000" w:rsidR="00000000" w:rsidRPr="00000000">
        <w:rPr>
          <w:rFonts w:ascii="Arial" w:cs="Arial" w:eastAsia="Arial" w:hAnsi="Arial"/>
          <w:rtl w:val="0"/>
        </w:rPr>
        <w:t xml:space="preserve">3.27.1 Length</w:t>
      </w:r>
    </w:p>
    <w:p w:rsidR="00000000" w:rsidDel="00000000" w:rsidP="00000000" w:rsidRDefault="00000000" w:rsidRPr="00000000" w14:paraId="0000069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9E">
      <w:pPr>
        <w:pStyle w:val="Heading4"/>
        <w:ind w:left="0" w:right="4" w:firstLine="0"/>
        <w:rPr>
          <w:rFonts w:ascii="Arial" w:cs="Arial" w:eastAsia="Arial" w:hAnsi="Arial"/>
        </w:rPr>
      </w:pPr>
      <w:bookmarkStart w:colFirst="0" w:colLast="0" w:name="_heading=h.8duggxbcbw2" w:id="204"/>
      <w:bookmarkEnd w:id="204"/>
      <w:r w:rsidDel="00000000" w:rsidR="00000000" w:rsidRPr="00000000">
        <w:rPr>
          <w:rFonts w:ascii="Arial" w:cs="Arial" w:eastAsia="Arial" w:hAnsi="Arial"/>
          <w:rtl w:val="0"/>
        </w:rPr>
        <w:t xml:space="preserve">3.27.2 Packet Type</w:t>
      </w:r>
    </w:p>
    <w:p w:rsidR="00000000" w:rsidDel="00000000" w:rsidP="00000000" w:rsidRDefault="00000000" w:rsidRPr="00000000" w14:paraId="0000069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06A0">
      <w:pPr>
        <w:pStyle w:val="Heading4"/>
        <w:ind w:left="0" w:right="4" w:firstLine="0"/>
        <w:rPr>
          <w:rFonts w:ascii="Arial" w:cs="Arial" w:eastAsia="Arial" w:hAnsi="Arial"/>
        </w:rPr>
      </w:pPr>
      <w:bookmarkStart w:colFirst="0" w:colLast="0" w:name="_heading=h.g1mmf1c4lvqh" w:id="205"/>
      <w:bookmarkEnd w:id="205"/>
      <w:r w:rsidDel="00000000" w:rsidR="00000000" w:rsidRPr="00000000">
        <w:rPr>
          <w:rFonts w:ascii="Arial" w:cs="Arial" w:eastAsia="Arial" w:hAnsi="Arial"/>
          <w:rtl w:val="0"/>
        </w:rPr>
        <w:t xml:space="preserve">3.27.3 Protection Flags</w:t>
      </w:r>
    </w:p>
    <w:p w:rsidR="00000000" w:rsidDel="00000000" w:rsidP="00000000" w:rsidRDefault="00000000" w:rsidRPr="00000000" w14:paraId="000006A1">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a 1 byte field specifying the properties of the PROTECTION. </w:t>
      </w:r>
    </w:p>
    <w:p w:rsidR="00000000" w:rsidDel="00000000" w:rsidP="00000000" w:rsidRDefault="00000000" w:rsidRPr="00000000" w14:paraId="000006A2">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6A3">
      <w:pPr>
        <w:numPr>
          <w:ilvl w:val="0"/>
          <w:numId w:val="55"/>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06A4">
      <w:pPr>
        <w:numPr>
          <w:ilvl w:val="1"/>
          <w:numId w:val="55"/>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06A5">
      <w:pPr>
        <w:numPr>
          <w:ilvl w:val="2"/>
          <w:numId w:val="55"/>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06A6">
      <w:pPr>
        <w:numPr>
          <w:ilvl w:val="2"/>
          <w:numId w:val="55"/>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06A7">
      <w:pPr>
        <w:numPr>
          <w:ilvl w:val="2"/>
          <w:numId w:val="55"/>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06A8">
      <w:pPr>
        <w:numPr>
          <w:ilvl w:val="3"/>
          <w:numId w:val="55"/>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06A9">
      <w:pPr>
        <w:numPr>
          <w:ilvl w:val="3"/>
          <w:numId w:val="55"/>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06AA">
      <w:pPr>
        <w:numPr>
          <w:ilvl w:val="1"/>
          <w:numId w:val="55"/>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06AB">
      <w:pPr>
        <w:numPr>
          <w:ilvl w:val="1"/>
          <w:numId w:val="55"/>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06AC">
      <w:pPr>
        <w:numPr>
          <w:ilvl w:val="1"/>
          <w:numId w:val="55"/>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06AD">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6AE">
      <w:pPr>
        <w:numPr>
          <w:ilvl w:val="0"/>
          <w:numId w:val="53"/>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06AF">
      <w:pPr>
        <w:numPr>
          <w:ilvl w:val="1"/>
          <w:numId w:val="53"/>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06B0">
      <w:pPr>
        <w:numPr>
          <w:ilvl w:val="1"/>
          <w:numId w:val="53"/>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06B1">
      <w:pPr>
        <w:numPr>
          <w:ilvl w:val="1"/>
          <w:numId w:val="53"/>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06B2">
      <w:pPr>
        <w:numPr>
          <w:ilvl w:val="1"/>
          <w:numId w:val="53"/>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06B3">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6B4">
      <w:pPr>
        <w:numPr>
          <w:ilvl w:val="0"/>
          <w:numId w:val="49"/>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06B5">
      <w:pPr>
        <w:numPr>
          <w:ilvl w:val="1"/>
          <w:numId w:val="49"/>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06B6">
      <w:pPr>
        <w:numPr>
          <w:ilvl w:val="1"/>
          <w:numId w:val="49"/>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06B7">
      <w:pPr>
        <w:numPr>
          <w:ilvl w:val="1"/>
          <w:numId w:val="49"/>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06B8">
      <w:pPr>
        <w:numPr>
          <w:ilvl w:val="1"/>
          <w:numId w:val="49"/>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06B9">
      <w:pPr>
        <w:pStyle w:val="Heading4"/>
        <w:ind w:left="0" w:right="4" w:firstLine="0"/>
        <w:rPr>
          <w:rFonts w:ascii="Arial" w:cs="Arial" w:eastAsia="Arial" w:hAnsi="Arial"/>
        </w:rPr>
      </w:pPr>
      <w:bookmarkStart w:colFirst="0" w:colLast="0" w:name="_heading=h.m1zk7agco355" w:id="206"/>
      <w:bookmarkEnd w:id="206"/>
      <w:r w:rsidDel="00000000" w:rsidR="00000000" w:rsidRPr="00000000">
        <w:rPr>
          <w:rFonts w:ascii="Arial" w:cs="Arial" w:eastAsia="Arial" w:hAnsi="Arial"/>
          <w:rtl w:val="0"/>
        </w:rPr>
        <w:t xml:space="preserve">3.27.4 Protection Scheme</w:t>
      </w:r>
    </w:p>
    <w:p w:rsidR="00000000" w:rsidDel="00000000" w:rsidP="00000000" w:rsidRDefault="00000000" w:rsidRPr="00000000" w14:paraId="000006BA">
      <w:pPr>
        <w:spacing w:after="0" w:before="0" w:lineRule="auto"/>
        <w:ind w:left="432" w:firstLine="0"/>
        <w:rPr>
          <w:rFonts w:ascii="Arial" w:cs="Arial" w:eastAsia="Arial" w:hAnsi="Arial"/>
        </w:rPr>
      </w:pPr>
      <w:r w:rsidDel="00000000" w:rsidR="00000000" w:rsidRPr="00000000">
        <w:rPr>
          <w:rFonts w:ascii="Arial" w:cs="Arial" w:eastAsia="Arial" w:hAnsi="Arial"/>
          <w:color w:val="222222"/>
          <w:rtl w:val="0"/>
        </w:rPr>
        <w:t xml:space="preserve">A (1 byte) field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r w:rsidDel="00000000" w:rsidR="00000000" w:rsidRPr="00000000">
        <w:rPr>
          <w:rtl w:val="0"/>
        </w:rPr>
      </w:r>
    </w:p>
    <w:tbl>
      <w:tblPr>
        <w:tblStyle w:val="Table12"/>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6BB">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6BC">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6BD">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Authentication</w:t>
            </w:r>
          </w:p>
          <w:p w:rsidR="00000000" w:rsidDel="00000000" w:rsidP="00000000" w:rsidRDefault="00000000" w:rsidRPr="00000000" w14:paraId="000006BE">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6BF">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6C0">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6C1">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C2">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C3">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C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C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6C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C7">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C8">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C9">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C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6C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CC">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CD">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C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C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6D0">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D1">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D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D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D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6D5">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D6">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D7">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D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D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6DA">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DB">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DC">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DD">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DE">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6DF">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E0">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E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E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E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6E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E5">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E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E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E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6E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EA">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E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E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E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6E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EF">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F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F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F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6F3">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F4">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F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F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F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6F8">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F9">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F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F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F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6FD">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FE">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6F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0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0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02">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03">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0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0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0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07">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08">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0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0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0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0C">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0D">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0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0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1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11">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12">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1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1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1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1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17">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18">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19">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1A">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1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1C">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1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1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1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0720">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721">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0722">
      <w:pPr>
        <w:numPr>
          <w:ilvl w:val="0"/>
          <w:numId w:val="45"/>
        </w:numPr>
        <w:spacing w:after="0" w:before="0" w:lineRule="auto"/>
        <w:ind w:left="720" w:hanging="360"/>
        <w:rPr>
          <w:rFonts w:ascii="Arial" w:cs="Arial" w:eastAsia="Arial" w:hAnsi="Arial"/>
          <w:u w:val="none"/>
        </w:rPr>
      </w:pPr>
      <w:sdt>
        <w:sdtPr>
          <w:tag w:val="goog_rdk_170"/>
        </w:sdtPr>
        <w:sdtContent>
          <w:commentRangeStart w:id="119"/>
        </w:sdtContent>
      </w:sdt>
      <w:r w:rsidDel="00000000" w:rsidR="00000000" w:rsidRPr="00000000">
        <w:rPr>
          <w:rFonts w:ascii="Arial" w:cs="Arial" w:eastAsia="Arial" w:hAnsi="Arial"/>
          <w:color w:val="222222"/>
          <w:rtl w:val="0"/>
        </w:rPr>
        <w:t xml:space="preserve">Reference </w:t>
      </w:r>
      <w:hyperlink r:id="rId84">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0723">
      <w:pPr>
        <w:numPr>
          <w:ilvl w:val="0"/>
          <w:numId w:val="4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85">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0724">
      <w:pPr>
        <w:numPr>
          <w:ilvl w:val="0"/>
          <w:numId w:val="4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86">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87">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0725">
      <w:pPr>
        <w:numPr>
          <w:ilvl w:val="0"/>
          <w:numId w:val="4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88">
        <w:r w:rsidDel="00000000" w:rsidR="00000000" w:rsidRPr="00000000">
          <w:rPr>
            <w:rFonts w:ascii="Arial" w:cs="Arial" w:eastAsia="Arial" w:hAnsi="Arial"/>
            <w:rtl w:val="0"/>
          </w:rPr>
          <w:t xml:space="preserve"> </w:t>
        </w:r>
      </w:hyperlink>
      <w:hyperlink r:id="rId89">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90">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0726">
      <w:pPr>
        <w:numPr>
          <w:ilvl w:val="0"/>
          <w:numId w:val="4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0727">
      <w:pPr>
        <w:numPr>
          <w:ilvl w:val="0"/>
          <w:numId w:val="45"/>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0728">
      <w:pPr>
        <w:numPr>
          <w:ilvl w:val="0"/>
          <w:numId w:val="4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0729">
      <w:pPr>
        <w:numPr>
          <w:ilvl w:val="0"/>
          <w:numId w:val="45"/>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072A">
      <w:pPr>
        <w:numPr>
          <w:ilvl w:val="0"/>
          <w:numId w:val="45"/>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119"/>
      <w:r w:rsidDel="00000000" w:rsidR="00000000" w:rsidRPr="00000000">
        <w:commentReference w:id="119"/>
      </w:r>
      <w:r w:rsidDel="00000000" w:rsidR="00000000" w:rsidRPr="00000000">
        <w:rPr>
          <w:rtl w:val="0"/>
        </w:rPr>
      </w:r>
    </w:p>
    <w:p w:rsidR="00000000" w:rsidDel="00000000" w:rsidP="00000000" w:rsidRDefault="00000000" w:rsidRPr="00000000" w14:paraId="0000072B">
      <w:pPr>
        <w:pStyle w:val="Heading4"/>
        <w:ind w:left="0" w:right="4" w:firstLine="0"/>
        <w:rPr>
          <w:rFonts w:ascii="Roboto" w:cs="Roboto" w:eastAsia="Roboto" w:hAnsi="Roboto"/>
          <w:b w:val="1"/>
          <w:color w:val="222222"/>
          <w:sz w:val="24"/>
          <w:szCs w:val="24"/>
          <w:u w:val="single"/>
        </w:rPr>
      </w:pPr>
      <w:bookmarkStart w:colFirst="0" w:colLast="0" w:name="_heading=h.jo2d2fngx6hj" w:id="207"/>
      <w:bookmarkEnd w:id="207"/>
      <w:r w:rsidDel="00000000" w:rsidR="00000000" w:rsidRPr="00000000">
        <w:rPr>
          <w:rFonts w:ascii="Arial" w:cs="Arial" w:eastAsia="Arial" w:hAnsi="Arial"/>
          <w:rtl w:val="0"/>
        </w:rPr>
        <w:t xml:space="preserve">3.27.5 Sender Identifier</w:t>
      </w:r>
      <w:r w:rsidDel="00000000" w:rsidR="00000000" w:rsidRPr="00000000">
        <w:rPr>
          <w:rtl w:val="0"/>
        </w:rPr>
      </w:r>
    </w:p>
    <w:p w:rsidR="00000000" w:rsidDel="00000000" w:rsidP="00000000" w:rsidRDefault="00000000" w:rsidRPr="00000000" w14:paraId="0000072C">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w:t>
      </w:r>
      <w:r w:rsidDel="00000000" w:rsidR="00000000" w:rsidRPr="00000000">
        <w:rPr>
          <w:rFonts w:ascii="Arial" w:cs="Arial" w:eastAsia="Arial" w:hAnsi="Arial"/>
          <w:color w:val="222222"/>
          <w:rtl w:val="0"/>
        </w:rPr>
        <w:t xml:space="preserve">he Sender Id field (8 bytes) should contain:</w:t>
      </w:r>
    </w:p>
    <w:p w:rsidR="00000000" w:rsidDel="00000000" w:rsidP="00000000" w:rsidRDefault="00000000" w:rsidRPr="00000000" w14:paraId="0000072D">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072E">
      <w:pPr>
        <w:numPr>
          <w:ilvl w:val="0"/>
          <w:numId w:val="44"/>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072F">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0730">
      <w:pPr>
        <w:numPr>
          <w:ilvl w:val="0"/>
          <w:numId w:val="60"/>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0731">
      <w:pPr>
        <w:numPr>
          <w:ilvl w:val="0"/>
          <w:numId w:val="60"/>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p>
    <w:p w:rsidR="00000000" w:rsidDel="00000000" w:rsidP="00000000" w:rsidRDefault="00000000" w:rsidRPr="00000000" w14:paraId="00000732">
      <w:pPr>
        <w:spacing w:after="240" w:before="240" w:line="248.00000000000006" w:lineRule="auto"/>
        <w:ind w:left="720" w:firstLine="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733">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0734">
      <w:pPr>
        <w:spacing w:after="0" w:before="0" w:lineRule="auto"/>
        <w:ind w:left="720" w:firstLine="0"/>
        <w:rPr>
          <w:rFonts w:ascii="Arial" w:cs="Arial" w:eastAsia="Arial" w:hAnsi="Arial"/>
          <w:b w:val="1"/>
          <w:i w:val="1"/>
          <w:color w:val="222222"/>
          <w:u w:val="single"/>
          <w:shd w:fill="fff2cc" w:val="clear"/>
        </w:rPr>
      </w:pPr>
      <w:sdt>
        <w:sdtPr>
          <w:tag w:val="goog_rdk_171"/>
        </w:sdtPr>
        <w:sdtContent>
          <w:commentRangeStart w:id="120"/>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0735">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0736">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0737">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0738">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120"/>
      <w:r w:rsidDel="00000000" w:rsidR="00000000" w:rsidRPr="00000000">
        <w:commentReference w:id="120"/>
      </w:r>
      <w:r w:rsidDel="00000000" w:rsidR="00000000" w:rsidRPr="00000000">
        <w:rPr>
          <w:rtl w:val="0"/>
        </w:rPr>
      </w:r>
    </w:p>
    <w:p w:rsidR="00000000" w:rsidDel="00000000" w:rsidP="00000000" w:rsidRDefault="00000000" w:rsidRPr="00000000" w14:paraId="00000739">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073A">
      <w:pPr>
        <w:pStyle w:val="Heading4"/>
        <w:ind w:left="0" w:right="4" w:firstLine="0"/>
        <w:rPr>
          <w:rFonts w:ascii="Arial" w:cs="Arial" w:eastAsia="Arial" w:hAnsi="Arial"/>
        </w:rPr>
      </w:pPr>
      <w:bookmarkStart w:colFirst="0" w:colLast="0" w:name="_heading=h.vjl219ghlhvi" w:id="208"/>
      <w:bookmarkEnd w:id="208"/>
      <w:r w:rsidDel="00000000" w:rsidR="00000000" w:rsidRPr="00000000">
        <w:rPr>
          <w:rFonts w:ascii="Arial" w:cs="Arial" w:eastAsia="Arial" w:hAnsi="Arial"/>
          <w:rtl w:val="0"/>
        </w:rPr>
        <w:t xml:space="preserve">3.27.6 Random</w:t>
      </w:r>
    </w:p>
    <w:p w:rsidR="00000000" w:rsidDel="00000000" w:rsidP="00000000" w:rsidRDefault="00000000" w:rsidRPr="00000000" w14:paraId="0000073B">
      <w:pPr>
        <w:spacing w:after="0" w:before="0" w:lineRule="auto"/>
        <w:ind w:left="0" w:firstLine="0"/>
        <w:rPr>
          <w:rFonts w:ascii="Roboto" w:cs="Roboto" w:eastAsia="Roboto" w:hAnsi="Roboto"/>
          <w:color w:val="222222"/>
          <w:sz w:val="24"/>
          <w:szCs w:val="24"/>
        </w:rPr>
      </w:pPr>
      <w:r w:rsidDel="00000000" w:rsidR="00000000" w:rsidRPr="00000000">
        <w:rPr>
          <w:rFonts w:ascii="Arial" w:cs="Arial" w:eastAsia="Arial" w:hAnsi="Arial"/>
          <w:color w:val="222222"/>
          <w:u w:val="single"/>
          <w:rtl w:val="0"/>
        </w:rPr>
        <w:t xml:space="preserve">T</w:t>
      </w:r>
      <w:r w:rsidDel="00000000" w:rsidR="00000000" w:rsidRPr="00000000">
        <w:rPr>
          <w:rFonts w:ascii="Arial" w:cs="Arial" w:eastAsia="Arial" w:hAnsi="Arial"/>
          <w:color w:val="222222"/>
          <w:rtl w:val="0"/>
        </w:rPr>
        <w:t xml:space="preserve">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w:t>
      </w:r>
      <w:r w:rsidDel="00000000" w:rsidR="00000000" w:rsidRPr="00000000">
        <w:rPr>
          <w:rtl w:val="0"/>
        </w:rPr>
      </w:r>
    </w:p>
    <w:p w:rsidR="00000000" w:rsidDel="00000000" w:rsidP="00000000" w:rsidRDefault="00000000" w:rsidRPr="00000000" w14:paraId="0000073C">
      <w:pPr>
        <w:numPr>
          <w:ilvl w:val="0"/>
          <w:numId w:val="39"/>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73D">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91">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92">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073E">
      <w:pPr>
        <w:pStyle w:val="Heading4"/>
        <w:ind w:left="0" w:right="4" w:firstLine="0"/>
        <w:rPr>
          <w:rFonts w:ascii="Arial" w:cs="Arial" w:eastAsia="Arial" w:hAnsi="Arial"/>
        </w:rPr>
      </w:pPr>
      <w:bookmarkStart w:colFirst="0" w:colLast="0" w:name="_heading=h.q30yx1mc4rc1" w:id="209"/>
      <w:bookmarkEnd w:id="209"/>
      <w:r w:rsidDel="00000000" w:rsidR="00000000" w:rsidRPr="00000000">
        <w:rPr>
          <w:rFonts w:ascii="Arial" w:cs="Arial" w:eastAsia="Arial" w:hAnsi="Arial"/>
          <w:rtl w:val="0"/>
        </w:rPr>
        <w:t xml:space="preserve">3.27.7 Crypto Material</w:t>
      </w:r>
    </w:p>
    <w:p w:rsidR="00000000" w:rsidDel="00000000" w:rsidP="00000000" w:rsidRDefault="00000000" w:rsidRPr="00000000" w14:paraId="0000073F">
      <w:pPr>
        <w:spacing w:after="0" w:before="0" w:lineRule="auto"/>
        <w:ind w:left="0" w:firstLine="0"/>
        <w:rPr>
          <w:rFonts w:ascii="Arial" w:cs="Arial" w:eastAsia="Arial" w:hAnsi="Arial"/>
          <w:color w:val="222222"/>
          <w:highlight w:val="white"/>
        </w:rPr>
      </w:pPr>
      <w:r w:rsidDel="00000000" w:rsidR="00000000" w:rsidRPr="00000000">
        <w:rPr>
          <w:rtl w:val="0"/>
        </w:rPr>
        <w:t xml:space="preserve">T</w:t>
      </w:r>
      <w:r w:rsidDel="00000000" w:rsidR="00000000" w:rsidRPr="00000000">
        <w:rPr>
          <w:rFonts w:ascii="Arial" w:cs="Arial" w:eastAsia="Arial" w:hAnsi="Arial"/>
          <w:color w:val="222222"/>
          <w:rtl w:val="0"/>
        </w:rPr>
        <w:t xml:space="preserve">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0740">
      <w:pPr>
        <w:pStyle w:val="Heading4"/>
        <w:ind w:left="0" w:right="4" w:firstLine="0"/>
        <w:rPr>
          <w:rFonts w:ascii="Roboto" w:cs="Roboto" w:eastAsia="Roboto" w:hAnsi="Roboto"/>
          <w:color w:val="222222"/>
          <w:sz w:val="24"/>
          <w:szCs w:val="24"/>
          <w:highlight w:val="white"/>
        </w:rPr>
      </w:pPr>
      <w:bookmarkStart w:colFirst="0" w:colLast="0" w:name="_heading=h.3y6o9vhqakro" w:id="210"/>
      <w:bookmarkEnd w:id="210"/>
      <w:r w:rsidDel="00000000" w:rsidR="00000000" w:rsidRPr="00000000">
        <w:rPr>
          <w:rFonts w:ascii="Arial" w:cs="Arial" w:eastAsia="Arial" w:hAnsi="Arial"/>
          <w:rtl w:val="0"/>
        </w:rPr>
        <w:t xml:space="preserve">3.27.8 Monotonic Counter</w:t>
      </w:r>
      <w:r w:rsidDel="00000000" w:rsidR="00000000" w:rsidRPr="00000000">
        <w:rPr>
          <w:rtl w:val="0"/>
        </w:rPr>
      </w:r>
    </w:p>
    <w:p w:rsidR="00000000" w:rsidDel="00000000" w:rsidP="00000000" w:rsidRDefault="00000000" w:rsidRPr="00000000" w14:paraId="00000741">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T</w:t>
      </w:r>
      <w:r w:rsidDel="00000000" w:rsidR="00000000" w:rsidRPr="00000000">
        <w:rPr>
          <w:rFonts w:ascii="Arial" w:cs="Arial" w:eastAsia="Arial" w:hAnsi="Arial"/>
          <w:color w:val="222222"/>
          <w:rtl w:val="0"/>
        </w:rPr>
        <w:t xml:space="preserve">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t>
      </w:r>
      <w:r w:rsidDel="00000000" w:rsidR="00000000" w:rsidRPr="00000000">
        <w:rPr>
          <w:rFonts w:ascii="Arial" w:cs="Arial" w:eastAsia="Arial" w:hAnsi="Arial"/>
          <w:color w:val="222222"/>
          <w:rtl w:val="0"/>
        </w:rPr>
        <w:t xml:space="preserve">ateway</w:t>
      </w:r>
      <w:r w:rsidDel="00000000" w:rsidR="00000000" w:rsidRPr="00000000">
        <w:rPr>
          <w:rFonts w:ascii="Arial" w:cs="Arial" w:eastAsia="Arial" w:hAnsi="Arial"/>
          <w:color w:val="222222"/>
          <w:highlight w:val="white"/>
          <w:rtl w:val="0"/>
        </w:rPr>
        <w:t xml:space="preserve"> for every packet sent. The counters should be considered independent of session or destination. E.g. The UE will keep a counter independently from the G</w:t>
      </w:r>
      <w:r w:rsidDel="00000000" w:rsidR="00000000" w:rsidRPr="00000000">
        <w:rPr>
          <w:rFonts w:ascii="Arial" w:cs="Arial" w:eastAsia="Arial" w:hAnsi="Arial"/>
          <w:color w:val="222222"/>
          <w:rtl w:val="0"/>
        </w:rPr>
        <w:t xml:space="preserve">ateway</w:t>
      </w: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742">
      <w:pPr>
        <w:pStyle w:val="Heading4"/>
        <w:ind w:left="0" w:right="4" w:firstLine="0"/>
        <w:rPr>
          <w:rFonts w:ascii="Arial" w:cs="Arial" w:eastAsia="Arial" w:hAnsi="Arial"/>
          <w:color w:val="222222"/>
          <w:sz w:val="22"/>
          <w:szCs w:val="22"/>
          <w:highlight w:val="white"/>
        </w:rPr>
      </w:pPr>
      <w:bookmarkStart w:colFirst="0" w:colLast="0" w:name="_heading=h.dovnwl46a7is" w:id="211"/>
      <w:bookmarkEnd w:id="211"/>
      <w:r w:rsidDel="00000000" w:rsidR="00000000" w:rsidRPr="00000000">
        <w:rPr>
          <w:rFonts w:ascii="Arial" w:cs="Arial" w:eastAsia="Arial" w:hAnsi="Arial"/>
          <w:rtl w:val="0"/>
        </w:rPr>
        <w:t xml:space="preserve">3.27.9 Protected MQTT-SN Packet</w:t>
      </w:r>
      <w:r w:rsidDel="00000000" w:rsidR="00000000" w:rsidRPr="00000000">
        <w:rPr>
          <w:rtl w:val="0"/>
        </w:rPr>
      </w:r>
    </w:p>
    <w:p w:rsidR="00000000" w:rsidDel="00000000" w:rsidP="00000000" w:rsidRDefault="00000000" w:rsidRPr="00000000" w14:paraId="00000743">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T</w:t>
      </w:r>
      <w:r w:rsidDel="00000000" w:rsidR="00000000" w:rsidRPr="00000000">
        <w:rPr>
          <w:rFonts w:ascii="Arial" w:cs="Arial" w:eastAsia="Arial" w:hAnsi="Arial"/>
          <w:color w:val="222222"/>
          <w:rtl w:val="0"/>
        </w:rPr>
        <w:t xml:space="preserve">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0744">
      <w:pPr>
        <w:spacing w:after="0" w:before="20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w:t>
      </w:r>
      <w:sdt>
        <w:sdtPr>
          <w:tag w:val="goog_rdk_172"/>
        </w:sdtPr>
        <w:sdtContent>
          <w:commentRangeStart w:id="121"/>
        </w:sdtContent>
      </w:sdt>
      <w:r w:rsidDel="00000000" w:rsidR="00000000" w:rsidRPr="00000000">
        <w:rPr>
          <w:rFonts w:ascii="Arial" w:cs="Arial" w:eastAsia="Arial" w:hAnsi="Arial"/>
          <w:color w:val="222222"/>
          <w:rtl w:val="0"/>
        </w:rPr>
        <w:t xml:space="preserve">should</w:t>
      </w:r>
      <w:commentRangeEnd w:id="121"/>
      <w:r w:rsidDel="00000000" w:rsidR="00000000" w:rsidRPr="00000000">
        <w:commentReference w:id="121"/>
      </w:r>
      <w:r w:rsidDel="00000000" w:rsidR="00000000" w:rsidRPr="00000000">
        <w:rPr>
          <w:rFonts w:ascii="Arial" w:cs="Arial" w:eastAsia="Arial" w:hAnsi="Arial"/>
          <w:color w:val="222222"/>
          <w:rtl w:val="0"/>
        </w:rPr>
        <w:t xml:space="preserve">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0745">
      <w:pPr>
        <w:pStyle w:val="Heading4"/>
        <w:ind w:left="0" w:right="4" w:firstLine="0"/>
        <w:rPr>
          <w:rFonts w:ascii="Arial" w:cs="Arial" w:eastAsia="Arial" w:hAnsi="Arial"/>
        </w:rPr>
      </w:pPr>
      <w:bookmarkStart w:colFirst="0" w:colLast="0" w:name="_heading=h.j75p96o6vesm" w:id="212"/>
      <w:bookmarkEnd w:id="212"/>
      <w:r w:rsidDel="00000000" w:rsidR="00000000" w:rsidRPr="00000000">
        <w:rPr>
          <w:rFonts w:ascii="Arial" w:cs="Arial" w:eastAsia="Arial" w:hAnsi="Arial"/>
          <w:rtl w:val="0"/>
        </w:rPr>
        <w:t xml:space="preserve">3.27.10 Authentication Tag</w:t>
      </w:r>
    </w:p>
    <w:p w:rsidR="00000000" w:rsidDel="00000000" w:rsidP="00000000" w:rsidRDefault="00000000" w:rsidRPr="00000000" w14:paraId="00000746">
      <w:pPr>
        <w:ind w:left="0" w:firstLine="0"/>
        <w:rPr>
          <w:rFonts w:ascii="Roboto" w:cs="Roboto" w:eastAsia="Roboto" w:hAnsi="Roboto"/>
          <w:color w:val="222222"/>
          <w:sz w:val="24"/>
          <w:szCs w:val="24"/>
        </w:rPr>
      </w:pPr>
      <w:r w:rsidDel="00000000" w:rsidR="00000000" w:rsidRPr="00000000">
        <w:rPr>
          <w:rFonts w:ascii="Arial" w:cs="Arial" w:eastAsia="Arial" w:hAnsi="Arial"/>
          <w:rtl w:val="0"/>
        </w:rPr>
        <w:t xml:space="preserve">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0747">
      <w:pPr>
        <w:pStyle w:val="Heading1"/>
        <w:ind w:left="0" w:firstLine="0"/>
        <w:rPr>
          <w:rFonts w:ascii="Arial" w:cs="Arial" w:eastAsia="Arial" w:hAnsi="Arial"/>
        </w:rPr>
      </w:pPr>
      <w:bookmarkStart w:colFirst="0" w:colLast="0" w:name="_heading=h.2qk79lc" w:id="213"/>
      <w:bookmarkEnd w:id="213"/>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0748">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0749">
      <w:pPr>
        <w:pStyle w:val="Heading2"/>
        <w:keepLines w:val="1"/>
        <w:spacing w:after="64" w:before="0" w:line="259" w:lineRule="auto"/>
        <w:ind w:left="0" w:firstLine="0"/>
        <w:rPr>
          <w:rFonts w:ascii="Arial" w:cs="Arial" w:eastAsia="Arial" w:hAnsi="Arial"/>
        </w:rPr>
      </w:pPr>
      <w:bookmarkStart w:colFirst="0" w:colLast="0" w:name="_heading=h.21od6so" w:id="214"/>
      <w:bookmarkEnd w:id="214"/>
      <w:r w:rsidDel="00000000" w:rsidR="00000000" w:rsidRPr="00000000">
        <w:rPr>
          <w:rFonts w:ascii="Arial" w:cs="Arial" w:eastAsia="Arial" w:hAnsi="Arial"/>
          <w:rtl w:val="0"/>
        </w:rPr>
        <w:t xml:space="preserve">4.1 </w:t>
      </w:r>
      <w:sdt>
        <w:sdtPr>
          <w:tag w:val="goog_rdk_173"/>
        </w:sdtPr>
        <w:sdtContent>
          <w:commentRangeStart w:id="122"/>
        </w:sdtContent>
      </w:sdt>
      <w:r w:rsidDel="00000000" w:rsidR="00000000" w:rsidRPr="00000000">
        <w:rPr>
          <w:rFonts w:ascii="Arial" w:cs="Arial" w:eastAsia="Arial" w:hAnsi="Arial"/>
          <w:rtl w:val="0"/>
        </w:rPr>
        <w:t xml:space="preserve">Session state</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074A">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074B">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074C">
      <w:pPr>
        <w:spacing w:after="240" w:before="240" w:lineRule="auto"/>
        <w:ind w:left="0" w:right="0" w:firstLine="0"/>
        <w:rPr/>
      </w:pPr>
      <w:sdt>
        <w:sdtPr>
          <w:tag w:val="goog_rdk_174"/>
        </w:sdtPr>
        <w:sdtContent>
          <w:commentRangeStart w:id="123"/>
        </w:sdtContent>
      </w:sdt>
      <w:r w:rsidDel="00000000" w:rsidR="00000000" w:rsidRPr="00000000">
        <w:rPr>
          <w:rtl w:val="0"/>
        </w:rPr>
        <w:t xml:space="preserve">The Session State in the Client consists of:</w:t>
      </w:r>
      <w:commentRangeEnd w:id="123"/>
      <w:r w:rsidDel="00000000" w:rsidR="00000000" w:rsidRPr="00000000">
        <w:commentReference w:id="123"/>
      </w:r>
      <w:r w:rsidDel="00000000" w:rsidR="00000000" w:rsidRPr="00000000">
        <w:rPr>
          <w:rtl w:val="0"/>
        </w:rPr>
      </w:r>
    </w:p>
    <w:p w:rsidR="00000000" w:rsidDel="00000000" w:rsidP="00000000" w:rsidRDefault="00000000" w:rsidRPr="00000000" w14:paraId="0000074D">
      <w:pPr>
        <w:numPr>
          <w:ilvl w:val="0"/>
          <w:numId w:val="74"/>
        </w:numPr>
        <w:spacing w:after="0" w:afterAutospacing="0" w:before="240" w:lineRule="auto"/>
        <w:ind w:left="720" w:right="0" w:hanging="360"/>
        <w:rPr>
          <w:u w:val="none"/>
        </w:rPr>
      </w:pPr>
      <w:r w:rsidDel="00000000" w:rsidR="00000000" w:rsidRPr="00000000">
        <w:rPr>
          <w:rtl w:val="0"/>
        </w:rPr>
        <w:t xml:space="preserve">QoS 1 and QoS 2 PUBLISH Packets which have been sent to the Server, but have not been completely acknowledged.</w:t>
      </w:r>
    </w:p>
    <w:sdt>
      <w:sdtPr>
        <w:tag w:val="goog_rdk_176"/>
      </w:sdtPr>
      <w:sdtContent>
        <w:p w:rsidR="00000000" w:rsidDel="00000000" w:rsidP="00000000" w:rsidRDefault="00000000" w:rsidRPr="00000000" w14:paraId="0000074E">
          <w:pPr>
            <w:numPr>
              <w:ilvl w:val="0"/>
              <w:numId w:val="74"/>
            </w:numPr>
            <w:spacing w:after="0" w:afterAutospacing="0" w:before="0" w:beforeAutospacing="0" w:lineRule="auto"/>
            <w:ind w:left="720" w:right="0" w:hanging="360"/>
            <w:rPr>
              <w:ins w:author="davide.lenzarini@u-blox.com" w:id="25" w:date="2024-08-08T15:36:39Z"/>
              <w:u w:val="none"/>
            </w:rPr>
          </w:pPr>
          <w:r w:rsidDel="00000000" w:rsidR="00000000" w:rsidRPr="00000000">
            <w:rPr>
              <w:rtl w:val="0"/>
            </w:rPr>
            <w:t xml:space="preserve">QoS 2 PUBLISH Packets 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sdt>
            <w:sdtPr>
              <w:tag w:val="goog_rdk_175"/>
            </w:sdtPr>
            <w:sdtContent>
              <w:ins w:author="davide.lenzarini@u-blox.com" w:id="25" w:date="2024-08-08T15:36:39Z">
                <w:r w:rsidDel="00000000" w:rsidR="00000000" w:rsidRPr="00000000">
                  <w:rPr>
                    <w:rtl w:val="0"/>
                  </w:rPr>
                </w:r>
              </w:ins>
            </w:sdtContent>
          </w:sdt>
        </w:p>
      </w:sdtContent>
    </w:sdt>
    <w:p w:rsidR="00000000" w:rsidDel="00000000" w:rsidP="00000000" w:rsidRDefault="00000000" w:rsidRPr="00000000" w14:paraId="0000074F">
      <w:pPr>
        <w:numPr>
          <w:ilvl w:val="0"/>
          <w:numId w:val="74"/>
        </w:numPr>
        <w:spacing w:after="240" w:before="0" w:beforeAutospacing="0" w:lineRule="auto"/>
        <w:ind w:left="720" w:right="0" w:hanging="360"/>
        <w:rPr>
          <w:u w:val="none"/>
        </w:rPr>
      </w:pPr>
      <w:sdt>
        <w:sdtPr>
          <w:tag w:val="goog_rdk_177"/>
        </w:sdtPr>
        <w:sdtContent>
          <w:ins w:author="davide.lenzarini@u-blox.com" w:id="25" w:date="2024-08-08T15:36:39Z">
            <w:r w:rsidDel="00000000" w:rsidR="00000000" w:rsidRPr="00000000">
              <w:rPr>
                <w:rtl w:val="0"/>
              </w:rPr>
              <w:t xml:space="preserve">Session topic alias mapping</w:t>
            </w:r>
          </w:ins>
        </w:sdtContent>
      </w:sdt>
      <w:r w:rsidDel="00000000" w:rsidR="00000000" w:rsidRPr="00000000">
        <w:rPr>
          <w:rtl w:val="0"/>
        </w:rPr>
      </w:r>
    </w:p>
    <w:p w:rsidR="00000000" w:rsidDel="00000000" w:rsidP="00000000" w:rsidRDefault="00000000" w:rsidRPr="00000000" w14:paraId="00000750">
      <w:pPr>
        <w:spacing w:after="240" w:before="240" w:lineRule="auto"/>
        <w:ind w:left="0" w:right="0" w:firstLine="0"/>
        <w:rPr/>
      </w:pPr>
      <w:sdt>
        <w:sdtPr>
          <w:tag w:val="goog_rdk_178"/>
        </w:sdtPr>
        <w:sdtContent>
          <w:commentRangeStart w:id="124"/>
        </w:sdtContent>
      </w:sdt>
      <w:r w:rsidDel="00000000" w:rsidR="00000000" w:rsidRPr="00000000">
        <w:rPr>
          <w:rtl w:val="0"/>
        </w:rPr>
        <w:t xml:space="preserve">The Session State in the Server consists of:</w:t>
      </w:r>
      <w:commentRangeEnd w:id="124"/>
      <w:r w:rsidDel="00000000" w:rsidR="00000000" w:rsidRPr="00000000">
        <w:commentReference w:id="124"/>
      </w:r>
      <w:r w:rsidDel="00000000" w:rsidR="00000000" w:rsidRPr="00000000">
        <w:rPr>
          <w:rtl w:val="0"/>
        </w:rPr>
      </w:r>
    </w:p>
    <w:p w:rsidR="00000000" w:rsidDel="00000000" w:rsidP="00000000" w:rsidRDefault="00000000" w:rsidRPr="00000000" w14:paraId="00000751">
      <w:pPr>
        <w:numPr>
          <w:ilvl w:val="0"/>
          <w:numId w:val="2"/>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0752">
      <w:pPr>
        <w:numPr>
          <w:ilvl w:val="0"/>
          <w:numId w:val="2"/>
        </w:numPr>
        <w:spacing w:after="0" w:afterAutospacing="0" w:before="0" w:beforeAutospacing="0" w:lineRule="auto"/>
        <w:ind w:left="720" w:right="0" w:hanging="360"/>
        <w:rPr>
          <w:u w:val="none"/>
        </w:rPr>
      </w:pPr>
      <w:r w:rsidDel="00000000" w:rsidR="00000000" w:rsidRPr="00000000">
        <w:rPr>
          <w:rtl w:val="0"/>
        </w:rPr>
        <w:t xml:space="preserve">The Client’s subscriptions,</w:t>
      </w:r>
      <w:sdt>
        <w:sdtPr>
          <w:tag w:val="goog_rdk_179"/>
        </w:sdtPr>
        <w:sdtContent>
          <w:commentRangeStart w:id="125"/>
        </w:sdtContent>
      </w:sdt>
      <w:r w:rsidDel="00000000" w:rsidR="00000000" w:rsidRPr="00000000">
        <w:rPr>
          <w:rtl w:val="0"/>
        </w:rPr>
        <w:t xml:space="preserve"> including any Subscription Identifiers</w:t>
      </w:r>
      <w:commentRangeEnd w:id="125"/>
      <w:r w:rsidDel="00000000" w:rsidR="00000000" w:rsidRPr="00000000">
        <w:commentReference w:id="125"/>
      </w:r>
      <w:r w:rsidDel="00000000" w:rsidR="00000000" w:rsidRPr="00000000">
        <w:rPr>
          <w:rtl w:val="0"/>
        </w:rPr>
        <w:t xml:space="preserve">.</w:t>
      </w:r>
    </w:p>
    <w:p w:rsidR="00000000" w:rsidDel="00000000" w:rsidP="00000000" w:rsidRDefault="00000000" w:rsidRPr="00000000" w14:paraId="00000753">
      <w:pPr>
        <w:numPr>
          <w:ilvl w:val="0"/>
          <w:numId w:val="2"/>
        </w:numPr>
        <w:spacing w:after="0" w:afterAutospacing="0" w:before="0" w:beforeAutospacing="0" w:lineRule="auto"/>
        <w:ind w:left="720" w:right="0" w:hanging="360"/>
        <w:rPr>
          <w:u w:val="none"/>
        </w:rPr>
      </w:pPr>
      <w:r w:rsidDel="00000000" w:rsidR="00000000" w:rsidRPr="00000000">
        <w:rPr>
          <w:rtl w:val="0"/>
        </w:rPr>
        <w:t xml:space="preserve">QoS 1 and QoS 2 PUBLISH Packets which have been sent to the Client, but have not been completely acknowledged.</w:t>
      </w:r>
    </w:p>
    <w:p w:rsidR="00000000" w:rsidDel="00000000" w:rsidP="00000000" w:rsidRDefault="00000000" w:rsidRPr="00000000" w14:paraId="00000754">
      <w:pPr>
        <w:numPr>
          <w:ilvl w:val="0"/>
          <w:numId w:val="2"/>
        </w:numPr>
        <w:spacing w:after="0" w:afterAutospacing="0" w:before="0" w:beforeAutospacing="0" w:lineRule="auto"/>
        <w:ind w:left="720" w:right="0" w:hanging="360"/>
        <w:rPr>
          <w:u w:val="none"/>
        </w:rPr>
      </w:pPr>
      <w:r w:rsidDel="00000000" w:rsidR="00000000" w:rsidRPr="00000000">
        <w:rPr>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0755">
      <w:pPr>
        <w:numPr>
          <w:ilvl w:val="0"/>
          <w:numId w:val="2"/>
        </w:numPr>
        <w:spacing w:after="0" w:afterAutospacing="0" w:before="0" w:beforeAutospacing="0" w:lineRule="auto"/>
        <w:ind w:left="720" w:right="0" w:hanging="360"/>
        <w:rPr>
          <w:u w:val="none"/>
        </w:rPr>
      </w:pPr>
      <w:r w:rsidDel="00000000" w:rsidR="00000000" w:rsidRPr="00000000">
        <w:rPr>
          <w:rtl w:val="0"/>
        </w:rPr>
        <w:t xml:space="preserve">QoS 2 PUBLISH Packets which have been received from the Client, but have not been completely acknowledged.</w:t>
      </w:r>
    </w:p>
    <w:p w:rsidR="00000000" w:rsidDel="00000000" w:rsidP="00000000" w:rsidRDefault="00000000" w:rsidRPr="00000000" w14:paraId="00000756">
      <w:pPr>
        <w:numPr>
          <w:ilvl w:val="0"/>
          <w:numId w:val="2"/>
        </w:numPr>
        <w:spacing w:after="0" w:afterAutospacing="0" w:before="0" w:beforeAutospacing="0" w:lineRule="auto"/>
        <w:ind w:left="720" w:right="0" w:hanging="360"/>
        <w:rPr>
          <w:u w:val="none"/>
        </w:rPr>
      </w:pPr>
      <w:sdt>
        <w:sdtPr>
          <w:tag w:val="goog_rdk_180"/>
        </w:sdtPr>
        <w:sdtContent>
          <w:commentRangeStart w:id="126"/>
        </w:sdtContent>
      </w:sdt>
      <w:sdt>
        <w:sdtPr>
          <w:tag w:val="goog_rdk_181"/>
        </w:sdtPr>
        <w:sdtContent>
          <w:commentRangeStart w:id="127"/>
        </w:sdtContent>
      </w:sdt>
      <w:r w:rsidDel="00000000" w:rsidR="00000000" w:rsidRPr="00000000">
        <w:rPr>
          <w:rtl w:val="0"/>
        </w:rPr>
        <w:t xml:space="preserve">The Will </w:t>
      </w:r>
      <w:sdt>
        <w:sdtPr>
          <w:tag w:val="goog_rdk_182"/>
        </w:sdtPr>
        <w:sdtContent>
          <w:ins w:author="davide.lenzarini@u-blox.com" w:id="26" w:date="2024-03-19T17:48:32Z">
            <w:commentRangeEnd w:id="126"/>
            <w:r w:rsidDel="00000000" w:rsidR="00000000" w:rsidRPr="00000000">
              <w:commentReference w:id="126"/>
            </w:r>
            <w:commentRangeEnd w:id="127"/>
            <w:r w:rsidDel="00000000" w:rsidR="00000000" w:rsidRPr="00000000">
              <w:commentReference w:id="127"/>
            </w:r>
            <w:r w:rsidDel="00000000" w:rsidR="00000000" w:rsidRPr="00000000">
              <w:rPr>
                <w:rtl w:val="0"/>
              </w:rPr>
              <w:t xml:space="preserve">Payload</w:t>
            </w:r>
          </w:ins>
        </w:sdtContent>
      </w:sdt>
      <w:sdt>
        <w:sdtPr>
          <w:tag w:val="goog_rdk_183"/>
        </w:sdtPr>
        <w:sdtContent>
          <w:del w:author="davide.lenzarini@u-blox.com" w:id="26" w:date="2024-03-19T17:48:32Z">
            <w:r w:rsidDel="00000000" w:rsidR="00000000" w:rsidRPr="00000000">
              <w:rPr>
                <w:rtl w:val="0"/>
              </w:rPr>
              <w:delText xml:space="preserve">Message</w:delText>
            </w:r>
          </w:del>
        </w:sdtContent>
      </w:sdt>
      <w:sdt>
        <w:sdtPr>
          <w:tag w:val="goog_rdk_184"/>
        </w:sdtPr>
        <w:sdtContent>
          <w:ins w:author="davide.lenzarini@u-blox.com" w:id="26" w:date="2024-03-19T17:48:32Z">
            <w:sdt>
              <w:sdtPr>
                <w:tag w:val="goog_rdk_185"/>
              </w:sdtPr>
              <w:sdtContent>
                <w:del w:author="davide.lenzarini@u-blox.com" w:id="26" w:date="2024-03-19T17:48:32Z">
                  <w:r w:rsidDel="00000000" w:rsidR="00000000" w:rsidRPr="00000000">
                    <w:rPr>
                      <w:rtl w:val="0"/>
                    </w:rPr>
                    <w:delText xml:space="preserve"> </w:delText>
                  </w:r>
                </w:del>
              </w:sdtContent>
            </w:sdt>
            <w:r w:rsidDel="00000000" w:rsidR="00000000" w:rsidRPr="00000000">
              <w:rPr>
                <w:rtl w:val="0"/>
              </w:rPr>
              <w:t xml:space="preserve">and the Will Topic (Will data)</w:t>
            </w:r>
          </w:ins>
        </w:sdtContent>
      </w:sdt>
      <w:r w:rsidDel="00000000" w:rsidR="00000000" w:rsidRPr="00000000">
        <w:rPr>
          <w:rtl w:val="0"/>
        </w:rPr>
        <w:t xml:space="preserve">.</w:t>
      </w:r>
    </w:p>
    <w:sdt>
      <w:sdtPr>
        <w:tag w:val="goog_rdk_187"/>
      </w:sdtPr>
      <w:sdtContent>
        <w:p w:rsidR="00000000" w:rsidDel="00000000" w:rsidP="00000000" w:rsidRDefault="00000000" w:rsidRPr="00000000" w14:paraId="00000757">
          <w:pPr>
            <w:numPr>
              <w:ilvl w:val="0"/>
              <w:numId w:val="2"/>
            </w:numPr>
            <w:spacing w:after="0" w:afterAutospacing="0" w:before="0" w:beforeAutospacing="0" w:lineRule="auto"/>
            <w:ind w:left="720" w:right="0" w:hanging="360"/>
            <w:rPr>
              <w:ins w:author="davide.lenzarini@u-blox.com" w:id="27" w:date="2024-08-08T15:36:54Z"/>
              <w:u w:val="none"/>
            </w:rPr>
          </w:pPr>
          <w:r w:rsidDel="00000000" w:rsidR="00000000" w:rsidRPr="00000000">
            <w:rPr>
              <w:rtl w:val="0"/>
            </w:rPr>
            <w:t xml:space="preserve">If the Session is currently not connected, the time at which the Session will end and Session State will be discarded.</w:t>
          </w:r>
          <w:sdt>
            <w:sdtPr>
              <w:tag w:val="goog_rdk_186"/>
            </w:sdtPr>
            <w:sdtContent>
              <w:ins w:author="davide.lenzarini@u-blox.com" w:id="27" w:date="2024-08-08T15:36:54Z">
                <w:r w:rsidDel="00000000" w:rsidR="00000000" w:rsidRPr="00000000">
                  <w:rPr>
                    <w:rtl w:val="0"/>
                  </w:rPr>
                </w:r>
              </w:ins>
            </w:sdtContent>
          </w:sdt>
        </w:p>
      </w:sdtContent>
    </w:sdt>
    <w:p w:rsidR="00000000" w:rsidDel="00000000" w:rsidP="00000000" w:rsidRDefault="00000000" w:rsidRPr="00000000" w14:paraId="00000758">
      <w:pPr>
        <w:numPr>
          <w:ilvl w:val="0"/>
          <w:numId w:val="2"/>
        </w:numPr>
        <w:spacing w:after="240" w:before="0" w:beforeAutospacing="0" w:lineRule="auto"/>
        <w:ind w:left="720" w:right="0" w:hanging="360"/>
        <w:rPr>
          <w:u w:val="none"/>
        </w:rPr>
      </w:pPr>
      <w:sdt>
        <w:sdtPr>
          <w:tag w:val="goog_rdk_188"/>
        </w:sdtPr>
        <w:sdtContent>
          <w:ins w:author="davide.lenzarini@u-blox.com" w:id="27" w:date="2024-08-08T15:36:54Z">
            <w:r w:rsidDel="00000000" w:rsidR="00000000" w:rsidRPr="00000000">
              <w:rPr>
                <w:rtl w:val="0"/>
              </w:rPr>
              <w:t xml:space="preserve">Session topic alias mapping</w:t>
            </w:r>
          </w:ins>
        </w:sdtContent>
      </w:sdt>
      <w:r w:rsidDel="00000000" w:rsidR="00000000" w:rsidRPr="00000000">
        <w:rPr>
          <w:rtl w:val="0"/>
        </w:rPr>
      </w:r>
    </w:p>
    <w:p w:rsidR="00000000" w:rsidDel="00000000" w:rsidP="00000000" w:rsidRDefault="00000000" w:rsidRPr="00000000" w14:paraId="00000759">
      <w:pPr>
        <w:spacing w:after="240" w:before="240" w:lineRule="auto"/>
        <w:ind w:left="0" w:right="0" w:firstLine="0"/>
        <w:rPr/>
      </w:pPr>
      <w:r w:rsidDel="00000000" w:rsidR="00000000" w:rsidRPr="00000000">
        <w:rPr>
          <w:rtl w:val="0"/>
        </w:rPr>
        <w:t xml:space="preserve">Retained messages do not form part of the Session State in the Server, they are not deleted as a result of a Session ending.</w:t>
      </w:r>
    </w:p>
    <w:p w:rsidR="00000000" w:rsidDel="00000000" w:rsidP="00000000" w:rsidRDefault="00000000" w:rsidRPr="00000000" w14:paraId="0000075A">
      <w:pPr>
        <w:pStyle w:val="Heading3"/>
        <w:keepNext w:val="0"/>
        <w:pBdr>
          <w:top w:color="auto" w:space="0" w:sz="0" w:val="none"/>
        </w:pBdr>
        <w:spacing w:after="80" w:before="280" w:lineRule="auto"/>
        <w:ind w:left="0" w:right="0" w:firstLine="0"/>
        <w:rPr/>
      </w:pPr>
      <w:bookmarkStart w:colFirst="0" w:colLast="0" w:name="_heading=h.nasxg3iedd75" w:id="215"/>
      <w:bookmarkEnd w:id="215"/>
      <w:r w:rsidDel="00000000" w:rsidR="00000000" w:rsidRPr="00000000">
        <w:rPr>
          <w:rtl w:val="0"/>
        </w:rPr>
        <w:t xml:space="preserve">4.1.1 Storing Session State</w:t>
      </w:r>
    </w:p>
    <w:p w:rsidR="00000000" w:rsidDel="00000000" w:rsidP="00000000" w:rsidRDefault="00000000" w:rsidRPr="00000000" w14:paraId="0000075B">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075C">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5D">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r w:rsidDel="00000000" w:rsidR="00000000" w:rsidRPr="00000000">
        <w:rPr>
          <w:highlight w:val="yellow"/>
          <w:rtl w:val="0"/>
        </w:rPr>
        <w:t xml:space="preserve"> </w:t>
      </w:r>
      <w:r w:rsidDel="00000000" w:rsidR="00000000" w:rsidRPr="00000000">
        <w:rPr>
          <w:highlight w:val="yellow"/>
          <w:rtl w:val="0"/>
        </w:rPr>
        <w:t xml:space="preserve">and </w:t>
      </w:r>
      <w:sdt>
        <w:sdtPr>
          <w:tag w:val="goog_rdk_189"/>
        </w:sdtPr>
        <w:sdtContent>
          <w:commentRangeStart w:id="128"/>
        </w:sdtContent>
      </w:sdt>
      <w:r w:rsidDel="00000000" w:rsidR="00000000" w:rsidRPr="00000000">
        <w:rPr>
          <w:highlight w:val="yellow"/>
          <w:rtl w:val="0"/>
        </w:rPr>
        <w:t xml:space="preserve">the Session Expiry Interval has passed</w:t>
      </w:r>
      <w:commentRangeEnd w:id="128"/>
      <w:r w:rsidDel="00000000" w:rsidR="00000000" w:rsidRPr="00000000">
        <w:commentReference w:id="128"/>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075E">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075F">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0760">
      <w:pPr>
        <w:pStyle w:val="Heading3"/>
        <w:keepLines w:val="1"/>
        <w:spacing w:after="64" w:before="0" w:line="259" w:lineRule="auto"/>
        <w:ind w:left="0" w:firstLine="0"/>
        <w:rPr/>
      </w:pPr>
      <w:bookmarkStart w:colFirst="0" w:colLast="0" w:name="_heading=h.434ayfz" w:id="216"/>
      <w:bookmarkEnd w:id="216"/>
      <w:r w:rsidDel="00000000" w:rsidR="00000000" w:rsidRPr="00000000">
        <w:rPr>
          <w:rtl w:val="0"/>
        </w:rPr>
        <w:t xml:space="preserve">4.1.2 Session Establishment</w:t>
      </w:r>
    </w:p>
    <w:p w:rsidR="00000000" w:rsidDel="00000000" w:rsidP="00000000" w:rsidRDefault="00000000" w:rsidRPr="00000000" w14:paraId="00000761">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0762">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w:t>
      </w:r>
      <w:sdt>
        <w:sdtPr>
          <w:tag w:val="goog_rdk_190"/>
        </w:sdtPr>
        <w:sdtContent>
          <w:del w:author="davide.lenzarini@u-blox.com" w:id="28" w:date="2024-08-07T10:49:02Z">
            <w:r w:rsidDel="00000000" w:rsidR="00000000" w:rsidRPr="00000000">
              <w:rPr>
                <w:rFonts w:ascii="Arial" w:cs="Arial" w:eastAsia="Arial" w:hAnsi="Arial"/>
                <w:rtl w:val="0"/>
              </w:rPr>
              <w:delText xml:space="preserve">, or WILL interactions </w:delText>
            </w:r>
          </w:del>
        </w:sdtContent>
      </w:sdt>
      <w:r w:rsidDel="00000000" w:rsidR="00000000" w:rsidRPr="00000000">
        <w:rPr>
          <w:rFonts w:ascii="Arial" w:cs="Arial" w:eastAsia="Arial" w:hAnsi="Arial"/>
          <w:rtl w:val="0"/>
        </w:rPr>
        <w:t xml:space="preserve">should take place.</w:t>
      </w:r>
    </w:p>
    <w:p w:rsidR="00000000" w:rsidDel="00000000" w:rsidP="00000000" w:rsidRDefault="00000000" w:rsidRPr="00000000" w14:paraId="00000763">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41" name="image2.png"/>
            <a:graphic>
              <a:graphicData uri="http://schemas.openxmlformats.org/drawingml/2006/picture">
                <pic:pic>
                  <pic:nvPicPr>
                    <pic:cNvPr id="0" name="image2.png"/>
                    <pic:cNvPicPr preferRelativeResize="0"/>
                  </pic:nvPicPr>
                  <pic:blipFill>
                    <a:blip r:embed="rId93"/>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0764">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w:t>
      </w:r>
      <w:sdt>
        <w:sdtPr>
          <w:tag w:val="goog_rdk_191"/>
        </w:sdtPr>
        <w:sdtContent>
          <w:del w:author="davide.lenzarini@u-blox.com" w:id="29" w:date="2024-08-07T10:49:16Z">
            <w:r w:rsidDel="00000000" w:rsidR="00000000" w:rsidRPr="00000000">
              <w:rPr>
                <w:rFonts w:ascii="Arial" w:cs="Arial" w:eastAsia="Arial" w:hAnsi="Arial"/>
                <w:rtl w:val="0"/>
              </w:rPr>
              <w:delText xml:space="preserve">not Will flag </w:delText>
            </w:r>
          </w:del>
        </w:sdtContent>
      </w:sdt>
      <w:r w:rsidDel="00000000" w:rsidR="00000000" w:rsidRPr="00000000">
        <w:rPr>
          <w:rFonts w:ascii="Arial" w:cs="Arial" w:eastAsia="Arial" w:hAnsi="Arial"/>
          <w:rtl w:val="0"/>
        </w:rPr>
        <w:t xml:space="preserve">set or no further authentication data required)</w:t>
      </w:r>
    </w:p>
    <w:p w:rsidR="00000000" w:rsidDel="00000000" w:rsidP="00000000" w:rsidRDefault="00000000" w:rsidRPr="00000000" w14:paraId="00000765">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57" name="image27.png"/>
            <a:graphic>
              <a:graphicData uri="http://schemas.openxmlformats.org/drawingml/2006/picture">
                <pic:pic>
                  <pic:nvPicPr>
                    <pic:cNvPr id="0" name="image27.png"/>
                    <pic:cNvPicPr preferRelativeResize="0"/>
                  </pic:nvPicPr>
                  <pic:blipFill>
                    <a:blip r:embed="rId94"/>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766">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0767">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0768">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0769">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076A">
      <w:pPr>
        <w:pStyle w:val="Heading2"/>
        <w:keepLines w:val="1"/>
        <w:spacing w:after="64" w:before="0" w:line="259" w:lineRule="auto"/>
        <w:ind w:left="0" w:firstLine="0"/>
        <w:rPr>
          <w:rFonts w:ascii="Arial" w:cs="Arial" w:eastAsia="Arial" w:hAnsi="Arial"/>
        </w:rPr>
      </w:pPr>
      <w:bookmarkStart w:colFirst="0" w:colLast="0" w:name="_heading=h.fc1j1f7dq6oy" w:id="217"/>
      <w:bookmarkEnd w:id="217"/>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076B">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from 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076C">
      <w:pPr>
        <w:spacing w:after="240" w:before="240" w:lineRule="auto"/>
        <w:rPr/>
      </w:pPr>
      <w:r w:rsidDel="00000000" w:rsidR="00000000" w:rsidRPr="00000000">
        <w:rPr>
          <w:rtl w:val="0"/>
        </w:rPr>
        <w:t xml:space="preserve">MQTT-SN Packets which are received must be unaltered and complete</w:t>
      </w:r>
      <w:sdt>
        <w:sdtPr>
          <w:tag w:val="goog_rdk_192"/>
        </w:sdtPr>
        <w:sdtContent>
          <w:ins w:author="davide.lenzarini@u-blox.com" w:id="30" w:date="2024-08-07T10:58:41Z"/>
          <w:sdt>
            <w:sdtPr>
              <w:tag w:val="goog_rdk_193"/>
            </w:sdtPr>
            <w:sdtContent>
              <w:commentRangeStart w:id="129"/>
            </w:sdtContent>
          </w:sdt>
          <w:ins w:author="davide.lenzarini@u-blox.com" w:id="30" w:date="2024-08-07T10:58:41Z">
            <w:sdt>
              <w:sdtPr>
                <w:tag w:val="goog_rdk_194"/>
              </w:sdtPr>
              <w:sdtContent>
                <w:commentRangeStart w:id="130"/>
              </w:sdtContent>
            </w:sdt>
            <w:r w:rsidDel="00000000" w:rsidR="00000000" w:rsidRPr="00000000">
              <w:rPr>
                <w:rtl w:val="0"/>
              </w:rPr>
              <w:t xml:space="preserve"> and delivered only once</w:t>
            </w:r>
          </w:ins>
        </w:sdtContent>
      </w:sdt>
      <w:commentRangeEnd w:id="129"/>
      <w:r w:rsidDel="00000000" w:rsidR="00000000" w:rsidRPr="00000000">
        <w:commentReference w:id="129"/>
      </w:r>
      <w:commentRangeEnd w:id="130"/>
      <w:r w:rsidDel="00000000" w:rsidR="00000000" w:rsidRPr="00000000">
        <w:commentReference w:id="130"/>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6D">
      <w:pPr>
        <w:numPr>
          <w:ilvl w:val="0"/>
          <w:numId w:val="40"/>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076E">
      <w:pPr>
        <w:numPr>
          <w:ilvl w:val="0"/>
          <w:numId w:val="40"/>
        </w:numPr>
        <w:spacing w:after="0" w:before="0" w:lineRule="auto"/>
        <w:ind w:left="720" w:hanging="360"/>
      </w:pPr>
      <w:sdt>
        <w:sdtPr>
          <w:tag w:val="goog_rdk_195"/>
        </w:sdtPr>
        <w:sdtContent>
          <w:commentRangeStart w:id="131"/>
        </w:sdtContent>
      </w:sdt>
      <w:r w:rsidDel="00000000" w:rsidR="00000000" w:rsidRPr="00000000">
        <w:rPr>
          <w:rtl w:val="0"/>
        </w:rPr>
        <w:t xml:space="preserve">I</w:t>
      </w:r>
      <w:sdt>
        <w:sdtPr>
          <w:tag w:val="goog_rdk_196"/>
        </w:sdtPr>
        <w:sdtContent>
          <w:del w:author="davide.lenzarini@u-blox.com" w:id="31" w:date="2024-08-07T10:58:50Z">
            <w:r w:rsidDel="00000000" w:rsidR="00000000" w:rsidRPr="00000000">
              <w:rPr>
                <w:rtl w:val="0"/>
              </w:rPr>
              <w:delText xml:space="preserve">f the network might deliver a Packet more than once, then it is highly recommended that the PROTECTION ENCAPSULATION Monotonic Counter is used to eliminate the duplicates</w:delText>
            </w:r>
          </w:del>
        </w:sdtContent>
      </w:sdt>
      <w:r w:rsidDel="00000000" w:rsidR="00000000" w:rsidRPr="00000000">
        <w:rPr>
          <w:rtl w:val="0"/>
        </w:rPr>
        <w:t xml:space="preserve">.</w:t>
      </w:r>
      <w:commentRangeEnd w:id="131"/>
      <w:r w:rsidDel="00000000" w:rsidR="00000000" w:rsidRPr="00000000">
        <w:commentReference w:id="131"/>
      </w:r>
      <w:r w:rsidDel="00000000" w:rsidR="00000000" w:rsidRPr="00000000">
        <w:rPr>
          <w:rtl w:val="0"/>
        </w:rPr>
      </w:r>
    </w:p>
    <w:p w:rsidR="00000000" w:rsidDel="00000000" w:rsidP="00000000" w:rsidRDefault="00000000" w:rsidRPr="00000000" w14:paraId="0000076F">
      <w:pPr>
        <w:numPr>
          <w:ilvl w:val="0"/>
          <w:numId w:val="40"/>
        </w:numPr>
        <w:spacing w:after="0" w:before="0" w:lineRule="auto"/>
        <w:ind w:left="720" w:hanging="360"/>
      </w:pPr>
      <w:r w:rsidDel="00000000" w:rsidR="00000000" w:rsidRPr="00000000">
        <w:rPr>
          <w:rtl w:val="0"/>
        </w:rPr>
        <w:t xml:space="preserve">The MQTT-SN protocol will tolerate out of order Packets and it will retransmit lost Packets in the case that an expected </w:t>
      </w:r>
      <w:r w:rsidDel="00000000" w:rsidR="00000000" w:rsidRPr="00000000">
        <w:rPr>
          <w:rtl w:val="0"/>
        </w:rPr>
        <w:t xml:space="preserve">acknowledgement</w:t>
      </w:r>
      <w:r w:rsidDel="00000000" w:rsidR="00000000" w:rsidRPr="00000000">
        <w:rPr>
          <w:rtl w:val="0"/>
        </w:rPr>
        <w:t xml:space="preserve"> has not been received.</w:t>
      </w:r>
    </w:p>
    <w:p w:rsidR="00000000" w:rsidDel="00000000" w:rsidP="00000000" w:rsidRDefault="00000000" w:rsidRPr="00000000" w14:paraId="00000770">
      <w:pPr>
        <w:numPr>
          <w:ilvl w:val="0"/>
          <w:numId w:val="40"/>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0771">
      <w:pPr>
        <w:numPr>
          <w:ilvl w:val="0"/>
          <w:numId w:val="40"/>
        </w:numPr>
        <w:spacing w:after="0" w:before="0" w:lineRule="auto"/>
        <w:ind w:left="720" w:hanging="360"/>
      </w:pPr>
      <w:r w:rsidDel="00000000" w:rsidR="00000000" w:rsidRPr="00000000">
        <w:rPr>
          <w:rtl w:val="0"/>
        </w:rPr>
        <w:t xml:space="preserve">The MQTT-SN implementation may use either the origin network address</w:t>
      </w:r>
      <w:sdt>
        <w:sdtPr>
          <w:tag w:val="goog_rdk_197"/>
        </w:sdtPr>
        <w:sdtContent>
          <w:ins w:author="davide.lenzarini@u-blox.com" w:id="32" w:date="2024-08-07T10:54:53Z">
            <w:r w:rsidDel="00000000" w:rsidR="00000000" w:rsidRPr="00000000">
              <w:rPr>
                <w:rtl w:val="0"/>
              </w:rPr>
              <w:t xml:space="preserve">, or the DTLS connection ID</w:t>
            </w:r>
          </w:ins>
        </w:sdtContent>
      </w:sdt>
      <w:r w:rsidDel="00000000" w:rsidR="00000000" w:rsidRPr="00000000">
        <w:rPr>
          <w:rtl w:val="0"/>
        </w:rPr>
        <w:t xml:space="preserve">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0772">
      <w:pPr>
        <w:numPr>
          <w:ilvl w:val="0"/>
          <w:numId w:val="40"/>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0773">
      <w:pPr>
        <w:numPr>
          <w:ilvl w:val="0"/>
          <w:numId w:val="40"/>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0774">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0775">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w:t>
      </w:r>
      <w:sdt>
        <w:sdtPr>
          <w:tag w:val="goog_rdk_198"/>
        </w:sdtPr>
        <w:sdtContent>
          <w:ins w:author="davide.lenzarini@u-blox.com" w:id="33" w:date="2024-08-07T10:59:35Z">
            <w:r w:rsidDel="00000000" w:rsidR="00000000" w:rsidRPr="00000000">
              <w:rPr>
                <w:shd w:fill="ffe599" w:val="clear"/>
                <w:rtl w:val="0"/>
              </w:rPr>
              <w:t xml:space="preserve">the MQTT-SN should not be used</w:t>
            </w:r>
          </w:ins>
        </w:sdtContent>
      </w:sdt>
      <w:sdt>
        <w:sdtPr>
          <w:tag w:val="goog_rdk_199"/>
        </w:sdtPr>
        <w:sdtContent>
          <w:del w:author="davide.lenzarini@u-blox.com" w:id="33" w:date="2024-08-07T10:59:35Z">
            <w:r w:rsidDel="00000000" w:rsidR="00000000" w:rsidRPr="00000000">
              <w:rPr>
                <w:shd w:fill="ffe599" w:val="clear"/>
                <w:rtl w:val="0"/>
              </w:rPr>
              <w:delText xml:space="preserve">the PROTECTION ENCAPSULATION monotonic counter should be used</w:delText>
            </w:r>
          </w:del>
        </w:sdtContent>
      </w:sdt>
      <w:r w:rsidDel="00000000" w:rsidR="00000000" w:rsidRPr="00000000">
        <w:rPr>
          <w:shd w:fill="ffe599" w:val="clear"/>
          <w:rtl w:val="0"/>
        </w:rPr>
        <w:t xml:space="preserve">.</w:t>
      </w:r>
    </w:p>
    <w:p w:rsidR="00000000" w:rsidDel="00000000" w:rsidP="00000000" w:rsidRDefault="00000000" w:rsidRPr="00000000" w14:paraId="00000776">
      <w:pPr>
        <w:spacing w:after="240" w:before="240" w:lineRule="auto"/>
        <w:ind w:left="0" w:firstLine="0"/>
        <w:rPr>
          <w:shd w:fill="ffe599" w:val="clear"/>
        </w:rPr>
      </w:pPr>
      <w:r w:rsidDel="00000000" w:rsidR="00000000" w:rsidRPr="00000000">
        <w:rPr>
          <w:shd w:fill="ffe599" w:val="clear"/>
          <w:rtl w:val="0"/>
        </w:rPr>
        <w:t xml:space="preserve">Examples of possible consequences of </w:t>
      </w:r>
      <w:sdt>
        <w:sdtPr>
          <w:tag w:val="goog_rdk_200"/>
        </w:sdtPr>
        <w:sdtContent>
          <w:ins w:author="davide.lenzarini@u-blox.com" w:id="34" w:date="2024-08-07T11:00:21Z">
            <w:r w:rsidDel="00000000" w:rsidR="00000000" w:rsidRPr="00000000">
              <w:rPr>
                <w:shd w:fill="ffe599" w:val="clear"/>
                <w:rtl w:val="0"/>
              </w:rPr>
              <w:t xml:space="preserve">allowing</w:t>
            </w:r>
          </w:ins>
        </w:sdtContent>
      </w:sdt>
      <w:sdt>
        <w:sdtPr>
          <w:tag w:val="goog_rdk_201"/>
        </w:sdtPr>
        <w:sdtContent>
          <w:del w:author="davide.lenzarini@u-blox.com" w:id="34" w:date="2024-08-07T11:00:21Z">
            <w:r w:rsidDel="00000000" w:rsidR="00000000" w:rsidRPr="00000000">
              <w:rPr>
                <w:shd w:fill="ffe599" w:val="clear"/>
                <w:rtl w:val="0"/>
              </w:rPr>
              <w:delText xml:space="preserve">not removing</w:delText>
            </w:r>
          </w:del>
        </w:sdtContent>
      </w:sdt>
      <w:r w:rsidDel="00000000" w:rsidR="00000000" w:rsidRPr="00000000">
        <w:rPr>
          <w:shd w:fill="ffe599" w:val="clear"/>
          <w:rtl w:val="0"/>
        </w:rPr>
        <w:t xml:space="preserve">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0777">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0778">
      <w:pPr>
        <w:numPr>
          <w:ilvl w:val="0"/>
          <w:numId w:val="35"/>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0779">
      <w:pPr>
        <w:numPr>
          <w:ilvl w:val="0"/>
          <w:numId w:val="35"/>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077A">
      <w:pPr>
        <w:numPr>
          <w:ilvl w:val="0"/>
          <w:numId w:val="35"/>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077B">
      <w:pPr>
        <w:numPr>
          <w:ilvl w:val="0"/>
          <w:numId w:val="35"/>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077C">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77D">
      <w:pPr>
        <w:numPr>
          <w:ilvl w:val="0"/>
          <w:numId w:val="35"/>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077E">
      <w:pPr>
        <w:numPr>
          <w:ilvl w:val="0"/>
          <w:numId w:val="35"/>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077F">
      <w:pPr>
        <w:numPr>
          <w:ilvl w:val="0"/>
          <w:numId w:val="35"/>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0780">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0781">
      <w:pPr>
        <w:spacing w:after="240" w:before="240" w:lineRule="auto"/>
        <w:ind w:left="0" w:firstLine="0"/>
        <w:rPr>
          <w:shd w:fill="ffe599" w:val="clear"/>
        </w:rPr>
      </w:pPr>
      <w:r w:rsidDel="00000000" w:rsidR="00000000" w:rsidRPr="00000000">
        <w:rPr>
          <w:shd w:fill="ffe599" w:val="clear"/>
          <w:rtl w:val="0"/>
        </w:rPr>
        <w:t xml:space="preserve">Both </w:t>
      </w:r>
      <w:sdt>
        <w:sdtPr>
          <w:tag w:val="goog_rdk_202"/>
        </w:sdtPr>
        <w:sdtContent>
          <w:commentRangeStart w:id="132"/>
        </w:sdtContent>
      </w:sdt>
      <w:sdt>
        <w:sdtPr>
          <w:tag w:val="goog_rdk_203"/>
        </w:sdtPr>
        <w:sdtContent>
          <w:commentRangeStart w:id="133"/>
        </w:sdtContent>
      </w:sdt>
      <w:r w:rsidDel="00000000" w:rsidR="00000000" w:rsidRPr="00000000">
        <w:rPr>
          <w:shd w:fill="ffe599" w:val="clear"/>
          <w:rtl w:val="0"/>
        </w:rPr>
        <w:t xml:space="preserve">TCP and UDP ports 1883 and 8883 are registered with IANA for MQTT and secure communication respectively.</w:t>
      </w:r>
      <w:commentRangeEnd w:id="132"/>
      <w:r w:rsidDel="00000000" w:rsidR="00000000" w:rsidRPr="00000000">
        <w:commentReference w:id="132"/>
      </w:r>
      <w:commentRangeEnd w:id="133"/>
      <w:r w:rsidDel="00000000" w:rsidR="00000000" w:rsidRPr="00000000">
        <w:commentReference w:id="133"/>
      </w:r>
      <w:r w:rsidDel="00000000" w:rsidR="00000000" w:rsidRPr="00000000">
        <w:rPr>
          <w:rtl w:val="0"/>
        </w:rPr>
      </w:r>
    </w:p>
    <w:p w:rsidR="00000000" w:rsidDel="00000000" w:rsidP="00000000" w:rsidRDefault="00000000" w:rsidRPr="00000000" w14:paraId="0000078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0783">
      <w:pPr>
        <w:numPr>
          <w:ilvl w:val="0"/>
          <w:numId w:val="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0784">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0785">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0786">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0787">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0788">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0789">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078A">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sdt>
        <w:sdtPr>
          <w:tag w:val="goog_rdk_204"/>
        </w:sdtPr>
        <w:sdtContent>
          <w:commentRangeStart w:id="134"/>
        </w:sdtContent>
      </w:sdt>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commentRangeEnd w:id="134"/>
      <w:r w:rsidDel="00000000" w:rsidR="00000000" w:rsidRPr="00000000">
        <w:commentReference w:id="134"/>
      </w:r>
      <w:r w:rsidDel="00000000" w:rsidR="00000000" w:rsidRPr="00000000">
        <w:rPr>
          <w:rtl w:val="0"/>
        </w:rPr>
      </w:r>
    </w:p>
    <w:p w:rsidR="00000000" w:rsidDel="00000000" w:rsidP="00000000" w:rsidRDefault="00000000" w:rsidRPr="00000000" w14:paraId="0000078B">
      <w:pPr>
        <w:numPr>
          <w:ilvl w:val="1"/>
          <w:numId w:val="5"/>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078C">
      <w:pPr>
        <w:pStyle w:val="Heading2"/>
        <w:keepLines w:val="1"/>
        <w:spacing w:after="64" w:before="0" w:line="259" w:lineRule="auto"/>
        <w:ind w:left="0" w:firstLine="0"/>
        <w:rPr>
          <w:rFonts w:ascii="Arial" w:cs="Arial" w:eastAsia="Arial" w:hAnsi="Arial"/>
        </w:rPr>
      </w:pPr>
      <w:bookmarkStart w:colFirst="0" w:colLast="0" w:name="_heading=h.2i9l8ns" w:id="218"/>
      <w:bookmarkEnd w:id="218"/>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078D">
      <w:pPr>
        <w:rPr>
          <w:rFonts w:ascii="Arial" w:cs="Arial" w:eastAsia="Arial" w:hAnsi="Arial"/>
        </w:rPr>
      </w:pPr>
      <w:r w:rsidDel="00000000" w:rsidR="00000000" w:rsidRPr="00000000">
        <w:rPr>
          <w:rFonts w:ascii="Arial" w:cs="Arial" w:eastAsia="Arial" w:hAnsi="Arial"/>
          <w:rtl w:val="0"/>
        </w:rPr>
        <w:t xml:space="preserve">MQTT-SN delivers Application Messages according to the Quality of Service (QoS) levels defined in the following sections. The delivery protocol is symmetric, in the description below the Client and Server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078E">
      <w:pPr>
        <w:pStyle w:val="Heading3"/>
        <w:ind w:left="0" w:firstLine="0"/>
        <w:rPr/>
      </w:pPr>
      <w:bookmarkStart w:colFirst="0" w:colLast="0" w:name="_heading=h.be76rdrlcegt" w:id="219"/>
      <w:bookmarkEnd w:id="219"/>
      <w:r w:rsidDel="00000000" w:rsidR="00000000" w:rsidRPr="00000000">
        <w:rPr>
          <w:rtl w:val="0"/>
        </w:rPr>
        <w:t xml:space="preserve">4.3.1 Publish without session: </w:t>
      </w:r>
      <w:sdt>
        <w:sdtPr>
          <w:tag w:val="goog_rdk_205"/>
        </w:sdtPr>
        <w:sdtContent>
          <w:commentRangeStart w:id="135"/>
        </w:sdtContent>
      </w:sdt>
      <w:r w:rsidDel="00000000" w:rsidR="00000000" w:rsidRPr="00000000">
        <w:rPr>
          <w:rtl w:val="0"/>
        </w:rPr>
        <w:t xml:space="preserve">Any number of deliveries</w:t>
      </w:r>
      <w:commentRangeEnd w:id="135"/>
      <w:r w:rsidDel="00000000" w:rsidR="00000000" w:rsidRPr="00000000">
        <w:commentReference w:id="135"/>
      </w:r>
      <w:r w:rsidDel="00000000" w:rsidR="00000000" w:rsidRPr="00000000">
        <w:rPr>
          <w:rtl w:val="0"/>
        </w:rPr>
      </w:r>
    </w:p>
    <w:p w:rsidR="00000000" w:rsidDel="00000000" w:rsidP="00000000" w:rsidRDefault="00000000" w:rsidRPr="00000000" w14:paraId="0000078F">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w:t>
      </w:r>
      <w:sdt>
        <w:sdtPr>
          <w:tag w:val="goog_rdk_206"/>
        </w:sdtPr>
        <w:sdtContent>
          <w:commentRangeStart w:id="136"/>
        </w:sdtContent>
      </w:sdt>
      <w:r w:rsidDel="00000000" w:rsidR="00000000" w:rsidRPr="00000000">
        <w:rPr>
          <w:rFonts w:ascii="Arial" w:cs="Arial" w:eastAsia="Arial" w:hAnsi="Arial"/>
          <w:rtl w:val="0"/>
        </w:rPr>
        <w:t xml:space="preserve">any number of times</w:t>
      </w:r>
      <w:commentRangeEnd w:id="136"/>
      <w:r w:rsidDel="00000000" w:rsidR="00000000" w:rsidRPr="00000000">
        <w:commentReference w:id="136"/>
      </w:r>
      <w:r w:rsidDel="00000000" w:rsidR="00000000" w:rsidRPr="00000000">
        <w:rPr>
          <w:rFonts w:ascii="Arial" w:cs="Arial" w:eastAsia="Arial" w:hAnsi="Arial"/>
          <w:rtl w:val="0"/>
        </w:rPr>
        <w:t xml:space="preserve">, including not at all.</w:t>
      </w:r>
    </w:p>
    <w:p w:rsidR="00000000" w:rsidDel="00000000" w:rsidP="00000000" w:rsidRDefault="00000000" w:rsidRPr="00000000" w14:paraId="00000790">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0791">
      <w:pPr>
        <w:numPr>
          <w:ilvl w:val="0"/>
          <w:numId w:val="71"/>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0792">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0793">
      <w:pPr>
        <w:numPr>
          <w:ilvl w:val="0"/>
          <w:numId w:val="19"/>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0794">
      <w:pPr>
        <w:numPr>
          <w:ilvl w:val="0"/>
          <w:numId w:val="19"/>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0795">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0796">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0797">
      <w:pPr>
        <w:pStyle w:val="Heading3"/>
        <w:ind w:left="0" w:firstLine="0"/>
        <w:rPr>
          <w:rFonts w:ascii="Arial" w:cs="Arial" w:eastAsia="Arial" w:hAnsi="Arial"/>
        </w:rPr>
      </w:pPr>
      <w:bookmarkStart w:colFirst="0" w:colLast="0" w:name="_heading=h.xevivl" w:id="220"/>
      <w:bookmarkEnd w:id="220"/>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0798">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0799">
      <w:pPr>
        <w:rPr>
          <w:rFonts w:ascii="Arial" w:cs="Arial" w:eastAsia="Arial" w:hAnsi="Arial"/>
        </w:rPr>
      </w:pPr>
      <w:bookmarkStart w:colFirst="0" w:colLast="0" w:name="_heading=h.3hej1je" w:id="221"/>
      <w:bookmarkEnd w:id="221"/>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079A">
      <w:pPr>
        <w:numPr>
          <w:ilvl w:val="0"/>
          <w:numId w:val="46"/>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w:t>
      </w:r>
      <w:sdt>
        <w:sdtPr>
          <w:tag w:val="goog_rdk_207"/>
        </w:sdtPr>
        <w:sdtContent>
          <w:commentRangeStart w:id="137"/>
        </w:sdtContent>
      </w:sdt>
      <w:r w:rsidDel="00000000" w:rsidR="00000000" w:rsidRPr="00000000">
        <w:rPr>
          <w:rFonts w:ascii="Arial" w:cs="Arial" w:eastAsia="Arial" w:hAnsi="Arial"/>
          <w:highlight w:val="yellow"/>
          <w:rtl w:val="0"/>
        </w:rPr>
        <w:t xml:space="preserve">and DUP flag set to 0</w:t>
      </w:r>
      <w:commentRangeEnd w:id="137"/>
      <w:r w:rsidDel="00000000" w:rsidR="00000000" w:rsidRPr="00000000">
        <w:commentReference w:id="137"/>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79B">
      <w:pPr>
        <w:rPr>
          <w:rFonts w:ascii="Arial" w:cs="Arial" w:eastAsia="Arial" w:hAnsi="Arial"/>
        </w:rPr>
      </w:pPr>
      <w:bookmarkStart w:colFirst="0" w:colLast="0" w:name="_heading=h.1wjtbr7" w:id="222"/>
      <w:bookmarkEnd w:id="222"/>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079C">
      <w:pPr>
        <w:numPr>
          <w:ilvl w:val="0"/>
          <w:numId w:val="46"/>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079D">
      <w:pPr>
        <w:ind w:left="720" w:firstLine="0"/>
        <w:rPr>
          <w:rFonts w:ascii="Arial" w:cs="Arial" w:eastAsia="Arial" w:hAnsi="Arial"/>
        </w:rPr>
      </w:pPr>
      <w:bookmarkStart w:colFirst="0" w:colLast="0" w:name="_heading=h.4gjguf0" w:id="223"/>
      <w:bookmarkEnd w:id="223"/>
      <w:r w:rsidDel="00000000" w:rsidR="00000000" w:rsidRPr="00000000">
        <w:rPr>
          <w:rtl w:val="0"/>
        </w:rPr>
      </w:r>
    </w:p>
    <w:tbl>
      <w:tblPr>
        <w:tblStyle w:val="Table1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079E">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079F">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07A0">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07A1">
            <w:pPr>
              <w:jc w:val="center"/>
              <w:rPr>
                <w:rFonts w:ascii="Arial" w:cs="Arial" w:eastAsia="Arial" w:hAnsi="Arial"/>
              </w:rPr>
            </w:pPr>
            <w:r w:rsidDel="00000000" w:rsidR="00000000" w:rsidRPr="00000000">
              <w:rPr>
                <w:rFonts w:ascii="Arial" w:cs="Arial" w:eastAsia="Arial" w:hAnsi="Arial"/>
                <w:rtl w:val="0"/>
              </w:rPr>
              <w:t xml:space="preserve">PUBLISH QoS 0</w:t>
            </w:r>
            <w:sdt>
              <w:sdtPr>
                <w:tag w:val="goog_rdk_208"/>
              </w:sdtPr>
              <w:sdtContent>
                <w:commentRangeStart w:id="138"/>
              </w:sdtContent>
            </w:sdt>
            <w:r w:rsidDel="00000000" w:rsidR="00000000" w:rsidRPr="00000000">
              <w:rPr>
                <w:rFonts w:ascii="Arial" w:cs="Arial" w:eastAsia="Arial" w:hAnsi="Arial"/>
                <w:rtl w:val="0"/>
              </w:rPr>
              <w:t xml:space="preserve">, DUP=0</w:t>
            </w:r>
            <w:commentRangeEnd w:id="138"/>
            <w:r w:rsidDel="00000000" w:rsidR="00000000" w:rsidRPr="00000000">
              <w:commentReference w:id="138"/>
            </w:r>
            <w:r w:rsidDel="00000000" w:rsidR="00000000" w:rsidRPr="00000000">
              <w:rPr>
                <w:rtl w:val="0"/>
              </w:rPr>
            </w:r>
          </w:p>
        </w:tc>
        <w:tc>
          <w:tcPr>
            <w:shd w:fill="auto" w:val="clear"/>
          </w:tcPr>
          <w:p w:rsidR="00000000" w:rsidDel="00000000" w:rsidP="00000000" w:rsidRDefault="00000000" w:rsidRPr="00000000" w14:paraId="000007A2">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7A3">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7A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7A5">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7A6">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7A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7A8">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7A9">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07AA">
      <w:pPr>
        <w:rPr/>
      </w:pPr>
      <w:sdt>
        <w:sdtPr>
          <w:tag w:val="goog_rdk_209"/>
        </w:sdtPr>
        <w:sdtContent>
          <w:commentRangeStart w:id="139"/>
        </w:sdtContent>
      </w:sdt>
      <w:sdt>
        <w:sdtPr>
          <w:tag w:val="goog_rdk_210"/>
        </w:sdtPr>
        <w:sdtContent>
          <w:commentRangeStart w:id="140"/>
        </w:sdtContent>
      </w:sdt>
      <w:r w:rsidDel="00000000" w:rsidR="00000000" w:rsidRPr="00000000">
        <w:rPr>
          <w:rtl w:val="0"/>
        </w:rPr>
      </w:r>
    </w:p>
    <w:p w:rsidR="00000000" w:rsidDel="00000000" w:rsidP="00000000" w:rsidRDefault="00000000" w:rsidRPr="00000000" w14:paraId="000007AB">
      <w:pPr>
        <w:pStyle w:val="Heading3"/>
        <w:ind w:left="0" w:firstLine="0"/>
        <w:rPr>
          <w:rFonts w:ascii="Arial" w:cs="Arial" w:eastAsia="Arial" w:hAnsi="Arial"/>
        </w:rPr>
      </w:pPr>
      <w:bookmarkStart w:colFirst="0" w:colLast="0" w:name="_heading=h.1au1eum" w:id="224"/>
      <w:bookmarkEnd w:id="224"/>
      <w:commentRangeEnd w:id="139"/>
      <w:r w:rsidDel="00000000" w:rsidR="00000000" w:rsidRPr="00000000">
        <w:commentReference w:id="139"/>
      </w:r>
      <w:commentRangeEnd w:id="140"/>
      <w:r w:rsidDel="00000000" w:rsidR="00000000" w:rsidRPr="00000000">
        <w:commentReference w:id="140"/>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07AC">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07AD">
      <w:pPr>
        <w:rPr>
          <w:rFonts w:ascii="Arial" w:cs="Arial" w:eastAsia="Arial" w:hAnsi="Arial"/>
        </w:rPr>
      </w:pPr>
      <w:bookmarkStart w:colFirst="0" w:colLast="0" w:name="_heading=h.3utoxif" w:id="225"/>
      <w:bookmarkEnd w:id="225"/>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07AE">
      <w:pPr>
        <w:numPr>
          <w:ilvl w:val="0"/>
          <w:numId w:val="46"/>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sdt>
      <w:sdtPr>
        <w:tag w:val="goog_rdk_216"/>
      </w:sdtPr>
      <w:sdtContent>
        <w:p w:rsidR="00000000" w:rsidDel="00000000" w:rsidP="00000000" w:rsidRDefault="00000000" w:rsidRPr="00000000" w14:paraId="000007AF">
          <w:pPr>
            <w:numPr>
              <w:ilvl w:val="0"/>
              <w:numId w:val="46"/>
            </w:numPr>
            <w:ind w:left="780" w:hanging="360"/>
            <w:rPr>
              <w:del w:author="davide.lenzarini@u-blox.com" w:id="35" w:date="2024-08-07T13:35:18Z"/>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211"/>
            </w:sdtPr>
            <w:sdtContent>
              <w:commentRangeStart w:id="141"/>
            </w:sdtContent>
          </w:sdt>
          <w:sdt>
            <w:sdtPr>
              <w:tag w:val="goog_rdk_212"/>
            </w:sdtPr>
            <w:sdtContent>
              <w:commentRangeStart w:id="142"/>
            </w:sdtContent>
          </w:sdt>
          <w:sdt>
            <w:sdtPr>
              <w:tag w:val="goog_rdk_213"/>
            </w:sdtPr>
            <w:sdtContent>
              <w:commentRangeStart w:id="143"/>
            </w:sdtContent>
          </w:sdt>
          <w:r w:rsidDel="00000000" w:rsidR="00000000" w:rsidRPr="00000000">
            <w:rPr>
              <w:rFonts w:ascii="Arial" w:cs="Arial" w:eastAsia="Arial" w:hAnsi="Arial"/>
              <w:highlight w:val="yellow"/>
              <w:rtl w:val="0"/>
            </w:rPr>
            <w:t xml:space="preserve">and DUP flag set to 0</w:t>
          </w:r>
          <w:commentRangeEnd w:id="141"/>
          <w:r w:rsidDel="00000000" w:rsidR="00000000" w:rsidRPr="00000000">
            <w:commentReference w:id="141"/>
          </w:r>
          <w:commentRangeEnd w:id="142"/>
          <w:r w:rsidDel="00000000" w:rsidR="00000000" w:rsidRPr="00000000">
            <w:commentReference w:id="142"/>
          </w:r>
          <w:commentRangeEnd w:id="143"/>
          <w:r w:rsidDel="00000000" w:rsidR="00000000" w:rsidRPr="00000000">
            <w:commentReference w:id="143"/>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w:t>
          </w:r>
          <w:sdt>
            <w:sdtPr>
              <w:tag w:val="goog_rdk_214"/>
            </w:sdtPr>
            <w:sdtContent>
              <w:ins w:author="davide.lenzarini@u-blox.com" w:id="35" w:date="2024-08-07T13:35:18Z">
                <w:r w:rsidDel="00000000" w:rsidR="00000000" w:rsidRPr="00000000">
                  <w:rPr>
                    <w:rFonts w:ascii="Arial" w:cs="Arial" w:eastAsia="Arial" w:hAnsi="Arial"/>
                    <w:color w:val="ff0000"/>
                    <w:rtl w:val="0"/>
                  </w:rPr>
                  <w:t xml:space="preserve">.</w:t>
                </w:r>
              </w:ins>
            </w:sdtContent>
          </w:sdt>
          <w:sdt>
            <w:sdtPr>
              <w:tag w:val="goog_rdk_215"/>
            </w:sdtPr>
            <w:sdtContent>
              <w:del w:author="davide.lenzarini@u-blox.com" w:id="35" w:date="2024-08-07T13:35:18Z">
                <w:r w:rsidDel="00000000" w:rsidR="00000000" w:rsidRPr="00000000">
                  <w:rPr>
                    <w:rFonts w:ascii="Arial" w:cs="Arial" w:eastAsia="Arial" w:hAnsi="Arial"/>
                    <w:color w:val="ff0000"/>
                    <w:rtl w:val="0"/>
                  </w:rPr>
                  <w:delText xml:space="preserve">.</w:delText>
                </w:r>
              </w:del>
            </w:sdtContent>
          </w:sdt>
        </w:p>
      </w:sdtContent>
    </w:sdt>
    <w:sdt>
      <w:sdtPr>
        <w:tag w:val="goog_rdk_218"/>
      </w:sdtPr>
      <w:sdtContent>
        <w:p w:rsidR="00000000" w:rsidDel="00000000" w:rsidP="00000000" w:rsidRDefault="00000000" w:rsidRPr="00000000" w14:paraId="000007B0">
          <w:pPr>
            <w:numPr>
              <w:ilvl w:val="0"/>
              <w:numId w:val="46"/>
            </w:numPr>
            <w:ind w:left="780" w:hanging="360"/>
            <w:rPr>
              <w:rFonts w:ascii="Arial" w:cs="Arial" w:eastAsia="Arial" w:hAnsi="Arial"/>
              <w:b w:val="0"/>
              <w:color w:val="172b4d"/>
              <w:sz w:val="21"/>
              <w:szCs w:val="21"/>
              <w:rPrChange w:author="davide.lenzarini@u-blox.com" w:id="36" w:date="2024-08-07T13:35:18Z">
                <w:rPr>
                  <w:rFonts w:ascii="Arial" w:cs="Arial" w:eastAsia="Arial" w:hAnsi="Arial"/>
                  <w:color w:val="ff0000"/>
                  <w:u w:val="none"/>
                </w:rPr>
              </w:rPrChange>
            </w:rPr>
            <w:pPrChange w:author="davide.lenzarini@u-blox.com" w:id="0" w:date="2024-08-07T13:35:18Z">
              <w:pPr>
                <w:numPr>
                  <w:ilvl w:val="0"/>
                  <w:numId w:val="46"/>
                </w:numPr>
                <w:ind w:left="780" w:hanging="360"/>
              </w:pPr>
            </w:pPrChange>
          </w:pPr>
          <w:sdt>
            <w:sdtPr>
              <w:tag w:val="goog_rdk_217"/>
            </w:sdtPr>
            <w:sdtContent>
              <w:del w:author="davide.lenzarini@u-blox.com" w:id="35" w:date="2024-08-07T13:35:18Z">
                <w:r w:rsidDel="00000000" w:rsidR="00000000" w:rsidRPr="00000000">
                  <w:rPr>
                    <w:rFonts w:ascii="Arial" w:cs="Arial" w:eastAsia="Arial" w:hAnsi="Arial"/>
                    <w:color w:val="ff0000"/>
                    <w:rtl w:val="0"/>
                  </w:rPr>
                  <w:delText xml:space="preserve">The DUP flag must be set to 0 the first time the PUBLISH QoS 1</w:delText>
                </w:r>
              </w:del>
            </w:sdtContent>
          </w:sdt>
          <w:r w:rsidDel="00000000" w:rsidR="00000000" w:rsidRPr="00000000">
            <w:rPr>
              <w:rFonts w:ascii="Arial" w:cs="Arial" w:eastAsia="Arial" w:hAnsi="Arial"/>
              <w:color w:val="ff0000"/>
              <w:rtl w:val="0"/>
            </w:rPr>
            <w:t xml:space="preserve"> </w:t>
          </w:r>
        </w:p>
      </w:sdtContent>
    </w:sdt>
    <w:p w:rsidR="00000000" w:rsidDel="00000000" w:rsidP="00000000" w:rsidRDefault="00000000" w:rsidRPr="00000000" w14:paraId="000007B1">
      <w:pPr>
        <w:numPr>
          <w:ilvl w:val="0"/>
          <w:numId w:val="46"/>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07B2">
      <w:pPr>
        <w:rPr>
          <w:rFonts w:ascii="Arial" w:cs="Arial" w:eastAsia="Arial" w:hAnsi="Arial"/>
          <w:highlight w:val="yellow"/>
        </w:rPr>
      </w:pPr>
      <w:bookmarkStart w:colFirst="0" w:colLast="0" w:name="_heading=h.29yz7q8" w:id="226"/>
      <w:bookmarkEnd w:id="226"/>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07B3">
      <w:pPr>
        <w:jc w:val="both"/>
        <w:rPr>
          <w:rFonts w:ascii="Arial" w:cs="Arial" w:eastAsia="Arial" w:hAnsi="Arial"/>
          <w:highlight w:val="yellow"/>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219"/>
        </w:sdtPr>
        <w:sdtContent>
          <w:commentRangeStart w:id="144"/>
        </w:sdtContent>
      </w:sdt>
      <w:r w:rsidDel="00000000" w:rsidR="00000000" w:rsidRPr="00000000">
        <w:rPr>
          <w:rFonts w:ascii="Arial" w:cs="Arial" w:eastAsia="Arial" w:hAnsi="Arial"/>
          <w:b w:val="1"/>
          <w:highlight w:val="yellow"/>
          <w:rtl w:val="0"/>
        </w:rPr>
        <w:t xml:space="preserve">At any given time a sender </w:t>
      </w:r>
      <w:sdt>
        <w:sdtPr>
          <w:tag w:val="goog_rdk_220"/>
        </w:sdtPr>
        <w:sdtContent>
          <w:commentRangeStart w:id="145"/>
        </w:sdtContent>
      </w:sdt>
      <w:r w:rsidDel="00000000" w:rsidR="00000000" w:rsidRPr="00000000">
        <w:rPr>
          <w:rFonts w:ascii="Arial" w:cs="Arial" w:eastAsia="Arial" w:hAnsi="Arial"/>
          <w:b w:val="1"/>
          <w:highlight w:val="yellow"/>
          <w:rtl w:val="0"/>
        </w:rPr>
        <w:t xml:space="preserve">must</w:t>
      </w:r>
      <w:commentRangeEnd w:id="145"/>
      <w:r w:rsidDel="00000000" w:rsidR="00000000" w:rsidRPr="00000000">
        <w:commentReference w:id="145"/>
      </w:r>
      <w:r w:rsidDel="00000000" w:rsidR="00000000" w:rsidRPr="00000000">
        <w:rPr>
          <w:rFonts w:ascii="Arial" w:cs="Arial" w:eastAsia="Arial" w:hAnsi="Arial"/>
          <w:b w:val="1"/>
          <w:highlight w:val="yellow"/>
          <w:rtl w:val="0"/>
        </w:rPr>
        <w:t xml:space="preserve"> ONLY have 1 outstanding application message in flight.</w:t>
      </w:r>
      <w:commentRangeEnd w:id="144"/>
      <w:r w:rsidDel="00000000" w:rsidR="00000000" w:rsidRPr="00000000">
        <w:commentReference w:id="144"/>
      </w:r>
      <w:r w:rsidDel="00000000" w:rsidR="00000000" w:rsidRPr="00000000">
        <w:rPr>
          <w:rtl w:val="0"/>
        </w:rPr>
      </w:r>
    </w:p>
    <w:p w:rsidR="00000000" w:rsidDel="00000000" w:rsidP="00000000" w:rsidRDefault="00000000" w:rsidRPr="00000000" w14:paraId="000007B4">
      <w:pPr>
        <w:rPr>
          <w:rFonts w:ascii="Arial" w:cs="Arial" w:eastAsia="Arial" w:hAnsi="Arial"/>
        </w:rPr>
      </w:pPr>
      <w:bookmarkStart w:colFirst="0" w:colLast="0" w:name="_heading=h.p49hy1" w:id="227"/>
      <w:bookmarkEnd w:id="227"/>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07B5">
      <w:pPr>
        <w:numPr>
          <w:ilvl w:val="0"/>
          <w:numId w:val="4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07B6">
      <w:pPr>
        <w:numPr>
          <w:ilvl w:val="0"/>
          <w:numId w:val="4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w:t>
      </w:r>
      <w:sdt>
        <w:sdtPr>
          <w:tag w:val="goog_rdk_221"/>
        </w:sdtPr>
        <w:sdtContent>
          <w:del w:author="davide.lenzarini@u-blox.com" w:id="37" w:date="2024-08-07T13:40:04Z"/>
          <w:sdt>
            <w:sdtPr>
              <w:tag w:val="goog_rdk_222"/>
            </w:sdtPr>
            <w:sdtContent>
              <w:commentRangeStart w:id="146"/>
            </w:sdtContent>
          </w:sdt>
          <w:del w:author="davide.lenzarini@u-blox.com" w:id="37" w:date="2024-08-07T13:40:04Z">
            <w:r w:rsidDel="00000000" w:rsidR="00000000" w:rsidRPr="00000000">
              <w:rPr>
                <w:rFonts w:ascii="Arial" w:cs="Arial" w:eastAsia="Arial" w:hAnsi="Arial"/>
                <w:highlight w:val="yellow"/>
                <w:rtl w:val="0"/>
              </w:rPr>
              <w:delText xml:space="preserve">, irrespective of the setting of its DUP flag</w:delText>
            </w:r>
          </w:del>
        </w:sdtContent>
      </w:sdt>
      <w:commentRangeEnd w:id="146"/>
      <w:r w:rsidDel="00000000" w:rsidR="00000000" w:rsidRPr="00000000">
        <w:commentReference w:id="146"/>
      </w:r>
      <w:r w:rsidDel="00000000" w:rsidR="00000000" w:rsidRPr="00000000">
        <w:rPr>
          <w:rtl w:val="0"/>
        </w:rPr>
      </w:r>
    </w:p>
    <w:p w:rsidR="00000000" w:rsidDel="00000000" w:rsidP="00000000" w:rsidRDefault="00000000" w:rsidRPr="00000000" w14:paraId="000007B7">
      <w:pPr>
        <w:ind w:left="720" w:firstLine="0"/>
        <w:rPr>
          <w:rFonts w:ascii="Arial" w:cs="Arial" w:eastAsia="Arial" w:hAnsi="Arial"/>
        </w:rPr>
      </w:pPr>
      <w:bookmarkStart w:colFirst="0" w:colLast="0" w:name="_heading=h.393x0lu" w:id="228"/>
      <w:bookmarkEnd w:id="228"/>
      <w:r w:rsidDel="00000000" w:rsidR="00000000" w:rsidRPr="00000000">
        <w:rPr>
          <w:rFonts w:ascii="Arial" w:cs="Arial" w:eastAsia="Arial" w:hAnsi="Arial"/>
          <w:rtl w:val="0"/>
        </w:rPr>
        <w:t xml:space="preserve">Figure 4.2 – QoS 1 protocol flow diagram, Informative example</w:t>
      </w:r>
    </w:p>
    <w:tbl>
      <w:tblPr>
        <w:tblStyle w:val="Table14"/>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07B8">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07B9">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07BA">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07BB">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07BC">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7BD">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7BE">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07BF">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7C0">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7C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7C2">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7C3">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7C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7C5">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07C6">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07C7">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07C8">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7C9">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7CA">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7CB">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07CC">
      <w:pPr>
        <w:numPr>
          <w:ilvl w:val="0"/>
          <w:numId w:val="52"/>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07CD">
      <w:pPr>
        <w:pStyle w:val="Heading3"/>
        <w:ind w:left="0" w:firstLine="0"/>
        <w:rPr>
          <w:rFonts w:ascii="Arial" w:cs="Arial" w:eastAsia="Arial" w:hAnsi="Arial"/>
        </w:rPr>
      </w:pPr>
      <w:bookmarkStart w:colFirst="0" w:colLast="0" w:name="_heading=h.1o97atn" w:id="229"/>
      <w:bookmarkEnd w:id="229"/>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07CE">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07CF">
      <w:pPr>
        <w:rPr>
          <w:rFonts w:ascii="Arial" w:cs="Arial" w:eastAsia="Arial" w:hAnsi="Arial"/>
        </w:rPr>
      </w:pPr>
      <w:bookmarkStart w:colFirst="0" w:colLast="0" w:name="_heading=h.488uthg" w:id="230"/>
      <w:bookmarkEnd w:id="230"/>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07D0">
      <w:pPr>
        <w:numPr>
          <w:ilvl w:val="0"/>
          <w:numId w:val="4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07D1">
      <w:pPr>
        <w:numPr>
          <w:ilvl w:val="0"/>
          <w:numId w:val="4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07D2">
      <w:pPr>
        <w:numPr>
          <w:ilvl w:val="0"/>
          <w:numId w:val="4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07D3">
      <w:pPr>
        <w:numPr>
          <w:ilvl w:val="0"/>
          <w:numId w:val="4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07D4">
      <w:pPr>
        <w:numPr>
          <w:ilvl w:val="0"/>
          <w:numId w:val="4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07D5">
      <w:pPr>
        <w:numPr>
          <w:ilvl w:val="0"/>
          <w:numId w:val="4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07D6">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07D7">
      <w:pPr>
        <w:rPr>
          <w:rFonts w:ascii="Arial" w:cs="Arial" w:eastAsia="Arial" w:hAnsi="Arial"/>
          <w:b w:val="1"/>
          <w:color w:val="000000"/>
          <w:sz w:val="18"/>
          <w:szCs w:val="18"/>
        </w:rPr>
      </w:pPr>
      <w:bookmarkStart w:colFirst="0" w:colLast="0" w:name="_heading=h.2ne53p9" w:id="231"/>
      <w:bookmarkEnd w:id="231"/>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7D8">
      <w:pPr>
        <w:numPr>
          <w:ilvl w:val="0"/>
          <w:numId w:val="50"/>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07D9">
      <w:pPr>
        <w:numPr>
          <w:ilvl w:val="0"/>
          <w:numId w:val="50"/>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07DA">
      <w:pPr>
        <w:numPr>
          <w:ilvl w:val="0"/>
          <w:numId w:val="50"/>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07DB">
      <w:pPr>
        <w:numPr>
          <w:ilvl w:val="0"/>
          <w:numId w:val="50"/>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225"/>
      </w:sdtPr>
      <w:sdtContent>
        <w:p w:rsidR="00000000" w:rsidDel="00000000" w:rsidP="00000000" w:rsidRDefault="00000000" w:rsidRPr="00000000" w14:paraId="000007DC">
          <w:pPr>
            <w:numPr>
              <w:ilvl w:val="0"/>
              <w:numId w:val="50"/>
            </w:numPr>
            <w:ind w:left="720" w:hanging="360"/>
            <w:rPr>
              <w:rFonts w:ascii="Arial" w:cs="Arial" w:eastAsia="Arial" w:hAnsi="Arial"/>
              <w:b w:val="0"/>
              <w:color w:val="172b4d"/>
              <w:sz w:val="21"/>
              <w:szCs w:val="21"/>
              <w:highlight w:val="yellow"/>
              <w:rPrChange w:author="davide.lenzarini@u-blox.com" w:id="39"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50"/>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223"/>
            </w:sdtPr>
            <w:sdtContent>
              <w:ins w:author="davide.lenzarini@u-blox.com" w:id="38"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224"/>
            </w:sdtPr>
            <w:sdtContent>
              <w:r w:rsidDel="00000000" w:rsidR="00000000" w:rsidRPr="00000000">
                <w:rPr>
                  <w:rtl w:val="0"/>
                </w:rPr>
              </w:r>
            </w:sdtContent>
          </w:sdt>
        </w:p>
      </w:sdtContent>
    </w:sdt>
    <w:p w:rsidR="00000000" w:rsidDel="00000000" w:rsidP="00000000" w:rsidRDefault="00000000" w:rsidRPr="00000000" w14:paraId="000007DD">
      <w:pPr>
        <w:pStyle w:val="Heading2"/>
        <w:ind w:left="0" w:firstLine="0"/>
        <w:rPr/>
      </w:pPr>
      <w:bookmarkStart w:colFirst="0" w:colLast="0" w:name="_heading=h.6udnv5yl5cv5" w:id="232"/>
      <w:bookmarkEnd w:id="232"/>
      <w:r w:rsidDel="00000000" w:rsidR="00000000" w:rsidRPr="00000000">
        <w:rPr>
          <w:rtl w:val="0"/>
        </w:rPr>
        <w:t xml:space="preserve">4.4 Packet delivery retry</w:t>
      </w:r>
    </w:p>
    <w:p w:rsidR="00000000" w:rsidDel="00000000" w:rsidP="00000000" w:rsidRDefault="00000000" w:rsidRPr="00000000" w14:paraId="000007DE">
      <w:pPr>
        <w:rPr/>
      </w:pPr>
      <w:r w:rsidDel="00000000" w:rsidR="00000000" w:rsidRPr="00000000">
        <w:rPr>
          <w:rtl w:val="0"/>
        </w:rPr>
        <w:t xml:space="preserve">There are two situations when packets that require acknowledgement</w:t>
      </w:r>
      <w:sdt>
        <w:sdtPr>
          <w:tag w:val="goog_rdk_226"/>
        </w:sdtPr>
        <w:sdtContent>
          <w:ins w:author="davide.lenzarini@u-blox.com" w:id="40" w:date="2024-08-07T13:46:36Z">
            <w:r w:rsidDel="00000000" w:rsidR="00000000" w:rsidRPr="00000000">
              <w:rPr>
                <w:rtl w:val="0"/>
              </w:rPr>
              <w:t xml:space="preserve"> (CONNECT, REGISTER, PUBLISH QoS 1 and 2, SUBSCRIBE, UNSUBSCRIBE, PUBREC, PUBREL, </w:t>
            </w:r>
          </w:ins>
          <w:sdt>
            <w:sdtPr>
              <w:tag w:val="goog_rdk_227"/>
            </w:sdtPr>
            <w:sdtContent>
              <w:commentRangeStart w:id="147"/>
            </w:sdtContent>
          </w:sdt>
          <w:ins w:author="davide.lenzarini@u-blox.com" w:id="40" w:date="2024-08-07T13:46:36Z">
            <w:r w:rsidDel="00000000" w:rsidR="00000000" w:rsidRPr="00000000">
              <w:rPr>
                <w:rtl w:val="0"/>
              </w:rPr>
              <w:t xml:space="preserve">PINGREQ</w:t>
            </w:r>
            <w:commentRangeEnd w:id="147"/>
            <w:r w:rsidDel="00000000" w:rsidR="00000000" w:rsidRPr="00000000">
              <w:commentReference w:id="147"/>
            </w:r>
            <w:r w:rsidDel="00000000" w:rsidR="00000000" w:rsidRPr="00000000">
              <w:rPr>
                <w:rtl w:val="0"/>
              </w:rPr>
              <w:t xml:space="preserve">, AUTH)</w:t>
            </w:r>
          </w:ins>
        </w:sdtContent>
      </w:sdt>
      <w:r w:rsidDel="00000000" w:rsidR="00000000" w:rsidRPr="00000000">
        <w:rPr>
          <w:rtl w:val="0"/>
        </w:rPr>
        <w:t xml:space="preserve"> are resent by the sender:</w:t>
      </w:r>
    </w:p>
    <w:p w:rsidR="00000000" w:rsidDel="00000000" w:rsidP="00000000" w:rsidRDefault="00000000" w:rsidRPr="00000000" w14:paraId="000007DF">
      <w:pPr>
        <w:numPr>
          <w:ilvl w:val="0"/>
          <w:numId w:val="9"/>
        </w:numPr>
        <w:spacing w:after="0" w:afterAutospacing="0"/>
        <w:ind w:left="720" w:hanging="360"/>
        <w:rPr>
          <w:u w:val="none"/>
        </w:rPr>
      </w:pPr>
      <w:r w:rsidDel="00000000" w:rsidR="00000000" w:rsidRPr="00000000">
        <w:rPr>
          <w:rtl w:val="0"/>
        </w:rPr>
        <w:t xml:space="preserve">when a Virtual Connection is deleted before the acknowledgement is received by the requester (and clean start is false)</w:t>
      </w:r>
    </w:p>
    <w:p w:rsidR="00000000" w:rsidDel="00000000" w:rsidP="00000000" w:rsidRDefault="00000000" w:rsidRPr="00000000" w14:paraId="000007E0">
      <w:pPr>
        <w:numPr>
          <w:ilvl w:val="0"/>
          <w:numId w:val="9"/>
        </w:numPr>
        <w:spacing w:before="0" w:beforeAutospacing="0"/>
        <w:ind w:left="720" w:hanging="360"/>
        <w:rPr>
          <w:u w:val="none"/>
        </w:rPr>
      </w:pPr>
      <w:r w:rsidDel="00000000" w:rsidR="00000000" w:rsidRPr="00000000">
        <w:rPr>
          <w:rtl w:val="0"/>
        </w:rPr>
        <w:t xml:space="preserve">when no acknowledgment is received by the requester within a configured timeout period during the existence of a Virtual Connection</w:t>
      </w:r>
    </w:p>
    <w:p w:rsidR="00000000" w:rsidDel="00000000" w:rsidP="00000000" w:rsidRDefault="00000000" w:rsidRPr="00000000" w14:paraId="000007E1">
      <w:pPr>
        <w:ind w:left="0" w:firstLine="0"/>
        <w:rPr/>
      </w:pPr>
      <w:r w:rsidDel="00000000" w:rsidR="00000000" w:rsidRPr="00000000">
        <w:rPr>
          <w:rtl w:val="0"/>
        </w:rPr>
        <w:t xml:space="preserve">These two situations are described in the following two sections.</w:t>
      </w:r>
    </w:p>
    <w:p w:rsidR="00000000" w:rsidDel="00000000" w:rsidP="00000000" w:rsidRDefault="00000000" w:rsidRPr="00000000" w14:paraId="000007E2">
      <w:pPr>
        <w:pStyle w:val="Heading3"/>
        <w:ind w:left="0" w:firstLine="0"/>
        <w:rPr/>
      </w:pPr>
      <w:bookmarkStart w:colFirst="0" w:colLast="0" w:name="_heading=h.kc8msbstg9e" w:id="233"/>
      <w:bookmarkEnd w:id="233"/>
      <w:r w:rsidDel="00000000" w:rsidR="00000000" w:rsidRPr="00000000">
        <w:rPr>
          <w:rtl w:val="0"/>
        </w:rPr>
        <w:t xml:space="preserve">4.4.1 Virtual Connection End</w:t>
      </w:r>
    </w:p>
    <w:p w:rsidR="00000000" w:rsidDel="00000000" w:rsidP="00000000" w:rsidRDefault="00000000" w:rsidRPr="00000000" w14:paraId="000007E3">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w:t>
      </w:r>
      <w:sdt>
        <w:sdtPr>
          <w:tag w:val="goog_rdk_228"/>
        </w:sdtPr>
        <w:sdtContent>
          <w:commentRangeStart w:id="148"/>
        </w:sdtContent>
      </w:sdt>
      <w:r w:rsidDel="00000000" w:rsidR="00000000" w:rsidRPr="00000000">
        <w:rPr>
          <w:sz w:val="22"/>
          <w:szCs w:val="22"/>
          <w:highlight w:val="yellow"/>
          <w:rtl w:val="0"/>
        </w:rPr>
        <w:t xml:space="preserve">unacknowledged PUBLISH packets</w:t>
      </w:r>
      <w:commentRangeEnd w:id="148"/>
      <w:r w:rsidDel="00000000" w:rsidR="00000000" w:rsidRPr="00000000">
        <w:commentReference w:id="148"/>
      </w:r>
      <w:r w:rsidDel="00000000" w:rsidR="00000000" w:rsidRPr="00000000">
        <w:rPr>
          <w:sz w:val="22"/>
          <w:szCs w:val="22"/>
          <w:highlight w:val="yellow"/>
          <w:rtl w:val="0"/>
        </w:rPr>
        <w:t xml:space="preserve">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07E4">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07E5">
      <w:pPr>
        <w:spacing w:after="240" w:before="240" w:lineRule="auto"/>
        <w:ind w:left="0" w:right="0" w:firstLine="0"/>
        <w:rPr/>
      </w:pPr>
      <w:sdt>
        <w:sdtPr>
          <w:tag w:val="goog_rdk_229"/>
        </w:sdtPr>
        <w:sdtContent>
          <w:commentRangeStart w:id="149"/>
        </w:sdtContent>
      </w:sdt>
      <w:r w:rsidDel="00000000" w:rsidR="00000000" w:rsidRPr="00000000">
        <w:rPr>
          <w:sz w:val="22"/>
          <w:szCs w:val="22"/>
          <w:highlight w:val="yellow"/>
          <w:rtl w:val="0"/>
        </w:rPr>
        <w:t xml:space="preserve">The DUP flag MUST be set to 1 by the Client or Server when it attempts to re-deliver or retransmit a PUBLISH </w:t>
      </w:r>
      <w:sdt>
        <w:sdtPr>
          <w:tag w:val="goog_rdk_230"/>
        </w:sdtPr>
        <w:sdtContent>
          <w:ins w:author="davide.lenzarini@u-blox.com" w:id="41" w:date="2024-08-07T13:52:05Z">
            <w:r w:rsidDel="00000000" w:rsidR="00000000" w:rsidRPr="00000000">
              <w:rPr>
                <w:sz w:val="22"/>
                <w:szCs w:val="22"/>
                <w:highlight w:val="yellow"/>
                <w:rtl w:val="0"/>
              </w:rPr>
              <w:t xml:space="preserve">QoS 2 </w:t>
            </w:r>
          </w:ins>
        </w:sdtContent>
      </w:sdt>
      <w:r w:rsidDel="00000000" w:rsidR="00000000" w:rsidRPr="00000000">
        <w:rPr>
          <w:sz w:val="22"/>
          <w:szCs w:val="22"/>
          <w:highlight w:val="yellow"/>
          <w:rtl w:val="0"/>
        </w:rPr>
        <w:t xml:space="preserve">packet. </w:t>
      </w:r>
      <w:sdt>
        <w:sdtPr>
          <w:tag w:val="goog_rdk_231"/>
        </w:sdtPr>
        <w:sdtContent>
          <w:commentRangeStart w:id="150"/>
        </w:sdtContent>
      </w:sdt>
      <w:r w:rsidDel="00000000" w:rsidR="00000000" w:rsidRPr="00000000">
        <w:rPr>
          <w:sz w:val="22"/>
          <w:szCs w:val="22"/>
          <w:highlight w:val="yellow"/>
          <w:rtl w:val="0"/>
        </w:rPr>
        <w:t xml:space="preserve">The DUP flag must be set to 0 for all QoS </w:t>
      </w:r>
      <w:sdt>
        <w:sdtPr>
          <w:tag w:val="goog_rdk_232"/>
        </w:sdtPr>
        <w:sdtContent>
          <w:ins w:author="davide.lenzarini@u-blox.com" w:id="42" w:date="2024-08-07T13:52:14Z">
            <w:r w:rsidDel="00000000" w:rsidR="00000000" w:rsidRPr="00000000">
              <w:rPr>
                <w:sz w:val="22"/>
                <w:szCs w:val="22"/>
                <w:highlight w:val="yellow"/>
                <w:rtl w:val="0"/>
              </w:rPr>
              <w:t xml:space="preserve">1</w:t>
            </w:r>
          </w:ins>
        </w:sdtContent>
      </w:sdt>
      <w:sdt>
        <w:sdtPr>
          <w:tag w:val="goog_rdk_233"/>
        </w:sdtPr>
        <w:sdtContent>
          <w:del w:author="davide.lenzarini@u-blox.com" w:id="42" w:date="2024-08-07T13:52:14Z">
            <w:r w:rsidDel="00000000" w:rsidR="00000000" w:rsidRPr="00000000">
              <w:rPr>
                <w:sz w:val="22"/>
                <w:szCs w:val="22"/>
                <w:highlight w:val="yellow"/>
                <w:rtl w:val="0"/>
              </w:rPr>
              <w:delText xml:space="preserve">0</w:delText>
            </w:r>
          </w:del>
        </w:sdtContent>
      </w:sdt>
      <w:r w:rsidDel="00000000" w:rsidR="00000000" w:rsidRPr="00000000">
        <w:rPr>
          <w:sz w:val="22"/>
          <w:szCs w:val="22"/>
          <w:highlight w:val="yellow"/>
          <w:rtl w:val="0"/>
        </w:rPr>
        <w:t xml:space="preserve"> packets</w:t>
      </w:r>
      <w:commentRangeEnd w:id="150"/>
      <w:r w:rsidDel="00000000" w:rsidR="00000000" w:rsidRPr="00000000">
        <w:commentReference w:id="150"/>
      </w:r>
      <w:r w:rsidDel="00000000" w:rsidR="00000000" w:rsidRPr="00000000">
        <w:rPr>
          <w:sz w:val="22"/>
          <w:szCs w:val="22"/>
          <w:highlight w:val="yellow"/>
          <w:rtl w:val="0"/>
        </w:rPr>
        <w:t xml:space="preserve">. </w:t>
      </w:r>
      <w:r w:rsidDel="00000000" w:rsidR="00000000" w:rsidRPr="00000000">
        <w:rPr>
          <w:sz w:val="22"/>
          <w:szCs w:val="22"/>
          <w:rtl w:val="0"/>
        </w:rPr>
        <w:t xml:space="preserve"> </w:t>
      </w:r>
      <w:r w:rsidDel="00000000" w:rsidR="00000000" w:rsidRPr="00000000">
        <w:rPr>
          <w:color w:val="ff0000"/>
          <w:sz w:val="22"/>
          <w:szCs w:val="22"/>
          <w:rtl w:val="0"/>
        </w:rPr>
        <w:t xml:space="preserve">[MQTT-SN-4.4-3].</w:t>
      </w:r>
      <w:commentRangeEnd w:id="149"/>
      <w:r w:rsidDel="00000000" w:rsidR="00000000" w:rsidRPr="00000000">
        <w:commentReference w:id="149"/>
      </w:r>
      <w:r w:rsidDel="00000000" w:rsidR="00000000" w:rsidRPr="00000000">
        <w:rPr>
          <w:rtl w:val="0"/>
        </w:rPr>
      </w:r>
    </w:p>
    <w:p w:rsidR="00000000" w:rsidDel="00000000" w:rsidP="00000000" w:rsidRDefault="00000000" w:rsidRPr="00000000" w14:paraId="000007E6">
      <w:pPr>
        <w:spacing w:after="240" w:before="240" w:lineRule="auto"/>
        <w:ind w:left="720" w:right="0" w:firstLine="0"/>
        <w:rPr/>
      </w:pPr>
      <w:sdt>
        <w:sdtPr>
          <w:tag w:val="goog_rdk_234"/>
        </w:sdtPr>
        <w:sdtContent>
          <w:commentRangeStart w:id="151"/>
        </w:sdtContent>
      </w:sdt>
      <w:r w:rsidDel="00000000" w:rsidR="00000000" w:rsidRPr="00000000">
        <w:rPr>
          <w:rtl w:val="0"/>
        </w:rPr>
        <w:t xml:space="preserve">Figure 4.3 – QoS 2 protocol flow diagram, non-normative example</w:t>
      </w:r>
    </w:p>
    <w:tbl>
      <w:tblPr>
        <w:tblStyle w:val="Table15"/>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7">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8">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9">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A">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C">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D">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F">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1">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2">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5">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6">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8">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A">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B">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C">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D">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E">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F">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1">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3">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4">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6">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7">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8">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9">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A">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B">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C">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D">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E">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F">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0">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0811">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0812">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r w:rsidDel="00000000" w:rsidR="00000000" w:rsidRPr="00000000">
        <w:rPr>
          <w:rtl w:val="0"/>
        </w:rPr>
        <w:t xml:space="preserve">he receiver does not need to complete delivery of the Application Message before sending the </w:t>
      </w:r>
      <w:r w:rsidDel="00000000" w:rsidR="00000000" w:rsidRPr="00000000">
        <w:rPr>
          <w:rtl w:val="0"/>
        </w:rPr>
        <w:t xml:space="preserve">PUBREC or</w:t>
      </w:r>
      <w:r w:rsidDel="00000000" w:rsidR="00000000" w:rsidRPr="00000000">
        <w:rPr>
          <w:rtl w:val="0"/>
        </w:rPr>
        <w:t xml:space="preserve"> PUBCOMP.</w:t>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commentRangeEnd w:id="151"/>
      <w:r w:rsidDel="00000000" w:rsidR="00000000" w:rsidRPr="00000000">
        <w:commentReference w:id="151"/>
      </w:r>
      <w:r w:rsidDel="00000000" w:rsidR="00000000" w:rsidRPr="00000000">
        <w:rPr>
          <w:rtl w:val="0"/>
        </w:rPr>
      </w:r>
    </w:p>
    <w:p w:rsidR="00000000" w:rsidDel="00000000" w:rsidP="00000000" w:rsidRDefault="00000000" w:rsidRPr="00000000" w14:paraId="00000813">
      <w:pPr>
        <w:pStyle w:val="Heading3"/>
        <w:keepLines w:val="1"/>
        <w:spacing w:after="64" w:before="0" w:line="259" w:lineRule="auto"/>
        <w:ind w:left="0" w:firstLine="0"/>
        <w:rPr/>
      </w:pPr>
      <w:bookmarkStart w:colFirst="0" w:colLast="0" w:name="_heading=h.17nz8yj" w:id="234"/>
      <w:bookmarkEnd w:id="234"/>
      <w:r w:rsidDel="00000000" w:rsidR="00000000" w:rsidRPr="00000000">
        <w:rPr>
          <w:rtl w:val="0"/>
        </w:rPr>
        <w:t xml:space="preserve">4.4.2 Unacknowledged Packets</w:t>
      </w:r>
    </w:p>
    <w:p w:rsidR="00000000" w:rsidDel="00000000" w:rsidP="00000000" w:rsidRDefault="00000000" w:rsidRPr="00000000" w14:paraId="0000081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w:t>
      </w:r>
      <w:sdt>
        <w:sdtPr>
          <w:tag w:val="goog_rdk_235"/>
        </w:sdtPr>
        <w:sdtContent>
          <w:ins w:author="davide.lenzarini@u-blox.com" w:id="43" w:date="2024-08-07T14:00:25Z">
            <w:r w:rsidDel="00000000" w:rsidR="00000000" w:rsidRPr="00000000">
              <w:rPr>
                <w:rFonts w:ascii="Arial" w:cs="Arial" w:eastAsia="Arial" w:hAnsi="Arial"/>
                <w:rtl w:val="0"/>
              </w:rPr>
              <w:t xml:space="preserve">in the following use cases.</w:t>
            </w:r>
          </w:ins>
        </w:sdtContent>
      </w:sdt>
      <w:sdt>
        <w:sdtPr>
          <w:tag w:val="goog_rdk_236"/>
        </w:sdtPr>
        <w:sdtContent>
          <w:del w:author="davide.lenzarini@u-blox.com" w:id="43" w:date="2024-08-07T14:00:25Z">
            <w:r w:rsidDel="00000000" w:rsidR="00000000" w:rsidRPr="00000000">
              <w:rPr>
                <w:rFonts w:ascii="Arial" w:cs="Arial" w:eastAsia="Arial" w:hAnsi="Arial"/>
                <w:rtl w:val="0"/>
              </w:rPr>
              <w:delText xml:space="preserve">one of the following Packets is sent</w:delText>
            </w:r>
          </w:del>
        </w:sdtContent>
      </w:sdt>
      <w:r w:rsidDel="00000000" w:rsidR="00000000" w:rsidRPr="00000000">
        <w:rPr>
          <w:rFonts w:ascii="Arial" w:cs="Arial" w:eastAsia="Arial" w:hAnsi="Arial"/>
          <w:rtl w:val="0"/>
        </w:rPr>
        <w:t xml:space="preserve">.</w:t>
      </w:r>
    </w:p>
    <w:p w:rsidR="00000000" w:rsidDel="00000000" w:rsidP="00000000" w:rsidRDefault="00000000" w:rsidRPr="00000000" w14:paraId="0000081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w:t>
      </w:r>
      <w:sdt>
        <w:sdtPr>
          <w:tag w:val="goog_rdk_237"/>
        </w:sdtPr>
        <w:sdtContent>
          <w:ins w:author="davide.lenzarini@u-blox.com" w:id="44" w:date="2024-08-07T13:56:44Z">
            <w:r w:rsidDel="00000000" w:rsidR="00000000" w:rsidRPr="00000000">
              <w:rPr>
                <w:rFonts w:ascii="Arial" w:cs="Arial" w:eastAsia="Arial" w:hAnsi="Arial"/>
                <w:highlight w:val="yellow"/>
                <w:rtl w:val="0"/>
              </w:rPr>
              <w:t xml:space="preserve"> PINGREQ,</w:t>
            </w:r>
          </w:ins>
        </w:sdtContent>
      </w:sdt>
      <w:r w:rsidDel="00000000" w:rsidR="00000000" w:rsidRPr="00000000">
        <w:rPr>
          <w:rFonts w:ascii="Arial" w:cs="Arial" w:eastAsia="Arial" w:hAnsi="Arial"/>
          <w:highlight w:val="yellow"/>
          <w:rtl w:val="0"/>
        </w:rPr>
        <w:t xml:space="preserve"> </w:t>
      </w:r>
      <w:sdt>
        <w:sdtPr>
          <w:tag w:val="goog_rdk_238"/>
        </w:sdtPr>
        <w:sdtContent>
          <w:commentRangeStart w:id="152"/>
        </w:sdtContent>
      </w:sdt>
      <w:r w:rsidDel="00000000" w:rsidR="00000000" w:rsidRPr="00000000">
        <w:rPr>
          <w:rFonts w:ascii="Arial" w:cs="Arial" w:eastAsia="Arial" w:hAnsi="Arial"/>
          <w:highlight w:val="yellow"/>
          <w:rtl w:val="0"/>
        </w:rPr>
        <w:t xml:space="preserve">UNSUBSCRIBE </w:t>
      </w:r>
      <w:sdt>
        <w:sdtPr>
          <w:tag w:val="goog_rdk_239"/>
        </w:sdtPr>
        <w:sdtContent>
          <w:commentRangeStart w:id="153"/>
        </w:sdtContent>
      </w:sdt>
      <w:r w:rsidDel="00000000" w:rsidR="00000000" w:rsidRPr="00000000">
        <w:rPr>
          <w:rFonts w:ascii="Arial" w:cs="Arial" w:eastAsia="Arial" w:hAnsi="Arial"/>
          <w:highlight w:val="yellow"/>
          <w:rtl w:val="0"/>
        </w:rPr>
        <w:t xml:space="preserve">Packets</w:t>
      </w:r>
      <w:commentRangeEnd w:id="152"/>
      <w:r w:rsidDel="00000000" w:rsidR="00000000" w:rsidRPr="00000000">
        <w:commentReference w:id="152"/>
      </w:r>
      <w:commentRangeEnd w:id="153"/>
      <w:r w:rsidDel="00000000" w:rsidR="00000000" w:rsidRPr="00000000">
        <w:commentReference w:id="153"/>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the Virtual Connection deleted.</w:t>
      </w:r>
    </w:p>
    <w:p w:rsidR="00000000" w:rsidDel="00000000" w:rsidP="00000000" w:rsidRDefault="00000000" w:rsidRPr="00000000" w14:paraId="0000081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w:t>
      </w:r>
      <w:sdt>
        <w:sdtPr>
          <w:tag w:val="goog_rdk_240"/>
        </w:sdtPr>
        <w:sdtContent>
          <w:ins w:author="davide.lenzarini@u-blox.com" w:id="45" w:date="2024-08-07T13:58:02Z">
            <w:r w:rsidDel="00000000" w:rsidR="00000000" w:rsidRPr="00000000">
              <w:rPr>
                <w:rFonts w:ascii="Arial" w:cs="Arial" w:eastAsia="Arial" w:hAnsi="Arial"/>
                <w:highlight w:val="yellow"/>
                <w:rtl w:val="0"/>
              </w:rPr>
              <w:t xml:space="preserve">REGISTER, AUTH, </w:t>
            </w:r>
          </w:ins>
        </w:sdtContent>
      </w:sdt>
      <w:r w:rsidDel="00000000" w:rsidR="00000000" w:rsidRPr="00000000">
        <w:rPr>
          <w:rFonts w:ascii="Arial" w:cs="Arial" w:eastAsia="Arial" w:hAnsi="Arial"/>
          <w:highlight w:val="yellow"/>
          <w:rtl w:val="0"/>
        </w:rPr>
        <w:t xml:space="preserve">PUBREL </w:t>
      </w:r>
      <w:sdt>
        <w:sdtPr>
          <w:tag w:val="goog_rdk_241"/>
        </w:sdtPr>
        <w:sdtContent>
          <w:commentRangeStart w:id="154"/>
        </w:sdtContent>
      </w:sdt>
      <w:r w:rsidDel="00000000" w:rsidR="00000000" w:rsidRPr="00000000">
        <w:rPr>
          <w:rFonts w:ascii="Arial" w:cs="Arial" w:eastAsia="Arial" w:hAnsi="Arial"/>
          <w:highlight w:val="yellow"/>
          <w:rtl w:val="0"/>
        </w:rPr>
        <w:t xml:space="preserve">Packets</w:t>
      </w:r>
      <w:commentRangeEnd w:id="154"/>
      <w:r w:rsidDel="00000000" w:rsidR="00000000" w:rsidRPr="00000000">
        <w:commentReference w:id="154"/>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w:t>
      </w:r>
      <w:sdt>
        <w:sdtPr>
          <w:tag w:val="goog_rdk_242"/>
        </w:sdtPr>
        <w:sdtContent>
          <w:commentRangeStart w:id="155"/>
        </w:sdtContent>
      </w:sdt>
      <w:r w:rsidDel="00000000" w:rsidR="00000000" w:rsidRPr="00000000">
        <w:rPr>
          <w:rFonts w:ascii="Arial" w:cs="Arial" w:eastAsia="Arial" w:hAnsi="Arial"/>
          <w:highlight w:val="yellow"/>
          <w:rtl w:val="0"/>
        </w:rPr>
        <w:t xml:space="preserve">or the Virtual Connection deleted</w:t>
      </w:r>
      <w:commentRangeEnd w:id="155"/>
      <w:r w:rsidDel="00000000" w:rsidR="00000000" w:rsidRPr="00000000">
        <w:commentReference w:id="155"/>
      </w:r>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81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081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243"/>
        </w:sdtPr>
        <w:sdtContent>
          <w:commentRangeStart w:id="156"/>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156"/>
      <w:r w:rsidDel="00000000" w:rsidR="00000000" w:rsidRPr="00000000">
        <w:commentReference w:id="156"/>
      </w:r>
      <w:r w:rsidDel="00000000" w:rsidR="00000000" w:rsidRPr="00000000">
        <w:rPr>
          <w:rtl w:val="0"/>
        </w:rPr>
      </w:r>
    </w:p>
    <w:p w:rsidR="00000000" w:rsidDel="00000000" w:rsidP="00000000" w:rsidRDefault="00000000" w:rsidRPr="00000000" w14:paraId="0000081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081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081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deleted, the protocol will restart when a new CONNECT packet flows from the Client.</w:t>
      </w:r>
    </w:p>
    <w:p w:rsidR="00000000" w:rsidDel="00000000" w:rsidP="00000000" w:rsidRDefault="00000000" w:rsidRPr="00000000" w14:paraId="0000081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81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081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3.21 PINGREQ</w:t>
        </w:r>
      </w:hyperlink>
      <w:r w:rsidDel="00000000" w:rsidR="00000000" w:rsidRPr="00000000">
        <w:rPr>
          <w:rFonts w:ascii="Arial" w:cs="Arial" w:eastAsia="Arial" w:hAnsi="Arial"/>
          <w:rtl w:val="0"/>
        </w:rPr>
        <w:t xml:space="preserve">] can </w:t>
      </w:r>
      <w:sdt>
        <w:sdtPr>
          <w:tag w:val="goog_rdk_244"/>
        </w:sdtPr>
        <w:sdtContent>
          <w:commentRangeStart w:id="157"/>
        </w:sdtContent>
      </w:sdt>
      <w:r w:rsidDel="00000000" w:rsidR="00000000" w:rsidRPr="00000000">
        <w:rPr>
          <w:rFonts w:ascii="Arial" w:cs="Arial" w:eastAsia="Arial" w:hAnsi="Arial"/>
          <w:rtl w:val="0"/>
        </w:rPr>
        <w:t xml:space="preserve">also </w:t>
      </w:r>
      <w:commentRangeEnd w:id="157"/>
      <w:r w:rsidDel="00000000" w:rsidR="00000000" w:rsidRPr="00000000">
        <w:commentReference w:id="157"/>
      </w:r>
      <w:r w:rsidDel="00000000" w:rsidR="00000000" w:rsidRPr="00000000">
        <w:rPr>
          <w:rFonts w:ascii="Arial" w:cs="Arial" w:eastAsia="Arial" w:hAnsi="Arial"/>
          <w:rtl w:val="0"/>
        </w:rPr>
        <w:t xml:space="preserve">be used to determine whether the </w:t>
      </w:r>
      <w:sdt>
        <w:sdtPr>
          <w:tag w:val="goog_rdk_245"/>
        </w:sdtPr>
        <w:sdtContent>
          <w:commentRangeStart w:id="158"/>
        </w:sdtContent>
      </w:sdt>
      <w:r w:rsidDel="00000000" w:rsidR="00000000" w:rsidRPr="00000000">
        <w:rPr>
          <w:rFonts w:ascii="Arial" w:cs="Arial" w:eastAsia="Arial" w:hAnsi="Arial"/>
          <w:rtl w:val="0"/>
        </w:rPr>
        <w:t xml:space="preserve">Virtual Connection is alive</w:t>
      </w:r>
      <w:commentRangeEnd w:id="158"/>
      <w:r w:rsidDel="00000000" w:rsidR="00000000" w:rsidRPr="00000000">
        <w:commentReference w:id="158"/>
      </w:r>
      <w:r w:rsidDel="00000000" w:rsidR="00000000" w:rsidRPr="00000000">
        <w:rPr>
          <w:rFonts w:ascii="Arial" w:cs="Arial" w:eastAsia="Arial" w:hAnsi="Arial"/>
          <w:rtl w:val="0"/>
        </w:rPr>
        <w:t xml:space="preserve">.</w:t>
      </w:r>
    </w:p>
    <w:p w:rsidR="00000000" w:rsidDel="00000000" w:rsidP="00000000" w:rsidRDefault="00000000" w:rsidRPr="00000000" w14:paraId="0000081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F.4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820">
      <w:pPr>
        <w:pStyle w:val="Heading2"/>
        <w:ind w:left="0" w:firstLine="0"/>
        <w:rPr/>
      </w:pPr>
      <w:bookmarkStart w:colFirst="0" w:colLast="0" w:name="_heading=h.xoc2pfhnyfst" w:id="235"/>
      <w:bookmarkEnd w:id="235"/>
      <w:r w:rsidDel="00000000" w:rsidR="00000000" w:rsidRPr="00000000">
        <w:rPr>
          <w:rtl w:val="0"/>
        </w:rPr>
        <w:t xml:space="preserve">4.5 Application Message receipt</w:t>
      </w:r>
    </w:p>
    <w:p w:rsidR="00000000" w:rsidDel="00000000" w:rsidP="00000000" w:rsidRDefault="00000000" w:rsidRPr="00000000" w14:paraId="00000821">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0822">
      <w:pPr>
        <w:spacing w:after="240" w:before="240" w:lineRule="auto"/>
        <w:ind w:left="0" w:right="0" w:firstLine="0"/>
        <w:rPr/>
      </w:pPr>
      <w:r w:rsidDel="00000000" w:rsidR="00000000" w:rsidRPr="00000000">
        <w:rPr>
          <w:rtl w:val="0"/>
        </w:rPr>
        <w:t xml:space="preserve">Under normal circumstances Clients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in response to Subscriptions they have created.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that do not match any of its explicit Subscriptions. This can happen if the Server automatically assigned a subscription to the Client.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0823">
      <w:pPr>
        <w:pStyle w:val="Heading2"/>
        <w:ind w:left="0" w:firstLine="0"/>
        <w:rPr/>
      </w:pPr>
      <w:bookmarkStart w:colFirst="0" w:colLast="0" w:name="_heading=h.rrfw7sclv8s" w:id="236"/>
      <w:bookmarkEnd w:id="236"/>
      <w:r w:rsidDel="00000000" w:rsidR="00000000" w:rsidRPr="00000000">
        <w:rPr>
          <w:rtl w:val="0"/>
        </w:rPr>
        <w:t xml:space="preserve">4.6 Application Message ordering</w:t>
      </w:r>
    </w:p>
    <w:p w:rsidR="00000000" w:rsidDel="00000000" w:rsidP="00000000" w:rsidRDefault="00000000" w:rsidRPr="00000000" w14:paraId="00000824">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0825">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0826">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0827">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0828">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0829">
      <w:pPr>
        <w:pStyle w:val="Heading2"/>
        <w:keepNext w:val="0"/>
        <w:spacing w:after="80" w:before="360" w:lineRule="auto"/>
        <w:ind w:left="0" w:right="990" w:firstLine="0"/>
        <w:rPr/>
      </w:pPr>
      <w:bookmarkStart w:colFirst="0" w:colLast="0" w:name="_heading=h.g7vjj8m1vj3z" w:id="237"/>
      <w:bookmarkEnd w:id="237"/>
      <w:r w:rsidDel="00000000" w:rsidR="00000000" w:rsidRPr="00000000">
        <w:rPr>
          <w:rtl w:val="0"/>
        </w:rPr>
        <w:t xml:space="preserve">4.7 Topic Names and Topic </w:t>
      </w:r>
      <w:sdt>
        <w:sdtPr>
          <w:tag w:val="goog_rdk_246"/>
        </w:sdtPr>
        <w:sdtContent>
          <w:commentRangeStart w:id="159"/>
        </w:sdtContent>
      </w:sdt>
      <w:r w:rsidDel="00000000" w:rsidR="00000000" w:rsidRPr="00000000">
        <w:rPr>
          <w:rtl w:val="0"/>
        </w:rPr>
        <w:t xml:space="preserve">Filters</w:t>
      </w:r>
      <w:commentRangeEnd w:id="159"/>
      <w:r w:rsidDel="00000000" w:rsidR="00000000" w:rsidRPr="00000000">
        <w:commentReference w:id="159"/>
      </w:r>
      <w:r w:rsidDel="00000000" w:rsidR="00000000" w:rsidRPr="00000000">
        <w:rPr>
          <w:rtl w:val="0"/>
        </w:rPr>
      </w:r>
    </w:p>
    <w:p w:rsidR="00000000" w:rsidDel="00000000" w:rsidP="00000000" w:rsidRDefault="00000000" w:rsidRPr="00000000" w14:paraId="0000082A">
      <w:pPr>
        <w:pStyle w:val="Heading3"/>
        <w:ind w:left="0" w:firstLine="0"/>
        <w:rPr/>
      </w:pPr>
      <w:bookmarkStart w:colFirst="0" w:colLast="0" w:name="_heading=h.q0s32id4lv9p" w:id="238"/>
      <w:bookmarkEnd w:id="238"/>
      <w:r w:rsidDel="00000000" w:rsidR="00000000" w:rsidRPr="00000000">
        <w:rPr>
          <w:rtl w:val="0"/>
        </w:rPr>
        <w:t xml:space="preserve">4.7.1 Topic wildcards</w:t>
      </w:r>
    </w:p>
    <w:p w:rsidR="00000000" w:rsidDel="00000000" w:rsidP="00000000" w:rsidRDefault="00000000" w:rsidRPr="00000000" w14:paraId="0000082B">
      <w:pPr>
        <w:spacing w:after="240" w:before="240" w:lineRule="auto"/>
        <w:rPr>
          <w:rFonts w:ascii="Arial" w:cs="Arial" w:eastAsia="Arial" w:hAnsi="Arial"/>
        </w:rPr>
      </w:pPr>
      <w:sdt>
        <w:sdtPr>
          <w:tag w:val="goog_rdk_247"/>
        </w:sdtPr>
        <w:sdtContent>
          <w:commentRangeStart w:id="160"/>
        </w:sdtContent>
      </w:sdt>
      <w:sdt>
        <w:sdtPr>
          <w:tag w:val="goog_rdk_248"/>
        </w:sdtPr>
        <w:sdtContent>
          <w:commentRangeStart w:id="161"/>
        </w:sdtContent>
      </w:sdt>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commentRangeEnd w:id="160"/>
      <w:r w:rsidDel="00000000" w:rsidR="00000000" w:rsidRPr="00000000">
        <w:commentReference w:id="160"/>
      </w:r>
      <w:commentRangeEnd w:id="161"/>
      <w:r w:rsidDel="00000000" w:rsidR="00000000" w:rsidRPr="00000000">
        <w:commentReference w:id="161"/>
      </w:r>
      <w:r w:rsidDel="00000000" w:rsidR="00000000" w:rsidRPr="00000000">
        <w:rPr>
          <w:rtl w:val="0"/>
        </w:rPr>
      </w:r>
    </w:p>
    <w:p w:rsidR="00000000" w:rsidDel="00000000" w:rsidP="00000000" w:rsidRDefault="00000000" w:rsidRPr="00000000" w14:paraId="0000082C">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082D">
      <w:pPr>
        <w:spacing w:after="240" w:before="240" w:lineRule="auto"/>
        <w:rPr>
          <w:rFonts w:ascii="Arial" w:cs="Arial" w:eastAsia="Arial" w:hAnsi="Arial"/>
        </w:rPr>
      </w:pPr>
      <w:sdt>
        <w:sdtPr>
          <w:tag w:val="goog_rdk_249"/>
        </w:sdtPr>
        <w:sdtContent>
          <w:commentRangeStart w:id="162"/>
        </w:sdtContent>
      </w:sdt>
      <w:sdt>
        <w:sdtPr>
          <w:tag w:val="goog_rdk_250"/>
        </w:sdtPr>
        <w:sdtContent>
          <w:commentRangeStart w:id="163"/>
        </w:sdtContent>
      </w:sdt>
      <w:sdt>
        <w:sdtPr>
          <w:tag w:val="goog_rdk_251"/>
        </w:sdtPr>
        <w:sdtContent>
          <w:commentRangeStart w:id="164"/>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162"/>
      <w:r w:rsidDel="00000000" w:rsidR="00000000" w:rsidRPr="00000000">
        <w:commentReference w:id="162"/>
      </w:r>
      <w:commentRangeEnd w:id="163"/>
      <w:r w:rsidDel="00000000" w:rsidR="00000000" w:rsidRPr="00000000">
        <w:commentReference w:id="163"/>
      </w:r>
      <w:commentRangeEnd w:id="164"/>
      <w:r w:rsidDel="00000000" w:rsidR="00000000" w:rsidRPr="00000000">
        <w:commentReference w:id="164"/>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082E">
      <w:pPr>
        <w:pStyle w:val="Heading4"/>
        <w:ind w:left="0" w:firstLine="0"/>
        <w:rPr/>
      </w:pPr>
      <w:bookmarkStart w:colFirst="0" w:colLast="0" w:name="_heading=h.3kbulner4ob4" w:id="239"/>
      <w:bookmarkEnd w:id="239"/>
      <w:r w:rsidDel="00000000" w:rsidR="00000000" w:rsidRPr="00000000">
        <w:rPr>
          <w:rtl w:val="0"/>
        </w:rPr>
        <w:t xml:space="preserve">4.7.1.1 Topic level separator</w:t>
      </w:r>
    </w:p>
    <w:p w:rsidR="00000000" w:rsidDel="00000000" w:rsidP="00000000" w:rsidRDefault="00000000" w:rsidRPr="00000000" w14:paraId="0000082F">
      <w:pPr>
        <w:spacing w:after="240" w:before="240" w:lineRule="auto"/>
        <w:rPr>
          <w:rFonts w:ascii="Arial" w:cs="Arial" w:eastAsia="Arial" w:hAnsi="Arial"/>
        </w:rPr>
      </w:pPr>
      <w:sdt>
        <w:sdtPr>
          <w:tag w:val="goog_rdk_252"/>
        </w:sdtPr>
        <w:sdtContent>
          <w:commentRangeStart w:id="165"/>
        </w:sdtContent>
      </w:sdt>
      <w:sdt>
        <w:sdtPr>
          <w:tag w:val="goog_rdk_253"/>
        </w:sdtPr>
        <w:sdtContent>
          <w:commentRangeStart w:id="166"/>
        </w:sdtContent>
      </w:sdt>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w:t>
      </w:r>
      <w:commentRangeEnd w:id="165"/>
      <w:r w:rsidDel="00000000" w:rsidR="00000000" w:rsidRPr="00000000">
        <w:commentReference w:id="165"/>
      </w:r>
      <w:commentRangeEnd w:id="166"/>
      <w:r w:rsidDel="00000000" w:rsidR="00000000" w:rsidRPr="00000000">
        <w:commentReference w:id="166"/>
      </w:r>
      <w:r w:rsidDel="00000000" w:rsidR="00000000" w:rsidRPr="00000000">
        <w:rPr>
          <w:rFonts w:ascii="Arial" w:cs="Arial" w:eastAsia="Arial" w:hAnsi="Arial"/>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0830">
      <w:pPr>
        <w:pStyle w:val="Heading4"/>
        <w:ind w:left="0" w:firstLine="0"/>
        <w:rPr/>
      </w:pPr>
      <w:bookmarkStart w:colFirst="0" w:colLast="0" w:name="_heading=h.ychcrpqsu69r" w:id="240"/>
      <w:bookmarkEnd w:id="240"/>
      <w:r w:rsidDel="00000000" w:rsidR="00000000" w:rsidRPr="00000000">
        <w:rPr>
          <w:rtl w:val="0"/>
        </w:rPr>
        <w:t xml:space="preserve">4.7.1.2 Multi-level wildcard</w:t>
      </w:r>
    </w:p>
    <w:p w:rsidR="00000000" w:rsidDel="00000000" w:rsidP="00000000" w:rsidRDefault="00000000" w:rsidRPr="00000000" w14:paraId="00000831">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0832">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833">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published using these Topic Names:</w:t>
      </w:r>
    </w:p>
    <w:p w:rsidR="00000000" w:rsidDel="00000000" w:rsidP="00000000" w:rsidRDefault="00000000" w:rsidRPr="00000000" w14:paraId="00000834">
      <w:pPr>
        <w:numPr>
          <w:ilvl w:val="0"/>
          <w:numId w:val="3"/>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0835">
      <w:pPr>
        <w:numPr>
          <w:ilvl w:val="0"/>
          <w:numId w:val="3"/>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0836">
      <w:pPr>
        <w:numPr>
          <w:ilvl w:val="0"/>
          <w:numId w:val="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0837">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838">
      <w:pPr>
        <w:numPr>
          <w:ilvl w:val="0"/>
          <w:numId w:val="7"/>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0839">
      <w:pPr>
        <w:numPr>
          <w:ilvl w:val="0"/>
          <w:numId w:val="7"/>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083A">
      <w:pPr>
        <w:numPr>
          <w:ilvl w:val="0"/>
          <w:numId w:val="7"/>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083B">
      <w:pPr>
        <w:numPr>
          <w:ilvl w:val="0"/>
          <w:numId w:val="7"/>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083C">
      <w:pPr>
        <w:numPr>
          <w:ilvl w:val="0"/>
          <w:numId w:val="7"/>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083D">
      <w:pPr>
        <w:pStyle w:val="Heading4"/>
        <w:ind w:left="0" w:firstLine="0"/>
        <w:rPr/>
      </w:pPr>
      <w:bookmarkStart w:colFirst="0" w:colLast="0" w:name="_heading=h.x4yye38w41vd" w:id="241"/>
      <w:bookmarkEnd w:id="241"/>
      <w:r w:rsidDel="00000000" w:rsidR="00000000" w:rsidRPr="00000000">
        <w:rPr>
          <w:rtl w:val="0"/>
        </w:rPr>
        <w:t xml:space="preserve">4.7.1.3 Single-level wildcard</w:t>
      </w:r>
    </w:p>
    <w:p w:rsidR="00000000" w:rsidDel="00000000" w:rsidP="00000000" w:rsidRDefault="00000000" w:rsidRPr="00000000" w14:paraId="0000083E">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083F">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0840">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841">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0842">
      <w:pPr>
        <w:numPr>
          <w:ilvl w:val="0"/>
          <w:numId w:val="27"/>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0843">
      <w:pPr>
        <w:numPr>
          <w:ilvl w:val="0"/>
          <w:numId w:val="27"/>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0844">
      <w:pPr>
        <w:numPr>
          <w:ilvl w:val="0"/>
          <w:numId w:val="27"/>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0845">
      <w:pPr>
        <w:numPr>
          <w:ilvl w:val="0"/>
          <w:numId w:val="27"/>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0846">
      <w:pPr>
        <w:numPr>
          <w:ilvl w:val="0"/>
          <w:numId w:val="27"/>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0847">
      <w:pPr>
        <w:pStyle w:val="Heading3"/>
        <w:ind w:left="0" w:firstLine="0"/>
        <w:rPr/>
      </w:pPr>
      <w:bookmarkStart w:colFirst="0" w:colLast="0" w:name="_heading=h.p61p07rh2x26" w:id="242"/>
      <w:bookmarkEnd w:id="242"/>
      <w:r w:rsidDel="00000000" w:rsidR="00000000" w:rsidRPr="00000000">
        <w:rPr>
          <w:rtl w:val="0"/>
        </w:rPr>
        <w:t xml:space="preserve">4.7.2  Topics beginning with $</w:t>
      </w:r>
    </w:p>
    <w:p w:rsidR="00000000" w:rsidDel="00000000" w:rsidP="00000000" w:rsidRDefault="00000000" w:rsidRPr="00000000" w14:paraId="00000848">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0849">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84A">
      <w:pPr>
        <w:numPr>
          <w:ilvl w:val="0"/>
          <w:numId w:val="11"/>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084B">
      <w:pPr>
        <w:numPr>
          <w:ilvl w:val="0"/>
          <w:numId w:val="11"/>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084C">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84D">
      <w:pPr>
        <w:numPr>
          <w:ilvl w:val="0"/>
          <w:numId w:val="77"/>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084E">
      <w:pPr>
        <w:numPr>
          <w:ilvl w:val="0"/>
          <w:numId w:val="77"/>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084F">
      <w:pPr>
        <w:numPr>
          <w:ilvl w:val="0"/>
          <w:numId w:val="77"/>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0850">
      <w:pPr>
        <w:numPr>
          <w:ilvl w:val="0"/>
          <w:numId w:val="77"/>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0851">
      <w:pPr>
        <w:numPr>
          <w:ilvl w:val="0"/>
          <w:numId w:val="77"/>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0852">
      <w:pPr>
        <w:pStyle w:val="Heading3"/>
        <w:ind w:left="0" w:firstLine="0"/>
        <w:rPr/>
      </w:pPr>
      <w:bookmarkStart w:colFirst="0" w:colLast="0" w:name="_heading=h.rvcur5x0am" w:id="243"/>
      <w:bookmarkEnd w:id="243"/>
      <w:r w:rsidDel="00000000" w:rsidR="00000000" w:rsidRPr="00000000">
        <w:rPr>
          <w:rtl w:val="0"/>
        </w:rPr>
        <w:t xml:space="preserve">4.7.3 Topic semantic and usage</w:t>
      </w:r>
    </w:p>
    <w:p w:rsidR="00000000" w:rsidDel="00000000" w:rsidP="00000000" w:rsidRDefault="00000000" w:rsidRPr="00000000" w14:paraId="00000853">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0854">
      <w:pPr>
        <w:numPr>
          <w:ilvl w:val="0"/>
          <w:numId w:val="21"/>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0855">
      <w:pPr>
        <w:numPr>
          <w:ilvl w:val="0"/>
          <w:numId w:val="21"/>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0856">
      <w:pPr>
        <w:numPr>
          <w:ilvl w:val="0"/>
          <w:numId w:val="21"/>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0857">
      <w:pPr>
        <w:numPr>
          <w:ilvl w:val="0"/>
          <w:numId w:val="21"/>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0858">
      <w:pPr>
        <w:numPr>
          <w:ilvl w:val="0"/>
          <w:numId w:val="21"/>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0859">
      <w:pPr>
        <w:numPr>
          <w:ilvl w:val="0"/>
          <w:numId w:val="21"/>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95">
        <w:r w:rsidDel="00000000" w:rsidR="00000000" w:rsidRPr="00000000">
          <w:rPr>
            <w:rFonts w:ascii="Arial" w:cs="Arial" w:eastAsia="Arial" w:hAnsi="Arial"/>
            <w:rtl w:val="0"/>
          </w:rPr>
          <w:t xml:space="preserve"> </w:t>
        </w:r>
      </w:hyperlink>
      <w:hyperlink r:id="rId96">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085A">
      <w:pPr>
        <w:numPr>
          <w:ilvl w:val="0"/>
          <w:numId w:val="21"/>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085B">
      <w:pPr>
        <w:spacing w:after="240" w:before="240" w:lineRule="auto"/>
        <w:rPr>
          <w:rFonts w:ascii="Arial" w:cs="Arial" w:eastAsia="Arial" w:hAnsi="Arial"/>
        </w:rPr>
      </w:pPr>
      <w:r w:rsidDel="00000000" w:rsidR="00000000" w:rsidRPr="00000000">
        <w:rPr>
          <w:rFonts w:ascii="Arial" w:cs="Arial" w:eastAsia="Arial" w:hAnsi="Arial"/>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085C">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085D">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85E">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085F">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860">
      <w:pPr>
        <w:numPr>
          <w:ilvl w:val="0"/>
          <w:numId w:val="63"/>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0861">
      <w:pPr>
        <w:numPr>
          <w:ilvl w:val="0"/>
          <w:numId w:val="63"/>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0862">
      <w:pPr>
        <w:numPr>
          <w:ilvl w:val="0"/>
          <w:numId w:val="63"/>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0863">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0864">
      <w:pPr>
        <w:pStyle w:val="Heading2"/>
        <w:ind w:left="0" w:firstLine="0"/>
        <w:rPr/>
      </w:pPr>
      <w:bookmarkStart w:colFirst="0" w:colLast="0" w:name="_heading=h.zh9mgr3i86c2" w:id="244"/>
      <w:bookmarkEnd w:id="244"/>
      <w:r w:rsidDel="00000000" w:rsidR="00000000" w:rsidRPr="00000000">
        <w:rPr>
          <w:rtl w:val="0"/>
        </w:rPr>
        <w:t xml:space="preserve">4.8 Subscriptions</w:t>
      </w:r>
    </w:p>
    <w:p w:rsidR="00000000" w:rsidDel="00000000" w:rsidP="00000000" w:rsidRDefault="00000000" w:rsidRPr="00000000" w14:paraId="00000865">
      <w:pPr>
        <w:spacing w:after="240" w:before="240" w:lineRule="auto"/>
        <w:ind w:left="0" w:right="0" w:firstLine="0"/>
        <w:rPr/>
      </w:pPr>
      <w:r w:rsidDel="00000000" w:rsidR="00000000" w:rsidRPr="00000000">
        <w:rPr>
          <w:rtl w:val="0"/>
        </w:rPr>
        <w:t xml:space="preserve">A Subscription is associated only with the Session that created it. Each Subscription includes </w:t>
      </w:r>
      <w:sdt>
        <w:sdtPr>
          <w:tag w:val="goog_rdk_254"/>
        </w:sdtPr>
        <w:sdtContent>
          <w:ins w:author="davide.lenzarini@u-blox.com" w:id="46" w:date="2024-08-08T08:41:35Z">
            <w:r w:rsidDel="00000000" w:rsidR="00000000" w:rsidRPr="00000000">
              <w:rPr>
                <w:rtl w:val="0"/>
              </w:rPr>
              <w:t xml:space="preserve">a Topic Data or </w:t>
            </w:r>
          </w:ins>
        </w:sdtContent>
      </w:sdt>
      <w:r w:rsidDel="00000000" w:rsidR="00000000" w:rsidRPr="00000000">
        <w:rPr>
          <w:rtl w:val="0"/>
        </w:rPr>
        <w:t xml:space="preserve">a Topic Filter, indicating the topic(s) for which messages are to be delivered on that Session, and Subscription Options. The Server is responsible for collecting messages that match the </w:t>
      </w:r>
      <w:sdt>
        <w:sdtPr>
          <w:tag w:val="goog_rdk_255"/>
        </w:sdtPr>
        <w:sdtContent>
          <w:ins w:author="davide.lenzarini@u-blox.com" w:id="47" w:date="2024-08-08T08:42:06Z">
            <w:r w:rsidDel="00000000" w:rsidR="00000000" w:rsidRPr="00000000">
              <w:rPr>
                <w:rtl w:val="0"/>
              </w:rPr>
              <w:t xml:space="preserve">subscription </w:t>
            </w:r>
          </w:ins>
        </w:sdtContent>
      </w:sdt>
      <w:sdt>
        <w:sdtPr>
          <w:tag w:val="goog_rdk_256"/>
        </w:sdtPr>
        <w:sdtContent>
          <w:del w:author="davide.lenzarini@u-blox.com" w:id="47" w:date="2024-08-08T08:42:06Z">
            <w:r w:rsidDel="00000000" w:rsidR="00000000" w:rsidRPr="00000000">
              <w:rPr>
                <w:rtl w:val="0"/>
              </w:rPr>
              <w:delText xml:space="preserve">filter </w:delText>
            </w:r>
          </w:del>
        </w:sdtContent>
      </w:sdt>
      <w:r w:rsidDel="00000000" w:rsidR="00000000" w:rsidRPr="00000000">
        <w:rPr>
          <w:rtl w:val="0"/>
        </w:rPr>
        <w:t xml:space="preserve">and transmitting them on the Session's Virtual Connection if and when that Virtual Connection exists.</w:t>
      </w:r>
    </w:p>
    <w:p w:rsidR="00000000" w:rsidDel="00000000" w:rsidP="00000000" w:rsidRDefault="00000000" w:rsidRPr="00000000" w14:paraId="00000866">
      <w:pPr>
        <w:spacing w:after="240" w:before="240" w:lineRule="auto"/>
        <w:ind w:left="0" w:right="0" w:firstLine="0"/>
        <w:rPr/>
      </w:pPr>
      <w:r w:rsidDel="00000000" w:rsidR="00000000" w:rsidRPr="00000000">
        <w:rPr>
          <w:rtl w:val="0"/>
        </w:rPr>
        <w:t xml:space="preserve">A Session cannot have more than one Subscription with the same </w:t>
      </w:r>
      <w:sdt>
        <w:sdtPr>
          <w:tag w:val="goog_rdk_257"/>
        </w:sdtPr>
        <w:sdtContent>
          <w:ins w:author="davide.lenzarini@u-blox.com" w:id="48" w:date="2024-08-08T08:42:57Z">
            <w:r w:rsidDel="00000000" w:rsidR="00000000" w:rsidRPr="00000000">
              <w:rPr>
                <w:rtl w:val="0"/>
              </w:rPr>
              <w:t xml:space="preserve">Topic Data or </w:t>
            </w:r>
          </w:ins>
        </w:sdtContent>
      </w:sdt>
      <w:r w:rsidDel="00000000" w:rsidR="00000000" w:rsidRPr="00000000">
        <w:rPr>
          <w:rtl w:val="0"/>
        </w:rPr>
        <w:t xml:space="preserve">Topic Filter, so the </w:t>
      </w:r>
      <w:sdt>
        <w:sdtPr>
          <w:tag w:val="goog_rdk_258"/>
        </w:sdtPr>
        <w:sdtContent>
          <w:ins w:author="davide.lenzarini@u-blox.com" w:id="49" w:date="2024-08-08T08:43:06Z">
            <w:r w:rsidDel="00000000" w:rsidR="00000000" w:rsidRPr="00000000">
              <w:rPr>
                <w:rtl w:val="0"/>
              </w:rPr>
              <w:t xml:space="preserve">Topic Data or </w:t>
            </w:r>
          </w:ins>
        </w:sdtContent>
      </w:sdt>
      <w:r w:rsidDel="00000000" w:rsidR="00000000" w:rsidRPr="00000000">
        <w:rPr>
          <w:rtl w:val="0"/>
        </w:rPr>
        <w:t xml:space="preserve">Topic Filter can be used as a key to identify the subscription within that Session.</w:t>
      </w:r>
    </w:p>
    <w:p w:rsidR="00000000" w:rsidDel="00000000" w:rsidP="00000000" w:rsidRDefault="00000000" w:rsidRPr="00000000" w14:paraId="00000867">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0868">
      <w:pPr>
        <w:pStyle w:val="Heading2"/>
        <w:spacing w:after="80" w:before="360" w:lineRule="auto"/>
        <w:ind w:left="0" w:firstLine="0"/>
        <w:rPr/>
      </w:pPr>
      <w:bookmarkStart w:colFirst="0" w:colLast="0" w:name="_heading=h.bfojn6tjnvgm" w:id="245"/>
      <w:bookmarkEnd w:id="245"/>
      <w:r w:rsidDel="00000000" w:rsidR="00000000" w:rsidRPr="00000000">
        <w:rPr>
          <w:rtl w:val="0"/>
        </w:rPr>
        <w:t xml:space="preserve">4.9 Flow Control</w:t>
      </w:r>
    </w:p>
    <w:p w:rsidR="00000000" w:rsidDel="00000000" w:rsidP="00000000" w:rsidRDefault="00000000" w:rsidRPr="00000000" w14:paraId="00000869">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t>
      </w:r>
      <w:sdt>
        <w:sdtPr>
          <w:tag w:val="goog_rdk_259"/>
        </w:sdtPr>
        <w:sdtContent>
          <w:commentRangeStart w:id="167"/>
        </w:sdtContent>
      </w:sdt>
      <w:r w:rsidDel="00000000" w:rsidR="00000000" w:rsidRPr="00000000">
        <w:rPr>
          <w:rtl w:val="0"/>
        </w:rPr>
        <w:t xml:space="preserve">which need acknowledgement </w:t>
      </w:r>
      <w:commentRangeEnd w:id="167"/>
      <w:r w:rsidDel="00000000" w:rsidR="00000000" w:rsidRPr="00000000">
        <w:commentReference w:id="167"/>
      </w:r>
      <w:r w:rsidDel="00000000" w:rsidR="00000000" w:rsidRPr="00000000">
        <w:rPr>
          <w:rtl w:val="0"/>
        </w:rPr>
        <w:t xml:space="preserve">and are included in this constraint are:</w:t>
      </w:r>
    </w:p>
    <w:p w:rsidR="00000000" w:rsidDel="00000000" w:rsidP="00000000" w:rsidRDefault="00000000" w:rsidRPr="00000000" w14:paraId="0000086A">
      <w:pPr>
        <w:numPr>
          <w:ilvl w:val="0"/>
          <w:numId w:val="68"/>
        </w:numPr>
        <w:spacing w:after="0" w:afterAutospacing="0" w:lineRule="auto"/>
        <w:ind w:left="720" w:right="0" w:hanging="360"/>
        <w:rPr>
          <w:u w:val="none"/>
        </w:rPr>
      </w:pPr>
      <w:r w:rsidDel="00000000" w:rsidR="00000000" w:rsidRPr="00000000">
        <w:rPr>
          <w:rtl w:val="0"/>
        </w:rPr>
        <w:t xml:space="preserve">PUBLISH (QoS 1 and 2) and PUBREL</w:t>
      </w:r>
    </w:p>
    <w:p w:rsidR="00000000" w:rsidDel="00000000" w:rsidP="00000000" w:rsidRDefault="00000000" w:rsidRPr="00000000" w14:paraId="0000086B">
      <w:pPr>
        <w:numPr>
          <w:ilvl w:val="0"/>
          <w:numId w:val="68"/>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086C">
      <w:pPr>
        <w:numPr>
          <w:ilvl w:val="0"/>
          <w:numId w:val="68"/>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086D">
      <w:pPr>
        <w:numPr>
          <w:ilvl w:val="0"/>
          <w:numId w:val="68"/>
        </w:numPr>
        <w:spacing w:after="24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086E">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and there is already a request outstanding within the same Virtual Connection then it MUST issue a DISCONNECT with Reason Code 147 (Receive Maximum Exceeded) and delete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086F">
      <w:pPr>
        <w:spacing w:after="240" w:lineRule="auto"/>
        <w:ind w:left="0" w:right="0" w:firstLine="0"/>
        <w:rPr/>
      </w:pPr>
      <w:r w:rsidDel="00000000" w:rsidR="00000000" w:rsidRPr="00000000">
        <w:rPr>
          <w:rtl w:val="0"/>
        </w:rPr>
        <w:t xml:space="preserve">Refer to </w:t>
      </w:r>
      <w:hyperlink w:anchor="_heading=h.3hu8nopr74va">
        <w:r w:rsidDel="00000000" w:rsidR="00000000" w:rsidRPr="00000000">
          <w:rPr>
            <w:color w:val="1155cc"/>
            <w:u w:val="single"/>
            <w:rtl w:val="0"/>
          </w:rPr>
          <w:t xml:space="preserve">section 3.12.7</w:t>
        </w:r>
      </w:hyperlink>
      <w:r w:rsidDel="00000000" w:rsidR="00000000" w:rsidRPr="00000000">
        <w:rPr>
          <w:rtl w:val="0"/>
        </w:rPr>
        <w:t xml:space="preserve"> for a description of how Clients and Servers react if they are sent more than one unacknowledged packet.</w:t>
      </w:r>
    </w:p>
    <w:p w:rsidR="00000000" w:rsidDel="00000000" w:rsidP="00000000" w:rsidRDefault="00000000" w:rsidRPr="00000000" w14:paraId="00000870">
      <w:pPr>
        <w:pStyle w:val="Heading2"/>
        <w:ind w:left="0" w:firstLine="0"/>
        <w:rPr/>
      </w:pPr>
      <w:bookmarkStart w:colFirst="0" w:colLast="0" w:name="_heading=h.k5nujtaz6h05" w:id="246"/>
      <w:bookmarkEnd w:id="246"/>
      <w:r w:rsidDel="00000000" w:rsidR="00000000" w:rsidRPr="00000000">
        <w:rPr>
          <w:rtl w:val="0"/>
        </w:rPr>
        <w:t xml:space="preserve">4.10 Server redirection</w:t>
      </w:r>
    </w:p>
    <w:p w:rsidR="00000000" w:rsidDel="00000000" w:rsidP="00000000" w:rsidRDefault="00000000" w:rsidRPr="00000000" w14:paraId="00000871">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w:t>
      </w:r>
      <w:r w:rsidDel="00000000" w:rsidR="00000000" w:rsidRPr="00000000">
        <w:rPr>
          <w:rtl w:val="0"/>
        </w:rPr>
        <w:t xml:space="preserve">as described in</w:t>
      </w:r>
      <w:hyperlink w:anchor="_heading=h.v8vlgf6xm72a">
        <w:r w:rsidDel="00000000" w:rsidR="00000000" w:rsidRPr="00000000">
          <w:rPr>
            <w:color w:val="1155cc"/>
            <w:u w:val="single"/>
            <w:rtl w:val="0"/>
          </w:rPr>
          <w:t xml:space="preserve"> section 4.12</w:t>
        </w:r>
      </w:hyperlink>
      <w:r w:rsidDel="00000000" w:rsidR="00000000" w:rsidRPr="00000000">
        <w:rPr>
          <w:rtl w:val="0"/>
        </w:rPr>
        <w:t xml:space="preserve">. </w:t>
      </w:r>
    </w:p>
    <w:p w:rsidR="00000000" w:rsidDel="00000000" w:rsidP="00000000" w:rsidRDefault="00000000" w:rsidRPr="00000000" w14:paraId="00000872">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0873">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0874">
      <w:pPr>
        <w:pStyle w:val="Heading2"/>
        <w:ind w:left="0" w:firstLine="0"/>
        <w:rPr/>
      </w:pPr>
      <w:bookmarkStart w:colFirst="0" w:colLast="0" w:name="_heading=h.n3l7hni8c3ae" w:id="247"/>
      <w:bookmarkEnd w:id="247"/>
      <w:r w:rsidDel="00000000" w:rsidR="00000000" w:rsidRPr="00000000">
        <w:rPr>
          <w:rtl w:val="0"/>
        </w:rPr>
        <w:t xml:space="preserve">4.11 Authentication</w:t>
      </w:r>
    </w:p>
    <w:p w:rsidR="00000000" w:rsidDel="00000000" w:rsidP="00000000" w:rsidRDefault="00000000" w:rsidRPr="00000000" w14:paraId="00000875">
      <w:pPr>
        <w:rPr/>
      </w:pPr>
      <w:r w:rsidDel="00000000" w:rsidR="00000000" w:rsidRPr="00000000">
        <w:rPr>
          <w:rtl w:val="0"/>
        </w:rPr>
        <w:t xml:space="preserve">Authentication in MQTT-SN can take several forms:</w:t>
      </w:r>
    </w:p>
    <w:p w:rsidR="00000000" w:rsidDel="00000000" w:rsidP="00000000" w:rsidRDefault="00000000" w:rsidRPr="00000000" w14:paraId="00000876">
      <w:pPr>
        <w:numPr>
          <w:ilvl w:val="0"/>
          <w:numId w:val="30"/>
        </w:numPr>
        <w:spacing w:after="0" w:afterAutospacing="0"/>
        <w:ind w:left="720" w:hanging="360"/>
        <w:rPr>
          <w:u w:val="none"/>
        </w:rPr>
      </w:pPr>
      <w:r w:rsidDel="00000000" w:rsidR="00000000" w:rsidRPr="00000000">
        <w:rPr>
          <w:rtl w:val="0"/>
        </w:rPr>
        <w:t xml:space="preserve">The CONNECT and AUTH packets contain Authentication Method and Data fields.</w:t>
      </w:r>
    </w:p>
    <w:p w:rsidR="00000000" w:rsidDel="00000000" w:rsidP="00000000" w:rsidRDefault="00000000" w:rsidRPr="00000000" w14:paraId="00000877">
      <w:pPr>
        <w:numPr>
          <w:ilvl w:val="0"/>
          <w:numId w:val="30"/>
        </w:numPr>
        <w:spacing w:after="0" w:afterAutospacing="0" w:before="0" w:beforeAutospacing="0"/>
        <w:ind w:left="720" w:hanging="360"/>
        <w:rPr>
          <w:u w:val="none"/>
        </w:rPr>
      </w:pPr>
      <w:r w:rsidDel="00000000" w:rsidR="00000000" w:rsidRPr="00000000">
        <w:rPr>
          <w:rtl w:val="0"/>
        </w:rPr>
        <w:t xml:space="preserve">The PROTECTION Encapsulation with an appropriate scheme.</w:t>
      </w:r>
    </w:p>
    <w:p w:rsidR="00000000" w:rsidDel="00000000" w:rsidP="00000000" w:rsidRDefault="00000000" w:rsidRPr="00000000" w14:paraId="00000878">
      <w:pPr>
        <w:numPr>
          <w:ilvl w:val="0"/>
          <w:numId w:val="30"/>
        </w:numPr>
        <w:spacing w:before="0" w:beforeAutospacing="0"/>
        <w:ind w:left="720" w:hanging="360"/>
        <w:rPr>
          <w:u w:val="none"/>
        </w:rPr>
      </w:pPr>
      <w:r w:rsidDel="00000000" w:rsidR="00000000" w:rsidRPr="00000000">
        <w:rPr>
          <w:rtl w:val="0"/>
        </w:rPr>
        <w:t xml:space="preserve">The Underlying Network may support authentication technology, such as DTLS in the case that the Underlying Network is UDP. </w:t>
      </w:r>
    </w:p>
    <w:p w:rsidR="00000000" w:rsidDel="00000000" w:rsidP="00000000" w:rsidRDefault="00000000" w:rsidRPr="00000000" w14:paraId="00000879">
      <w:pPr>
        <w:pStyle w:val="Heading3"/>
        <w:ind w:left="0" w:firstLine="0"/>
        <w:rPr/>
      </w:pPr>
      <w:bookmarkStart w:colFirst="0" w:colLast="0" w:name="_heading=h.wz7zobqrpqj8" w:id="248"/>
      <w:bookmarkEnd w:id="248"/>
      <w:r w:rsidDel="00000000" w:rsidR="00000000" w:rsidRPr="00000000">
        <w:rPr>
          <w:rtl w:val="0"/>
        </w:rPr>
        <w:t xml:space="preserve">4.11.1 CONNECT and AUTH packets</w:t>
      </w:r>
    </w:p>
    <w:p w:rsidR="00000000" w:rsidDel="00000000" w:rsidP="00000000" w:rsidRDefault="00000000" w:rsidRPr="00000000" w14:paraId="0000087A">
      <w:pPr>
        <w:spacing w:after="240" w:before="240" w:lineRule="auto"/>
        <w:ind w:left="0" w:right="0" w:firstLine="0"/>
        <w:rPr/>
      </w:pPr>
      <w:r w:rsidDel="00000000" w:rsidR="00000000" w:rsidRPr="00000000">
        <w:rPr>
          <w:rtl w:val="0"/>
        </w:rPr>
        <w:t xml:space="preserve">The a</w:t>
      </w:r>
      <w:r w:rsidDel="00000000" w:rsidR="00000000" w:rsidRPr="00000000">
        <w:rPr>
          <w:rtl w:val="0"/>
        </w:rPr>
        <w:t xml:space="preserve">uthentication information in MQTT-SN CONNECT and AUTH packets allows a range of options from username and password to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087B">
      <w:pPr>
        <w:spacing w:after="240" w:before="240" w:lineRule="auto"/>
        <w:ind w:left="0" w:right="0" w:firstLine="0"/>
        <w:rPr/>
      </w:pPr>
      <w:r w:rsidDel="00000000" w:rsidR="00000000" w:rsidRPr="00000000">
        <w:rPr>
          <w:rtl w:val="0"/>
        </w:rPr>
        <w:t xml:space="preserve">To begin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087C">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w:t>
      </w:r>
      <w:r w:rsidDel="00000000" w:rsidR="00000000" w:rsidRPr="00000000">
        <w:rPr>
          <w:rtl w:val="0"/>
        </w:rPr>
        <w:t xml:space="preserve">and optionally the Client Identifier</w:t>
      </w:r>
      <w:r w:rsidDel="00000000" w:rsidR="00000000" w:rsidRPr="00000000">
        <w:rPr>
          <w:rtl w:val="0"/>
        </w:rPr>
        <w:t xml:space="preserve">, and the exchanges and processing needed by the Client and Server to complete the authentication.</w:t>
      </w:r>
    </w:p>
    <w:p w:rsidR="00000000" w:rsidDel="00000000" w:rsidP="00000000" w:rsidRDefault="00000000" w:rsidRPr="00000000" w14:paraId="0000087D">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087E">
      <w:pPr>
        <w:spacing w:after="240" w:before="240" w:lineRule="auto"/>
        <w:ind w:left="720" w:right="0" w:firstLine="0"/>
        <w:rPr/>
      </w:pPr>
      <w:r w:rsidDel="00000000" w:rsidR="00000000" w:rsidRPr="00000000">
        <w:rPr>
          <w:rtl w:val="0"/>
        </w:rPr>
        <w:t xml:space="preserve">The Authentication Method is commonly a </w:t>
      </w:r>
      <w:hyperlink r:id="rId97">
        <w:r w:rsidDel="00000000" w:rsidR="00000000" w:rsidRPr="00000000">
          <w:rPr>
            <w:color w:val="1155cc"/>
            <w:u w:val="single"/>
            <w:rtl w:val="0"/>
          </w:rPr>
          <w:t xml:space="preserve">SASL</w:t>
        </w:r>
      </w:hyperlink>
      <w:r w:rsidDel="00000000" w:rsidR="00000000" w:rsidRPr="00000000">
        <w:rPr>
          <w:rtl w:val="0"/>
        </w:rPr>
        <w:t xml:space="preserve"> mechanism, and using such a registered name aids interchange. However, the Authentication Method is not constrained to using registered SASL mechanisms.</w:t>
      </w:r>
    </w:p>
    <w:p w:rsidR="00000000" w:rsidDel="00000000" w:rsidP="00000000" w:rsidRDefault="00000000" w:rsidRPr="00000000" w14:paraId="0000087F">
      <w:pPr>
        <w:spacing w:after="240" w:before="240" w:lineRule="auto"/>
        <w:ind w:left="720" w:right="0" w:firstLine="0"/>
        <w:rPr/>
      </w:pPr>
      <w:r w:rsidDel="00000000" w:rsidR="00000000" w:rsidRPr="00000000">
        <w:rPr>
          <w:rtl w:val="0"/>
        </w:rPr>
        <w:t xml:space="preserve">For username/password authentication, the SASL </w:t>
      </w:r>
      <w:hyperlink r:id="rId98">
        <w:r w:rsidDel="00000000" w:rsidR="00000000" w:rsidRPr="00000000">
          <w:rPr>
            <w:color w:val="1155cc"/>
            <w:u w:val="single"/>
            <w:rtl w:val="0"/>
          </w:rPr>
          <w:t xml:space="preserve">PLAIN</w:t>
        </w:r>
      </w:hyperlink>
      <w:r w:rsidDel="00000000" w:rsidR="00000000" w:rsidRPr="00000000">
        <w:rPr>
          <w:rtl w:val="0"/>
        </w:rPr>
        <w:t xml:space="preserve"> </w:t>
      </w:r>
      <w:r w:rsidDel="00000000" w:rsidR="00000000" w:rsidRPr="00000000">
        <w:rPr>
          <w:rtl w:val="0"/>
        </w:rPr>
        <w:t xml:space="preserve">mechanism can be used.</w:t>
      </w:r>
    </w:p>
    <w:p w:rsidR="00000000" w:rsidDel="00000000" w:rsidP="00000000" w:rsidRDefault="00000000" w:rsidRPr="00000000" w14:paraId="00000880">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the Authentication Data in the CONNECT packet. The contents of the Authentication Data are defined by the authentication method.</w:t>
      </w:r>
    </w:p>
    <w:p w:rsidR="00000000" w:rsidDel="00000000" w:rsidP="00000000" w:rsidRDefault="00000000" w:rsidRPr="00000000" w14:paraId="00000881">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 field of the AUTH packet.</w:t>
      </w:r>
    </w:p>
    <w:p w:rsidR="00000000" w:rsidDel="00000000" w:rsidP="00000000" w:rsidRDefault="00000000" w:rsidRPr="00000000" w14:paraId="00000882">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 field of the AUTH packet.</w:t>
      </w:r>
    </w:p>
    <w:p w:rsidR="00000000" w:rsidDel="00000000" w:rsidP="00000000" w:rsidRDefault="00000000" w:rsidRPr="00000000" w14:paraId="00000883">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 field of the CONNACK packet.</w:t>
      </w:r>
    </w:p>
    <w:p w:rsidR="00000000" w:rsidDel="00000000" w:rsidP="00000000" w:rsidRDefault="00000000" w:rsidRPr="00000000" w14:paraId="00000884">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 </w:t>
      </w:r>
      <w:hyperlink w:anchor="_heading=h.v8vlgf6xm72a">
        <w:r w:rsidDel="00000000" w:rsidR="00000000" w:rsidRPr="00000000">
          <w:rPr>
            <w:color w:val="1155cc"/>
            <w:highlight w:val="yellow"/>
            <w:u w:val="single"/>
            <w:rtl w:val="0"/>
          </w:rPr>
          <w:t xml:space="preserve">section 4.12</w:t>
        </w:r>
      </w:hyperlink>
      <w:r w:rsidDel="00000000" w:rsidR="00000000" w:rsidRPr="00000000">
        <w:rPr>
          <w:color w:val="ff0000"/>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0885">
      <w:pPr>
        <w:spacing w:after="240" w:before="240" w:lineRule="auto"/>
        <w:ind w:left="0" w:right="0" w:firstLine="0"/>
        <w:rPr/>
      </w:pPr>
      <w:r w:rsidDel="00000000" w:rsidR="00000000" w:rsidRPr="00000000">
        <w:rPr>
          <w:highlight w:val="yellow"/>
          <w:rtl w:val="0"/>
        </w:rPr>
        <w:t xml:space="preserve">If the initial CONNECT packet included an Authentication Method then all AUTH packets, and any successful CONNACK packet MUST include an Authentication Method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0886">
      <w:pPr>
        <w:spacing w:after="240" w:before="240" w:lineRule="auto"/>
        <w:ind w:left="0" w:right="0" w:firstLine="0"/>
        <w:rPr/>
      </w:pP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0887">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 or alternatively use the Protection Encapsulation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88">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0889">
      <w:pPr>
        <w:numPr>
          <w:ilvl w:val="0"/>
          <w:numId w:val="70"/>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088A">
      <w:pPr>
        <w:numPr>
          <w:ilvl w:val="0"/>
          <w:numId w:val="70"/>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088B">
      <w:pPr>
        <w:numPr>
          <w:ilvl w:val="0"/>
          <w:numId w:val="70"/>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088C">
      <w:pPr>
        <w:numPr>
          <w:ilvl w:val="0"/>
          <w:numId w:val="70"/>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088D">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088E">
      <w:pPr>
        <w:numPr>
          <w:ilvl w:val="0"/>
          <w:numId w:val="1"/>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088F">
      <w:pPr>
        <w:numPr>
          <w:ilvl w:val="0"/>
          <w:numId w:val="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0890">
      <w:pPr>
        <w:numPr>
          <w:ilvl w:val="0"/>
          <w:numId w:val="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0891">
      <w:pPr>
        <w:numPr>
          <w:ilvl w:val="0"/>
          <w:numId w:val="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0892">
      <w:pPr>
        <w:numPr>
          <w:ilvl w:val="0"/>
          <w:numId w:val="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0893">
      <w:pPr>
        <w:numPr>
          <w:ilvl w:val="0"/>
          <w:numId w:val="1"/>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0894">
      <w:pPr>
        <w:pStyle w:val="Heading4"/>
        <w:ind w:left="0" w:firstLine="0"/>
        <w:rPr/>
      </w:pPr>
      <w:bookmarkStart w:colFirst="0" w:colLast="0" w:name="_heading=h.ut22r1f7l7us" w:id="249"/>
      <w:bookmarkEnd w:id="249"/>
      <w:r w:rsidDel="00000000" w:rsidR="00000000" w:rsidRPr="00000000">
        <w:rPr>
          <w:rtl w:val="0"/>
        </w:rPr>
        <w:t xml:space="preserve">4.11.1.1 Re-authentication</w:t>
      </w:r>
    </w:p>
    <w:p w:rsidR="00000000" w:rsidDel="00000000" w:rsidP="00000000" w:rsidRDefault="00000000" w:rsidRPr="00000000" w14:paraId="00000895">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in the Authentication Data field.</w:t>
      </w:r>
    </w:p>
    <w:p w:rsidR="00000000" w:rsidDel="00000000" w:rsidP="00000000" w:rsidRDefault="00000000" w:rsidRPr="00000000" w14:paraId="00000896">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0897">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 </w:t>
      </w:r>
      <w:hyperlink w:anchor="_heading=h.v8vlgf6xm72a">
        <w:r w:rsidDel="00000000" w:rsidR="00000000" w:rsidRPr="00000000">
          <w:rPr>
            <w:color w:val="1155cc"/>
            <w:highlight w:val="yellow"/>
            <w:u w:val="single"/>
            <w:rtl w:val="0"/>
          </w:rPr>
          <w:t xml:space="preserve">section 4.12</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0898">
      <w:pPr>
        <w:spacing w:after="240" w:before="240" w:lineRule="auto"/>
        <w:ind w:left="0" w:right="0" w:firstLine="0"/>
        <w:rPr/>
      </w:pPr>
      <w:sdt>
        <w:sdtPr>
          <w:tag w:val="goog_rdk_260"/>
        </w:sdtPr>
        <w:sdtContent>
          <w:commentRangeStart w:id="168"/>
        </w:sdtContent>
      </w:sdt>
      <w:r w:rsidDel="00000000" w:rsidR="00000000" w:rsidRPr="00000000">
        <w:rPr>
          <w:rtl w:val="0"/>
        </w:rPr>
        <w:t xml:space="preserve">During this re-authentication sequence, the flow of other packets between the Client and Server can continue using the previous authentication.</w:t>
      </w:r>
      <w:commentRangeEnd w:id="168"/>
      <w:r w:rsidDel="00000000" w:rsidR="00000000" w:rsidRPr="00000000">
        <w:commentReference w:id="168"/>
      </w:r>
      <w:r w:rsidDel="00000000" w:rsidR="00000000" w:rsidRPr="00000000">
        <w:rPr>
          <w:rtl w:val="0"/>
        </w:rPr>
      </w:r>
    </w:p>
    <w:p w:rsidR="00000000" w:rsidDel="00000000" w:rsidP="00000000" w:rsidRDefault="00000000" w:rsidRPr="00000000" w14:paraId="00000899">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089A">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089B">
      <w:pPr>
        <w:pStyle w:val="Heading4"/>
        <w:ind w:left="0" w:firstLine="0"/>
        <w:rPr/>
      </w:pPr>
      <w:bookmarkStart w:colFirst="0" w:colLast="0" w:name="_heading=h.nhp24wh46om4" w:id="250"/>
      <w:bookmarkEnd w:id="250"/>
      <w:r w:rsidDel="00000000" w:rsidR="00000000" w:rsidRPr="00000000">
        <w:rPr>
          <w:rtl w:val="0"/>
        </w:rPr>
        <w:t xml:space="preserve">4.11.1.2 MQTT User Name and Password Support</w:t>
      </w:r>
    </w:p>
    <w:p w:rsidR="00000000" w:rsidDel="00000000" w:rsidP="00000000" w:rsidRDefault="00000000" w:rsidRPr="00000000" w14:paraId="0000089C">
      <w:pPr>
        <w:ind w:left="0" w:firstLine="0"/>
        <w:rPr/>
      </w:pPr>
      <w:r w:rsidDel="00000000" w:rsidR="00000000" w:rsidRPr="00000000">
        <w:rPr>
          <w:rtl w:val="0"/>
        </w:rPr>
        <w:t xml:space="preserve">To support the equivalent of the MQTT User Name and Password fields in the CONNECT packet, the following should be used:</w:t>
      </w:r>
    </w:p>
    <w:p w:rsidR="00000000" w:rsidDel="00000000" w:rsidP="00000000" w:rsidRDefault="00000000" w:rsidRPr="00000000" w14:paraId="0000089D">
      <w:pPr>
        <w:numPr>
          <w:ilvl w:val="0"/>
          <w:numId w:val="28"/>
        </w:numPr>
        <w:spacing w:after="0" w:afterAutospacing="0"/>
        <w:ind w:left="720" w:hanging="360"/>
        <w:rPr>
          <w:u w:val="none"/>
        </w:rPr>
      </w:pPr>
      <w:r w:rsidDel="00000000" w:rsidR="00000000" w:rsidRPr="00000000">
        <w:rPr>
          <w:rtl w:val="0"/>
        </w:rPr>
        <w:t xml:space="preserve">Set the </w:t>
      </w:r>
      <w:hyperlink w:anchor="_heading=h.4ydjyi9y5y20">
        <w:r w:rsidDel="00000000" w:rsidR="00000000" w:rsidRPr="00000000">
          <w:rPr>
            <w:color w:val="1155cc"/>
            <w:u w:val="single"/>
            <w:rtl w:val="0"/>
          </w:rPr>
          <w:t xml:space="preserve">Authentication Method</w:t>
        </w:r>
      </w:hyperlink>
      <w:r w:rsidDel="00000000" w:rsidR="00000000" w:rsidRPr="00000000">
        <w:rPr>
          <w:rtl w:val="0"/>
        </w:rPr>
        <w:t xml:space="preserve"> field to SASL-PLAIN.</w:t>
      </w:r>
    </w:p>
    <w:p w:rsidR="00000000" w:rsidDel="00000000" w:rsidP="00000000" w:rsidRDefault="00000000" w:rsidRPr="00000000" w14:paraId="0000089E">
      <w:pPr>
        <w:numPr>
          <w:ilvl w:val="0"/>
          <w:numId w:val="28"/>
        </w:numPr>
        <w:spacing w:before="0" w:beforeAutospacing="0"/>
        <w:ind w:left="720" w:hanging="360"/>
        <w:rPr>
          <w:u w:val="none"/>
        </w:rPr>
      </w:pPr>
      <w:r w:rsidDel="00000000" w:rsidR="00000000" w:rsidRPr="00000000">
        <w:rPr>
          <w:rtl w:val="0"/>
        </w:rPr>
        <w:t xml:space="preserve">Set the </w:t>
      </w:r>
      <w:hyperlink w:anchor="_heading=h.g9mib2nvvlzy">
        <w:r w:rsidDel="00000000" w:rsidR="00000000" w:rsidRPr="00000000">
          <w:rPr>
            <w:color w:val="1155cc"/>
            <w:u w:val="single"/>
            <w:rtl w:val="0"/>
          </w:rPr>
          <w:t xml:space="preserve">Authentication Data</w:t>
        </w:r>
      </w:hyperlink>
      <w:r w:rsidDel="00000000" w:rsidR="00000000" w:rsidRPr="00000000">
        <w:rPr>
          <w:rtl w:val="0"/>
        </w:rPr>
        <w:t xml:space="preserve"> field to the </w:t>
      </w:r>
      <w:r w:rsidDel="00000000" w:rsidR="00000000" w:rsidRPr="00000000">
        <w:rPr>
          <w:rFonts w:ascii="Arial" w:cs="Arial" w:eastAsia="Arial" w:hAnsi="Arial"/>
          <w:rtl w:val="0"/>
        </w:rPr>
        <w:t xml:space="preserve">the PLAIN SASL message as defined in </w:t>
      </w:r>
      <w:hyperlink r:id="rId99">
        <w:r w:rsidDel="00000000" w:rsidR="00000000" w:rsidRPr="00000000">
          <w:rPr>
            <w:rFonts w:ascii="Arial" w:cs="Arial" w:eastAsia="Arial" w:hAnsi="Arial"/>
            <w:color w:val="1155cc"/>
            <w:u w:val="single"/>
            <w:rtl w:val="0"/>
          </w:rPr>
          <w:t xml:space="preserve">RFC4616</w:t>
        </w:r>
      </w:hyperlink>
      <w:r w:rsidDel="00000000" w:rsidR="00000000" w:rsidRPr="00000000">
        <w:rPr>
          <w:rFonts w:ascii="Arial" w:cs="Arial" w:eastAsia="Arial" w:hAnsi="Arial"/>
          <w:rtl w:val="0"/>
        </w:rPr>
        <w:t xml:space="preserve">:</w:t>
      </w:r>
    </w:p>
    <w:p w:rsidR="00000000" w:rsidDel="00000000" w:rsidP="00000000" w:rsidRDefault="00000000" w:rsidRPr="00000000" w14:paraId="0000089F">
      <w:pPr>
        <w:spacing w:after="240" w:before="240" w:lineRule="auto"/>
        <w:rPr>
          <w:rFonts w:ascii="Arial" w:cs="Arial" w:eastAsia="Arial" w:hAnsi="Arial"/>
          <w:i w:val="1"/>
        </w:rPr>
      </w:pPr>
      <w:r w:rsidDel="00000000" w:rsidR="00000000" w:rsidRPr="00000000">
        <w:rPr>
          <w:rFonts w:ascii="Arial" w:cs="Arial" w:eastAsia="Arial" w:hAnsi="Arial"/>
          <w:i w:val="1"/>
          <w:rtl w:val="0"/>
        </w:rPr>
        <w:t xml:space="preserve">The mechanism consists of a single message, a string of [</w:t>
      </w:r>
      <w:hyperlink r:id="rId100">
        <w:r w:rsidDel="00000000" w:rsidR="00000000" w:rsidRPr="00000000">
          <w:rPr>
            <w:rFonts w:ascii="Arial" w:cs="Arial" w:eastAsia="Arial" w:hAnsi="Arial"/>
            <w:i w:val="1"/>
            <w:color w:val="1155cc"/>
            <w:u w:val="single"/>
            <w:rtl w:val="0"/>
          </w:rPr>
          <w:t xml:space="preserve">UTF-8</w:t>
        </w:r>
      </w:hyperlink>
      <w:r w:rsidDel="00000000" w:rsidR="00000000" w:rsidRPr="00000000">
        <w:rPr>
          <w:rFonts w:ascii="Arial" w:cs="Arial" w:eastAsia="Arial" w:hAnsi="Arial"/>
          <w:i w:val="1"/>
          <w:rtl w:val="0"/>
        </w:rPr>
        <w:t xml:space="preserve">] encoded [</w:t>
      </w:r>
      <w:hyperlink r:id="rId101">
        <w:r w:rsidDel="00000000" w:rsidR="00000000" w:rsidRPr="00000000">
          <w:rPr>
            <w:rFonts w:ascii="Arial" w:cs="Arial" w:eastAsia="Arial" w:hAnsi="Arial"/>
            <w:i w:val="1"/>
            <w:color w:val="1155cc"/>
            <w:u w:val="single"/>
            <w:rtl w:val="0"/>
          </w:rPr>
          <w:t xml:space="preserve">Unicode</w:t>
        </w:r>
      </w:hyperlink>
      <w:r w:rsidDel="00000000" w:rsidR="00000000" w:rsidRPr="00000000">
        <w:rPr>
          <w:rFonts w:ascii="Arial" w:cs="Arial" w:eastAsia="Arial" w:hAnsi="Arial"/>
          <w:i w:val="1"/>
          <w:rtl w:val="0"/>
        </w:rPr>
        <w:t xml:space="preserve">] characters, from the client to the server. The client presents:</w:t>
      </w:r>
    </w:p>
    <w:p w:rsidR="00000000" w:rsidDel="00000000" w:rsidP="00000000" w:rsidRDefault="00000000" w:rsidRPr="00000000" w14:paraId="000008A0">
      <w:pPr>
        <w:numPr>
          <w:ilvl w:val="0"/>
          <w:numId w:val="31"/>
        </w:numPr>
        <w:spacing w:after="0" w:afterAutospacing="0" w:before="240" w:lineRule="auto"/>
        <w:ind w:left="720" w:hanging="360"/>
        <w:rPr>
          <w:rFonts w:ascii="Arial" w:cs="Arial" w:eastAsia="Arial" w:hAnsi="Arial"/>
          <w:i w:val="1"/>
        </w:rPr>
      </w:pPr>
      <w:r w:rsidDel="00000000" w:rsidR="00000000" w:rsidRPr="00000000">
        <w:rPr>
          <w:rFonts w:ascii="Arial" w:cs="Arial" w:eastAsia="Arial" w:hAnsi="Arial"/>
          <w:i w:val="1"/>
          <w:rtl w:val="0"/>
        </w:rPr>
        <w:t xml:space="preserve">the authorization identity (identity to act as), followed by a NUL (U+0000) character,</w:t>
      </w:r>
    </w:p>
    <w:p w:rsidR="00000000" w:rsidDel="00000000" w:rsidP="00000000" w:rsidRDefault="00000000" w:rsidRPr="00000000" w14:paraId="000008A1">
      <w:pPr>
        <w:numPr>
          <w:ilvl w:val="0"/>
          <w:numId w:val="31"/>
        </w:numPr>
        <w:spacing w:after="0" w:afterAutospacing="0" w:before="0" w:beforeAutospacing="0" w:lineRule="auto"/>
        <w:ind w:left="720" w:hanging="360"/>
        <w:rPr>
          <w:rFonts w:ascii="Arial" w:cs="Arial" w:eastAsia="Arial" w:hAnsi="Arial"/>
          <w:i w:val="1"/>
        </w:rPr>
      </w:pPr>
      <w:r w:rsidDel="00000000" w:rsidR="00000000" w:rsidRPr="00000000">
        <w:rPr>
          <w:rFonts w:ascii="Arial" w:cs="Arial" w:eastAsia="Arial" w:hAnsi="Arial"/>
          <w:i w:val="1"/>
          <w:rtl w:val="0"/>
        </w:rPr>
        <w:t xml:space="preserve">followed by the authentication identity (identity whose password will be used), followed by a NUL (U+0000) character, </w:t>
      </w:r>
    </w:p>
    <w:p w:rsidR="00000000" w:rsidDel="00000000" w:rsidP="00000000" w:rsidRDefault="00000000" w:rsidRPr="00000000" w14:paraId="000008A2">
      <w:pPr>
        <w:numPr>
          <w:ilvl w:val="0"/>
          <w:numId w:val="31"/>
        </w:numPr>
        <w:spacing w:after="240" w:before="0" w:beforeAutospacing="0" w:lineRule="auto"/>
        <w:ind w:left="720" w:hanging="360"/>
        <w:rPr>
          <w:rFonts w:ascii="Arial" w:cs="Arial" w:eastAsia="Arial" w:hAnsi="Arial"/>
          <w:i w:val="1"/>
        </w:rPr>
      </w:pPr>
      <w:r w:rsidDel="00000000" w:rsidR="00000000" w:rsidRPr="00000000">
        <w:rPr>
          <w:rFonts w:ascii="Arial" w:cs="Arial" w:eastAsia="Arial" w:hAnsi="Arial"/>
          <w:i w:val="1"/>
          <w:rtl w:val="0"/>
        </w:rPr>
        <w:t xml:space="preserve">followed by the clear-text password.  </w:t>
      </w:r>
    </w:p>
    <w:p w:rsidR="00000000" w:rsidDel="00000000" w:rsidP="00000000" w:rsidRDefault="00000000" w:rsidRPr="00000000" w14:paraId="000008A3">
      <w:pPr>
        <w:spacing w:after="240" w:before="240" w:lineRule="auto"/>
        <w:ind w:left="0" w:firstLine="0"/>
        <w:rPr>
          <w:rFonts w:ascii="Arial" w:cs="Arial" w:eastAsia="Arial" w:hAnsi="Arial"/>
          <w:i w:val="1"/>
        </w:rPr>
      </w:pPr>
      <w:r w:rsidDel="00000000" w:rsidR="00000000" w:rsidRPr="00000000">
        <w:rPr>
          <w:rFonts w:ascii="Arial" w:cs="Arial" w:eastAsia="Arial" w:hAnsi="Arial"/>
          <w:i w:val="1"/>
          <w:rtl w:val="0"/>
        </w:rPr>
        <w:t xml:space="preserve">As with other SASL mechanisms, the client does not provide an authorization identity when it wishes the server to derive an identity from the credentials and use that as the authorization identity.</w:t>
      </w:r>
    </w:p>
    <w:p w:rsidR="00000000" w:rsidDel="00000000" w:rsidP="00000000" w:rsidRDefault="00000000" w:rsidRPr="00000000" w14:paraId="000008A4">
      <w:pPr>
        <w:spacing w:after="240" w:before="240" w:lineRule="auto"/>
        <w:rPr/>
      </w:pPr>
      <w:r w:rsidDel="00000000" w:rsidR="00000000" w:rsidRPr="00000000">
        <w:rPr>
          <w:rFonts w:ascii="Arial" w:cs="Arial" w:eastAsia="Arial" w:hAnsi="Arial"/>
          <w:rtl w:val="0"/>
        </w:rPr>
        <w:t xml:space="preserve">The SASL PLAIN authorization identity should be empty.</w:t>
      </w:r>
      <w:r w:rsidDel="00000000" w:rsidR="00000000" w:rsidRPr="00000000">
        <w:rPr>
          <w:rtl w:val="0"/>
        </w:rPr>
      </w:r>
    </w:p>
    <w:p w:rsidR="00000000" w:rsidDel="00000000" w:rsidP="00000000" w:rsidRDefault="00000000" w:rsidRPr="00000000" w14:paraId="000008A5">
      <w:pPr>
        <w:pStyle w:val="Heading2"/>
        <w:ind w:left="0" w:firstLine="0"/>
        <w:rPr/>
      </w:pPr>
      <w:bookmarkStart w:colFirst="0" w:colLast="0" w:name="_heading=h.v8vlgf6xm72a" w:id="251"/>
      <w:bookmarkEnd w:id="251"/>
      <w:r w:rsidDel="00000000" w:rsidR="00000000" w:rsidRPr="00000000">
        <w:rPr>
          <w:rtl w:val="0"/>
        </w:rPr>
        <w:t xml:space="preserve">4.12 Handling errors</w:t>
      </w:r>
    </w:p>
    <w:p w:rsidR="00000000" w:rsidDel="00000000" w:rsidP="00000000" w:rsidRDefault="00000000" w:rsidRPr="00000000" w14:paraId="000008A6">
      <w:pPr>
        <w:pStyle w:val="Heading3"/>
        <w:ind w:left="0" w:firstLine="0"/>
        <w:rPr/>
      </w:pPr>
      <w:bookmarkStart w:colFirst="0" w:colLast="0" w:name="_heading=h.kbby30dtgah8" w:id="252"/>
      <w:bookmarkEnd w:id="252"/>
      <w:r w:rsidDel="00000000" w:rsidR="00000000" w:rsidRPr="00000000">
        <w:rPr>
          <w:rtl w:val="0"/>
        </w:rPr>
        <w:t xml:space="preserve">4.12.1 Malformed Packet and Protocol Errors</w:t>
      </w:r>
    </w:p>
    <w:p w:rsidR="00000000" w:rsidDel="00000000" w:rsidP="00000000" w:rsidRDefault="00000000" w:rsidRPr="00000000" w14:paraId="000008A7">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08A8">
      <w:pPr>
        <w:numPr>
          <w:ilvl w:val="0"/>
          <w:numId w:val="75"/>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08A9">
      <w:pPr>
        <w:numPr>
          <w:ilvl w:val="0"/>
          <w:numId w:val="75"/>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08AA">
      <w:pPr>
        <w:numPr>
          <w:ilvl w:val="0"/>
          <w:numId w:val="75"/>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08AB">
      <w:pPr>
        <w:numPr>
          <w:ilvl w:val="0"/>
          <w:numId w:val="75"/>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08AC">
      <w:pPr>
        <w:numPr>
          <w:ilvl w:val="0"/>
          <w:numId w:val="75"/>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08AD">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w:t>
      </w:r>
      <w:sdt>
        <w:sdtPr>
          <w:tag w:val="goog_rdk_261"/>
        </w:sdtPr>
        <w:sdtContent>
          <w:commentRangeStart w:id="169"/>
        </w:sdtContent>
      </w:sdt>
      <w:r w:rsidDel="00000000" w:rsidR="00000000" w:rsidRPr="00000000">
        <w:rPr>
          <w:rtl w:val="0"/>
        </w:rPr>
        <w:t xml:space="preserve">The Reason Codes used for Malformed Packet and Protocol Errors are:</w:t>
      </w:r>
      <w:commentRangeEnd w:id="169"/>
      <w:r w:rsidDel="00000000" w:rsidR="00000000" w:rsidRPr="00000000">
        <w:commentReference w:id="169"/>
      </w:r>
      <w:r w:rsidDel="00000000" w:rsidR="00000000" w:rsidRPr="00000000">
        <w:rPr>
          <w:rtl w:val="0"/>
        </w:rPr>
      </w:r>
    </w:p>
    <w:p w:rsidR="00000000" w:rsidDel="00000000" w:rsidP="00000000" w:rsidRDefault="00000000" w:rsidRPr="00000000" w14:paraId="000008AE">
      <w:pPr>
        <w:numPr>
          <w:ilvl w:val="0"/>
          <w:numId w:val="4"/>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08AF">
      <w:pPr>
        <w:numPr>
          <w:ilvl w:val="0"/>
          <w:numId w:val="4"/>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08B0">
      <w:pPr>
        <w:numPr>
          <w:ilvl w:val="0"/>
          <w:numId w:val="4"/>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08B1">
      <w:pPr>
        <w:numPr>
          <w:ilvl w:val="0"/>
          <w:numId w:val="4"/>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08B2">
      <w:pPr>
        <w:numPr>
          <w:ilvl w:val="0"/>
          <w:numId w:val="4"/>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08B3">
      <w:pPr>
        <w:numPr>
          <w:ilvl w:val="0"/>
          <w:numId w:val="4"/>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08B4">
      <w:pPr>
        <w:numPr>
          <w:ilvl w:val="0"/>
          <w:numId w:val="4"/>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08B5">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p>
    <w:p w:rsidR="00000000" w:rsidDel="00000000" w:rsidP="00000000" w:rsidRDefault="00000000" w:rsidRPr="00000000" w14:paraId="000008B6">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w:t>
      </w:r>
      <w:sdt>
        <w:sdtPr>
          <w:tag w:val="goog_rdk_262"/>
        </w:sdtPr>
        <w:sdtContent>
          <w:commentRangeStart w:id="170"/>
        </w:sdtContent>
      </w:sdt>
      <w:r w:rsidDel="00000000" w:rsidR="00000000" w:rsidRPr="00000000">
        <w:rPr>
          <w:highlight w:val="yellow"/>
          <w:rtl w:val="0"/>
        </w:rPr>
        <w:t xml:space="preserve">PUBWOS </w:t>
      </w:r>
      <w:commentRangeEnd w:id="170"/>
      <w:r w:rsidDel="00000000" w:rsidR="00000000" w:rsidRPr="00000000">
        <w:commentReference w:id="170"/>
      </w:r>
      <w:r w:rsidDel="00000000" w:rsidR="00000000" w:rsidRPr="00000000">
        <w:rPr>
          <w:highlight w:val="yellow"/>
          <w:rtl w:val="0"/>
        </w:rPr>
        <w:t xml:space="preserve">and CONNECT, the Server</w:t>
      </w:r>
      <w:r w:rsidDel="00000000" w:rsidR="00000000" w:rsidRPr="00000000">
        <w:rPr>
          <w:highlight w:val="yellow"/>
          <w:rtl w:val="0"/>
        </w:rPr>
        <w:t xml:space="preserve"> </w:t>
      </w:r>
      <w:sdt>
        <w:sdtPr>
          <w:tag w:val="goog_rdk_263"/>
        </w:sdtPr>
        <w:sdtContent>
          <w:commentRangeStart w:id="171"/>
        </w:sdtContent>
      </w:sdt>
      <w:r w:rsidDel="00000000" w:rsidR="00000000" w:rsidRPr="00000000">
        <w:rPr>
          <w:highlight w:val="yellow"/>
          <w:rtl w:val="0"/>
        </w:rPr>
        <w:t xml:space="preserve">SHOULD </w:t>
      </w:r>
      <w:commentRangeEnd w:id="171"/>
      <w:r w:rsidDel="00000000" w:rsidR="00000000" w:rsidRPr="00000000">
        <w:commentReference w:id="171"/>
      </w:r>
      <w:r w:rsidDel="00000000" w:rsidR="00000000" w:rsidRPr="00000000">
        <w:rPr>
          <w:highlight w:val="yellow"/>
          <w:rtl w:val="0"/>
        </w:rPr>
        <w:t xml:space="preserve">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08B7">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08B8">
      <w:pPr>
        <w:pStyle w:val="Heading3"/>
        <w:ind w:left="0" w:firstLine="0"/>
        <w:rPr/>
      </w:pPr>
      <w:bookmarkStart w:colFirst="0" w:colLast="0" w:name="_heading=h.j0ufrffgt029" w:id="253"/>
      <w:bookmarkEnd w:id="253"/>
      <w:r w:rsidDel="00000000" w:rsidR="00000000" w:rsidRPr="00000000">
        <w:rPr>
          <w:rtl w:val="0"/>
        </w:rPr>
        <w:t xml:space="preserve">4.12.2 Other errors</w:t>
      </w:r>
    </w:p>
    <w:p w:rsidR="00000000" w:rsidDel="00000000" w:rsidP="00000000" w:rsidRDefault="00000000" w:rsidRPr="00000000" w14:paraId="000008B9">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08BA">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08BB">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08BC">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08BD">
      <w:pPr>
        <w:spacing w:after="240" w:before="240" w:lineRule="auto"/>
        <w:ind w:left="0" w:right="0" w:firstLine="0"/>
        <w:rPr/>
      </w:pPr>
      <w:r w:rsidDel="00000000" w:rsidR="00000000" w:rsidRPr="00000000">
        <w:rPr>
          <w:rtl w:val="0"/>
        </w:rPr>
        <w:t xml:space="preserve">Refer to </w:t>
      </w:r>
      <w:hyperlink w:anchor="_heading=h.wh4qb21u9cfo">
        <w:r w:rsidDel="00000000" w:rsidR="00000000" w:rsidRPr="00000000">
          <w:rPr>
            <w:color w:val="1155cc"/>
            <w:u w:val="single"/>
            <w:rtl w:val="0"/>
          </w:rPr>
          <w:t xml:space="preserve">section </w:t>
        </w:r>
      </w:hyperlink>
      <w:hyperlink w:anchor="_heading=h.wh4qb21u9cfo">
        <w:r w:rsidDel="00000000" w:rsidR="00000000" w:rsidRPr="00000000">
          <w:rPr>
            <w:color w:val="1155cc"/>
            <w:u w:val="single"/>
            <w:rtl w:val="0"/>
          </w:rPr>
          <w:t xml:space="preserve">5.4.9</w:t>
        </w:r>
      </w:hyperlink>
      <w:r w:rsidDel="00000000" w:rsidR="00000000" w:rsidRPr="00000000">
        <w:rPr>
          <w:rtl w:val="0"/>
        </w:rPr>
        <w:t xml:space="preserve"> for information about handling Disallowed Unicode code points.</w:t>
      </w:r>
    </w:p>
    <w:p w:rsidR="00000000" w:rsidDel="00000000" w:rsidP="00000000" w:rsidRDefault="00000000" w:rsidRPr="00000000" w14:paraId="000008BE">
      <w:pPr>
        <w:pStyle w:val="Heading2"/>
        <w:spacing w:after="240" w:before="240" w:lineRule="auto"/>
        <w:ind w:left="0" w:right="0" w:firstLine="0"/>
        <w:rPr>
          <w:rFonts w:ascii="Arial" w:cs="Arial" w:eastAsia="Arial" w:hAnsi="Arial"/>
        </w:rPr>
      </w:pPr>
      <w:bookmarkStart w:colFirst="0" w:colLast="0" w:name="_heading=h.1vpy4wyrild2" w:id="254"/>
      <w:bookmarkEnd w:id="254"/>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08B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w:t>
      </w:r>
      <w:sdt>
        <w:sdtPr>
          <w:tag w:val="goog_rdk_264"/>
        </w:sdtPr>
        <w:sdtContent>
          <w:ins w:author="davide.lenzarini@u-blox.com" w:id="50" w:date="2024-08-08T10:08:32Z">
            <w:r w:rsidDel="00000000" w:rsidR="00000000" w:rsidRPr="00000000">
              <w:rPr>
                <w:rFonts w:ascii="Arial" w:cs="Arial" w:eastAsia="Arial" w:hAnsi="Arial"/>
                <w:rtl w:val="0"/>
              </w:rPr>
              <w:t xml:space="preserve">MQTT-SN Gateway or to an </w:t>
            </w:r>
          </w:ins>
        </w:sdtContent>
      </w:sdt>
      <w:r w:rsidDel="00000000" w:rsidR="00000000" w:rsidRPr="00000000">
        <w:rPr>
          <w:rFonts w:ascii="Arial" w:cs="Arial" w:eastAsia="Arial" w:hAnsi="Arial"/>
          <w:rtl w:val="0"/>
        </w:rPr>
        <w:t xml:space="preserve">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08C0">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08C1">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08C2">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C3">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08C4">
      <w:pPr>
        <w:spacing w:after="303" w:line="259" w:lineRule="auto"/>
        <w:ind w:left="284" w:right="4" w:firstLine="0"/>
        <w:rPr>
          <w:rFonts w:ascii="Arial" w:cs="Arial" w:eastAsia="Arial" w:hAnsi="Arial"/>
        </w:rPr>
      </w:pPr>
      <w:sdt>
        <w:sdtPr>
          <w:tag w:val="goog_rdk_266"/>
        </w:sdtPr>
        <w:sdtContent>
          <w:del w:author="davide.lenzarini@u-blox.com" w:id="51" w:date="2024-03-14T11:37:29Z">
            <w:r w:rsidDel="00000000" w:rsidR="00000000" w:rsidRPr="00000000">
              <w:rPr>
                <w:rFonts w:ascii="Arial" w:cs="Arial" w:eastAsia="Arial" w:hAnsi="Arial"/>
              </w:rPr>
              <w:drawing>
                <wp:inline distB="0" distT="0" distL="0" distR="0">
                  <wp:extent cx="5729288" cy="5321408"/>
                  <wp:effectExtent b="0" l="0" r="0" t="0"/>
                  <wp:docPr id="62" name="image28.png"/>
                  <a:graphic>
                    <a:graphicData uri="http://schemas.openxmlformats.org/drawingml/2006/picture">
                      <pic:pic>
                        <pic:nvPicPr>
                          <pic:cNvPr id="0" name="image28.png"/>
                          <pic:cNvPicPr preferRelativeResize="0"/>
                        </pic:nvPicPr>
                        <pic:blipFill>
                          <a:blip r:embed="rId102"/>
                          <a:srcRect b="1599" l="-1824" r="-1388" t="0"/>
                          <a:stretch>
                            <a:fillRect/>
                          </a:stretch>
                        </pic:blipFill>
                        <pic:spPr>
                          <a:xfrm>
                            <a:off x="0" y="0"/>
                            <a:ext cx="5729288" cy="5321408"/>
                          </a:xfrm>
                          <a:prstGeom prst="rect"/>
                          <a:ln/>
                        </pic:spPr>
                      </pic:pic>
                    </a:graphicData>
                  </a:graphic>
                </wp:inline>
              </w:drawing>
            </w:r>
          </w:del>
        </w:sdtContent>
      </w:sdt>
      <w:r w:rsidDel="00000000" w:rsidR="00000000" w:rsidRPr="00000000">
        <w:rPr>
          <w:rtl w:val="0"/>
        </w:rPr>
      </w:r>
    </w:p>
    <w:p w:rsidR="00000000" w:rsidDel="00000000" w:rsidP="00000000" w:rsidRDefault="00000000" w:rsidRPr="00000000" w14:paraId="000008C5">
      <w:pPr>
        <w:spacing w:after="203" w:line="265" w:lineRule="auto"/>
        <w:ind w:right="4"/>
        <w:jc w:val="center"/>
        <w:rPr>
          <w:rFonts w:ascii="Arial" w:cs="Arial" w:eastAsia="Arial" w:hAnsi="Arial"/>
        </w:rPr>
      </w:pPr>
      <w:sdt>
        <w:sdtPr>
          <w:tag w:val="goog_rdk_268"/>
        </w:sdtPr>
        <w:sdtContent>
          <w:del w:author="davide.lenzarini@u-blox.com" w:id="52"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08C6">
      <w:pPr>
        <w:pStyle w:val="Heading3"/>
        <w:ind w:left="0" w:right="4" w:firstLine="0"/>
        <w:rPr>
          <w:rFonts w:ascii="Arial" w:cs="Arial" w:eastAsia="Arial" w:hAnsi="Arial"/>
        </w:rPr>
      </w:pPr>
      <w:bookmarkStart w:colFirst="0" w:colLast="0" w:name="_heading=h.3pp52gy" w:id="255"/>
      <w:bookmarkEnd w:id="255"/>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08C7">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08C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271"/>
      </w:sdtPr>
      <w:sdtContent>
        <w:p w:rsidR="00000000" w:rsidDel="00000000" w:rsidP="00000000" w:rsidRDefault="00000000" w:rsidRPr="00000000" w14:paraId="000008C9">
          <w:pPr>
            <w:spacing w:after="303" w:line="259" w:lineRule="auto"/>
            <w:ind w:right="4"/>
            <w:rPr>
              <w:ins w:author="davide.lenzarini@u-blox.com" w:id="53" w:date="2024-03-14T11:32:00Z"/>
              <w:rFonts w:ascii="Arial" w:cs="Arial" w:eastAsia="Arial" w:hAnsi="Arial"/>
            </w:rPr>
          </w:pPr>
          <w:r w:rsidDel="00000000" w:rsidR="00000000" w:rsidRPr="00000000">
            <w:rPr>
              <w:rFonts w:ascii="Arial" w:cs="Arial" w:eastAsia="Arial" w:hAnsi="Arial"/>
              <w:rtl w:val="0"/>
            </w:rPr>
            <w:t xml:space="preserve">          </w:t>
          </w:r>
          <w:sdt>
            <w:sdtPr>
              <w:tag w:val="goog_rdk_269"/>
            </w:sdtPr>
            <w:sdtContent>
              <w:del w:author="davide.lenzarini@u-blox.com" w:id="53" w:date="2024-03-14T11:32:00Z">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61" name="image30.png"/>
                      <a:graphic>
                        <a:graphicData uri="http://schemas.openxmlformats.org/drawingml/2006/picture">
                          <pic:pic>
                            <pic:nvPicPr>
                              <pic:cNvPr descr="A close up of a map&#10;&#10;Description automatically generated" id="0" name="image30.png"/>
                              <pic:cNvPicPr preferRelativeResize="0"/>
                            </pic:nvPicPr>
                            <pic:blipFill>
                              <a:blip r:embed="rId103"/>
                              <a:srcRect b="0" l="0" r="0" t="0"/>
                              <a:stretch>
                                <a:fillRect/>
                              </a:stretch>
                            </pic:blipFill>
                            <pic:spPr>
                              <a:xfrm>
                                <a:off x="0" y="0"/>
                                <a:ext cx="4861756" cy="1810693"/>
                              </a:xfrm>
                              <a:prstGeom prst="rect"/>
                              <a:ln/>
                            </pic:spPr>
                          </pic:pic>
                        </a:graphicData>
                      </a:graphic>
                    </wp:inline>
                  </w:drawing>
                </w:r>
              </w:del>
            </w:sdtContent>
          </w:sdt>
          <w:sdt>
            <w:sdtPr>
              <w:tag w:val="goog_rdk_270"/>
            </w:sdtPr>
            <w:sdtContent>
              <w:ins w:author="davide.lenzarini@u-blox.com" w:id="53" w:date="2024-03-14T11:32:00Z">
                <w:r w:rsidDel="00000000" w:rsidR="00000000" w:rsidRPr="00000000">
                  <w:rPr>
                    <w:rtl w:val="0"/>
                  </w:rPr>
                </w:r>
              </w:ins>
            </w:sdtContent>
          </w:sdt>
        </w:p>
      </w:sdtContent>
    </w:sdt>
    <w:sdt>
      <w:sdtPr>
        <w:tag w:val="goog_rdk_274"/>
      </w:sdtPr>
      <w:sdtContent>
        <w:p w:rsidR="00000000" w:rsidDel="00000000" w:rsidP="00000000" w:rsidRDefault="00000000" w:rsidRPr="00000000" w14:paraId="000008CA">
          <w:pPr>
            <w:spacing w:after="303" w:line="259" w:lineRule="auto"/>
            <w:ind w:right="4"/>
            <w:jc w:val="center"/>
            <w:rPr>
              <w:shd w:fill="auto" w:val="clear"/>
              <w:rPrChange w:author="davide.lenzarini@u-blox.com" w:id="55"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273"/>
            </w:sdtPr>
            <w:sdtContent>
              <w:ins w:author="davide.lenzarini@u-blox.com" w:id="54" w:date="2024-03-14T11:32:06Z">
                <w:r w:rsidDel="00000000" w:rsidR="00000000" w:rsidRPr="00000000">
                  <w:rPr>
                    <w:rFonts w:ascii="Arial" w:cs="Arial" w:eastAsia="Arial" w:hAnsi="Arial"/>
                  </w:rPr>
                  <w:drawing>
                    <wp:inline distB="114300" distT="114300" distL="114300" distR="114300">
                      <wp:extent cx="3652838" cy="2437925"/>
                      <wp:effectExtent b="0" l="0" r="0" t="0"/>
                      <wp:docPr id="65" name="image41.png"/>
                      <a:graphic>
                        <a:graphicData uri="http://schemas.openxmlformats.org/drawingml/2006/picture">
                          <pic:pic>
                            <pic:nvPicPr>
                              <pic:cNvPr id="0" name="image41.png"/>
                              <pic:cNvPicPr preferRelativeResize="0"/>
                            </pic:nvPicPr>
                            <pic:blipFill>
                              <a:blip r:embed="rId104"/>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08CB">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275"/>
        </w:sdtPr>
        <w:sdtContent>
          <w:ins w:author="davide.lenzarini@u-blox.com" w:id="56" w:date="2024-03-14T11:41:43Z">
            <w:r w:rsidDel="00000000" w:rsidR="00000000" w:rsidRPr="00000000">
              <w:rPr>
                <w:rFonts w:ascii="Arial" w:cs="Arial" w:eastAsia="Arial" w:hAnsi="Arial"/>
                <w:rtl w:val="0"/>
              </w:rPr>
              <w:t xml:space="preserve">XX</w:t>
            </w:r>
          </w:ins>
        </w:sdtContent>
      </w:sdt>
      <w:sdt>
        <w:sdtPr>
          <w:tag w:val="goog_rdk_276"/>
        </w:sdtPr>
        <w:sdtContent>
          <w:del w:author="davide.lenzarini@u-blox.com" w:id="56"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277"/>
        </w:sdtPr>
        <w:sdtContent>
          <w:del w:author="davide.lenzarini@u-blox.com" w:id="57"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278"/>
        </w:sdtPr>
        <w:sdtContent>
          <w:ins w:author="davide.lenzarini@u-blox.com" w:id="58" w:date="2024-03-14T11:35:46Z">
            <w:r w:rsidDel="00000000" w:rsidR="00000000" w:rsidRPr="00000000">
              <w:rPr>
                <w:rFonts w:ascii="Arial" w:cs="Arial" w:eastAsia="Arial" w:hAnsi="Arial"/>
                <w:rtl w:val="0"/>
              </w:rPr>
              <w:t xml:space="preserve"> scenario</w:t>
            </w:r>
          </w:ins>
        </w:sdtContent>
      </w:sdt>
      <w:sdt>
        <w:sdtPr>
          <w:tag w:val="goog_rdk_279"/>
        </w:sdtPr>
        <w:sdtContent>
          <w:del w:author="davide.lenzarini@u-blox.com" w:id="58"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08CC">
      <w:pPr>
        <w:pStyle w:val="Heading3"/>
        <w:ind w:left="0" w:right="4" w:firstLine="0"/>
        <w:rPr>
          <w:rFonts w:ascii="Arial" w:cs="Arial" w:eastAsia="Arial" w:hAnsi="Arial"/>
        </w:rPr>
      </w:pPr>
      <w:bookmarkStart w:colFirst="0" w:colLast="0" w:name="_heading=h.24ufcor" w:id="256"/>
      <w:bookmarkEnd w:id="256"/>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sdt>
      <w:sdtPr>
        <w:tag w:val="goog_rdk_284"/>
      </w:sdtPr>
      <w:sdtContent>
        <w:p w:rsidR="00000000" w:rsidDel="00000000" w:rsidP="00000000" w:rsidRDefault="00000000" w:rsidRPr="00000000" w14:paraId="000008CD">
          <w:pPr>
            <w:spacing w:after="460" w:lineRule="auto"/>
            <w:ind w:left="-5" w:right="4" w:firstLine="0"/>
            <w:rPr>
              <w:ins w:author="davide.lenzarini@u-blox.com" w:id="60"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w:t>
          </w:r>
          <w:sdt>
            <w:sdtPr>
              <w:tag w:val="goog_rdk_280"/>
            </w:sdtPr>
            <w:sdtContent>
              <w:ins w:author="davide.lenzarini@u-blox.com" w:id="59" w:date="2024-08-08T10:13:28Z">
                <w:r w:rsidDel="00000000" w:rsidR="00000000" w:rsidRPr="00000000">
                  <w:rPr>
                    <w:rFonts w:ascii="Arial" w:cs="Arial" w:eastAsia="Arial" w:hAnsi="Arial"/>
                    <w:rtl w:val="0"/>
                  </w:rPr>
                  <w:t xml:space="preserve">MQTT Broker</w:t>
                </w:r>
              </w:ins>
            </w:sdtContent>
          </w:sdt>
          <w:sdt>
            <w:sdtPr>
              <w:tag w:val="goog_rdk_281"/>
            </w:sdtPr>
            <w:sdtContent>
              <w:del w:author="davide.lenzarini@u-blox.com" w:id="59" w:date="2024-08-08T10:13:28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w:t>
          </w:r>
          <w:sdt>
            <w:sdtPr>
              <w:tag w:val="goog_rdk_282"/>
            </w:sdtPr>
            <w:sdtContent>
              <w:commentRangeStart w:id="172"/>
            </w:sdtContent>
          </w:sdt>
          <w:r w:rsidDel="00000000" w:rsidR="00000000" w:rsidRPr="00000000">
            <w:rPr>
              <w:rFonts w:ascii="Arial" w:cs="Arial" w:eastAsia="Arial" w:hAnsi="Arial"/>
              <w:rtl w:val="0"/>
            </w:rPr>
            <w:t xml:space="preserve">SAs</w:t>
          </w:r>
          <w:commentRangeEnd w:id="172"/>
          <w:r w:rsidDel="00000000" w:rsidR="00000000" w:rsidRPr="00000000">
            <w:commentReference w:id="172"/>
          </w:r>
          <w:r w:rsidDel="00000000" w:rsidR="00000000" w:rsidRPr="00000000">
            <w:rPr>
              <w:rFonts w:ascii="Arial" w:cs="Arial" w:eastAsia="Arial" w:hAnsi="Arial"/>
              <w:rtl w:val="0"/>
            </w:rPr>
            <w:t xml:space="preserve">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283"/>
            </w:sdtPr>
            <w:sdtContent>
              <w:ins w:author="davide.lenzarini@u-blox.com" w:id="60" w:date="2024-03-14T11:38:25Z">
                <w:r w:rsidDel="00000000" w:rsidR="00000000" w:rsidRPr="00000000">
                  <w:rPr>
                    <w:rtl w:val="0"/>
                  </w:rPr>
                </w:r>
              </w:ins>
            </w:sdtContent>
          </w:sdt>
        </w:p>
      </w:sdtContent>
    </w:sdt>
    <w:sdt>
      <w:sdtPr>
        <w:tag w:val="goog_rdk_286"/>
      </w:sdtPr>
      <w:sdtContent>
        <w:p w:rsidR="00000000" w:rsidDel="00000000" w:rsidP="00000000" w:rsidRDefault="00000000" w:rsidRPr="00000000" w14:paraId="000008CE">
          <w:pPr>
            <w:spacing w:after="460" w:lineRule="auto"/>
            <w:ind w:left="-5" w:right="4" w:firstLine="0"/>
            <w:jc w:val="center"/>
            <w:rPr>
              <w:ins w:author="davide.lenzarini@u-blox.com" w:id="60" w:date="2024-03-14T11:38:25Z"/>
              <w:rFonts w:ascii="Arial" w:cs="Arial" w:eastAsia="Arial" w:hAnsi="Arial"/>
            </w:rPr>
          </w:pPr>
          <w:sdt>
            <w:sdtPr>
              <w:tag w:val="goog_rdk_285"/>
            </w:sdtPr>
            <w:sdtContent>
              <w:ins w:author="davide.lenzarini@u-blox.com" w:id="60" w:date="2024-03-14T11:38:25Z">
                <w:r w:rsidDel="00000000" w:rsidR="00000000" w:rsidRPr="00000000">
                  <w:rPr>
                    <w:rFonts w:ascii="Arial" w:cs="Arial" w:eastAsia="Arial" w:hAnsi="Arial"/>
                  </w:rPr>
                  <w:drawing>
                    <wp:inline distB="114300" distT="114300" distL="114300" distR="114300">
                      <wp:extent cx="4186238" cy="2793744"/>
                      <wp:effectExtent b="0" l="0" r="0" t="0"/>
                      <wp:docPr id="63" name="image42.png"/>
                      <a:graphic>
                        <a:graphicData uri="http://schemas.openxmlformats.org/drawingml/2006/picture">
                          <pic:pic>
                            <pic:nvPicPr>
                              <pic:cNvPr id="0" name="image42.png"/>
                              <pic:cNvPicPr preferRelativeResize="0"/>
                            </pic:nvPicPr>
                            <pic:blipFill>
                              <a:blip r:embed="rId105"/>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288"/>
      </w:sdtPr>
      <w:sdtContent>
        <w:p w:rsidR="00000000" w:rsidDel="00000000" w:rsidP="00000000" w:rsidRDefault="00000000" w:rsidRPr="00000000" w14:paraId="000008CF">
          <w:pPr>
            <w:spacing w:after="572" w:line="265" w:lineRule="auto"/>
            <w:jc w:val="center"/>
            <w:rPr>
              <w:shd w:fill="auto" w:val="clear"/>
              <w:rPrChange w:author="davide.lenzarini@u-blox.com" w:id="61"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287"/>
            </w:sdtPr>
            <w:sdtContent>
              <w:ins w:author="davide.lenzarini@u-blox.com" w:id="60"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291"/>
      </w:sdtPr>
      <w:sdtContent>
        <w:p w:rsidR="00000000" w:rsidDel="00000000" w:rsidP="00000000" w:rsidRDefault="00000000" w:rsidRPr="00000000" w14:paraId="000008D0">
          <w:pPr>
            <w:pStyle w:val="Heading3"/>
            <w:keepLines w:val="1"/>
            <w:spacing w:after="64" w:before="0" w:line="259" w:lineRule="auto"/>
            <w:ind w:left="0" w:firstLine="0"/>
            <w:rPr>
              <w:ins w:author="davide.lenzarini@u-blox.com" w:id="62" w:date="2024-03-14T11:39:33Z"/>
            </w:rPr>
          </w:pPr>
          <w:sdt>
            <w:sdtPr>
              <w:tag w:val="goog_rdk_290"/>
            </w:sdtPr>
            <w:sdtContent>
              <w:ins w:author="davide.lenzarini@u-blox.com" w:id="62" w:date="2024-03-14T11:39:33Z">
                <w:bookmarkStart w:colFirst="0" w:colLast="0" w:name="_heading=h.jzpmwk" w:id="257"/>
                <w:bookmarkEnd w:id="257"/>
                <w:r w:rsidDel="00000000" w:rsidR="00000000" w:rsidRPr="00000000">
                  <w:rPr>
                    <w:rtl w:val="0"/>
                  </w:rPr>
                  <w:t xml:space="preserve">4.11.3 Forwarder encapsulator</w:t>
                </w:r>
              </w:ins>
            </w:sdtContent>
          </w:sdt>
        </w:p>
      </w:sdtContent>
    </w:sdt>
    <w:sdt>
      <w:sdtPr>
        <w:tag w:val="goog_rdk_293"/>
      </w:sdtPr>
      <w:sdtContent>
        <w:p w:rsidR="00000000" w:rsidDel="00000000" w:rsidP="00000000" w:rsidRDefault="00000000" w:rsidRPr="00000000" w14:paraId="000008D1">
          <w:pPr>
            <w:spacing w:after="572" w:line="265" w:lineRule="auto"/>
            <w:jc w:val="center"/>
            <w:rPr>
              <w:ins w:author="davide.lenzarini@u-blox.com" w:id="62" w:date="2024-03-14T11:39:33Z"/>
              <w:rFonts w:ascii="Arial" w:cs="Arial" w:eastAsia="Arial" w:hAnsi="Arial"/>
            </w:rPr>
          </w:pPr>
          <w:sdt>
            <w:sdtPr>
              <w:tag w:val="goog_rdk_292"/>
            </w:sdtPr>
            <w:sdtContent>
              <w:ins w:author="davide.lenzarini@u-blox.com" w:id="62" w:date="2024-03-14T11:39:33Z">
                <w:r w:rsidDel="00000000" w:rsidR="00000000" w:rsidRPr="00000000">
                  <w:rPr>
                    <w:rFonts w:ascii="Arial" w:cs="Arial" w:eastAsia="Arial" w:hAnsi="Arial"/>
                  </w:rPr>
                  <w:drawing>
                    <wp:inline distB="114300" distT="114300" distL="114300" distR="114300">
                      <wp:extent cx="4302045" cy="2557083"/>
                      <wp:effectExtent b="0" l="0" r="0" t="0"/>
                      <wp:docPr id="67" name="image40.png"/>
                      <a:graphic>
                        <a:graphicData uri="http://schemas.openxmlformats.org/drawingml/2006/picture">
                          <pic:pic>
                            <pic:nvPicPr>
                              <pic:cNvPr id="0" name="image40.png"/>
                              <pic:cNvPicPr preferRelativeResize="0"/>
                            </pic:nvPicPr>
                            <pic:blipFill>
                              <a:blip r:embed="rId106"/>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295"/>
      </w:sdtPr>
      <w:sdtContent>
        <w:p w:rsidR="00000000" w:rsidDel="00000000" w:rsidP="00000000" w:rsidRDefault="00000000" w:rsidRPr="00000000" w14:paraId="000008D2">
          <w:pPr>
            <w:spacing w:after="572" w:line="265" w:lineRule="auto"/>
            <w:jc w:val="center"/>
            <w:rPr>
              <w:ins w:author="davide.lenzarini@u-blox.com" w:id="62" w:date="2024-03-14T11:39:33Z"/>
              <w:rFonts w:ascii="Arial" w:cs="Arial" w:eastAsia="Arial" w:hAnsi="Arial"/>
            </w:rPr>
          </w:pPr>
          <w:sdt>
            <w:sdtPr>
              <w:tag w:val="goog_rdk_294"/>
            </w:sdtPr>
            <w:sdtContent>
              <w:ins w:author="davide.lenzarini@u-blox.com" w:id="62"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66" name="image46.png"/>
                      <a:graphic>
                        <a:graphicData uri="http://schemas.openxmlformats.org/drawingml/2006/picture">
                          <pic:pic>
                            <pic:nvPicPr>
                              <pic:cNvPr id="0" name="image46.png"/>
                              <pic:cNvPicPr preferRelativeResize="0"/>
                            </pic:nvPicPr>
                            <pic:blipFill>
                              <a:blip r:embed="rId107"/>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297"/>
      </w:sdtPr>
      <w:sdtContent>
        <w:p w:rsidR="00000000" w:rsidDel="00000000" w:rsidP="00000000" w:rsidRDefault="00000000" w:rsidRPr="00000000" w14:paraId="000008D3">
          <w:pPr>
            <w:spacing w:after="572" w:line="265" w:lineRule="auto"/>
            <w:jc w:val="center"/>
            <w:rPr>
              <w:ins w:author="davide.lenzarini@u-blox.com" w:id="62" w:date="2024-03-14T11:39:33Z"/>
              <w:rFonts w:ascii="Arial" w:cs="Arial" w:eastAsia="Arial" w:hAnsi="Arial"/>
            </w:rPr>
          </w:pPr>
          <w:sdt>
            <w:sdtPr>
              <w:tag w:val="goog_rdk_296"/>
            </w:sdtPr>
            <w:sdtContent>
              <w:ins w:author="davide.lenzarini@u-blox.com" w:id="62"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299"/>
      </w:sdtPr>
      <w:sdtContent>
        <w:p w:rsidR="00000000" w:rsidDel="00000000" w:rsidP="00000000" w:rsidRDefault="00000000" w:rsidRPr="00000000" w14:paraId="000008D4">
          <w:pPr>
            <w:pStyle w:val="Heading3"/>
            <w:keepLines w:val="1"/>
            <w:spacing w:after="64" w:before="0" w:line="259" w:lineRule="auto"/>
            <w:ind w:left="0" w:firstLine="0"/>
            <w:rPr>
              <w:ins w:author="davide.lenzarini@u-blox.com" w:id="62" w:date="2024-03-14T11:39:33Z"/>
            </w:rPr>
          </w:pPr>
          <w:sdt>
            <w:sdtPr>
              <w:tag w:val="goog_rdk_298"/>
            </w:sdtPr>
            <w:sdtContent>
              <w:ins w:author="davide.lenzarini@u-blox.com" w:id="62" w:date="2024-03-14T11:39:33Z">
                <w:bookmarkStart w:colFirst="0" w:colLast="0" w:name="_heading=h.1ypnvbsijucn" w:id="258"/>
                <w:bookmarkEnd w:id="258"/>
                <w:r w:rsidDel="00000000" w:rsidR="00000000" w:rsidRPr="00000000">
                  <w:rPr>
                    <w:rtl w:val="0"/>
                  </w:rPr>
                  <w:t xml:space="preserve">4.13.4 MQTT-SN broker</w:t>
                </w:r>
              </w:ins>
            </w:sdtContent>
          </w:sdt>
        </w:p>
      </w:sdtContent>
    </w:sdt>
    <w:sdt>
      <w:sdtPr>
        <w:tag w:val="goog_rdk_301"/>
      </w:sdtPr>
      <w:sdtContent>
        <w:p w:rsidR="00000000" w:rsidDel="00000000" w:rsidP="00000000" w:rsidRDefault="00000000" w:rsidRPr="00000000" w14:paraId="000008D5">
          <w:pPr>
            <w:spacing w:after="572" w:line="265" w:lineRule="auto"/>
            <w:jc w:val="center"/>
            <w:rPr>
              <w:ins w:author="davide.lenzarini@u-blox.com" w:id="62" w:date="2024-03-14T11:39:33Z"/>
              <w:rFonts w:ascii="Arial" w:cs="Arial" w:eastAsia="Arial" w:hAnsi="Arial"/>
            </w:rPr>
          </w:pPr>
          <w:sdt>
            <w:sdtPr>
              <w:tag w:val="goog_rdk_300"/>
            </w:sdtPr>
            <w:sdtContent>
              <w:ins w:author="davide.lenzarini@u-blox.com" w:id="62" w:date="2024-03-14T11:39:33Z">
                <w:r w:rsidDel="00000000" w:rsidR="00000000" w:rsidRPr="00000000">
                  <w:rPr>
                    <w:rFonts w:ascii="Arial" w:cs="Arial" w:eastAsia="Arial" w:hAnsi="Arial"/>
                  </w:rPr>
                  <w:drawing>
                    <wp:inline distB="114300" distT="114300" distL="114300" distR="114300">
                      <wp:extent cx="2614834" cy="2728522"/>
                      <wp:effectExtent b="0" l="0" r="0" t="0"/>
                      <wp:docPr id="68" name="image38.png"/>
                      <a:graphic>
                        <a:graphicData uri="http://schemas.openxmlformats.org/drawingml/2006/picture">
                          <pic:pic>
                            <pic:nvPicPr>
                              <pic:cNvPr id="0" name="image38.png"/>
                              <pic:cNvPicPr preferRelativeResize="0"/>
                            </pic:nvPicPr>
                            <pic:blipFill>
                              <a:blip r:embed="rId108"/>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303"/>
      </w:sdtPr>
      <w:sdtContent>
        <w:p w:rsidR="00000000" w:rsidDel="00000000" w:rsidP="00000000" w:rsidRDefault="00000000" w:rsidRPr="00000000" w14:paraId="000008D6">
          <w:pPr>
            <w:spacing w:after="572" w:line="265" w:lineRule="auto"/>
            <w:jc w:val="center"/>
            <w:rPr>
              <w:ins w:author="davide.lenzarini@u-blox.com" w:id="62" w:date="2024-03-14T11:39:33Z"/>
              <w:rFonts w:ascii="Arial" w:cs="Arial" w:eastAsia="Arial" w:hAnsi="Arial"/>
            </w:rPr>
          </w:pPr>
          <w:sdt>
            <w:sdtPr>
              <w:tag w:val="goog_rdk_302"/>
            </w:sdtPr>
            <w:sdtContent>
              <w:ins w:author="davide.lenzarini@u-blox.com" w:id="62"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08D7">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pStyle w:val="Heading2"/>
        <w:keepLines w:val="1"/>
        <w:spacing w:after="64" w:before="0" w:line="259" w:lineRule="auto"/>
        <w:ind w:left="0" w:right="4" w:firstLine="0"/>
        <w:rPr>
          <w:rFonts w:ascii="Arial" w:cs="Arial" w:eastAsia="Arial" w:hAnsi="Arial"/>
        </w:rPr>
      </w:pPr>
      <w:bookmarkStart w:colFirst="0" w:colLast="0" w:name="_heading=h.1j4nfs6" w:id="259"/>
      <w:bookmarkEnd w:id="259"/>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08D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w:t>
      </w:r>
      <w:sdt>
        <w:sdtPr>
          <w:tag w:val="goog_rdk_304"/>
        </w:sdtPr>
        <w:sdtContent>
          <w:commentRangeStart w:id="173"/>
        </w:sdtContent>
      </w:sdt>
      <w:r w:rsidDel="00000000" w:rsidR="00000000" w:rsidRPr="00000000">
        <w:rPr>
          <w:rFonts w:ascii="Arial" w:cs="Arial" w:eastAsia="Arial" w:hAnsi="Arial"/>
          <w:rtl w:val="0"/>
        </w:rPr>
        <w:t xml:space="preserve">A gateway should only advertise its presence if it is connected to a server, or is itself a server.</w:t>
      </w:r>
      <w:commentRangeEnd w:id="173"/>
      <w:r w:rsidDel="00000000" w:rsidR="00000000" w:rsidRPr="00000000">
        <w:commentReference w:id="173"/>
      </w:r>
      <w:r w:rsidDel="00000000" w:rsidR="00000000" w:rsidRPr="00000000">
        <w:rPr>
          <w:rtl w:val="0"/>
        </w:rPr>
      </w:r>
    </w:p>
    <w:p w:rsidR="00000000" w:rsidDel="00000000" w:rsidP="00000000" w:rsidRDefault="00000000" w:rsidRPr="00000000" w14:paraId="000008DB">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305"/>
        </w:sdtPr>
        <w:sdtContent>
          <w:commentRangeStart w:id="174"/>
        </w:sdtContent>
      </w:sdt>
      <w:sdt>
        <w:sdtPr>
          <w:tag w:val="goog_rdk_306"/>
        </w:sdtPr>
        <w:sdtContent>
          <w:commentRangeStart w:id="175"/>
        </w:sdtContent>
      </w:sdt>
      <w:sdt>
        <w:sdtPr>
          <w:tag w:val="goog_rdk_307"/>
        </w:sdtPr>
        <w:sdtContent>
          <w:commentRangeStart w:id="176"/>
        </w:sdtContent>
      </w:sdt>
      <w:r w:rsidDel="00000000" w:rsidR="00000000" w:rsidRPr="00000000">
        <w:rPr>
          <w:rFonts w:ascii="Arial" w:cs="Arial" w:eastAsia="Arial" w:hAnsi="Arial"/>
          <w:highlight w:val="yellow"/>
          <w:rtl w:val="0"/>
        </w:rPr>
        <w:t xml:space="preserve">At any point in time a Client is allowed to </w:t>
      </w:r>
      <w:sdt>
        <w:sdtPr>
          <w:tag w:val="goog_rdk_308"/>
        </w:sdtPr>
        <w:sdtContent>
          <w:ins w:author="davide.lenzarini@u-blox.com" w:id="63" w:date="2024-08-08T10:18:03Z">
            <w:r w:rsidDel="00000000" w:rsidR="00000000" w:rsidRPr="00000000">
              <w:rPr>
                <w:rFonts w:ascii="Arial" w:cs="Arial" w:eastAsia="Arial" w:hAnsi="Arial"/>
                <w:highlight w:val="yellow"/>
                <w:rtl w:val="0"/>
              </w:rPr>
              <w:t xml:space="preserve">have a Virtual Connection</w:t>
            </w:r>
          </w:ins>
        </w:sdtContent>
      </w:sdt>
      <w:sdt>
        <w:sdtPr>
          <w:tag w:val="goog_rdk_309"/>
        </w:sdtPr>
        <w:sdtContent>
          <w:del w:author="davide.lenzarini@u-blox.com" w:id="63" w:date="2024-08-08T10:18:03Z">
            <w:r w:rsidDel="00000000" w:rsidR="00000000" w:rsidRPr="00000000">
              <w:rPr>
                <w:rFonts w:ascii="Arial" w:cs="Arial" w:eastAsia="Arial" w:hAnsi="Arial"/>
                <w:highlight w:val="yellow"/>
                <w:rtl w:val="0"/>
              </w:rPr>
              <w:delText xml:space="preserve">be connected</w:delText>
            </w:r>
          </w:del>
        </w:sdtContent>
      </w:sdt>
      <w:r w:rsidDel="00000000" w:rsidR="00000000" w:rsidRPr="00000000">
        <w:rPr>
          <w:rFonts w:ascii="Arial" w:cs="Arial" w:eastAsia="Arial" w:hAnsi="Arial"/>
          <w:highlight w:val="yellow"/>
          <w:rtl w:val="0"/>
        </w:rPr>
        <w:t xml:space="preserve"> to only one Gateway on the same network.</w:t>
      </w:r>
      <w:commentRangeEnd w:id="174"/>
      <w:r w:rsidDel="00000000" w:rsidR="00000000" w:rsidRPr="00000000">
        <w:commentReference w:id="174"/>
      </w:r>
      <w:commentRangeEnd w:id="175"/>
      <w:r w:rsidDel="00000000" w:rsidR="00000000" w:rsidRPr="00000000">
        <w:commentReference w:id="175"/>
      </w:r>
      <w:commentRangeEnd w:id="176"/>
      <w:r w:rsidDel="00000000" w:rsidR="00000000" w:rsidRPr="00000000">
        <w:commentReference w:id="176"/>
      </w:r>
      <w:r w:rsidDel="00000000" w:rsidR="00000000" w:rsidRPr="00000000">
        <w:rPr>
          <w:rtl w:val="0"/>
        </w:rPr>
      </w:r>
    </w:p>
    <w:p w:rsidR="00000000" w:rsidDel="00000000" w:rsidP="00000000" w:rsidRDefault="00000000" w:rsidRPr="00000000" w14:paraId="000008DC">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310"/>
        </w:sdtPr>
        <w:sdtContent>
          <w:commentRangeStart w:id="177"/>
        </w:sdtContent>
      </w:sdt>
      <w:r w:rsidDel="00000000" w:rsidR="00000000" w:rsidRPr="00000000">
        <w:rPr>
          <w:rFonts w:ascii="Arial" w:cs="Arial" w:eastAsia="Arial" w:hAnsi="Arial"/>
          <w:rtl w:val="0"/>
        </w:rPr>
        <w:t xml:space="preserve">should</w:t>
      </w:r>
      <w:commentRangeEnd w:id="177"/>
      <w:r w:rsidDel="00000000" w:rsidR="00000000" w:rsidRPr="00000000">
        <w:commentReference w:id="177"/>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08DD">
      <w:pPr>
        <w:spacing w:after="26" w:lineRule="auto"/>
        <w:ind w:left="-15" w:right="4" w:firstLine="0"/>
        <w:rPr>
          <w:rFonts w:ascii="Arial" w:cs="Arial" w:eastAsia="Arial" w:hAnsi="Arial"/>
        </w:rPr>
      </w:pPr>
      <w:sdt>
        <w:sdtPr>
          <w:tag w:val="goog_rdk_311"/>
        </w:sdtPr>
        <w:sdtContent>
          <w:commentRangeStart w:id="178"/>
        </w:sdtContent>
      </w:sdt>
      <w:r w:rsidDel="00000000" w:rsidR="00000000" w:rsidRPr="00000000">
        <w:rPr>
          <w:rFonts w:ascii="Arial" w:cs="Arial" w:eastAsia="Arial" w:hAnsi="Arial"/>
          <w:rtl w:val="0"/>
        </w:rPr>
        <w:t xml:space="preserve">The time duration</w:t>
      </w:r>
      <w:commentRangeEnd w:id="178"/>
      <w:r w:rsidDel="00000000" w:rsidR="00000000" w:rsidRPr="00000000">
        <w:commentReference w:id="178"/>
      </w:r>
      <w:r w:rsidDel="00000000" w:rsidR="00000000" w:rsidRPr="00000000">
        <w:rPr>
          <w:rFonts w:ascii="Arial" w:cs="Arial" w:eastAsia="Arial" w:hAnsi="Arial"/>
          <w:rtl w:val="0"/>
        </w:rPr>
        <w:t xml:space="preserve"> </w:t>
      </w:r>
      <w:sdt>
        <w:sdtPr>
          <w:tag w:val="goog_rdk_312"/>
        </w:sdtPr>
        <w:sdtContent>
          <w:commentRangeStart w:id="179"/>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179"/>
      <w:r w:rsidDel="00000000" w:rsidR="00000000" w:rsidRPr="00000000">
        <w:commentReference w:id="179"/>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08DE">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08DF">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313"/>
        </w:sdtPr>
        <w:sdtContent>
          <w:commentRangeStart w:id="180"/>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180"/>
      <w:r w:rsidDel="00000000" w:rsidR="00000000" w:rsidRPr="00000000">
        <w:commentReference w:id="180"/>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08E0">
      <w:pPr>
        <w:spacing w:after="0" w:lineRule="auto"/>
        <w:ind w:left="-15" w:right="4" w:firstLine="0"/>
        <w:rPr>
          <w:rFonts w:ascii="Arial" w:cs="Arial" w:eastAsia="Arial" w:hAnsi="Arial"/>
        </w:rPr>
      </w:pPr>
      <w:sdt>
        <w:sdtPr>
          <w:tag w:val="goog_rdk_314"/>
        </w:sdtPr>
        <w:sdtContent>
          <w:commentRangeStart w:id="181"/>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181"/>
      <w:r w:rsidDel="00000000" w:rsidR="00000000" w:rsidRPr="00000000">
        <w:commentReference w:id="181"/>
      </w:r>
      <w:r w:rsidDel="00000000" w:rsidR="00000000" w:rsidRPr="00000000">
        <w:rPr>
          <w:rtl w:val="0"/>
        </w:rPr>
      </w:r>
    </w:p>
    <w:p w:rsidR="00000000" w:rsidDel="00000000" w:rsidP="00000000" w:rsidRDefault="00000000" w:rsidRPr="00000000" w14:paraId="000008E1">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08E2">
      <w:pPr>
        <w:spacing w:after="13" w:lineRule="auto"/>
        <w:ind w:left="-15" w:right="4" w:firstLine="0"/>
        <w:rPr>
          <w:rFonts w:ascii="Arial" w:cs="Arial" w:eastAsia="Arial" w:hAnsi="Arial"/>
        </w:rPr>
      </w:pPr>
      <w:sdt>
        <w:sdtPr>
          <w:tag w:val="goog_rdk_315"/>
        </w:sdtPr>
        <w:sdtContent>
          <w:commentRangeStart w:id="182"/>
        </w:sdtContent>
      </w:sdt>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w:t>
      </w:r>
      <w:commentRangeEnd w:id="182"/>
      <w:r w:rsidDel="00000000" w:rsidR="00000000" w:rsidRPr="00000000">
        <w:commentReference w:id="182"/>
      </w:r>
      <w:r w:rsidDel="00000000" w:rsidR="00000000" w:rsidRPr="00000000">
        <w:rPr>
          <w:rFonts w:ascii="Arial" w:cs="Arial" w:eastAsia="Arial" w:hAnsi="Arial"/>
          <w:rtl w:val="0"/>
        </w:rPr>
        <w:t xml:space="preserve">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08E3">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08E4">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w:t>
      </w:r>
      <w:hyperlink w:anchor="_heading=h.1csj400">
        <w:r w:rsidDel="00000000" w:rsidR="00000000" w:rsidRPr="00000000">
          <w:rPr>
            <w:rFonts w:ascii="Arial" w:cs="Arial" w:eastAsia="Arial" w:hAnsi="Arial"/>
            <w:color w:val="1155cc"/>
            <w:u w:val="single"/>
            <w:rtl w:val="0"/>
          </w:rPr>
          <w:t xml:space="preserve">A</w:t>
        </w:r>
      </w:hyperlink>
      <w:hyperlink w:anchor="_heading=h.1csj400">
        <w:r w:rsidDel="00000000" w:rsidR="00000000" w:rsidRPr="00000000">
          <w:rPr>
            <w:rFonts w:ascii="Arial" w:cs="Arial" w:eastAsia="Arial" w:hAnsi="Arial"/>
            <w:color w:val="1155cc"/>
            <w:u w:val="single"/>
            <w:rtl w:val="0"/>
          </w:rPr>
          <w:t xml:space="preserve">ppendix</w:t>
        </w:r>
      </w:hyperlink>
      <w:hyperlink w:anchor="_heading=h.1csj400">
        <w:r w:rsidDel="00000000" w:rsidR="00000000" w:rsidRPr="00000000">
          <w:rPr>
            <w:rFonts w:ascii="Arial" w:cs="Arial" w:eastAsia="Arial" w:hAnsi="Arial"/>
            <w:color w:val="1155cc"/>
            <w:u w:val="single"/>
            <w:rtl w:val="0"/>
          </w:rPr>
          <w:t xml:space="preserve"> F.4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8E5">
      <w:pPr>
        <w:pStyle w:val="Heading2"/>
        <w:keepLines w:val="1"/>
        <w:spacing w:after="64" w:before="0" w:line="259" w:lineRule="auto"/>
        <w:ind w:left="0" w:firstLine="0"/>
        <w:rPr>
          <w:rFonts w:ascii="Arial" w:cs="Arial" w:eastAsia="Arial" w:hAnsi="Arial"/>
        </w:rPr>
      </w:pPr>
      <w:bookmarkStart w:colFirst="0" w:colLast="0" w:name="_heading=h.3mj2wkv" w:id="260"/>
      <w:bookmarkEnd w:id="260"/>
      <w:r w:rsidDel="00000000" w:rsidR="00000000" w:rsidRPr="00000000">
        <w:rPr>
          <w:rFonts w:ascii="Arial" w:cs="Arial" w:eastAsia="Arial" w:hAnsi="Arial"/>
          <w:rtl w:val="0"/>
        </w:rPr>
        <w:t xml:space="preserve">4.15 Client states</w:t>
      </w:r>
    </w:p>
    <w:p w:rsidR="00000000" w:rsidDel="00000000" w:rsidP="00000000" w:rsidRDefault="00000000" w:rsidRPr="00000000" w14:paraId="000008E6">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146800"/>
            <wp:effectExtent b="0" l="0" r="0" t="0"/>
            <wp:docPr id="25" name="image44.png"/>
            <a:graphic>
              <a:graphicData uri="http://schemas.openxmlformats.org/drawingml/2006/picture">
                <pic:pic>
                  <pic:nvPicPr>
                    <pic:cNvPr id="0" name="image44.png"/>
                    <pic:cNvPicPr preferRelativeResize="0"/>
                  </pic:nvPicPr>
                  <pic:blipFill>
                    <a:blip r:embed="rId109"/>
                    <a:srcRect b="0" l="0" r="0" t="0"/>
                    <a:stretch>
                      <a:fillRect/>
                    </a:stretch>
                  </pic:blipFill>
                  <pic:spPr>
                    <a:xfrm>
                      <a:off x="0" y="0"/>
                      <a:ext cx="59436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8E7">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sdt>
        <w:sdtPr>
          <w:tag w:val="goog_rdk_316"/>
        </w:sdtPr>
        <w:sdtContent>
          <w:commentRangeStart w:id="183"/>
        </w:sdtContent>
      </w:sdt>
      <w:r w:rsidDel="00000000" w:rsidR="00000000" w:rsidRPr="00000000">
        <w:rPr>
          <w:rFonts w:ascii="Arial" w:cs="Arial" w:eastAsia="Arial" w:hAnsi="Arial"/>
          <w:rtl w:val="0"/>
        </w:rPr>
        <w:t xml:space="preserve">The Server View of the Client State</w:t>
      </w:r>
      <w:commentRangeEnd w:id="183"/>
      <w:r w:rsidDel="00000000" w:rsidR="00000000" w:rsidRPr="00000000">
        <w:commentReference w:id="183"/>
      </w:r>
      <w:r w:rsidDel="00000000" w:rsidR="00000000" w:rsidRPr="00000000">
        <w:rPr>
          <w:rtl w:val="0"/>
        </w:rPr>
      </w:r>
    </w:p>
    <w:p w:rsidR="00000000" w:rsidDel="00000000" w:rsidP="00000000" w:rsidRDefault="00000000" w:rsidRPr="00000000" w14:paraId="000008E8">
      <w:pPr>
        <w:rPr>
          <w:rFonts w:ascii="Arial" w:cs="Arial" w:eastAsia="Arial" w:hAnsi="Arial"/>
        </w:rPr>
      </w:pPr>
      <w:r w:rsidDel="00000000" w:rsidR="00000000" w:rsidRPr="00000000">
        <w:rPr>
          <w:rFonts w:ascii="Arial" w:cs="Arial" w:eastAsia="Arial" w:hAnsi="Arial"/>
          <w:rtl w:val="0"/>
        </w:rPr>
        <w:t xml:space="preserve">At any given point in time, a Client may be in one of 4</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states</w:t>
      </w:r>
      <w:r w:rsidDel="00000000" w:rsidR="00000000" w:rsidRPr="00000000">
        <w:rPr>
          <w:rFonts w:ascii="Arial" w:cs="Arial" w:eastAsia="Arial" w:hAnsi="Arial"/>
          <w:rtl w:val="0"/>
        </w:rPr>
        <w:t xml:space="preserve"> from the perspective of the Gateway</w:t>
      </w:r>
      <w:r w:rsidDel="00000000" w:rsidR="00000000" w:rsidRPr="00000000">
        <w:rPr>
          <w:rFonts w:ascii="Arial" w:cs="Arial" w:eastAsia="Arial" w:hAnsi="Arial"/>
          <w:rtl w:val="0"/>
        </w:rPr>
        <w:t xml:space="preserve">. Transition through these states is governed by a strictly coordinated sequence of packets between client and gateway and further mediated by timers resident on the gateway. A client is in the Active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state when the gateway receives a CONNECT packet from that client. This state is supervised by the gateway with the Keep Alive timer. If the gateway does not receive any packet from the client for a time longer than the keep alive interval plus grace period (set in the CONNECT packet), the Gateway will consider that client as Disconnected</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and activate for example the Will feature for that client. This state is not time-supervised by the 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w:t>
      </w:r>
      <w:hyperlink w:anchor="_heading=h.pj8yyjomhafn">
        <w:r w:rsidDel="00000000" w:rsidR="00000000" w:rsidRPr="00000000">
          <w:rPr>
            <w:rFonts w:ascii="Arial" w:cs="Arial" w:eastAsia="Arial" w:hAnsi="Arial"/>
            <w:color w:val="1155cc"/>
            <w:u w:val="single"/>
            <w:rtl w:val="0"/>
          </w:rPr>
          <w:t xml:space="preserve">section 4.15.3</w:t>
        </w:r>
      </w:hyperlink>
      <w:r w:rsidDel="00000000" w:rsidR="00000000" w:rsidRPr="00000000">
        <w:rPr>
          <w:rFonts w:ascii="Arial" w:cs="Arial" w:eastAsia="Arial" w:hAnsi="Arial"/>
          <w:rtl w:val="0"/>
        </w:rPr>
        <w:t xml:space="preserve">.</w:t>
      </w:r>
    </w:p>
    <w:p w:rsidR="00000000" w:rsidDel="00000000" w:rsidP="00000000" w:rsidRDefault="00000000" w:rsidRPr="00000000" w14:paraId="000008E9">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4953000"/>
            <wp:effectExtent b="0" l="0" r="0" t="0"/>
            <wp:docPr id="35" name="image45.png"/>
            <a:graphic>
              <a:graphicData uri="http://schemas.openxmlformats.org/drawingml/2006/picture">
                <pic:pic>
                  <pic:nvPicPr>
                    <pic:cNvPr id="0" name="image45.png"/>
                    <pic:cNvPicPr preferRelativeResize="0"/>
                  </pic:nvPicPr>
                  <pic:blipFill>
                    <a:blip r:embed="rId110"/>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8EA">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  </w:t>
      </w:r>
      <w:sdt>
        <w:sdtPr>
          <w:tag w:val="goog_rdk_317"/>
        </w:sdtPr>
        <w:sdtContent>
          <w:commentRangeStart w:id="184"/>
        </w:sdtContent>
      </w:sdt>
      <w:r w:rsidDel="00000000" w:rsidR="00000000" w:rsidRPr="00000000">
        <w:rPr>
          <w:rFonts w:ascii="Arial" w:cs="Arial" w:eastAsia="Arial" w:hAnsi="Arial"/>
          <w:rtl w:val="0"/>
        </w:rPr>
        <w:t xml:space="preserve">The Client View of the Client State</w:t>
      </w:r>
      <w:commentRangeEnd w:id="184"/>
      <w:r w:rsidDel="00000000" w:rsidR="00000000" w:rsidRPr="00000000">
        <w:commentReference w:id="184"/>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5565"/>
        <w:gridCol w:w="1980"/>
        <w:tblGridChange w:id="0">
          <w:tblGrid>
            <w:gridCol w:w="1815"/>
            <w:gridCol w:w="5565"/>
            <w:gridCol w:w="1980"/>
          </w:tblGrid>
        </w:tblGridChange>
      </w:tblGrid>
      <w:tr>
        <w:trPr>
          <w:cantSplit w:val="0"/>
          <w:tblHeader w:val="0"/>
        </w:trPr>
        <w:tc>
          <w:tcPr>
            <w:shd w:fill="cfe2f3" w:val="clear"/>
          </w:tcPr>
          <w:p w:rsidR="00000000" w:rsidDel="00000000" w:rsidP="00000000" w:rsidRDefault="00000000" w:rsidRPr="00000000" w14:paraId="000008EB">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w:t>
            </w:r>
          </w:p>
        </w:tc>
        <w:tc>
          <w:tcPr>
            <w:shd w:fill="cfe2f3" w:val="clear"/>
          </w:tcPr>
          <w:p w:rsidR="00000000" w:rsidDel="00000000" w:rsidP="00000000" w:rsidRDefault="00000000" w:rsidRPr="00000000" w14:paraId="000008EC">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 Description</w:t>
            </w:r>
          </w:p>
        </w:tc>
        <w:tc>
          <w:tcPr>
            <w:shd w:fill="cfe2f3" w:val="clear"/>
          </w:tcPr>
          <w:p w:rsidR="00000000" w:rsidDel="00000000" w:rsidP="00000000" w:rsidRDefault="00000000" w:rsidRPr="00000000" w14:paraId="000008ED">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Possible Transitions</w:t>
            </w:r>
          </w:p>
        </w:tc>
      </w:tr>
      <w:tr>
        <w:trPr>
          <w:cantSplit w:val="0"/>
          <w:tblHeader w:val="0"/>
        </w:trPr>
        <w:tc>
          <w:tcPr>
            <w:shd w:fill="d9d9d9" w:val="clear"/>
          </w:tcPr>
          <w:p w:rsidR="00000000" w:rsidDel="00000000" w:rsidP="00000000" w:rsidRDefault="00000000" w:rsidRPr="00000000" w14:paraId="000008EE">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None</w:t>
            </w:r>
          </w:p>
        </w:tc>
        <w:tc>
          <w:tcPr/>
          <w:p w:rsidR="00000000" w:rsidDel="00000000" w:rsidP="00000000" w:rsidRDefault="00000000" w:rsidRPr="00000000" w14:paraId="000008EF">
            <w:pPr>
              <w:rPr>
                <w:rFonts w:ascii="Arial" w:cs="Arial" w:eastAsia="Arial" w:hAnsi="Arial"/>
              </w:rPr>
            </w:pPr>
            <w:r w:rsidDel="00000000" w:rsidR="00000000" w:rsidRPr="00000000">
              <w:rPr>
                <w:rFonts w:ascii="Arial" w:cs="Arial" w:eastAsia="Arial" w:hAnsi="Arial"/>
                <w:rtl w:val="0"/>
              </w:rPr>
              <w:t xml:space="preserve">The Client is unknown to the Gateway. There is no Session State nor Virtual Connection.</w:t>
            </w:r>
          </w:p>
        </w:tc>
        <w:tc>
          <w:tcPr/>
          <w:p w:rsidR="00000000" w:rsidDel="00000000" w:rsidP="00000000" w:rsidRDefault="00000000" w:rsidRPr="00000000" w14:paraId="000008F0">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08F1">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Disconnected</w:t>
            </w:r>
          </w:p>
        </w:tc>
        <w:tc>
          <w:tcPr/>
          <w:p w:rsidR="00000000" w:rsidDel="00000000" w:rsidP="00000000" w:rsidRDefault="00000000" w:rsidRPr="00000000" w14:paraId="000008F2">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Gateway by way of a CONNECT. The Gateway has Session state for this Client, but there is no Virtual Connection.</w:t>
            </w:r>
          </w:p>
          <w:p w:rsidR="00000000" w:rsidDel="00000000" w:rsidP="00000000" w:rsidRDefault="00000000" w:rsidRPr="00000000" w14:paraId="000008F3">
            <w:pPr>
              <w:rPr>
                <w:rFonts w:ascii="Arial" w:cs="Arial" w:eastAsia="Arial" w:hAnsi="Arial"/>
                <w:b w:val="1"/>
              </w:rPr>
            </w:pPr>
            <w:r w:rsidDel="00000000" w:rsidR="00000000" w:rsidRPr="00000000">
              <w:rPr>
                <w:rFonts w:ascii="Arial" w:cs="Arial" w:eastAsia="Arial" w:hAnsi="Arial"/>
                <w:rtl w:val="0"/>
              </w:rPr>
              <w:t xml:space="preserve">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Disconnected client</w:t>
            </w:r>
            <w:r w:rsidDel="00000000" w:rsidR="00000000" w:rsidRPr="00000000">
              <w:rPr>
                <w:rFonts w:ascii="Arial" w:cs="Arial" w:eastAsia="Arial" w:hAnsi="Arial"/>
                <w:b w:val="1"/>
                <w:rtl w:val="0"/>
              </w:rPr>
              <w:t xml:space="preserve">. </w:t>
            </w:r>
          </w:p>
          <w:p w:rsidR="00000000" w:rsidDel="00000000" w:rsidP="00000000" w:rsidRDefault="00000000" w:rsidRPr="00000000" w14:paraId="000008F4">
            <w:pPr>
              <w:rPr>
                <w:rFonts w:ascii="Arial" w:cs="Arial" w:eastAsia="Arial" w:hAnsi="Arial"/>
                <w:b w:val="1"/>
              </w:rPr>
            </w:pPr>
            <w:r w:rsidDel="00000000" w:rsidR="00000000" w:rsidRPr="00000000">
              <w:rPr>
                <w:rFonts w:ascii="Arial" w:cs="Arial" w:eastAsia="Arial" w:hAnsi="Arial"/>
                <w:rtl w:val="0"/>
              </w:rPr>
              <w:t xml:space="preserve">Any packet received from a Disconnected Client should not be processed and a DISCONNECT with error should be sent in response, unless the packet received is PUBWOS.</w:t>
            </w:r>
            <w:r w:rsidDel="00000000" w:rsidR="00000000" w:rsidRPr="00000000">
              <w:rPr>
                <w:rtl w:val="0"/>
              </w:rPr>
            </w:r>
          </w:p>
          <w:p w:rsidR="00000000" w:rsidDel="00000000" w:rsidP="00000000" w:rsidRDefault="00000000" w:rsidRPr="00000000" w14:paraId="000008F5">
            <w:pPr>
              <w:rPr>
                <w:rFonts w:ascii="Arial" w:cs="Arial" w:eastAsia="Arial" w:hAnsi="Arial"/>
                <w:b w:val="1"/>
              </w:rPr>
            </w:pPr>
            <w:r w:rsidDel="00000000" w:rsidR="00000000" w:rsidRPr="00000000">
              <w:rPr>
                <w:rFonts w:ascii="Arial" w:cs="Arial" w:eastAsia="Arial" w:hAnsi="Arial"/>
                <w:rtl w:val="0"/>
              </w:rPr>
              <w:t xml:space="preserve">From here a Client may transition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 or to </w:t>
            </w:r>
            <w:r w:rsidDel="00000000" w:rsidR="00000000" w:rsidRPr="00000000">
              <w:rPr>
                <w:rFonts w:ascii="Arial" w:cs="Arial" w:eastAsia="Arial" w:hAnsi="Arial"/>
                <w:b w:val="1"/>
                <w:rtl w:val="0"/>
              </w:rPr>
              <w:t xml:space="preserve">None</w:t>
            </w:r>
            <w:r w:rsidDel="00000000" w:rsidR="00000000" w:rsidRPr="00000000">
              <w:rPr>
                <w:rFonts w:ascii="Arial" w:cs="Arial" w:eastAsia="Arial" w:hAnsi="Arial"/>
                <w:rtl w:val="0"/>
              </w:rPr>
              <w:t xml:space="preserve"> on Session expiry.</w:t>
            </w:r>
            <w:r w:rsidDel="00000000" w:rsidR="00000000" w:rsidRPr="00000000">
              <w:rPr>
                <w:rtl w:val="0"/>
              </w:rPr>
            </w:r>
          </w:p>
        </w:tc>
        <w:tc>
          <w:tcPr/>
          <w:p w:rsidR="00000000" w:rsidDel="00000000" w:rsidP="00000000" w:rsidRDefault="00000000" w:rsidRPr="00000000" w14:paraId="000008F6">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8F7">
            <w:pPr>
              <w:rPr>
                <w:rFonts w:ascii="Arial" w:cs="Arial" w:eastAsia="Arial" w:hAnsi="Arial"/>
                <w:b w:val="1"/>
              </w:rPr>
            </w:pPr>
            <w:r w:rsidDel="00000000" w:rsidR="00000000" w:rsidRPr="00000000">
              <w:rPr>
                <w:rFonts w:ascii="Arial" w:cs="Arial" w:eastAsia="Arial" w:hAnsi="Arial"/>
                <w:b w:val="1"/>
                <w:rtl w:val="0"/>
              </w:rPr>
              <w:t xml:space="preserve">None</w:t>
            </w:r>
          </w:p>
        </w:tc>
      </w:tr>
      <w:tr>
        <w:trPr>
          <w:cantSplit w:val="0"/>
          <w:tblHeader w:val="0"/>
        </w:trPr>
        <w:tc>
          <w:tcPr>
            <w:shd w:fill="d9d9d9" w:val="clear"/>
          </w:tcPr>
          <w:p w:rsidR="00000000" w:rsidDel="00000000" w:rsidP="00000000" w:rsidRDefault="00000000" w:rsidRPr="00000000" w14:paraId="000008F8">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Active</w:t>
            </w:r>
          </w:p>
        </w:tc>
        <w:tc>
          <w:tcPr/>
          <w:p w:rsidR="00000000" w:rsidDel="00000000" w:rsidP="00000000" w:rsidRDefault="00000000" w:rsidRPr="00000000" w14:paraId="000008F9">
            <w:pPr>
              <w:rPr>
                <w:rFonts w:ascii="Arial" w:cs="Arial" w:eastAsia="Arial" w:hAnsi="Arial"/>
              </w:rPr>
            </w:pPr>
            <w:r w:rsidDel="00000000" w:rsidR="00000000" w:rsidRPr="00000000">
              <w:rPr>
                <w:rFonts w:ascii="Arial" w:cs="Arial" w:eastAsia="Arial" w:hAnsi="Arial"/>
                <w:rtl w:val="0"/>
              </w:rPr>
              <w:t xml:space="preserve">The Client is actively engaged in the Session. A Virtual Connection exists. It should be able to send and receive packets. Its state is supervised by the gateway with the associated Keep Alive timer.</w:t>
            </w:r>
          </w:p>
          <w:p w:rsidR="00000000" w:rsidDel="00000000" w:rsidP="00000000" w:rsidRDefault="00000000" w:rsidRPr="00000000" w14:paraId="000008FA">
            <w:pPr>
              <w:rPr>
                <w:rFonts w:ascii="Arial" w:cs="Arial" w:eastAsia="Arial" w:hAnsi="Arial"/>
              </w:rPr>
            </w:pPr>
            <w:r w:rsidDel="00000000" w:rsidR="00000000" w:rsidRPr="00000000">
              <w:rPr>
                <w:rFonts w:ascii="Arial" w:cs="Arial" w:eastAsia="Arial" w:hAnsi="Arial"/>
                <w:rtl w:val="0"/>
              </w:rPr>
              <w:t xml:space="preserve">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a SLEEPREQ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a DISCONNECT, or Keep Alive timeout</w:t>
            </w:r>
            <w:r w:rsidDel="00000000" w:rsidR="00000000" w:rsidRPr="00000000">
              <w:rPr>
                <w:rFonts w:ascii="Arial" w:cs="Arial" w:eastAsia="Arial" w:hAnsi="Arial"/>
                <w:b w:val="1"/>
                <w:rtl w:val="0"/>
              </w:rPr>
              <w:t xml:space="preserve">.</w:t>
            </w:r>
            <w:r w:rsidDel="00000000" w:rsidR="00000000" w:rsidRPr="00000000">
              <w:rPr>
                <w:rtl w:val="0"/>
              </w:rPr>
            </w:r>
          </w:p>
        </w:tc>
        <w:tc>
          <w:tcPr/>
          <w:p w:rsidR="00000000" w:rsidDel="00000000" w:rsidP="00000000" w:rsidRDefault="00000000" w:rsidRPr="00000000" w14:paraId="000008FB">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8FC">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8FD">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Asleep</w:t>
            </w:r>
          </w:p>
        </w:tc>
        <w:tc>
          <w:tcPr/>
          <w:p w:rsidR="00000000" w:rsidDel="00000000" w:rsidP="00000000" w:rsidRDefault="00000000" w:rsidRPr="00000000" w14:paraId="000008FE">
            <w:pPr>
              <w:rPr>
                <w:rFonts w:ascii="Arial" w:cs="Arial" w:eastAsia="Arial" w:hAnsi="Arial"/>
              </w:rPr>
            </w:pPr>
            <w:r w:rsidDel="00000000" w:rsidR="00000000" w:rsidRPr="00000000">
              <w:rPr>
                <w:rFonts w:ascii="Arial" w:cs="Arial" w:eastAsia="Arial" w:hAnsi="Arial"/>
                <w:rtl w:val="0"/>
              </w:rPr>
              <w:t xml:space="preserve">The Client is engaged in an ongoing Session, and a Virtual Connection exists. The Client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 </w:t>
            </w:r>
            <w:r w:rsidDel="00000000" w:rsidR="00000000" w:rsidRPr="00000000">
              <w:rPr>
                <w:rFonts w:ascii="Arial" w:cs="Arial" w:eastAsia="Arial" w:hAnsi="Arial"/>
                <w:rtl w:val="0"/>
              </w:rPr>
              <w:t xml:space="preserve">(by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or Sleep timeout). </w:t>
            </w:r>
          </w:p>
        </w:tc>
        <w:tc>
          <w:tcPr/>
          <w:p w:rsidR="00000000" w:rsidDel="00000000" w:rsidP="00000000" w:rsidRDefault="00000000" w:rsidRPr="00000000" w14:paraId="000008FF">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0900">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901">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902">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Awake</w:t>
            </w:r>
          </w:p>
        </w:tc>
        <w:tc>
          <w:tcPr/>
          <w:p w:rsidR="00000000" w:rsidDel="00000000" w:rsidP="00000000" w:rsidRDefault="00000000" w:rsidRPr="00000000" w14:paraId="00000903">
            <w:pPr>
              <w:rPr>
                <w:rFonts w:ascii="Arial" w:cs="Arial" w:eastAsia="Arial" w:hAnsi="Arial"/>
              </w:rPr>
            </w:pPr>
            <w:r w:rsidDel="00000000" w:rsidR="00000000" w:rsidRPr="00000000">
              <w:rPr>
                <w:rFonts w:ascii="Arial" w:cs="Arial" w:eastAsia="Arial" w:hAnsi="Arial"/>
                <w:rtl w:val="0"/>
              </w:rPr>
              <w:t xml:space="preserve">The Client is partially engaged in an ongoing session and a Virtual Connection exists. The Client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(on Keep Alive or Retry timeout for the possible PUBACK, PUBREL, PUBREC, PUBCOMP or REGACK packets to be received from the Client).</w:t>
            </w:r>
          </w:p>
        </w:tc>
        <w:tc>
          <w:tcPr/>
          <w:p w:rsidR="00000000" w:rsidDel="00000000" w:rsidP="00000000" w:rsidRDefault="00000000" w:rsidRPr="00000000" w14:paraId="00000904">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905">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0906">
            <w:pPr>
              <w:rPr>
                <w:rFonts w:ascii="Arial" w:cs="Arial" w:eastAsia="Arial" w:hAnsi="Arial"/>
                <w:b w:val="1"/>
              </w:rPr>
            </w:pPr>
            <w:r w:rsidDel="00000000" w:rsidR="00000000" w:rsidRPr="00000000">
              <w:rPr>
                <w:rtl w:val="0"/>
              </w:rPr>
            </w:r>
          </w:p>
        </w:tc>
      </w:tr>
    </w:tbl>
    <w:p w:rsidR="00000000" w:rsidDel="00000000" w:rsidP="00000000" w:rsidRDefault="00000000" w:rsidRPr="00000000" w14:paraId="00000907">
      <w:pPr>
        <w:ind w:left="0" w:firstLine="0"/>
        <w:jc w:val="center"/>
        <w:rPr/>
      </w:pPr>
      <w:r w:rsidDel="00000000" w:rsidR="00000000" w:rsidRPr="00000000">
        <w:rPr>
          <w:rtl w:val="0"/>
        </w:rPr>
        <w:t xml:space="preserve">Table ???: Client States</w:t>
      </w:r>
    </w:p>
    <w:p w:rsidR="00000000" w:rsidDel="00000000" w:rsidP="00000000" w:rsidRDefault="00000000" w:rsidRPr="00000000" w14:paraId="00000908">
      <w:pPr>
        <w:pStyle w:val="Heading3"/>
        <w:ind w:left="0" w:firstLine="0"/>
        <w:rPr/>
      </w:pPr>
      <w:bookmarkStart w:colFirst="0" w:colLast="0" w:name="_heading=h.qfa0p4gzzbmu" w:id="261"/>
      <w:bookmarkEnd w:id="261"/>
      <w:r w:rsidDel="00000000" w:rsidR="00000000" w:rsidRPr="00000000">
        <w:rPr>
          <w:rtl w:val="0"/>
        </w:rPr>
        <w:t xml:space="preserve">4.15.1 Gateway timers</w:t>
      </w:r>
    </w:p>
    <w:p w:rsidR="00000000" w:rsidDel="00000000" w:rsidP="00000000" w:rsidRDefault="00000000" w:rsidRPr="00000000" w14:paraId="00000909">
      <w:pPr>
        <w:rPr/>
      </w:pPr>
      <w:r w:rsidDel="00000000" w:rsidR="00000000" w:rsidRPr="00000000">
        <w:rPr>
          <w:rtl w:val="0"/>
        </w:rPr>
        <w:t xml:space="preserve">The following timers are managed by a Gateway per Client to handle the Client states:</w:t>
      </w:r>
      <w:r w:rsidDel="00000000" w:rsidR="00000000" w:rsidRPr="00000000">
        <w:rPr>
          <w:rtl w:val="0"/>
        </w:rPr>
      </w:r>
    </w:p>
    <w:sdt>
      <w:sdtPr>
        <w:lock w:val="contentLocked"/>
        <w:tag w:val="goog_rdk_318"/>
      </w:sdtPr>
      <w:sdtContent>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90A">
                <w:pPr>
                  <w:widowControl w:val="0"/>
                  <w:spacing w:after="0" w:before="0" w:lineRule="auto"/>
                  <w:ind w:left="0" w:right="0" w:firstLine="0"/>
                  <w:jc w:val="center"/>
                  <w:rPr>
                    <w:b w:val="1"/>
                    <w:shd w:fill="cfe2f3" w:val="clear"/>
                  </w:rPr>
                </w:pPr>
                <w:r w:rsidDel="00000000" w:rsidR="00000000" w:rsidRPr="00000000">
                  <w:rPr>
                    <w:b w:val="1"/>
                    <w:shd w:fill="cfe2f3" w:val="clear"/>
                    <w:rtl w:val="0"/>
                  </w:rPr>
                  <w:t xml:space="preserve">Timer 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State(s)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Resulting State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Defined 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Information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90F">
                <w:pPr>
                  <w:widowControl w:val="0"/>
                  <w:spacing w:after="0" w:before="0" w:lineRule="auto"/>
                  <w:ind w:left="0" w:right="0" w:firstLine="0"/>
                  <w:rPr>
                    <w:shd w:fill="d9d9d9" w:val="clear"/>
                  </w:rPr>
                </w:pPr>
                <w:r w:rsidDel="00000000" w:rsidR="00000000" w:rsidRPr="00000000">
                  <w:rPr>
                    <w:shd w:fill="d9d9d9" w:val="clear"/>
                    <w:rtl w:val="0"/>
                  </w:rPr>
                  <w:t xml:space="preserve">Keep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Awake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4ddeoix">
                  <w:r w:rsidDel="00000000" w:rsidR="00000000" w:rsidRPr="00000000">
                    <w:rPr>
                      <w:color w:val="1155cc"/>
                      <w:u w:val="single"/>
                      <w:rtl w:val="0"/>
                    </w:rPr>
                    <w:t xml:space="preserve">section 4.15.4</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914">
                <w:pPr>
                  <w:widowControl w:val="0"/>
                  <w:spacing w:after="0" w:before="0" w:lineRule="auto"/>
                  <w:ind w:left="0" w:right="0" w:firstLine="0"/>
                  <w:rPr>
                    <w:shd w:fill="d9d9d9" w:val="clear"/>
                  </w:rPr>
                </w:pPr>
                <w:r w:rsidDel="00000000" w:rsidR="00000000" w:rsidRPr="00000000">
                  <w:rPr>
                    <w:shd w:fill="d9d9d9" w:val="clear"/>
                    <w:rtl w:val="0"/>
                  </w:rPr>
                  <w:t xml:space="preserve">Sleep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SLEEPREQ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pj8yyjomhafn">
                  <w:r w:rsidDel="00000000" w:rsidR="00000000" w:rsidRPr="00000000">
                    <w:rPr>
                      <w:color w:val="1155cc"/>
                      <w:u w:val="single"/>
                      <w:rtl w:val="0"/>
                    </w:rPr>
                    <w:t xml:space="preserve">section 4.15.3</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919">
                <w:pPr>
                  <w:widowControl w:val="0"/>
                  <w:spacing w:after="0" w:before="0" w:lineRule="auto"/>
                  <w:ind w:left="0" w:right="0" w:firstLine="0"/>
                  <w:rPr>
                    <w:shd w:fill="d9d9d9" w:val="clear"/>
                  </w:rPr>
                </w:pPr>
                <w:r w:rsidDel="00000000" w:rsidR="00000000" w:rsidRPr="00000000">
                  <w:rPr>
                    <w:shd w:fill="d9d9d9" w:val="clear"/>
                    <w:rtl w:val="0"/>
                  </w:rPr>
                  <w:t xml:space="preserve">Session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 DISCONNECT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nasxg3iedd75">
                  <w:r w:rsidDel="00000000" w:rsidR="00000000" w:rsidRPr="00000000">
                    <w:rPr>
                      <w:color w:val="1155cc"/>
                      <w:u w:val="single"/>
                      <w:rtl w:val="0"/>
                    </w:rPr>
                    <w:t xml:space="preserve">section 4.1.1</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91E">
                <w:pPr>
                  <w:widowControl w:val="0"/>
                  <w:spacing w:after="0" w:before="0" w:lineRule="auto"/>
                  <w:ind w:left="0" w:right="0" w:firstLine="0"/>
                  <w:rPr>
                    <w:shd w:fill="d9d9d9" w:val="clear"/>
                  </w:rPr>
                </w:pPr>
                <w:r w:rsidDel="00000000" w:rsidR="00000000" w:rsidRPr="00000000">
                  <w:rPr>
                    <w:shd w:fill="d9d9d9" w:val="clear"/>
                    <w:rtl w:val="0"/>
                  </w:rPr>
                  <w:t xml:space="preserve">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Awake,</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6udnv5yl5cv5">
                  <w:r w:rsidDel="00000000" w:rsidR="00000000" w:rsidRPr="00000000">
                    <w:rPr>
                      <w:color w:val="1155cc"/>
                      <w:u w:val="single"/>
                      <w:rtl w:val="0"/>
                    </w:rPr>
                    <w:t xml:space="preserve">section 4.4</w:t>
                  </w:r>
                </w:hyperlink>
                <w:r w:rsidDel="00000000" w:rsidR="00000000" w:rsidRPr="00000000">
                  <w:rPr>
                    <w:rtl w:val="0"/>
                  </w:rPr>
                </w:r>
              </w:p>
            </w:tc>
          </w:tr>
        </w:tbl>
      </w:sdtContent>
    </w:sdt>
    <w:p w:rsidR="00000000" w:rsidDel="00000000" w:rsidP="00000000" w:rsidRDefault="00000000" w:rsidRPr="00000000" w14:paraId="00000925">
      <w:pPr>
        <w:spacing w:before="0" w:lineRule="auto"/>
        <w:ind w:left="0" w:firstLine="0"/>
        <w:jc w:val="center"/>
        <w:rPr/>
      </w:pPr>
      <w:r w:rsidDel="00000000" w:rsidR="00000000" w:rsidRPr="00000000">
        <w:rPr>
          <w:rtl w:val="0"/>
        </w:rPr>
        <w:t xml:space="preserve">Table ???: Gateway Timers</w:t>
      </w:r>
      <w:r w:rsidDel="00000000" w:rsidR="00000000" w:rsidRPr="00000000">
        <w:rPr>
          <w:rtl w:val="0"/>
        </w:rPr>
      </w:r>
    </w:p>
    <w:p w:rsidR="00000000" w:rsidDel="00000000" w:rsidP="00000000" w:rsidRDefault="00000000" w:rsidRPr="00000000" w14:paraId="00000926">
      <w:pPr>
        <w:pStyle w:val="Heading3"/>
        <w:keepLines w:val="1"/>
        <w:spacing w:after="64" w:before="0" w:line="259" w:lineRule="auto"/>
        <w:ind w:left="0" w:firstLine="0"/>
        <w:rPr/>
      </w:pPr>
      <w:bookmarkStart w:colFirst="0" w:colLast="0" w:name="_heading=h.gtnh0h" w:id="262"/>
      <w:bookmarkEnd w:id="262"/>
      <w:r w:rsidDel="00000000" w:rsidR="00000000" w:rsidRPr="00000000">
        <w:rPr>
          <w:rtl w:val="0"/>
        </w:rPr>
        <w:t xml:space="preserve">4.15.2 Clean start</w:t>
      </w:r>
    </w:p>
    <w:p w:rsidR="00000000" w:rsidDel="00000000" w:rsidP="00000000" w:rsidRDefault="00000000" w:rsidRPr="00000000" w14:paraId="00000927">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session state is retained for no less than the session expiration interval. The session state is persistent and valid for new (non clean start) sessions, until the client establishes a new session with the “clean start” flag set or the idle time exceeds the session expiry interval associated with the session.</w:t>
      </w:r>
    </w:p>
    <w:p w:rsidR="00000000" w:rsidDel="00000000" w:rsidP="00000000" w:rsidRDefault="00000000" w:rsidRPr="00000000" w14:paraId="00000928">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0929">
      <w:pPr>
        <w:numPr>
          <w:ilvl w:val="0"/>
          <w:numId w:val="37"/>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state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092A">
      <w:pPr>
        <w:numPr>
          <w:ilvl w:val="0"/>
          <w:numId w:val="37"/>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w:t>
      </w:r>
      <w:sdt>
        <w:sdtPr>
          <w:tag w:val="goog_rdk_319"/>
        </w:sdtPr>
        <w:sdtContent>
          <w:ins w:author="davide.lenzarini@u-blox.com" w:id="64" w:date="2024-08-08T12:41:57Z">
            <w:r w:rsidDel="00000000" w:rsidR="00000000" w:rsidRPr="00000000">
              <w:rPr>
                <w:rFonts w:ascii="Arial" w:cs="Arial" w:eastAsia="Arial" w:hAnsi="Arial"/>
                <w:rtl w:val="0"/>
              </w:rPr>
              <w:t xml:space="preserve">session state data </w:t>
            </w:r>
          </w:ins>
        </w:sdtContent>
      </w:sdt>
      <w:sdt>
        <w:sdtPr>
          <w:tag w:val="goog_rdk_320"/>
        </w:sdtPr>
        <w:sdtContent>
          <w:del w:author="davide.lenzarini@u-blox.com" w:id="64" w:date="2024-08-08T12:41:57Z">
            <w:r w:rsidDel="00000000" w:rsidR="00000000" w:rsidRPr="00000000">
              <w:rPr>
                <w:rFonts w:ascii="Arial" w:cs="Arial" w:eastAsia="Arial" w:hAnsi="Arial"/>
                <w:rtl w:val="0"/>
              </w:rPr>
              <w:delText xml:space="preserve">subscriptions </w:delText>
            </w:r>
          </w:del>
        </w:sdtContent>
      </w:sdt>
      <w:r w:rsidDel="00000000" w:rsidR="00000000" w:rsidRPr="00000000">
        <w:rPr>
          <w:rFonts w:ascii="Arial" w:cs="Arial" w:eastAsia="Arial" w:hAnsi="Arial"/>
          <w:rtl w:val="0"/>
        </w:rPr>
        <w:t xml:space="preserve">and Will data, if present, related to the client and it will return CONNACK.</w:t>
      </w:r>
    </w:p>
    <w:p w:rsidR="00000000" w:rsidDel="00000000" w:rsidP="00000000" w:rsidRDefault="00000000" w:rsidRPr="00000000" w14:paraId="0000092B">
      <w:pPr>
        <w:numPr>
          <w:ilvl w:val="0"/>
          <w:numId w:val="37"/>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w:t>
      </w:r>
      <w:sdt>
        <w:sdtPr>
          <w:tag w:val="goog_rdk_321"/>
        </w:sdtPr>
        <w:sdtContent>
          <w:ins w:author="davide.lenzarini@u-blox.com" w:id="65" w:date="2024-08-08T12:42:18Z">
            <w:r w:rsidDel="00000000" w:rsidR="00000000" w:rsidRPr="00000000">
              <w:rPr>
                <w:rFonts w:ascii="Arial" w:cs="Arial" w:eastAsia="Arial" w:hAnsi="Arial"/>
                <w:rtl w:val="0"/>
              </w:rPr>
              <w:t xml:space="preserve">session state </w:t>
            </w:r>
          </w:ins>
        </w:sdtContent>
      </w:sdt>
      <w:r w:rsidDel="00000000" w:rsidR="00000000" w:rsidRPr="00000000">
        <w:rPr>
          <w:rFonts w:ascii="Arial" w:cs="Arial" w:eastAsia="Arial" w:hAnsi="Arial"/>
          <w:rtl w:val="0"/>
        </w:rPr>
        <w:t xml:space="preserve">data and it will overwrite, if present, or add the Will data related to the client with the content of the CONNECT Will optional fields and it will return CONNACK.</w:t>
      </w:r>
    </w:p>
    <w:p w:rsidR="00000000" w:rsidDel="00000000" w:rsidP="00000000" w:rsidRDefault="00000000" w:rsidRPr="00000000" w14:paraId="0000092C">
      <w:pPr>
        <w:numPr>
          <w:ilvl w:val="0"/>
          <w:numId w:val="37"/>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w:t>
      </w:r>
      <w:sdt>
        <w:sdtPr>
          <w:tag w:val="goog_rdk_322"/>
        </w:sdtPr>
        <w:sdtContent>
          <w:ins w:author="davide.lenzarini@u-blox.com" w:id="66" w:date="2024-08-08T12:42:42Z">
            <w:r w:rsidDel="00000000" w:rsidR="00000000" w:rsidRPr="00000000">
              <w:rPr>
                <w:rFonts w:ascii="Arial" w:cs="Arial" w:eastAsia="Arial" w:hAnsi="Arial"/>
                <w:rtl w:val="0"/>
              </w:rPr>
              <w:t xml:space="preserve">session state data</w:t>
            </w:r>
          </w:ins>
        </w:sdtContent>
      </w:sdt>
      <w:sdt>
        <w:sdtPr>
          <w:tag w:val="goog_rdk_323"/>
        </w:sdtPr>
        <w:sdtContent>
          <w:del w:author="davide.lenzarini@u-blox.com" w:id="66" w:date="2024-08-08T12:42:42Z">
            <w:r w:rsidDel="00000000" w:rsidR="00000000" w:rsidRPr="00000000">
              <w:rPr>
                <w:rFonts w:ascii="Arial" w:cs="Arial" w:eastAsia="Arial" w:hAnsi="Arial"/>
                <w:rtl w:val="0"/>
              </w:rPr>
              <w:delText xml:space="preserve">subscriptions </w:delText>
            </w:r>
          </w:del>
        </w:sdtContent>
      </w:sdt>
      <w:r w:rsidDel="00000000" w:rsidR="00000000" w:rsidRPr="00000000">
        <w:rPr>
          <w:rFonts w:ascii="Arial" w:cs="Arial" w:eastAsia="Arial" w:hAnsi="Arial"/>
          <w:rtl w:val="0"/>
        </w:rPr>
        <w:t xml:space="preserve">and it will delete any Will data, if present, and it will return CONNACK.</w:t>
      </w:r>
    </w:p>
    <w:p w:rsidR="00000000" w:rsidDel="00000000" w:rsidP="00000000" w:rsidRDefault="00000000" w:rsidRPr="00000000" w14:paraId="0000092D">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092E">
      <w:pPr>
        <w:pStyle w:val="Heading3"/>
        <w:keepLines w:val="1"/>
        <w:spacing w:after="94" w:before="0" w:line="259" w:lineRule="auto"/>
        <w:ind w:left="0" w:firstLine="0"/>
        <w:rPr/>
      </w:pPr>
      <w:bookmarkStart w:colFirst="0" w:colLast="0" w:name="_heading=h.pj8yyjomhafn" w:id="263"/>
      <w:bookmarkEnd w:id="263"/>
      <w:r w:rsidDel="00000000" w:rsidR="00000000" w:rsidRPr="00000000">
        <w:rPr>
          <w:rtl w:val="0"/>
        </w:rPr>
        <w:t xml:space="preserve">4.15.3 Sleeping clients</w:t>
      </w:r>
    </w:p>
    <w:p w:rsidR="00000000" w:rsidDel="00000000" w:rsidP="00000000" w:rsidRDefault="00000000" w:rsidRPr="00000000" w14:paraId="0000092F">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0930">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w:t>
      </w:r>
      <w:sdt>
        <w:sdtPr>
          <w:tag w:val="goog_rdk_324"/>
        </w:sdtPr>
        <w:sdtContent>
          <w:commentRangeStart w:id="185"/>
        </w:sdtContent>
      </w:sdt>
      <w:r w:rsidDel="00000000" w:rsidR="00000000" w:rsidRPr="00000000">
        <w:rPr>
          <w:rFonts w:ascii="Arial" w:cs="Arial" w:eastAsia="Arial" w:hAnsi="Arial"/>
          <w:rtl w:val="0"/>
        </w:rPr>
        <w:t xml:space="preserve">The 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w:t>
      </w:r>
      <w:commentRangeEnd w:id="185"/>
      <w:r w:rsidDel="00000000" w:rsidR="00000000" w:rsidRPr="00000000">
        <w:commentReference w:id="185"/>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gateway with the indicated sleep session expiry interval. If the gateway does not receive any packet from the client for a period longer than the sleep session expiry interval,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w:t>
      </w:r>
      <w:sdt>
        <w:sdtPr>
          <w:tag w:val="goog_rdk_325"/>
        </w:sdtPr>
        <w:sdtContent>
          <w:commentRangeStart w:id="186"/>
        </w:sdtContent>
      </w:sdt>
      <w:r w:rsidDel="00000000" w:rsidR="00000000" w:rsidRPr="00000000">
        <w:rPr>
          <w:rFonts w:ascii="Arial" w:cs="Arial" w:eastAsia="Arial" w:hAnsi="Arial"/>
          <w:rtl w:val="0"/>
        </w:rPr>
        <w:t xml:space="preserve">activates for example the Will feature</w:t>
      </w:r>
      <w:commentRangeEnd w:id="186"/>
      <w:r w:rsidDel="00000000" w:rsidR="00000000" w:rsidRPr="00000000">
        <w:commentReference w:id="186"/>
      </w:r>
      <w:r w:rsidDel="00000000" w:rsidR="00000000" w:rsidRPr="00000000">
        <w:rPr>
          <w:rFonts w:ascii="Arial" w:cs="Arial" w:eastAsia="Arial" w:hAnsi="Arial"/>
          <w:rtl w:val="0"/>
        </w:rPr>
        <w:t xml:space="preserve">. </w:t>
      </w:r>
    </w:p>
    <w:p w:rsidR="00000000" w:rsidDel="00000000" w:rsidP="00000000" w:rsidRDefault="00000000" w:rsidRPr="00000000" w14:paraId="00000931">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932">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33">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0934">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093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326"/>
        </w:sdtPr>
        <w:sdtContent>
          <w:commentRangeStart w:id="187"/>
        </w:sdtContent>
      </w:sdt>
      <w:r w:rsidDel="00000000" w:rsidR="00000000" w:rsidRPr="00000000">
        <w:rPr>
          <w:rFonts w:ascii="Arial" w:cs="Arial" w:eastAsia="Arial" w:hAnsi="Arial"/>
          <w:color w:val="000000"/>
          <w:rtl w:val="0"/>
        </w:rPr>
        <w:t xml:space="preserve">the gateway detects a timeout in the delivery,</w:t>
      </w:r>
      <w:commentRangeEnd w:id="187"/>
      <w:r w:rsidDel="00000000" w:rsidR="00000000" w:rsidRPr="00000000">
        <w:commentReference w:id="187"/>
      </w:r>
      <w:sdt>
        <w:sdtPr>
          <w:tag w:val="goog_rdk_327"/>
        </w:sdtPr>
        <w:sdtContent>
          <w:commentRangeStart w:id="188"/>
        </w:sdtContent>
      </w:sdt>
      <w:r w:rsidDel="00000000" w:rsidR="00000000" w:rsidRPr="00000000">
        <w:rPr>
          <w:rFonts w:ascii="Arial" w:cs="Arial" w:eastAsia="Arial" w:hAnsi="Arial"/>
          <w:color w:val="000000"/>
          <w:rtl w:val="0"/>
        </w:rPr>
        <w:t xml:space="preserve"> it should transition the client state to LOST and a DISCONNECT packet with error sent to the device.</w:t>
      </w:r>
      <w:commentRangeEnd w:id="188"/>
      <w:r w:rsidDel="00000000" w:rsidR="00000000" w:rsidRPr="00000000">
        <w:commentReference w:id="188"/>
      </w:r>
      <w:r w:rsidDel="00000000" w:rsidR="00000000" w:rsidRPr="00000000">
        <w:rPr>
          <w:rtl w:val="0"/>
        </w:rPr>
      </w:r>
    </w:p>
    <w:p w:rsidR="00000000" w:rsidDel="00000000" w:rsidP="00000000" w:rsidRDefault="00000000" w:rsidRPr="00000000" w14:paraId="00000936">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0937">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gateway, the client uses the retransmission procedure of </w:t>
      </w:r>
      <w:hyperlink w:anchor="_heading=h.6udnv5yl5cv5">
        <w:r w:rsidDel="00000000" w:rsidR="00000000" w:rsidRPr="00000000">
          <w:rPr>
            <w:rFonts w:ascii="Arial" w:cs="Arial" w:eastAsia="Arial" w:hAnsi="Arial"/>
            <w:color w:val="1155cc"/>
            <w:u w:val="single"/>
            <w:rtl w:val="0"/>
          </w:rPr>
          <w:t xml:space="preserve">section 4.4</w:t>
        </w:r>
      </w:hyperlink>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r w:rsidDel="00000000" w:rsidR="00000000" w:rsidRPr="00000000">
        <w:rPr>
          <w:rFonts w:ascii="Arial" w:cs="Arial" w:eastAsia="Arial" w:hAnsi="Arial"/>
          <w:color w:val="000000"/>
          <w:vertAlign w:val="subscript"/>
          <w:rtl w:val="0"/>
        </w:rPr>
        <w:t xml:space="preserve">retry</w:t>
      </w:r>
      <w:r w:rsidDel="00000000" w:rsidR="00000000" w:rsidRPr="00000000">
        <w:rPr>
          <w:rFonts w:ascii="Arial" w:cs="Arial" w:eastAsia="Arial" w:hAnsi="Arial"/>
          <w:color w:val="000000"/>
          <w:rtl w:val="0"/>
        </w:rPr>
        <w:t xml:space="preserve"> when it </w:t>
      </w:r>
      <w:sdt>
        <w:sdtPr>
          <w:tag w:val="goog_rdk_328"/>
        </w:sdtPr>
        <w:sdtContent>
          <w:commentRangeStart w:id="189"/>
        </w:sdtContent>
      </w:sdt>
      <w:r w:rsidDel="00000000" w:rsidR="00000000" w:rsidRPr="00000000">
        <w:rPr>
          <w:rFonts w:ascii="Arial" w:cs="Arial" w:eastAsia="Arial" w:hAnsi="Arial"/>
          <w:color w:val="000000"/>
          <w:rtl w:val="0"/>
        </w:rPr>
        <w:t xml:space="preserve">receives </w:t>
      </w:r>
      <w:commentRangeEnd w:id="189"/>
      <w:r w:rsidDel="00000000" w:rsidR="00000000" w:rsidRPr="00000000">
        <w:commentReference w:id="189"/>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329"/>
        </w:sdtPr>
        <w:sdtContent>
          <w:commentRangeStart w:id="190"/>
        </w:sdtContent>
      </w:sdt>
      <w:r w:rsidDel="00000000" w:rsidR="00000000" w:rsidRPr="00000000">
        <w:rPr>
          <w:rFonts w:ascii="Arial" w:cs="Arial" w:eastAsia="Arial" w:hAnsi="Arial"/>
          <w:color w:val="000000"/>
          <w:rtl w:val="0"/>
        </w:rPr>
        <w:t xml:space="preserve">PINGRESP</w:t>
      </w:r>
      <w:commentRangeEnd w:id="190"/>
      <w:r w:rsidDel="00000000" w:rsidR="00000000" w:rsidRPr="00000000">
        <w:commentReference w:id="190"/>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r w:rsidDel="00000000" w:rsidR="00000000" w:rsidRPr="00000000">
        <w:rPr>
          <w:rFonts w:ascii="Arial" w:cs="Arial" w:eastAsia="Arial" w:hAnsi="Arial"/>
          <w:color w:val="000000"/>
          <w:vertAlign w:val="subscript"/>
          <w:rtl w:val="0"/>
        </w:rPr>
        <w:t xml:space="preserve">retry</w:t>
      </w:r>
      <w:r w:rsidDel="00000000" w:rsidR="00000000" w:rsidRPr="00000000">
        <w:rPr>
          <w:rFonts w:ascii="Arial" w:cs="Arial" w:eastAsia="Arial" w:hAnsi="Arial"/>
          <w:color w:val="000000"/>
          <w:rtl w:val="0"/>
        </w:rPr>
        <w:t xml:space="preserve"> restarted when timer T</w:t>
      </w:r>
      <w:r w:rsidDel="00000000" w:rsidR="00000000" w:rsidRPr="00000000">
        <w:rPr>
          <w:rFonts w:ascii="Arial" w:cs="Arial" w:eastAsia="Arial" w:hAnsi="Arial"/>
          <w:color w:val="000000"/>
          <w:vertAlign w:val="subscript"/>
          <w:rtl w:val="0"/>
        </w:rPr>
        <w:t xml:space="preserve">retry</w:t>
      </w:r>
      <w:r w:rsidDel="00000000" w:rsidR="00000000" w:rsidRPr="00000000">
        <w:rPr>
          <w:rFonts w:ascii="Arial" w:cs="Arial" w:eastAsia="Arial" w:hAnsi="Arial"/>
          <w:color w:val="000000"/>
          <w:rtl w:val="0"/>
        </w:rPr>
        <w:t xml:space="preserve"> 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38">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939">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093A">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093B">
      <w:pPr>
        <w:rPr>
          <w:rFonts w:ascii="Arial" w:cs="Arial" w:eastAsia="Arial" w:hAnsi="Arial"/>
          <w:color w:val="000000"/>
        </w:rPr>
      </w:pPr>
      <w:sdt>
        <w:sdtPr>
          <w:tag w:val="goog_rdk_330"/>
        </w:sdtPr>
        <w:sdtContent>
          <w:commentRangeStart w:id="191"/>
        </w:sdtContent>
      </w:sdt>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331"/>
        </w:sdtPr>
        <w:sdtContent>
          <w:commentRangeStart w:id="192"/>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192"/>
      <w:r w:rsidDel="00000000" w:rsidR="00000000" w:rsidRPr="00000000">
        <w:commentReference w:id="192"/>
      </w:r>
      <w:r w:rsidDel="00000000" w:rsidR="00000000" w:rsidRPr="00000000">
        <w:rPr>
          <w:rFonts w:ascii="Arial" w:cs="Arial" w:eastAsia="Arial" w:hAnsi="Arial"/>
          <w:color w:val="000000"/>
          <w:highlight w:val="yellow"/>
          <w:rtl w:val="0"/>
        </w:rPr>
        <w:t xml:space="preserve">.</w:t>
      </w:r>
      <w:sdt>
        <w:sdtPr>
          <w:tag w:val="goog_rdk_332"/>
        </w:sdtPr>
        <w:sdtContent>
          <w:commentRangeStart w:id="193"/>
        </w:sdtContent>
      </w:sdt>
      <w:r w:rsidDel="00000000" w:rsidR="00000000" w:rsidRPr="00000000">
        <w:rPr>
          <w:rFonts w:ascii="Arial" w:cs="Arial" w:eastAsia="Arial" w:hAnsi="Arial"/>
          <w:color w:val="000000"/>
          <w:highlight w:val="yellow"/>
          <w:rtl w:val="0"/>
        </w:rPr>
        <w:t xml:space="preserve"> </w:t>
      </w:r>
      <w:commentRangeEnd w:id="191"/>
      <w:r w:rsidDel="00000000" w:rsidR="00000000" w:rsidRPr="00000000">
        <w:commentReference w:id="191"/>
      </w:r>
      <w:sdt>
        <w:sdtPr>
          <w:tag w:val="goog_rdk_333"/>
        </w:sdtPr>
        <w:sdtContent>
          <w:commentRangeStart w:id="194"/>
        </w:sdtContent>
      </w:sdt>
      <w:sdt>
        <w:sdtPr>
          <w:tag w:val="goog_rdk_334"/>
        </w:sdtPr>
        <w:sdtContent>
          <w:commentRangeStart w:id="195"/>
        </w:sdtContent>
      </w:sdt>
      <w:sdt>
        <w:sdtPr>
          <w:tag w:val="goog_rdk_335"/>
        </w:sdtPr>
        <w:sdtContent>
          <w:commentRangeStart w:id="196"/>
        </w:sdtContent>
      </w:sdt>
      <w:sdt>
        <w:sdtPr>
          <w:tag w:val="goog_rdk_336"/>
        </w:sdtPr>
        <w:sdtContent>
          <w:commentRangeStart w:id="197"/>
        </w:sdtContent>
      </w:sdt>
      <w:sdt>
        <w:sdtPr>
          <w:tag w:val="goog_rdk_337"/>
        </w:sdtPr>
        <w:sdtContent>
          <w:commentRangeStart w:id="198"/>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195"/>
      <w:r w:rsidDel="00000000" w:rsidR="00000000" w:rsidRPr="00000000">
        <w:commentReference w:id="195"/>
      </w:r>
      <w:commentRangeEnd w:id="196"/>
      <w:r w:rsidDel="00000000" w:rsidR="00000000" w:rsidRPr="00000000">
        <w:commentReference w:id="196"/>
      </w:r>
      <w:commentRangeEnd w:id="197"/>
      <w:r w:rsidDel="00000000" w:rsidR="00000000" w:rsidRPr="00000000">
        <w:commentReference w:id="197"/>
      </w:r>
      <w:commentRangeEnd w:id="198"/>
      <w:r w:rsidDel="00000000" w:rsidR="00000000" w:rsidRPr="00000000">
        <w:commentReference w:id="198"/>
      </w:r>
      <w:r w:rsidDel="00000000" w:rsidR="00000000" w:rsidRPr="00000000">
        <w:rPr>
          <w:rFonts w:ascii="Arial" w:cs="Arial" w:eastAsia="Arial" w:hAnsi="Arial"/>
          <w:color w:val="000000"/>
          <w:highlight w:val="yellow"/>
          <w:rtl w:val="0"/>
        </w:rPr>
        <w:t xml:space="preserve">.</w:t>
      </w:r>
      <w:commentRangeEnd w:id="194"/>
      <w:r w:rsidDel="00000000" w:rsidR="00000000" w:rsidRPr="00000000">
        <w:commentReference w:id="194"/>
      </w:r>
      <w:r w:rsidDel="00000000" w:rsidR="00000000" w:rsidRPr="00000000">
        <w:rPr>
          <w:rFonts w:ascii="Arial" w:cs="Arial" w:eastAsia="Arial" w:hAnsi="Arial"/>
          <w:color w:val="000000"/>
          <w:rtl w:val="0"/>
        </w:rPr>
        <w:t xml:space="preserve"> </w:t>
      </w:r>
      <w:commentRangeEnd w:id="193"/>
      <w:r w:rsidDel="00000000" w:rsidR="00000000" w:rsidRPr="00000000">
        <w:commentReference w:id="193"/>
      </w:r>
      <w:r w:rsidDel="00000000" w:rsidR="00000000" w:rsidRPr="00000000">
        <w:rPr>
          <w:rtl w:val="0"/>
        </w:rPr>
      </w:r>
    </w:p>
    <w:p w:rsidR="00000000" w:rsidDel="00000000" w:rsidP="00000000" w:rsidRDefault="00000000" w:rsidRPr="00000000" w14:paraId="0000093C">
      <w:pPr>
        <w:rPr>
          <w:rFonts w:ascii="Arial" w:cs="Arial" w:eastAsia="Arial" w:hAnsi="Arial"/>
          <w:color w:val="000000"/>
        </w:rPr>
      </w:pPr>
      <w:r w:rsidDel="00000000" w:rsidR="00000000" w:rsidRPr="00000000">
        <w:rPr>
          <w:rtl w:val="0"/>
        </w:rPr>
      </w:r>
    </w:p>
    <w:p w:rsidR="00000000" w:rsidDel="00000000" w:rsidP="00000000" w:rsidRDefault="00000000" w:rsidRPr="00000000" w14:paraId="0000093D">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93E">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093F">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29" name="image1.png"/>
            <a:graphic>
              <a:graphicData uri="http://schemas.openxmlformats.org/drawingml/2006/picture">
                <pic:pic>
                  <pic:nvPicPr>
                    <pic:cNvPr id="0" name="image1.png"/>
                    <pic:cNvPicPr preferRelativeResize="0"/>
                  </pic:nvPicPr>
                  <pic:blipFill>
                    <a:blip r:embed="rId111"/>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0940">
      <w:pPr>
        <w:spacing w:after="9" w:lineRule="auto"/>
        <w:ind w:right="930" w:firstLine="284"/>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338"/>
        </w:sdtPr>
        <w:sdtContent>
          <w:commentRangeStart w:id="199"/>
        </w:sdtContent>
      </w:sdt>
      <w:r w:rsidDel="00000000" w:rsidR="00000000" w:rsidRPr="00000000">
        <w:rPr>
          <w:rFonts w:ascii="Arial" w:cs="Arial" w:eastAsia="Arial" w:hAnsi="Arial"/>
          <w:rtl w:val="0"/>
        </w:rPr>
        <w:t xml:space="preserve">Awake ping packet flush</w:t>
      </w:r>
      <w:commentRangeEnd w:id="199"/>
      <w:r w:rsidDel="00000000" w:rsidR="00000000" w:rsidRPr="00000000">
        <w:commentReference w:id="199"/>
      </w:r>
      <w:r w:rsidDel="00000000" w:rsidR="00000000" w:rsidRPr="00000000">
        <w:rPr>
          <w:rtl w:val="0"/>
        </w:rPr>
      </w:r>
    </w:p>
    <w:p w:rsidR="00000000" w:rsidDel="00000000" w:rsidP="00000000" w:rsidRDefault="00000000" w:rsidRPr="00000000" w14:paraId="00000941">
      <w:pPr>
        <w:pStyle w:val="Heading3"/>
        <w:keepLines w:val="1"/>
        <w:spacing w:after="64" w:before="0" w:line="259" w:lineRule="auto"/>
        <w:ind w:left="0" w:firstLine="0"/>
        <w:rPr/>
      </w:pPr>
      <w:bookmarkStart w:colFirst="0" w:colLast="0" w:name="_heading=h.4ddeoix" w:id="264"/>
      <w:bookmarkEnd w:id="264"/>
      <w:r w:rsidDel="00000000" w:rsidR="00000000" w:rsidRPr="00000000">
        <w:rPr>
          <w:rtl w:val="0"/>
        </w:rPr>
        <w:t xml:space="preserve">4.15.4 Keep Alive</w:t>
      </w:r>
    </w:p>
    <w:p w:rsidR="00000000" w:rsidDel="00000000" w:rsidP="00000000" w:rsidRDefault="00000000" w:rsidRPr="00000000" w14:paraId="00000942">
      <w:pPr>
        <w:spacing w:after="0" w:lineRule="auto"/>
        <w:ind w:left="-5"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at least one packet within each Keep Alive time period. If no other packet is sent within this time, the Client should send a PINGREQ, which the gateway acknowledges with a PINGRESP. </w:t>
      </w:r>
    </w:p>
    <w:p w:rsidR="00000000" w:rsidDel="00000000" w:rsidP="00000000" w:rsidRDefault="00000000" w:rsidRPr="00000000" w14:paraId="00000943">
      <w:pPr>
        <w:spacing w:after="0" w:lineRule="auto"/>
        <w:ind w:left="-5" w:firstLine="0"/>
        <w:rPr>
          <w:rFonts w:ascii="Arial" w:cs="Arial" w:eastAsia="Arial" w:hAnsi="Arial"/>
        </w:rPr>
      </w:pPr>
      <w:r w:rsidDel="00000000" w:rsidR="00000000" w:rsidRPr="00000000">
        <w:rPr>
          <w:rFonts w:ascii="Arial" w:cs="Arial" w:eastAsia="Arial" w:hAnsi="Arial"/>
          <w:rtl w:val="0"/>
        </w:rPr>
        <w:t xml:space="preserve">Unlike MQTT, the MQTT-SN Keep Alive timeout can not be turned off (by setting a value of 0). This is because there is no other indication in MQTT-SN of a connection failure, as there is in MQTT with the underlying TCP/IP connection.</w:t>
      </w:r>
    </w:p>
    <w:p w:rsidR="00000000" w:rsidDel="00000000" w:rsidP="00000000" w:rsidRDefault="00000000" w:rsidRPr="00000000" w14:paraId="00000944">
      <w:pPr>
        <w:spacing w:after="0" w:lineRule="auto"/>
        <w:rPr>
          <w:rFonts w:ascii="Arial" w:cs="Arial" w:eastAsia="Arial" w:hAnsi="Arial"/>
        </w:rPr>
      </w:pPr>
      <w:r w:rsidDel="00000000" w:rsidR="00000000" w:rsidRPr="00000000">
        <w:rPr>
          <w:rFonts w:ascii="Arial" w:cs="Arial" w:eastAsia="Arial" w:hAnsi="Arial"/>
          <w:rtl w:val="0"/>
        </w:rPr>
        <w:t xml:space="preserve">A client answers with a PINGRESP packet when it receives a PINGREQ packet from the Gateway to which it is Virtually Connected. </w:t>
      </w:r>
      <w:r w:rsidDel="00000000" w:rsidR="00000000" w:rsidRPr="00000000">
        <w:rPr>
          <w:rFonts w:ascii="Arial" w:cs="Arial" w:eastAsia="Arial" w:hAnsi="Arial"/>
          <w:rtl w:val="0"/>
        </w:rPr>
        <w:t xml:space="preserve">Otherwise, the received PINGREQ packet is ignored.</w:t>
      </w:r>
      <w:r w:rsidDel="00000000" w:rsidR="00000000" w:rsidRPr="00000000">
        <w:rPr>
          <w:rtl w:val="0"/>
        </w:rPr>
      </w:r>
    </w:p>
    <w:p w:rsidR="00000000" w:rsidDel="00000000" w:rsidP="00000000" w:rsidRDefault="00000000" w:rsidRPr="00000000" w14:paraId="00000945">
      <w:pPr>
        <w:spacing w:after="200" w:lineRule="auto"/>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might try to connect to another Gateway before trying to reconnect to this Gateway. Note that because the client Keep Alive timers are not synchronized with each other, in case of a Gateway failure there is a low risk of a storm of CONNECT packets sent almost at the same time by all affected clients towards a new Gateway.</w:t>
      </w:r>
    </w:p>
    <w:p w:rsidR="00000000" w:rsidDel="00000000" w:rsidP="00000000" w:rsidRDefault="00000000" w:rsidRPr="00000000" w14:paraId="00000946">
      <w:pPr>
        <w:spacing w:after="200" w:before="0" w:lineRule="auto"/>
        <w:ind w:left="0" w:firstLine="0"/>
        <w:rPr>
          <w:rFonts w:ascii="Arial" w:cs="Arial" w:eastAsia="Arial" w:hAnsi="Arial"/>
        </w:rPr>
      </w:pPr>
      <w:r w:rsidDel="00000000" w:rsidR="00000000" w:rsidRPr="00000000">
        <w:rPr>
          <w:rFonts w:ascii="Arial" w:cs="Arial" w:eastAsia="Arial" w:hAnsi="Arial"/>
          <w:rtl w:val="0"/>
        </w:rPr>
        <w:t xml:space="preserve">See also </w:t>
      </w:r>
      <w:hyperlink w:anchor="_heading=h.4h042r0">
        <w:r w:rsidDel="00000000" w:rsidR="00000000" w:rsidRPr="00000000">
          <w:rPr>
            <w:rFonts w:ascii="Arial" w:cs="Arial" w:eastAsia="Arial" w:hAnsi="Arial"/>
            <w:color w:val="1155cc"/>
            <w:u w:val="single"/>
            <w:rtl w:val="0"/>
          </w:rPr>
          <w:t xml:space="preserve">section 3.4.5</w:t>
        </w:r>
      </w:hyperlink>
      <w:r w:rsidDel="00000000" w:rsidR="00000000" w:rsidRPr="00000000">
        <w:rPr>
          <w:rFonts w:ascii="Arial" w:cs="Arial" w:eastAsia="Arial" w:hAnsi="Arial"/>
          <w:rtl w:val="0"/>
        </w:rPr>
        <w:t xml:space="preserve">.</w:t>
      </w:r>
    </w:p>
    <w:p w:rsidR="00000000" w:rsidDel="00000000" w:rsidP="00000000" w:rsidRDefault="00000000" w:rsidRPr="00000000" w14:paraId="00000947">
      <w:pPr>
        <w:pStyle w:val="Heading3"/>
        <w:keepLines w:val="1"/>
        <w:spacing w:after="64" w:before="0" w:line="259" w:lineRule="auto"/>
        <w:ind w:left="0" w:firstLine="0"/>
        <w:rPr/>
      </w:pPr>
      <w:bookmarkStart w:colFirst="0" w:colLast="0" w:name="_heading=h.2sioyqq" w:id="265"/>
      <w:bookmarkEnd w:id="265"/>
      <w:r w:rsidDel="00000000" w:rsidR="00000000" w:rsidRPr="00000000">
        <w:rPr>
          <w:rtl w:val="0"/>
        </w:rPr>
        <w:t xml:space="preserve">4.15.5 Client Disconnect</w:t>
      </w:r>
    </w:p>
    <w:p w:rsidR="00000000" w:rsidDel="00000000" w:rsidP="00000000" w:rsidRDefault="00000000" w:rsidRPr="00000000" w14:paraId="00000948">
      <w:pPr>
        <w:spacing w:after="0" w:lineRule="auto"/>
        <w:ind w:left="-5"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create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creates a new Virtual Connection with the CleanStart flag set.</w:t>
      </w:r>
      <w:r w:rsidDel="00000000" w:rsidR="00000000" w:rsidRPr="00000000">
        <w:rPr>
          <w:rtl w:val="0"/>
        </w:rPr>
      </w:r>
    </w:p>
    <w:p w:rsidR="00000000" w:rsidDel="00000000" w:rsidP="00000000" w:rsidRDefault="00000000" w:rsidRPr="00000000" w14:paraId="00000949">
      <w:pPr>
        <w:rPr>
          <w:rFonts w:ascii="Arial" w:cs="Arial" w:eastAsia="Arial" w:hAnsi="Arial"/>
        </w:rPr>
      </w:pPr>
      <w:r w:rsidDel="00000000" w:rsidR="00000000" w:rsidRPr="00000000">
        <w:rPr>
          <w:rFonts w:ascii="Arial" w:cs="Arial" w:eastAsia="Arial" w:hAnsi="Arial"/>
          <w:rtl w:val="0"/>
        </w:rPr>
        <w:t xml:space="preserve">A client may receive an unsolicited DISCONNECT sent by the gateway. This may happen for example when the gateway, due to an error, cannot identify the client to which a received packet belongs. Upon receiving such a DISCONNECT packet a client should try to create another Virtual Connection by sending a CONNECT packet to the gateway.</w:t>
      </w:r>
    </w:p>
    <w:p w:rsidR="00000000" w:rsidDel="00000000" w:rsidP="00000000" w:rsidRDefault="00000000" w:rsidRPr="00000000" w14:paraId="0000094A">
      <w:pPr>
        <w:pStyle w:val="Heading2"/>
        <w:keepLines w:val="1"/>
        <w:spacing w:after="64" w:before="0" w:line="259" w:lineRule="auto"/>
        <w:ind w:left="0" w:firstLine="0"/>
        <w:rPr>
          <w:rFonts w:ascii="Arial" w:cs="Arial" w:eastAsia="Arial" w:hAnsi="Arial"/>
        </w:rPr>
      </w:pPr>
      <w:bookmarkStart w:colFirst="0" w:colLast="0" w:name="_heading=h.1fyl9w3" w:id="266"/>
      <w:bookmarkEnd w:id="266"/>
      <w:r w:rsidDel="00000000" w:rsidR="00000000" w:rsidRPr="00000000">
        <w:rPr>
          <w:rFonts w:ascii="Arial" w:cs="Arial" w:eastAsia="Arial" w:hAnsi="Arial"/>
          <w:rtl w:val="0"/>
        </w:rPr>
        <w:t xml:space="preserve">4.16 Topic Aliases</w:t>
      </w:r>
    </w:p>
    <w:p w:rsidR="00000000" w:rsidDel="00000000" w:rsidP="00000000" w:rsidRDefault="00000000" w:rsidRPr="00000000" w14:paraId="0000094B">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094C">
      <w:pPr>
        <w:pStyle w:val="Heading3"/>
        <w:ind w:left="0" w:firstLine="0"/>
        <w:rPr/>
      </w:pPr>
      <w:bookmarkStart w:colFirst="0" w:colLast="0" w:name="_heading=h.9in506fc1wsl" w:id="267"/>
      <w:bookmarkEnd w:id="267"/>
      <w:r w:rsidDel="00000000" w:rsidR="00000000" w:rsidRPr="00000000">
        <w:rPr>
          <w:rtl w:val="0"/>
        </w:rPr>
        <w:t xml:space="preserve">4.16.1 Topic Registration</w:t>
      </w:r>
    </w:p>
    <w:p w:rsidR="00000000" w:rsidDel="00000000" w:rsidP="00000000" w:rsidRDefault="00000000" w:rsidRPr="00000000" w14:paraId="0000094D">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094E">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094F">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w:t>
      </w:r>
      <w:r w:rsidDel="00000000" w:rsidR="00000000" w:rsidRPr="00000000">
        <w:rPr>
          <w:rFonts w:ascii="Arial" w:cs="Arial" w:eastAsia="Arial" w:hAnsi="Arial"/>
          <w:rtl w:val="0"/>
        </w:rPr>
        <w:t xml:space="preserve"> it is an error case</w:t>
      </w:r>
      <w:sdt>
        <w:sdtPr>
          <w:tag w:val="goog_rdk_339"/>
        </w:sdtPr>
        <w:sdtContent>
          <w:del w:author="davide.lenzarini@u-blox.com" w:id="67" w:date="2024-08-08T12:51:41Z">
            <w:r w:rsidDel="00000000" w:rsidR="00000000" w:rsidRPr="00000000">
              <w:rPr>
                <w:rFonts w:ascii="Arial" w:cs="Arial" w:eastAsia="Arial" w:hAnsi="Arial"/>
                <w:rtl w:val="0"/>
              </w:rPr>
              <w:delText xml:space="preserve">, </w:delText>
            </w:r>
          </w:del>
          <w:sdt>
            <w:sdtPr>
              <w:tag w:val="goog_rdk_340"/>
            </w:sdtPr>
            <w:sdtContent>
              <w:commentRangeStart w:id="200"/>
            </w:sdtContent>
          </w:sdt>
          <w:del w:author="davide.lenzarini@u-blox.com" w:id="67" w:date="2024-08-08T12:51:41Z">
            <w:sdt>
              <w:sdtPr>
                <w:tag w:val="goog_rdk_341"/>
              </w:sdtPr>
              <w:sdtContent>
                <w:commentRangeStart w:id="201"/>
              </w:sdtContent>
            </w:sdt>
            <w:sdt>
              <w:sdtPr>
                <w:tag w:val="goog_rdk_342"/>
              </w:sdtPr>
              <w:sdtContent>
                <w:commentRangeStart w:id="202"/>
              </w:sdtContent>
            </w:sdt>
            <w:r w:rsidDel="00000000" w:rsidR="00000000" w:rsidRPr="00000000">
              <w:rPr>
                <w:rFonts w:ascii="Arial" w:cs="Arial" w:eastAsia="Arial" w:hAnsi="Arial"/>
                <w:rtl w:val="0"/>
              </w:rPr>
              <w:delText xml:space="preserve">but one which should not be terminal to the session since gateway updates could lead to this scenario</w:delText>
            </w:r>
          </w:del>
        </w:sdtContent>
      </w:sdt>
      <w:r w:rsidDel="00000000" w:rsidR="00000000" w:rsidRPr="00000000">
        <w:rPr>
          <w:rFonts w:ascii="Arial" w:cs="Arial" w:eastAsia="Arial" w:hAnsi="Arial"/>
          <w:rtl w:val="0"/>
        </w:rPr>
        <w:t xml:space="preserve">.</w:t>
      </w:r>
      <w:commentRangeEnd w:id="200"/>
      <w:r w:rsidDel="00000000" w:rsidR="00000000" w:rsidRPr="00000000">
        <w:commentReference w:id="200"/>
      </w:r>
      <w:commentRangeEnd w:id="201"/>
      <w:r w:rsidDel="00000000" w:rsidR="00000000" w:rsidRPr="00000000">
        <w:commentReference w:id="201"/>
      </w:r>
      <w:commentRangeEnd w:id="202"/>
      <w:r w:rsidDel="00000000" w:rsidR="00000000" w:rsidRPr="00000000">
        <w:commentReference w:id="202"/>
      </w:r>
      <w:r w:rsidDel="00000000" w:rsidR="00000000" w:rsidRPr="00000000">
        <w:rPr>
          <w:rFonts w:ascii="Arial" w:cs="Arial" w:eastAsia="Arial" w:hAnsi="Arial"/>
          <w:rtl w:val="0"/>
        </w:rPr>
        <w:t xml:space="preserve"> The gateway will specify </w:t>
      </w:r>
      <w:sdt>
        <w:sdtPr>
          <w:tag w:val="goog_rdk_343"/>
        </w:sdtPr>
        <w:sdtContent>
          <w:ins w:author="davide.lenzarini@u-blox.com" w:id="68" w:date="2024-08-08T12:54:35Z">
            <w:r w:rsidDel="00000000" w:rsidR="00000000" w:rsidRPr="00000000">
              <w:rPr>
                <w:rFonts w:ascii="Arial" w:cs="Arial" w:eastAsia="Arial" w:hAnsi="Arial"/>
                <w:rtl w:val="0"/>
              </w:rPr>
              <w:t xml:space="preserve">in the REGACK </w:t>
            </w:r>
          </w:ins>
        </w:sdtContent>
      </w:sdt>
      <w:r w:rsidDel="00000000" w:rsidR="00000000" w:rsidRPr="00000000">
        <w:rPr>
          <w:rFonts w:ascii="Arial" w:cs="Arial" w:eastAsia="Arial" w:hAnsi="Arial"/>
          <w:rtl w:val="0"/>
        </w:rPr>
        <w:t xml:space="preserve">its topic alias type to be predefined and set the topic alias value to match that </w:t>
      </w:r>
      <w:sdt>
        <w:sdtPr>
          <w:tag w:val="goog_rdk_344"/>
        </w:sdtPr>
        <w:sdtContent>
          <w:ins w:author="davide.lenzarini@u-blox.com" w:id="69" w:date="2024-08-08T12:55:18Z">
            <w:r w:rsidDel="00000000" w:rsidR="00000000" w:rsidRPr="00000000">
              <w:rPr>
                <w:rFonts w:ascii="Arial" w:cs="Arial" w:eastAsia="Arial" w:hAnsi="Arial"/>
                <w:rtl w:val="0"/>
              </w:rPr>
              <w:t xml:space="preserve">pre</w:t>
            </w:r>
          </w:ins>
        </w:sdtContent>
      </w:sdt>
      <w:r w:rsidDel="00000000" w:rsidR="00000000" w:rsidRPr="00000000">
        <w:rPr>
          <w:rFonts w:ascii="Arial" w:cs="Arial" w:eastAsia="Arial" w:hAnsi="Arial"/>
          <w:rtl w:val="0"/>
        </w:rPr>
        <w:t xml:space="preserve">defined on the gateway</w:t>
      </w:r>
      <w:sdt>
        <w:sdtPr>
          <w:tag w:val="goog_rdk_345"/>
        </w:sdtPr>
        <w:sdtContent>
          <w:del w:author="davide.lenzarini@u-blox.com" w:id="70" w:date="2024-08-08T12:54:33Z">
            <w:r w:rsidDel="00000000" w:rsidR="00000000" w:rsidRPr="00000000">
              <w:rPr>
                <w:rFonts w:ascii="Arial" w:cs="Arial" w:eastAsia="Arial" w:hAnsi="Arial"/>
                <w:rtl w:val="0"/>
              </w:rPr>
              <w:delText xml:space="preserve"> in the REGACK</w:delText>
            </w:r>
          </w:del>
        </w:sdtContent>
      </w:sdt>
      <w:r w:rsidDel="00000000" w:rsidR="00000000" w:rsidRPr="00000000">
        <w:rPr>
          <w:rFonts w:ascii="Arial" w:cs="Arial" w:eastAsia="Arial" w:hAnsi="Arial"/>
          <w:rtl w:val="0"/>
        </w:rPr>
        <w:t xml:space="preserve">, </w:t>
      </w:r>
      <w:sdt>
        <w:sdtPr>
          <w:tag w:val="goog_rdk_346"/>
        </w:sdtPr>
        <w:sdtContent>
          <w:commentRangeStart w:id="203"/>
        </w:sdtContent>
      </w:sdt>
      <w:r w:rsidDel="00000000" w:rsidR="00000000" w:rsidRPr="00000000">
        <w:rPr>
          <w:rFonts w:ascii="Arial" w:cs="Arial" w:eastAsia="Arial" w:hAnsi="Arial"/>
          <w:rtl w:val="0"/>
        </w:rPr>
        <w:t xml:space="preserve">it will also set a reason code on the REGACK to indicate the issue</w:t>
      </w:r>
      <w:commentRangeEnd w:id="203"/>
      <w:r w:rsidDel="00000000" w:rsidR="00000000" w:rsidRPr="00000000">
        <w:commentReference w:id="203"/>
      </w:r>
      <w:r w:rsidDel="00000000" w:rsidR="00000000" w:rsidRPr="00000000">
        <w:rPr>
          <w:rFonts w:ascii="Arial" w:cs="Arial" w:eastAsia="Arial" w:hAnsi="Arial"/>
          <w:rtl w:val="0"/>
        </w:rPr>
        <w:t xml:space="preserve">. The client can then choose to update its registry of predefined topic aliases if it so wishes. </w:t>
      </w:r>
    </w:p>
    <w:p w:rsidR="00000000" w:rsidDel="00000000" w:rsidP="00000000" w:rsidRDefault="00000000" w:rsidRPr="00000000" w14:paraId="00000950">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w:t>
      </w:r>
      <w:sdt>
        <w:sdtPr>
          <w:tag w:val="goog_rdk_347"/>
        </w:sdtPr>
        <w:sdtContent>
          <w:ins w:author="davide.lenzarini@u-blox.com" w:id="71" w:date="2024-08-08T12:57:37Z">
            <w:r w:rsidDel="00000000" w:rsidR="00000000" w:rsidRPr="00000000">
              <w:rPr>
                <w:rFonts w:ascii="Arial" w:cs="Arial" w:eastAsia="Arial" w:hAnsi="Arial"/>
                <w:highlight w:val="yellow"/>
                <w:rtl w:val="0"/>
              </w:rPr>
              <w:t xml:space="preserve">error</w:t>
            </w:r>
          </w:ins>
        </w:sdtContent>
      </w:sdt>
      <w:sdt>
        <w:sdtPr>
          <w:tag w:val="goog_rdk_348"/>
        </w:sdtPr>
        <w:sdtContent>
          <w:del w:author="davide.lenzarini@u-blox.com" w:id="71" w:date="2024-08-08T12:57:37Z">
            <w:r w:rsidDel="00000000" w:rsidR="00000000" w:rsidRPr="00000000">
              <w:rPr>
                <w:rFonts w:ascii="Arial" w:cs="Arial" w:eastAsia="Arial" w:hAnsi="Arial"/>
                <w:highlight w:val="yellow"/>
                <w:rtl w:val="0"/>
              </w:rPr>
              <w:delText xml:space="preserve">v</w:delText>
            </w:r>
          </w:del>
        </w:sdtContent>
      </w:sdt>
      <w:sdt>
        <w:sdtPr>
          <w:tag w:val="goog_rdk_349"/>
        </w:sdtPr>
        <w:sdtContent>
          <w:del w:author="davide.lenzarini@u-blox.com" w:id="72" w:date="2024-08-08T13:26:12Z">
            <w:r w:rsidDel="00000000" w:rsidR="00000000" w:rsidRPr="00000000">
              <w:rPr>
                <w:rFonts w:ascii="Arial" w:cs="Arial" w:eastAsia="Arial" w:hAnsi="Arial"/>
                <w:highlight w:val="yellow"/>
                <w:rtl w:val="0"/>
              </w:rPr>
              <w:delText xml:space="preserve">iolation</w:delText>
            </w:r>
          </w:del>
        </w:sdtContent>
      </w:sdt>
      <w:r w:rsidDel="00000000" w:rsidR="00000000" w:rsidRPr="00000000">
        <w:rPr>
          <w:rFonts w:ascii="Arial" w:cs="Arial" w:eastAsia="Arial" w:hAnsi="Arial"/>
          <w:highlight w:val="yellow"/>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0951">
      <w:pPr>
        <w:rPr>
          <w:rFonts w:ascii="Arial" w:cs="Arial" w:eastAsia="Arial" w:hAnsi="Arial"/>
        </w:rPr>
      </w:pPr>
      <w:sdt>
        <w:sdtPr>
          <w:tag w:val="goog_rdk_350"/>
        </w:sdtPr>
        <w:sdtContent>
          <w:commentRangeStart w:id="204"/>
        </w:sdtContent>
      </w:sdt>
      <w:r w:rsidDel="00000000" w:rsidR="00000000" w:rsidRPr="00000000">
        <w:rPr>
          <w:rFonts w:ascii="Arial" w:cs="Arial" w:eastAsia="Arial" w:hAnsi="Arial"/>
          <w:rtl w:val="0"/>
        </w:rPr>
        <w:t xml:space="preserve">If there are no predefined topic aliases, the gateway will pass back a </w:t>
      </w:r>
      <w:sdt>
        <w:sdtPr>
          <w:tag w:val="goog_rdk_351"/>
        </w:sdtPr>
        <w:sdtContent>
          <w:ins w:author="davide.lenzarini@u-blox.com" w:id="73" w:date="2024-08-08T13:23:55Z">
            <w:r w:rsidDel="00000000" w:rsidR="00000000" w:rsidRPr="00000000">
              <w:rPr>
                <w:rFonts w:ascii="Arial" w:cs="Arial" w:eastAsia="Arial" w:hAnsi="Arial"/>
                <w:rtl w:val="0"/>
              </w:rPr>
              <w:t xml:space="preserve">Session </w:t>
            </w:r>
          </w:ins>
        </w:sdtContent>
      </w:sdt>
      <w:sdt>
        <w:sdtPr>
          <w:tag w:val="goog_rdk_352"/>
        </w:sdtPr>
        <w:sdtContent>
          <w:del w:author="davide.lenzarini@u-blox.com" w:id="73" w:date="2024-08-08T13:23:55Z">
            <w:r w:rsidDel="00000000" w:rsidR="00000000" w:rsidRPr="00000000">
              <w:rPr>
                <w:rFonts w:ascii="Arial" w:cs="Arial" w:eastAsia="Arial" w:hAnsi="Arial"/>
                <w:rtl w:val="0"/>
              </w:rPr>
              <w:delText xml:space="preserve">SESSION </w:delText>
            </w:r>
          </w:del>
        </w:sdtContent>
      </w:sdt>
      <w:r w:rsidDel="00000000" w:rsidR="00000000" w:rsidRPr="00000000">
        <w:rPr>
          <w:rFonts w:ascii="Arial" w:cs="Arial" w:eastAsia="Arial" w:hAnsi="Arial"/>
          <w:rtl w:val="0"/>
        </w:rPr>
        <w:t xml:space="preserve">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commentRangeEnd w:id="204"/>
      <w:r w:rsidDel="00000000" w:rsidR="00000000" w:rsidRPr="00000000">
        <w:commentReference w:id="204"/>
      </w:r>
      <w:r w:rsidDel="00000000" w:rsidR="00000000" w:rsidRPr="00000000">
        <w:rPr>
          <w:rtl w:val="0"/>
        </w:rPr>
      </w:r>
    </w:p>
    <w:p w:rsidR="00000000" w:rsidDel="00000000" w:rsidP="00000000" w:rsidRDefault="00000000" w:rsidRPr="00000000" w14:paraId="00000952">
      <w:pPr>
        <w:rPr>
          <w:rFonts w:ascii="Arial" w:cs="Arial" w:eastAsia="Arial" w:hAnsi="Arial"/>
        </w:rPr>
      </w:pPr>
      <w:r w:rsidDel="00000000" w:rsidR="00000000" w:rsidRPr="00000000">
        <w:rPr>
          <w:rFonts w:ascii="Arial" w:cs="Arial" w:eastAsia="Arial" w:hAnsi="Arial"/>
          <w:rtl w:val="0"/>
        </w:rPr>
        <w:t xml:space="preserve">After having received the REGACK packet with </w:t>
      </w:r>
      <w:sdt>
        <w:sdtPr>
          <w:tag w:val="goog_rdk_353"/>
        </w:sdtPr>
        <w:sdtContent>
          <w:commentRangeStart w:id="205"/>
        </w:sdtContent>
      </w:sdt>
      <w:r w:rsidDel="00000000" w:rsidR="00000000" w:rsidRPr="00000000">
        <w:rPr>
          <w:rFonts w:ascii="Arial" w:cs="Arial" w:eastAsia="Arial" w:hAnsi="Arial"/>
          <w:i w:val="1"/>
          <w:rtl w:val="0"/>
        </w:rPr>
        <w:t xml:space="preserve">ReasonCode =“accepted”</w:t>
      </w:r>
      <w:commentRangeEnd w:id="205"/>
      <w:r w:rsidDel="00000000" w:rsidR="00000000" w:rsidRPr="00000000">
        <w:commentReference w:id="205"/>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w:t>
      </w:r>
      <w:sdt>
        <w:sdtPr>
          <w:tag w:val="goog_rdk_354"/>
        </w:sdtPr>
        <w:sdtContent>
          <w:ins w:author="davide.lenzarini@u-blox.com" w:id="74" w:date="2024-08-08T13:03:53Z">
            <w:r w:rsidDel="00000000" w:rsidR="00000000" w:rsidRPr="00000000">
              <w:rPr>
                <w:rFonts w:ascii="Arial" w:cs="Arial" w:eastAsia="Arial" w:hAnsi="Arial"/>
                <w:i w:val="1"/>
                <w:rtl w:val="0"/>
              </w:rPr>
              <w:t xml:space="preserve"> alias</w:t>
            </w:r>
          </w:ins>
        </w:sdtContent>
      </w:sdt>
      <w:sdt>
        <w:sdtPr>
          <w:tag w:val="goog_rdk_355"/>
        </w:sdtPr>
        <w:sdtContent>
          <w:del w:author="davide.lenzarini@u-blox.com" w:id="74" w:date="2024-08-08T13:03:53Z">
            <w:r w:rsidDel="00000000" w:rsidR="00000000" w:rsidRPr="00000000">
              <w:rPr>
                <w:rFonts w:ascii="Arial" w:cs="Arial" w:eastAsia="Arial" w:hAnsi="Arial"/>
                <w:i w:val="1"/>
                <w:rtl w:val="0"/>
              </w:rPr>
              <w:delText xml:space="preserve">Id</w:delText>
            </w:r>
          </w:del>
        </w:sdtContent>
      </w:sdt>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0953">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0954">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0955">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56">
      <w:pPr>
        <w:ind w:left="720" w:firstLine="0"/>
        <w:rPr>
          <w:rFonts w:ascii="Arial" w:cs="Arial" w:eastAsia="Arial" w:hAnsi="Arial"/>
        </w:rPr>
      </w:pPr>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57">
      <w:pPr>
        <w:pStyle w:val="Heading3"/>
        <w:ind w:left="0" w:firstLine="0"/>
        <w:rPr/>
      </w:pPr>
      <w:bookmarkStart w:colFirst="0" w:colLast="0" w:name="_heading=h.3zy8sjw" w:id="268"/>
      <w:bookmarkEnd w:id="268"/>
      <w:r w:rsidDel="00000000" w:rsidR="00000000" w:rsidRPr="00000000">
        <w:rPr>
          <w:rtl w:val="0"/>
        </w:rPr>
        <w:t xml:space="preserve">4.16.2 Topic Mapping and Aliasing</w:t>
      </w:r>
    </w:p>
    <w:p w:rsidR="00000000" w:rsidDel="00000000" w:rsidP="00000000" w:rsidRDefault="00000000" w:rsidRPr="00000000" w14:paraId="00000958">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w:t>
      </w:r>
      <w:sdt>
        <w:sdtPr>
          <w:tag w:val="goog_rdk_356"/>
        </w:sdtPr>
        <w:sdtContent>
          <w:ins w:author="davide.lenzarini@u-blox.com" w:id="75" w:date="2024-08-08T13:35:01Z">
            <w:r w:rsidDel="00000000" w:rsidR="00000000" w:rsidRPr="00000000">
              <w:rPr>
                <w:rFonts w:ascii="Arial" w:cs="Arial" w:eastAsia="Arial" w:hAnsi="Arial"/>
                <w:highlight w:val="yellow"/>
                <w:rtl w:val="0"/>
              </w:rPr>
              <w:t xml:space="preserve">session </w:t>
            </w:r>
          </w:ins>
        </w:sdtContent>
      </w:sdt>
      <w:r w:rsidDel="00000000" w:rsidR="00000000" w:rsidRPr="00000000">
        <w:rPr>
          <w:rFonts w:ascii="Arial" w:cs="Arial" w:eastAsia="Arial" w:hAnsi="Arial"/>
          <w:highlight w:val="yellow"/>
          <w:rtl w:val="0"/>
        </w:rPr>
        <w:t xml:space="preserve">topic </w:t>
      </w:r>
      <w:sdt>
        <w:sdtPr>
          <w:tag w:val="goog_rdk_357"/>
        </w:sdtPr>
        <w:sdtContent>
          <w:ins w:author="davide.lenzarini@u-blox.com" w:id="76" w:date="2024-08-08T13:13:30Z">
            <w:r w:rsidDel="00000000" w:rsidR="00000000" w:rsidRPr="00000000">
              <w:rPr>
                <w:rFonts w:ascii="Arial" w:cs="Arial" w:eastAsia="Arial" w:hAnsi="Arial"/>
                <w:highlight w:val="yellow"/>
                <w:rtl w:val="0"/>
              </w:rPr>
              <w:t xml:space="preserve">alias </w:t>
            </w:r>
          </w:ins>
        </w:sdtContent>
      </w:sdt>
      <w:sdt>
        <w:sdtPr>
          <w:tag w:val="goog_rdk_358"/>
        </w:sdtPr>
        <w:sdtContent>
          <w:del w:author="davide.lenzarini@u-blox.com" w:id="76" w:date="2024-08-08T13:13:30Z">
            <w:r w:rsidDel="00000000" w:rsidR="00000000" w:rsidRPr="00000000">
              <w:rPr>
                <w:rFonts w:ascii="Arial" w:cs="Arial" w:eastAsia="Arial" w:hAnsi="Arial"/>
                <w:highlight w:val="yellow"/>
                <w:rtl w:val="0"/>
              </w:rPr>
              <w:delText xml:space="preserve">ids </w:delText>
            </w:r>
          </w:del>
        </w:sdtContent>
      </w:sdt>
      <w:r w:rsidDel="00000000" w:rsidR="00000000" w:rsidRPr="00000000">
        <w:rPr>
          <w:rFonts w:ascii="Arial" w:cs="Arial" w:eastAsia="Arial" w:hAnsi="Arial"/>
          <w:highlight w:val="yellow"/>
          <w:rtl w:val="0"/>
        </w:rPr>
        <w:t xml:space="preserve">and topic names MUST be implemented per client (and not by a single shared pool between all clients), to reduce the risk of an incorrect topic </w:t>
      </w:r>
      <w:sdt>
        <w:sdtPr>
          <w:tag w:val="goog_rdk_359"/>
        </w:sdtPr>
        <w:sdtContent>
          <w:ins w:author="davide.lenzarini@u-blox.com" w:id="77" w:date="2024-08-08T13:13:44Z">
            <w:r w:rsidDel="00000000" w:rsidR="00000000" w:rsidRPr="00000000">
              <w:rPr>
                <w:rFonts w:ascii="Arial" w:cs="Arial" w:eastAsia="Arial" w:hAnsi="Arial"/>
                <w:highlight w:val="yellow"/>
                <w:rtl w:val="0"/>
              </w:rPr>
              <w:t xml:space="preserve">alias </w:t>
            </w:r>
          </w:ins>
        </w:sdtContent>
      </w:sdt>
      <w:sdt>
        <w:sdtPr>
          <w:tag w:val="goog_rdk_360"/>
        </w:sdtPr>
        <w:sdtContent>
          <w:del w:author="davide.lenzarini@u-blox.com" w:id="77" w:date="2024-08-08T13:13:44Z">
            <w:r w:rsidDel="00000000" w:rsidR="00000000" w:rsidRPr="00000000">
              <w:rPr>
                <w:rFonts w:ascii="Arial" w:cs="Arial" w:eastAsia="Arial" w:hAnsi="Arial"/>
                <w:highlight w:val="yellow"/>
                <w:rtl w:val="0"/>
              </w:rPr>
              <w:delText xml:space="preserve">id </w:delText>
            </w:r>
          </w:del>
        </w:sdtContent>
      </w:sdt>
      <w:r w:rsidDel="00000000" w:rsidR="00000000" w:rsidRPr="00000000">
        <w:rPr>
          <w:rFonts w:ascii="Arial" w:cs="Arial" w:eastAsia="Arial" w:hAnsi="Arial"/>
          <w:highlight w:val="yellow"/>
          <w:rtl w:val="0"/>
        </w:rPr>
        <w:t xml:space="preserve">from a client matching another client’s valid topic.</w:t>
      </w:r>
      <w:r w:rsidDel="00000000" w:rsidR="00000000" w:rsidRPr="00000000">
        <w:rPr>
          <w:rtl w:val="0"/>
        </w:rPr>
      </w:r>
    </w:p>
    <w:p w:rsidR="00000000" w:rsidDel="00000000" w:rsidP="00000000" w:rsidRDefault="00000000" w:rsidRPr="00000000" w14:paraId="00000959">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w:t>
      </w:r>
      <w:sdt>
        <w:sdtPr>
          <w:tag w:val="goog_rdk_361"/>
        </w:sdtPr>
        <w:sdtContent>
          <w:ins w:author="davide.lenzarini@u-blox.com" w:id="78" w:date="2024-08-08T13:32:55Z">
            <w:r w:rsidDel="00000000" w:rsidR="00000000" w:rsidRPr="00000000">
              <w:rPr>
                <w:rFonts w:ascii="Arial" w:cs="Arial" w:eastAsia="Arial" w:hAnsi="Arial"/>
                <w:rtl w:val="0"/>
              </w:rPr>
              <w:t xml:space="preserve">session </w:t>
            </w:r>
          </w:ins>
        </w:sdtContent>
      </w:sdt>
      <w:sdt>
        <w:sdtPr>
          <w:tag w:val="goog_rdk_362"/>
        </w:sdtPr>
        <w:sdtContent>
          <w:del w:author="davide.lenzarini@u-blox.com" w:id="78" w:date="2024-08-08T13:32:55Z">
            <w:r w:rsidDel="00000000" w:rsidR="00000000" w:rsidRPr="00000000">
              <w:rPr>
                <w:rFonts w:ascii="Arial" w:cs="Arial" w:eastAsia="Arial" w:hAnsi="Arial"/>
                <w:rtl w:val="0"/>
              </w:rPr>
              <w:delText xml:space="preserve">normal </w:delText>
            </w:r>
          </w:del>
        </w:sdtContent>
      </w:sdt>
      <w:r w:rsidDel="00000000" w:rsidR="00000000" w:rsidRPr="00000000">
        <w:rPr>
          <w:rFonts w:ascii="Arial" w:cs="Arial" w:eastAsia="Arial" w:hAnsi="Arial"/>
          <w:rtl w:val="0"/>
        </w:rPr>
        <w:t xml:space="preserve">topic aliases between multiple clients. The mapping table of predefined topic aliases is separate from </w:t>
      </w:r>
      <w:sdt>
        <w:sdtPr>
          <w:tag w:val="goog_rdk_363"/>
        </w:sdtPr>
        <w:sdtContent>
          <w:ins w:author="davide.lenzarini@u-blox.com" w:id="79" w:date="2024-08-08T13:33:06Z">
            <w:r w:rsidDel="00000000" w:rsidR="00000000" w:rsidRPr="00000000">
              <w:rPr>
                <w:rFonts w:ascii="Arial" w:cs="Arial" w:eastAsia="Arial" w:hAnsi="Arial"/>
                <w:rtl w:val="0"/>
              </w:rPr>
              <w:t xml:space="preserve">session </w:t>
            </w:r>
          </w:ins>
        </w:sdtContent>
      </w:sdt>
      <w:sdt>
        <w:sdtPr>
          <w:tag w:val="goog_rdk_364"/>
        </w:sdtPr>
        <w:sdtContent>
          <w:del w:author="davide.lenzarini@u-blox.com" w:id="79" w:date="2024-08-08T13:33:06Z">
            <w:r w:rsidDel="00000000" w:rsidR="00000000" w:rsidRPr="00000000">
              <w:rPr>
                <w:rFonts w:ascii="Arial" w:cs="Arial" w:eastAsia="Arial" w:hAnsi="Arial"/>
                <w:rtl w:val="0"/>
              </w:rPr>
              <w:delText xml:space="preserve">normal </w:delText>
            </w:r>
          </w:del>
        </w:sdtContent>
      </w:sdt>
      <w:r w:rsidDel="00000000" w:rsidR="00000000" w:rsidRPr="00000000">
        <w:rPr>
          <w:rFonts w:ascii="Arial" w:cs="Arial" w:eastAsia="Arial" w:hAnsi="Arial"/>
          <w:rtl w:val="0"/>
        </w:rPr>
        <w:t xml:space="preserve">registered aliases. It is global and shared between all clients and gateways and may overlap with </w:t>
      </w:r>
      <w:sdt>
        <w:sdtPr>
          <w:tag w:val="goog_rdk_365"/>
        </w:sdtPr>
        <w:sdtContent>
          <w:ins w:author="davide.lenzarini@u-blox.com" w:id="80" w:date="2024-08-08T13:35:38Z">
            <w:r w:rsidDel="00000000" w:rsidR="00000000" w:rsidRPr="00000000">
              <w:rPr>
                <w:rFonts w:ascii="Arial" w:cs="Arial" w:eastAsia="Arial" w:hAnsi="Arial"/>
                <w:rtl w:val="0"/>
              </w:rPr>
              <w:t xml:space="preserve">session </w:t>
            </w:r>
          </w:ins>
        </w:sdtContent>
      </w:sdt>
      <w:r w:rsidDel="00000000" w:rsidR="00000000" w:rsidRPr="00000000">
        <w:rPr>
          <w:rFonts w:ascii="Arial" w:cs="Arial" w:eastAsia="Arial" w:hAnsi="Arial"/>
          <w:rtl w:val="0"/>
        </w:rPr>
        <w:t xml:space="preserve">registered aliases, since it is in a different pool.</w:t>
      </w:r>
    </w:p>
    <w:p w:rsidR="00000000" w:rsidDel="00000000" w:rsidP="00000000" w:rsidRDefault="00000000" w:rsidRPr="00000000" w14:paraId="0000095A">
      <w:pPr>
        <w:pStyle w:val="Heading3"/>
        <w:keepLines w:val="1"/>
        <w:spacing w:after="64" w:before="0" w:line="259" w:lineRule="auto"/>
        <w:ind w:left="0" w:firstLine="0"/>
        <w:rPr>
          <w:rFonts w:ascii="Arial" w:cs="Arial" w:eastAsia="Arial" w:hAnsi="Arial"/>
        </w:rPr>
      </w:pPr>
      <w:bookmarkStart w:colFirst="0" w:colLast="0" w:name="_heading=h.2f3j2rp" w:id="269"/>
      <w:bookmarkEnd w:id="269"/>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16.3 Predefined topic aliases and short topic names</w:t>
      </w:r>
    </w:p>
    <w:p w:rsidR="00000000" w:rsidDel="00000000" w:rsidP="00000000" w:rsidRDefault="00000000" w:rsidRPr="00000000" w14:paraId="0000095B">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w:t>
      </w:r>
      <w:sdt>
        <w:sdtPr>
          <w:tag w:val="goog_rdk_366"/>
        </w:sdtPr>
        <w:sdtContent>
          <w:del w:author="davide.lenzarini@u-blox.com" w:id="81" w:date="2024-08-08T13:21:49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defined topic aliases, both sides can start immediately with the sending of PUBLISH packets; there is no need for the REGISTER procedure as in the case of </w:t>
      </w:r>
      <w:sdt>
        <w:sdtPr>
          <w:tag w:val="goog_rdk_367"/>
        </w:sdtPr>
        <w:sdtContent>
          <w:ins w:author="davide.lenzarini@u-blox.com" w:id="82" w:date="2024-08-08T13:23:11Z">
            <w:r w:rsidDel="00000000" w:rsidR="00000000" w:rsidRPr="00000000">
              <w:rPr>
                <w:rFonts w:ascii="Arial" w:cs="Arial" w:eastAsia="Arial" w:hAnsi="Arial"/>
                <w:rtl w:val="0"/>
              </w:rPr>
              <w:t xml:space="preserve">Session</w:t>
            </w:r>
          </w:ins>
        </w:sdtContent>
      </w:sdt>
      <w:sdt>
        <w:sdtPr>
          <w:tag w:val="goog_rdk_368"/>
        </w:sdtPr>
        <w:sdtContent>
          <w:del w:author="davide.lenzarini@u-blox.com" w:id="82" w:date="2024-08-08T13:23:11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95C">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w:t>
      </w:r>
      <w:sdt>
        <w:sdtPr>
          <w:tag w:val="goog_rdk_369"/>
        </w:sdtPr>
        <w:sdtContent>
          <w:del w:author="davide.lenzarini@u-blox.com" w:id="83" w:date="2024-08-08T13:27:51Z">
            <w:r w:rsidDel="00000000" w:rsidR="00000000" w:rsidRPr="00000000">
              <w:rPr>
                <w:rFonts w:ascii="Arial" w:cs="Arial" w:eastAsia="Arial" w:hAnsi="Arial"/>
                <w:highlight w:val="yellow"/>
                <w:rtl w:val="0"/>
              </w:rPr>
              <w:delText xml:space="preserve">-</w:delText>
            </w:r>
          </w:del>
        </w:sdtContent>
      </w:sdt>
      <w:r w:rsidDel="00000000" w:rsidR="00000000" w:rsidRPr="00000000">
        <w:rPr>
          <w:rFonts w:ascii="Arial" w:cs="Arial" w:eastAsia="Arial" w:hAnsi="Arial"/>
          <w:highlight w:val="yellow"/>
          <w:rtl w:val="0"/>
        </w:rPr>
        <w:t xml:space="preserv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095D">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w:t>
      </w:r>
      <w:sdt>
        <w:sdtPr>
          <w:tag w:val="goog_rdk_370"/>
        </w:sdtPr>
        <w:sdtContent>
          <w:ins w:author="davide.lenzarini@u-blox.com" w:id="84" w:date="2024-08-08T13:33:57Z">
            <w:r w:rsidDel="00000000" w:rsidR="00000000" w:rsidRPr="00000000">
              <w:rPr>
                <w:rFonts w:ascii="Arial" w:cs="Arial" w:eastAsia="Arial" w:hAnsi="Arial"/>
                <w:rtl w:val="0"/>
              </w:rPr>
              <w:t xml:space="preserve">session </w:t>
            </w:r>
          </w:ins>
        </w:sdtContent>
      </w:sdt>
      <w:sdt>
        <w:sdtPr>
          <w:tag w:val="goog_rdk_371"/>
        </w:sdtPr>
        <w:sdtContent>
          <w:del w:author="davide.lenzarini@u-blox.com" w:id="84" w:date="2024-08-08T13:33:57Z">
            <w:r w:rsidDel="00000000" w:rsidR="00000000" w:rsidRPr="00000000">
              <w:rPr>
                <w:rFonts w:ascii="Arial" w:cs="Arial" w:eastAsia="Arial" w:hAnsi="Arial"/>
                <w:rtl w:val="0"/>
              </w:rPr>
              <w:delText xml:space="preserve">normal </w:delText>
            </w:r>
          </w:del>
        </w:sdtContent>
      </w:sdt>
      <w:r w:rsidDel="00000000" w:rsidR="00000000" w:rsidRPr="00000000">
        <w:rPr>
          <w:rFonts w:ascii="Arial" w:cs="Arial" w:eastAsia="Arial" w:hAnsi="Arial"/>
          <w:rtl w:val="0"/>
        </w:rPr>
        <w:t xml:space="preserve">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095E">
      <w:pPr>
        <w:pStyle w:val="Heading3"/>
        <w:keepLines w:val="1"/>
        <w:spacing w:after="64" w:before="0" w:line="259" w:lineRule="auto"/>
        <w:ind w:left="0" w:firstLine="0"/>
        <w:rPr/>
      </w:pPr>
      <w:bookmarkStart w:colFirst="0" w:colLast="0" w:name="_heading=h.u8tczi" w:id="270"/>
      <w:bookmarkEnd w:id="270"/>
      <w:r w:rsidDel="00000000" w:rsidR="00000000" w:rsidRPr="00000000">
        <w:rPr>
          <w:rtl w:val="0"/>
        </w:rPr>
        <w:t xml:space="preserve">4.17.4 Client Topic Subscribe/Unsubscribe Procedure</w:t>
      </w:r>
    </w:p>
    <w:p w:rsidR="00000000" w:rsidDel="00000000" w:rsidP="00000000" w:rsidRDefault="00000000" w:rsidRPr="00000000" w14:paraId="0000095F">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372"/>
        </w:sdtPr>
        <w:sdtContent>
          <w:commentRangeStart w:id="206"/>
        </w:sdtContent>
      </w:sdt>
      <w:r w:rsidDel="00000000" w:rsidR="00000000" w:rsidRPr="00000000">
        <w:rPr>
          <w:rFonts w:ascii="Arial" w:cs="Arial" w:eastAsia="Arial" w:hAnsi="Arial"/>
          <w:rtl w:val="0"/>
        </w:rPr>
        <w:t xml:space="preserve">name </w:t>
      </w:r>
      <w:commentRangeEnd w:id="206"/>
      <w:r w:rsidDel="00000000" w:rsidR="00000000" w:rsidRPr="00000000">
        <w:commentReference w:id="206"/>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373"/>
        </w:sdtPr>
        <w:sdtContent>
          <w:commentRangeStart w:id="207"/>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207"/>
      <w:r w:rsidDel="00000000" w:rsidR="00000000" w:rsidRPr="00000000">
        <w:commentReference w:id="207"/>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096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w:t>
      </w:r>
      <w:sdt>
        <w:sdtPr>
          <w:tag w:val="goog_rdk_374"/>
        </w:sdtPr>
        <w:sdtContent>
          <w:ins w:author="davide.lenzarini@u-blox.com" w:id="85" w:date="2024-08-08T14:58:42Z">
            <w:r w:rsidDel="00000000" w:rsidR="00000000" w:rsidRPr="00000000">
              <w:rPr>
                <w:rFonts w:ascii="Arial" w:cs="Arial" w:eastAsia="Arial" w:hAnsi="Arial"/>
                <w:rtl w:val="0"/>
              </w:rPr>
              <w:t xml:space="preserve">data </w:t>
            </w:r>
          </w:ins>
        </w:sdtContent>
      </w:sdt>
      <w:sdt>
        <w:sdtPr>
          <w:tag w:val="goog_rdk_375"/>
        </w:sdtPr>
        <w:sdtContent>
          <w:del w:author="davide.lenzarini@u-blox.com" w:id="85" w:date="2024-08-08T14:58:42Z">
            <w:r w:rsidDel="00000000" w:rsidR="00000000" w:rsidRPr="00000000">
              <w:rPr>
                <w:rFonts w:ascii="Arial" w:cs="Arial" w:eastAsia="Arial" w:hAnsi="Arial"/>
                <w:rtl w:val="0"/>
              </w:rPr>
              <w:delText xml:space="preserve">alias </w:delText>
            </w:r>
          </w:del>
        </w:sdtContent>
      </w:sdt>
      <w:r w:rsidDel="00000000" w:rsidR="00000000" w:rsidRPr="00000000">
        <w:rPr>
          <w:rFonts w:ascii="Arial" w:cs="Arial" w:eastAsia="Arial" w:hAnsi="Arial"/>
          <w:rtl w:val="0"/>
        </w:rPr>
        <w:t xml:space="preserve">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096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w:t>
      </w:r>
      <w:sdt>
        <w:sdtPr>
          <w:tag w:val="goog_rdk_376"/>
        </w:sdtPr>
        <w:sdtContent>
          <w:del w:author="davide.lenzarini@u-blox.com" w:id="86" w:date="2024-08-08T14:59:12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defined for certain topic names. Short topic names may be used as well. In those two cases the client still needs to subscribe to those pre</w:t>
      </w:r>
      <w:sdt>
        <w:sdtPr>
          <w:tag w:val="goog_rdk_377"/>
        </w:sdtPr>
        <w:sdtContent>
          <w:del w:author="davide.lenzarini@u-blox.com" w:id="87" w:date="2024-08-08T14:59:24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defined topic aliases or short topic names.</w:t>
      </w:r>
    </w:p>
    <w:p w:rsidR="00000000" w:rsidDel="00000000" w:rsidP="00000000" w:rsidRDefault="00000000" w:rsidRPr="00000000" w14:paraId="0000096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0963">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0964">
      <w:pPr>
        <w:pStyle w:val="Heading3"/>
        <w:keepLines w:val="1"/>
        <w:spacing w:after="64" w:before="0" w:line="259" w:lineRule="auto"/>
        <w:ind w:left="0" w:firstLine="0"/>
        <w:rPr/>
      </w:pPr>
      <w:bookmarkStart w:colFirst="0" w:colLast="0" w:name="_heading=h.3e8gvnb" w:id="271"/>
      <w:bookmarkEnd w:id="271"/>
      <w:r w:rsidDel="00000000" w:rsidR="00000000" w:rsidRPr="00000000">
        <w:rPr>
          <w:rtl w:val="0"/>
        </w:rPr>
        <w:t xml:space="preserve">4.16.5 Client Publish Procedure</w:t>
      </w:r>
    </w:p>
    <w:p w:rsidR="00000000" w:rsidDel="00000000" w:rsidP="00000000" w:rsidRDefault="00000000" w:rsidRPr="00000000" w14:paraId="00000965">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w:t>
      </w:r>
      <w:sdt>
        <w:sdtPr>
          <w:tag w:val="goog_rdk_378"/>
        </w:sdtPr>
        <w:sdtContent>
          <w:del w:author="davide.lenzarini@u-blox.com" w:id="88" w:date="2024-08-08T15:03:09Z"/>
          <w:sdt>
            <w:sdtPr>
              <w:tag w:val="goog_rdk_379"/>
            </w:sdtPr>
            <w:sdtContent>
              <w:commentRangeStart w:id="208"/>
            </w:sdtContent>
          </w:sdt>
          <w:del w:author="davide.lenzarini@u-blox.com" w:id="88" w:date="2024-08-08T15:03:09Z">
            <w:r w:rsidDel="00000000" w:rsidR="00000000" w:rsidRPr="00000000">
              <w:rPr>
                <w:rFonts w:ascii="Arial" w:cs="Arial" w:eastAsia="Arial" w:hAnsi="Arial"/>
                <w:rtl w:val="0"/>
              </w:rPr>
              <w:delText xml:space="preserve">The PUBLISH packets contain the assigned topic alias.</w:delText>
            </w:r>
          </w:del>
        </w:sdtContent>
      </w:sdt>
      <w:commentRangeEnd w:id="208"/>
      <w:r w:rsidDel="00000000" w:rsidR="00000000" w:rsidRPr="00000000">
        <w:commentReference w:id="208"/>
      </w:r>
      <w:r w:rsidDel="00000000" w:rsidR="00000000" w:rsidRPr="00000000">
        <w:rPr>
          <w:rtl w:val="0"/>
        </w:rPr>
      </w:r>
    </w:p>
    <w:p w:rsidR="00000000" w:rsidDel="00000000" w:rsidP="00000000" w:rsidRDefault="00000000" w:rsidRPr="00000000" w14:paraId="0000096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0967">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0968">
      <w:pPr>
        <w:numPr>
          <w:ilvl w:val="0"/>
          <w:numId w:val="56"/>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0969">
      <w:pPr>
        <w:numPr>
          <w:ilvl w:val="0"/>
          <w:numId w:val="56"/>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096A">
      <w:pPr>
        <w:rPr>
          <w:rFonts w:ascii="Arial" w:cs="Arial" w:eastAsia="Arial" w:hAnsi="Arial"/>
        </w:rPr>
      </w:pPr>
      <w:r w:rsidDel="00000000" w:rsidR="00000000" w:rsidRPr="00000000">
        <w:rPr>
          <w:rFonts w:ascii="Arial" w:cs="Arial" w:eastAsia="Arial" w:hAnsi="Arial"/>
          <w:rtl w:val="0"/>
        </w:rPr>
        <w:t xml:space="preserve">A Client or Gateway processes a single outbound QoS 1 or QoS 2 message at a time</w:t>
      </w:r>
      <w:sdt>
        <w:sdtPr>
          <w:tag w:val="goog_rdk_380"/>
        </w:sdtPr>
        <w:sdtContent>
          <w:ins w:author="davide.lenzarini@u-blox.com" w:id="89" w:date="2024-08-08T15:06:05Z">
            <w:r w:rsidDel="00000000" w:rsidR="00000000" w:rsidRPr="00000000">
              <w:rPr>
                <w:rFonts w:ascii="Arial" w:cs="Arial" w:eastAsia="Arial" w:hAnsi="Arial"/>
                <w:rtl w:val="0"/>
              </w:rPr>
              <w:t xml:space="preserve"> but it is possible to publish QoS 0 or PUBWOS </w:t>
            </w:r>
            <w:r w:rsidDel="00000000" w:rsidR="00000000" w:rsidRPr="00000000">
              <w:rPr>
                <w:rFonts w:ascii="Arial" w:cs="Arial" w:eastAsia="Arial" w:hAnsi="Arial"/>
                <w:rtl w:val="0"/>
              </w:rPr>
              <w:t xml:space="preserve">packets in the middle of a QoS 1 or QoS 2 exchange.</w:t>
            </w:r>
            <w:sdt>
              <w:sdtPr>
                <w:tag w:val="goog_rdk_381"/>
              </w:sdtPr>
              <w:sdtContent>
                <w:del w:author="davide.lenzarini@u-blox.com" w:id="89" w:date="2024-08-08T15:06:05Z">
                  <w:r w:rsidDel="00000000" w:rsidR="00000000" w:rsidRPr="00000000">
                    <w:rPr>
                      <w:rFonts w:ascii="Arial" w:cs="Arial" w:eastAsia="Arial" w:hAnsi="Arial"/>
                      <w:rtl w:val="0"/>
                    </w:rPr>
                    <w:delText xml:space="preserve"> </w:delText>
                  </w:r>
                </w:del>
              </w:sdtContent>
            </w:sdt>
          </w:ins>
        </w:sdtContent>
      </w:sdt>
      <w:sdt>
        <w:sdtPr>
          <w:tag w:val="goog_rdk_382"/>
        </w:sdtPr>
        <w:sdtContent>
          <w:del w:author="davide.lenzarini@u-blox.com" w:id="89" w:date="2024-08-08T15:06:05Z">
            <w:r w:rsidDel="00000000" w:rsidR="00000000" w:rsidRPr="00000000">
              <w:rPr>
                <w:rFonts w:ascii="Arial" w:cs="Arial" w:eastAsia="Arial" w:hAnsi="Arial"/>
                <w:rtl w:val="0"/>
              </w:rPr>
              <w:delText xml:space="preserve">packets in the midlle of a QoS 1 or QoS 2 exchange.</w:delText>
            </w:r>
          </w:del>
        </w:sdtContent>
      </w:sdt>
      <w:r w:rsidDel="00000000" w:rsidR="00000000" w:rsidRPr="00000000">
        <w:rPr>
          <w:rtl w:val="0"/>
        </w:rPr>
      </w:r>
    </w:p>
    <w:p w:rsidR="00000000" w:rsidDel="00000000" w:rsidP="00000000" w:rsidRDefault="00000000" w:rsidRPr="00000000" w14:paraId="0000096B">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096C">
      <w:pPr>
        <w:rPr>
          <w:rFonts w:ascii="Arial" w:cs="Arial" w:eastAsia="Arial" w:hAnsi="Arial"/>
          <w:color w:val="ff0000"/>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w:t>
      </w:r>
      <w:r w:rsidDel="00000000" w:rsidR="00000000" w:rsidRPr="00000000">
        <w:rPr>
          <w:rFonts w:ascii="Arial" w:cs="Arial" w:eastAsia="Arial" w:hAnsi="Arial"/>
          <w:color w:val="ff0000"/>
          <w:rtl w:val="0"/>
        </w:rPr>
        <w:t xml:space="preserve">[MQTT-SN-4.21-1].</w:t>
      </w:r>
    </w:p>
    <w:p w:rsidR="00000000" w:rsidDel="00000000" w:rsidP="00000000" w:rsidRDefault="00000000" w:rsidRPr="00000000" w14:paraId="0000096D">
      <w:pPr>
        <w:pStyle w:val="Heading3"/>
        <w:keepLines w:val="1"/>
        <w:spacing w:after="64" w:before="0" w:line="259" w:lineRule="auto"/>
        <w:ind w:left="0" w:firstLine="0"/>
        <w:rPr/>
      </w:pPr>
      <w:bookmarkStart w:colFirst="0" w:colLast="0" w:name="_heading=h.1tdr5v4" w:id="272"/>
      <w:bookmarkEnd w:id="272"/>
      <w:r w:rsidDel="00000000" w:rsidR="00000000" w:rsidRPr="00000000">
        <w:rPr>
          <w:rtl w:val="0"/>
        </w:rPr>
        <w:t xml:space="preserve">4.16.6 Gateway Publish Procedure</w:t>
      </w:r>
    </w:p>
    <w:p w:rsidR="00000000" w:rsidDel="00000000" w:rsidP="00000000" w:rsidRDefault="00000000" w:rsidRPr="00000000" w14:paraId="0000096E">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 publish procedure described in </w:t>
      </w:r>
      <w:hyperlink w:anchor="_heading=h.3e8gvnb">
        <w:r w:rsidDel="00000000" w:rsidR="00000000" w:rsidRPr="00000000">
          <w:rPr>
            <w:rFonts w:ascii="Arial" w:cs="Arial" w:eastAsia="Arial" w:hAnsi="Arial"/>
            <w:color w:val="1155cc"/>
            <w:u w:val="single"/>
            <w:rtl w:val="0"/>
          </w:rPr>
          <w:t xml:space="preserve">Section 4.16.5</w:t>
        </w:r>
      </w:hyperlink>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096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w:t>
      </w:r>
      <w:sdt>
        <w:sdtPr>
          <w:tag w:val="goog_rdk_383"/>
        </w:sdtPr>
        <w:sdtContent>
          <w:ins w:author="davide.lenzarini@u-blox.com" w:id="90" w:date="2024-08-08T15:12:14Z">
            <w:r w:rsidDel="00000000" w:rsidR="00000000" w:rsidRPr="00000000">
              <w:rPr>
                <w:rFonts w:ascii="Arial" w:cs="Arial" w:eastAsia="Arial" w:hAnsi="Arial"/>
                <w:rtl w:val="0"/>
              </w:rPr>
              <w:t xml:space="preserve">a </w:t>
            </w:r>
          </w:ins>
        </w:sdtContent>
      </w:sdt>
      <w:r w:rsidDel="00000000" w:rsidR="00000000" w:rsidRPr="00000000">
        <w:rPr>
          <w:rFonts w:ascii="Arial" w:cs="Arial" w:eastAsia="Arial" w:hAnsi="Arial"/>
          <w:rtl w:val="0"/>
        </w:rPr>
        <w:t xml:space="preserve">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097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0971">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0972">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0973">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0974">
      <w:pPr>
        <w:pStyle w:val="Heading2"/>
        <w:ind w:left="0" w:firstLine="0"/>
        <w:rPr>
          <w:rFonts w:ascii="Arial" w:cs="Arial" w:eastAsia="Arial" w:hAnsi="Arial"/>
        </w:rPr>
      </w:pPr>
      <w:bookmarkStart w:colFirst="0" w:colLast="0" w:name="_heading=h.ly7c1y" w:id="273"/>
      <w:bookmarkEnd w:id="273"/>
      <w:r w:rsidDel="00000000" w:rsidR="00000000" w:rsidRPr="00000000">
        <w:rPr>
          <w:rFonts w:ascii="Arial" w:cs="Arial" w:eastAsia="Arial" w:hAnsi="Arial"/>
          <w:rtl w:val="0"/>
        </w:rPr>
        <w:t xml:space="preserve">4.17 Retained Messages</w:t>
      </w:r>
    </w:p>
    <w:p w:rsidR="00000000" w:rsidDel="00000000" w:rsidP="00000000" w:rsidRDefault="00000000" w:rsidRPr="00000000" w14:paraId="00000975">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[MQTT-SN-4.26-1]</w:t>
      </w:r>
      <w:r w:rsidDel="00000000" w:rsidR="00000000" w:rsidRPr="00000000">
        <w:rPr>
          <w:rFonts w:ascii="Arial" w:cs="Arial" w:eastAsia="Arial" w:hAnsi="Arial"/>
          <w:rtl w:val="0"/>
        </w:rPr>
        <w:t xml:space="preserve">, so that it can be delivered to future subscribers whose subscriptions match its Topic Name. </w:t>
      </w:r>
      <w:r w:rsidDel="00000000" w:rsidR="00000000" w:rsidRPr="00000000">
        <w:rPr>
          <w:rFonts w:ascii="Arial" w:cs="Arial" w:eastAsia="Arial" w:hAnsi="Arial"/>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[MQTT-SN-4.26-2]</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[MQTT-SN-4.26-3]</w:t>
      </w:r>
      <w:r w:rsidDel="00000000" w:rsidR="00000000" w:rsidRPr="00000000">
        <w:rPr>
          <w:rFonts w:ascii="Arial" w:cs="Arial" w:eastAsia="Arial" w:hAnsi="Arial"/>
          <w:rtl w:val="0"/>
        </w:rPr>
        <w:t xml:space="preserve">.</w:t>
      </w:r>
    </w:p>
    <w:p w:rsidR="00000000" w:rsidDel="00000000" w:rsidP="00000000" w:rsidRDefault="00000000" w:rsidRPr="00000000" w14:paraId="00000976">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[MQTT-SN-4.26-4]</w:t>
      </w:r>
      <w:r w:rsidDel="00000000" w:rsidR="00000000" w:rsidRPr="00000000">
        <w:rPr>
          <w:rFonts w:ascii="Arial" w:cs="Arial" w:eastAsia="Arial" w:hAnsi="Arial"/>
          <w:rtl w:val="0"/>
        </w:rPr>
        <w:t xml:space="preserve">.</w:t>
      </w:r>
    </w:p>
    <w:p w:rsidR="00000000" w:rsidDel="00000000" w:rsidP="00000000" w:rsidRDefault="00000000" w:rsidRPr="00000000" w14:paraId="00000977">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0978">
      <w:pPr>
        <w:numPr>
          <w:ilvl w:val="0"/>
          <w:numId w:val="76"/>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[MQTT-SN-4.26-5]</w:t>
      </w:r>
      <w:r w:rsidDel="00000000" w:rsidR="00000000" w:rsidRPr="00000000">
        <w:rPr>
          <w:rFonts w:ascii="Arial" w:cs="Arial" w:eastAsia="Arial" w:hAnsi="Arial"/>
          <w:rtl w:val="0"/>
        </w:rPr>
        <w:t xml:space="preserve">.</w:t>
      </w:r>
    </w:p>
    <w:p w:rsidR="00000000" w:rsidDel="00000000" w:rsidP="00000000" w:rsidRDefault="00000000" w:rsidRPr="00000000" w14:paraId="00000979">
      <w:pPr>
        <w:numPr>
          <w:ilvl w:val="0"/>
          <w:numId w:val="76"/>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[MQTT-SN-4.26-6]</w:t>
      </w:r>
      <w:r w:rsidDel="00000000" w:rsidR="00000000" w:rsidRPr="00000000">
        <w:rPr>
          <w:rFonts w:ascii="Arial" w:cs="Arial" w:eastAsia="Arial" w:hAnsi="Arial"/>
          <w:rtl w:val="0"/>
        </w:rPr>
        <w:t xml:space="preserve">.</w:t>
      </w:r>
    </w:p>
    <w:p w:rsidR="00000000" w:rsidDel="00000000" w:rsidP="00000000" w:rsidRDefault="00000000" w:rsidRPr="00000000" w14:paraId="0000097A">
      <w:pPr>
        <w:numPr>
          <w:ilvl w:val="0"/>
          <w:numId w:val="76"/>
        </w:numPr>
        <w:spacing w:after="240" w:before="0" w:beforeAutospacing="0" w:lineRule="auto"/>
        <w:ind w:left="720" w:right="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If Retain Handling is set to 2,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[MQTT-SN-4.26-7]</w:t>
      </w:r>
      <w:r w:rsidDel="00000000" w:rsidR="00000000" w:rsidRPr="00000000">
        <w:rPr>
          <w:rFonts w:ascii="Arial" w:cs="Arial" w:eastAsia="Arial" w:hAnsi="Arial"/>
          <w:rtl w:val="0"/>
        </w:rPr>
        <w:t xml:space="preserve">.</w:t>
      </w:r>
    </w:p>
    <w:p w:rsidR="00000000" w:rsidDel="00000000" w:rsidP="00000000" w:rsidRDefault="00000000" w:rsidRPr="00000000" w14:paraId="0000097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Refer to </w:t>
      </w:r>
      <w:hyperlink w:anchor="_heading=h.261ztfg">
        <w:r w:rsidDel="00000000" w:rsidR="00000000" w:rsidRPr="00000000">
          <w:rPr>
            <w:rFonts w:ascii="Arial" w:cs="Arial" w:eastAsia="Arial" w:hAnsi="Arial"/>
            <w:color w:val="1155cc"/>
            <w:u w:val="single"/>
            <w:rtl w:val="0"/>
          </w:rPr>
          <w:t xml:space="preserve">section 3.17.2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097C">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097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u w:val="single"/>
            <w:rtl w:val="0"/>
          </w:rPr>
          <w:t xml:space="preserve">section 3.17.2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097E">
      <w:pPr>
        <w:numPr>
          <w:ilvl w:val="0"/>
          <w:numId w:val="66"/>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[MQTT-SN-4.26-8]</w:t>
      </w:r>
      <w:r w:rsidDel="00000000" w:rsidR="00000000" w:rsidRPr="00000000">
        <w:rPr>
          <w:rFonts w:ascii="Arial" w:cs="Arial" w:eastAsia="Arial" w:hAnsi="Arial"/>
          <w:rtl w:val="0"/>
        </w:rPr>
        <w:t xml:space="preserve">.</w:t>
      </w:r>
    </w:p>
    <w:p w:rsidR="00000000" w:rsidDel="00000000" w:rsidP="00000000" w:rsidRDefault="00000000" w:rsidRPr="00000000" w14:paraId="0000097F">
      <w:pPr>
        <w:numPr>
          <w:ilvl w:val="0"/>
          <w:numId w:val="66"/>
        </w:numPr>
        <w:spacing w:after="240" w:before="0" w:beforeAutospacing="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[MQTT-SN-4.26-9]</w:t>
      </w:r>
      <w:r w:rsidDel="00000000" w:rsidR="00000000" w:rsidRPr="00000000">
        <w:rPr>
          <w:rFonts w:ascii="Arial" w:cs="Arial" w:eastAsia="Arial" w:hAnsi="Arial"/>
          <w:rtl w:val="0"/>
        </w:rPr>
        <w:t xml:space="preserve">.</w:t>
      </w:r>
    </w:p>
    <w:p w:rsidR="00000000" w:rsidDel="00000000" w:rsidP="00000000" w:rsidRDefault="00000000" w:rsidRPr="00000000" w14:paraId="00000980">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81">
      <w:pPr>
        <w:ind w:left="705" w:firstLine="15"/>
        <w:rPr>
          <w:rFonts w:ascii="Arial" w:cs="Arial" w:eastAsia="Arial" w:hAnsi="Arial"/>
        </w:rPr>
      </w:pPr>
      <w:r w:rsidDel="00000000" w:rsidR="00000000" w:rsidRPr="00000000">
        <w:rPr>
          <w:rFonts w:ascii="Arial" w:cs="Arial" w:eastAsia="Arial" w:hAnsi="Arial"/>
          <w:rtl w:val="0"/>
        </w:rPr>
        <w:t xml:space="preserve">Retained messages are useful where publishers send state messages on an irregular basis. A new non-shared subscriber will receive the most recent state</w:t>
      </w:r>
    </w:p>
    <w:p w:rsidR="00000000" w:rsidDel="00000000" w:rsidP="00000000" w:rsidRDefault="00000000" w:rsidRPr="00000000" w14:paraId="00000982">
      <w:pPr>
        <w:pStyle w:val="Heading2"/>
        <w:ind w:left="0" w:firstLine="0"/>
        <w:rPr>
          <w:rFonts w:ascii="Arial" w:cs="Arial" w:eastAsia="Arial" w:hAnsi="Arial"/>
        </w:rPr>
      </w:pPr>
      <w:bookmarkStart w:colFirst="0" w:colLast="0" w:name="_heading=h.mo7ahow0t2fa" w:id="274"/>
      <w:bookmarkEnd w:id="274"/>
      <w:r w:rsidDel="00000000" w:rsidR="00000000" w:rsidRPr="00000000">
        <w:rPr>
          <w:rFonts w:ascii="Arial" w:cs="Arial" w:eastAsia="Arial" w:hAnsi="Arial"/>
          <w:rtl w:val="0"/>
        </w:rPr>
        <w:t xml:space="preserve">4.18 Optional Features</w:t>
      </w:r>
    </w:p>
    <w:p w:rsidR="00000000" w:rsidDel="00000000" w:rsidP="00000000" w:rsidRDefault="00000000" w:rsidRPr="00000000" w14:paraId="00000983">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0984">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0985">
      <w:pPr>
        <w:rPr>
          <w:rFonts w:ascii="Arial" w:cs="Arial" w:eastAsia="Arial" w:hAnsi="Arial"/>
        </w:rPr>
      </w:pPr>
      <w:r w:rsidDel="00000000" w:rsidR="00000000" w:rsidRPr="00000000">
        <w:rPr>
          <w:rFonts w:ascii="Arial" w:cs="Arial" w:eastAsia="Arial" w:hAnsi="Arial"/>
          <w:rtl w:val="0"/>
        </w:rPr>
        <w:t xml:space="preserve">The Protection Encapsulation packet type support is optional. For instance, it is not required if the MQTT-SN Gateway and the MQTT-SN Clients interact over a secure communication channel, such as DTLS or any communication channel assuring the authenticity and optionally the confidentiality protection. </w:t>
      </w:r>
    </w:p>
    <w:p w:rsidR="00000000" w:rsidDel="00000000" w:rsidP="00000000" w:rsidRDefault="00000000" w:rsidRPr="00000000" w14:paraId="00000986">
      <w:pPr>
        <w:pStyle w:val="Heading1"/>
        <w:ind w:left="0" w:firstLine="0"/>
        <w:rPr>
          <w:rFonts w:ascii="Arial" w:cs="Arial" w:eastAsia="Arial" w:hAnsi="Arial"/>
          <w:b w:val="0"/>
          <w:color w:val="000000"/>
          <w:sz w:val="40"/>
          <w:szCs w:val="40"/>
          <w:shd w:fill="auto" w:val="clear"/>
        </w:rPr>
      </w:pPr>
      <w:bookmarkStart w:colFirst="0" w:colLast="0" w:name="_heading=h.ao41zqqg0txn" w:id="275"/>
      <w:bookmarkEnd w:id="275"/>
      <w:r w:rsidDel="00000000" w:rsidR="00000000" w:rsidRPr="00000000">
        <w:rPr>
          <w:rFonts w:ascii="Arial" w:cs="Arial" w:eastAsia="Arial" w:hAnsi="Arial"/>
          <w:rtl w:val="0"/>
        </w:rPr>
        <w:t xml:space="preserve">5 Security (Informative)</w:t>
      </w:r>
      <w:r w:rsidDel="00000000" w:rsidR="00000000" w:rsidRPr="00000000">
        <w:rPr>
          <w:rtl w:val="0"/>
        </w:rPr>
      </w:r>
    </w:p>
    <w:p w:rsidR="00000000" w:rsidDel="00000000" w:rsidP="00000000" w:rsidRDefault="00000000" w:rsidRPr="00000000" w14:paraId="00000987">
      <w:pPr>
        <w:pStyle w:val="Heading2"/>
        <w:ind w:left="0" w:firstLine="0"/>
        <w:rPr/>
      </w:pPr>
      <w:bookmarkStart w:colFirst="0" w:colLast="0" w:name="_heading=h.2w9qaq2wvr46" w:id="276"/>
      <w:bookmarkEnd w:id="276"/>
      <w:r w:rsidDel="00000000" w:rsidR="00000000" w:rsidRPr="00000000">
        <w:rPr>
          <w:rtl w:val="0"/>
        </w:rPr>
        <w:t xml:space="preserve">5.1 Introduction</w:t>
      </w:r>
    </w:p>
    <w:p w:rsidR="00000000" w:rsidDel="00000000" w:rsidP="00000000" w:rsidRDefault="00000000" w:rsidRPr="00000000" w14:paraId="0000098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a transport protocol specification for message transmission, allowing implementers a choice of network, privacy, authentication and authorization technologies. Since the exact security technologies chosen will be context specific, it is the implementer's responsibility to include the appropriate features as part of their design.</w:t>
      </w:r>
    </w:p>
    <w:p w:rsidR="00000000" w:rsidDel="00000000" w:rsidP="00000000" w:rsidRDefault="00000000" w:rsidRPr="00000000" w14:paraId="0000098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solutions are likely to also include MQTT communications - this section should be read alongside the Security chapters in the MQTT standards: </w:t>
      </w:r>
      <w:hyperlink r:id="rId112">
        <w:r w:rsidDel="00000000" w:rsidR="00000000" w:rsidRPr="00000000">
          <w:rPr>
            <w:rFonts w:ascii="Arial" w:cs="Arial" w:eastAsia="Arial" w:hAnsi="Arial"/>
            <w:color w:val="1155cc"/>
            <w:u w:val="single"/>
            <w:shd w:fill="auto" w:val="clear"/>
            <w:rtl w:val="0"/>
          </w:rPr>
          <w:t xml:space="preserve">MQTT 3.1.1</w:t>
        </w:r>
      </w:hyperlink>
      <w:r w:rsidDel="00000000" w:rsidR="00000000" w:rsidRPr="00000000">
        <w:rPr>
          <w:rFonts w:ascii="Arial" w:cs="Arial" w:eastAsia="Arial" w:hAnsi="Arial"/>
          <w:color w:val="000000"/>
          <w:shd w:fill="auto" w:val="clear"/>
          <w:rtl w:val="0"/>
        </w:rPr>
        <w:t xml:space="preserve"> and </w:t>
      </w:r>
      <w:hyperlink r:id="rId113">
        <w:r w:rsidDel="00000000" w:rsidR="00000000" w:rsidRPr="00000000">
          <w:rPr>
            <w:rFonts w:ascii="Arial" w:cs="Arial" w:eastAsia="Arial" w:hAnsi="Arial"/>
            <w:color w:val="1155cc"/>
            <w:u w:val="single"/>
            <w:shd w:fill="auto" w:val="clear"/>
            <w:rtl w:val="0"/>
          </w:rPr>
          <w:t xml:space="preserve">MQTT 5.0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98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implementations will likely need to keep pace with an evolving security landscape. This Chapter provides general implementation guidance so as not to restrict choices available. Examples of threats that solution providers should consider are:</w:t>
      </w:r>
    </w:p>
    <w:p w:rsidR="00000000" w:rsidDel="00000000" w:rsidP="00000000" w:rsidRDefault="00000000" w:rsidRPr="00000000" w14:paraId="0000098B">
      <w:pPr>
        <w:numPr>
          <w:ilvl w:val="0"/>
          <w:numId w:val="22"/>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Devices could be compromised</w:t>
      </w:r>
    </w:p>
    <w:p w:rsidR="00000000" w:rsidDel="00000000" w:rsidP="00000000" w:rsidRDefault="00000000" w:rsidRPr="00000000" w14:paraId="0000098C">
      <w:pPr>
        <w:numPr>
          <w:ilvl w:val="0"/>
          <w:numId w:val="22"/>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Data at rest in Clients and Servers might be accessible</w:t>
      </w:r>
    </w:p>
    <w:p w:rsidR="00000000" w:rsidDel="00000000" w:rsidP="00000000" w:rsidRDefault="00000000" w:rsidRPr="00000000" w14:paraId="0000098D">
      <w:pPr>
        <w:numPr>
          <w:ilvl w:val="0"/>
          <w:numId w:val="22"/>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Protocol behaviors could have side effects (e.g. “timing attacks”)</w:t>
      </w:r>
    </w:p>
    <w:p w:rsidR="00000000" w:rsidDel="00000000" w:rsidP="00000000" w:rsidRDefault="00000000" w:rsidRPr="00000000" w14:paraId="0000098E">
      <w:pPr>
        <w:numPr>
          <w:ilvl w:val="0"/>
          <w:numId w:val="22"/>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Denial of Service (DoS) attacks</w:t>
      </w:r>
    </w:p>
    <w:p w:rsidR="00000000" w:rsidDel="00000000" w:rsidP="00000000" w:rsidRDefault="00000000" w:rsidRPr="00000000" w14:paraId="0000098F">
      <w:pPr>
        <w:numPr>
          <w:ilvl w:val="0"/>
          <w:numId w:val="22"/>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Communications could be intercepted, altered, re-routed or disclosed</w:t>
      </w:r>
    </w:p>
    <w:p w:rsidR="00000000" w:rsidDel="00000000" w:rsidP="00000000" w:rsidRDefault="00000000" w:rsidRPr="00000000" w14:paraId="00000990">
      <w:pPr>
        <w:numPr>
          <w:ilvl w:val="0"/>
          <w:numId w:val="22"/>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Injection of spoofed MQTT-SN Control Packets</w:t>
      </w:r>
    </w:p>
    <w:p w:rsidR="00000000" w:rsidDel="00000000" w:rsidP="00000000" w:rsidRDefault="00000000" w:rsidRPr="00000000" w14:paraId="0000099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MQTT-SN solutions are deployed in hostile communication environments, implementations will often need to provide mechanisms for:</w:t>
      </w:r>
    </w:p>
    <w:p w:rsidR="00000000" w:rsidDel="00000000" w:rsidP="00000000" w:rsidRDefault="00000000" w:rsidRPr="00000000" w14:paraId="00000992">
      <w:pPr>
        <w:numPr>
          <w:ilvl w:val="0"/>
          <w:numId w:val="72"/>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Authentication of users and devices</w:t>
      </w:r>
    </w:p>
    <w:p w:rsidR="00000000" w:rsidDel="00000000" w:rsidP="00000000" w:rsidRDefault="00000000" w:rsidRPr="00000000" w14:paraId="00000993">
      <w:pPr>
        <w:numPr>
          <w:ilvl w:val="0"/>
          <w:numId w:val="72"/>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of access to Server resources</w:t>
      </w:r>
    </w:p>
    <w:p w:rsidR="00000000" w:rsidDel="00000000" w:rsidP="00000000" w:rsidRDefault="00000000" w:rsidRPr="00000000" w14:paraId="00000994">
      <w:pPr>
        <w:numPr>
          <w:ilvl w:val="0"/>
          <w:numId w:val="72"/>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Integrity of MQTT-SN Control Packets and application data contained therein</w:t>
      </w:r>
    </w:p>
    <w:p w:rsidR="00000000" w:rsidDel="00000000" w:rsidP="00000000" w:rsidRDefault="00000000" w:rsidRPr="00000000" w14:paraId="00000995">
      <w:pPr>
        <w:numPr>
          <w:ilvl w:val="0"/>
          <w:numId w:val="72"/>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Privacy of MQTT-SN Control Packets and application data contained therein </w:t>
      </w:r>
    </w:p>
    <w:p w:rsidR="00000000" w:rsidDel="00000000" w:rsidP="00000000" w:rsidRDefault="00000000" w:rsidRPr="00000000" w14:paraId="0000099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addition to technical security issues there could also be geographic (e.g. U.S.-EU Privacy Shield Framework</w:t>
      </w:r>
      <w:hyperlink r:id="rId114">
        <w:r w:rsidDel="00000000" w:rsidR="00000000" w:rsidRPr="00000000">
          <w:rPr>
            <w:rFonts w:ascii="Arial" w:cs="Arial" w:eastAsia="Arial" w:hAnsi="Arial"/>
            <w:color w:val="000000"/>
            <w:shd w:fill="auto" w:val="clear"/>
            <w:rtl w:val="0"/>
          </w:rPr>
          <w:t xml:space="preserve"> </w:t>
        </w:r>
      </w:hyperlink>
      <w:hyperlink r:id="rId115">
        <w:r w:rsidDel="00000000" w:rsidR="00000000" w:rsidRPr="00000000">
          <w:rPr>
            <w:rFonts w:ascii="Arial" w:cs="Arial" w:eastAsia="Arial" w:hAnsi="Arial"/>
            <w:color w:val="1155cc"/>
            <w:u w:val="single"/>
            <w:shd w:fill="auto" w:val="clear"/>
            <w:rtl w:val="0"/>
          </w:rPr>
          <w:t xml:space="preserve">[USEUPRIVSH]</w:t>
        </w:r>
      </w:hyperlink>
      <w:r w:rsidDel="00000000" w:rsidR="00000000" w:rsidRPr="00000000">
        <w:rPr>
          <w:rFonts w:ascii="Arial" w:cs="Arial" w:eastAsia="Arial" w:hAnsi="Arial"/>
          <w:color w:val="000000"/>
          <w:shd w:fill="auto" w:val="clear"/>
          <w:rtl w:val="0"/>
        </w:rPr>
        <w:t xml:space="preserve">), industry specific (e.g. PCI DSS</w:t>
      </w:r>
      <w:hyperlink r:id="rId116">
        <w:r w:rsidDel="00000000" w:rsidR="00000000" w:rsidRPr="00000000">
          <w:rPr>
            <w:rFonts w:ascii="Arial" w:cs="Arial" w:eastAsia="Arial" w:hAnsi="Arial"/>
            <w:color w:val="000000"/>
            <w:shd w:fill="auto" w:val="clear"/>
            <w:rtl w:val="0"/>
          </w:rPr>
          <w:t xml:space="preserve"> </w:t>
        </w:r>
      </w:hyperlink>
      <w:hyperlink r:id="rId117">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and regulatory considerations (e.g. Sarbanes-Oxley</w:t>
      </w:r>
      <w:hyperlink r:id="rId118">
        <w:r w:rsidDel="00000000" w:rsidR="00000000" w:rsidRPr="00000000">
          <w:rPr>
            <w:rFonts w:ascii="Arial" w:cs="Arial" w:eastAsia="Arial" w:hAnsi="Arial"/>
            <w:color w:val="000000"/>
            <w:shd w:fill="auto" w:val="clear"/>
            <w:rtl w:val="0"/>
          </w:rPr>
          <w:t xml:space="preserve"> </w:t>
        </w:r>
      </w:hyperlink>
      <w:hyperlink r:id="rId119">
        <w:r w:rsidDel="00000000" w:rsidR="00000000" w:rsidRPr="00000000">
          <w:rPr>
            <w:rFonts w:ascii="Arial" w:cs="Arial" w:eastAsia="Arial" w:hAnsi="Arial"/>
            <w:color w:val="1155cc"/>
            <w:u w:val="single"/>
            <w:shd w:fill="auto" w:val="clear"/>
            <w:rtl w:val="0"/>
          </w:rPr>
          <w:t xml:space="preserve">[SARBANES]</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997">
      <w:pPr>
        <w:pStyle w:val="Heading2"/>
        <w:ind w:left="0" w:firstLine="0"/>
        <w:rPr/>
      </w:pPr>
      <w:bookmarkStart w:colFirst="0" w:colLast="0" w:name="_heading=h.igt8todq2le2" w:id="277"/>
      <w:bookmarkEnd w:id="277"/>
      <w:r w:rsidDel="00000000" w:rsidR="00000000" w:rsidRPr="00000000">
        <w:rPr>
          <w:rtl w:val="0"/>
        </w:rPr>
        <w:t xml:space="preserve">5.2 MQTT-SN solutions: security and certification</w:t>
      </w:r>
    </w:p>
    <w:p w:rsidR="00000000" w:rsidDel="00000000" w:rsidP="00000000" w:rsidRDefault="00000000" w:rsidRPr="00000000" w14:paraId="0000099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provide conformance with specific industry security standards such as NIST Cyber Security Framework</w:t>
      </w:r>
      <w:hyperlink r:id="rId120">
        <w:r w:rsidDel="00000000" w:rsidR="00000000" w:rsidRPr="00000000">
          <w:rPr>
            <w:rFonts w:ascii="Arial" w:cs="Arial" w:eastAsia="Arial" w:hAnsi="Arial"/>
            <w:color w:val="000000"/>
            <w:shd w:fill="auto" w:val="clear"/>
            <w:rtl w:val="0"/>
          </w:rPr>
          <w:t xml:space="preserve"> </w:t>
        </w:r>
      </w:hyperlink>
      <w:hyperlink r:id="rId121">
        <w:r w:rsidDel="00000000" w:rsidR="00000000" w:rsidRPr="00000000">
          <w:rPr>
            <w:rFonts w:ascii="Arial" w:cs="Arial" w:eastAsia="Arial" w:hAnsi="Arial"/>
            <w:color w:val="1155cc"/>
            <w:u w:val="single"/>
            <w:shd w:fill="auto" w:val="clear"/>
            <w:rtl w:val="0"/>
          </w:rPr>
          <w:t xml:space="preserve">[NISTCSF]</w:t>
        </w:r>
      </w:hyperlink>
      <w:r w:rsidDel="00000000" w:rsidR="00000000" w:rsidRPr="00000000">
        <w:rPr>
          <w:rFonts w:ascii="Arial" w:cs="Arial" w:eastAsia="Arial" w:hAnsi="Arial"/>
          <w:color w:val="000000"/>
          <w:shd w:fill="auto" w:val="clear"/>
          <w:rtl w:val="0"/>
        </w:rPr>
        <w:t xml:space="preserve">, PCI-DSS</w:t>
      </w:r>
      <w:hyperlink r:id="rId122">
        <w:r w:rsidDel="00000000" w:rsidR="00000000" w:rsidRPr="00000000">
          <w:rPr>
            <w:rFonts w:ascii="Arial" w:cs="Arial" w:eastAsia="Arial" w:hAnsi="Arial"/>
            <w:color w:val="000000"/>
            <w:shd w:fill="auto" w:val="clear"/>
            <w:rtl w:val="0"/>
          </w:rPr>
          <w:t xml:space="preserve"> </w:t>
        </w:r>
      </w:hyperlink>
      <w:hyperlink r:id="rId123">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FIPS-140-3</w:t>
      </w:r>
      <w:hyperlink r:id="rId124">
        <w:r w:rsidDel="00000000" w:rsidR="00000000" w:rsidRPr="00000000">
          <w:rPr>
            <w:rFonts w:ascii="Arial" w:cs="Arial" w:eastAsia="Arial" w:hAnsi="Arial"/>
            <w:color w:val="000000"/>
            <w:shd w:fill="auto" w:val="clear"/>
            <w:rtl w:val="0"/>
          </w:rPr>
          <w:t xml:space="preserve"> </w:t>
        </w:r>
      </w:hyperlink>
      <w:hyperlink r:id="rId125">
        <w:r w:rsidDel="00000000" w:rsidR="00000000" w:rsidRPr="00000000">
          <w:rPr>
            <w:rFonts w:ascii="Arial" w:cs="Arial" w:eastAsia="Arial" w:hAnsi="Arial"/>
            <w:color w:val="1155cc"/>
            <w:u w:val="single"/>
            <w:shd w:fill="auto" w:val="clear"/>
            <w:rtl w:val="0"/>
          </w:rPr>
          <w:t xml:space="preserve">[FIPS1403]</w:t>
        </w:r>
      </w:hyperlink>
      <w:r w:rsidDel="00000000" w:rsidR="00000000" w:rsidRPr="00000000">
        <w:rPr>
          <w:rFonts w:ascii="Arial" w:cs="Arial" w:eastAsia="Arial" w:hAnsi="Arial"/>
          <w:color w:val="000000"/>
          <w:shd w:fill="auto" w:val="clear"/>
          <w:rtl w:val="0"/>
        </w:rPr>
        <w:t xml:space="preserve"> and Commercial National Security Algorithm Suite (CNSA) 2.0 </w:t>
      </w:r>
      <w:hyperlink r:id="rId126">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The use of industry proven, independently verified and certified technologies will help meet compliance requirements.</w:t>
      </w:r>
    </w:p>
    <w:p w:rsidR="00000000" w:rsidDel="00000000" w:rsidP="00000000" w:rsidRDefault="00000000" w:rsidRPr="00000000" w14:paraId="00000999">
      <w:pPr>
        <w:pStyle w:val="Heading2"/>
        <w:ind w:left="0" w:firstLine="0"/>
        <w:rPr/>
      </w:pPr>
      <w:bookmarkStart w:colFirst="0" w:colLast="0" w:name="_heading=h.t81ayj7ar2ac" w:id="278"/>
      <w:bookmarkEnd w:id="278"/>
      <w:r w:rsidDel="00000000" w:rsidR="00000000" w:rsidRPr="00000000">
        <w:rPr>
          <w:rtl w:val="0"/>
        </w:rPr>
        <w:t xml:space="preserve">5.3 Lightweight cryptography and constrained devices</w:t>
      </w:r>
    </w:p>
    <w:p w:rsidR="00000000" w:rsidDel="00000000" w:rsidP="00000000" w:rsidRDefault="00000000" w:rsidRPr="00000000" w14:paraId="0000099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targeted at the most power saving and constrained devices. In contrast to MQTT where there is principally one underlying network technology - TCP/IP - MQTT-SN is intended to be agnostic to the underlying network as long as it conforms to the requirements outlined in </w:t>
      </w:r>
      <w:hyperlink w:anchor="_heading=h.fc1j1f7dq6oy">
        <w:r w:rsidDel="00000000" w:rsidR="00000000" w:rsidRPr="00000000">
          <w:rPr>
            <w:rFonts w:ascii="Arial" w:cs="Arial" w:eastAsia="Arial" w:hAnsi="Arial"/>
            <w:color w:val="1155cc"/>
            <w:u w:val="single"/>
            <w:shd w:fill="auto" w:val="clear"/>
            <w:rtl w:val="0"/>
          </w:rPr>
          <w:t xml:space="preserve">Section 4.2</w:t>
        </w:r>
      </w:hyperlink>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99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Previous versions of MQTT-SN did not include specific security and integrity features, preferring to leave that to the underlying network. That approach is still supported, but to aid interoperability the Protection Encapsulation is introduced, in </w:t>
      </w:r>
      <w:hyperlink w:anchor="_heading=h.15cqrsoyxc87">
        <w:r w:rsidDel="00000000" w:rsidR="00000000" w:rsidRPr="00000000">
          <w:rPr>
            <w:rFonts w:ascii="Arial" w:cs="Arial" w:eastAsia="Arial" w:hAnsi="Arial"/>
            <w:color w:val="1155cc"/>
            <w:u w:val="single"/>
            <w:shd w:fill="auto" w:val="clear"/>
            <w:rtl w:val="0"/>
          </w:rPr>
          <w:t xml:space="preserve">Section 3.26</w:t>
        </w:r>
      </w:hyperlink>
      <w:r w:rsidDel="00000000" w:rsidR="00000000" w:rsidRPr="00000000">
        <w:rPr>
          <w:rFonts w:ascii="Arial" w:cs="Arial" w:eastAsia="Arial" w:hAnsi="Arial"/>
          <w:color w:val="000000"/>
          <w:shd w:fill="auto" w:val="clear"/>
          <w:rtl w:val="0"/>
        </w:rPr>
        <w:t xml:space="preserve">. In order to disassociate the security model from the rest of the MQTT-SN specification, the Protection Encapsulation allows all the packet types, including CONNECT, to be wrapped in a security envelope. Furthermore the security material is self-contained in each Protection Encapsulation envelope, so it is completely decoupled from the Virtual Connection.</w:t>
      </w:r>
    </w:p>
    <w:p w:rsidR="00000000" w:rsidDel="00000000" w:rsidP="00000000" w:rsidRDefault="00000000" w:rsidRPr="00000000" w14:paraId="0000099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schemes defined by the Protection Encapsulation are especially suited for implementation by constrained devices: </w:t>
      </w:r>
    </w:p>
    <w:p w:rsidR="00000000" w:rsidDel="00000000" w:rsidP="00000000" w:rsidRDefault="00000000" w:rsidRPr="00000000" w14:paraId="0000099D">
      <w:pPr>
        <w:numPr>
          <w:ilvl w:val="0"/>
          <w:numId w:val="15"/>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HMAC and AES CMAC are widely adopted authentication only standard schemes.</w:t>
      </w:r>
    </w:p>
    <w:p w:rsidR="00000000" w:rsidDel="00000000" w:rsidP="00000000" w:rsidRDefault="00000000" w:rsidRPr="00000000" w14:paraId="0000099E">
      <w:pPr>
        <w:numPr>
          <w:ilvl w:val="0"/>
          <w:numId w:val="15"/>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Advanced Encryption Standard</w:t>
      </w:r>
      <w:hyperlink r:id="rId127">
        <w:r w:rsidDel="00000000" w:rsidR="00000000" w:rsidRPr="00000000">
          <w:rPr>
            <w:rFonts w:ascii="Arial" w:cs="Arial" w:eastAsia="Arial" w:hAnsi="Arial"/>
            <w:color w:val="000000"/>
            <w:shd w:fill="auto" w:val="clear"/>
            <w:rtl w:val="0"/>
          </w:rPr>
          <w:t xml:space="preserve"> </w:t>
        </w:r>
      </w:hyperlink>
      <w:hyperlink r:id="rId128">
        <w:r w:rsidDel="00000000" w:rsidR="00000000" w:rsidRPr="00000000">
          <w:rPr>
            <w:rFonts w:ascii="Arial" w:cs="Arial" w:eastAsia="Arial" w:hAnsi="Arial"/>
            <w:color w:val="1155cc"/>
            <w:u w:val="single"/>
            <w:shd w:fill="auto" w:val="clear"/>
            <w:rtl w:val="0"/>
          </w:rPr>
          <w:t xml:space="preserve">[AES]</w:t>
        </w:r>
      </w:hyperlink>
      <w:r w:rsidDel="00000000" w:rsidR="00000000" w:rsidRPr="00000000">
        <w:rPr>
          <w:rFonts w:ascii="Arial" w:cs="Arial" w:eastAsia="Arial" w:hAnsi="Arial"/>
          <w:color w:val="000000"/>
          <w:shd w:fill="auto" w:val="clear"/>
          <w:rtl w:val="0"/>
        </w:rPr>
        <w:t xml:space="preserve"> is the most widely adopted encryption algorithm. There is hardware support for AES in many processors, but not commonly for embedded processors. </w:t>
      </w:r>
    </w:p>
    <w:p w:rsidR="00000000" w:rsidDel="00000000" w:rsidP="00000000" w:rsidRDefault="00000000" w:rsidRPr="00000000" w14:paraId="0000099F">
      <w:pPr>
        <w:numPr>
          <w:ilvl w:val="0"/>
          <w:numId w:val="15"/>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encryption algorithm ChaCha20 [</w:t>
      </w:r>
      <w:hyperlink r:id="rId129">
        <w:r w:rsidDel="00000000" w:rsidR="00000000" w:rsidRPr="00000000">
          <w:rPr>
            <w:rFonts w:ascii="Arial" w:cs="Arial" w:eastAsia="Arial" w:hAnsi="Arial"/>
            <w:color w:val="1155cc"/>
            <w:u w:val="single"/>
            <w:shd w:fill="auto" w:val="clear"/>
            <w:rtl w:val="0"/>
          </w:rPr>
          <w:t xml:space="preserve">CHACHA20</w:t>
        </w:r>
      </w:hyperlink>
      <w:r w:rsidDel="00000000" w:rsidR="00000000" w:rsidRPr="00000000">
        <w:rPr>
          <w:rFonts w:ascii="Arial" w:cs="Arial" w:eastAsia="Arial" w:hAnsi="Arial"/>
          <w:color w:val="000000"/>
          <w:shd w:fill="auto" w:val="clear"/>
          <w:rtl w:val="0"/>
        </w:rPr>
        <w:t xml:space="preserve">] encrypts and decrypts much faster in software, but is not as widely available as AES.</w:t>
      </w:r>
    </w:p>
    <w:p w:rsidR="00000000" w:rsidDel="00000000" w:rsidP="00000000" w:rsidRDefault="00000000" w:rsidRPr="00000000" w14:paraId="000009A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Protection Encapsulation approach is informed by the OSCORE [RFC 8613] standard and CBOR Initial Algorithms [RFC 9053] informational document. The ISO 29192</w:t>
      </w:r>
      <w:hyperlink r:id="rId130">
        <w:r w:rsidDel="00000000" w:rsidR="00000000" w:rsidRPr="00000000">
          <w:rPr>
            <w:rFonts w:ascii="Arial" w:cs="Arial" w:eastAsia="Arial" w:hAnsi="Arial"/>
            <w:color w:val="000000"/>
            <w:shd w:fill="auto" w:val="clear"/>
            <w:rtl w:val="0"/>
          </w:rPr>
          <w:t xml:space="preserve"> </w:t>
        </w:r>
      </w:hyperlink>
      <w:hyperlink r:id="rId131">
        <w:r w:rsidDel="00000000" w:rsidR="00000000" w:rsidRPr="00000000">
          <w:rPr>
            <w:rFonts w:ascii="Arial" w:cs="Arial" w:eastAsia="Arial" w:hAnsi="Arial"/>
            <w:color w:val="1155cc"/>
            <w:u w:val="single"/>
            <w:shd w:fill="auto" w:val="clear"/>
            <w:rtl w:val="0"/>
          </w:rPr>
          <w:t xml:space="preserve">[ISO29192]</w:t>
        </w:r>
      </w:hyperlink>
      <w:r w:rsidDel="00000000" w:rsidR="00000000" w:rsidRPr="00000000">
        <w:rPr>
          <w:rFonts w:ascii="Arial" w:cs="Arial" w:eastAsia="Arial" w:hAnsi="Arial"/>
          <w:color w:val="000000"/>
          <w:shd w:fill="auto" w:val="clear"/>
          <w:rtl w:val="0"/>
        </w:rPr>
        <w:t xml:space="preserve"> standard makes recommendations for cryptographic primitives specifically tuned to perform on constrained, low end, devices.</w:t>
      </w:r>
    </w:p>
    <w:p w:rsidR="00000000" w:rsidDel="00000000" w:rsidP="00000000" w:rsidRDefault="00000000" w:rsidRPr="00000000" w14:paraId="000009A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Protection Encapsulation also allows for user defined protection schemes, although these will of necessity have lower interoperability compared to the built-in schemes, as implementations of both Client and Server will have to be aware of them.</w:t>
      </w:r>
    </w:p>
    <w:p w:rsidR="00000000" w:rsidDel="00000000" w:rsidP="00000000" w:rsidRDefault="00000000" w:rsidRPr="00000000" w14:paraId="000009A2">
      <w:pPr>
        <w:pStyle w:val="Heading2"/>
        <w:ind w:left="0" w:firstLine="0"/>
        <w:rPr/>
      </w:pPr>
      <w:bookmarkStart w:colFirst="0" w:colLast="0" w:name="_heading=h.g0bezd2bi3zn" w:id="279"/>
      <w:bookmarkEnd w:id="279"/>
      <w:r w:rsidDel="00000000" w:rsidR="00000000" w:rsidRPr="00000000">
        <w:rPr>
          <w:rtl w:val="0"/>
        </w:rPr>
        <w:t xml:space="preserve">5.4 Implementation notes</w:t>
      </w:r>
    </w:p>
    <w:p w:rsidR="00000000" w:rsidDel="00000000" w:rsidP="00000000" w:rsidRDefault="00000000" w:rsidRPr="00000000" w14:paraId="000009A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the underlying network layer for MQTT-SN is UDP, DTLS [RFC9147] can be used to secure MQTT-SN communications instead of or in conjunction with the Protection Encapsulation. It is recommended that Server implementations that offer DTLS use UDP port 8883 (IANA service name: secure-mqtt).</w:t>
      </w:r>
    </w:p>
    <w:p w:rsidR="00000000" w:rsidDel="00000000" w:rsidP="00000000" w:rsidRDefault="00000000" w:rsidRPr="00000000" w14:paraId="000009A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other underlying network technologies, a security solution particular to that technology must be found, which could involve using the MQTT-SN </w:t>
      </w:r>
      <w:hyperlink w:anchor="_heading=h.15cqrsoyxc87">
        <w:r w:rsidDel="00000000" w:rsidR="00000000" w:rsidRPr="00000000">
          <w:rPr>
            <w:rFonts w:ascii="Arial" w:cs="Arial" w:eastAsia="Arial" w:hAnsi="Arial"/>
            <w:color w:val="1155cc"/>
            <w:u w:val="single"/>
            <w:shd w:fill="auto" w:val="clear"/>
            <w:rtl w:val="0"/>
          </w:rPr>
          <w:t xml:space="preserve">Protection Encapsulation</w:t>
        </w:r>
      </w:hyperlink>
      <w:r w:rsidDel="00000000" w:rsidR="00000000" w:rsidRPr="00000000">
        <w:rPr>
          <w:rFonts w:ascii="Arial" w:cs="Arial" w:eastAsia="Arial" w:hAnsi="Arial"/>
          <w:color w:val="000000"/>
          <w:shd w:fill="auto" w:val="clear"/>
          <w:rtl w:val="0"/>
        </w:rPr>
        <w:t xml:space="preserve"> and/or  </w:t>
      </w:r>
      <w:hyperlink w:anchor="_heading=h.n3l7hni8c3ae">
        <w:r w:rsidDel="00000000" w:rsidR="00000000" w:rsidRPr="00000000">
          <w:rPr>
            <w:rFonts w:ascii="Arial" w:cs="Arial" w:eastAsia="Arial" w:hAnsi="Arial"/>
            <w:color w:val="1155cc"/>
            <w:u w:val="single"/>
            <w:shd w:fill="auto" w:val="clear"/>
            <w:rtl w:val="0"/>
          </w:rPr>
          <w:t xml:space="preserv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9A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There are many security concerns to consider when implementing or using MQTT-SN. The following section should not be considered a comprehensive checklist.</w:t>
      </w:r>
    </w:p>
    <w:p w:rsidR="00000000" w:rsidDel="00000000" w:rsidP="00000000" w:rsidRDefault="00000000" w:rsidRPr="00000000" w14:paraId="000009A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achieve some, or all, of the following:</w:t>
      </w:r>
    </w:p>
    <w:p w:rsidR="00000000" w:rsidDel="00000000" w:rsidP="00000000" w:rsidRDefault="00000000" w:rsidRPr="00000000" w14:paraId="000009A7">
      <w:pPr>
        <w:pStyle w:val="Heading3"/>
        <w:ind w:left="0" w:firstLine="0"/>
        <w:rPr/>
      </w:pPr>
      <w:bookmarkStart w:colFirst="0" w:colLast="0" w:name="_heading=h.h5vxo4k0bdpo" w:id="280"/>
      <w:bookmarkEnd w:id="280"/>
      <w:r w:rsidDel="00000000" w:rsidR="00000000" w:rsidRPr="00000000">
        <w:rPr>
          <w:rtl w:val="0"/>
        </w:rPr>
        <w:t xml:space="preserve">5.4.1 Authentication of Clients by the Server</w:t>
      </w:r>
    </w:p>
    <w:p w:rsidR="00000000" w:rsidDel="00000000" w:rsidP="00000000" w:rsidRDefault="00000000" w:rsidRPr="00000000" w14:paraId="000009A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CONNECT packet contains an Authentication Data field which can contain a user name and password if the Authentication Method is SASL PLAIN (see </w:t>
      </w:r>
      <w:hyperlink w:anchor="_heading=h.nhp24wh46om4">
        <w:r w:rsidDel="00000000" w:rsidR="00000000" w:rsidRPr="00000000">
          <w:rPr>
            <w:rFonts w:ascii="Arial" w:cs="Arial" w:eastAsia="Arial" w:hAnsi="Arial"/>
            <w:color w:val="1155cc"/>
            <w:u w:val="single"/>
            <w:shd w:fill="auto" w:val="clear"/>
            <w:rtl w:val="0"/>
          </w:rPr>
          <w:t xml:space="preserve">section 4.11.1.2</w:t>
        </w:r>
      </w:hyperlink>
      <w:r w:rsidDel="00000000" w:rsidR="00000000" w:rsidRPr="00000000">
        <w:rPr>
          <w:rFonts w:ascii="Arial" w:cs="Arial" w:eastAsia="Arial" w:hAnsi="Arial"/>
          <w:color w:val="000000"/>
          <w:shd w:fill="auto" w:val="clear"/>
          <w:rtl w:val="0"/>
        </w:rPr>
        <w:t xml:space="preserve">). Implementations can choose how to make use of the content of these fields. They may provide their own authentication mechanism, use an external authentication system such as LDAP</w:t>
      </w:r>
      <w:hyperlink r:id="rId132">
        <w:r w:rsidDel="00000000" w:rsidR="00000000" w:rsidRPr="00000000">
          <w:rPr>
            <w:rFonts w:ascii="Arial" w:cs="Arial" w:eastAsia="Arial" w:hAnsi="Arial"/>
            <w:color w:val="000000"/>
            <w:shd w:fill="auto" w:val="clear"/>
            <w:rtl w:val="0"/>
          </w:rPr>
          <w:t xml:space="preserve"> </w:t>
        </w:r>
      </w:hyperlink>
      <w:hyperlink r:id="rId133">
        <w:r w:rsidDel="00000000" w:rsidR="00000000" w:rsidRPr="00000000">
          <w:rPr>
            <w:rFonts w:ascii="Arial" w:cs="Arial" w:eastAsia="Arial" w:hAnsi="Arial"/>
            <w:color w:val="1155cc"/>
            <w:u w:val="single"/>
            <w:shd w:fill="auto" w:val="clear"/>
            <w:rtl w:val="0"/>
          </w:rPr>
          <w:t xml:space="preserve">[RFC4511]</w:t>
        </w:r>
      </w:hyperlink>
      <w:r w:rsidDel="00000000" w:rsidR="00000000" w:rsidRPr="00000000">
        <w:rPr>
          <w:rFonts w:ascii="Arial" w:cs="Arial" w:eastAsia="Arial" w:hAnsi="Arial"/>
          <w:color w:val="000000"/>
          <w:shd w:fill="auto" w:val="clear"/>
          <w:rtl w:val="0"/>
        </w:rPr>
        <w:t xml:space="preserve"> or OAuth</w:t>
      </w:r>
      <w:hyperlink r:id="rId134">
        <w:r w:rsidDel="00000000" w:rsidR="00000000" w:rsidRPr="00000000">
          <w:rPr>
            <w:rFonts w:ascii="Arial" w:cs="Arial" w:eastAsia="Arial" w:hAnsi="Arial"/>
            <w:color w:val="000000"/>
            <w:shd w:fill="auto" w:val="clear"/>
            <w:rtl w:val="0"/>
          </w:rPr>
          <w:t xml:space="preserve"> </w:t>
        </w:r>
      </w:hyperlink>
      <w:hyperlink r:id="rId135">
        <w:r w:rsidDel="00000000" w:rsidR="00000000" w:rsidRPr="00000000">
          <w:rPr>
            <w:rFonts w:ascii="Arial" w:cs="Arial" w:eastAsia="Arial" w:hAnsi="Arial"/>
            <w:color w:val="1155cc"/>
            <w:u w:val="single"/>
            <w:shd w:fill="auto" w:val="clear"/>
            <w:rtl w:val="0"/>
          </w:rPr>
          <w:t xml:space="preserve">[RFC6749]</w:t>
        </w:r>
      </w:hyperlink>
      <w:r w:rsidDel="00000000" w:rsidR="00000000" w:rsidRPr="00000000">
        <w:rPr>
          <w:rFonts w:ascii="Arial" w:cs="Arial" w:eastAsia="Arial" w:hAnsi="Arial"/>
          <w:color w:val="000000"/>
          <w:shd w:fill="auto" w:val="clear"/>
          <w:rtl w:val="0"/>
        </w:rPr>
        <w:t xml:space="preserve"> tokens, or leverage operating system authentication mechanisms.</w:t>
      </w:r>
    </w:p>
    <w:p w:rsidR="00000000" w:rsidDel="00000000" w:rsidP="00000000" w:rsidRDefault="00000000" w:rsidRPr="00000000" w14:paraId="000009A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rFonts w:ascii="Arial" w:cs="Arial" w:eastAsia="Arial" w:hAnsi="Arial"/>
            <w:color w:val="1155cc"/>
            <w:u w:val="single"/>
            <w:shd w:fill="auto" w:val="clear"/>
            <w:rtl w:val="0"/>
          </w:rPr>
          <w:t xml:space="preserve">section 4.11</w:t>
        </w:r>
      </w:hyperlink>
      <w:r w:rsidDel="00000000" w:rsidR="00000000" w:rsidRPr="00000000">
        <w:rPr>
          <w:rFonts w:ascii="Arial" w:cs="Arial" w:eastAsia="Arial" w:hAnsi="Arial"/>
          <w:color w:val="000000"/>
          <w:shd w:fill="auto" w:val="clear"/>
          <w:rtl w:val="0"/>
        </w:rPr>
        <w:t xml:space="preserve">. Using this requires support for it in both the Client and Server.</w:t>
      </w:r>
    </w:p>
    <w:p w:rsidR="00000000" w:rsidDel="00000000" w:rsidP="00000000" w:rsidRDefault="00000000" w:rsidRPr="00000000" w14:paraId="000009A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passing authentication data in clear text, obfuscating such data elements or requiring no authentication data should be aware this can give rise to Man-in-the-Middle and replay attacks. </w:t>
      </w:r>
      <w:hyperlink w:anchor="_heading=h.zdgt1oam65sj">
        <w:r w:rsidDel="00000000" w:rsidR="00000000" w:rsidRPr="00000000">
          <w:rPr>
            <w:rFonts w:ascii="Arial" w:cs="Arial" w:eastAsia="Arial" w:hAnsi="Arial"/>
            <w:color w:val="1155cc"/>
            <w:u w:val="single"/>
            <w:shd w:fill="auto" w:val="clear"/>
            <w:rtl w:val="0"/>
          </w:rPr>
          <w:t xml:space="preserve">Section 5.4.5</w:t>
        </w:r>
      </w:hyperlink>
      <w:r w:rsidDel="00000000" w:rsidR="00000000" w:rsidRPr="00000000">
        <w:rPr>
          <w:rFonts w:ascii="Arial" w:cs="Arial" w:eastAsia="Arial" w:hAnsi="Arial"/>
          <w:color w:val="000000"/>
          <w:shd w:fill="auto" w:val="clear"/>
          <w:rtl w:val="0"/>
        </w:rPr>
        <w:t xml:space="preserve"> introduces approaches to ensure data privacy.</w:t>
      </w:r>
    </w:p>
    <w:p w:rsidR="00000000" w:rsidDel="00000000" w:rsidP="00000000" w:rsidRDefault="00000000" w:rsidRPr="00000000" w14:paraId="000009A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Virtual Private Network (VPN) between the Clients and Servers can provide confidence that data is only being received from authorized Clients.</w:t>
      </w:r>
    </w:p>
    <w:p w:rsidR="00000000" w:rsidDel="00000000" w:rsidP="00000000" w:rsidRDefault="00000000" w:rsidRPr="00000000" w14:paraId="000009A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 </w:t>
      </w:r>
      <w:hyperlink r:id="rId136">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is used, X.509 Certificates sent from the Client can be used by the Server to authenticate the Client to achieve mutual authentication.</w:t>
      </w:r>
    </w:p>
    <w:p w:rsidR="00000000" w:rsidDel="00000000" w:rsidP="00000000" w:rsidRDefault="00000000" w:rsidRPr="00000000" w14:paraId="000009AD">
      <w:pPr>
        <w:pStyle w:val="Heading3"/>
        <w:ind w:left="0" w:firstLine="0"/>
        <w:rPr/>
      </w:pPr>
      <w:bookmarkStart w:colFirst="0" w:colLast="0" w:name="_heading=h.lexe5j11rq4v" w:id="281"/>
      <w:bookmarkEnd w:id="281"/>
      <w:r w:rsidDel="00000000" w:rsidR="00000000" w:rsidRPr="00000000">
        <w:rPr>
          <w:rtl w:val="0"/>
        </w:rPr>
        <w:t xml:space="preserve">5.4.2 Authorization of Clients by the Server</w:t>
      </w:r>
    </w:p>
    <w:p w:rsidR="00000000" w:rsidDel="00000000" w:rsidP="00000000" w:rsidRDefault="00000000" w:rsidRPr="00000000" w14:paraId="000009A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a Client has been successfully authenticated, a Server implementation should check that it is authorized before accepting its connection.</w:t>
      </w:r>
    </w:p>
    <w:p w:rsidR="00000000" w:rsidDel="00000000" w:rsidP="00000000" w:rsidRDefault="00000000" w:rsidRPr="00000000" w14:paraId="000009A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may be based on information provided by the Client such as User Name, the hostname/network address of the Client, or the outcome of authentication mechanisms.</w:t>
      </w:r>
    </w:p>
    <w:p w:rsidR="00000000" w:rsidDel="00000000" w:rsidP="00000000" w:rsidRDefault="00000000" w:rsidRPr="00000000" w14:paraId="000009B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particular, the implementation should check that the Client is authorized to use the Client Identifier as this gives access to the MQTT-SN Session State (described in </w:t>
      </w:r>
      <w:hyperlink w:anchor="_heading=h.21od6so">
        <w:r w:rsidDel="00000000" w:rsidR="00000000" w:rsidRPr="00000000">
          <w:rPr>
            <w:rFonts w:ascii="Arial" w:cs="Arial" w:eastAsia="Arial" w:hAnsi="Arial"/>
            <w:color w:val="1155cc"/>
            <w:u w:val="single"/>
            <w:shd w:fill="auto" w:val="clear"/>
            <w:rtl w:val="0"/>
          </w:rPr>
          <w:t xml:space="preserve">section 4.1</w:t>
        </w:r>
      </w:hyperlink>
      <w:r w:rsidDel="00000000" w:rsidR="00000000" w:rsidRPr="00000000">
        <w:rPr>
          <w:rFonts w:ascii="Arial" w:cs="Arial" w:eastAsia="Arial" w:hAnsi="Arial"/>
          <w:color w:val="000000"/>
          <w:shd w:fill="auto" w:val="clear"/>
          <w:rtl w:val="0"/>
        </w:rPr>
        <w:t xml:space="preserve">). This authorization check is to protect against the case where one Client, accidentally or maliciously, provides a Client Identifier that is already being used by some other Client.</w:t>
      </w:r>
    </w:p>
    <w:p w:rsidR="00000000" w:rsidDel="00000000" w:rsidP="00000000" w:rsidRDefault="00000000" w:rsidRPr="00000000" w14:paraId="000009B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should provide access controls that take place after CONNECT to restrict the Client's ability to publish to particular Topics or to subscribe using particular Topic Filters. An implementation should consider limiting access to Topic Filters that have broad scope, such as the # Topic Filter.</w:t>
      </w:r>
    </w:p>
    <w:p w:rsidR="00000000" w:rsidDel="00000000" w:rsidP="00000000" w:rsidRDefault="00000000" w:rsidRPr="00000000" w14:paraId="000009B2">
      <w:pPr>
        <w:pStyle w:val="Heading3"/>
        <w:ind w:left="0" w:firstLine="0"/>
        <w:rPr/>
      </w:pPr>
      <w:bookmarkStart w:colFirst="0" w:colLast="0" w:name="_heading=h.jysh3cxpsb6d" w:id="282"/>
      <w:bookmarkEnd w:id="282"/>
      <w:r w:rsidDel="00000000" w:rsidR="00000000" w:rsidRPr="00000000">
        <w:rPr>
          <w:rtl w:val="0"/>
        </w:rPr>
        <w:t xml:space="preserve">5.4.3 Authentication of the Server by the Client</w:t>
      </w:r>
    </w:p>
    <w:p w:rsidR="00000000" w:rsidDel="00000000" w:rsidP="00000000" w:rsidRDefault="00000000" w:rsidRPr="00000000" w14:paraId="000009B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protocol is not trust symmetrical. When using basic Username and Password authentication, there is no mechanism for the Client to authenticate the Server. Some forms of authentication do allow for mutual authentication.</w:t>
      </w:r>
    </w:p>
    <w:p w:rsidR="00000000" w:rsidDel="00000000" w:rsidP="00000000" w:rsidRDefault="00000000" w:rsidRPr="00000000" w14:paraId="000009B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w:t>
      </w:r>
      <w:hyperlink r:id="rId137">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is used, X.509 Certificates sent from the Server can be used by the Client to authenticate the Server. </w:t>
      </w:r>
    </w:p>
    <w:p w:rsidR="00000000" w:rsidDel="00000000" w:rsidP="00000000" w:rsidRDefault="00000000" w:rsidRPr="00000000" w14:paraId="000009B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rFonts w:ascii="Arial" w:cs="Arial" w:eastAsia="Arial" w:hAnsi="Arial"/>
            <w:color w:val="1155cc"/>
            <w:u w:val="single"/>
            <w:shd w:fill="auto" w:val="clear"/>
            <w:rtl w:val="0"/>
          </w:rPr>
          <w:t xml:space="preserve">section 4.11</w:t>
        </w:r>
      </w:hyperlink>
      <w:r w:rsidDel="00000000" w:rsidR="00000000" w:rsidRPr="00000000">
        <w:rPr>
          <w:rFonts w:ascii="Arial" w:cs="Arial" w:eastAsia="Arial" w:hAnsi="Arial"/>
          <w:color w:val="000000"/>
          <w:shd w:fill="auto" w:val="clear"/>
          <w:rtl w:val="0"/>
        </w:rPr>
        <w:t xml:space="preserve">, which can be used to authenticate the Server to the Client. Using this requires support for it in both the Client and Server.</w:t>
      </w:r>
    </w:p>
    <w:p w:rsidR="00000000" w:rsidDel="00000000" w:rsidP="00000000" w:rsidRDefault="00000000" w:rsidRPr="00000000" w14:paraId="000009B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VPN between Clients and Servers can provide confidence that Clients are connecting to the intended Server.</w:t>
      </w:r>
    </w:p>
    <w:p w:rsidR="00000000" w:rsidDel="00000000" w:rsidP="00000000" w:rsidRDefault="00000000" w:rsidRPr="00000000" w14:paraId="000009B7">
      <w:pPr>
        <w:pStyle w:val="Heading3"/>
        <w:ind w:left="0" w:firstLine="0"/>
        <w:rPr/>
      </w:pPr>
      <w:bookmarkStart w:colFirst="0" w:colLast="0" w:name="_heading=h.ot7sd3b9qzjh" w:id="283"/>
      <w:bookmarkEnd w:id="283"/>
      <w:r w:rsidDel="00000000" w:rsidR="00000000" w:rsidRPr="00000000">
        <w:rPr>
          <w:rtl w:val="0"/>
        </w:rPr>
        <w:t xml:space="preserve">5.4.4 Integrity of Application Messages and MQTT-SN Control Packets</w:t>
      </w:r>
    </w:p>
    <w:p w:rsidR="00000000" w:rsidDel="00000000" w:rsidP="00000000" w:rsidRDefault="00000000" w:rsidRPr="00000000" w14:paraId="000009B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Applications can independently include hash values in their Application Messages. This can provide integrity of the contents of Publish packets across the network and at rest.</w:t>
      </w:r>
    </w:p>
    <w:p w:rsidR="00000000" w:rsidDel="00000000" w:rsidP="00000000" w:rsidRDefault="00000000" w:rsidRPr="00000000" w14:paraId="000009B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 and the Protection Encapsulation</w:t>
      </w:r>
      <w:hyperlink r:id="rId138">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provide hash algorithms to verify the integrity of data sent over the network.</w:t>
      </w:r>
    </w:p>
    <w:p w:rsidR="00000000" w:rsidDel="00000000" w:rsidP="00000000" w:rsidRDefault="00000000" w:rsidRPr="00000000" w14:paraId="000009B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integrity of data across the section of the network covered by a VPN.</w:t>
      </w:r>
    </w:p>
    <w:p w:rsidR="00000000" w:rsidDel="00000000" w:rsidP="00000000" w:rsidRDefault="00000000" w:rsidRPr="00000000" w14:paraId="000009BB">
      <w:pPr>
        <w:pStyle w:val="Heading3"/>
        <w:ind w:left="0" w:firstLine="0"/>
        <w:rPr/>
      </w:pPr>
      <w:bookmarkStart w:colFirst="0" w:colLast="0" w:name="_heading=h.zdgt1oam65sj" w:id="284"/>
      <w:bookmarkEnd w:id="284"/>
      <w:r w:rsidDel="00000000" w:rsidR="00000000" w:rsidRPr="00000000">
        <w:rPr>
          <w:rtl w:val="0"/>
        </w:rPr>
        <w:t xml:space="preserve">5.4.5 Privacy of Application Messages and MQTT-SN Control Packets</w:t>
      </w:r>
    </w:p>
    <w:p w:rsidR="00000000" w:rsidDel="00000000" w:rsidP="00000000" w:rsidRDefault="00000000" w:rsidRPr="00000000" w14:paraId="000009B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39">
        <w:r w:rsidDel="00000000" w:rsidR="00000000" w:rsidRPr="00000000">
          <w:rPr>
            <w:rFonts w:ascii="Arial" w:cs="Arial" w:eastAsia="Arial" w:hAnsi="Arial"/>
            <w:color w:val="000000"/>
            <w:shd w:fill="auto" w:val="clear"/>
            <w:rtl w:val="0"/>
          </w:rPr>
          <w:t xml:space="preserve"> </w:t>
        </w:r>
      </w:hyperlink>
      <w:hyperlink r:id="rId140">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can provide encryption of data sent over the network. There are valid DTLS cipher suites that include a NULL encryption algorithm that does not encrypt data. To ensure privacy Clients and Servers should avoid these cipher suites.</w:t>
      </w:r>
    </w:p>
    <w:p w:rsidR="00000000" w:rsidDel="00000000" w:rsidP="00000000" w:rsidRDefault="00000000" w:rsidRPr="00000000" w14:paraId="000009B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application might independently encrypt the contents of its Application Messages. This could provide privacy of the Application Message both over the network and at rest. This would not provide privacy for other Properties of the Application Message such as Topic Name.</w:t>
      </w:r>
    </w:p>
    <w:p w:rsidR="00000000" w:rsidDel="00000000" w:rsidP="00000000" w:rsidRDefault="00000000" w:rsidRPr="00000000" w14:paraId="000009B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can provide encrypted storage for data at rest such as Application Messages stored as part of a Session.</w:t>
      </w:r>
    </w:p>
    <w:p w:rsidR="00000000" w:rsidDel="00000000" w:rsidP="00000000" w:rsidRDefault="00000000" w:rsidRPr="00000000" w14:paraId="000009B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privacy of data across the section of the network covered by a VPN.</w:t>
      </w:r>
    </w:p>
    <w:p w:rsidR="00000000" w:rsidDel="00000000" w:rsidP="00000000" w:rsidRDefault="00000000" w:rsidRPr="00000000" w14:paraId="000009C0">
      <w:pPr>
        <w:pStyle w:val="Heading3"/>
        <w:ind w:left="0" w:firstLine="0"/>
        <w:rPr/>
      </w:pPr>
      <w:bookmarkStart w:colFirst="0" w:colLast="0" w:name="_heading=h.xh57vyfcv2nk" w:id="285"/>
      <w:bookmarkEnd w:id="285"/>
      <w:r w:rsidDel="00000000" w:rsidR="00000000" w:rsidRPr="00000000">
        <w:rPr>
          <w:rtl w:val="0"/>
        </w:rPr>
        <w:t xml:space="preserve">5.4.6 Non-repudiation of message transmission</w:t>
      </w:r>
    </w:p>
    <w:p w:rsidR="00000000" w:rsidDel="00000000" w:rsidP="00000000" w:rsidRDefault="00000000" w:rsidRPr="00000000" w14:paraId="000009C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 designers might need to consider appropriate strategies to achieve end to end non-repudiation.</w:t>
      </w:r>
    </w:p>
    <w:p w:rsidR="00000000" w:rsidDel="00000000" w:rsidP="00000000" w:rsidRDefault="00000000" w:rsidRPr="00000000" w14:paraId="000009C2">
      <w:pPr>
        <w:pStyle w:val="Heading3"/>
        <w:ind w:left="0" w:firstLine="0"/>
        <w:rPr/>
      </w:pPr>
      <w:bookmarkStart w:colFirst="0" w:colLast="0" w:name="_heading=h.e8wrqxkc3xaj" w:id="286"/>
      <w:bookmarkEnd w:id="286"/>
      <w:r w:rsidDel="00000000" w:rsidR="00000000" w:rsidRPr="00000000">
        <w:rPr>
          <w:rtl w:val="0"/>
        </w:rPr>
        <w:t xml:space="preserve">5.4.7 Detecting compromise of Clients and Servers</w:t>
      </w:r>
    </w:p>
    <w:p w:rsidR="00000000" w:rsidDel="00000000" w:rsidP="00000000" w:rsidRDefault="00000000" w:rsidRPr="00000000" w14:paraId="000009C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w:t>
      </w:r>
      <w:hyperlink r:id="rId141">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should provide capabilities to ensure that any X.509 certificates provided when initiating a DTLS session are associated with the hostname of the Client connecting or Server being connected to.</w:t>
      </w:r>
    </w:p>
    <w:p w:rsidR="00000000" w:rsidDel="00000000" w:rsidP="00000000" w:rsidRDefault="00000000" w:rsidRPr="00000000" w14:paraId="000009C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 can choose to provide capabilities to check Certificate Revocation Lists (CRLs</w:t>
      </w:r>
      <w:hyperlink r:id="rId142">
        <w:r w:rsidDel="00000000" w:rsidR="00000000" w:rsidRPr="00000000">
          <w:rPr>
            <w:rFonts w:ascii="Arial" w:cs="Arial" w:eastAsia="Arial" w:hAnsi="Arial"/>
            <w:color w:val="000000"/>
            <w:shd w:fill="auto" w:val="clear"/>
            <w:rtl w:val="0"/>
          </w:rPr>
          <w:t xml:space="preserve"> </w:t>
        </w:r>
      </w:hyperlink>
      <w:hyperlink r:id="rId143">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 Online Certificate Status Protocol (OSCP)</w:t>
      </w:r>
      <w:hyperlink r:id="rId144">
        <w:r w:rsidDel="00000000" w:rsidR="00000000" w:rsidRPr="00000000">
          <w:rPr>
            <w:rFonts w:ascii="Arial" w:cs="Arial" w:eastAsia="Arial" w:hAnsi="Arial"/>
            <w:color w:val="000000"/>
            <w:shd w:fill="auto" w:val="clear"/>
            <w:rtl w:val="0"/>
          </w:rPr>
          <w:t xml:space="preserve"> </w:t>
        </w:r>
      </w:hyperlink>
      <w:hyperlink r:id="rId145">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 to prevent revoked certificates from being used.</w:t>
      </w:r>
    </w:p>
    <w:p w:rsidR="00000000" w:rsidDel="00000000" w:rsidP="00000000" w:rsidRDefault="00000000" w:rsidRPr="00000000" w14:paraId="000009C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Physical deployments might combine tamper-proof hardware with the transmission of specific data in Application Messages. For example, a meter might have an embedded GPS to ensure it is not used in an unauthorized location.</w:t>
      </w:r>
      <w:hyperlink r:id="rId146">
        <w:r w:rsidDel="00000000" w:rsidR="00000000" w:rsidRPr="00000000">
          <w:rPr>
            <w:rFonts w:ascii="Arial" w:cs="Arial" w:eastAsia="Arial" w:hAnsi="Arial"/>
            <w:color w:val="000000"/>
            <w:shd w:fill="auto" w:val="clear"/>
            <w:rtl w:val="0"/>
          </w:rPr>
          <w:t xml:space="preserve"> </w:t>
        </w:r>
      </w:hyperlink>
      <w:hyperlink r:id="rId147">
        <w:r w:rsidDel="00000000" w:rsidR="00000000" w:rsidRPr="00000000">
          <w:rPr>
            <w:rFonts w:ascii="Arial" w:cs="Arial" w:eastAsia="Arial" w:hAnsi="Arial"/>
            <w:color w:val="1155cc"/>
            <w:u w:val="single"/>
            <w:shd w:fill="auto" w:val="clear"/>
            <w:rtl w:val="0"/>
          </w:rPr>
          <w:t xml:space="preserve">[IEEE8021AR]</w:t>
        </w:r>
      </w:hyperlink>
      <w:r w:rsidDel="00000000" w:rsidR="00000000" w:rsidRPr="00000000">
        <w:rPr>
          <w:rFonts w:ascii="Arial" w:cs="Arial" w:eastAsia="Arial" w:hAnsi="Arial"/>
          <w:color w:val="000000"/>
          <w:shd w:fill="auto" w:val="clear"/>
          <w:rtl w:val="0"/>
        </w:rPr>
        <w:t xml:space="preserve"> is a standard for implementing mechanisms to authenticate a device’s identity using a cryptographically bound identifier.</w:t>
      </w:r>
    </w:p>
    <w:p w:rsidR="00000000" w:rsidDel="00000000" w:rsidP="00000000" w:rsidRDefault="00000000" w:rsidRPr="00000000" w14:paraId="000009C6">
      <w:pPr>
        <w:pStyle w:val="Heading3"/>
        <w:ind w:left="0" w:firstLine="0"/>
        <w:rPr/>
      </w:pPr>
      <w:bookmarkStart w:colFirst="0" w:colLast="0" w:name="_heading=h.z4zuc51rmam1" w:id="287"/>
      <w:bookmarkEnd w:id="287"/>
      <w:r w:rsidDel="00000000" w:rsidR="00000000" w:rsidRPr="00000000">
        <w:rPr>
          <w:rtl w:val="0"/>
        </w:rPr>
        <w:t xml:space="preserve">5.4.8 Detecting abnormal behaviors</w:t>
      </w:r>
    </w:p>
    <w:p w:rsidR="00000000" w:rsidDel="00000000" w:rsidP="00000000" w:rsidRDefault="00000000" w:rsidRPr="00000000" w14:paraId="000009C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monitor Client behavior to detect potential security incidents. For example:</w:t>
      </w:r>
    </w:p>
    <w:p w:rsidR="00000000" w:rsidDel="00000000" w:rsidP="00000000" w:rsidRDefault="00000000" w:rsidRPr="00000000" w14:paraId="000009C8">
      <w:pPr>
        <w:numPr>
          <w:ilvl w:val="0"/>
          <w:numId w:val="8"/>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connection attempts</w:t>
      </w:r>
    </w:p>
    <w:p w:rsidR="00000000" w:rsidDel="00000000" w:rsidP="00000000" w:rsidRDefault="00000000" w:rsidRPr="00000000" w14:paraId="000009C9">
      <w:pPr>
        <w:numPr>
          <w:ilvl w:val="0"/>
          <w:numId w:val="8"/>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authentication attempts</w:t>
      </w:r>
    </w:p>
    <w:p w:rsidR="00000000" w:rsidDel="00000000" w:rsidP="00000000" w:rsidRDefault="00000000" w:rsidRPr="00000000" w14:paraId="000009CA">
      <w:pPr>
        <w:numPr>
          <w:ilvl w:val="0"/>
          <w:numId w:val="8"/>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Abnormal termination of connections</w:t>
      </w:r>
    </w:p>
    <w:p w:rsidR="00000000" w:rsidDel="00000000" w:rsidP="00000000" w:rsidRDefault="00000000" w:rsidRPr="00000000" w14:paraId="000009CB">
      <w:pPr>
        <w:numPr>
          <w:ilvl w:val="0"/>
          <w:numId w:val="8"/>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Topic scanning (attempts to send or subscribe to many topics)</w:t>
      </w:r>
    </w:p>
    <w:p w:rsidR="00000000" w:rsidDel="00000000" w:rsidP="00000000" w:rsidRDefault="00000000" w:rsidRPr="00000000" w14:paraId="000009CC">
      <w:pPr>
        <w:numPr>
          <w:ilvl w:val="0"/>
          <w:numId w:val="8"/>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Sending undeliverable messages (no subscribers to the topics)</w:t>
      </w:r>
    </w:p>
    <w:p w:rsidR="00000000" w:rsidDel="00000000" w:rsidP="00000000" w:rsidRDefault="00000000" w:rsidRPr="00000000" w14:paraId="000009CD">
      <w:pPr>
        <w:numPr>
          <w:ilvl w:val="0"/>
          <w:numId w:val="8"/>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that connect but do not send data</w:t>
      </w:r>
    </w:p>
    <w:p w:rsidR="00000000" w:rsidDel="00000000" w:rsidP="00000000" w:rsidRDefault="00000000" w:rsidRPr="00000000" w14:paraId="000009C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delete the Virtual Connection of Clients that breach its security rules.</w:t>
      </w:r>
    </w:p>
    <w:p w:rsidR="00000000" w:rsidDel="00000000" w:rsidP="00000000" w:rsidRDefault="00000000" w:rsidRPr="00000000" w14:paraId="000009C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detecting unwelcome behavior might implement a dynamic block list based on identifiers such as IP address or Client Identifier.</w:t>
      </w:r>
    </w:p>
    <w:p w:rsidR="00000000" w:rsidDel="00000000" w:rsidP="00000000" w:rsidRDefault="00000000" w:rsidRPr="00000000" w14:paraId="000009D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Deployments might use network-level controls (where available) to implement rate limiting or blocking based on IP address or other information.</w:t>
      </w:r>
    </w:p>
    <w:p w:rsidR="00000000" w:rsidDel="00000000" w:rsidP="00000000" w:rsidRDefault="00000000" w:rsidRPr="00000000" w14:paraId="000009D1">
      <w:pPr>
        <w:pStyle w:val="Heading3"/>
        <w:ind w:left="0" w:firstLine="0"/>
        <w:rPr/>
      </w:pPr>
      <w:bookmarkStart w:colFirst="0" w:colLast="0" w:name="_heading=h.wh4qb21u9cfo" w:id="288"/>
      <w:bookmarkEnd w:id="288"/>
      <w:r w:rsidDel="00000000" w:rsidR="00000000" w:rsidRPr="00000000">
        <w:rPr>
          <w:rtl w:val="0"/>
        </w:rPr>
        <w:t xml:space="preserve">5.4.9 Handling of Disallowed Unicode code points</w:t>
      </w:r>
    </w:p>
    <w:p w:rsidR="00000000" w:rsidDel="00000000" w:rsidP="00000000" w:rsidRDefault="00000000" w:rsidRPr="00000000" w14:paraId="000009D2">
      <w:pPr>
        <w:spacing w:after="240" w:before="240" w:line="276" w:lineRule="auto"/>
        <w:ind w:left="0" w:right="0" w:firstLine="0"/>
        <w:rPr>
          <w:rFonts w:ascii="Arial" w:cs="Arial" w:eastAsia="Arial" w:hAnsi="Arial"/>
          <w:color w:val="000000"/>
          <w:shd w:fill="auto" w:val="clear"/>
        </w:rPr>
      </w:pPr>
      <w:hyperlink w:anchor="_heading=h.49x2ik5">
        <w:r w:rsidDel="00000000" w:rsidR="00000000" w:rsidRPr="00000000">
          <w:rPr>
            <w:rFonts w:ascii="Arial" w:cs="Arial" w:eastAsia="Arial" w:hAnsi="Arial"/>
            <w:color w:val="1155cc"/>
            <w:u w:val="single"/>
            <w:shd w:fill="auto" w:val="clear"/>
            <w:rtl w:val="0"/>
          </w:rPr>
          <w:t xml:space="preserve">Section 1.7.4</w:t>
        </w:r>
      </w:hyperlink>
      <w:r w:rsidDel="00000000" w:rsidR="00000000" w:rsidRPr="00000000">
        <w:rPr>
          <w:rFonts w:ascii="Arial" w:cs="Arial" w:eastAsia="Arial" w:hAnsi="Arial"/>
          <w:color w:val="000000"/>
          <w:shd w:fill="auto" w:val="clear"/>
          <w:rtl w:val="0"/>
        </w:rPr>
        <w:t xml:space="preserve"> describes the Disallowed Unicode code points, which should not be included in a UTF-8 Encoded String. A Client or Server implementation can choose whether to validate that these code points are not used in UTF-8 Encoded Strings such as the Topic Name or Properties.</w:t>
      </w:r>
    </w:p>
    <w:p w:rsidR="00000000" w:rsidDel="00000000" w:rsidP="00000000" w:rsidRDefault="00000000" w:rsidRPr="00000000" w14:paraId="000009D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 Server does not validate the code points in a UTF-8 Encoded String but a subscribing Client does, then a second Client might be able to cause the subscribing Client to delete the Virtual Connection by publishing on a Topic Name or using Properties that contain a Disallowed Unicode code point. This section recommends some steps that can be taken to prevent this problem.</w:t>
      </w:r>
    </w:p>
    <w:p w:rsidR="00000000" w:rsidDel="00000000" w:rsidP="00000000" w:rsidRDefault="00000000" w:rsidRPr="00000000" w14:paraId="000009D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similar problem can occur when the Client validates that the payload matches the Payload Format Indicator and the Server does not. The considerations and remedies for this are similar to those for handling Disallowed Unicode code points.</w:t>
      </w:r>
    </w:p>
    <w:p w:rsidR="00000000" w:rsidDel="00000000" w:rsidP="00000000" w:rsidRDefault="00000000" w:rsidRPr="00000000" w14:paraId="000009D5">
      <w:pPr>
        <w:pStyle w:val="Heading4"/>
        <w:ind w:left="0" w:firstLine="0"/>
        <w:rPr/>
      </w:pPr>
      <w:bookmarkStart w:colFirst="0" w:colLast="0" w:name="_heading=h.nz5eemy59ri" w:id="289"/>
      <w:bookmarkEnd w:id="289"/>
      <w:r w:rsidDel="00000000" w:rsidR="00000000" w:rsidRPr="00000000">
        <w:rPr>
          <w:rtl w:val="0"/>
        </w:rPr>
        <w:t xml:space="preserve">5.4.9.1 Considerations for the use of Disallowed Unicode code points</w:t>
      </w:r>
    </w:p>
    <w:p w:rsidR="00000000" w:rsidDel="00000000" w:rsidP="00000000" w:rsidRDefault="00000000" w:rsidRPr="00000000" w14:paraId="000009D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would normally choose to validate UTF-8 Encoded strings, checking that the Disallowed Unicode code points are not used. This avoids implementation difficulties such as the use of libraries that are sensitive to these code points, it also protects applications from having to process them.</w:t>
      </w:r>
    </w:p>
    <w:p w:rsidR="00000000" w:rsidDel="00000000" w:rsidP="00000000" w:rsidRDefault="00000000" w:rsidRPr="00000000" w14:paraId="000009D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Validating that these code points are not used removes some security exposures. There are possible security exploits which use control characters in log files to mask entries in the logs or confuse the tools which process log files. The Unicode Noncharacters are commonly used as special markers and allowing them into UTF-8 Encoded Strings could permit such exploits. </w:t>
      </w:r>
    </w:p>
    <w:p w:rsidR="00000000" w:rsidDel="00000000" w:rsidP="00000000" w:rsidRDefault="00000000" w:rsidRPr="00000000" w14:paraId="000009D8">
      <w:pPr>
        <w:pStyle w:val="Heading4"/>
        <w:ind w:left="0" w:firstLine="0"/>
        <w:rPr/>
      </w:pPr>
      <w:bookmarkStart w:colFirst="0" w:colLast="0" w:name="_heading=h.bynx7fjpvxum" w:id="290"/>
      <w:bookmarkEnd w:id="290"/>
      <w:r w:rsidDel="00000000" w:rsidR="00000000" w:rsidRPr="00000000">
        <w:rPr>
          <w:rtl w:val="0"/>
        </w:rPr>
        <w:t xml:space="preserve">5.4.9.2 Interactions between Publishers and Subscribers</w:t>
      </w:r>
    </w:p>
    <w:p w:rsidR="00000000" w:rsidDel="00000000" w:rsidP="00000000" w:rsidRDefault="00000000" w:rsidRPr="00000000" w14:paraId="000009D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publisher of an Application Message normally expects that the Servers will forward the message to subscribers, and that these subscribers are capable of processing the messages.</w:t>
      </w:r>
    </w:p>
    <w:p w:rsidR="00000000" w:rsidDel="00000000" w:rsidP="00000000" w:rsidRDefault="00000000" w:rsidRPr="00000000" w14:paraId="000009D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These are some conditions under which a publishing Client can cause the subscribing Client to delete the Virtual Connection. Consider a situation where:</w:t>
      </w:r>
    </w:p>
    <w:p w:rsidR="00000000" w:rsidDel="00000000" w:rsidP="00000000" w:rsidRDefault="00000000" w:rsidRPr="00000000" w14:paraId="000009DB">
      <w:pPr>
        <w:numPr>
          <w:ilvl w:val="0"/>
          <w:numId w:val="7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Client publishes an Application Message using a Topic Name containing one of the Disallowed Unicode code points.</w:t>
      </w:r>
    </w:p>
    <w:p w:rsidR="00000000" w:rsidDel="00000000" w:rsidP="00000000" w:rsidRDefault="00000000" w:rsidRPr="00000000" w14:paraId="000009DC">
      <w:pPr>
        <w:numPr>
          <w:ilvl w:val="0"/>
          <w:numId w:val="7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library allows the Disallowed Unicode code point to be used in a Topic Name rather than rejecting it.</w:t>
      </w:r>
    </w:p>
    <w:p w:rsidR="00000000" w:rsidDel="00000000" w:rsidP="00000000" w:rsidRDefault="00000000" w:rsidRPr="00000000" w14:paraId="000009DD">
      <w:pPr>
        <w:numPr>
          <w:ilvl w:val="0"/>
          <w:numId w:val="7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is authorized to send the publication.</w:t>
      </w:r>
    </w:p>
    <w:p w:rsidR="00000000" w:rsidDel="00000000" w:rsidP="00000000" w:rsidRDefault="00000000" w:rsidRPr="00000000" w14:paraId="000009DE">
      <w:pPr>
        <w:numPr>
          <w:ilvl w:val="0"/>
          <w:numId w:val="7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subscribing Client is authorized to use a Topic Filter which matches the Topic Name. Note that the Disallowed Unicode code point might occur in a part of the Topic Name matching a wildcard character in the Topic Filter.</w:t>
      </w:r>
    </w:p>
    <w:p w:rsidR="00000000" w:rsidDel="00000000" w:rsidP="00000000" w:rsidRDefault="00000000" w:rsidRPr="00000000" w14:paraId="000009DF">
      <w:pPr>
        <w:numPr>
          <w:ilvl w:val="0"/>
          <w:numId w:val="7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Server forwards the message to the matching subscriber rather than disconnecting the publisher.</w:t>
      </w:r>
    </w:p>
    <w:p w:rsidR="00000000" w:rsidDel="00000000" w:rsidP="00000000" w:rsidRDefault="00000000" w:rsidRPr="00000000" w14:paraId="000009E0">
      <w:pPr>
        <w:numPr>
          <w:ilvl w:val="0"/>
          <w:numId w:val="7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this case the subscribing Client might:</w:t>
      </w:r>
    </w:p>
    <w:p w:rsidR="00000000" w:rsidDel="00000000" w:rsidP="00000000" w:rsidRDefault="00000000" w:rsidRPr="00000000" w14:paraId="000009E1">
      <w:pPr>
        <w:numPr>
          <w:ilvl w:val="1"/>
          <w:numId w:val="73"/>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Delete the Virtual Connection because it does not allow the use of Disallowed Unicode code points, possibly sending a DISCONNECT before doing so.  For QoS 1 and QoS 2 messages this might cause the Server to send the message again, causing the Client to delete the Virtual Connection again.</w:t>
      </w:r>
    </w:p>
    <w:p w:rsidR="00000000" w:rsidDel="00000000" w:rsidP="00000000" w:rsidRDefault="00000000" w:rsidRPr="00000000" w14:paraId="000009E2">
      <w:pPr>
        <w:numPr>
          <w:ilvl w:val="1"/>
          <w:numId w:val="73"/>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Reject the Application Message by sending a Reason Code greater than or equal to 0x80 in a PUBACK (QoS 1) or PUBREC (QoS 2).</w:t>
      </w:r>
    </w:p>
    <w:p w:rsidR="00000000" w:rsidDel="00000000" w:rsidP="00000000" w:rsidRDefault="00000000" w:rsidRPr="00000000" w14:paraId="000009E3">
      <w:pPr>
        <w:numPr>
          <w:ilvl w:val="1"/>
          <w:numId w:val="73"/>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Accept the Application Message but fail to process it because it contains one of the Disallowed Unicode code points.</w:t>
      </w:r>
    </w:p>
    <w:p w:rsidR="00000000" w:rsidDel="00000000" w:rsidP="00000000" w:rsidRDefault="00000000" w:rsidRPr="00000000" w14:paraId="000009E4">
      <w:pPr>
        <w:numPr>
          <w:ilvl w:val="1"/>
          <w:numId w:val="73"/>
        </w:numPr>
        <w:spacing w:after="16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Successfully process the Application Message.</w:t>
      </w:r>
    </w:p>
    <w:p w:rsidR="00000000" w:rsidDel="00000000" w:rsidP="00000000" w:rsidRDefault="00000000" w:rsidRPr="00000000" w14:paraId="000009E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potential for the Client to delete the Virtual Connection might go unnoticed until a publisher uses one of the Disallowed Unicode code points.</w:t>
      </w:r>
    </w:p>
    <w:p w:rsidR="00000000" w:rsidDel="00000000" w:rsidP="00000000" w:rsidRDefault="00000000" w:rsidRPr="00000000" w14:paraId="000009E6">
      <w:pPr>
        <w:pStyle w:val="Heading4"/>
        <w:ind w:left="0" w:firstLine="0"/>
        <w:rPr/>
      </w:pPr>
      <w:bookmarkStart w:colFirst="0" w:colLast="0" w:name="_heading=h.d4dvwf8lgj0z" w:id="291"/>
      <w:bookmarkEnd w:id="291"/>
      <w:r w:rsidDel="00000000" w:rsidR="00000000" w:rsidRPr="00000000">
        <w:rPr>
          <w:rtl w:val="0"/>
        </w:rPr>
        <w:t xml:space="preserve">5.4.9.3  Remedies</w:t>
      </w:r>
    </w:p>
    <w:p w:rsidR="00000000" w:rsidDel="00000000" w:rsidP="00000000" w:rsidRDefault="00000000" w:rsidRPr="00000000" w14:paraId="000009E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there is a possibility that a Disallowed Unicode code point could be included in a Topic Name or other Properties delivered to a Client, the solution owner can adopt one of the following suggestions:</w:t>
      </w:r>
    </w:p>
    <w:p w:rsidR="00000000" w:rsidDel="00000000" w:rsidP="00000000" w:rsidRDefault="00000000" w:rsidRPr="00000000" w14:paraId="000009E8">
      <w:pPr>
        <w:numPr>
          <w:ilvl w:val="0"/>
          <w:numId w:val="64"/>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Server implementation to one that rejects UTF-8 Encoded Strings containing a Disallowed Unicode code point either by sending a Reason Code greater than or equal to 0x80 or deleting the Virtual Connection.</w:t>
      </w:r>
    </w:p>
    <w:p w:rsidR="00000000" w:rsidDel="00000000" w:rsidP="00000000" w:rsidRDefault="00000000" w:rsidRPr="00000000" w14:paraId="000009E9">
      <w:pPr>
        <w:numPr>
          <w:ilvl w:val="0"/>
          <w:numId w:val="64"/>
        </w:numPr>
        <w:spacing w:after="16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Client library used by the subscribers to one that tolerates the use of Disallowed Code points. The client can either process or discard messages with UTF-8 Encoded Strings that contain Disallowed Unicode code points so long as it continues the protocol.</w:t>
      </w:r>
    </w:p>
    <w:p w:rsidR="00000000" w:rsidDel="00000000" w:rsidP="00000000" w:rsidRDefault="00000000" w:rsidRPr="00000000" w14:paraId="000009EA">
      <w:pPr>
        <w:pStyle w:val="Heading3"/>
        <w:ind w:left="0" w:firstLine="0"/>
        <w:rPr/>
      </w:pPr>
      <w:bookmarkStart w:colFirst="0" w:colLast="0" w:name="_heading=h.tdlqgir6zrnb" w:id="292"/>
      <w:bookmarkEnd w:id="292"/>
      <w:r w:rsidDel="00000000" w:rsidR="00000000" w:rsidRPr="00000000">
        <w:rPr>
          <w:rtl w:val="0"/>
        </w:rPr>
        <w:t xml:space="preserve">5.4.10 Other security considerations</w:t>
      </w:r>
    </w:p>
    <w:p w:rsidR="00000000" w:rsidDel="00000000" w:rsidP="00000000" w:rsidRDefault="00000000" w:rsidRPr="00000000" w14:paraId="000009E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Client or Server X.509 certificates are lost or it is considered that they might be compromised they should be revoked (using CRLs</w:t>
      </w:r>
      <w:hyperlink r:id="rId148">
        <w:r w:rsidDel="00000000" w:rsidR="00000000" w:rsidRPr="00000000">
          <w:rPr>
            <w:rFonts w:ascii="Arial" w:cs="Arial" w:eastAsia="Arial" w:hAnsi="Arial"/>
            <w:color w:val="000000"/>
            <w:shd w:fill="auto" w:val="clear"/>
            <w:rtl w:val="0"/>
          </w:rPr>
          <w:t xml:space="preserve"> </w:t>
        </w:r>
      </w:hyperlink>
      <w:hyperlink r:id="rId149">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and/or OSCP</w:t>
      </w:r>
      <w:hyperlink r:id="rId150">
        <w:r w:rsidDel="00000000" w:rsidR="00000000" w:rsidRPr="00000000">
          <w:rPr>
            <w:rFonts w:ascii="Arial" w:cs="Arial" w:eastAsia="Arial" w:hAnsi="Arial"/>
            <w:color w:val="000000"/>
            <w:shd w:fill="auto" w:val="clear"/>
            <w:rtl w:val="0"/>
          </w:rPr>
          <w:t xml:space="preserve"> </w:t>
        </w:r>
      </w:hyperlink>
      <w:hyperlink r:id="rId151">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9E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or Server authentication credentials, such as User Name and Password, that are lost or considered compromised should be revoked and/or reissued.</w:t>
      </w:r>
    </w:p>
    <w:p w:rsidR="00000000" w:rsidDel="00000000" w:rsidP="00000000" w:rsidRDefault="00000000" w:rsidRPr="00000000" w14:paraId="000009E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the case of long lasting connections:</w:t>
      </w:r>
    </w:p>
    <w:p w:rsidR="00000000" w:rsidDel="00000000" w:rsidP="00000000" w:rsidRDefault="00000000" w:rsidRPr="00000000" w14:paraId="000009EE">
      <w:pPr>
        <w:numPr>
          <w:ilvl w:val="0"/>
          <w:numId w:val="33"/>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applicable, Client and Server implementations should allow for session renegotiation to establish new cryptographic parameters (replace session keys, change cipher suites, change authentication credentials).</w:t>
      </w:r>
    </w:p>
    <w:p w:rsidR="00000000" w:rsidDel="00000000" w:rsidP="00000000" w:rsidRDefault="00000000" w:rsidRPr="00000000" w14:paraId="000009EF">
      <w:pPr>
        <w:numPr>
          <w:ilvl w:val="0"/>
          <w:numId w:val="33"/>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close the Virtual Connection of Clients and require them to re-authenticate with new credentials.</w:t>
      </w:r>
    </w:p>
    <w:p w:rsidR="00000000" w:rsidDel="00000000" w:rsidP="00000000" w:rsidRDefault="00000000" w:rsidRPr="00000000" w14:paraId="000009F0">
      <w:pPr>
        <w:numPr>
          <w:ilvl w:val="0"/>
          <w:numId w:val="33"/>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require their Client to reauthenticate periodically using the mechanism described in </w:t>
      </w:r>
      <w:hyperlink w:anchor="_heading=h.ut22r1f7l7us">
        <w:r w:rsidDel="00000000" w:rsidR="00000000" w:rsidRPr="00000000">
          <w:rPr>
            <w:rFonts w:ascii="Arial" w:cs="Arial" w:eastAsia="Arial" w:hAnsi="Arial"/>
            <w:color w:val="1155cc"/>
            <w:u w:val="single"/>
            <w:shd w:fill="auto" w:val="clear"/>
            <w:rtl w:val="0"/>
          </w:rPr>
          <w:t xml:space="preserve">section 4.11.1</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9F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connected to a Server have a transitive trust relationship with other Clients connected to the same Server and who have authority to publish data on the same topics.</w:t>
      </w:r>
    </w:p>
    <w:p w:rsidR="00000000" w:rsidDel="00000000" w:rsidP="00000000" w:rsidRDefault="00000000" w:rsidRPr="00000000" w14:paraId="000009F2">
      <w:pPr>
        <w:pStyle w:val="Heading3"/>
        <w:ind w:left="0" w:firstLine="0"/>
        <w:rPr/>
      </w:pPr>
      <w:bookmarkStart w:colFirst="0" w:colLast="0" w:name="_heading=h.ndkmfsfe6rvr" w:id="293"/>
      <w:bookmarkEnd w:id="293"/>
      <w:r w:rsidDel="00000000" w:rsidR="00000000" w:rsidRPr="00000000">
        <w:rPr>
          <w:rtl w:val="0"/>
        </w:rPr>
        <w:t xml:space="preserve">5.4.11 Use of SOCKS</w:t>
      </w:r>
    </w:p>
    <w:p w:rsidR="00000000" w:rsidDel="00000000" w:rsidP="00000000" w:rsidRDefault="00000000" w:rsidRPr="00000000" w14:paraId="000009F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of Clients should be aware that some environments will require the use of SOCKSv5</w:t>
      </w:r>
      <w:hyperlink r:id="rId152">
        <w:r w:rsidDel="00000000" w:rsidR="00000000" w:rsidRPr="00000000">
          <w:rPr>
            <w:rFonts w:ascii="Arial" w:cs="Arial" w:eastAsia="Arial" w:hAnsi="Arial"/>
            <w:color w:val="000000"/>
            <w:shd w:fill="auto" w:val="clear"/>
            <w:rtl w:val="0"/>
          </w:rPr>
          <w:t xml:space="preserve"> </w:t>
        </w:r>
      </w:hyperlink>
      <w:hyperlink r:id="rId153">
        <w:r w:rsidDel="00000000" w:rsidR="00000000" w:rsidRPr="00000000">
          <w:rPr>
            <w:rFonts w:ascii="Arial" w:cs="Arial" w:eastAsia="Arial" w:hAnsi="Arial"/>
            <w:color w:val="1155cc"/>
            <w:u w:val="single"/>
            <w:shd w:fill="auto" w:val="clear"/>
            <w:rtl w:val="0"/>
          </w:rPr>
          <w:t xml:space="preserve">[RFC1928]</w:t>
        </w:r>
      </w:hyperlink>
      <w:r w:rsidDel="00000000" w:rsidR="00000000" w:rsidRPr="00000000">
        <w:rPr>
          <w:rFonts w:ascii="Arial" w:cs="Arial" w:eastAsia="Arial" w:hAnsi="Arial"/>
          <w:color w:val="000000"/>
          <w:shd w:fill="auto" w:val="clear"/>
          <w:rtl w:val="0"/>
        </w:rPr>
        <w:t xml:space="preserve"> proxies to transmit data. Some MQTT-SN implementations could make use of alternative secured tunnels through the use of SOCKS. Where implementations choose to use SOCKS, they should support both anonymous and User Name, Password authenticating SOCKS proxies. In the latter case, implementations should be aware that SOCKS authentication might occur in plain-text and so should avoid using the same credentials for connection to an MQTT-SN Server.</w:t>
      </w:r>
    </w:p>
    <w:p w:rsidR="00000000" w:rsidDel="00000000" w:rsidP="00000000" w:rsidRDefault="00000000" w:rsidRPr="00000000" w14:paraId="000009F4">
      <w:pPr>
        <w:pStyle w:val="Heading3"/>
        <w:ind w:left="0" w:firstLine="0"/>
        <w:rPr/>
      </w:pPr>
      <w:bookmarkStart w:colFirst="0" w:colLast="0" w:name="_heading=h.3e16slc3oya2" w:id="294"/>
      <w:bookmarkEnd w:id="294"/>
      <w:r w:rsidDel="00000000" w:rsidR="00000000" w:rsidRPr="00000000">
        <w:rPr>
          <w:rtl w:val="0"/>
        </w:rPr>
        <w:t xml:space="preserve">5.4.12 Security profiles</w:t>
      </w:r>
    </w:p>
    <w:p w:rsidR="00000000" w:rsidDel="00000000" w:rsidP="00000000" w:rsidRDefault="00000000" w:rsidRPr="00000000" w14:paraId="000009F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Implementers and solution designers might wish to consider security as a set of profiles which can be applied to the MQTT-SN protocol. An example of a layered security hierarchy is presented below.</w:t>
      </w:r>
    </w:p>
    <w:p w:rsidR="00000000" w:rsidDel="00000000" w:rsidP="00000000" w:rsidRDefault="00000000" w:rsidRPr="00000000" w14:paraId="000009F6">
      <w:pPr>
        <w:pStyle w:val="Heading4"/>
        <w:ind w:left="0" w:firstLine="0"/>
        <w:rPr/>
      </w:pPr>
      <w:bookmarkStart w:colFirst="0" w:colLast="0" w:name="_heading=h.mkfs4hgl2fw9" w:id="295"/>
      <w:bookmarkEnd w:id="295"/>
      <w:r w:rsidDel="00000000" w:rsidR="00000000" w:rsidRPr="00000000">
        <w:rPr>
          <w:rtl w:val="0"/>
        </w:rPr>
        <w:t xml:space="preserve">5.4.12.1 Clear communication profile</w:t>
      </w:r>
    </w:p>
    <w:p w:rsidR="00000000" w:rsidDel="00000000" w:rsidP="00000000" w:rsidRDefault="00000000" w:rsidRPr="00000000" w14:paraId="000009F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clear communication profile, the MQTT-SN protocol runs over an open network with no additional secure communication mechanisms in place.</w:t>
      </w:r>
    </w:p>
    <w:p w:rsidR="00000000" w:rsidDel="00000000" w:rsidP="00000000" w:rsidRDefault="00000000" w:rsidRPr="00000000" w14:paraId="000009F8">
      <w:pPr>
        <w:pStyle w:val="Heading4"/>
        <w:ind w:left="0" w:firstLine="0"/>
        <w:rPr/>
      </w:pPr>
      <w:bookmarkStart w:colFirst="0" w:colLast="0" w:name="_heading=h.z2enj073z0k8" w:id="296"/>
      <w:bookmarkEnd w:id="296"/>
      <w:r w:rsidDel="00000000" w:rsidR="00000000" w:rsidRPr="00000000">
        <w:rPr>
          <w:rtl w:val="0"/>
        </w:rPr>
        <w:t xml:space="preserve">5.4.12.2 Secured network communication profile</w:t>
      </w:r>
    </w:p>
    <w:p w:rsidR="00000000" w:rsidDel="00000000" w:rsidP="00000000" w:rsidRDefault="00000000" w:rsidRPr="00000000" w14:paraId="000009F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network communication profile, the MQTT-SN protocol runs over a physical or virtual network which has security controls e.g., VPNs or physically secure network.</w:t>
      </w:r>
    </w:p>
    <w:p w:rsidR="00000000" w:rsidDel="00000000" w:rsidP="00000000" w:rsidRDefault="00000000" w:rsidRPr="00000000" w14:paraId="000009FA">
      <w:pPr>
        <w:pStyle w:val="Heading4"/>
        <w:ind w:left="0" w:firstLine="0"/>
        <w:rPr/>
      </w:pPr>
      <w:bookmarkStart w:colFirst="0" w:colLast="0" w:name="_heading=h.uimbujrr2hqo" w:id="297"/>
      <w:bookmarkEnd w:id="297"/>
      <w:r w:rsidDel="00000000" w:rsidR="00000000" w:rsidRPr="00000000">
        <w:rPr>
          <w:rtl w:val="0"/>
        </w:rPr>
        <w:t xml:space="preserve">5.4.12.3 Secured transport profile</w:t>
      </w:r>
    </w:p>
    <w:p w:rsidR="00000000" w:rsidDel="00000000" w:rsidP="00000000" w:rsidRDefault="00000000" w:rsidRPr="00000000" w14:paraId="000009F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transport profile, the MQTT-SN protocol runs over a physical or virtual network and uses MQTT-SN Authentication, Protection Encapsulation, DTLS and/or other technologies to provide authentication, integrity and privacy.</w:t>
      </w:r>
    </w:p>
    <w:p w:rsidR="00000000" w:rsidDel="00000000" w:rsidP="00000000" w:rsidRDefault="00000000" w:rsidRPr="00000000" w14:paraId="000009F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54">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Client authentication can be used in addition to – or in place of – MQTT-SN Client authentication as provided by the Authentication Method and Data fields.</w:t>
      </w:r>
    </w:p>
    <w:p w:rsidR="00000000" w:rsidDel="00000000" w:rsidP="00000000" w:rsidRDefault="00000000" w:rsidRPr="00000000" w14:paraId="000009FD">
      <w:pPr>
        <w:pStyle w:val="Heading4"/>
        <w:ind w:left="0" w:firstLine="0"/>
        <w:rPr/>
      </w:pPr>
      <w:bookmarkStart w:colFirst="0" w:colLast="0" w:name="_heading=h.5h0rls4zwxer" w:id="298"/>
      <w:bookmarkEnd w:id="298"/>
      <w:r w:rsidDel="00000000" w:rsidR="00000000" w:rsidRPr="00000000">
        <w:rPr>
          <w:rtl w:val="0"/>
        </w:rPr>
        <w:t xml:space="preserve">5.4.12.4 Industry specific security profiles</w:t>
      </w:r>
    </w:p>
    <w:p w:rsidR="00000000" w:rsidDel="00000000" w:rsidP="00000000" w:rsidRDefault="00000000" w:rsidRPr="00000000" w14:paraId="000009F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It is anticipated that the MQTT-SN (and MQTT) protocols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09FF">
      <w:pPr>
        <w:spacing w:after="0" w:before="0" w:line="276" w:lineRule="auto"/>
        <w:ind w:left="0" w:right="0" w:firstLine="0"/>
        <w:rPr/>
      </w:pPr>
      <w:hyperlink r:id="rId155">
        <w:r w:rsidDel="00000000" w:rsidR="00000000" w:rsidRPr="00000000">
          <w:rPr>
            <w:rFonts w:ascii="Arial" w:cs="Arial" w:eastAsia="Arial" w:hAnsi="Arial"/>
            <w:color w:val="1155cc"/>
            <w:u w:val="single"/>
            <w:shd w:fill="auto" w:val="clear"/>
            <w:rtl w:val="0"/>
          </w:rPr>
          <w:t xml:space="preserve">[NISTCSF] NIST Cyber Security Framework</w:t>
          <w:br w:type="textWrapping"/>
          <w:t xml:space="preserve"> [NIST7628] NISTIR 7628 Guidelines for Smart Grid Cyber Security</w:t>
          <w:br w:type="textWrapping"/>
          <w:t xml:space="preserve"> [FIPS1403] Security Requirements for Cryptographic Modules (FIPS PUB 140-3)</w:t>
          <w:br w:type="textWrapping"/>
          <w:t xml:space="preserve"> [PCIDSS] PCI-DSS Payment Card Industry Data Security Standard</w:t>
          <w:br w:type="textWrapping"/>
        </w:r>
      </w:hyperlink>
      <w:hyperlink r:id="rId156">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Commercial National Security Algorithm Suite (CNSA) 2.0 </w:t>
      </w:r>
      <w:r w:rsidDel="00000000" w:rsidR="00000000" w:rsidRPr="00000000">
        <w:rPr>
          <w:rtl w:val="0"/>
        </w:rPr>
      </w:r>
    </w:p>
    <w:p w:rsidR="00000000" w:rsidDel="00000000" w:rsidP="00000000" w:rsidRDefault="00000000" w:rsidRPr="00000000" w14:paraId="00000A00">
      <w:pPr>
        <w:pStyle w:val="Heading1"/>
        <w:ind w:left="0" w:firstLine="0"/>
        <w:rPr>
          <w:rFonts w:ascii="Arial" w:cs="Arial" w:eastAsia="Arial" w:hAnsi="Arial"/>
        </w:rPr>
      </w:pPr>
      <w:bookmarkStart w:colFirst="0" w:colLast="0" w:name="_heading=h.2k82xt6" w:id="299"/>
      <w:bookmarkEnd w:id="299"/>
      <w:r w:rsidDel="00000000" w:rsidR="00000000" w:rsidRPr="00000000">
        <w:rPr>
          <w:rFonts w:ascii="Arial" w:cs="Arial" w:eastAsia="Arial" w:hAnsi="Arial"/>
          <w:rtl w:val="0"/>
        </w:rPr>
        <w:t xml:space="preserve">6 Conformance</w:t>
      </w:r>
    </w:p>
    <w:p w:rsidR="00000000" w:rsidDel="00000000" w:rsidP="00000000" w:rsidRDefault="00000000" w:rsidRPr="00000000" w14:paraId="00000A01">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157">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0A02">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158">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A03">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159">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A04">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A05">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300"/>
      <w:bookmarkEnd w:id="300"/>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0A06">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0A07">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0A08">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0A09">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A0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0A0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A0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0A0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0A0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A0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0A1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A11">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0A1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0A1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A1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0A1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A16">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0A1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0A1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A1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0A1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0A1B">
      <w:pPr>
        <w:spacing w:after="40" w:before="40" w:lineRule="auto"/>
        <w:rPr>
          <w:rFonts w:ascii="Arial" w:cs="Arial" w:eastAsia="Arial" w:hAnsi="Arial"/>
          <w:highlight w:val="yellow"/>
        </w:rPr>
      </w:pPr>
      <w:hyperlink r:id="rId160">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A1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161">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A1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0A1E">
      <w:pPr>
        <w:spacing w:after="40" w:before="40" w:lineRule="auto"/>
        <w:rPr>
          <w:rFonts w:ascii="Arial" w:cs="Arial" w:eastAsia="Arial" w:hAnsi="Arial"/>
          <w:highlight w:val="yellow"/>
        </w:rPr>
      </w:pPr>
      <w:hyperlink r:id="rId162">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A1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0A20">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A21">
      <w:pPr>
        <w:pStyle w:val="Heading2"/>
        <w:spacing w:after="120" w:before="240" w:lineRule="auto"/>
        <w:ind w:left="0" w:firstLine="0"/>
        <w:rPr/>
      </w:pPr>
      <w:bookmarkStart w:colFirst="0" w:colLast="0" w:name="_heading=h.2pjpzxrro3v8" w:id="301"/>
      <w:bookmarkEnd w:id="301"/>
      <w:r w:rsidDel="00000000" w:rsidR="00000000" w:rsidRPr="00000000">
        <w:rPr>
          <w:rtl w:val="0"/>
        </w:rPr>
        <w:t xml:space="preserve">A.1 Normative References</w:t>
      </w:r>
    </w:p>
    <w:p w:rsidR="00000000" w:rsidDel="00000000" w:rsidP="00000000" w:rsidRDefault="00000000" w:rsidRPr="00000000" w14:paraId="00000A22">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0A23">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A2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0A25">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163">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0A2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0A27">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164">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0A2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A2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0A2A">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0A2B">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0A2C">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0A2D">
      <w:pPr>
        <w:rPr>
          <w:rFonts w:ascii="Arial" w:cs="Arial" w:eastAsia="Arial" w:hAnsi="Arial"/>
          <w:color w:val="0000ee"/>
        </w:rPr>
      </w:pPr>
      <w:hyperlink r:id="rId165">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0A2E">
      <w:pPr>
        <w:rPr>
          <w:rFonts w:ascii="Arial" w:cs="Arial" w:eastAsia="Arial" w:hAnsi="Arial"/>
        </w:rPr>
      </w:pPr>
      <w:r w:rsidDel="00000000" w:rsidR="00000000" w:rsidRPr="00000000">
        <w:rPr>
          <w:rtl w:val="0"/>
        </w:rPr>
      </w:r>
    </w:p>
    <w:bookmarkStart w:colFirst="0" w:colLast="0" w:name="bookmark=kix.32y02sm2iqny" w:id="302"/>
    <w:bookmarkEnd w:id="302"/>
    <w:p w:rsidR="00000000" w:rsidDel="00000000" w:rsidP="00000000" w:rsidRDefault="00000000" w:rsidRPr="00000000" w14:paraId="00000A2F">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0A30">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0A31">
      <w:pPr>
        <w:rPr>
          <w:rFonts w:ascii="Arial" w:cs="Arial" w:eastAsia="Arial" w:hAnsi="Arial"/>
        </w:rPr>
      </w:pPr>
      <w:hyperlink r:id="rId166">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0A32">
      <w:pPr>
        <w:rPr>
          <w:rFonts w:ascii="Arial" w:cs="Arial" w:eastAsia="Arial" w:hAnsi="Arial"/>
        </w:rPr>
      </w:pPr>
      <w:r w:rsidDel="00000000" w:rsidR="00000000" w:rsidRPr="00000000">
        <w:rPr>
          <w:rtl w:val="0"/>
        </w:rPr>
      </w:r>
    </w:p>
    <w:bookmarkStart w:colFirst="0" w:colLast="0" w:name="bookmark=kix.51xi25h5vzte" w:id="303"/>
    <w:bookmarkEnd w:id="303"/>
    <w:p w:rsidR="00000000" w:rsidDel="00000000" w:rsidP="00000000" w:rsidRDefault="00000000" w:rsidRPr="00000000" w14:paraId="00000A33">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0A34">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0A35">
      <w:pPr>
        <w:rPr>
          <w:rFonts w:ascii="Arial" w:cs="Arial" w:eastAsia="Arial" w:hAnsi="Arial"/>
        </w:rPr>
      </w:pPr>
      <w:hyperlink r:id="rId167">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0A36">
      <w:pPr>
        <w:rPr>
          <w:rFonts w:ascii="Arial" w:cs="Arial" w:eastAsia="Arial" w:hAnsi="Arial"/>
        </w:rPr>
      </w:pPr>
      <w:r w:rsidDel="00000000" w:rsidR="00000000" w:rsidRPr="00000000">
        <w:rPr>
          <w:rtl w:val="0"/>
        </w:rPr>
      </w:r>
    </w:p>
    <w:bookmarkStart w:colFirst="0" w:colLast="0" w:name="bookmark=kix.sm86r7ecajs3" w:id="304"/>
    <w:bookmarkEnd w:id="304"/>
    <w:p w:rsidR="00000000" w:rsidDel="00000000" w:rsidP="00000000" w:rsidRDefault="00000000" w:rsidRPr="00000000" w14:paraId="00000A37">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0A38">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0A39">
      <w:pPr>
        <w:rPr>
          <w:rFonts w:ascii="Arial" w:cs="Arial" w:eastAsia="Arial" w:hAnsi="Arial"/>
          <w:highlight w:val="yellow"/>
        </w:rPr>
      </w:pPr>
      <w:hyperlink r:id="rId168">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A3A">
      <w:pPr>
        <w:pStyle w:val="Heading2"/>
        <w:spacing w:after="120" w:before="240" w:lineRule="auto"/>
        <w:ind w:left="0" w:firstLine="0"/>
        <w:rPr/>
      </w:pPr>
      <w:bookmarkStart w:colFirst="0" w:colLast="0" w:name="_heading=h.wmz8ensz9jqs" w:id="305"/>
      <w:bookmarkEnd w:id="305"/>
      <w:r w:rsidDel="00000000" w:rsidR="00000000" w:rsidRPr="00000000">
        <w:rPr>
          <w:rtl w:val="0"/>
        </w:rPr>
        <w:t xml:space="preserve">A.2 Informative References</w:t>
      </w:r>
    </w:p>
    <w:p w:rsidR="00000000" w:rsidDel="00000000" w:rsidP="00000000" w:rsidRDefault="00000000" w:rsidRPr="00000000" w14:paraId="00000A3B">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0A3C">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A3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0A3E">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169">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0A3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0A40">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0A41">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A42">
      <w:pPr>
        <w:pStyle w:val="Heading1"/>
        <w:ind w:left="0" w:firstLine="0"/>
        <w:rPr/>
      </w:pPr>
      <w:bookmarkStart w:colFirst="0" w:colLast="0" w:name="_heading=h.twhu880t27o" w:id="306"/>
      <w:bookmarkEnd w:id="306"/>
      <w:sdt>
        <w:sdtPr>
          <w:tag w:val="goog_rdk_384"/>
        </w:sdtPr>
        <w:sdtContent>
          <w:commentRangeStart w:id="209"/>
        </w:sdtContent>
      </w:sdt>
      <w:r w:rsidDel="00000000" w:rsidR="00000000" w:rsidRPr="00000000">
        <w:rPr>
          <w:rtl w:val="0"/>
        </w:rPr>
        <w:t xml:space="preserve">Appendix B. Backwards Compatibility</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pStyle w:val="Heading3"/>
        <w:keepLines w:val="1"/>
        <w:spacing w:after="77" w:before="0" w:line="259" w:lineRule="auto"/>
        <w:ind w:left="0" w:firstLine="0"/>
        <w:rPr/>
      </w:pPr>
      <w:bookmarkStart w:colFirst="0" w:colLast="0" w:name="_heading=h.1qoc8b1" w:id="307"/>
      <w:bookmarkEnd w:id="307"/>
      <w:r w:rsidDel="00000000" w:rsidR="00000000" w:rsidRPr="00000000">
        <w:rPr>
          <w:rtl w:val="0"/>
        </w:rPr>
        <w:t xml:space="preserve">B.1 PUBLISH QoS -1 (Packet from MQTT-SN 1.2)</w:t>
      </w:r>
    </w:p>
    <w:p w:rsidR="00000000" w:rsidDel="00000000" w:rsidP="00000000" w:rsidRDefault="00000000" w:rsidRPr="00000000" w14:paraId="00000A45">
      <w:pPr>
        <w:rPr>
          <w:rFonts w:ascii="Arial" w:cs="Arial" w:eastAsia="Arial" w:hAnsi="Arial"/>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4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4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4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4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4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A4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4F">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5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5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54">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A5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62">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A63">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A70">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A71">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A7F">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A80">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A82">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A83">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A85">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0A88">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A8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8A">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0A8B">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8F">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A9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9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9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A9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9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A9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A9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A9C">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A9D">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A9E">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0AAB">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AAC">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0AB9">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ABA">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0AC7">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AC8">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0AD5">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0AD6">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E3">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0AE4">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0AE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E6">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0AE7">
      <w:pPr>
        <w:pStyle w:val="Heading4"/>
        <w:ind w:left="0" w:right="4" w:firstLine="0"/>
        <w:rPr>
          <w:rFonts w:ascii="Arial" w:cs="Arial" w:eastAsia="Arial" w:hAnsi="Arial"/>
        </w:rPr>
      </w:pPr>
      <w:bookmarkStart w:colFirst="0" w:colLast="0" w:name="_heading=h.4anzqyu" w:id="308"/>
      <w:bookmarkEnd w:id="308"/>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0AE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209"/>
      <w:r w:rsidDel="00000000" w:rsidR="00000000" w:rsidRPr="00000000">
        <w:commentReference w:id="209"/>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385"/>
        </w:sdtPr>
        <w:sdtContent>
          <w:commentRangeStart w:id="210"/>
        </w:sdtContent>
      </w:sdt>
      <w:r w:rsidDel="00000000" w:rsidR="00000000" w:rsidRPr="00000000">
        <w:rPr>
          <w:rtl w:val="0"/>
        </w:rPr>
      </w:r>
    </w:p>
    <w:p w:rsidR="00000000" w:rsidDel="00000000" w:rsidP="00000000" w:rsidRDefault="00000000" w:rsidRPr="00000000" w14:paraId="00000AE9">
      <w:pPr>
        <w:pStyle w:val="Heading4"/>
        <w:ind w:left="0" w:right="4" w:firstLine="0"/>
        <w:rPr>
          <w:rFonts w:ascii="Arial" w:cs="Arial" w:eastAsia="Arial" w:hAnsi="Arial"/>
        </w:rPr>
      </w:pPr>
      <w:bookmarkStart w:colFirst="0" w:colLast="0" w:name="_heading=h.14ykbeg" w:id="309"/>
      <w:bookmarkEnd w:id="309"/>
      <w:r w:rsidDel="00000000" w:rsidR="00000000" w:rsidRPr="00000000">
        <w:rPr>
          <w:rFonts w:ascii="Arial" w:cs="Arial" w:eastAsia="Arial" w:hAnsi="Arial"/>
          <w:rtl w:val="0"/>
        </w:rPr>
        <w:t xml:space="preserve">B.1.2 PUBLISH Flags</w:t>
      </w:r>
    </w:p>
    <w:p w:rsidR="00000000" w:rsidDel="00000000" w:rsidP="00000000" w:rsidRDefault="00000000" w:rsidRPr="00000000" w14:paraId="00000AEA">
      <w:pPr>
        <w:ind w:right="4"/>
        <w:rPr>
          <w:rFonts w:ascii="Arial" w:cs="Arial" w:eastAsia="Arial" w:hAnsi="Arial"/>
        </w:rPr>
      </w:pPr>
      <w:r w:rsidDel="00000000" w:rsidR="00000000" w:rsidRPr="00000000">
        <w:rPr>
          <w:rFonts w:ascii="Arial" w:cs="Arial" w:eastAsia="Arial" w:hAnsi="Arial"/>
          <w:rtl w:val="0"/>
        </w:rPr>
        <w:t xml:space="preserve">The PUBLISH Flags field is 1-byte</w:t>
      </w:r>
      <w:sdt>
        <w:sdtPr>
          <w:tag w:val="goog_rdk_386"/>
        </w:sdtPr>
        <w:sdtContent>
          <w:del w:author="davide.lenzarini@u-blox.com" w:id="91" w:date="2024-08-07T11:04:41Z">
            <w:r w:rsidDel="00000000" w:rsidR="00000000" w:rsidRPr="00000000">
              <w:rPr>
                <w:rFonts w:ascii="Arial" w:cs="Arial" w:eastAsia="Arial" w:hAnsi="Arial"/>
                <w:rtl w:val="0"/>
              </w:rPr>
              <w:delText xml:space="preserve"> located in Byte 3 position</w:delText>
            </w:r>
          </w:del>
        </w:sdtContent>
      </w:sdt>
      <w:r w:rsidDel="00000000" w:rsidR="00000000" w:rsidRPr="00000000">
        <w:rPr>
          <w:rFonts w:ascii="Arial" w:cs="Arial" w:eastAsia="Arial" w:hAnsi="Arial"/>
          <w:rtl w:val="0"/>
        </w:rPr>
        <w:t xml:space="preserve"> of the PUBLISH control packet. </w:t>
      </w:r>
    </w:p>
    <w:p w:rsidR="00000000" w:rsidDel="00000000" w:rsidP="00000000" w:rsidRDefault="00000000" w:rsidRPr="00000000" w14:paraId="00000AEB">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AEC">
      <w:pPr>
        <w:numPr>
          <w:ilvl w:val="0"/>
          <w:numId w:val="58"/>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0AED">
      <w:pPr>
        <w:numPr>
          <w:ilvl w:val="0"/>
          <w:numId w:val="58"/>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0AEE">
      <w:pPr>
        <w:numPr>
          <w:ilvl w:val="0"/>
          <w:numId w:val="58"/>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0AEF">
      <w:pPr>
        <w:numPr>
          <w:ilvl w:val="0"/>
          <w:numId w:val="58"/>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AF0">
      <w:pPr>
        <w:pStyle w:val="Heading4"/>
        <w:ind w:left="0" w:right="4" w:firstLine="0"/>
        <w:rPr>
          <w:rFonts w:ascii="Arial" w:cs="Arial" w:eastAsia="Arial" w:hAnsi="Arial"/>
        </w:rPr>
      </w:pPr>
      <w:bookmarkStart w:colFirst="0" w:colLast="0" w:name="_heading=h.3oy7u29" w:id="310"/>
      <w:bookmarkEnd w:id="310"/>
      <w:r w:rsidDel="00000000" w:rsidR="00000000" w:rsidRPr="00000000">
        <w:rPr>
          <w:rFonts w:ascii="Arial" w:cs="Arial" w:eastAsia="Arial" w:hAnsi="Arial"/>
          <w:rtl w:val="0"/>
        </w:rPr>
        <w:t xml:space="preserve">B.1.3 Topic Id</w:t>
      </w:r>
    </w:p>
    <w:p w:rsidR="00000000" w:rsidDel="00000000" w:rsidP="00000000" w:rsidRDefault="00000000" w:rsidRPr="00000000" w14:paraId="00000AF1">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w:t>
      </w:r>
      <w:sdt>
        <w:sdtPr>
          <w:tag w:val="goog_rdk_387"/>
        </w:sdtPr>
        <w:sdtContent>
          <w:ins w:author="davide.lenzarini@u-blox.com" w:id="92" w:date="2024-08-08T15:47:38Z">
            <w:r w:rsidDel="00000000" w:rsidR="00000000" w:rsidRPr="00000000">
              <w:rPr>
                <w:rFonts w:ascii="Arial" w:cs="Arial" w:eastAsia="Arial" w:hAnsi="Arial"/>
                <w:rtl w:val="0"/>
              </w:rPr>
              <w:t xml:space="preserve">alias</w:t>
            </w:r>
          </w:ins>
        </w:sdtContent>
      </w:sdt>
      <w:sdt>
        <w:sdtPr>
          <w:tag w:val="goog_rdk_388"/>
        </w:sdtPr>
        <w:sdtContent>
          <w:del w:author="davide.lenzarini@u-blox.com" w:id="92" w:date="2024-08-08T15:47:38Z">
            <w:r w:rsidDel="00000000" w:rsidR="00000000" w:rsidRPr="00000000">
              <w:rPr>
                <w:rFonts w:ascii="Arial" w:cs="Arial" w:eastAsia="Arial" w:hAnsi="Arial"/>
                <w:rtl w:val="0"/>
              </w:rPr>
              <w:delText xml:space="preserve">id</w:delText>
            </w:r>
          </w:del>
        </w:sdtContent>
      </w:sdt>
      <w:r w:rsidDel="00000000" w:rsidR="00000000" w:rsidRPr="00000000">
        <w:rPr>
          <w:rFonts w:ascii="Arial" w:cs="Arial" w:eastAsia="Arial" w:hAnsi="Arial"/>
          <w:rtl w:val="0"/>
        </w:rPr>
        <w:t xml:space="preserve"> value or the short topic name for which the data is published.</w:t>
      </w:r>
    </w:p>
    <w:p w:rsidR="00000000" w:rsidDel="00000000" w:rsidP="00000000" w:rsidRDefault="00000000" w:rsidRPr="00000000" w14:paraId="00000AF2">
      <w:pPr>
        <w:pStyle w:val="Heading4"/>
        <w:ind w:left="0" w:right="4" w:firstLine="0"/>
        <w:rPr>
          <w:rFonts w:ascii="Arial" w:cs="Arial" w:eastAsia="Arial" w:hAnsi="Arial"/>
        </w:rPr>
      </w:pPr>
      <w:bookmarkStart w:colFirst="0" w:colLast="0" w:name="_heading=h.243i4a2" w:id="311"/>
      <w:bookmarkEnd w:id="311"/>
      <w:r w:rsidDel="00000000" w:rsidR="00000000" w:rsidRPr="00000000">
        <w:rPr>
          <w:rFonts w:ascii="Arial" w:cs="Arial" w:eastAsia="Arial" w:hAnsi="Arial"/>
          <w:rtl w:val="0"/>
        </w:rPr>
        <w:t xml:space="preserve">B.1.4 Data</w:t>
      </w:r>
    </w:p>
    <w:p w:rsidR="00000000" w:rsidDel="00000000" w:rsidP="00000000" w:rsidRDefault="00000000" w:rsidRPr="00000000" w14:paraId="00000AF3">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210"/>
      <w:r w:rsidDel="00000000" w:rsidR="00000000" w:rsidRPr="00000000">
        <w:commentReference w:id="210"/>
      </w:r>
      <w:r w:rsidDel="00000000" w:rsidR="00000000" w:rsidRPr="00000000">
        <w:rPr>
          <w:rtl w:val="0"/>
        </w:rPr>
      </w:r>
    </w:p>
    <w:p w:rsidR="00000000" w:rsidDel="00000000" w:rsidP="00000000" w:rsidRDefault="00000000" w:rsidRPr="00000000" w14:paraId="00000AF4">
      <w:pPr>
        <w:pStyle w:val="Heading1"/>
        <w:spacing w:after="360" w:before="360" w:lineRule="auto"/>
        <w:ind w:left="0" w:firstLine="0"/>
        <w:rPr/>
      </w:pPr>
      <w:bookmarkStart w:colFirst="0" w:colLast="0" w:name="_heading=h.55r6c0xsdoov" w:id="312"/>
      <w:bookmarkEnd w:id="312"/>
      <w:r w:rsidDel="00000000" w:rsidR="00000000" w:rsidRPr="00000000">
        <w:rPr>
          <w:rtl w:val="0"/>
        </w:rPr>
        <w:t xml:space="preserve">Appendix C. Security and Privacy Considerations</w:t>
      </w:r>
    </w:p>
    <w:p w:rsidR="00000000" w:rsidDel="00000000" w:rsidP="00000000" w:rsidRDefault="00000000" w:rsidRPr="00000000" w14:paraId="00000AF5">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0AF6">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0AF7">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0AF8">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0AF9">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0AFA">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0AFB">
      <w:pPr>
        <w:rPr/>
      </w:pPr>
      <w:r w:rsidDel="00000000" w:rsidR="00000000" w:rsidRPr="00000000">
        <w:rPr>
          <w:rtl w:val="0"/>
        </w:rPr>
        <w:t xml:space="preserve">MQTT-SN Client and Gateway</w:t>
      </w:r>
      <w:sdt>
        <w:sdtPr>
          <w:tag w:val="goog_rdk_389"/>
        </w:sdtPr>
        <w:sdtContent>
          <w:del w:author="davide.lenzarini@u-blox.com" w:id="93" w:date="2024-08-08T15:48:16Z">
            <w:r w:rsidDel="00000000" w:rsidR="00000000" w:rsidRPr="00000000">
              <w:rPr>
                <w:rtl w:val="0"/>
              </w:rPr>
              <w:delText xml:space="preserve">/Server</w:delText>
            </w:r>
          </w:del>
        </w:sdtContent>
      </w:sdt>
      <w:r w:rsidDel="00000000" w:rsidR="00000000" w:rsidRPr="00000000">
        <w:rPr>
          <w:rtl w:val="0"/>
        </w:rPr>
        <w:t xml:space="preserve"> implementations SHOULD offer Authentication and Authorization options. Furthermore, the confidentiality and authenticity of the MQTT-SN messages can be provided by the underlying transport or can be obtained by encapsulating the MQTT-SN messages into the P</w:t>
      </w:r>
      <w:sdt>
        <w:sdtPr>
          <w:tag w:val="goog_rdk_390"/>
        </w:sdtPr>
        <w:sdtContent>
          <w:ins w:author="davide.lenzarini@u-blox.com" w:id="94" w:date="2024-08-08T15:49:01Z">
            <w:r w:rsidDel="00000000" w:rsidR="00000000" w:rsidRPr="00000000">
              <w:rPr>
                <w:rtl w:val="0"/>
              </w:rPr>
              <w:t xml:space="preserve">rotection</w:t>
            </w:r>
          </w:ins>
        </w:sdtContent>
      </w:sdt>
      <w:sdt>
        <w:sdtPr>
          <w:tag w:val="goog_rdk_391"/>
        </w:sdtPr>
        <w:sdtContent>
          <w:del w:author="davide.lenzarini@u-blox.com" w:id="94" w:date="2024-08-08T15:49:01Z">
            <w:r w:rsidDel="00000000" w:rsidR="00000000" w:rsidRPr="00000000">
              <w:rPr>
                <w:rtl w:val="0"/>
              </w:rPr>
              <w:delText xml:space="preserve">ROTECTION</w:delText>
            </w:r>
          </w:del>
        </w:sdtContent>
      </w:sdt>
      <w:r w:rsidDel="00000000" w:rsidR="00000000" w:rsidRPr="00000000">
        <w:rPr>
          <w:rtl w:val="0"/>
        </w:rPr>
        <w:t xml:space="preserve"> </w:t>
      </w:r>
      <w:sdt>
        <w:sdtPr>
          <w:tag w:val="goog_rdk_392"/>
        </w:sdtPr>
        <w:sdtContent>
          <w:ins w:author="davide.lenzarini@u-blox.com" w:id="95" w:date="2024-08-08T15:48:54Z">
            <w:r w:rsidDel="00000000" w:rsidR="00000000" w:rsidRPr="00000000">
              <w:rPr>
                <w:rtl w:val="0"/>
              </w:rPr>
              <w:t xml:space="preserve">Encapsulation </w:t>
            </w:r>
          </w:ins>
        </w:sdtContent>
      </w:sdt>
      <w:r w:rsidDel="00000000" w:rsidR="00000000" w:rsidRPr="00000000">
        <w:rPr>
          <w:rtl w:val="0"/>
        </w:rPr>
        <w:t xml:space="preserve">packet.</w:t>
      </w:r>
    </w:p>
    <w:p w:rsidR="00000000" w:rsidDel="00000000" w:rsidP="00000000" w:rsidRDefault="00000000" w:rsidRPr="00000000" w14:paraId="00000AFC">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0AFD">
      <w:pPr>
        <w:keepNext w:val="1"/>
        <w:spacing w:after="120" w:before="240" w:lineRule="auto"/>
        <w:ind w:left="129.00000000000006" w:firstLine="0"/>
        <w:rPr>
          <w:rFonts w:ascii="Arial" w:cs="Arial" w:eastAsia="Arial" w:hAnsi="Arial"/>
          <w:b w:val="1"/>
          <w:color w:val="446caa"/>
        </w:rPr>
      </w:pPr>
      <w:bookmarkStart w:colFirst="0" w:colLast="0" w:name="_heading=h.452snld" w:id="313"/>
      <w:bookmarkEnd w:id="313"/>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0AFE">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0AFF">
      <w:pPr>
        <w:rPr>
          <w:rFonts w:ascii="Arial" w:cs="Arial" w:eastAsia="Arial" w:hAnsi="Arial"/>
        </w:rPr>
      </w:pPr>
      <w:r w:rsidDel="00000000" w:rsidR="00000000" w:rsidRPr="00000000">
        <w:rPr>
          <w:rtl w:val="0"/>
        </w:rPr>
      </w:r>
    </w:p>
    <w:p w:rsidR="00000000" w:rsidDel="00000000" w:rsidP="00000000" w:rsidRDefault="00000000" w:rsidRPr="00000000" w14:paraId="00000B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0B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0B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0B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0B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0B05">
      <w:pPr>
        <w:pStyle w:val="Heading1"/>
        <w:spacing w:after="360" w:before="360" w:lineRule="auto"/>
        <w:ind w:left="0" w:firstLine="0"/>
        <w:rPr/>
      </w:pPr>
      <w:bookmarkStart w:colFirst="0" w:colLast="0" w:name="_heading=h.bc8w7ov5oli4" w:id="314"/>
      <w:bookmarkEnd w:id="314"/>
      <w:r w:rsidDel="00000000" w:rsidR="00000000" w:rsidRPr="00000000">
        <w:rPr>
          <w:rtl w:val="0"/>
        </w:rPr>
        <w:t xml:space="preserve">Appendix D. Acknowledgments</w:t>
      </w:r>
    </w:p>
    <w:p w:rsidR="00000000" w:rsidDel="00000000" w:rsidP="00000000" w:rsidRDefault="00000000" w:rsidRPr="00000000" w14:paraId="00000B06">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0B07">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0B08">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0B09">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B0A">
      <w:pPr>
        <w:pStyle w:val="Heading2"/>
        <w:spacing w:after="120" w:before="240" w:lineRule="auto"/>
        <w:ind w:left="0" w:firstLine="0"/>
        <w:rPr/>
      </w:pPr>
      <w:bookmarkStart w:colFirst="0" w:colLast="0" w:name="_heading=h.glow6i83isd5" w:id="315"/>
      <w:bookmarkEnd w:id="315"/>
      <w:r w:rsidDel="00000000" w:rsidR="00000000" w:rsidRPr="00000000">
        <w:rPr>
          <w:rtl w:val="0"/>
        </w:rPr>
        <w:t xml:space="preserve">D.1 Special Thanks</w:t>
      </w:r>
    </w:p>
    <w:p w:rsidR="00000000" w:rsidDel="00000000" w:rsidP="00000000" w:rsidRDefault="00000000" w:rsidRPr="00000000" w14:paraId="00000B0B">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0B0C">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0B0D">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B0E">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0B0F">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B10">
      <w:pPr>
        <w:pStyle w:val="Heading2"/>
        <w:spacing w:after="120" w:before="240" w:lineRule="auto"/>
        <w:ind w:left="0" w:firstLine="0"/>
        <w:rPr/>
      </w:pPr>
      <w:bookmarkStart w:colFirst="0" w:colLast="0" w:name="_heading=h.tdeowwajj1wf" w:id="316"/>
      <w:bookmarkEnd w:id="316"/>
      <w:r w:rsidDel="00000000" w:rsidR="00000000" w:rsidRPr="00000000">
        <w:rPr>
          <w:rtl w:val="0"/>
        </w:rPr>
        <w:t xml:space="preserve">D.2 Participants</w:t>
      </w:r>
    </w:p>
    <w:p w:rsidR="00000000" w:rsidDel="00000000" w:rsidP="00000000" w:rsidRDefault="00000000" w:rsidRPr="00000000" w14:paraId="00000B11">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0B12">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0B13">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B14">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0B16">
      <w:pPr>
        <w:pStyle w:val="Heading1"/>
        <w:spacing w:after="360" w:before="360" w:lineRule="auto"/>
        <w:ind w:left="0" w:firstLine="0"/>
        <w:rPr>
          <w:rFonts w:ascii="Arial" w:cs="Arial" w:eastAsia="Arial" w:hAnsi="Arial"/>
          <w:highlight w:val="yellow"/>
        </w:rPr>
      </w:pPr>
      <w:bookmarkStart w:colFirst="0" w:colLast="0" w:name="_heading=h.ewpzaw2f211a" w:id="317"/>
      <w:bookmarkEnd w:id="317"/>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0B17">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0B18">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0B19">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19"/>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1A">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1B">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1C">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1D">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1E">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1F">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0">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1">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2">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3">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4">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0B25">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6">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0B27">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8">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9">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B">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C">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D">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2F">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30">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31">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3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33">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34">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35">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3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37">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38">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39">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3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3B">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3C">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3D">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3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3F">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0">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1">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3">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4">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5">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6">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7">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8">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9">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B">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C">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D">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4F">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0">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1">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3">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4">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5">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6">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7">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8">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9">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A">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B">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C">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D">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5F">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0">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1">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2">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3">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4">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5">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7">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8">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9">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B">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C">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D">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6F">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0B70">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0B71">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0B72">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0B73">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0B74">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0B75">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0B76">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7">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8">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7A">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0B7B">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0B7C">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0B7D">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0B7E">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0B7F">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0B80">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1">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2">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4">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0B85">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0B86">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0B87">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0B88">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0B89">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0B8A">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B">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C">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E">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0B8F">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0B90">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0B91">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0B92">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0B93">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0B94">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5">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6">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8">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0B99">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0B9A">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B">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C">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E">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F">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0">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2">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0BA3">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4">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5">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6">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7">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8">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9">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A">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B">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0BAC">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0BAD">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0BAE">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0BAF">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0">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1">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2">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3">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0BB4">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0BB5">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318"/>
      <w:bookmarkEnd w:id="318"/>
      <w:r w:rsidDel="00000000" w:rsidR="00000000" w:rsidRPr="00000000">
        <w:rPr>
          <w:rtl w:val="0"/>
        </w:rPr>
      </w:r>
    </w:p>
    <w:p w:rsidR="00000000" w:rsidDel="00000000" w:rsidP="00000000" w:rsidRDefault="00000000" w:rsidRPr="00000000" w14:paraId="00000BB6">
      <w:pPr>
        <w:pStyle w:val="Heading1"/>
        <w:keepNext w:val="1"/>
        <w:pBdr>
          <w:top w:color="808080" w:space="6" w:sz="4" w:val="single"/>
        </w:pBdr>
        <w:spacing w:after="120" w:before="480" w:lineRule="auto"/>
        <w:ind w:left="0" w:firstLine="0"/>
        <w:rPr>
          <w:vertAlign w:val="baseline"/>
        </w:rPr>
      </w:pPr>
      <w:bookmarkStart w:colFirst="0" w:colLast="0" w:name="_heading=h.3jd0qos" w:id="319"/>
      <w:bookmarkEnd w:id="319"/>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0BB7">
      <w:pPr>
        <w:pStyle w:val="Heading2"/>
        <w:ind w:left="0" w:firstLine="0"/>
        <w:rPr>
          <w:vertAlign w:val="baseline"/>
        </w:rPr>
      </w:pPr>
      <w:bookmarkStart w:colFirst="0" w:colLast="0" w:name="_heading=h.1yib0wl" w:id="320"/>
      <w:bookmarkEnd w:id="320"/>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0BB8">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Gateway needs to maintain for those packets a dedicated MQTT connection with the server. An aggregating or hybrid Gateway may use any aggregating MQTT connection to forward those packets to the server. </w:t>
      </w:r>
    </w:p>
    <w:p w:rsidR="00000000" w:rsidDel="00000000" w:rsidP="00000000" w:rsidRDefault="00000000" w:rsidRPr="00000000" w14:paraId="00000BB9">
      <w:pPr>
        <w:pStyle w:val="Heading2"/>
        <w:ind w:left="0" w:firstLine="0"/>
        <w:rPr>
          <w:vertAlign w:val="baseline"/>
        </w:rPr>
      </w:pPr>
      <w:bookmarkStart w:colFirst="0" w:colLast="0" w:name="_heading=h.4ihyjke" w:id="321"/>
      <w:bookmarkEnd w:id="321"/>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0BBA">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tbl>
      <w:tblPr>
        <w:tblStyle w:val="Table20"/>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BB">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BC">
            <w:pPr>
              <w:spacing w:after="0" w:line="259" w:lineRule="auto"/>
              <w:ind w:right="4"/>
              <w:jc w:val="center"/>
              <w:rPr>
                <w:rFonts w:ascii="Arial" w:cs="Arial" w:eastAsia="Arial" w:hAnsi="Arial"/>
                <w:b w:val="1"/>
              </w:rPr>
            </w:pPr>
            <w:sdt>
              <w:sdtPr>
                <w:tag w:val="goog_rdk_393"/>
              </w:sdtPr>
              <w:sdtContent>
                <w:commentRangeStart w:id="211"/>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D">
            <w:pPr>
              <w:spacing w:after="0" w:line="259" w:lineRule="auto"/>
              <w:ind w:right="4"/>
              <w:rPr>
                <w:rFonts w:ascii="Arial" w:cs="Arial" w:eastAsia="Arial" w:hAnsi="Arial"/>
                <w:sz w:val="20"/>
                <w:szCs w:val="20"/>
                <w:vertAlign w:val="subscript"/>
              </w:rPr>
            </w:pPr>
            <w:commentRangeEnd w:id="211"/>
            <w:r w:rsidDel="00000000" w:rsidR="00000000" w:rsidRPr="00000000">
              <w:commentReference w:id="211"/>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E">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F">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0">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1">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2">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3">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4">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5">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6">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7">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8">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1csj400">
              <w:r w:rsidDel="00000000" w:rsidR="00000000" w:rsidRPr="00000000">
                <w:rPr>
                  <w:rFonts w:ascii="Arial" w:cs="Arial" w:eastAsia="Arial" w:hAnsi="Arial"/>
                  <w:color w:val="1155cc"/>
                  <w:sz w:val="20"/>
                  <w:szCs w:val="20"/>
                  <w:u w:val="single"/>
                  <w:rtl w:val="0"/>
                </w:rPr>
                <w:t xml:space="preserve">section F.</w:t>
              </w:r>
            </w:hyperlink>
            <w:hyperlink w:anchor="_heading=h.1csj400">
              <w:r w:rsidDel="00000000" w:rsidR="00000000" w:rsidRPr="00000000">
                <w:rPr>
                  <w:rFonts w:ascii="Arial" w:cs="Arial" w:eastAsia="Arial" w:hAnsi="Arial"/>
                  <w:color w:val="1155cc"/>
                  <w:sz w:val="20"/>
                  <w:szCs w:val="20"/>
                  <w:u w:val="single"/>
                  <w:rtl w:val="0"/>
                </w:rPr>
                <w:t xml:space="preserve">4</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9">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A">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B">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C">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0BCD">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sdt>
      <w:sdtPr>
        <w:tag w:val="goog_rdk_395"/>
      </w:sdtPr>
      <w:sdtContent>
        <w:p w:rsidR="00000000" w:rsidDel="00000000" w:rsidP="00000000" w:rsidRDefault="00000000" w:rsidRPr="00000000" w14:paraId="00000BCE">
          <w:pPr>
            <w:spacing w:after="354" w:lineRule="auto"/>
            <w:ind w:left="-15" w:right="4" w:firstLine="0"/>
            <w:rPr>
              <w:rFonts w:ascii="Arial" w:cs="Arial" w:eastAsia="Arial" w:hAnsi="Arial"/>
            </w:rPr>
            <w:pPrChange w:author="davide.lenzarini@u-blox.com" w:id="0" w:date="2024-08-08T10:31:49Z">
              <w:pPr>
                <w:spacing w:after="354" w:lineRule="auto"/>
                <w:ind w:left="-15" w:right="4" w:firstLine="299"/>
              </w:pPr>
            </w:pPrChange>
          </w:pPr>
          <w:r w:rsidDel="00000000" w:rsidR="00000000" w:rsidRPr="00000000">
            <w:rPr>
              <w:rFonts w:ascii="Arial" w:cs="Arial" w:eastAsia="Arial" w:hAnsi="Arial"/>
              <w:rtl w:val="0"/>
            </w:rPr>
            <w:t xml:space="preserve">The “tolerance” of the sleep and keep-alive timers at the </w:t>
          </w:r>
          <w:sdt>
            <w:sdtPr>
              <w:tag w:val="goog_rdk_394"/>
            </w:sdtPr>
            <w:sdtContent>
              <w:del w:author="davide.lenzarini@u-blox.com" w:id="96" w:date="2024-08-08T10:31:55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depends on the values indicated by the clients. For example, the timer values should be 10% higher than the indicated values for periods larger than 1 minute, and 50% higher if less.</w:t>
          </w:r>
        </w:p>
      </w:sdtContent>
    </w:sdt>
    <w:p w:rsidR="00000000" w:rsidDel="00000000" w:rsidP="00000000" w:rsidRDefault="00000000" w:rsidRPr="00000000" w14:paraId="00000BCF">
      <w:pPr>
        <w:pStyle w:val="Heading2"/>
        <w:ind w:left="0" w:firstLine="0"/>
        <w:rPr>
          <w:vertAlign w:val="baseline"/>
        </w:rPr>
      </w:pPr>
      <w:bookmarkStart w:colFirst="0" w:colLast="0" w:name="_heading=h.2xn8ts7" w:id="322"/>
      <w:bookmarkEnd w:id="322"/>
      <w:sdt>
        <w:sdtPr>
          <w:tag w:val="goog_rdk_396"/>
        </w:sdtPr>
        <w:sdtContent>
          <w:commentRangeStart w:id="212"/>
        </w:sdtContent>
      </w:sdt>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0BD0">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commentRangeEnd w:id="212"/>
      <w:r w:rsidDel="00000000" w:rsidR="00000000" w:rsidRPr="00000000">
        <w:commentReference w:id="212"/>
      </w:r>
      <w:r w:rsidDel="00000000" w:rsidR="00000000" w:rsidRPr="00000000">
        <w:rPr>
          <w:rtl w:val="0"/>
        </w:rPr>
      </w:r>
    </w:p>
    <w:p w:rsidR="00000000" w:rsidDel="00000000" w:rsidP="00000000" w:rsidRDefault="00000000" w:rsidRPr="00000000" w14:paraId="00000BD1">
      <w:pPr>
        <w:pStyle w:val="Heading2"/>
        <w:ind w:left="0" w:firstLine="0"/>
        <w:rPr>
          <w:vertAlign w:val="baseline"/>
        </w:rPr>
      </w:pPr>
      <w:bookmarkStart w:colFirst="0" w:colLast="0" w:name="_heading=h.1csj400" w:id="323"/>
      <w:bookmarkEnd w:id="323"/>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0BD2">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0BD3">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0BD4">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0BD5">
      <w:pPr>
        <w:numPr>
          <w:ilvl w:val="0"/>
          <w:numId w:val="43"/>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0BD6">
      <w:pPr>
        <w:numPr>
          <w:ilvl w:val="0"/>
          <w:numId w:val="43"/>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0BD7">
      <w:pPr>
        <w:numPr>
          <w:ilvl w:val="0"/>
          <w:numId w:val="43"/>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0BD8">
      <w:pPr>
        <w:numPr>
          <w:ilvl w:val="0"/>
          <w:numId w:val="43"/>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0BD9">
      <w:pPr>
        <w:numPr>
          <w:ilvl w:val="0"/>
          <w:numId w:val="43"/>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0BDA">
      <w:pPr>
        <w:numPr>
          <w:ilvl w:val="0"/>
          <w:numId w:val="43"/>
        </w:numPr>
        <w:spacing w:after="280" w:before="0" w:lineRule="auto"/>
        <w:ind w:left="720" w:hanging="360"/>
        <w:rPr>
          <w:rFonts w:ascii="Arial" w:cs="Arial" w:eastAsia="Arial" w:hAnsi="Arial"/>
          <w:color w:val="333333"/>
        </w:rPr>
      </w:pPr>
      <w:sdt>
        <w:sdtPr>
          <w:tag w:val="goog_rdk_397"/>
        </w:sdtPr>
        <w:sdtContent>
          <w:commentRangeStart w:id="213"/>
        </w:sdtContent>
      </w:sdt>
      <w:r w:rsidDel="00000000" w:rsidR="00000000" w:rsidRPr="00000000">
        <w:rPr>
          <w:rFonts w:ascii="Arial" w:cs="Arial" w:eastAsia="Arial" w:hAnsi="Arial"/>
          <w:color w:val="333333"/>
          <w:rtl w:val="0"/>
        </w:rPr>
        <w:t xml:space="preserve">Continue waiting and retrying up to some maximum number of retries,</w:t>
      </w:r>
      <w:commentRangeEnd w:id="213"/>
      <w:r w:rsidDel="00000000" w:rsidR="00000000" w:rsidRPr="00000000">
        <w:commentReference w:id="213"/>
      </w:r>
      <w:r w:rsidDel="00000000" w:rsidR="00000000" w:rsidRPr="00000000">
        <w:rPr>
          <w:rFonts w:ascii="Arial" w:cs="Arial" w:eastAsia="Arial" w:hAnsi="Arial"/>
          <w:color w:val="333333"/>
          <w:rtl w:val="0"/>
        </w:rPr>
        <w:t xml:space="preserve"> but do not increase the wait period between retries.</w:t>
      </w:r>
    </w:p>
    <w:p w:rsidR="00000000" w:rsidDel="00000000" w:rsidP="00000000" w:rsidRDefault="00000000" w:rsidRPr="00000000" w14:paraId="00000BDB">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0BDC">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0BDD">
      <w:pPr>
        <w:pStyle w:val="Heading1"/>
        <w:spacing w:after="360" w:before="360" w:lineRule="auto"/>
        <w:ind w:left="0" w:firstLine="0"/>
        <w:rPr/>
      </w:pPr>
      <w:bookmarkStart w:colFirst="0" w:colLast="0" w:name="_heading=h.sg1xgdru14ui" w:id="324"/>
      <w:bookmarkEnd w:id="324"/>
      <w:r w:rsidDel="00000000" w:rsidR="00000000" w:rsidRPr="00000000">
        <w:rPr>
          <w:rtl w:val="0"/>
        </w:rPr>
        <w:t xml:space="preserve">Appendix G. Notices</w:t>
      </w:r>
    </w:p>
    <w:p w:rsidR="00000000" w:rsidDel="00000000" w:rsidP="00000000" w:rsidRDefault="00000000" w:rsidRPr="00000000" w14:paraId="00000BDE">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0BDF">
      <w:pPr>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0BE0">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170">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171">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0BE1">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0BE2">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0BE3">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0BE4">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0BE5">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0BE6">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0BE7">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0BE8">
      <w:pPr>
        <w:rPr>
          <w:rFonts w:ascii="Arial" w:cs="Arial" w:eastAsia="Arial" w:hAnsi="Arial"/>
          <w:b w:val="0"/>
        </w:rPr>
      </w:pPr>
      <w:r w:rsidDel="00000000" w:rsidR="00000000" w:rsidRPr="00000000">
        <w:rPr>
          <w:rFonts w:ascii="Arial" w:cs="Arial" w:eastAsia="Arial" w:hAnsi="Arial"/>
          <w:rtl w:val="0"/>
        </w:rPr>
        <w:t xml:space="preserve">The name "OASIS" is a trademark of </w:t>
      </w:r>
      <w:hyperlink r:id="rId172">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73">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e.lenzarini@u-blox.com" w:id="60" w:date="2024-08-06T14:44:03Z">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follow the table name convention</w:t>
      </w:r>
    </w:p>
  </w:comment>
  <w:comment w:author="davide.lenzarini@u-blox.com" w:id="66" w:date="2024-08-06T14:55:28Z">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mean the "server"? It seems not clear to me</w:t>
      </w:r>
    </w:p>
  </w:comment>
  <w:comment w:author="Simon Johnson" w:id="16" w:date="2024-02-02T15:03:53Z">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17" w:date="2024-02-22T15:03:28Z">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52" w:date="2024-08-07T13:56:01Z">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DISCONNECT packet for which a server ack is expected?</w:t>
      </w:r>
    </w:p>
  </w:comment>
  <w:comment w:author="davide.lenzarini@u-blox.com" w:id="207" w:date="2023-10-26T13:21:10Z">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davide.lenzarini@u-blox.com" w:id="147" w:date="2024-08-07T13:49:15Z">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really need to add DISCONNECT here?</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above comments.</w:t>
      </w:r>
    </w:p>
  </w:comment>
  <w:comment w:author="davide.lenzarini@u-blox.com" w:id="148" w:date="2024-08-07T13:51:40Z">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other messages like  REGISTER, SUBSCRIBE, UNSUBSCRIBE?</w:t>
      </w:r>
    </w:p>
  </w:comment>
  <w:comment w:author="Richard Coppen" w:id="145" w:date="2024-03-19T16:49:34Z">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davide.lenzarini@u-blox.com" w:id="136" w:date="2024-08-07T13:27:53Z">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exclude the duplicate use case that we excluded in 4.2. How a PUBWOS can reach a recipient more than once?</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replace "any number of times, including not at all" with "either once or not at all"</w:t>
      </w:r>
    </w:p>
  </w:comment>
  <w:comment w:author="davide.lenzarini@u-blox.com" w:id="146" w:date="2024-08-07T13:40:43Z">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said above that for QoS1 the DUP is always =0</w:t>
      </w:r>
    </w:p>
  </w:comment>
  <w:comment w:author="davide.lenzarini@u-blox.com" w:id="135" w:date="2024-08-07T13:30:25Z">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Unclear definition. This is simply a QoS0 publish without the need of a session.</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which use case the PUBWOS is delivered more than once (excluding the cases already excluded in 4.2)?</w:t>
      </w:r>
    </w:p>
  </w:comment>
  <w:comment w:author="davide.lenzarini@u-blox.com" w:id="138" w:date="2024-08-07T13:41:12Z">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chapter 3.1.11</w:t>
      </w:r>
    </w:p>
  </w:comment>
  <w:comment w:author="davide.lenzarini@u-blox.com" w:id="137" w:date="2024-08-07T13:32:30Z">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DUP Flag is not present if QoS is 0. See chapter 3.1.11</w:t>
      </w:r>
    </w:p>
  </w:comment>
  <w:comment w:author="Simon Johnson" w:id="117" w:date="2023-10-20T09:26:02Z">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118" w:date="2024-01-04T16:48:28Z">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davide.lenzarini@u-blox.com" w:id="150" w:date="2024-08-07T13:52:40Z">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present for QoS 0 packets</w:t>
      </w:r>
    </w:p>
  </w:comment>
  <w:comment w:author="davide.lenzarini@u-blox.com" w:id="151" w:date="2024-08-07T13:53:53Z">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must be moved in chapter 4.3.4 (QoS 2)</w:t>
      </w:r>
    </w:p>
  </w:comment>
  <w:comment w:author="davide.lenzarini@u-blox.com" w:id="188" w:date="2024-08-08T15:31:03Z">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basically from the Server standpoint the LOST and DISCONNECTED Client states are identical</w:t>
      </w:r>
    </w:p>
  </w:comment>
  <w:comment w:author="davide.lenzarini@u-blox.com" w:id="208" w:date="2024-08-08T15:04:06Z">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can contain also a full topic name or a predefined topic alias or a short topic alias, right?</w:t>
      </w:r>
    </w:p>
  </w:comment>
  <w:comment w:author="davide.lenzarini@u-blox.com" w:id="50" w:date="2024-08-06T09:16:37Z">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17 is missing</w:t>
      </w:r>
    </w:p>
  </w:comment>
  <w:comment w:author="davide.lenzarini@u-blox.com" w:id="10" w:date="2024-08-06T09:15:55Z">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7 is missing</w:t>
      </w:r>
    </w:p>
  </w:comment>
  <w:comment w:author="davide.lenzarini@u-blox.com" w:id="58" w:date="2024-08-06T14:39:52Z">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QoS 0 is not valid for this packet description as the Packet Identifier field is not present if QoS=0. Furthermore DUP is reserved for QoS=0</w:t>
      </w:r>
    </w:p>
  </w:comment>
  <w:comment w:author="davide.lenzarini@u-blox.com" w:id="158" w:date="2024-08-07T14:03:47Z">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to verify is session is still alive as we are passing the client id?</w:t>
      </w:r>
    </w:p>
  </w:comment>
  <w:comment w:author="davide.lenzarini@u-blox.com" w:id="57" w:date="2024-08-06T14:31:51Z">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PUBLISH packets received by a Client?</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provide an example on how to associate a PUBLISH received by a GW with a session handled by the same GW?</w:t>
      </w:r>
    </w:p>
  </w:comment>
  <w:comment w:author="davide.lenzarini@u-blox.com" w:id="98" w:date="2024-08-07T10:20:14Z">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Considering chapter 4.15 (client states), in which state the Client should be to be waked up? In the SLEEP state it is clearly stated that "it cannot receive packets". Do we need to adapt chapter 4.15 for that, at least for the SLEEP state?</w:t>
      </w:r>
    </w:p>
  </w:comment>
  <w:comment w:author="Andrew Banks" w:id="111" w:date="2024-03-19T16:09:39Z">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davide.lenzarini@u-blox.com" w:id="83" w:date="2024-08-06T09:18:55Z">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38 is missing</w:t>
      </w:r>
    </w:p>
  </w:comment>
  <w:comment w:author="Stefan Hagen" w:id="162" w:date="2024-03-18T15:44:35Z">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Ian Craggs" w:id="163" w:date="2024-06-20T11:10:24Z">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reformulate - this is the same as MQTT 5.0 though.</w:t>
      </w:r>
    </w:p>
  </w:comment>
  <w:comment w:author="Ian Craggs" w:id="164" w:date="2024-08-27T11:54:40Z">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in these sections were taken directly from MQTT 5)</w:t>
      </w:r>
    </w:p>
  </w:comment>
  <w:comment w:author="davide.lenzarini@u-blox.com" w:id="71" w:date="2024-08-06T09:18:23Z">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32 is missing</w:t>
      </w:r>
    </w:p>
  </w:comment>
  <w:comment w:author="davide.lenzarini@u-blox.com" w:id="59" w:date="2024-08-06T09:17:57Z">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Table 31</w:t>
      </w:r>
    </w:p>
  </w:comment>
  <w:comment w:author="davide.lenzarini@u-blox.com" w:id="56" w:date="2024-08-06T09:17:27Z">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26 and 27 are missing</w:t>
      </w:r>
    </w:p>
  </w:comment>
  <w:comment w:author="davide.lenzarini@u-blox.com" w:id="123" w:date="2024-08-07T10:44:02Z">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topic alias defined by the server, right?</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next keep alive expiration time, right?</w:t>
      </w:r>
    </w:p>
  </w:comment>
  <w:comment w:author="davide.lenzarini@u-blox.com" w:id="131" w:date="2024-08-07T10:58:02Z">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the Protection Encapsulation packet can be duplicated and in this case the value of the Monotonic Counter will be the same on the two replica.</w:t>
      </w:r>
    </w:p>
  </w:comment>
  <w:comment w:author="davide.lenzarini@u-blox.com" w:id="51" w:date="2024-08-06T09:17:02Z">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23 is missing</w:t>
      </w:r>
    </w:p>
  </w:comment>
  <w:comment w:author="davide.lenzarini@u-blox.com" w:id="124" w:date="2024-08-07T10:44:47Z">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topic alias defined by the server, right?</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next keep alive expiration time, right?</w:t>
      </w:r>
    </w:p>
  </w:comment>
  <w:comment w:author="davide.lenzarini@u-blox.com" w:id="203" w:date="2024-08-08T12:55:57Z">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"Reason code" in this case?</w:t>
      </w:r>
    </w:p>
  </w:comment>
  <w:comment w:author="Richard Coppen" w:id="29" w:date="2024-03-19T12:22:45Z">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davide.lenzarini@u-blox.com" w:id="204" w:date="2024-08-08T12:59:07Z">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sentence is not clear or wrong. A REGACK can't be sent in reply to a PUBLISH.</w:t>
      </w:r>
    </w:p>
  </w:comment>
  <w:comment w:author="davide.lenzarini@u-blox.com" w:id="103" w:date="2024-08-07T10:14:08Z">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server has received the DISCONNECT with sessionexpiry packet from the client, it generates and send the DISCONNECT ack but this packet is lost. Now the client can't simply resend the DISCONNECT as the server has deleted the virtual connection so a new CONNECT+DISCONNECT with session expiry is required to indicate the client sleeping status?</w:t>
      </w:r>
    </w:p>
  </w:comment>
  <w:comment w:author="Ian Craggs" w:id="104" w:date="2024-10-15T11:50:52Z">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Session Expiry now means with Sleep Duration - the client is going to sleep. The Virtual Connection is not deleted in this case (see state diagrams), so retransmitting the Disconnect is possible.</w:t>
      </w:r>
    </w:p>
  </w:comment>
  <w:comment w:author="Andrew Banks" w:id="105" w:date="2024-10-15T14:13:22Z">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a description of what the Sleep duration means, and what it means to have no sleep duration. I'm assuming that a sleep duration  present and not yet passed, means that the virtual connection is not ended.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sending a DISCONNECT packet the sender:"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become something like</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sending a DISCONNECT packet, or a DISCONNECT packet including a sleep duration which has not yet passed, the sender:"</w:t>
      </w:r>
    </w:p>
  </w:comment>
  <w:comment w:author="davide.lenzarini@u-blox.com" w:id="106" w:date="2024-10-15T18:03:33Z">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on the basis of the drawings on https://issues.oasis-open.org/browse/MQTT-625,  when the server put the client in the DISCONNECTED status the virtual connection is deleted and the session is maintained if not expired. Do I miss something?</w:t>
      </w:r>
    </w:p>
  </w:comment>
  <w:comment w:author="Richard Coppen" w:id="15" w:date="2024-03-19T12:05:40Z">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3" w:date="2024-03-19T12:04:36Z">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davide.lenzarini@u-blox.com" w:id="52" w:date="2024-08-08T08:38:01Z">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add an "Client Identifier (optional)", filled optionally only when the packet is generated by a Client. Like we did for PINGREQ.</w:t>
      </w:r>
    </w:p>
  </w:comment>
  <w:comment w:author="davide.lenzarini@u-blox.com" w:id="110" w:date="2024-08-06T09:20:02Z">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davide.lenzarini@u-blox.com" w:id="84" w:date="2024-08-08T08:38:38Z">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add an "Client Identifier (optional)", filled optionally only when the packet is generated by a Client. Like we did for PINGREQ.</w:t>
      </w:r>
    </w:p>
  </w:comment>
  <w:comment w:author="davide.lenzarini@u-blox.com" w:id="97" w:date="2024-08-06T09:19:50Z">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davide.lenzarini@u-blox.com" w:id="99" w:date="2024-08-06T09:19:50Z">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davide.lenzarini@u-blox.com" w:id="107" w:date="2024-08-06T09:19:50Z">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davide.lenzarini@u-blox.com" w:id="72" w:date="2024-08-08T08:38:24Z">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add an "Client Identifier (optional)", filled optionally only when the packet is generated by a Client. Like we did for PINGREQ.</w:t>
      </w:r>
    </w:p>
  </w:comment>
  <w:comment w:author="davide.lenzarini@u-blox.com" w:id="205" w:date="2024-08-08T13:02:23Z">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chapter 2.3.3 this reason code is not listed</w:t>
      </w:r>
    </w:p>
  </w:comment>
  <w:comment w:author="davide.lenzarini@u-blox.com" w:id="91" w:date="2024-08-06T09:19:18Z">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41 and 42 are missing</w:t>
      </w:r>
    </w:p>
  </w:comment>
  <w:comment w:author="Ian Craggs" w:id="43" w:date="2024-08-29T15:08:45Z">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be a conformance clause</w:t>
      </w:r>
    </w:p>
  </w:comment>
  <w:comment w:author="davide.lenzarini@u-blox.com" w:id="167" w:date="2024-08-08T08:49:55Z">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here "PINGREQ, PUBREC, AUTH"?</w:t>
      </w:r>
    </w:p>
  </w:comment>
  <w:comment w:author="Andrew Banks" w:id="113" w:date="2024-03-19T16:20:12Z">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114" w:date="2024-05-02T12:17:44Z">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42" w:date="2024-08-06T10:19:55Z">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Will Retain is False, right?</w:t>
      </w:r>
    </w:p>
  </w:comment>
  <w:comment w:author="davide.lenzarini@u-blox.com" w:id="168" w:date="2024-08-08T09:07:57Z">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the flow control mechanism of chapter 4.9 (only one message at a time per direction)</w:t>
      </w:r>
    </w:p>
  </w:comment>
  <w:comment w:author="Ian Craggs" w:id="121" w:date="2024-10-01T14:06:39Z">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MUST?</w:t>
      </w:r>
    </w:p>
  </w:comment>
  <w:comment w:author="davide.lenzarini@u-blox.com" w:id="0" w:date="2023-12-08T14:05:17Z">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Andrew Banks" w:id="115" w:date="2024-03-19T16:39:58Z">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116" w:date="2024-05-02T12:18:26Z">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davide.lenzarini@u-blox.com" w:id="81" w:date="2024-08-08T13:01:00Z">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Ian Craggs" w:id="129" w:date="2024-10-15T10:57:41Z">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thought that we had to handle potential duplicates - in UDP for instance?</w:t>
      </w:r>
    </w:p>
  </w:comment>
  <w:comment w:author="davide.lenzarini@u-blox.com" w:id="130" w:date="2024-10-15T11:37:19Z">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of lack of duplicates and delivery in order of the underlying network as MQTT-SN prerequisite</w:t>
      </w:r>
    </w:p>
  </w:comment>
  <w:comment w:author="davide.lenzarini@u-blox.com" w:id="36" w:date="2024-08-06T10:24:07Z">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Retained until when? in MQTT 5 there is a message expiry interval</w:t>
      </w:r>
    </w:p>
  </w:comment>
  <w:comment w:author="Ian Craggs" w:id="37" w:date="2024-08-07T10:26:25Z">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situation is similar to MQTT 3.1.1. There it is left up to the server, leaving the option for the server to clean up if it is running out of space</w:t>
      </w:r>
    </w:p>
  </w:comment>
  <w:comment w:author="davide.lenzarini@u-blox.com" w:id="38" w:date="2024-08-07T12:02:02Z">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I added a sentence for that. Is it ok for you?</w:t>
      </w:r>
    </w:p>
  </w:comment>
  <w:comment w:author="davide.lenzarini@u-blox.com" w:id="70" w:date="2024-08-07T11:03:24Z">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is it defined? Should we mention appendix B</w:t>
      </w:r>
    </w:p>
  </w:comment>
  <w:comment w:author="davide.lenzarini@u-blox.com" w:id="134" w:date="2024-08-07T11:05:55Z">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to add also PUBLISH-1?</w:t>
      </w:r>
    </w:p>
  </w:comment>
  <w:comment w:author="davide.lenzarini@u-blox.com" w:id="153" w:date="2024-03-20T08:54:09Z">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199" w:date="2023-10-12T19:28:02Z">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100" w:date="2024-08-12T14:36:51Z">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101" w:date="2024-08-12T14:36:51Z">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102" w:date="2024-08-12T14:36:51Z">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108" w:date="2024-08-12T14:36:51Z">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112" w:date="2024-08-12T14:36:51Z">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Andrew Banks" w:id="94" w:date="2024-03-19T15:53:06Z">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157" w:date="2024-03-20T09:00:07Z">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davide.lenzarini@u-blox.com" w:id="126" w:date="2024-03-19T15:21:48Z">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127" w:date="2024-03-19T15:23:50Z">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144" w:date="2024-02-22T16:19:54Z">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90" w:date="2024-03-20T09:04:50Z">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33" w:date="2024-07-30T19:20:35Z">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refer to chapter 4.15, right?</w:t>
      </w:r>
    </w:p>
  </w:comment>
  <w:comment w:author="davide.lenzarini@u-blox.com" w:id="189" w:date="2024-03-20T09:04:24Z">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davide.lenzarini@u-blox.com" w:id="206" w:date="2024-03-20T08:35:53Z">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49" w:date="2024-06-25T10:18:44Z">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points out that this clause does not come from MQTT 5.0. It's probably correct for MQTT-SN, but we need to correct the previous conformance clauses which say the DUP flag is always set to 0.</w:t>
      </w:r>
    </w:p>
  </w:comment>
  <w:comment w:author="davide.lenzarini@u-blox.com" w:id="154" w:date="2024-03-20T08:55:23Z">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193" w:date="2024-03-20T09:07:26Z">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56" w:date="2024-03-20T08:57:22Z">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davide.lenzarini@u-blox.com" w:id="46" w:date="2024-08-06T10:48:39Z">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"Connect Reason Code" values? Do we mean "CONNACK" related reason code in table 9?</w:t>
      </w:r>
    </w:p>
  </w:comment>
  <w:comment w:author="davide.lenzarini@u-blox.com" w:id="53" w:date="2024-08-06T14:21:51Z">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content if the REGACK is generated by the Client?</w:t>
      </w:r>
    </w:p>
  </w:comment>
  <w:comment w:author="Andrew Banks" w:id="159" w:date="2024-08-29T16:25:25Z">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 brief explanation of the grammar.</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are a label for the message, they consist of a series of topic levels, each one separated by the topic level separator. The Topic Filter can be generic and matches several Topic Names by replacing the topic levels with wildcards.</w:t>
      </w:r>
    </w:p>
  </w:comment>
  <w:comment w:author="davide.lenzarini@u-blox.com" w:id="54" w:date="2024-08-06T14:20:14Z">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"Authenticate Reason Code" values? Do we mean "REGACK" related reason codes in table 9?</w:t>
      </w:r>
    </w:p>
  </w:comment>
  <w:comment w:author="Stefan Hagen" w:id="120" w:date="2023-11-16T16:45:21Z">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davide.lenzarini@u-blox.com" w:id="49" w:date="2024-08-06T10:52:22Z">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245 as 255-10, do I miss something?</w:t>
      </w:r>
    </w:p>
  </w:comment>
  <w:comment w:author="Stefan Hagen" w:id="96" w:date="2024-01-04T16:52:29Z">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93" w:date="2024-08-12T14:33:48Z">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visibility of the vertical field is very low. I would recommend to increase the font</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"Reason String" we should have "(N)" to be consistent with the other images</w:t>
      </w:r>
    </w:p>
  </w:comment>
  <w:comment w:author="davide.lenzarini@u-blox.com" w:id="55" w:date="2024-08-06T14:23:10Z">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table number is missing</w:t>
      </w:r>
    </w:p>
  </w:comment>
  <w:comment w:author="davide.lenzarini@u-blox.com" w:id="172" w:date="2024-08-08T10:15:19Z">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have a definition for "SA"?</w:t>
      </w:r>
    </w:p>
  </w:comment>
  <w:comment w:author="Stefan Hagen" w:id="178" w:date="2024-03-18T16:14:25Z">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179" w:date="2024-03-18T16:13:21Z">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Stefan Hagen" w:id="177" w:date="2024-03-18T16:09:57Z">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82" w:date="2024-08-08T10:24:21Z">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not a Radius field in the GWINFO packet. Is the sentence correct?</w:t>
      </w:r>
    </w:p>
  </w:comment>
  <w:comment w:author="Stefan Hagen" w:id="181" w:date="2024-03-18T16:20:57Z">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211" w:date="2023-10-05T18:07:12Z">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davide.lenzarini@u-blox.com" w:id="109" w:date="2024-08-12T14:34:59Z">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"WirelessnodeId" and "mqtt sn packet" we should have "(N)" to be consistent with the other images</w:t>
      </w:r>
    </w:p>
  </w:comment>
  <w:comment w:author="davide.lenzarini@u-blox.com" w:id="173" w:date="2024-08-08T10:17:31Z">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inconsistent with the terminology section where Server, Gateway and GW is the same entity</w:t>
      </w:r>
    </w:p>
  </w:comment>
  <w:comment w:author="Stefan Hagen" w:id="180" w:date="2024-03-18T16:19:29Z">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169" w:date="2024-08-08T09:55:47Z">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really need this list? Is it complete? For instance, why all "not supported" error codes or "payload format invalid" error code?</w:t>
      </w:r>
    </w:p>
  </w:comment>
  <w:comment w:author="davide.lenzarini@u-blox.com" w:id="192" w:date="2024-03-20T14:35:28Z">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171" w:date="2024-08-08T09:59:43Z">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minimize the attack surface for DoS attacks I would recommend to replace "SHOULD" with "MAY"</w:t>
      </w:r>
    </w:p>
  </w:comment>
  <w:comment w:author="Richard Coppen" w:id="27" w:date="2024-03-19T14:22:50Z">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Ian Craggs" w:id="28" w:date="2024-09-23T15:15:04Z">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170" w:date="2024-08-08T09:57:23Z">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here Publish Q0S-1?</w:t>
      </w:r>
    </w:p>
  </w:comment>
  <w:comment w:author="davide.lenzarini@u-blox.com" w:id="185" w:date="2024-08-08T15:23:51Z">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really required? See comments on chapter 3.1.23</w:t>
      </w:r>
    </w:p>
  </w:comment>
  <w:comment w:author="davide.lenzarini@u-blox.com" w:id="212" w:date="2024-08-08T15:50:53Z">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should be integrated with chapter 4.18 (topic mapping and aliasing)</w:t>
      </w:r>
    </w:p>
  </w:comment>
  <w:comment w:author="davide.lenzarini@u-blox.com" w:id="160" w:date="2024-08-07T15:05:20Z">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in a separated chapter like "Topic Names"?</w:t>
      </w:r>
    </w:p>
  </w:comment>
  <w:comment w:author="Ian Craggs" w:id="161" w:date="2024-08-27T11:53:28Z">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is reproduced from MQTT 5 - I saw no reason to change it.</w:t>
      </w:r>
    </w:p>
  </w:comment>
  <w:comment w:author="davide.lenzarini@u-blox.com" w:id="191" w:date="2024-08-08T15:38:06Z">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sentence seems incorrect. The session topic alias are part of the Session state.</w:t>
      </w:r>
    </w:p>
  </w:comment>
  <w:comment w:author="davide.lenzarini@u-blox.com" w:id="165" w:date="2024-08-07T15:06:43Z">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go in the chapter related to topic level separators (to be added)</w:t>
      </w:r>
    </w:p>
  </w:comment>
  <w:comment w:author="Ian Craggs" w:id="166" w:date="2024-08-27T11:57:36Z">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Again, this is taken directly from MQTT 5 so I'm careful about changing.</w:t>
      </w:r>
    </w:p>
  </w:comment>
  <w:comment w:author="davide.lenzarini@u-blox.com" w:id="20" w:date="2024-07-30T18:47:07Z">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the client can request a specific MQTT version?</w:t>
      </w:r>
    </w:p>
  </w:comment>
  <w:comment w:author="Ian Craggs" w:id="21" w:date="2024-07-31T09:57:04Z">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connect packet has a protocol version number field</w:t>
      </w:r>
    </w:p>
  </w:comment>
  <w:comment w:author="davide.lenzarini@u-blox.com" w:id="22" w:date="2024-08-06T08:15:17Z">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CONNECT packet the protocol version is for MQTT-SN. How the client can request a specific MQTT version?</w:t>
      </w:r>
    </w:p>
  </w:comment>
  <w:comment w:author="davide.lenzarini@u-blox.com" w:id="186" w:date="2024-08-08T15:26:10Z">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one of the conditions indicated in 3.1.4.9 to trigger the WIll message sending</w:t>
      </w:r>
    </w:p>
  </w:comment>
  <w:comment w:author="davide.lenzarini@u-blox.com" w:id="18" w:date="2024-07-30T18:42:18Z">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duplicated in the CONNECT chapter. Can we remove it?</w:t>
      </w:r>
    </w:p>
  </w:comment>
  <w:comment w:author="Richard Coppen" w:id="44" w:date="2024-03-19T14:40:45Z">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davide.lenzarini@u-blox.com" w:id="74" w:date="2024-08-08T15:44:40Z">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use case is covered by this?</w:t>
      </w:r>
    </w:p>
  </w:comment>
  <w:comment w:author="davide.lenzarini@u-blox.com" w:id="194" w:date="2024-08-08T15:39:08Z">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Asleep and awake the session is always the same so there is no need to re-register</w:t>
      </w:r>
    </w:p>
  </w:comment>
  <w:comment w:author="Andrew Banks" w:id="95" w:date="2024-03-19T15:45:06Z">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19" w:date="2024-07-30T18:41:45Z">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Radius is defined in SEARCHGW and Forwarder encapsulation. Furthermore this definition of Radius=0x00 seems inconsistent with the one in SEARCHGW</w:t>
      </w:r>
    </w:p>
  </w:comment>
  <w:comment w:author="davide.lenzarini@u-blox.com" w:id="14" w:date="2024-07-30T18:33:47Z">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a "command"?</w:t>
      </w:r>
    </w:p>
  </w:comment>
  <w:comment w:author="davide.lenzarini@u-blox.com" w:id="187" w:date="2023-10-05T17:55:10Z">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45" w:date="2024-07-30T18:25:38Z">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CONNECT or AUTH, right?</w:t>
      </w:r>
    </w:p>
  </w:comment>
  <w:comment w:author="Stefan Hagen" w:id="119" w:date="2024-03-03T17:43:50Z">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30" w:date="2024-07-30T19:08:51Z">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inconsistent with the ADVERTISE packet. If it send from a Client, that get the GwId from ADVERTISE over 6 bytes (a MAC address) what is the content of the GwId field in the GWINFO packet?</w:t>
      </w:r>
    </w:p>
  </w:comment>
  <w:comment w:author="davide.lenzarini@u-blox.com" w:id="128" w:date="2024-03-19T15:25:59Z">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64" w:date="2024-08-06T14:54:46Z">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Can it be explained in more clear way without the double negation?</w:t>
      </w:r>
    </w:p>
  </w:comment>
  <w:comment w:author="Stefan Hagen" w:id="174" w:date="2023-10-12T19:15:52Z">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175" w:date="2023-10-20T08:59:01Z">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176" w:date="2023-10-20T08:59:10Z">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75" w:date="2024-08-12T14:29:20Z">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that "TopicType='b11" is not allowed?</w:t>
      </w:r>
    </w:p>
  </w:comment>
  <w:comment w:author="davide.lenzarini@u-blox.com" w:id="90" w:date="2024-08-12T14:32:45Z">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"Messages Remaining is not aligned with the title of the chapter 3.1.22.3</w:t>
      </w:r>
    </w:p>
  </w:comment>
  <w:comment w:author="davide.lenzarini@u-blox.com" w:id="155" w:date="2024-08-06T14:59:19Z">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Virtual connection is initiated by the client so how the server can retransmit something in case the Virtual Connection is deleted?</w:t>
      </w:r>
    </w:p>
  </w:comment>
  <w:comment w:author="davide.lenzarini@u-blox.com" w:id="195" w:date="2023-10-05T17:51:33Z">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196" w:date="2024-03-20T14:36:59Z">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197" w:date="2024-03-20T14:37:44Z">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198" w:date="2024-03-20T14:39:15Z">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125" w:date="2024-08-06T14:49:36Z">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"subscription identifier" in MQTT-SN?</w:t>
      </w:r>
    </w:p>
  </w:comment>
  <w:comment w:author="davide.lenzarini@u-blox.com" w:id="61" w:date="2024-08-06T14:44:46Z">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"subscription identifier" in MQTT-SN?</w:t>
      </w:r>
    </w:p>
  </w:comment>
  <w:comment w:author="davide.lenzarini@u-blox.com" w:id="141" w:date="2024-03-19T15:48:20Z">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Ian Craggs" w:id="142" w:date="2024-06-20T11:05:09Z">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See the receiver's treatment of the DUP Flag. It's only relevant for QoS 2.</w:t>
      </w:r>
    </w:p>
  </w:comment>
  <w:comment w:author="davide.lenzarini@u-blox.com" w:id="143" w:date="2024-08-07T13:37:00Z">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it is not necessary to say anything else about the DUP flag, right?</w:t>
      </w:r>
    </w:p>
  </w:comment>
  <w:comment w:author="Stefan Hagen" w:id="209" w:date="2024-03-03T08:53:53Z">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210" w:date="2024-03-03T08:53:53Z">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Ian Craggs" w:id="23" w:date="2024-09-23T15:12:36Z">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not sure about this. I think the receiver could just send another PINGRESP</w:t>
      </w:r>
    </w:p>
  </w:comment>
  <w:comment w:author="davide.lenzarini@u-blox.com" w:id="24" w:date="2024-09-23T17:57:38Z">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PUBACK, PINGRESP has a packet identifier</w:t>
      </w:r>
    </w:p>
  </w:comment>
  <w:comment w:author="Ian Craggs" w:id="34" w:date="2024-10-06T13:23:06Z">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can't be negative as the value is unsigned, right?</w:t>
      </w:r>
    </w:p>
  </w:comment>
  <w:comment w:author="davide.lenzarini@u-blox.com" w:id="35" w:date="2024-10-07T04:44:22Z">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on the implementation so for clarity I would specify that it is a protocol error any value &lt;=0</w:t>
      </w:r>
    </w:p>
  </w:comment>
  <w:comment w:author="Ian Craggs" w:id="3" w:date="2024-06-12T08:52:02Z">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4" w:date="2024-06-12T08:52:58Z">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Ian Craggs" w:id="5" w:date="2024-09-23T13:28:03Z">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think this is done.</w:t>
      </w:r>
    </w:p>
  </w:comment>
  <w:comment w:author="davide.lenzarini@u-blox.com" w:id="31" w:date="2024-08-12T12:50:22Z">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On the left of "2" there is a character to be removed</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will flags field, if the length is over 1 byte, is on byte 4, the "Packet identifier MSB" is on byte Z, with Z=4 if the will flag is 0 and Z=5 if the will flag is 1.</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will data section, present only if the will flag is 1, should start at  Q=Z+11 so Q=16 and finish at P=Q+4+K. So P=15 if the will flag is 0 and P=20+K (where K is the number by will payload bytes) if the will flag is 1.</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auth data section, present only if the auth flag is 1, should start at R=P and finish at S=P+4+L (where L is the number of Auth Data bytes). So S=P if the auth flag is 0 and S=P+4+L if the auth flag is 1.</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client identifier starts at byte S</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basically I would recommend to avoid using 14+1 but use instead Q,Q+1 etc (for the will section) and R,R+1 (for the auth section) and S for the client identifier start</w:t>
      </w:r>
    </w:p>
  </w:comment>
  <w:comment w:author="davide.lenzarini@u-blox.com" w:id="32" w:date="2024-08-28T16:54:21Z">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fixed</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fixed</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fixed</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 think S should be =R+3+L to be consistent with the above field (as R=P+1)</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I think U should be =S+N to be consistent with the above field (as T=S+1)</w:t>
      </w:r>
    </w:p>
  </w:comment>
  <w:comment w:author="Andrew Banks" w:id="183" w:date="2024-06-16T09:32:40Z">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state is not required to make the protocol work because it is functionally the same as DISCONNECTED state. However, LOST state is useful because it indicates to an administrator that the server has become disconnected from the client because a timer has expired rather than from the receipt of a DISCONNECT Packet. We cant write a conformance clause to test LOST state because it is not distinguishable from DISCONNECTED unless we make the administrative interfaces part of the protocol. We can however indicate the benefits of including it.</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also have a LOST state if it fails to receive packets from the Server within a timeout. The client might indicate that it has lost contact with the Server by switching on an LED or it might restart the Virtual Connection by sending a new CONNECT packet. I think it would be good to introduce LOST state in the Client and make the state diagrams symmetrical.</w:t>
      </w:r>
    </w:p>
  </w:comment>
  <w:comment w:author="Andrew Banks" w:id="184" w:date="2024-06-16T09:32:40Z">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state is not required to make the protocol work because it is functionally the same as DISCONNECTED state. However, LOST state is useful because it indicates to an administrator that the server has become disconnected from the client because a timer has expired rather than from the receipt of a DISCONNECT Packet. We cant write a conformance clause to test LOST state because it is not distinguishable from DISCONNECTED unless we make the administrative interfaces part of the protocol. We can however indicate the benefits of including it.</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also have a LOST state if it fails to receive packets from the Server within a timeout. The client might indicate that it has lost contact with the Server by switching on an LED or it might restart the Virtual Connection by sending a new CONNECT packet. I think it would be good to introduce LOST state in the Client and make the state diagrams symmetrical.</w:t>
      </w:r>
    </w:p>
  </w:comment>
  <w:comment w:author="Ian Craggs" w:id="65" w:date="2024-06-27T15:24:32Z">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not clear, as we should never have more than one outstanding request - Davide</w:t>
      </w:r>
    </w:p>
  </w:comment>
  <w:comment w:author="Ian Craggs" w:id="62" w:date="2024-06-27T15:27:19Z">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 if we haven't received a response can we send another request. Refer to the section on packet retries</w:t>
      </w:r>
    </w:p>
  </w:comment>
  <w:comment w:author="davide.lenzarini@u-blox.com" w:id="63" w:date="2024-08-06T14:59:58Z">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 to be treated in 4.4.1 but this section is not clear</w:t>
      </w:r>
    </w:p>
  </w:comment>
  <w:comment w:author="Stefan Hagen" w:id="8" w:date="2023-12-08T16:41:32Z">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9" w:date="2024-06-04T12:40:11Z">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200" w:date="2024-03-19T17:55:57Z">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201" w:date="2024-03-20T14:04:25Z">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202" w:date="2024-03-20T14:22:55Z">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67" w:date="2024-08-06T15:27:54Z">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above this sections is not really clear</w:t>
      </w:r>
    </w:p>
  </w:comment>
  <w:comment w:author="davide.lenzarini@u-blox.com" w:id="79" w:date="2024-03-20T08:38:34Z">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value in case a topic filter was used in the SUBSCRIBE?</w:t>
      </w:r>
    </w:p>
  </w:comment>
  <w:comment w:author="Ian Craggs" w:id="122" w:date="2024-03-18T12:26:05Z">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davide.lenzarini@u-blox.com" w:id="68" w:date="2024-08-06T15:30:36Z">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specify the content of PacketIdentifier is the error is on QoS0?</w:t>
      </w:r>
    </w:p>
  </w:comment>
  <w:comment w:author="davide.lenzarini@u-blox.com" w:id="82" w:date="2024-03-14T09:44:26Z">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2" w:date="2023-12-08T14:25:46Z">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Ian Craggs" w:id="11" w:date="2024-05-30T14:20:06Z">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davide.lenzarini@u-blox.com" w:id="12" w:date="2024-07-30T18:34:29Z">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PINGREQ and PINGRESP are missing</w:t>
      </w:r>
    </w:p>
  </w:comment>
  <w:comment w:author="Anonymous" w:id="139" w:date="2024-03-20T10:34:54Z">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davide.lenzarini@u-blox.com" w:id="140" w:date="2024-08-07T13:34:54Z">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basis of 4.2 we should exclude the possibility to use MQTT-SN on a network allowing duplicated packets</w:t>
      </w:r>
    </w:p>
  </w:comment>
  <w:comment w:author="davide.lenzarini@u-blox.com" w:id="25" w:date="2024-02-07T16:41:05Z">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26" w:date="2024-06-24T14:39:36Z">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92" w:date="2024-08-07T09:07:37Z">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replaced with "when the PINGRESP is sent", right?</w:t>
      </w:r>
    </w:p>
  </w:comment>
  <w:comment w:author="davide.lenzarini@u-blox.com" w:id="39" w:date="2024-08-08T12:23:57Z">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server send the Will Message if while attempting to resend a packet multiple times it reached the N_RETRY max?</w:t>
      </w:r>
    </w:p>
  </w:comment>
  <w:comment w:author="Ian Craggs" w:id="40" w:date="2024-10-29T16:55:32Z">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whether that results in the deletion of the Virtual Connection</w:t>
      </w:r>
    </w:p>
  </w:comment>
  <w:comment w:author="davide.lenzarini@u-blox.com" w:id="41" w:date="2024-10-29T17:28:39Z">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that we could add that in case N_RETRY max  the server "may" delete the Virtual Connection, right?</w:t>
      </w:r>
    </w:p>
  </w:comment>
  <w:comment w:author="davide.lenzarini@u-blox.com" w:id="213" w:date="2024-08-08T12:22:41Z">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happens after the N_RETRY has been reached? </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client attempt a new CONNECT, so a new Virtual Connection?</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server consider the Client in DISCONNECTED state and send the will message if any?</w:t>
      </w:r>
    </w:p>
  </w:comment>
  <w:comment w:author="davide.lenzarini@u-blox.com" w:id="88" w:date="2024-08-07T08:58:40Z">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89" w:date="2024-08-07T08:58:49Z">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86" w:date="2024-08-07T08:58:16Z">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87" w:date="2024-08-07T08:58:27Z">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6" w:date="2023-12-08T14:31:19Z">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7" w:date="2024-01-11T09:01:06Z">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davide.lenzarini@u-blox.com" w:id="47" w:date="2024-02-13T14:12:29Z">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48" w:date="2024-06-13T12:56:25Z">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davide.lenzarini@u-blox.com" w:id="80" w:date="2024-08-07T08:39:49Z">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really unclear. Can we details what is the content of the SUBACK flags "topic type" and field "topic data" in case the SUBSCRIBE flags "topic type" was 0b00 or 0b01 or 0b11?</w:t>
      </w:r>
    </w:p>
  </w:comment>
  <w:comment w:author="davide.lenzarini@u-blox.com" w:id="76" w:date="2024-08-07T08:51:15Z">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TopicType if a Topic Filter is used?</w:t>
      </w:r>
    </w:p>
  </w:comment>
  <w:comment w:author="davide.lenzarini@u-blox.com" w:id="85" w:date="2024-08-07T08:51:52Z">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TopicType if a Topic Filter is used?</w:t>
      </w:r>
    </w:p>
  </w:comment>
  <w:comment w:author="davide.lenzarini@u-blox.com" w:id="132" w:date="2023-11-23T17:39:04Z">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133" w:date="2023-11-23T17:42:22Z">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davide.lenzarini@u-blox.com" w:id="69" w:date="2024-09-08T19:05:16Z">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PUBLISH QoS -1 is now PUBWOS, so no we don't need that.</w:t>
      </w:r>
    </w:p>
  </w:comment>
  <w:comment w:author="davide.lenzarini@u-blox.com" w:id="73" w:date="2024-08-07T07:46:46Z">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ClientID identifies a Session or a Virtual Connection? A Session can span over multiple Virtual Connections but on chapter 4.1 (session state) it seems the session state is associated to the Client Identifier. Should we clearly explain that the ClientID must be the same across the multiple Virtual Connections of the same session?</w:t>
      </w:r>
    </w:p>
  </w:comment>
  <w:comment w:author="davide.lenzarini@u-blox.com" w:id="78" w:date="2024-08-07T08:11:50Z">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77" w:date="2024-08-07T08:03:59Z">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against the idea to have a single message on the flight per session?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BEE" w15:done="0"/>
  <w15:commentEx w15:paraId="00000BEF" w15:done="0"/>
  <w15:commentEx w15:paraId="00000BF0" w15:done="0"/>
  <w15:commentEx w15:paraId="00000BF1" w15:paraIdParent="00000BF0" w15:done="0"/>
  <w15:commentEx w15:paraId="00000BF2" w15:done="0"/>
  <w15:commentEx w15:paraId="00000BF3" w15:done="0"/>
  <w15:commentEx w15:paraId="00000BF5" w15:done="0"/>
  <w15:commentEx w15:paraId="00000BF6" w15:done="0"/>
  <w15:commentEx w15:paraId="00000BF7" w15:done="0"/>
  <w15:commentEx w15:paraId="00000BF9" w15:done="0"/>
  <w15:commentEx w15:paraId="00000BFA" w15:done="0"/>
  <w15:commentEx w15:paraId="00000BFC" w15:done="0"/>
  <w15:commentEx w15:paraId="00000BFD" w15:done="0"/>
  <w15:commentEx w15:paraId="00000BFE" w15:done="0"/>
  <w15:commentEx w15:paraId="00000BFF" w15:done="0"/>
  <w15:commentEx w15:paraId="00000C01" w15:paraIdParent="00000BFF" w15:done="0"/>
  <w15:commentEx w15:paraId="00000C02" w15:done="0"/>
  <w15:commentEx w15:paraId="00000C03" w15:done="0"/>
  <w15:commentEx w15:paraId="00000C04" w15:done="0"/>
  <w15:commentEx w15:paraId="00000C05" w15:done="0"/>
  <w15:commentEx w15:paraId="00000C06" w15:done="0"/>
  <w15:commentEx w15:paraId="00000C07" w15:done="0"/>
  <w15:commentEx w15:paraId="00000C08" w15:done="0"/>
  <w15:commentEx w15:paraId="00000C09" w15:done="0"/>
  <w15:commentEx w15:paraId="00000C0B" w15:done="0"/>
  <w15:commentEx w15:paraId="00000C0C" w15:done="0"/>
  <w15:commentEx w15:paraId="00000C0D" w15:done="0"/>
  <w15:commentEx w15:paraId="00000C0E" w15:done="0"/>
  <w15:commentEx w15:paraId="00000C19" w15:done="0"/>
  <w15:commentEx w15:paraId="00000C1A" w15:paraIdParent="00000C19" w15:done="0"/>
  <w15:commentEx w15:paraId="00000C1B" w15:paraIdParent="00000C19" w15:done="0"/>
  <w15:commentEx w15:paraId="00000C1C" w15:done="0"/>
  <w15:commentEx w15:paraId="00000C1D" w15:done="0"/>
  <w15:commentEx w15:paraId="00000C1E" w15:done="0"/>
  <w15:commentEx w15:paraId="00000C20" w15:done="0"/>
  <w15:commentEx w15:paraId="00000C21" w15:done="0"/>
  <w15:commentEx w15:paraId="00000C22" w15:done="0"/>
  <w15:commentEx w15:paraId="00000C24" w15:done="0"/>
  <w15:commentEx w15:paraId="00000C25" w15:done="0"/>
  <w15:commentEx w15:paraId="00000C26" w15:done="0"/>
  <w15:commentEx w15:paraId="00000C27" w15:done="0"/>
  <w15:commentEx w15:paraId="00000C28" w15:done="0"/>
  <w15:commentEx w15:paraId="00000C29" w15:paraIdParent="00000C28" w15:done="0"/>
  <w15:commentEx w15:paraId="00000C32" w15:paraIdParent="00000C28" w15:done="0"/>
  <w15:commentEx w15:paraId="00000C33" w15:paraIdParent="00000C28" w15:done="0"/>
  <w15:commentEx w15:paraId="00000C36" w15:done="0"/>
  <w15:commentEx w15:paraId="00000C37" w15:done="0"/>
  <w15:commentEx w15:paraId="00000C38" w15:done="0"/>
  <w15:commentEx w15:paraId="00000C39" w15:done="0"/>
  <w15:commentEx w15:paraId="00000C3A" w15:done="0"/>
  <w15:commentEx w15:paraId="00000C3B" w15:done="0"/>
  <w15:commentEx w15:paraId="00000C3C" w15:done="0"/>
  <w15:commentEx w15:paraId="00000C3D" w15:done="0"/>
  <w15:commentEx w15:paraId="00000C3E" w15:done="0"/>
  <w15:commentEx w15:paraId="00000C3F" w15:done="0"/>
  <w15:commentEx w15:paraId="00000C40" w15:done="0"/>
  <w15:commentEx w15:paraId="00000C41" w15:done="0"/>
  <w15:commentEx w15:paraId="00000C42" w15:done="0"/>
  <w15:commentEx w15:paraId="00000C43" w15:done="0"/>
  <w15:commentEx w15:paraId="00000C44" w15:paraIdParent="00000C43" w15:done="0"/>
  <w15:commentEx w15:paraId="00000C45" w15:done="0"/>
  <w15:commentEx w15:paraId="00000C46" w15:done="0"/>
  <w15:commentEx w15:paraId="00000C47" w15:done="0"/>
  <w15:commentEx w15:paraId="00000C48" w15:done="0"/>
  <w15:commentEx w15:paraId="00000C49" w15:done="0"/>
  <w15:commentEx w15:paraId="00000C4A" w15:done="0"/>
  <w15:commentEx w15:paraId="00000C4B" w15:paraIdParent="00000C4A" w15:done="0"/>
  <w15:commentEx w15:paraId="00000C4C" w15:done="0"/>
  <w15:commentEx w15:paraId="00000C4D" w15:done="0"/>
  <w15:commentEx w15:paraId="00000C4E" w15:paraIdParent="00000C4D" w15:done="0"/>
  <w15:commentEx w15:paraId="00000C4F" w15:done="0"/>
  <w15:commentEx w15:paraId="00000C50" w15:paraIdParent="00000C4F" w15:done="0"/>
  <w15:commentEx w15:paraId="00000C51" w15:paraIdParent="00000C4F" w15:done="0"/>
  <w15:commentEx w15:paraId="00000C52" w15:done="0"/>
  <w15:commentEx w15:paraId="00000C53" w15:done="0"/>
  <w15:commentEx w15:paraId="00000C54" w15:done="0"/>
  <w15:commentEx w15:paraId="00000C55" w15:done="0"/>
  <w15:commentEx w15:paraId="00000C57" w15:done="0"/>
  <w15:commentEx w15:paraId="00000C59" w15:done="0"/>
  <w15:commentEx w15:paraId="00000C5B" w15:done="0"/>
  <w15:commentEx w15:paraId="00000C5D" w15:done="0"/>
  <w15:commentEx w15:paraId="00000C5F" w15:done="0"/>
  <w15:commentEx w15:paraId="00000C64" w15:done="0"/>
  <w15:commentEx w15:paraId="00000C65" w15:done="0"/>
  <w15:commentEx w15:paraId="00000C66" w15:done="0"/>
  <w15:commentEx w15:paraId="00000C67" w15:paraIdParent="00000C66" w15:done="0"/>
  <w15:commentEx w15:paraId="00000C68" w15:done="0"/>
  <w15:commentEx w15:paraId="00000C69" w15:done="0"/>
  <w15:commentEx w15:paraId="00000C6A" w15:done="0"/>
  <w15:commentEx w15:paraId="00000C6B" w15:done="0"/>
  <w15:commentEx w15:paraId="00000C6C" w15:done="0"/>
  <w15:commentEx w15:paraId="00000C6D" w15:done="0"/>
  <w15:commentEx w15:paraId="00000C6E" w15:done="0"/>
  <w15:commentEx w15:paraId="00000C6F" w15:done="0"/>
  <w15:commentEx w15:paraId="00000C70" w15:done="0"/>
  <w15:commentEx w15:paraId="00000C71" w15:done="0"/>
  <w15:commentEx w15:paraId="00000C72" w15:done="0"/>
  <w15:commentEx w15:paraId="00000C75" w15:done="0"/>
  <w15:commentEx w15:paraId="00000C76" w15:done="0"/>
  <w15:commentEx w15:paraId="00000C77" w15:done="0"/>
  <w15:commentEx w15:paraId="00000C78" w15:done="0"/>
  <w15:commentEx w15:paraId="00000C79" w15:done="0"/>
  <w15:commentEx w15:paraId="00000C7B" w15:done="0"/>
  <w15:commentEx w15:paraId="00000C7C" w15:done="0"/>
  <w15:commentEx w15:paraId="00000C7D" w15:done="0"/>
  <w15:commentEx w15:paraId="00000C7E" w15:done="0"/>
  <w15:commentEx w15:paraId="00000C80" w15:done="0"/>
  <w15:commentEx w15:paraId="00000C81" w15:done="0"/>
  <w15:commentEx w15:paraId="00000C82" w15:done="0"/>
  <w15:commentEx w15:paraId="00000C83" w15:done="0"/>
  <w15:commentEx w15:paraId="00000C84" w15:done="0"/>
  <w15:commentEx w15:paraId="00000C85" w15:done="0"/>
  <w15:commentEx w15:paraId="00000C86" w15:done="0"/>
  <w15:commentEx w15:paraId="00000C89" w15:done="0"/>
  <w15:commentEx w15:paraId="00000C8A" w15:done="0"/>
  <w15:commentEx w15:paraId="00000C8B" w15:done="0"/>
  <w15:commentEx w15:paraId="00000C8C" w15:done="0"/>
  <w15:commentEx w15:paraId="00000C8D" w15:done="0"/>
  <w15:commentEx w15:paraId="00000C8E" w15:paraIdParent="00000C8D" w15:done="0"/>
  <w15:commentEx w15:paraId="00000C8F" w15:done="0"/>
  <w15:commentEx w15:paraId="00000C90" w15:done="0"/>
  <w15:commentEx w15:paraId="00000C91" w15:done="0"/>
  <w15:commentEx w15:paraId="00000C92" w15:done="0"/>
  <w15:commentEx w15:paraId="00000C93" w15:paraIdParent="00000C92" w15:done="0"/>
  <w15:commentEx w15:paraId="00000C94" w15:done="0"/>
  <w15:commentEx w15:paraId="00000C95" w15:done="0"/>
  <w15:commentEx w15:paraId="00000C96" w15:paraIdParent="00000C95" w15:done="0"/>
  <w15:commentEx w15:paraId="00000C97" w15:done="0"/>
  <w15:commentEx w15:paraId="00000C98" w15:paraIdParent="00000C97" w15:done="0"/>
  <w15:commentEx w15:paraId="00000C99" w15:paraIdParent="00000C97" w15:done="0"/>
  <w15:commentEx w15:paraId="00000C9A" w15:done="0"/>
  <w15:commentEx w15:paraId="00000C9B" w15:done="0"/>
  <w15:commentEx w15:paraId="00000C9C" w15:done="0"/>
  <w15:commentEx w15:paraId="00000C9D" w15:done="0"/>
  <w15:commentEx w15:paraId="00000C9E" w15:done="0"/>
  <w15:commentEx w15:paraId="00000CA1" w15:done="0"/>
  <w15:commentEx w15:paraId="00000CA2" w15:done="0"/>
  <w15:commentEx w15:paraId="00000CA3" w15:done="0"/>
  <w15:commentEx w15:paraId="00000CA4" w15:done="0"/>
  <w15:commentEx w15:paraId="00000CA5" w15:done="0"/>
  <w15:commentEx w15:paraId="00000CA6" w15:done="0"/>
  <w15:commentEx w15:paraId="00000CA7" w15:done="0"/>
  <w15:commentEx w15:paraId="00000CA8" w15:done="0"/>
  <w15:commentEx w15:paraId="00000CA9" w15:done="0"/>
  <w15:commentEx w15:paraId="00000CAE" w15:done="0"/>
  <w15:commentEx w15:paraId="00000CAF" w15:paraIdParent="00000CAE" w15:done="0"/>
  <w15:commentEx w15:paraId="00000CB0" w15:paraIdParent="00000CAE" w15:done="0"/>
  <w15:commentEx w15:paraId="00000CB1" w15:done="0"/>
  <w15:commentEx w15:paraId="00000CB2" w15:done="0"/>
  <w15:commentEx w15:paraId="00000CB3" w15:done="0"/>
  <w15:commentEx w15:paraId="00000CB4" w15:done="0"/>
  <w15:commentEx w15:paraId="00000CB5" w15:paraIdParent="00000CB4" w15:done="0"/>
  <w15:commentEx w15:paraId="00000CB6" w15:paraIdParent="00000CB4" w15:done="0"/>
  <w15:commentEx w15:paraId="00000CB7" w15:paraIdParent="00000CB4" w15:done="0"/>
  <w15:commentEx w15:paraId="00000CB8" w15:done="0"/>
  <w15:commentEx w15:paraId="00000CB9" w15:done="0"/>
  <w15:commentEx w15:paraId="00000CBA" w15:done="0"/>
  <w15:commentEx w15:paraId="00000CBB" w15:paraIdParent="00000CBA" w15:done="0"/>
  <w15:commentEx w15:paraId="00000CBC" w15:paraIdParent="00000CBA" w15:done="0"/>
  <w15:commentEx w15:paraId="00000CBE" w15:done="0"/>
  <w15:commentEx w15:paraId="00000CC0" w15:done="0"/>
  <w15:commentEx w15:paraId="00000CC1" w15:done="0"/>
  <w15:commentEx w15:paraId="00000CC2" w15:paraIdParent="00000CC1" w15:done="0"/>
  <w15:commentEx w15:paraId="00000CC3" w15:done="0"/>
  <w15:commentEx w15:paraId="00000CC4" w15:paraIdParent="00000CC3" w15:done="0"/>
  <w15:commentEx w15:paraId="00000CC5" w15:done="0"/>
  <w15:commentEx w15:paraId="00000CC6" w15:paraIdParent="00000CC5" w15:done="0"/>
  <w15:commentEx w15:paraId="00000CC7" w15:paraIdParent="00000CC5" w15:done="0"/>
  <w15:commentEx w15:paraId="00000CCE" w15:done="0"/>
  <w15:commentEx w15:paraId="00000CD3" w15:paraIdParent="00000CCE" w15:done="0"/>
  <w15:commentEx w15:paraId="00000CD6" w15:done="0"/>
  <w15:commentEx w15:paraId="00000CD9" w15:done="0"/>
  <w15:commentEx w15:paraId="00000CDA" w15:done="0"/>
  <w15:commentEx w15:paraId="00000CDB" w15:done="0"/>
  <w15:commentEx w15:paraId="00000CDC" w15:paraIdParent="00000CDB" w15:done="0"/>
  <w15:commentEx w15:paraId="00000CDD" w15:done="0"/>
  <w15:commentEx w15:paraId="00000CDE" w15:paraIdParent="00000CDD" w15:done="0"/>
  <w15:commentEx w15:paraId="00000CDF" w15:done="0"/>
  <w15:commentEx w15:paraId="00000CE0" w15:paraIdParent="00000CDF" w15:done="0"/>
  <w15:commentEx w15:paraId="00000CE1" w15:paraIdParent="00000CDF" w15:done="0"/>
  <w15:commentEx w15:paraId="00000CE2" w15:done="0"/>
  <w15:commentEx w15:paraId="00000CE4" w15:done="0"/>
  <w15:commentEx w15:paraId="00000CED" w15:done="0"/>
  <w15:commentEx w15:paraId="00000CEE" w15:done="0"/>
  <w15:commentEx w15:paraId="00000CEF" w15:done="0"/>
  <w15:commentEx w15:paraId="00000CF0" w15:done="0"/>
  <w15:commentEx w15:paraId="00000CF1" w15:done="0"/>
  <w15:commentEx w15:paraId="00000CF2" w15:paraIdParent="00000CF1" w15:done="0"/>
  <w15:commentEx w15:paraId="00000CF4" w15:done="0"/>
  <w15:commentEx w15:paraId="00000CF5" w15:paraIdParent="00000CF4" w15:done="0"/>
  <w15:commentEx w15:paraId="00000CF6" w15:done="0"/>
  <w15:commentEx w15:paraId="00000CF7" w15:paraIdParent="00000CF6" w15:done="0"/>
  <w15:commentEx w15:paraId="00000CF8" w15:done="0"/>
  <w15:commentEx w15:paraId="00000CF9" w15:done="0"/>
  <w15:commentEx w15:paraId="00000CFA" w15:paraIdParent="00000CF9" w15:done="0"/>
  <w15:commentEx w15:paraId="00000CFB" w15:paraIdParent="00000CF9" w15:done="0"/>
  <w15:commentEx w15:paraId="00000CFE" w15:done="0"/>
  <w15:commentEx w15:paraId="00000CFF" w15:done="0"/>
  <w15:commentEx w15:paraId="00000D00" w15:done="0"/>
  <w15:commentEx w15:paraId="00000D01" w15:done="0"/>
  <w15:commentEx w15:paraId="00000D02" w15:done="0"/>
  <w15:commentEx w15:paraId="00000D03" w15:done="0"/>
  <w15:commentEx w15:paraId="00000D04" w15:paraIdParent="00000D03" w15:done="0"/>
  <w15:commentEx w15:paraId="00000D05" w15:done="0"/>
  <w15:commentEx w15:paraId="00000D06" w15:paraIdParent="00000D05" w15:done="0"/>
  <w15:commentEx w15:paraId="00000D07" w15:done="0"/>
  <w15:commentEx w15:paraId="00000D08" w15:done="0"/>
  <w15:commentEx w15:paraId="00000D09" w15:done="0"/>
  <w15:commentEx w15:paraId="00000D0B" w15:done="0"/>
  <w15:commentEx w15:paraId="00000D0D" w15:paraIdParent="00000D0B" w15:done="0"/>
  <w15:commentEx w15:paraId="00000D0E" w15:done="0"/>
  <w15:commentEx w15:paraId="00000D0F" w15:done="0"/>
  <w15:commentEx w15:paraId="00000D10" w15:done="0"/>
  <w15:commentEx w15:paraId="00000D1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ngLiu"/>
  <w:font w:name="Calibri"/>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August</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w:t>
    </w:r>
    <w:r w:rsidDel="00000000" w:rsidR="00000000" w:rsidRPr="00000000">
      <w:rPr>
        <w:color w:val="000000"/>
        <w:sz w:val="16"/>
        <w:szCs w:val="16"/>
        <w:shd w:fill="auto" w:val="clear"/>
        <w:rtl w:val="0"/>
      </w:rPr>
      <w:t xml:space="preserve">4</w:t>
    </w:r>
    <w:r w:rsidDel="00000000" w:rsidR="00000000" w:rsidRPr="00000000">
      <w:rPr>
        <w:rtl w:val="0"/>
      </w:rPr>
    </w:r>
  </w:p>
  <w:p w:rsidR="00000000" w:rsidDel="00000000" w:rsidP="00000000" w:rsidRDefault="00000000" w:rsidRPr="00000000" w14:paraId="00000BE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4</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9">
    <w:pPr>
      <w:rPr/>
    </w:pPr>
    <w:r w:rsidDel="00000000" w:rsidR="00000000" w:rsidRPr="00000000">
      <w:rPr/>
      <w:drawing>
        <wp:inline distB="114300" distT="114300" distL="114300" distR="114300">
          <wp:extent cx="2200275" cy="457200"/>
          <wp:effectExtent b="0" l="0" r="0" t="0"/>
          <wp:docPr id="69" name="image33.png"/>
          <a:graphic>
            <a:graphicData uri="http://schemas.openxmlformats.org/drawingml/2006/picture">
              <pic:pic>
                <pic:nvPicPr>
                  <pic:cNvPr id="0" name="image33.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38">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39">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3">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 TargetMode="External"/><Relationship Id="rId42" Type="http://schemas.openxmlformats.org/officeDocument/2006/relationships/hyperlink" Target="https://www.oasis-open.org/committees/mqtt/ipr.php" TargetMode="External"/><Relationship Id="rId41" Type="http://schemas.openxmlformats.org/officeDocument/2006/relationships/hyperlink" Target="https://www.oasis-open.org/policies-guidelines/ipr" TargetMode="External"/><Relationship Id="rId44" Type="http://schemas.openxmlformats.org/officeDocument/2006/relationships/hyperlink" Target="http://www.rfc-editor.org/info/rfc3629" TargetMode="External"/><Relationship Id="rId43" Type="http://schemas.openxmlformats.org/officeDocument/2006/relationships/hyperlink" Target="http://www.rfc-editor.org/info/rfc2119" TargetMode="External"/><Relationship Id="rId46" Type="http://schemas.openxmlformats.org/officeDocument/2006/relationships/hyperlink" Target="http://www.unicode.org/versions/latest/" TargetMode="External"/><Relationship Id="rId45" Type="http://schemas.openxmlformats.org/officeDocument/2006/relationships/hyperlink" Target="http://www.rfc-editor.org/info/rfc6455" TargetMode="External"/><Relationship Id="rId107" Type="http://schemas.openxmlformats.org/officeDocument/2006/relationships/image" Target="media/image46.png"/><Relationship Id="rId106" Type="http://schemas.openxmlformats.org/officeDocument/2006/relationships/image" Target="media/image40.png"/><Relationship Id="rId105" Type="http://schemas.openxmlformats.org/officeDocument/2006/relationships/image" Target="media/image42.png"/><Relationship Id="rId104" Type="http://schemas.openxmlformats.org/officeDocument/2006/relationships/image" Target="media/image41.png"/><Relationship Id="rId109" Type="http://schemas.openxmlformats.org/officeDocument/2006/relationships/image" Target="media/image44.png"/><Relationship Id="rId108" Type="http://schemas.openxmlformats.org/officeDocument/2006/relationships/image" Target="media/image38.png"/><Relationship Id="rId48" Type="http://schemas.openxmlformats.org/officeDocument/2006/relationships/hyperlink" Target="https://docs.oasis-open.org/mqtt/mqtt/v5.0/cos02/mqtt-v5.0-cos02.html#Unicode" TargetMode="External"/><Relationship Id="rId47" Type="http://schemas.openxmlformats.org/officeDocument/2006/relationships/hyperlink" Target="https://docs.oasis-open.org/mqtt/mqtt/v5.0/cos02/mqtt-v5.0-cos02.html#RFC3629" TargetMode="External"/><Relationship Id="rId49" Type="http://schemas.openxmlformats.org/officeDocument/2006/relationships/image" Target="media/image5.png"/><Relationship Id="rId103" Type="http://schemas.openxmlformats.org/officeDocument/2006/relationships/image" Target="media/image30.png"/><Relationship Id="rId102" Type="http://schemas.openxmlformats.org/officeDocument/2006/relationships/image" Target="media/image28.png"/><Relationship Id="rId101" Type="http://schemas.openxmlformats.org/officeDocument/2006/relationships/hyperlink" Target="https://www.rfc-editor.org/rfc/rfc4616.html#ref-Unicode" TargetMode="External"/><Relationship Id="rId100" Type="http://schemas.openxmlformats.org/officeDocument/2006/relationships/hyperlink" Target="https://www.rfc-editor.org/rfc/rfc4616.html#ref-UTF-8" TargetMode="External"/><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eader" Target="header1.xml"/><Relationship Id="rId34" Type="http://schemas.openxmlformats.org/officeDocument/2006/relationships/header" Target="header2.xml"/><Relationship Id="rId37" Type="http://schemas.openxmlformats.org/officeDocument/2006/relationships/footer" Target="footer1.xml"/><Relationship Id="rId36" Type="http://schemas.openxmlformats.org/officeDocument/2006/relationships/footer" Target="footer2.xml"/><Relationship Id="rId39" Type="http://schemas.openxmlformats.org/officeDocument/2006/relationships/hyperlink" Target="https://www.oasis-open.org/policies-guidelines/ipr#Non-Assertion-Mode" TargetMode="External"/><Relationship Id="rId38" Type="http://schemas.openxmlformats.org/officeDocument/2006/relationships/hyperlink" Target="https://www.oasis-open.org/policies-guidelines/ipr#Non-Assertion-Mode" TargetMode="External"/><Relationship Id="rId173" Type="http://schemas.openxmlformats.org/officeDocument/2006/relationships/hyperlink" Target="https://www.oasis-open.org/policies-guidelines/trademark/" TargetMode="Externa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129" Type="http://schemas.openxmlformats.org/officeDocument/2006/relationships/hyperlink" Target="https://docs.oasis-open.org/mqtt/mqtt/v5.0/cos02/mqtt-v5.0-cos02.html#CHACHA20" TargetMode="External"/><Relationship Id="rId128" Type="http://schemas.openxmlformats.org/officeDocument/2006/relationships/hyperlink" Target="https://docs.oasis-open.org/mqtt/mqtt/v5.0/cos02/mqtt-v5.0-cos02.html#AES" TargetMode="External"/><Relationship Id="rId127" Type="http://schemas.openxmlformats.org/officeDocument/2006/relationships/hyperlink" Target="https://docs.oasis-open.org/mqtt/mqtt/v5.0/cos02/mqtt-v5.0-cos02.html#AES" TargetMode="External"/><Relationship Id="rId126" Type="http://schemas.openxmlformats.org/officeDocument/2006/relationships/hyperlink" Target="https://media.defense.gov/2022/Sep/07/2003071834/-1/-1/0/CSA_CNSA_2.0_ALGORITHMS_.PDF" TargetMode="External"/><Relationship Id="rId26" Type="http://schemas.openxmlformats.org/officeDocument/2006/relationships/hyperlink" Target="https://www.oasis-open.org/policies-guidelines/ipr" TargetMode="External"/><Relationship Id="rId121" Type="http://schemas.openxmlformats.org/officeDocument/2006/relationships/hyperlink" Target="https://docs.oasis-open.org/mqtt/mqtt/v5.0/cos02/mqtt-v5.0-cos02.html#NISTCSF" TargetMode="External"/><Relationship Id="rId25" Type="http://schemas.openxmlformats.org/officeDocument/2006/relationships/hyperlink" Target="https://www.oasis-open.org/policies-guidelines/ipr#Non-Assertion-Mode" TargetMode="External"/><Relationship Id="rId120" Type="http://schemas.openxmlformats.org/officeDocument/2006/relationships/hyperlink" Target="https://docs.oasis-open.org/mqtt/mqtt/v5.0/cos02/mqtt-v5.0-cos02.html#NISTCSF"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125" Type="http://schemas.openxmlformats.org/officeDocument/2006/relationships/hyperlink" Target="https://docs.oasis-open.org/mqtt/mqtt/v5.0/cos02/mqtt-v5.0-cos02.html#FIPS1402" TargetMode="External"/><Relationship Id="rId29" Type="http://schemas.openxmlformats.org/officeDocument/2006/relationships/hyperlink" Target="https://docs.oasis-open.org/mqtt/mqtt-sn/v12.30/csd01/mqtt-sn-v12.30-csd01.docx" TargetMode="External"/><Relationship Id="rId124" Type="http://schemas.openxmlformats.org/officeDocument/2006/relationships/hyperlink" Target="https://docs.oasis-open.org/mqtt/mqtt/v5.0/cos02/mqtt-v5.0-cos02.html#FIPS1402" TargetMode="External"/><Relationship Id="rId123" Type="http://schemas.openxmlformats.org/officeDocument/2006/relationships/hyperlink" Target="https://docs.oasis-open.org/mqtt/mqtt/v5.0/cos02/mqtt-v5.0-cos02.html#PCIDSS" TargetMode="External"/><Relationship Id="rId122" Type="http://schemas.openxmlformats.org/officeDocument/2006/relationships/hyperlink" Target="https://docs.oasis-open.org/mqtt/mqtt/v5.0/cos02/mqtt-v5.0-cos02.html#PCIDSS" TargetMode="External"/><Relationship Id="rId95" Type="http://schemas.openxmlformats.org/officeDocument/2006/relationships/hyperlink" Target="https://docs.oasis-open.org/mqtt/mqtt/v5.0/os/mqtt-v5.0-os.html#Unicode" TargetMode="External"/><Relationship Id="rId94" Type="http://schemas.openxmlformats.org/officeDocument/2006/relationships/image" Target="media/image27.png"/><Relationship Id="rId97" Type="http://schemas.openxmlformats.org/officeDocument/2006/relationships/hyperlink" Target="https://datatracker.ietf.org/doc/html/rfc4422" TargetMode="External"/><Relationship Id="rId96" Type="http://schemas.openxmlformats.org/officeDocument/2006/relationships/hyperlink" Target="https://docs.oasis-open.org/mqtt/mqtt/v5.0/os/mqtt-v5.0-os.html#Unicode" TargetMode="External"/><Relationship Id="rId11" Type="http://schemas.openxmlformats.org/officeDocument/2006/relationships/hyperlink" Target="mailto:davide.lenzarini@u-blox.com" TargetMode="External"/><Relationship Id="rId99" Type="http://schemas.openxmlformats.org/officeDocument/2006/relationships/hyperlink" Target="https://www.rfc-editor.org/rfc/rfc4616.html" TargetMode="External"/><Relationship Id="rId10" Type="http://schemas.openxmlformats.org/officeDocument/2006/relationships/hyperlink" Target="mailto:icraggs@gmail.com" TargetMode="External"/><Relationship Id="rId98" Type="http://schemas.openxmlformats.org/officeDocument/2006/relationships/hyperlink" Target="https://datatracker.ietf.org/doc/html/rfc4616" TargetMode="External"/><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hyperlink" Target="https://en.wikipedia.org/wiki/CCM_mode" TargetMode="External"/><Relationship Id="rId90"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93" Type="http://schemas.openxmlformats.org/officeDocument/2006/relationships/image" Target="media/image2.png"/><Relationship Id="rId92" Type="http://schemas.openxmlformats.org/officeDocument/2006/relationships/hyperlink" Target="https://en.wikipedia.org/wiki/Galois/Counter_Mode" TargetMode="External"/><Relationship Id="rId118" Type="http://schemas.openxmlformats.org/officeDocument/2006/relationships/hyperlink" Target="https://docs.oasis-open.org/mqtt/mqtt/v5.0/cos02/mqtt-v5.0-cos02.html#SARBANES" TargetMode="External"/><Relationship Id="rId117" Type="http://schemas.openxmlformats.org/officeDocument/2006/relationships/hyperlink" Target="https://docs.oasis-open.org/mqtt/mqtt/v5.0/cos02/mqtt-v5.0-cos02.html#PCIDSS" TargetMode="External"/><Relationship Id="rId116" Type="http://schemas.openxmlformats.org/officeDocument/2006/relationships/hyperlink" Target="https://docs.oasis-open.org/mqtt/mqtt/v5.0/cos02/mqtt-v5.0-cos02.html#PCIDSS" TargetMode="External"/><Relationship Id="rId115" Type="http://schemas.openxmlformats.org/officeDocument/2006/relationships/hyperlink" Target="https://docs.oasis-open.org/mqtt/mqtt/v5.0/cos02/mqtt-v5.0-cos02.html#USEUPRIVSH" TargetMode="External"/><Relationship Id="rId119" Type="http://schemas.openxmlformats.org/officeDocument/2006/relationships/hyperlink" Target="https://docs.oasis-open.org/mqtt/mqtt/v5.0/cos02/mqtt-v5.0-cos02.html#SARBANES" TargetMode="External"/><Relationship Id="rId15" Type="http://schemas.openxmlformats.org/officeDocument/2006/relationships/hyperlink" Target="mailto:simon622@gmail.com" TargetMode="External"/><Relationship Id="rId110" Type="http://schemas.openxmlformats.org/officeDocument/2006/relationships/image" Target="media/image45.png"/><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14" Type="http://schemas.openxmlformats.org/officeDocument/2006/relationships/hyperlink" Target="https://docs.oasis-open.org/mqtt/mqtt/v5.0/cos02/mqtt-v5.0-cos02.html#USEUPRIVSH" TargetMode="External"/><Relationship Id="rId18" Type="http://schemas.openxmlformats.org/officeDocument/2006/relationships/hyperlink" Target="http://www.microsoft.com/" TargetMode="External"/><Relationship Id="rId113" Type="http://schemas.openxmlformats.org/officeDocument/2006/relationships/hyperlink" Target="https://docs.oasis-open.org/mqtt/mqtt/v5.0/mqtt-v5.0.html" TargetMode="External"/><Relationship Id="rId112" Type="http://schemas.openxmlformats.org/officeDocument/2006/relationships/hyperlink" Target="https://docs.oasis-open.org/mqtt/mqtt/v3.1.1/os/mqtt-v3.1.1-os.html" TargetMode="External"/><Relationship Id="rId111" Type="http://schemas.openxmlformats.org/officeDocument/2006/relationships/image" Target="media/image1.png"/><Relationship Id="rId84" Type="http://schemas.openxmlformats.org/officeDocument/2006/relationships/hyperlink" Target="https://www.rfc-editor.org/rfc/rfc2104" TargetMode="External"/><Relationship Id="rId83" Type="http://schemas.openxmlformats.org/officeDocument/2006/relationships/image" Target="media/image39.png"/><Relationship Id="rId86"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85" Type="http://schemas.openxmlformats.org/officeDocument/2006/relationships/hyperlink" Target="https://nvlpubs.nist.gov/nistpubs/FIPS/NIST.FIPS.198-1.pdf" TargetMode="External"/><Relationship Id="rId88"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150" Type="http://schemas.openxmlformats.org/officeDocument/2006/relationships/hyperlink" Target="https://docs.oasis-open.org/mqtt/mqtt/v5.0/cos02/mqtt-v5.0-cos02.html#RFC6960" TargetMode="External"/><Relationship Id="rId87" Type="http://schemas.openxmlformats.org/officeDocument/2006/relationships/hyperlink" Target="https://nvlpubs.nist.gov/nistpubs/SpecialPublications/NIST.SP.800-38b.pdf" TargetMode="External"/><Relationship Id="rId89" Type="http://schemas.openxmlformats.org/officeDocument/2006/relationships/hyperlink" Target="https://www.rfc-editor.org/rfc/rfc3610" TargetMode="External"/><Relationship Id="rId80" Type="http://schemas.openxmlformats.org/officeDocument/2006/relationships/image" Target="media/image23.png"/><Relationship Id="rId82" Type="http://schemas.openxmlformats.org/officeDocument/2006/relationships/image" Target="media/image15.png"/><Relationship Id="rId81"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docs.oasis-open.org/mqtt/mqtt/v5.0/cos02/mqtt-v5.0-cos02.html#RFC5280" TargetMode="External"/><Relationship Id="rId4" Type="http://schemas.openxmlformats.org/officeDocument/2006/relationships/fontTable" Target="fontTable.xml"/><Relationship Id="rId148" Type="http://schemas.openxmlformats.org/officeDocument/2006/relationships/hyperlink" Target="https://docs.oasis-open.org/mqtt/mqtt/v5.0/cos02/mqtt-v5.0-cos02.html#RFC5280" TargetMode="External"/><Relationship Id="rId9" Type="http://schemas.openxmlformats.org/officeDocument/2006/relationships/hyperlink" Target="https://www.oasis-open.org/committees/mqtt/" TargetMode="External"/><Relationship Id="rId143" Type="http://schemas.openxmlformats.org/officeDocument/2006/relationships/hyperlink" Target="https://docs.oasis-open.org/mqtt/mqtt/v5.0/cos02/mqtt-v5.0-cos02.html#RFC5280" TargetMode="External"/><Relationship Id="rId142" Type="http://schemas.openxmlformats.org/officeDocument/2006/relationships/hyperlink" Target="https://docs.oasis-open.org/mqtt/mqtt/v5.0/cos02/mqtt-v5.0-cos02.html#RFC5280" TargetMode="External"/><Relationship Id="rId141" Type="http://schemas.openxmlformats.org/officeDocument/2006/relationships/hyperlink" Target="https://docs.oasis-open.org/mqtt/mqtt/v5.0/cos02/mqtt-v5.0-cos02.html#RFC5246" TargetMode="External"/><Relationship Id="rId140" Type="http://schemas.openxmlformats.org/officeDocument/2006/relationships/hyperlink" Target="https://datatracker.ietf.org/doc/rfc9147/" TargetMode="External"/><Relationship Id="rId5" Type="http://schemas.openxmlformats.org/officeDocument/2006/relationships/numbering" Target="numbering.xml"/><Relationship Id="rId147" Type="http://schemas.openxmlformats.org/officeDocument/2006/relationships/hyperlink" Target="https://docs.oasis-open.org/mqtt/mqtt/v5.0/cos02/mqtt-v5.0-cos02.html#IEEE8021AR" TargetMode="External"/><Relationship Id="rId6" Type="http://schemas.openxmlformats.org/officeDocument/2006/relationships/styles" Target="styles.xml"/><Relationship Id="rId146" Type="http://schemas.openxmlformats.org/officeDocument/2006/relationships/hyperlink" Target="https://docs.oasis-open.org/mqtt/mqtt/v5.0/cos02/mqtt-v5.0-cos02.html#IEEE8021AR" TargetMode="External"/><Relationship Id="rId7" Type="http://schemas.openxmlformats.org/officeDocument/2006/relationships/customXml" Target="../customXML/item1.xml"/><Relationship Id="rId145" Type="http://schemas.openxmlformats.org/officeDocument/2006/relationships/hyperlink" Target="https://docs.oasis-open.org/mqtt/mqtt/v5.0/cos02/mqtt-v5.0-cos02.html#RFC6960" TargetMode="External"/><Relationship Id="rId8" Type="http://schemas.microsoft.com/office/2011/relationships/commentsExtended" Target="commentsExtended.xml"/><Relationship Id="rId144" Type="http://schemas.openxmlformats.org/officeDocument/2006/relationships/hyperlink" Target="https://docs.oasis-open.org/mqtt/mqtt/v5.0/cos02/mqtt-v5.0-cos02.html#RFC6960" TargetMode="External"/><Relationship Id="rId73" Type="http://schemas.openxmlformats.org/officeDocument/2006/relationships/image" Target="media/image13.png"/><Relationship Id="rId72" Type="http://schemas.openxmlformats.org/officeDocument/2006/relationships/image" Target="media/image16.png"/><Relationship Id="rId75" Type="http://schemas.openxmlformats.org/officeDocument/2006/relationships/image" Target="media/image43.png"/><Relationship Id="rId74" Type="http://schemas.openxmlformats.org/officeDocument/2006/relationships/image" Target="media/image26.png"/><Relationship Id="rId77" Type="http://schemas.openxmlformats.org/officeDocument/2006/relationships/image" Target="media/image9.png"/><Relationship Id="rId76" Type="http://schemas.openxmlformats.org/officeDocument/2006/relationships/image" Target="media/image18.png"/><Relationship Id="rId79" Type="http://schemas.openxmlformats.org/officeDocument/2006/relationships/hyperlink" Target="https://docs.google.com/document/d/1Q_l-TOttOqktQmnupRv7Un1Y8KzULIxc/edit?pli=1#heading=h.23ckvvd" TargetMode="External"/><Relationship Id="rId78" Type="http://schemas.openxmlformats.org/officeDocument/2006/relationships/image" Target="media/image25.png"/><Relationship Id="rId71" Type="http://schemas.openxmlformats.org/officeDocument/2006/relationships/image" Target="media/image14.png"/><Relationship Id="rId70" Type="http://schemas.openxmlformats.org/officeDocument/2006/relationships/image" Target="media/image31.png"/><Relationship Id="rId139" Type="http://schemas.openxmlformats.org/officeDocument/2006/relationships/hyperlink" Target="https://docs.oasis-open.org/mqtt/mqtt/v5.0/cos02/mqtt-v5.0-cos02.html#RFC5246" TargetMode="External"/><Relationship Id="rId138" Type="http://schemas.openxmlformats.org/officeDocument/2006/relationships/hyperlink" Target="https://docs.oasis-open.org/mqtt/mqtt/v5.0/cos02/mqtt-v5.0-cos02.html#RFC5246" TargetMode="External"/><Relationship Id="rId137" Type="http://schemas.openxmlformats.org/officeDocument/2006/relationships/hyperlink" Target="https://docs.oasis-open.org/mqtt/mqtt/v5.0/cos02/mqtt-v5.0-cos02.html#RFC5246" TargetMode="External"/><Relationship Id="rId132" Type="http://schemas.openxmlformats.org/officeDocument/2006/relationships/hyperlink" Target="https://docs.oasis-open.org/mqtt/mqtt/v5.0/cos02/mqtt-v5.0-cos02.html#RFC4511" TargetMode="External"/><Relationship Id="rId131" Type="http://schemas.openxmlformats.org/officeDocument/2006/relationships/hyperlink" Target="https://docs.oasis-open.org/mqtt/mqtt/v5.0/cos02/mqtt-v5.0-cos02.html#ISO29192" TargetMode="External"/><Relationship Id="rId130" Type="http://schemas.openxmlformats.org/officeDocument/2006/relationships/hyperlink" Target="https://docs.oasis-open.org/mqtt/mqtt/v5.0/cos02/mqtt-v5.0-cos02.html#ISO29192" TargetMode="External"/><Relationship Id="rId136" Type="http://schemas.openxmlformats.org/officeDocument/2006/relationships/hyperlink" Target="https://datatracker.ietf.org/doc/rfc9147/" TargetMode="External"/><Relationship Id="rId135" Type="http://schemas.openxmlformats.org/officeDocument/2006/relationships/hyperlink" Target="https://docs.oasis-open.org/mqtt/mqtt/v5.0/cos02/mqtt-v5.0-cos02.html#RFC6749" TargetMode="External"/><Relationship Id="rId134" Type="http://schemas.openxmlformats.org/officeDocument/2006/relationships/hyperlink" Target="https://docs.oasis-open.org/mqtt/mqtt/v5.0/cos02/mqtt-v5.0-cos02.html#RFC6749" TargetMode="External"/><Relationship Id="rId133" Type="http://schemas.openxmlformats.org/officeDocument/2006/relationships/hyperlink" Target="https://docs.oasis-open.org/mqtt/mqtt/v5.0/cos02/mqtt-v5.0-cos02.html#RFC4511" TargetMode="External"/><Relationship Id="rId62" Type="http://schemas.openxmlformats.org/officeDocument/2006/relationships/image" Target="media/image22.png"/><Relationship Id="rId61" Type="http://schemas.openxmlformats.org/officeDocument/2006/relationships/image" Target="media/image8.png"/><Relationship Id="rId64" Type="http://schemas.openxmlformats.org/officeDocument/2006/relationships/image" Target="media/image36.png"/><Relationship Id="rId63" Type="http://schemas.openxmlformats.org/officeDocument/2006/relationships/image" Target="media/image29.png"/><Relationship Id="rId66" Type="http://schemas.openxmlformats.org/officeDocument/2006/relationships/image" Target="media/image17.png"/><Relationship Id="rId172" Type="http://schemas.openxmlformats.org/officeDocument/2006/relationships/hyperlink" Target="https://www.oasis-open.org/" TargetMode="External"/><Relationship Id="rId65" Type="http://schemas.openxmlformats.org/officeDocument/2006/relationships/image" Target="media/image47.png"/><Relationship Id="rId171" Type="http://schemas.openxmlformats.org/officeDocument/2006/relationships/hyperlink" Target="https://www.oasis-open.org/policies-guidelines/ipr/" TargetMode="External"/><Relationship Id="rId68" Type="http://schemas.openxmlformats.org/officeDocument/2006/relationships/image" Target="media/image34.png"/><Relationship Id="rId170" Type="http://schemas.openxmlformats.org/officeDocument/2006/relationships/hyperlink" Target="https://www.oasis-open.org/policies-guidelines/ipr/" TargetMode="External"/><Relationship Id="rId67" Type="http://schemas.openxmlformats.org/officeDocument/2006/relationships/image" Target="media/image21.png"/><Relationship Id="rId60" Type="http://schemas.openxmlformats.org/officeDocument/2006/relationships/image" Target="media/image12.png"/><Relationship Id="rId165" Type="http://schemas.openxmlformats.org/officeDocument/2006/relationships/hyperlink" Target="http://www.rfc-editor.org/info/rfc2119" TargetMode="External"/><Relationship Id="rId69" Type="http://schemas.openxmlformats.org/officeDocument/2006/relationships/image" Target="media/image24.png"/><Relationship Id="rId164" Type="http://schemas.openxmlformats.org/officeDocument/2006/relationships/hyperlink" Target="https://www.rfc-editor.org/info/rfc8174" TargetMode="External"/><Relationship Id="rId163" Type="http://schemas.openxmlformats.org/officeDocument/2006/relationships/hyperlink" Target="https://www.rfc-editor.org/info/rfc2119" TargetMode="External"/><Relationship Id="rId162" Type="http://schemas.openxmlformats.org/officeDocument/2006/relationships/hyperlink" Target="https://docs.oasis-open.org/templates/w3c-recommendations-list/w3c-recommendations-list.html" TargetMode="External"/><Relationship Id="rId169" Type="http://schemas.openxmlformats.org/officeDocument/2006/relationships/hyperlink" Target="https://www.rfc-editor.org/info/rfc3552" TargetMode="External"/><Relationship Id="rId168" Type="http://schemas.openxmlformats.org/officeDocument/2006/relationships/hyperlink" Target="http://www.unicode.org/versions/latest/" TargetMode="External"/><Relationship Id="rId167" Type="http://schemas.openxmlformats.org/officeDocument/2006/relationships/hyperlink" Target="http://www.rfc-editor.org/info/rfc6455" TargetMode="External"/><Relationship Id="rId166" Type="http://schemas.openxmlformats.org/officeDocument/2006/relationships/hyperlink" Target="http://www.rfc-editor.org/info/rfc3629" TargetMode="External"/><Relationship Id="rId51" Type="http://schemas.openxmlformats.org/officeDocument/2006/relationships/hyperlink" Target="https://docs.oasis-open.org/mqtt/mqtt/v5.0/cos02/mqtt-v5.0-cos02.html#RFC3629" TargetMode="External"/><Relationship Id="rId50" Type="http://schemas.openxmlformats.org/officeDocument/2006/relationships/hyperlink" Target="https://docs.oasis-open.org/mqtt/mqtt/v5.0/cos02/mqtt-v5.0-cos02.html#Unicode" TargetMode="External"/><Relationship Id="rId53" Type="http://schemas.openxmlformats.org/officeDocument/2006/relationships/hyperlink" Target="https://docs.oasis-open.org/mqtt/mqtt/v5.0/cos02/mqtt-v5.0-cos02.html#Unicode" TargetMode="External"/><Relationship Id="rId52" Type="http://schemas.openxmlformats.org/officeDocument/2006/relationships/hyperlink" Target="https://docs.oasis-open.org/mqtt/mqtt/v5.0/cos02/mqtt-v5.0-cos02.html#S4_13_Errors" TargetMode="External"/><Relationship Id="rId55" Type="http://schemas.openxmlformats.org/officeDocument/2006/relationships/image" Target="media/image6.png"/><Relationship Id="rId161" Type="http://schemas.openxmlformats.org/officeDocument/2006/relationships/hyperlink" Target="https://www.rfc-editor.org/in-notes/rfc-ref.txt" TargetMode="External"/><Relationship Id="rId54" Type="http://schemas.openxmlformats.org/officeDocument/2006/relationships/image" Target="media/image35.png"/><Relationship Id="rId160" Type="http://schemas.openxmlformats.org/officeDocument/2006/relationships/hyperlink" Target="https://docs.oasis-open.org/templates/ietf-rfc-list/ietf-rfc-list.html" TargetMode="External"/><Relationship Id="rId57" Type="http://schemas.openxmlformats.org/officeDocument/2006/relationships/image" Target="media/image20.png"/><Relationship Id="rId56" Type="http://schemas.openxmlformats.org/officeDocument/2006/relationships/image" Target="media/image7.png"/><Relationship Id="rId159" Type="http://schemas.openxmlformats.org/officeDocument/2006/relationships/hyperlink" Target="https://docs.oasis-open.org/templates/TCHandbook/ConformanceGuidelines.html" TargetMode="External"/><Relationship Id="rId59" Type="http://schemas.openxmlformats.org/officeDocument/2006/relationships/image" Target="media/image32.png"/><Relationship Id="rId154" Type="http://schemas.openxmlformats.org/officeDocument/2006/relationships/hyperlink" Target="https://docs.oasis-open.org/mqtt/mqtt/v5.0/cos02/mqtt-v5.0-cos02.html#RFC5246" TargetMode="External"/><Relationship Id="rId58" Type="http://schemas.openxmlformats.org/officeDocument/2006/relationships/image" Target="media/image11.png"/><Relationship Id="rId153" Type="http://schemas.openxmlformats.org/officeDocument/2006/relationships/hyperlink" Target="https://docs.oasis-open.org/mqtt/mqtt/v5.0/cos02/mqtt-v5.0-cos02.html#RFC1928" TargetMode="External"/><Relationship Id="rId152" Type="http://schemas.openxmlformats.org/officeDocument/2006/relationships/hyperlink" Target="https://docs.oasis-open.org/mqtt/mqtt/v5.0/cos02/mqtt-v5.0-cos02.html#RFC1928" TargetMode="External"/><Relationship Id="rId151" Type="http://schemas.openxmlformats.org/officeDocument/2006/relationships/hyperlink" Target="https://docs.oasis-open.org/mqtt/mqtt/v5.0/cos02/mqtt-v5.0-cos02.html#RFC6960" TargetMode="External"/><Relationship Id="rId158" Type="http://schemas.openxmlformats.org/officeDocument/2006/relationships/hyperlink" Target="https://www.oasis-open.org/policies-guidelines/oasis-defined-terms-2017-05-26#dConformanceClause" TargetMode="External"/><Relationship Id="rId157" Type="http://schemas.openxmlformats.org/officeDocument/2006/relationships/hyperlink" Target="https://www.oasis-open.org/policies-guidelines/tc-process#wpComponentsConfClause" TargetMode="External"/><Relationship Id="rId156" Type="http://schemas.openxmlformats.org/officeDocument/2006/relationships/hyperlink" Target="https://media.defense.gov/2022/Sep/07/2003071834/-1/-1/0/CSA_CNSA_2.0_ALGORITHMS_.PDF" TargetMode="External"/><Relationship Id="rId155" Type="http://schemas.openxmlformats.org/officeDocument/2006/relationships/hyperlink" Target="https://docs.oasis-open.org/mqtt/mqtt/v5.0/cos02/mqtt-v5.0-cos02.html#NSA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GRdkoNqJDO0SBMITG3LU+AYfAg==">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sAEAuAEBQpcGCgtBQUFCSEpMb21MaxILQUFBQkZ4d1hqMjAa5AEKCXRleHQvaHRtbBLWAUkgdGhpbmsgd2Ugc2hvdWxkIGZvbGxvdyB0aGUgc2FtZSBhcHByb2FjaCBhcyBpbiBNUVRUwqAgNS4wIHdoaWNoIGlzIHRoZSBmaWVsZHMgd2hpY2ggYXJlIGNvbW1vbiBhY3Jvc3MgbW9yZSB0aGFuIG9uZSBwYWNrZXQgYXJlIGRlc2NyaWJlZCBoZXJlLCB0aGUgb3RoZXJzIGFyZSBsZWZ0IHRvIHRoZSBzZWN0aW9uIGRldm90ZWQgdG8gdGhhdCBwYXJ0aWN1bGFyIHBhY2tldC4i5QEKCnRleHQvcGxhaW4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8ikgIKCnRleHQvcGxhaW4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KhsiFTEwODE4NDM3NTgxNDA1MDY2MjA3NigAOAAw7+/2kuUxOO/v9pLlMUqTAQoKdGV4dC9wbGFpbhKEAVRoZSB0cmFuc21pc3Npb24gcmFkaXVzIFJiIG9mIHRoZSBTRUFSQ0hHVyBwYWNrZXQgaXMgbGltaXRlZCwgZS5nLiB0byBhIHNpbmdsZSBob3AgaW4gY2FzZSBvZiBhIGRlbnNlIGRlcGxveW1lbnQgb2YgTVFUVC1TTiBjbGllbnRzLloMNTRtcHM3anF6NWY3cgIgAHgAmgEGCAAQABgAqgGGAh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SK4AgoKdGV4dC9wbGFpbhKpAkl0IHNob3VsZCBiZSBiZSBjb25zaXN0ZW50IHdpdGggdGhlIENvbm5lY3QgIktlZXAgQWxpdmUgVGltZXIi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SobIhUxMTU2MjYzNTcxNDI3MzU4MTIyNjYoADgAMOrnloiwMTjq55aIsDFaDHZjMDlnMXV3bG04eHICIAB4AIgBApoBBggAEAAYAKoBtgISswJJdCBzaG91bGQgYmUgYmUgY29uc2lzdGVudCB3aXRoIHRoZSBDb25uZWN0ICZxdW90O0tlZXAgQWxpdmUgVGltZXImcXVvdDs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IqEECgp0ZXh0L3BsYWluEpIERG8gdGhlc2UgeWVsbG93wqBoaWdobGlnaHRzIGluZGljYXRlIGNvbnRlbnQvcnVsZXMgYW5kIGZvcm0gZXF1YWxseSB0byBuZWVkIHdvcms/IEkgZ3Vlc3Mgc28uCgpEZXBlbmRpbmcgb24gdGhlIHVuZGVybHlpbmcgInJ1bGVzIiBmcm9tIGVuZm9yY2VtZW50IHBlciBlaXRoZXIgaG9waW5nLCBjb252ZW50aW9uLCBvciBlbmZvcmNlbWVudCBJIGFtIHN1cmUgd2UgY2FuIHdyaXRlIHRoaXMgc3RhdGVtZW50IHNob3J0ZXIgYW5kIHRvIHRoZSBwb2ludC4KC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KC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iobIhUxMTYwODE4OTkxNzExMzQ1MzAwMDMoADgAMJqLkYOCMjiai5GDgjJKMQoKdGV4dC9wbGFpbhIjVGhlIFNlcnZlciBWaWV3IG9mIHRoZSBDbGllbnQgU3RhdGVaDDhtenhyNmdncG9ra3ICIAB4AJoBBggAEAAYAKoBoQcSng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48YnI+PGJyP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4ihAQKCnRleHQvcGxhaW4S9QNBU0Mgc2F5cywgYWRkIHNvbWV0aGluZyBsaWtlOgp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ItIBCgp0ZXh0L3BsYWluEsMBRnJvbSBodHRwczovL2lzc3Vlcy5vYXNpcy1vcGVuLm9yZy9icm93c2UvTVFUVC02MDQ6IE1RVFQgcmVzZXJ2ZWQgYm90aCB0aGUgVURQIGFuZCBUQ1AgcG9ydHMgYnV0IHByb2hpYml0cyB0aGUgdXNlIG9mIFVEUCwKV2Ugc2hvdWxkIGFwcHJvYWNoIHRoZSBNUVRUIFRDIHRvIGdldCB0aGlzIHJlZGVzaWduYXRlZCBhcyBNUVRUL01RVFQtU04uKhsiFTExNTYyNjM1NzE0MjczNTgxMjI2NigAOAAwqJaO6r8xOPWmmuq/MUKECwoLQUFBQkJMUkdMNUESC0FBQUJCTFJHTDRBGrQDCgl0ZXh0L2h0bWw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KyAwoKdGV4dC9wbGFpbhKjA0lBTkEgODg4MyBhbmQgMTg4MyBmb3IgYm90aCBUQ1AgYW5kIFVEUCBhcmUgYWxyZWFkeSByZWdpc3RlcmVkIHRvIOKAnFNlY3VyZSBNUVRU4oCdIGFuZCDigJxNUVRU4oCdIHNpbmNlIDIwMTUsIHNvIEkgc3VwcG9zZSB0aGUgVURQIHBvcnRzIHdlIGNhbiBiZSByZXVzZWQgZm9yIE1RVFQtU04K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KhsiFTExNTYyNjM1NzE0MjczNTgxMjI2NigAOAAw9aaa6r8xOPWmmuq/MVoMZjZ1dnl0anRmZmt4cgIgAHgAiAECmgEGCAAQABgAqgGpAx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sAEAuAEBWgxwMmJpaHB2MHZ3c3JyAiAAeACIAQKaAQYIABAAGACqAcYDEsMDRnJvbSA8YSBocmVmPSJodHRwczovL3d3dy5nb29nbGUuY29tL3VybD9xPWh0dHBzOi8vaXNzdWVzLm9hc2lzLW9wZW4ub3JnL2Jyb3dzZS9NUVRULTYwNCZhbXA7c2E9RCZhbXA7c291cmNlPWRvY3MmYW1wO3VzdD0xNzMwMjk2MjczNTU1NDE0JmFtcDt1c2c9QU92VmF3MmY1WWlXcVg5Q3U1MXFqcVVLLTVCMC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