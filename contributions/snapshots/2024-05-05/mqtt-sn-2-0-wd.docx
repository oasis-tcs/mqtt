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07 December 2023</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 member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 (</w:t>
      </w:r>
      <w:hyperlink r:id="rId1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Andrew_Banks@uk.ibm.com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1">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Davide Lenzarini (</w:t>
      </w:r>
      <w:hyperlink r:id="rId13">
        <w:r w:rsidDel="00000000" w:rsidR="00000000" w:rsidRPr="00000000">
          <w:rPr>
            <w:rFonts w:ascii="Arial" w:cs="Arial" w:eastAsia="Arial" w:hAnsi="Arial"/>
            <w:color w:val="000000"/>
            <w:sz w:val="20"/>
            <w:szCs w:val="20"/>
            <w:u w:val="single"/>
            <w:rtl w:val="0"/>
          </w:rPr>
          <w:t xml:space="preserve">davide.lenzarini@u-blox.com</w:t>
        </w:r>
      </w:hyperlink>
      <w:r w:rsidDel="00000000" w:rsidR="00000000" w:rsidRPr="00000000">
        <w:rPr>
          <w:rFonts w:ascii="Arial" w:cs="Arial" w:eastAsia="Arial" w:hAnsi="Arial"/>
          <w:color w:val="000000"/>
          <w:sz w:val="20"/>
          <w:szCs w:val="20"/>
          <w:rtl w:val="0"/>
        </w:rPr>
        <w:t xml:space="preserve">), u-blox</w:t>
      </w:r>
    </w:p>
    <w:p w:rsidR="00000000" w:rsidDel="00000000" w:rsidP="00000000" w:rsidRDefault="00000000" w:rsidRPr="00000000" w14:paraId="00000012">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white"/>
          <w:rtl w:val="0"/>
        </w:rPr>
        <w:t xml:space="preserve">Ian Craggs (</w:t>
      </w:r>
      <w:hyperlink r:id="rId14">
        <w:r w:rsidDel="00000000" w:rsidR="00000000" w:rsidRPr="00000000">
          <w:rPr>
            <w:rFonts w:ascii="Arial" w:cs="Arial" w:eastAsia="Arial" w:hAnsi="Arial"/>
            <w:color w:val="000000"/>
            <w:sz w:val="20"/>
            <w:szCs w:val="20"/>
            <w:highlight w:val="white"/>
            <w:rtl w:val="0"/>
          </w:rPr>
          <w:t xml:space="preserve">icraggs@gmail.com</w:t>
        </w:r>
      </w:hyperlink>
      <w:r w:rsidDel="00000000" w:rsidR="00000000" w:rsidRPr="00000000">
        <w:rPr>
          <w:rFonts w:ascii="Arial" w:cs="Arial" w:eastAsia="Arial" w:hAnsi="Arial"/>
          <w:color w:val="000000"/>
          <w:sz w:val="20"/>
          <w:szCs w:val="20"/>
          <w:highlight w:val="white"/>
          <w:rtl w:val="0"/>
        </w:rPr>
        <w:t xml:space="preserve">), Individual member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 Gupta (</w:t>
      </w:r>
      <w:hyperlink r:id="rId1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rahul.gupta@us.ibm.com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4">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Simon Johnson (</w:t>
      </w:r>
      <w:hyperlink r:id="rId17">
        <w:r w:rsidDel="00000000" w:rsidR="00000000" w:rsidRPr="00000000">
          <w:rPr>
            <w:rFonts w:ascii="Arial" w:cs="Arial" w:eastAsia="Arial" w:hAnsi="Arial"/>
            <w:color w:val="000000"/>
            <w:sz w:val="20"/>
            <w:szCs w:val="20"/>
            <w:rtl w:val="0"/>
          </w:rPr>
          <w:t xml:space="preserve">simon</w:t>
        </w:r>
      </w:hyperlink>
      <w:r w:rsidDel="00000000" w:rsidR="00000000" w:rsidRPr="00000000">
        <w:rPr>
          <w:rFonts w:ascii="Arial" w:cs="Arial" w:eastAsia="Arial" w:hAnsi="Arial"/>
          <w:color w:val="000000"/>
          <w:sz w:val="20"/>
          <w:szCs w:val="20"/>
          <w:rtl w:val="0"/>
        </w:rPr>
        <w:t xml:space="preserve">.johnson@hivemq.com), HiveMQ</w:t>
      </w:r>
    </w:p>
    <w:p w:rsidR="00000000" w:rsidDel="00000000" w:rsidP="00000000" w:rsidRDefault="00000000" w:rsidRPr="00000000" w14:paraId="00000015">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Stefan Hagen (</w:t>
      </w:r>
      <w:hyperlink r:id="rId18">
        <w:r w:rsidDel="00000000" w:rsidR="00000000" w:rsidRPr="00000000">
          <w:rPr>
            <w:rFonts w:ascii="Arial" w:cs="Arial" w:eastAsia="Arial" w:hAnsi="Arial"/>
            <w:color w:val="000000"/>
            <w:sz w:val="20"/>
            <w:szCs w:val="20"/>
            <w:u w:val="single"/>
            <w:rtl w:val="0"/>
          </w:rPr>
          <w:t xml:space="preserve">stefan@hagen.link</w:t>
        </w:r>
      </w:hyperlink>
      <w:r w:rsidDel="00000000" w:rsidR="00000000" w:rsidRPr="00000000">
        <w:rPr>
          <w:rFonts w:ascii="Arial" w:cs="Arial" w:eastAsia="Arial" w:hAnsi="Arial"/>
          <w:color w:val="000000"/>
          <w:sz w:val="20"/>
          <w:szCs w:val="20"/>
          <w:rtl w:val="0"/>
        </w:rPr>
        <w:t xml:space="preserve">), Individual member</w:t>
      </w:r>
    </w:p>
    <w:sdt>
      <w:sdtPr>
        <w:tag w:val="goog_rdk_2"/>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ns w:author="Anonymous" w:id="0" w:date="2024-03-19T15:08:33Z"/>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E. Walker (</w:t>
          </w:r>
          <w:hyperlink r:id="rId1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tara.walker@microsoft.com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2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Microsoft</w:t>
            </w:r>
          </w:hyperlink>
          <w:sdt>
            <w:sdtPr>
              <w:tag w:val="goog_rdk_1"/>
            </w:sdtPr>
            <w:sdtContent>
              <w:ins w:author="Anonymous" w:id="0" w:date="2024-03-19T15:08:33Z">
                <w:r w:rsidDel="00000000" w:rsidR="00000000" w:rsidRPr="00000000">
                  <w:rPr>
                    <w:rtl w:val="0"/>
                  </w:rPr>
                </w:r>
              </w:ins>
            </w:sdtContent>
          </w:sdt>
        </w:p>
      </w:sdtContent>
    </w:sdt>
    <w:sdt>
      <w:sdtPr>
        <w:tag w:val="goog_rdk_12"/>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ns w:author="Anonymous" w:id="5" w:date="2024-03-19T15:08:47Z"/>
              <w:rFonts w:ascii="Arial" w:cs="Arial" w:eastAsia="Arial" w:hAnsi="Arial"/>
              <w:b w:val="0"/>
              <w:i w:val="0"/>
              <w:smallCaps w:val="0"/>
              <w:strike w:val="0"/>
              <w:color w:val="000000"/>
              <w:sz w:val="20"/>
              <w:szCs w:val="20"/>
              <w:u w:val="none"/>
              <w:shd w:fill="auto" w:val="clear"/>
              <w:vertAlign w:val="baseline"/>
            </w:rPr>
          </w:pPr>
          <w:sdt>
            <w:sdtPr>
              <w:tag w:val="goog_rdk_3"/>
            </w:sdtPr>
            <w:sdtContent>
              <w:ins w:author="Anonymous" w:id="0" w:date="2024-03-19T15:08:33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Andy Stanford-Clark</w:t>
                </w:r>
              </w:ins>
            </w:sdtContent>
          </w:sdt>
          <w:sdt>
            <w:sdtPr>
              <w:tag w:val="goog_rdk_4"/>
            </w:sdtPr>
            <w:sdtContent>
              <w:ins w:author="Anonymous" w:id="1" w:date="2024-03-19T15:08:39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ins>
            </w:sdtContent>
          </w:sdt>
          <w:sdt>
            <w:sdtPr>
              <w:tag w:val="goog_rdk_5"/>
            </w:sdtPr>
            <w:sdtContent>
              <w:ins w:author="Anonymous" w:id="2" w:date="2024-03-19T15:08:49Z">
                <w:r w:rsidDel="00000000" w:rsidR="00000000" w:rsidRPr="00000000">
                  <w:fldChar w:fldCharType="begin"/>
                </w:r>
                <w:r w:rsidDel="00000000" w:rsidR="00000000" w:rsidRPr="00000000">
                  <w:instrText xml:space="preserve">HYPERLINK "mailto:andysc@uk.ibm.com"</w:instrText>
                </w:r>
                <w:r w:rsidDel="00000000" w:rsidR="00000000" w:rsidRPr="00000000">
                  <w:fldChar w:fldCharType="separate"/>
                </w:r>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andysc@uk.ibm.com</w:t>
                </w:r>
                <w:r w:rsidDel="00000000" w:rsidR="00000000" w:rsidRPr="00000000">
                  <w:fldChar w:fldCharType="end"/>
                </w:r>
              </w:ins>
            </w:sdtContent>
          </w:sdt>
          <w:sdt>
            <w:sdtPr>
              <w:tag w:val="goog_rdk_6"/>
            </w:sdtPr>
            <w:sdtContent>
              <w:ins w:author="Anonymous" w:id="1" w:date="2024-03-19T15:08:39Z"/>
            </w:sdtContent>
          </w:sdt>
          <w:sdt>
            <w:sdtPr>
              <w:tag w:val="goog_rdk_7"/>
            </w:sdtPr>
            <w:sdtContent>
              <w:ins w:author="Anonymous" w:id="3" w:date="2024-03-19T15:08:51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IBM U</w:t>
                </w:r>
              </w:ins>
            </w:sdtContent>
          </w:sdt>
          <w:sdt>
            <w:sdtPr>
              <w:tag w:val="goog_rdk_8"/>
            </w:sdtPr>
            <w:sdtContent>
              <w:ins w:author="Anonymous" w:id="4" w:date="2024-03-19T15:08:56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w:t>
                </w:r>
              </w:ins>
            </w:sdtContent>
          </w:sdt>
          <w:sdt>
            <w:sdtPr>
              <w:tag w:val="goog_rdk_9"/>
            </w:sdtPr>
            <w:sdtContent>
              <w:ins w:author="Anonymous" w:id="3" w:date="2024-03-19T15:08:51Z">
                <w:sdt>
                  <w:sdtPr>
                    <w:tag w:val="goog_rdk_10"/>
                  </w:sdtPr>
                  <w:sdtContent>
                    <w:del w:author="Anonymous" w:id="4" w:date="2024-03-19T15:08:56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delText xml:space="preserve">IK</w:delText>
                      </w:r>
                    </w:del>
                  </w:sdtContent>
                </w:sdt>
              </w:ins>
            </w:sdtContent>
          </w:sdt>
          <w:sdt>
            <w:sdtPr>
              <w:tag w:val="goog_rdk_11"/>
            </w:sdtPr>
            <w:sdtContent>
              <w:ins w:author="Anonymous" w:id="5" w:date="2024-03-19T15:08:47Z">
                <w:r w:rsidDel="00000000" w:rsidR="00000000" w:rsidRPr="00000000">
                  <w:rPr>
                    <w:rtl w:val="0"/>
                  </w:rPr>
                </w:r>
              </w:ins>
            </w:sdtContent>
          </w:sdt>
        </w:p>
      </w:sdtContent>
    </w:sdt>
    <w:sdt>
      <w:sdtPr>
        <w:tag w:val="goog_rdk_16"/>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onymous" w:id="6" w:date="2024-03-19T15:08:45Z"/>
              <w:rFonts w:ascii="Arial" w:cs="Arial" w:eastAsia="Arial" w:hAnsi="Arial"/>
              <w:color w:val="000000"/>
              <w:sz w:val="20"/>
              <w:szCs w:val="20"/>
              <w:shd w:fill="auto" w:val="clear"/>
              <w:rPrChange w:author="Anonymous" w:id="7" w:date="2024-03-19T15:08:33Z">
                <w:rPr>
                  <w:rFonts w:ascii="Arial" w:cs="Arial" w:eastAsia="Arial" w:hAnsi="Arial"/>
                  <w:b w:val="0"/>
                  <w:i w:val="0"/>
                  <w:smallCaps w:val="0"/>
                  <w:strike w:val="0"/>
                  <w:color w:val="000000"/>
                  <w:sz w:val="20"/>
                  <w:szCs w:val="20"/>
                  <w:u w:val="none"/>
                  <w:shd w:fill="auto" w:val="clear"/>
                  <w:vertAlign w:val="baseline"/>
                </w:rPr>
              </w:rPrChange>
            </w:rPr>
          </w:pPr>
          <w:sdt>
            <w:sdtPr>
              <w:tag w:val="goog_rdk_14"/>
            </w:sdtPr>
            <w:sdtContent>
              <w:del w:author="Anonymous" w:id="6" w:date="2024-03-19T15:08:45Z"/>
              <w:sdt>
                <w:sdtPr>
                  <w:tag w:val="goog_rdk_15"/>
                </w:sdtPr>
                <w:sdtContent>
                  <w:del w:author="Anonymous" w:id="6" w:date="2024-03-19T15:08:45Z">
                    <w:r w:rsidDel="00000000" w:rsidR="00000000" w:rsidRPr="00000000">
                      <w:rPr>
                        <w:rtl w:val="0"/>
                      </w:rPr>
                    </w:r>
                  </w:del>
                </w:sdtContent>
              </w:sdt>
              <w:del w:author="Anonymous" w:id="6" w:date="2024-03-19T15:08:45Z"/>
            </w:sdtContent>
          </w:sdt>
        </w:p>
      </w:sdtContent>
    </w:sdt>
    <w:bookmarkStart w:colFirst="0" w:colLast="0" w:name="bookmark=id.3znysh7" w:id="2"/>
    <w:bookmarkEnd w:id="2"/>
    <w:sdt>
      <w:sdtPr>
        <w:tag w:val="goog_rdk_17"/>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446caa"/>
              <w:sz w:val="20"/>
              <w:szCs w:val="20"/>
              <w:u w:val="none"/>
              <w:shd w:fill="auto" w:val="clear"/>
              <w:vertAlign w:val="baseline"/>
            </w:rPr>
            <w:pPrChange w:author="Anonymous" w:id="0" w:date="2024-03-19T15:08:45Z">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pPr>
            </w:pPrChange>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Additional artifacts:</w:t>
          </w:r>
        </w:p>
      </w:sdtContent>
    </w:sd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prose specification is one component of a Work Product that also includes:</w:t>
      </w:r>
    </w:p>
    <w:p w:rsidR="00000000" w:rsidDel="00000000" w:rsidP="00000000" w:rsidRDefault="00000000" w:rsidRPr="00000000" w14:paraId="000000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sdt>
        <w:sdtPr>
          <w:tag w:val="goog_rdk_18"/>
        </w:sdtPr>
        <w:sdtContent>
          <w:commentRangeStart w:id="1"/>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XML schemas:</w:t>
      </w:r>
      <w:commentRangeEnd w:id="1"/>
      <w:r w:rsidDel="00000000" w:rsidR="00000000" w:rsidRPr="00000000">
        <w:commentReference w:id="1"/>
      </w:r>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(list file names or directory name)</w:t>
      </w:r>
    </w:p>
    <w:p w:rsidR="00000000" w:rsidDel="00000000" w:rsidP="00000000" w:rsidRDefault="00000000" w:rsidRPr="00000000" w14:paraId="000000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Other parts (list titles and/or file names)</w:t>
      </w:r>
    </w:p>
    <w:p w:rsidR="00000000" w:rsidDel="00000000" w:rsidP="00000000" w:rsidRDefault="00000000" w:rsidRPr="00000000" w14:paraId="000000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Any normative computer language definitions that are part of the Work Product, such as XML instances, schemas and Java(TM) code, including fragments of such, must be (a) well formed and valid, (b) provided in separate plain text files, (c) referenced from the Work Product; and (d) where any definition in these separate files disagrees with the definition found in the specification, the definition in the separate file prevails. Remove this note before submitting for publication.)</w:t>
      </w:r>
      <w:r w:rsidDel="00000000" w:rsidR="00000000" w:rsidRPr="00000000">
        <w:rPr>
          <w:rtl w:val="0"/>
        </w:rPr>
      </w:r>
    </w:p>
    <w:bookmarkStart w:colFirst="0" w:colLast="0" w:name="bookmark=id.2et92p0" w:id="3"/>
    <w:bookmarkEnd w:id="3"/>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2">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3">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2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4">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5">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6">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please refer to the Intellectual Property Rights section of the TC’s web page (</w:t>
      </w:r>
      <w:hyperlink r:id="rId2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3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p>
    <w:p w:rsidR="00000000" w:rsidDel="00000000" w:rsidP="00000000" w:rsidRDefault="00000000" w:rsidRPr="00000000" w14:paraId="0000002B">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Keywords: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key words "MUST", "MUST NOT", "REQUIRED", "SHALL", "SHALL NOT", "SHOULD", "SHOULD NOT", "RECOMMENDED", "NOT RECOMMENDED", "MAY", and "OPTIONAL" in this document are to be interpreted as described in BCP 14 [</w:t>
      </w:r>
      <w:r w:rsidDel="00000000" w:rsidR="00000000" w:rsidRPr="00000000">
        <w:rPr>
          <w:rFonts w:ascii="Arial" w:cs="Arial" w:eastAsia="Arial" w:hAnsi="Arial"/>
          <w:color w:val="800080"/>
          <w:rtl w:val="0"/>
        </w:rPr>
        <w:t xml:space="preserve">RFC2119</w:t>
      </w:r>
      <w:r w:rsidDel="00000000" w:rsidR="00000000" w:rsidRPr="00000000">
        <w:rPr>
          <w:rFonts w:ascii="Arial" w:cs="Arial" w:eastAsia="Arial" w:hAnsi="Arial"/>
          <w:rtl w:val="0"/>
        </w:rPr>
        <w:t xml:space="preserve">] and [</w:t>
      </w:r>
      <w:r w:rsidDel="00000000" w:rsidR="00000000" w:rsidRPr="00000000">
        <w:rPr>
          <w:rFonts w:ascii="Arial" w:cs="Arial" w:eastAsia="Arial" w:hAnsi="Arial"/>
          <w:color w:val="800080"/>
          <w:rtl w:val="0"/>
        </w:rPr>
        <w:t xml:space="preserve">RFC8174</w:t>
      </w:r>
      <w:r w:rsidDel="00000000" w:rsidR="00000000" w:rsidRPr="00000000">
        <w:rPr>
          <w:rFonts w:ascii="Arial" w:cs="Arial" w:eastAsia="Arial" w:hAnsi="Arial"/>
          <w:rtl w:val="0"/>
        </w:rPr>
        <w:t xml:space="preserve">] when, and only when, they appear in all capitals, as shown here.</w:t>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E">
      <w:pPr>
        <w:spacing w:after="120" w:before="0" w:lineRule="auto"/>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F">
      <w:pPr>
        <w:spacing w:after="120" w:before="0" w:lineRule="auto"/>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08 December 2023. OASIS Committee Specification Draft 01. </w:t>
      </w:r>
      <w:sdt>
        <w:sdtPr>
          <w:tag w:val="goog_rdk_19"/>
        </w:sdtPr>
        <w:sdtContent>
          <w:commentRangeStart w:id="2"/>
        </w:sdtContent>
      </w:sdt>
      <w:hyperlink r:id="rId31">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2">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3">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4">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32">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33">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0034">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5">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please see the full Notices section in an Appendix below.</w:t>
      </w:r>
    </w:p>
    <w:p w:rsidR="00000000" w:rsidDel="00000000" w:rsidP="00000000" w:rsidRDefault="00000000" w:rsidRPr="00000000" w14:paraId="00000035">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6">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MQTT For Sensor Networks (MQTT-SN)</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and MQTT Differences</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Changes from earlier Versions</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1.2.1 MQTT-SN v1.2</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Organization of the MQTT-SN specification</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 Terminology</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 Data representation</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1.4.1 Bits (Byte)</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1.4.2 Two Byte Integer</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1.4.3 Four Byte Integer</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1.4.4 UTF-8 Encoded String</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Id</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29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29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Format of Individual Packets</w:t>
              <w:tab/>
              <w:t xml:space="preserve">30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w:t>
              <w:tab/>
              <w:t xml:space="preserve">30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30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GwId</w:t>
              <w:tab/>
              <w:t xml:space="preserve">30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Duration</w:t>
              <w:tab/>
              <w:t xml:space="preserve">30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SEARCHGW</w:t>
              <w:tab/>
              <w:t xml:space="preserve">31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31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Radius</w:t>
              <w:tab/>
              <w:t xml:space="preserve">31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GWINFO</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32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GwId</w:t>
              <w:tab/>
              <w:t xml:space="preserve">32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GwAdd</w:t>
              <w:tab/>
              <w:t xml:space="preserve">32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CONNECT</w:t>
              <w:tab/>
              <w:t xml:space="preserve">32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33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Connect Flags</w:t>
              <w:tab/>
              <w:t xml:space="preserve">33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3.1.4.3 Correlation Id</w:t>
              <w:tab/>
              <w:t xml:space="preserve">34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3.1.4.4 Protocol Version</w:t>
              <w:tab/>
              <w:t xml:space="preserve">34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3.1.4.5 Keep Alive Timer</w:t>
              <w:tab/>
              <w:t xml:space="preserve">34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3.1.4.6 Session Expiry Interval</w:t>
              <w:tab/>
              <w:t xml:space="preserve">35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3.1.4.7 Max Packet Size</w:t>
              <w:tab/>
              <w:t xml:space="preserve">35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3.1.4.8 Client Identifier</w:t>
              <w:tab/>
              <w:t xml:space="preserve">36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3.1.4.9 Connect Will Flags (optional, only with Will flag set)</w:t>
              <w:tab/>
              <w:t xml:space="preserve">36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3.1.4.10 Will Topic Short or Will Topic Length (optional, only with Will flag set)</w:t>
              <w:tab/>
              <w:t xml:space="preserve">36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3.1.4.11 Will Payload Length (optional, only with Will flag set)</w:t>
              <w:tab/>
              <w:t xml:space="preserve">36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3.1.4.12 Will Payload (optional, only with Will flag set)</w:t>
              <w:tab/>
              <w:t xml:space="preserve">36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3.1.4.13 Authentication Method Length (optional, only with Auth flag set)</w:t>
              <w:tab/>
              <w:t xml:space="preserve">36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3.1.4.14 Authentication Method (optional, only with Auth flag set)</w:t>
              <w:tab/>
              <w:t xml:space="preserve">37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3.1.4.15 Authentication Data Length (optional, only with Auth flag set)</w:t>
              <w:tab/>
              <w:t xml:space="preserve">37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3.1.4.16 Authentication Data (optional, only with Auth flag set)</w:t>
              <w:tab/>
              <w:t xml:space="preserve">37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CONNACK</w:t>
              <w:tab/>
              <w:t xml:space="preserve">37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38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Connack Flags</w:t>
              <w:tab/>
              <w:t xml:space="preserve">38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Correlation Id</w:t>
              <w:tab/>
              <w:t xml:space="preserve">38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3.1.5.4 Reason Code</w:t>
              <w:tab/>
              <w:t xml:space="preserve">39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3.1.5.5 Session Expiry Interval</w:t>
              <w:tab/>
              <w:t xml:space="preserve">39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3.1.5.6 Authentication Method Length (optional, only with Auth flag set)</w:t>
              <w:tab/>
              <w:t xml:space="preserve">39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3.1.5.7 Authentication Method (optional, only with Auth flag set)</w:t>
              <w:tab/>
              <w:t xml:space="preserve">39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3.1.5.8 Authentication Data Length (optional, only with Auth flag set)</w:t>
              <w:tab/>
              <w:t xml:space="preserve">39</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3.1.5.9 Authentication Data (optional, only with Auth flag set)</w:t>
              <w:tab/>
              <w:t xml:space="preserve">39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3.1.5.10 Assigned Client Identifier</w:t>
              <w:tab/>
              <w:t xml:space="preserve">39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AUTH</w:t>
              <w:tab/>
              <w:t xml:space="preserve">40</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40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Reason Code</w:t>
              <w:tab/>
              <w:t xml:space="preserve">40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Auth Method Length</w:t>
              <w:tab/>
              <w:t xml:space="preserve">40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Auth Method</w:t>
              <w:tab/>
              <w:t xml:space="preserve">40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Auth Data</w:t>
              <w:tab/>
              <w:t xml:space="preserve">40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REGISTER</w:t>
              <w:tab/>
              <w:t xml:space="preserve">41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41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Topic Alias</w:t>
              <w:tab/>
              <w:t xml:space="preserve">41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Correlation Id</w:t>
              <w:tab/>
              <w:t xml:space="preserve">41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Name</w:t>
              <w:tab/>
              <w:t xml:space="preserve">41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REGACK</w:t>
              <w:tab/>
              <w:t xml:space="preserve">41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42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REGACK Flags</w:t>
              <w:tab/>
              <w:t xml:space="preserve">42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Topic Alias</w:t>
              <w:tab/>
              <w:t xml:space="preserve">42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Correlation Id</w:t>
              <w:tab/>
              <w:t xml:space="preserve">42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42</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3.1.9 Publish Variants</w:t>
              <w:tab/>
              <w:t xml:space="preserve">42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PUBLISH WITHOUT SESSION</w:t>
              <w:tab/>
              <w:t xml:space="preserve">43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3.1.10.1 Length &amp; Packet Type</w:t>
              <w:tab/>
              <w:t xml:space="preserve">44</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3.1.10.2 PUBLISH Flags</w:t>
              <w:tab/>
              <w:t xml:space="preserve">44</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3.1.10.3 Topic Data</w:t>
              <w:tab/>
              <w:t xml:space="preserve">44</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3.1.10.4 Data</w:t>
              <w:tab/>
              <w:t xml:space="preserve">44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PUBLISH (used for QoS 0)</w:t>
              <w:tab/>
              <w:t xml:space="preserve">44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3.1.11.1 Length &amp; Packet Type</w:t>
              <w:tab/>
              <w:t xml:space="preserve">45</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3.1.11.2 PUBLISH Flags</w:t>
              <w:tab/>
              <w:t xml:space="preserve">45</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3.1.11.3 Topic Data</w:t>
              <w:tab/>
              <w:t xml:space="preserve">45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3.1.11.4 Data</w:t>
              <w:tab/>
              <w:t xml:space="preserve">45</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(used for QoS 1 &amp; 2)</w:t>
              <w:tab/>
              <w:t xml:space="preserve">46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3.1.12.1 Length &amp; Packet Type</w:t>
              <w:tab/>
              <w:t xml:space="preserve">46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3.1.12.2 PUBLISH Flags</w:t>
              <w:tab/>
              <w:t xml:space="preserve">46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3.1.12.4 Packet Id</w:t>
              <w:tab/>
              <w:t xml:space="preserve">47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3.1.12.5 Topic Data</w:t>
              <w:tab/>
              <w:t xml:space="preserve">47</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3.1.12.6 Data</w:t>
              <w:tab/>
              <w:t xml:space="preserve">47</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PUBACK – Publish Acknowledgement</w:t>
              <w:tab/>
              <w:t xml:space="preserve">47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3.1.13.1 Length &amp; Packet Type</w:t>
              <w:tab/>
              <w:t xml:space="preserve">47</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3.1.13.2 Packet Id</w:t>
              <w:tab/>
              <w:t xml:space="preserve">47</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3.1.13.3 Reason Code</w:t>
              <w:tab/>
              <w:t xml:space="preserve">47</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PUBREC (QoS 2 delivery part 1)</w:t>
              <w:tab/>
              <w:t xml:space="preserve">48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3.1.14.1 Length &amp; Packet Type</w:t>
              <w:tab/>
              <w:t xml:space="preserve">48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3.1.14.2 Packet Id</w:t>
              <w:tab/>
              <w:t xml:space="preserve">48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3.1.14.3 Reason Code</w:t>
              <w:tab/>
              <w:t xml:space="preserve">48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PUBREL (QoS 2 delivery part 2)</w:t>
              <w:tab/>
              <w:t xml:space="preserve">48</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3.1.15.1 Length &amp; Packet Type</w:t>
              <w:tab/>
              <w:t xml:space="preserve">49</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3.1.15.2 Packet Id</w:t>
              <w:tab/>
              <w:t xml:space="preserve">49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3.1.15.3 Reason Code</w:t>
              <w:tab/>
              <w:t xml:space="preserve">49</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PUBCOMP (QoS 2 delivery part 3)</w:t>
              <w:tab/>
              <w:t xml:space="preserve">49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3.1.16.1 Length &amp; Packet Type</w:t>
              <w:tab/>
              <w:t xml:space="preserve">49</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3.1.16.2 Packet Identifier</w:t>
              <w:tab/>
              <w:t xml:space="preserve">49</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3.1.16.3 Reason Code</w:t>
              <w:tab/>
              <w:t xml:space="preserve">49</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SUBSCRIBE</w:t>
              <w:tab/>
              <w:t xml:space="preserve">49</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3.1.17.1 Length &amp; Packet Type</w:t>
              <w:tab/>
              <w:t xml:space="preserve">50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3.1.17.2 SUBSCRIBE Flags</w:t>
              <w:tab/>
              <w:t xml:space="preserve">50</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3.1.17.3 Packet Id</w:t>
              <w:tab/>
              <w:t xml:space="preserve">50</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3.1.17.4 Topic Data or Topic Filter</w:t>
              <w:tab/>
              <w:t xml:space="preserve">51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SUBACK</w:t>
              <w:tab/>
              <w:t xml:space="preserve">51</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3.1.18.1 Length &amp; Packet Type</w:t>
              <w:tab/>
              <w:t xml:space="preserve">51</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3.1.18.2 Flags</w:t>
              <w:tab/>
              <w:t xml:space="preserve">51</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3.1.18.3 Topic Data</w:t>
              <w:tab/>
              <w:t xml:space="preserve">51</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3.1.18.4 Packet Identifier</w:t>
              <w:tab/>
              <w:t xml:space="preserve">52</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3.1.18.5 Reason Code</w:t>
              <w:tab/>
              <w:t xml:space="preserve">52</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 UNSUBSCRIBE</w:t>
              <w:tab/>
              <w:t xml:space="preserve">52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3.1.19.1 Length &amp; Packet Type</w:t>
              <w:tab/>
              <w:t xml:space="preserve">52</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3.1.19.2 UNSUBSCRIBE Flags</w:t>
              <w:tab/>
              <w:t xml:space="preserve">52</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3.1.19.3 Packet Identifier</w:t>
              <w:tab/>
              <w:t xml:space="preserve">52</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3.1.19.4 Topic Data or Topic Filter</w:t>
              <w:tab/>
              <w:t xml:space="preserve">53</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 UNSUBACK</w:t>
              <w:tab/>
              <w:t xml:space="preserve">53</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3.1.20.1 Length &amp; Packet Type</w:t>
              <w:tab/>
              <w:t xml:space="preserve">53</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3.1.20.2 Packet Identifier</w:t>
              <w:tab/>
              <w:t xml:space="preserve">53</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3.1.20.3 Reason Code</w:t>
              <w:tab/>
              <w:t xml:space="preserve">53</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PINGREQ</w:t>
              <w:tab/>
              <w:t xml:space="preserve">53</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3.1.21.1 Length &amp; Packet Type</w:t>
              <w:tab/>
              <w:t xml:space="preserve">54</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3.1.21.2 Correlation Id</w:t>
              <w:tab/>
              <w:t xml:space="preserve">54</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3.1.21.3 Client Identifier (optional)</w:t>
              <w:tab/>
              <w:t xml:space="preserve">54</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PINGRESP</w:t>
              <w:tab/>
              <w:t xml:space="preserve">54</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3.1.22.1 Length &amp; Packet Type</w:t>
              <w:tab/>
              <w:t xml:space="preserve">54</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3.1.22.2 Correlation Id</w:t>
              <w:tab/>
              <w:t xml:space="preserve">54</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3.1.22.3 Messages Remaining</w:t>
              <w:tab/>
              <w:t xml:space="preserve">54</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DISCONNECT</w:t>
              <w:tab/>
              <w:t xml:space="preserve">55</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3.1.23.1 Length &amp; Packet Type</w:t>
              <w:tab/>
              <w:t xml:space="preserve">56</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3.1.23.2 Disconnect Flags</w:t>
              <w:tab/>
              <w:t xml:space="preserve">56</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3.1.23.3 Reason Code</w:t>
              <w:tab/>
              <w:t xml:space="preserve">56</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3.1.23.4 Session Expiry Interval</w:t>
              <w:tab/>
              <w:t xml:space="preserve">56</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3.1.23.5 Reason String</w:t>
              <w:tab/>
              <w:t xml:space="preserve">56</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Forwarder Encapsulation</w:t>
              <w:tab/>
              <w:t xml:space="preserve">56</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3.1.24.1 Length</w:t>
              <w:tab/>
              <w:t xml:space="preserve">57</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3.1.24.2 Packet Type</w:t>
              <w:tab/>
              <w:t xml:space="preserve">57</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3.1.24.3 Ctrl</w:t>
              <w:tab/>
              <w:t xml:space="preserve">57</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3.1.24.4 Radius</w:t>
              <w:tab/>
              <w:t xml:space="preserve">57</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3.1.24.5 Wireless Node Id</w:t>
              <w:tab/>
              <w:t xml:space="preserve">57</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3.1.24.6 MQTT SN Packet</w:t>
              <w:tab/>
              <w:t xml:space="preserve">57</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Protection Encapsulation</w:t>
              <w:tab/>
              <w:t xml:space="preserve">58</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 Length</w:t>
              <w:tab/>
              <w:t xml:space="preserve">59</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3.1.25.2 Packet Type</w:t>
              <w:tab/>
              <w:t xml:space="preserve">59</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3.1.25.3 Protection Flags</w:t>
              <w:tab/>
              <w:t xml:space="preserve">59</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3.1.25.4 Protection Scheme</w:t>
              <w:tab/>
              <w:t xml:space="preserve">60</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3.1.25.5 Sender Id</w:t>
              <w:tab/>
              <w:t xml:space="preserve">61</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3.1.25.6 Random</w:t>
              <w:tab/>
              <w:t xml:space="preserve">62</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3.1.25.7 Crypto Material</w:t>
              <w:tab/>
              <w:t xml:space="preserve">62</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3.1.25.8 Monotonic Counter</w:t>
              <w:tab/>
              <w:t xml:space="preserve">62</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3.1.25.9 Protected MQTT-SN Packet</w:t>
              <w:tab/>
              <w:t xml:space="preserve">62</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3.1.25.10 Authentication Tag</w:t>
              <w:tab/>
              <w:t xml:space="preserve">63</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64</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64</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64</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81vmuzffuu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Session State informative examples</w:t>
              <w:tab/>
              <w:t xml:space="preserve">65</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Session Establishment</w:t>
              <w:tab/>
              <w:t xml:space="preserve">65</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66</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67</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4.3.1 QoS 0: At most once delivery</w:t>
              <w:tab/>
              <w:t xml:space="preserve">67</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4.3.1.1 Publish without session</w:t>
              <w:tab/>
              <w:t xml:space="preserve">68</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1: At least once delivery</w:t>
              <w:tab/>
              <w:t xml:space="preserve">68</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2: Exactly once delivery</w:t>
              <w:tab/>
              <w:t xml:space="preserve">69</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Message delivery retry</w:t>
              <w:tab/>
              <w:t xml:space="preserve">70</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Message receipt</w:t>
              <w:tab/>
              <w:t xml:space="preserve">71</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Message ordering</w:t>
              <w:tab/>
              <w:t xml:space="preserve">71</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72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72</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72</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72</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73</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73</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74</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74</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Server redirection</w:t>
              <w:tab/>
              <w:t xml:space="preserve">75</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Enhanced authentication</w:t>
              <w:tab/>
              <w:t xml:space="preserve">75</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4.10.1 Re-authentication</w:t>
              <w:tab/>
              <w:t xml:space="preserve">76</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Handling errors</w:t>
              <w:tab/>
              <w:t xml:space="preserve">77</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Malformed Packet and Protocol Errors</w:t>
              <w:tab/>
              <w:t xml:space="preserve">77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4.11.2 Other errors</w:t>
              <w:tab/>
              <w:t xml:space="preserve">78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Example MQTT-SN Architecture(s)</w:t>
              <w:tab/>
              <w:t xml:space="preserve">78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4.12.1 Transparent Gateway</w:t>
              <w:tab/>
              <w:t xml:space="preserve">79</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4.12.2 Aggregating Gateway</w:t>
              <w:tab/>
              <w:t xml:space="preserve">80</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Gateway Advertisement and Discovery</w:t>
              <w:tab/>
              <w:t xml:space="preserve">83</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Client states</w:t>
              <w:tab/>
              <w:t xml:space="preserve">84</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4.14.1 Gateway timers</w:t>
              <w:tab/>
              <w:t xml:space="preserve">86</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Clean start</w:t>
              <w:tab/>
              <w:t xml:space="preserve">86</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Topic Registration</w:t>
              <w:tab/>
              <w:t xml:space="preserve">86</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Topic Mapping and Aliasing</w:t>
              <w:tab/>
              <w:t xml:space="preserve">87</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Predefined topic alias</w:t>
            </w:r>
          </w:hyperlink>
          <w:sdt>
            <w:sdtPr>
              <w:tag w:val="goog_rdk_20"/>
            </w:sdtPr>
            <w:sdtContent>
              <w:del w:author="Anonymous" w:id="9" w:date="2024-03-20T14:39:49Z">
                <w:r w:rsidDel="00000000" w:rsidR="00000000" w:rsidRPr="00000000">
                  <w:fldChar w:fldCharType="begin"/>
                </w:r>
                <w:r w:rsidDel="00000000" w:rsidR="00000000" w:rsidRPr="00000000">
                  <w:delInstrText xml:space="preserve">HYPERLINK \l "_heading=h.2f3j2rp"</w:delInstrText>
                </w:r>
                <w:r w:rsidDel="00000000" w:rsidR="00000000" w:rsidRPr="00000000">
                  <w:fldChar w:fldCharType="separate"/>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delText xml:space="preserve">’</w:delText>
                </w:r>
                <w:r w:rsidDel="00000000" w:rsidR="00000000" w:rsidRPr="00000000">
                  <w:fldChar w:fldCharType="end"/>
                </w:r>
              </w:del>
            </w:sdtContent>
          </w:sdt>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short topic names</w:t>
              <w:tab/>
              <w:t xml:space="preserve">88</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4.19 Client’s Topic Subscribe/Unsubscribe Procedure</w:t>
              <w:tab/>
              <w:t xml:space="preserve">88</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4.20 Client’s Publish Procedure</w:t>
              <w:tab/>
              <w:t xml:space="preserve">88</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4.21 Gateway’s Publish Procedure</w:t>
              <w:tab/>
              <w:t xml:space="preserve">89</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4.22 Keep Alive and PING Procedure</w:t>
              <w:tab/>
              <w:t xml:space="preserve">89</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4.23 Client’s Disconnect Procedure</w:t>
              <w:tab/>
              <w:t xml:space="preserve">90</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4.24 Retransmission Procedure in the Client and Gateway</w:t>
              <w:tab/>
              <w:t xml:space="preserve">90</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4.25 Sleeping clients</w:t>
              <w:tab/>
              <w:t xml:space="preserve">90</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6sx1u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4.26 Authentication</w:t>
              <w:tab/>
              <w:t xml:space="preserve">93</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4.27 Retained Packets</w:t>
              <w:tab/>
              <w:t xml:space="preserve">95</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4.28 Optional Features</w:t>
              <w:tab/>
              <w:t xml:space="preserve">95</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5 Conformance</w:t>
              <w:tab/>
              <w:t xml:space="preserve">96</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97</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98</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98</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99</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99</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99</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99</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100</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100</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101</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102</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102</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102</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103</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108</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108</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108</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108</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108</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3">
      <w:pPr>
        <w:rPr>
          <w:rFonts w:ascii="Arial" w:cs="Arial" w:eastAsia="Arial" w:hAnsi="Arial"/>
        </w:rPr>
        <w:sectPr>
          <w:headerReference r:id="rId36" w:type="default"/>
          <w:headerReference r:id="rId37" w:type="first"/>
          <w:footerReference r:id="rId38" w:type="default"/>
          <w:footerReference r:id="rId39" w:type="first"/>
          <w:pgSz w:h="15840" w:w="12240" w:orient="portrait"/>
          <w:pgMar w:bottom="720" w:top="1440" w:left="1440" w:right="1440" w:header="720" w:footer="418"/>
          <w:lnNumType w:countBy="1" w:start="0" w:restart="continuous"/>
          <w:pgNumType w:start="1"/>
          <w:titlePg w:val="1"/>
        </w:sectPr>
      </w:pPr>
      <w:bookmarkStart w:colFirst="0" w:colLast="0" w:name="_heading=h.tyjcwt" w:id="4"/>
      <w:bookmarkEnd w:id="4"/>
      <w:r w:rsidDel="00000000" w:rsidR="00000000" w:rsidRPr="00000000">
        <w:rPr>
          <w:rtl w:val="0"/>
        </w:rPr>
      </w:r>
    </w:p>
    <w:p w:rsidR="00000000" w:rsidDel="00000000" w:rsidP="00000000" w:rsidRDefault="00000000" w:rsidRPr="00000000" w14:paraId="00000124">
      <w:pPr>
        <w:pStyle w:val="Heading1"/>
        <w:ind w:left="0" w:firstLine="0"/>
        <w:rPr/>
      </w:pPr>
      <w:bookmarkStart w:colFirst="0" w:colLast="0" w:name="_heading=h.3dy6vkm" w:id="5"/>
      <w:bookmarkEnd w:id="5"/>
      <w:r w:rsidDel="00000000" w:rsidR="00000000" w:rsidRPr="00000000">
        <w:rPr>
          <w:rtl w:val="0"/>
        </w:rPr>
        <w:t xml:space="preserve">1 Introduction</w:t>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26">
      <w:pPr>
        <w:pStyle w:val="Heading2"/>
        <w:ind w:left="0" w:firstLine="0"/>
        <w:rPr/>
      </w:pPr>
      <w:bookmarkStart w:colFirst="0" w:colLast="0" w:name="_heading=h.4olrp2glo5nb" w:id="6"/>
      <w:bookmarkEnd w:id="6"/>
      <w:r w:rsidDel="00000000" w:rsidR="00000000" w:rsidRPr="00000000">
        <w:rPr>
          <w:rtl w:val="0"/>
        </w:rPr>
        <w:t xml:space="preserve">1.1 MQTT For Sensor Networks (MQTT-SN) </w:t>
      </w:r>
    </w:p>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Sensor Networks are simple, low cost and easy to deploy</w:t>
      </w:r>
      <w:sdt>
        <w:sdtPr>
          <w:tag w:val="goog_rdk_21"/>
        </w:sdtPr>
        <w:sdtContent>
          <w:ins w:author="Anonymous" w:id="10" w:date="2024-03-19T15:12:46Z">
            <w:r w:rsidDel="00000000" w:rsidR="00000000" w:rsidRPr="00000000">
              <w:rPr>
                <w:rFonts w:ascii="Arial" w:cs="Arial" w:eastAsia="Arial" w:hAnsi="Arial"/>
                <w:rtl w:val="0"/>
              </w:rPr>
              <w:t xml:space="preserve">.</w:t>
            </w:r>
          </w:ins>
        </w:sdtContent>
      </w:sdt>
      <w:sdt>
        <w:sdtPr>
          <w:tag w:val="goog_rdk_22"/>
        </w:sdtPr>
        <w:sdtContent>
          <w:del w:author="Anonymous" w:id="10" w:date="2024-03-19T15:12:46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 </w:t>
      </w:r>
      <w:sdt>
        <w:sdtPr>
          <w:tag w:val="goog_rdk_23"/>
        </w:sdtPr>
        <w:sdtContent>
          <w:ins w:author="Anonymous" w:id="11" w:date="2024-03-19T15:12:49Z">
            <w:r w:rsidDel="00000000" w:rsidR="00000000" w:rsidRPr="00000000">
              <w:rPr>
                <w:rFonts w:ascii="Arial" w:cs="Arial" w:eastAsia="Arial" w:hAnsi="Arial"/>
                <w:rtl w:val="0"/>
              </w:rPr>
              <w:t xml:space="preserve">T</w:t>
            </w:r>
          </w:ins>
        </w:sdtContent>
      </w:sdt>
      <w:sdt>
        <w:sdtPr>
          <w:tag w:val="goog_rdk_24"/>
        </w:sdtPr>
        <w:sdtContent>
          <w:del w:author="Anonymous" w:id="11" w:date="2024-03-19T15:12:49Z">
            <w:r w:rsidDel="00000000" w:rsidR="00000000" w:rsidRPr="00000000">
              <w:rPr>
                <w:rFonts w:ascii="Arial" w:cs="Arial" w:eastAsia="Arial" w:hAnsi="Arial"/>
                <w:rtl w:val="0"/>
              </w:rPr>
              <w:delText xml:space="preserve">t</w:delText>
            </w:r>
          </w:del>
        </w:sdtContent>
      </w:sdt>
      <w:r w:rsidDel="00000000" w:rsidR="00000000" w:rsidRPr="00000000">
        <w:rPr>
          <w:rFonts w:ascii="Arial" w:cs="Arial" w:eastAsia="Arial" w:hAnsi="Arial"/>
          <w:rtl w:val="0"/>
        </w:rPr>
        <w:t xml:space="preserve">hey are typically used to provide</w:t>
      </w:r>
      <w:sdt>
        <w:sdtPr>
          <w:tag w:val="goog_rdk_25"/>
        </w:sdtPr>
        <w:sdtContent>
          <w:del w:author="Anonymous" w:id="12" w:date="2024-03-19T15:12:52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 event detection, monitoring, automation, process control and more. Sensor Networks often comprise </w:t>
      </w:r>
      <w:sdt>
        <w:sdtPr>
          <w:tag w:val="goog_rdk_26"/>
        </w:sdtPr>
        <w:sdtContent>
          <w:del w:author="Anonymous" w:id="13" w:date="2024-03-19T15:13:04Z">
            <w:r w:rsidDel="00000000" w:rsidR="00000000" w:rsidRPr="00000000">
              <w:rPr>
                <w:rFonts w:ascii="Arial" w:cs="Arial" w:eastAsia="Arial" w:hAnsi="Arial"/>
                <w:rtl w:val="0"/>
              </w:rPr>
              <w:delText xml:space="preserve">of </w:delText>
            </w:r>
          </w:del>
        </w:sdtContent>
      </w:sdt>
      <w:r w:rsidDel="00000000" w:rsidR="00000000" w:rsidRPr="00000000">
        <w:rPr>
          <w:rFonts w:ascii="Arial" w:cs="Arial" w:eastAsia="Arial" w:hAnsi="Arial"/>
          <w:rtl w:val="0"/>
        </w:rPr>
        <w:t xml:space="preserve">many battery-powered sensors and actuators, each containing a limited amount of storage and processing capability. They usually communicate wirelessly.</w:t>
      </w:r>
    </w:p>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rtl w:val="0"/>
        </w:rPr>
        <w:t xml:space="preserve">Sensor Networks are </w:t>
      </w:r>
      <w:sdt>
        <w:sdtPr>
          <w:tag w:val="goog_rdk_27"/>
        </w:sdtPr>
        <w:sdtContent>
          <w:ins w:author="Anonymous" w:id="14" w:date="2024-03-19T15:13:33Z">
            <w:r w:rsidDel="00000000" w:rsidR="00000000" w:rsidRPr="00000000">
              <w:rPr>
                <w:rFonts w:ascii="Arial" w:cs="Arial" w:eastAsia="Arial" w:hAnsi="Arial"/>
                <w:rtl w:val="0"/>
              </w:rPr>
              <w:t xml:space="preserve">typically </w:t>
            </w:r>
          </w:ins>
        </w:sdtContent>
      </w:sdt>
      <w:r w:rsidDel="00000000" w:rsidR="00000000" w:rsidRPr="00000000">
        <w:rPr>
          <w:rFonts w:ascii="Arial" w:cs="Arial" w:eastAsia="Arial" w:hAnsi="Arial"/>
          <w:rtl w:val="0"/>
        </w:rPr>
        <w:t xml:space="preserve">self-forming, continually change,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w:t>
      </w:r>
      <w:sdt>
        <w:sdtPr>
          <w:tag w:val="goog_rdk_28"/>
        </w:sdtPr>
        <w:sdtContent>
          <w:del w:author="Anonymous" w:id="15" w:date="2024-03-19T15:20:14Z">
            <w:r w:rsidDel="00000000" w:rsidR="00000000" w:rsidRPr="00000000">
              <w:rPr>
                <w:rFonts w:ascii="Arial" w:cs="Arial" w:eastAsia="Arial" w:hAnsi="Arial"/>
                <w:rtl w:val="0"/>
              </w:rPr>
              <w:delText xml:space="preserve">the </w:delText>
            </w:r>
          </w:del>
        </w:sdtContent>
      </w:sdt>
      <w:r w:rsidDel="00000000" w:rsidR="00000000" w:rsidRPr="00000000">
        <w:rPr>
          <w:rFonts w:ascii="Arial" w:cs="Arial" w:eastAsia="Arial" w:hAnsi="Arial"/>
          <w:rtl w:val="0"/>
        </w:rPr>
        <w:t xml:space="preserve">information between a set of applications and the correct set of devices based on its knowledge of the network and the applications designer’s choice of Topic Names. </w:t>
      </w:r>
    </w:p>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w:t>
      </w:r>
      <w:sdt>
        <w:sdtPr>
          <w:tag w:val="goog_rdk_29"/>
        </w:sdtPr>
        <w:sdtContent>
          <w:ins w:author="Anonymous" w:id="16" w:date="2024-03-19T15:22:34Z">
            <w:r w:rsidDel="00000000" w:rsidR="00000000" w:rsidRPr="00000000">
              <w:rPr>
                <w:rFonts w:ascii="Arial" w:cs="Arial" w:eastAsia="Arial" w:hAnsi="Arial"/>
                <w:rtl w:val="0"/>
              </w:rPr>
              <w:t xml:space="preserve">addressed by</w:t>
            </w:r>
          </w:ins>
        </w:sdtContent>
      </w:sdt>
      <w:sdt>
        <w:sdtPr>
          <w:tag w:val="goog_rdk_30"/>
        </w:sdtPr>
        <w:sdtContent>
          <w:del w:author="Anonymous" w:id="16" w:date="2024-03-19T15:22:34Z">
            <w:r w:rsidDel="00000000" w:rsidR="00000000" w:rsidRPr="00000000">
              <w:rPr>
                <w:rFonts w:ascii="Arial" w:cs="Arial" w:eastAsia="Arial" w:hAnsi="Arial"/>
                <w:rtl w:val="0"/>
              </w:rPr>
              <w:delText xml:space="preserve">to and from</w:delText>
            </w:r>
          </w:del>
        </w:sdtContent>
      </w:sdt>
      <w:r w:rsidDel="00000000" w:rsidR="00000000" w:rsidRPr="00000000">
        <w:rPr>
          <w:rFonts w:ascii="Arial" w:cs="Arial" w:eastAsia="Arial" w:hAnsi="Arial"/>
          <w:rtl w:val="0"/>
        </w:rPr>
        <w:t xml:space="preserve"> the Topics rather than the other devices and applications.</w:t>
      </w:r>
    </w:p>
    <w:p w:rsidR="00000000" w:rsidDel="00000000" w:rsidP="00000000" w:rsidRDefault="00000000" w:rsidRPr="00000000" w14:paraId="0000012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w:t>
      </w:r>
      <w:sdt>
        <w:sdtPr>
          <w:tag w:val="goog_rdk_31"/>
        </w:sdtPr>
        <w:sdtContent>
          <w:ins w:author="Anonymous" w:id="17" w:date="2024-03-19T15:23:13Z">
            <w:r w:rsidDel="00000000" w:rsidR="00000000" w:rsidRPr="00000000">
              <w:rPr>
                <w:rFonts w:ascii="Arial" w:cs="Arial" w:eastAsia="Arial" w:hAnsi="Arial"/>
                <w:rtl w:val="0"/>
              </w:rPr>
              <w:t xml:space="preserve">typically </w:t>
            </w:r>
          </w:ins>
        </w:sdtContent>
      </w:sdt>
      <w:r w:rsidDel="00000000" w:rsidR="00000000" w:rsidRPr="00000000">
        <w:rPr>
          <w:rFonts w:ascii="Arial" w:cs="Arial" w:eastAsia="Arial" w:hAnsi="Arial"/>
          <w:rtl w:val="0"/>
        </w:rPr>
        <w:t xml:space="preserve">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2B">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2D">
      <w:pPr>
        <w:pStyle w:val="Heading3"/>
        <w:ind w:left="0" w:firstLine="0"/>
        <w:rPr/>
      </w:pPr>
      <w:bookmarkStart w:colFirst="0" w:colLast="0" w:name="_heading=h.ox4v8n854qgm" w:id="7"/>
      <w:bookmarkEnd w:id="7"/>
      <w:r w:rsidDel="00000000" w:rsidR="00000000" w:rsidRPr="00000000">
        <w:rPr>
          <w:rtl w:val="0"/>
        </w:rPr>
        <w:t xml:space="preserve">1.1.1 MQTT-SN and MQTT Differences</w:t>
      </w:r>
    </w:p>
    <w:p w:rsidR="00000000" w:rsidDel="00000000" w:rsidP="00000000" w:rsidRDefault="00000000" w:rsidRPr="00000000" w14:paraId="0000012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MQTT and MQTT-SN specifications are similar in many ways and</w:t>
      </w:r>
      <w:sdt>
        <w:sdtPr>
          <w:tag w:val="goog_rdk_32"/>
        </w:sdtPr>
        <w:sdtContent>
          <w:commentRangeStart w:id="3"/>
        </w:sdtContent>
      </w:sdt>
      <w:r w:rsidDel="00000000" w:rsidR="00000000" w:rsidRPr="00000000">
        <w:rPr>
          <w:rFonts w:ascii="Roboto" w:cs="Roboto" w:eastAsia="Roboto" w:hAnsi="Roboto"/>
          <w:sz w:val="21"/>
          <w:szCs w:val="21"/>
          <w:rtl w:val="0"/>
        </w:rPr>
        <w:t xml:space="preserve"> meant to interoperate with each </w:t>
      </w:r>
      <w:commentRangeEnd w:id="3"/>
      <w:r w:rsidDel="00000000" w:rsidR="00000000" w:rsidRPr="00000000">
        <w:commentReference w:id="3"/>
      </w:r>
      <w:r w:rsidDel="00000000" w:rsidR="00000000" w:rsidRPr="00000000">
        <w:rPr>
          <w:rFonts w:ascii="Roboto" w:cs="Roboto" w:eastAsia="Roboto" w:hAnsi="Roboto"/>
          <w:sz w:val="21"/>
          <w:szCs w:val="21"/>
          <w:rtl w:val="0"/>
        </w:rPr>
        <w:t xml:space="preserve">other, but the two specifications are independent of each other.</w:t>
      </w:r>
    </w:p>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30">
      <w:pPr>
        <w:numPr>
          <w:ilvl w:val="0"/>
          <w:numId w:val="49"/>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31">
      <w:pPr>
        <w:numPr>
          <w:ilvl w:val="0"/>
          <w:numId w:val="49"/>
        </w:numPr>
        <w:ind w:left="432" w:hanging="432"/>
        <w:rPr>
          <w:rFonts w:ascii="Arial" w:cs="Arial" w:eastAsia="Arial" w:hAnsi="Arial"/>
        </w:rPr>
      </w:pPr>
      <w:r w:rsidDel="00000000" w:rsidR="00000000" w:rsidRPr="00000000">
        <w:rPr>
          <w:rFonts w:ascii="Arial" w:cs="Arial" w:eastAsia="Arial" w:hAnsi="Arial"/>
          <w:rtl w:val="0"/>
        </w:rPr>
        <w:t xml:space="preserve">If the network supports broadcast, Gateway discovery can be implemented, otherwise the Gateway addresses must be configured in the nodes.</w:t>
      </w:r>
    </w:p>
    <w:p w:rsidR="00000000" w:rsidDel="00000000" w:rsidP="00000000" w:rsidRDefault="00000000" w:rsidRPr="00000000" w14:paraId="00000132">
      <w:pPr>
        <w:numPr>
          <w:ilvl w:val="0"/>
          <w:numId w:val="49"/>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messages for the client are buffered by the Gateway and delivered when the client wakes.</w:t>
      </w:r>
    </w:p>
    <w:p w:rsidR="00000000" w:rsidDel="00000000" w:rsidP="00000000" w:rsidRDefault="00000000" w:rsidRPr="00000000" w14:paraId="00000133">
      <w:pPr>
        <w:numPr>
          <w:ilvl w:val="0"/>
          <w:numId w:val="49"/>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GW session having been established.</w:t>
      </w:r>
    </w:p>
    <w:p w:rsidR="00000000" w:rsidDel="00000000" w:rsidP="00000000" w:rsidRDefault="00000000" w:rsidRPr="00000000" w14:paraId="00000134">
      <w:pPr>
        <w:numPr>
          <w:ilvl w:val="0"/>
          <w:numId w:val="49"/>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35">
      <w:pPr>
        <w:numPr>
          <w:ilvl w:val="0"/>
          <w:numId w:val="49"/>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message-based security based on symmetric-key cryptography. </w:t>
      </w:r>
    </w:p>
    <w:p w:rsidR="00000000" w:rsidDel="00000000" w:rsidP="00000000" w:rsidRDefault="00000000" w:rsidRPr="00000000" w14:paraId="00000136">
      <w:pPr>
        <w:pStyle w:val="Heading2"/>
        <w:ind w:left="0" w:firstLine="0"/>
        <w:rPr/>
      </w:pPr>
      <w:bookmarkStart w:colFirst="0" w:colLast="0" w:name="_heading=h.v5qicb1pcnem" w:id="8"/>
      <w:bookmarkEnd w:id="8"/>
      <w:r w:rsidDel="00000000" w:rsidR="00000000" w:rsidRPr="00000000">
        <w:rPr>
          <w:rtl w:val="0"/>
        </w:rPr>
        <w:t xml:space="preserve">1.2 Changes from earlier Versions</w:t>
      </w:r>
    </w:p>
    <w:p w:rsidR="00000000" w:rsidDel="00000000" w:rsidP="00000000" w:rsidRDefault="00000000" w:rsidRPr="00000000" w14:paraId="00000137">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38">
      <w:pPr>
        <w:spacing w:after="120" w:before="0" w:lineRule="auto"/>
        <w:rPr>
          <w:rFonts w:ascii="Arial" w:cs="Arial" w:eastAsia="Arial" w:hAnsi="Arial"/>
          <w:color w:val="0000ee"/>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p>
    <w:p w:rsidR="00000000" w:rsidDel="00000000" w:rsidP="00000000" w:rsidRDefault="00000000" w:rsidRPr="00000000" w14:paraId="00000139">
      <w:pPr>
        <w:rPr>
          <w:rFonts w:ascii="Arial" w:cs="Arial" w:eastAsia="Arial" w:hAnsi="Arial"/>
        </w:rPr>
      </w:pPr>
      <w:r w:rsidDel="00000000" w:rsidR="00000000" w:rsidRPr="00000000">
        <w:rPr>
          <w:rtl w:val="0"/>
        </w:rPr>
      </w:r>
    </w:p>
    <w:p w:rsidR="00000000" w:rsidDel="00000000" w:rsidP="00000000" w:rsidRDefault="00000000" w:rsidRPr="00000000" w14:paraId="0000013A">
      <w:pPr>
        <w:pStyle w:val="Heading3"/>
        <w:ind w:left="0" w:firstLine="0"/>
        <w:rPr>
          <w:rFonts w:ascii="Arial" w:cs="Arial" w:eastAsia="Arial" w:hAnsi="Arial"/>
        </w:rPr>
      </w:pPr>
      <w:bookmarkStart w:colFirst="0" w:colLast="0" w:name="_heading=h.5u7dbejbytfw" w:id="9"/>
      <w:bookmarkEnd w:id="9"/>
      <w:r w:rsidDel="00000000" w:rsidR="00000000" w:rsidRPr="00000000">
        <w:rPr>
          <w:rFonts w:ascii="Arial" w:cs="Arial" w:eastAsia="Arial" w:hAnsi="Arial"/>
          <w:rtl w:val="0"/>
        </w:rPr>
        <w:t xml:space="preserve">1.2.1 MQTT-SN v1.2</w:t>
      </w:r>
    </w:p>
    <w:p w:rsidR="00000000" w:rsidDel="00000000" w:rsidP="00000000" w:rsidRDefault="00000000" w:rsidRPr="00000000" w14:paraId="0000013B">
      <w:pPr>
        <w:rPr/>
      </w:pPr>
      <w:sdt>
        <w:sdtPr>
          <w:tag w:val="goog_rdk_33"/>
        </w:sdtPr>
        <w:sdtContent>
          <w:commentRangeStart w:id="4"/>
        </w:sdtContent>
      </w:sdt>
      <w:r w:rsidDel="00000000" w:rsidR="00000000" w:rsidRPr="00000000">
        <w:rPr>
          <w:rFonts w:ascii="Arial" w:cs="Arial" w:eastAsia="Arial" w:hAnsi="Arial"/>
          <w:rtl w:val="0"/>
        </w:rPr>
        <w:t xml:space="preserve">Text describing the changes/differences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3C">
      <w:pPr>
        <w:pStyle w:val="Heading2"/>
        <w:ind w:left="0" w:firstLine="0"/>
        <w:rPr>
          <w:rFonts w:ascii="Arial" w:cs="Arial" w:eastAsia="Arial" w:hAnsi="Arial"/>
        </w:rPr>
      </w:pPr>
      <w:bookmarkStart w:colFirst="0" w:colLast="0" w:name="_heading=h.4d34og8" w:id="10"/>
      <w:bookmarkEnd w:id="10"/>
      <w:r w:rsidDel="00000000" w:rsidR="00000000" w:rsidRPr="00000000">
        <w:rPr>
          <w:rtl w:val="0"/>
        </w:rPr>
        <w:t xml:space="preserve">1.3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3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11"/>
      <w:bookmarkEnd w:id="11"/>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3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4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4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12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44">
      <w:pPr>
        <w:pStyle w:val="Heading2"/>
        <w:ind w:left="0" w:firstLine="0"/>
        <w:rPr>
          <w:rFonts w:ascii="Arial" w:cs="Arial" w:eastAsia="Arial" w:hAnsi="Arial"/>
        </w:rPr>
      </w:pPr>
      <w:bookmarkStart w:colFirst="0" w:colLast="0" w:name="_heading=h.17dp8vu" w:id="12"/>
      <w:bookmarkEnd w:id="12"/>
      <w:r w:rsidDel="00000000" w:rsidR="00000000" w:rsidRPr="00000000">
        <w:rPr>
          <w:rFonts w:ascii="Arial" w:cs="Arial" w:eastAsia="Arial" w:hAnsi="Arial"/>
          <w:rtl w:val="0"/>
        </w:rPr>
        <w:t xml:space="preserve">1.4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45">
      <w:pPr>
        <w:spacing w:after="240" w:before="240" w:lineRule="auto"/>
        <w:rPr>
          <w:rFonts w:ascii="Arial" w:cs="Arial" w:eastAsia="Arial" w:hAnsi="Arial"/>
          <w:b w:val="1"/>
        </w:rPr>
      </w:pPr>
      <w:bookmarkStart w:colFirst="0" w:colLast="0" w:name="_heading=h.3rdcrjn" w:id="13"/>
      <w:bookmarkEnd w:id="13"/>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46">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47">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48">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49">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 </w:t>
      </w:r>
    </w:p>
    <w:p w:rsidR="00000000" w:rsidDel="00000000" w:rsidP="00000000" w:rsidRDefault="00000000" w:rsidRPr="00000000" w14:paraId="0000014A">
      <w:pPr>
        <w:spacing w:after="240" w:before="0" w:line="276" w:lineRule="auto"/>
        <w:ind w:left="0" w:right="0" w:firstLine="0"/>
        <w:rPr>
          <w:rFonts w:ascii="Arial" w:cs="Arial" w:eastAsia="Arial" w:hAnsi="Arial"/>
          <w:color w:val="000000"/>
          <w:sz w:val="22"/>
          <w:szCs w:val="22"/>
          <w:shd w:fill="auto" w:val="clear"/>
        </w:rPr>
      </w:pPr>
      <w:sdt>
        <w:sdtPr>
          <w:tag w:val="goog_rdk_34"/>
        </w:sdtPr>
        <w:sdtContent>
          <w:commentRangeStart w:id="5"/>
        </w:sdtContent>
      </w:sdt>
      <w:sdt>
        <w:sdtPr>
          <w:tag w:val="goog_rdk_35"/>
        </w:sdtPr>
        <w:sdtContent>
          <w:commentRangeStart w:id="6"/>
        </w:sdtContent>
      </w:sdt>
      <w:r w:rsidDel="00000000" w:rsidR="00000000" w:rsidRPr="00000000">
        <w:rPr>
          <w:rFonts w:ascii="Arial" w:cs="Arial" w:eastAsia="Arial" w:hAnsi="Arial"/>
          <w:color w:val="000000"/>
          <w:sz w:val="22"/>
          <w:szCs w:val="22"/>
          <w:shd w:fill="auto" w:val="clear"/>
          <w:rtl w:val="0"/>
        </w:rPr>
        <w:t xml:space="preserve">Th</w:t>
      </w:r>
      <w:sdt>
        <w:sdtPr>
          <w:tag w:val="goog_rdk_36"/>
        </w:sdtPr>
        <w:sdtContent>
          <w:commentRangeStart w:id="7"/>
        </w:sdtContent>
      </w:sdt>
      <w:r w:rsidDel="00000000" w:rsidR="00000000" w:rsidRPr="00000000">
        <w:rPr>
          <w:rFonts w:ascii="Arial" w:cs="Arial" w:eastAsia="Arial" w:hAnsi="Arial"/>
          <w:color w:val="000000"/>
          <w:sz w:val="22"/>
          <w:szCs w:val="22"/>
          <w:shd w:fill="auto" w:val="clear"/>
          <w:rtl w:val="0"/>
        </w:rPr>
        <w:t xml:space="preserve">e arrival of a datagram is not guaranteed, but the contents of any datagram which does arrive at its destination must be correct.</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4B">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4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sdt>
        <w:sdtPr>
          <w:tag w:val="goog_rdk_37"/>
        </w:sdtPr>
        <w:sdtContent>
          <w:commentRangeStart w:id="8"/>
        </w:sdtContent>
      </w:sdt>
      <w:r w:rsidDel="00000000" w:rsidR="00000000" w:rsidRPr="00000000">
        <w:rPr>
          <w:rFonts w:ascii="Arial" w:cs="Arial" w:eastAsia="Arial" w:hAnsi="Arial"/>
          <w:color w:val="000000"/>
          <w:sz w:val="22"/>
          <w:szCs w:val="22"/>
          <w:shd w:fill="auto" w:val="clear"/>
          <w:rtl w:val="0"/>
        </w:rPr>
        <w:t xml:space="preserve"> label </w:t>
      </w:r>
      <w:commentRangeEnd w:id="8"/>
      <w:r w:rsidDel="00000000" w:rsidR="00000000" w:rsidRPr="00000000">
        <w:commentReference w:id="8"/>
      </w:r>
      <w:r w:rsidDel="00000000" w:rsidR="00000000" w:rsidRPr="00000000">
        <w:rPr>
          <w:rFonts w:ascii="Arial" w:cs="Arial" w:eastAsia="Arial" w:hAnsi="Arial"/>
          <w:color w:val="000000"/>
          <w:sz w:val="22"/>
          <w:szCs w:val="22"/>
          <w:shd w:fill="auto" w:val="clear"/>
          <w:rtl w:val="0"/>
        </w:rPr>
        <w:t xml:space="preserve">provided by the Underlying Network to uniquely identify a network endpoint.</w:t>
      </w:r>
    </w:p>
    <w:p w:rsidR="00000000" w:rsidDel="00000000" w:rsidP="00000000" w:rsidRDefault="00000000" w:rsidRPr="00000000" w14:paraId="0000014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on the network for messages addressed to a specific Network Address.</w:t>
      </w:r>
    </w:p>
    <w:p w:rsidR="00000000" w:rsidDel="00000000" w:rsidP="00000000" w:rsidRDefault="00000000" w:rsidRPr="00000000" w14:paraId="0000014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4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messages intended to reach one network endpoint.</w:t>
      </w:r>
    </w:p>
    <w:p w:rsidR="00000000" w:rsidDel="00000000" w:rsidP="00000000" w:rsidRDefault="00000000" w:rsidRPr="00000000" w14:paraId="0000015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Broadcast Address:</w:t>
      </w:r>
    </w:p>
    <w:p w:rsidR="00000000" w:rsidDel="00000000" w:rsidP="00000000" w:rsidRDefault="00000000" w:rsidRPr="00000000" w14:paraId="0000015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messages intended for more than one network endpoint.</w:t>
      </w:r>
    </w:p>
    <w:p w:rsidR="00000000" w:rsidDel="00000000" w:rsidP="00000000" w:rsidRDefault="00000000" w:rsidRPr="00000000" w14:paraId="00000152">
      <w:pPr>
        <w:spacing w:after="240" w:before="240" w:line="276" w:lineRule="auto"/>
        <w:ind w:left="0" w:right="0" w:firstLine="0"/>
        <w:rPr>
          <w:rFonts w:ascii="Arial" w:cs="Arial" w:eastAsia="Arial" w:hAnsi="Arial"/>
          <w:color w:val="000000"/>
          <w:sz w:val="22"/>
          <w:szCs w:val="22"/>
          <w:shd w:fill="auto" w:val="clear"/>
        </w:rPr>
      </w:pPr>
      <w:sdt>
        <w:sdtPr>
          <w:tag w:val="goog_rdk_38"/>
        </w:sdtPr>
        <w:sdtContent>
          <w:commentRangeStart w:id="9"/>
        </w:sdtContent>
      </w:sdt>
      <w:sdt>
        <w:sdtPr>
          <w:tag w:val="goog_rdk_39"/>
        </w:sdtPr>
        <w:sdtContent>
          <w:commentRangeStart w:id="10"/>
        </w:sdtContent>
      </w:sdt>
      <w:r w:rsidDel="00000000" w:rsidR="00000000" w:rsidRPr="00000000">
        <w:rPr>
          <w:rFonts w:ascii="Arial" w:cs="Arial" w:eastAsia="Arial" w:hAnsi="Arial"/>
          <w:color w:val="000000"/>
          <w:sz w:val="22"/>
          <w:szCs w:val="22"/>
          <w:shd w:fill="auto" w:val="clear"/>
          <w:rtl w:val="0"/>
        </w:rPr>
        <w:t xml:space="preserve">Informative:</w:t>
      </w:r>
    </w:p>
    <w:p w:rsidR="00000000" w:rsidDel="00000000" w:rsidP="00000000" w:rsidRDefault="00000000" w:rsidRPr="00000000" w14:paraId="0000015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ab/>
        <w:t xml:space="preserve">Broadcast Address as used in this specification includes the concept of multicast addresses, to make the text shorter</w:t>
      </w:r>
      <w:commentRangeEnd w:id="9"/>
      <w:r w:rsidDel="00000000" w:rsidR="00000000" w:rsidRPr="00000000">
        <w:commentReference w:id="9"/>
      </w:r>
      <w:commentRangeEnd w:id="10"/>
      <w:r w:rsidDel="00000000" w:rsidR="00000000" w:rsidRPr="00000000">
        <w:commentReference w:id="10"/>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5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5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Unicast Address with an MQTT-SN endpoint.</w:t>
      </w:r>
    </w:p>
    <w:p w:rsidR="00000000" w:rsidDel="00000000" w:rsidP="00000000" w:rsidRDefault="00000000" w:rsidRPr="00000000" w14:paraId="0000015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5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5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5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5A">
      <w:pPr>
        <w:numPr>
          <w:ilvl w:val="0"/>
          <w:numId w:val="1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 Virtual Connection to a Server.</w:t>
      </w:r>
    </w:p>
    <w:p w:rsidR="00000000" w:rsidDel="00000000" w:rsidP="00000000" w:rsidRDefault="00000000" w:rsidRPr="00000000" w14:paraId="0000015B">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5C">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5D">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5E">
      <w:pPr>
        <w:numPr>
          <w:ilvl w:val="0"/>
          <w:numId w:val="1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Virtual Connection to the Server.</w:t>
      </w:r>
    </w:p>
    <w:p w:rsidR="00000000" w:rsidDel="00000000" w:rsidP="00000000" w:rsidRDefault="00000000" w:rsidRPr="00000000" w14:paraId="0000015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0">
      <w:pPr>
        <w:numPr>
          <w:ilvl w:val="0"/>
          <w:numId w:val="35"/>
        </w:numPr>
        <w:spacing w:after="240" w:before="240" w:line="276" w:lineRule="auto"/>
        <w:ind w:left="720" w:right="0" w:hanging="360"/>
        <w:rPr>
          <w:rFonts w:ascii="Arial" w:cs="Arial" w:eastAsia="Arial" w:hAnsi="Arial"/>
          <w:color w:val="000000"/>
          <w:sz w:val="22"/>
          <w:szCs w:val="22"/>
          <w:shd w:fill="auto" w:val="clear"/>
        </w:rPr>
      </w:pPr>
      <w:sdt>
        <w:sdtPr>
          <w:tag w:val="goog_rdk_40"/>
        </w:sdtPr>
        <w:sdtContent>
          <w:commentRangeStart w:id="11"/>
        </w:sdtContent>
      </w:sdt>
      <w:sdt>
        <w:sdtPr>
          <w:tag w:val="goog_rdk_41"/>
        </w:sdtPr>
        <w:sdtContent>
          <w:commentRangeStart w:id="12"/>
        </w:sdtContent>
      </w:sdt>
      <w:r w:rsidDel="00000000" w:rsidR="00000000" w:rsidRPr="00000000">
        <w:rPr>
          <w:rFonts w:ascii="Arial" w:cs="Arial" w:eastAsia="Arial" w:hAnsi="Arial"/>
          <w:color w:val="000000"/>
          <w:sz w:val="22"/>
          <w:szCs w:val="22"/>
          <w:shd w:fill="auto" w:val="clear"/>
          <w:rtl w:val="0"/>
        </w:rPr>
        <w:t xml:space="preserve">publishes Application Messages to a Broadcast Address.</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6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2">
      <w:pPr>
        <w:numPr>
          <w:ilvl w:val="0"/>
          <w:numId w:val="46"/>
        </w:numPr>
        <w:spacing w:after="240" w:before="240" w:line="276" w:lineRule="auto"/>
        <w:ind w:left="720" w:right="0" w:hanging="360"/>
        <w:rPr>
          <w:rFonts w:ascii="Arial" w:cs="Arial" w:eastAsia="Arial" w:hAnsi="Arial"/>
          <w:color w:val="000000"/>
          <w:sz w:val="22"/>
          <w:szCs w:val="22"/>
          <w:shd w:fill="auto" w:val="clear"/>
        </w:rPr>
      </w:pPr>
      <w:sdt>
        <w:sdtPr>
          <w:tag w:val="goog_rdk_42"/>
        </w:sdtPr>
        <w:sdtContent>
          <w:commentRangeStart w:id="13"/>
        </w:sdtContent>
      </w:sdt>
      <w:sdt>
        <w:sdtPr>
          <w:tag w:val="goog_rdk_43"/>
        </w:sdtPr>
        <w:sdtContent>
          <w:commentRangeStart w:id="14"/>
        </w:sdtContent>
      </w:sdt>
      <w:r w:rsidDel="00000000" w:rsidR="00000000" w:rsidRPr="00000000">
        <w:rPr>
          <w:rFonts w:ascii="Arial" w:cs="Arial" w:eastAsia="Arial" w:hAnsi="Arial"/>
          <w:color w:val="000000"/>
          <w:sz w:val="22"/>
          <w:szCs w:val="22"/>
          <w:shd w:fill="auto" w:val="clear"/>
          <w:rtl w:val="0"/>
        </w:rPr>
        <w:t xml:space="preserve">accepts Application Messages from a Broadcast Address.</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6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6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6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6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67">
      <w:pPr>
        <w:numPr>
          <w:ilvl w:val="0"/>
          <w:numId w:val="36"/>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68">
      <w:pPr>
        <w:numPr>
          <w:ilvl w:val="0"/>
          <w:numId w:val="36"/>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69">
      <w:pPr>
        <w:numPr>
          <w:ilvl w:val="0"/>
          <w:numId w:val="36"/>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6A">
      <w:pPr>
        <w:numPr>
          <w:ilvl w:val="0"/>
          <w:numId w:val="36"/>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6B">
      <w:pPr>
        <w:numPr>
          <w:ilvl w:val="0"/>
          <w:numId w:val="36"/>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Network Connection from the Client.</w:t>
      </w:r>
    </w:p>
    <w:p w:rsidR="00000000" w:rsidDel="00000000" w:rsidP="00000000" w:rsidRDefault="00000000" w:rsidRPr="00000000" w14:paraId="0000016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D">
      <w:pPr>
        <w:numPr>
          <w:ilvl w:val="0"/>
          <w:numId w:val="37"/>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messages from a Broadcast Address.</w:t>
      </w:r>
    </w:p>
    <w:p w:rsidR="00000000" w:rsidDel="00000000" w:rsidP="00000000" w:rsidRDefault="00000000" w:rsidRPr="00000000" w14:paraId="0000016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F">
      <w:pPr>
        <w:numPr>
          <w:ilvl w:val="0"/>
          <w:numId w:val="47"/>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w:t>
      </w:r>
    </w:p>
    <w:p w:rsidR="00000000" w:rsidDel="00000000" w:rsidP="00000000" w:rsidRDefault="00000000" w:rsidRPr="00000000" w14:paraId="00000170">
      <w:pPr>
        <w:numPr>
          <w:ilvl w:val="0"/>
          <w:numId w:val="4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71">
      <w:pPr>
        <w:numPr>
          <w:ilvl w:val="0"/>
          <w:numId w:val="47"/>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7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73">
      <w:pPr>
        <w:numPr>
          <w:ilvl w:val="0"/>
          <w:numId w:val="24"/>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74">
      <w:pPr>
        <w:numPr>
          <w:ilvl w:val="0"/>
          <w:numId w:val="24"/>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messages to the MQTT Server for each MQTT-SN message received</w:t>
      </w:r>
    </w:p>
    <w:p w:rsidR="00000000" w:rsidDel="00000000" w:rsidP="00000000" w:rsidRDefault="00000000" w:rsidRPr="00000000" w14:paraId="00000175">
      <w:pPr>
        <w:numPr>
          <w:ilvl w:val="0"/>
          <w:numId w:val="24"/>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messages to the MQTT-SN Client for each MQTT messages received</w:t>
      </w:r>
    </w:p>
    <w:p w:rsidR="00000000" w:rsidDel="00000000" w:rsidP="00000000" w:rsidRDefault="00000000" w:rsidRPr="00000000" w14:paraId="00000176">
      <w:pPr>
        <w:numPr>
          <w:ilvl w:val="0"/>
          <w:numId w:val="24"/>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closed</w:t>
      </w:r>
    </w:p>
    <w:p w:rsidR="00000000" w:rsidDel="00000000" w:rsidP="00000000" w:rsidRDefault="00000000" w:rsidRPr="00000000" w14:paraId="00000177">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p>
    <w:p w:rsidR="00000000" w:rsidDel="00000000" w:rsidP="00000000" w:rsidRDefault="00000000" w:rsidRPr="00000000" w14:paraId="0000017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7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7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7B">
      <w:pPr>
        <w:numPr>
          <w:ilvl w:val="0"/>
          <w:numId w:val="2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7C">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7D">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7E">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7F">
      <w:pPr>
        <w:numPr>
          <w:ilvl w:val="0"/>
          <w:numId w:val="2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80">
      <w:pPr>
        <w:spacing w:after="240" w:before="0" w:line="276" w:lineRule="auto"/>
        <w:ind w:left="0" w:right="0" w:firstLine="0"/>
        <w:rPr>
          <w:rFonts w:ascii="Arial" w:cs="Arial" w:eastAsia="Arial" w:hAnsi="Arial"/>
          <w:b w:val="1"/>
          <w:color w:val="000000"/>
          <w:sz w:val="22"/>
          <w:szCs w:val="22"/>
          <w:shd w:fill="auto" w:val="clear"/>
        </w:rPr>
      </w:pPr>
      <w:sdt>
        <w:sdtPr>
          <w:tag w:val="goog_rdk_44"/>
        </w:sdtPr>
        <w:sdtContent>
          <w:commentRangeStart w:id="15"/>
        </w:sdtContent>
      </w:sdt>
      <w:r w:rsidDel="00000000" w:rsidR="00000000" w:rsidRPr="00000000">
        <w:rPr>
          <w:rFonts w:ascii="Arial" w:cs="Arial" w:eastAsia="Arial" w:hAnsi="Arial"/>
          <w:b w:val="1"/>
          <w:color w:val="000000"/>
          <w:sz w:val="22"/>
          <w:szCs w:val="22"/>
          <w:shd w:fill="auto" w:val="clear"/>
          <w:rtl w:val="0"/>
        </w:rPr>
        <w:t xml:space="preserve">Session</w:t>
      </w:r>
      <w:commentRangeEnd w:id="15"/>
      <w:r w:rsidDel="00000000" w:rsidR="00000000" w:rsidRPr="00000000">
        <w:commentReference w:id="15"/>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8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82">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8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84">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8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w:t>
      </w:r>
      <w:hyperlink r:id="rId40">
        <w:r w:rsidDel="00000000" w:rsidR="00000000" w:rsidRPr="00000000">
          <w:rPr>
            <w:rFonts w:ascii="Arial" w:cs="Arial" w:eastAsia="Arial" w:hAnsi="Arial"/>
            <w:color w:val="000000"/>
            <w:sz w:val="22"/>
            <w:szCs w:val="22"/>
            <w:shd w:fill="auto" w:val="clear"/>
            <w:rtl w:val="0"/>
          </w:rPr>
          <w:t xml:space="preserve"> </w:t>
        </w:r>
      </w:hyperlink>
      <w:sdt>
        <w:sdtPr>
          <w:tag w:val="goog_rdk_45"/>
        </w:sdtPr>
        <w:sdtContent>
          <w:commentRangeStart w:id="16"/>
        </w:sdtContent>
      </w:sdt>
      <w:hyperlink r:id="rId41">
        <w:r w:rsidDel="00000000" w:rsidR="00000000" w:rsidRPr="00000000">
          <w:rPr>
            <w:rFonts w:ascii="Arial" w:cs="Arial" w:eastAsia="Arial" w:hAnsi="Arial"/>
            <w:color w:val="000000"/>
            <w:sz w:val="22"/>
            <w:szCs w:val="22"/>
            <w:shd w:fill="auto" w:val="clear"/>
            <w:rtl w:val="0"/>
          </w:rPr>
          <w:t xml:space="preserve">section ???</w:t>
        </w:r>
      </w:hyperlink>
      <w:commentRangeEnd w:id="16"/>
      <w:r w:rsidDel="00000000" w:rsidR="00000000" w:rsidRPr="00000000">
        <w:commentReference w:id="16"/>
      </w:r>
      <w:hyperlink r:id="rId42">
        <w:r w:rsidDel="00000000" w:rsidR="00000000" w:rsidRPr="00000000">
          <w:rPr>
            <w:rFonts w:ascii="Arial" w:cs="Arial" w:eastAsia="Arial" w:hAnsi="Arial"/>
            <w:color w:val="000000"/>
            <w:sz w:val="22"/>
            <w:szCs w:val="22"/>
            <w:shd w:fill="auto" w:val="clear"/>
            <w:rtl w:val="0"/>
          </w:rPr>
          <w:t xml:space="preserve"> </w:t>
        </w:r>
      </w:hyperlink>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86">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8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8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8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integer v</w:t>
      </w:r>
      <w:sdt>
        <w:sdtPr>
          <w:tag w:val="goog_rdk_46"/>
        </w:sdtPr>
        <w:sdtContent>
          <w:commentRangeStart w:id="17"/>
        </w:sdtContent>
      </w:sdt>
      <w:r w:rsidDel="00000000" w:rsidR="00000000" w:rsidRPr="00000000">
        <w:rPr>
          <w:rFonts w:ascii="Arial" w:cs="Arial" w:eastAsia="Arial" w:hAnsi="Arial"/>
          <w:color w:val="000000"/>
          <w:sz w:val="22"/>
          <w:szCs w:val="22"/>
          <w:shd w:fill="auto" w:val="clear"/>
          <w:rtl w:val="0"/>
        </w:rPr>
        <w:t xml:space="preserve">alue that is used instead of the </w:t>
      </w:r>
      <w:commentRangeEnd w:id="17"/>
      <w:r w:rsidDel="00000000" w:rsidR="00000000" w:rsidRPr="00000000">
        <w:commentReference w:id="17"/>
      </w:r>
      <w:r w:rsidDel="00000000" w:rsidR="00000000" w:rsidRPr="00000000">
        <w:rPr>
          <w:rFonts w:ascii="Arial" w:cs="Arial" w:eastAsia="Arial" w:hAnsi="Arial"/>
          <w:color w:val="000000"/>
          <w:sz w:val="22"/>
          <w:szCs w:val="22"/>
          <w:shd w:fill="auto" w:val="clear"/>
          <w:rtl w:val="0"/>
        </w:rPr>
        <w:t xml:space="preserve">Topic Name to reduce packet size.</w:t>
      </w:r>
    </w:p>
    <w:p w:rsidR="00000000" w:rsidDel="00000000" w:rsidP="00000000" w:rsidRDefault="00000000" w:rsidRPr="00000000" w14:paraId="0000018A">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8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8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8D">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8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8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sdt>
        <w:sdtPr>
          <w:tag w:val="goog_rdk_47"/>
        </w:sdtPr>
        <w:sdtContent>
          <w:commentRangeStart w:id="18"/>
        </w:sdtContent>
      </w:sdt>
      <w:r w:rsidDel="00000000" w:rsidR="00000000" w:rsidRPr="00000000">
        <w:rPr>
          <w:rFonts w:ascii="Arial" w:cs="Arial" w:eastAsia="Arial" w:hAnsi="Arial"/>
          <w:color w:val="000000"/>
          <w:sz w:val="22"/>
          <w:szCs w:val="22"/>
          <w:shd w:fill="auto" w:val="clear"/>
          <w:rtl w:val="0"/>
        </w:rPr>
        <w:t xml:space="preserve"> section ???</w:t>
      </w:r>
      <w:commentRangeEnd w:id="18"/>
      <w:r w:rsidDel="00000000" w:rsidR="00000000" w:rsidRPr="00000000">
        <w:commentReference w:id="18"/>
      </w:r>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9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9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sdt>
        <w:sdtPr>
          <w:tag w:val="goog_rdk_48"/>
        </w:sdtPr>
        <w:sdtContent>
          <w:commentRangeStart w:id="19"/>
        </w:sdtContent>
      </w:sdt>
      <w:r w:rsidDel="00000000" w:rsidR="00000000" w:rsidRPr="00000000">
        <w:rPr>
          <w:rFonts w:ascii="Arial" w:cs="Arial" w:eastAsia="Arial" w:hAnsi="Arial"/>
          <w:color w:val="000000"/>
          <w:sz w:val="22"/>
          <w:szCs w:val="22"/>
          <w:shd w:fill="auto" w:val="clear"/>
          <w:rtl w:val="0"/>
        </w:rPr>
        <w:t xml:space="preserve">section ???</w:t>
      </w:r>
      <w:commentRangeEnd w:id="19"/>
      <w:r w:rsidDel="00000000" w:rsidR="00000000" w:rsidRPr="00000000">
        <w:commentReference w:id="19"/>
      </w:r>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9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9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closed in cases where the Virtual Connection is not closed normally. Refer to </w:t>
      </w:r>
      <w:sdt>
        <w:sdtPr>
          <w:tag w:val="goog_rdk_49"/>
        </w:sdtPr>
        <w:sdtContent>
          <w:commentRangeStart w:id="20"/>
        </w:sdtContent>
      </w:sdt>
      <w:r w:rsidDel="00000000" w:rsidR="00000000" w:rsidRPr="00000000">
        <w:rPr>
          <w:rFonts w:ascii="Arial" w:cs="Arial" w:eastAsia="Arial" w:hAnsi="Arial"/>
          <w:color w:val="000000"/>
          <w:sz w:val="22"/>
          <w:szCs w:val="22"/>
          <w:shd w:fill="auto" w:val="clear"/>
          <w:rtl w:val="0"/>
        </w:rPr>
        <w:t xml:space="preserve">section ??? </w:t>
      </w:r>
      <w:commentRangeEnd w:id="20"/>
      <w:r w:rsidDel="00000000" w:rsidR="00000000" w:rsidRPr="00000000">
        <w:commentReference w:id="20"/>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9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9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sdt>
        <w:sdtPr>
          <w:tag w:val="goog_rdk_50"/>
        </w:sdtPr>
        <w:sdtContent>
          <w:commentRangeStart w:id="21"/>
        </w:sdtContent>
      </w:sdt>
      <w:r w:rsidDel="00000000" w:rsidR="00000000" w:rsidRPr="00000000">
        <w:rPr>
          <w:rFonts w:ascii="Arial" w:cs="Arial" w:eastAsia="Arial" w:hAnsi="Arial"/>
          <w:color w:val="000000"/>
          <w:sz w:val="22"/>
          <w:szCs w:val="22"/>
          <w:shd w:fill="auto" w:val="clear"/>
          <w:rtl w:val="0"/>
        </w:rPr>
        <w:t xml:space="preserve">section ??? </w:t>
      </w:r>
      <w:commentRangeEnd w:id="21"/>
      <w:r w:rsidDel="00000000" w:rsidR="00000000" w:rsidRPr="00000000">
        <w:commentReference w:id="21"/>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96">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97">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98">
      <w:pPr>
        <w:spacing w:after="352" w:lineRule="auto"/>
        <w:rPr>
          <w:rFonts w:ascii="Arial" w:cs="Arial" w:eastAsia="Arial" w:hAnsi="Arial"/>
          <w:b w:val="1"/>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r w:rsidDel="00000000" w:rsidR="00000000" w:rsidRPr="00000000">
        <w:rPr>
          <w:rtl w:val="0"/>
        </w:rPr>
      </w:r>
    </w:p>
    <w:p w:rsidR="00000000" w:rsidDel="00000000" w:rsidP="00000000" w:rsidRDefault="00000000" w:rsidRPr="00000000" w14:paraId="00000199">
      <w:pPr>
        <w:pStyle w:val="Heading2"/>
        <w:ind w:left="0" w:firstLine="0"/>
        <w:rPr/>
      </w:pPr>
      <w:bookmarkStart w:colFirst="0" w:colLast="0" w:name="_heading=h.2bn6wsx" w:id="14"/>
      <w:bookmarkEnd w:id="14"/>
      <w:r w:rsidDel="00000000" w:rsidR="00000000" w:rsidRPr="00000000">
        <w:rPr>
          <w:rtl w:val="0"/>
        </w:rPr>
        <w:t xml:space="preserve">1.4 Data representation</w:t>
      </w:r>
    </w:p>
    <w:p w:rsidR="00000000" w:rsidDel="00000000" w:rsidP="00000000" w:rsidRDefault="00000000" w:rsidRPr="00000000" w14:paraId="0000019A">
      <w:pPr>
        <w:pStyle w:val="Heading3"/>
        <w:ind w:left="0" w:firstLine="0"/>
        <w:rPr>
          <w:rFonts w:ascii="Arial" w:cs="Arial" w:eastAsia="Arial" w:hAnsi="Arial"/>
        </w:rPr>
      </w:pPr>
      <w:bookmarkStart w:colFirst="0" w:colLast="0" w:name="_heading=h.qsh70q" w:id="15"/>
      <w:bookmarkEnd w:id="15"/>
      <w:r w:rsidDel="00000000" w:rsidR="00000000" w:rsidRPr="00000000">
        <w:rPr>
          <w:rtl w:val="0"/>
        </w:rPr>
        <w:t xml:space="preserve">1.4.1 </w:t>
      </w:r>
      <w:r w:rsidDel="00000000" w:rsidR="00000000" w:rsidRPr="00000000">
        <w:rPr>
          <w:rFonts w:ascii="Arial" w:cs="Arial" w:eastAsia="Arial" w:hAnsi="Arial"/>
          <w:rtl w:val="0"/>
        </w:rPr>
        <w:t xml:space="preserve">Bits (Byte)</w:t>
      </w:r>
    </w:p>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9C">
      <w:pPr>
        <w:pStyle w:val="Heading3"/>
        <w:ind w:left="0" w:firstLine="0"/>
        <w:rPr>
          <w:rFonts w:ascii="Arial" w:cs="Arial" w:eastAsia="Arial" w:hAnsi="Arial"/>
        </w:rPr>
      </w:pPr>
      <w:bookmarkStart w:colFirst="0" w:colLast="0" w:name="_heading=h.3as4poj" w:id="16"/>
      <w:bookmarkEnd w:id="16"/>
      <w:r w:rsidDel="00000000" w:rsidR="00000000" w:rsidRPr="00000000">
        <w:rPr>
          <w:rtl w:val="0"/>
        </w:rPr>
        <w:t xml:space="preserve">1.4.2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9D">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9E">
      <w:pPr>
        <w:pStyle w:val="Heading3"/>
        <w:ind w:left="0" w:firstLine="0"/>
        <w:rPr>
          <w:rFonts w:ascii="Arial" w:cs="Arial" w:eastAsia="Arial" w:hAnsi="Arial"/>
        </w:rPr>
      </w:pPr>
      <w:bookmarkStart w:colFirst="0" w:colLast="0" w:name="_heading=h.1pxezwc" w:id="17"/>
      <w:bookmarkEnd w:id="17"/>
      <w:r w:rsidDel="00000000" w:rsidR="00000000" w:rsidRPr="00000000">
        <w:rPr>
          <w:rtl w:val="0"/>
        </w:rPr>
        <w:t xml:space="preserve">1.4.3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A0">
      <w:pPr>
        <w:pStyle w:val="Heading3"/>
        <w:ind w:left="0" w:firstLine="0"/>
        <w:rPr>
          <w:rFonts w:ascii="Arial" w:cs="Arial" w:eastAsia="Arial" w:hAnsi="Arial"/>
        </w:rPr>
      </w:pPr>
      <w:bookmarkStart w:colFirst="0" w:colLast="0" w:name="_heading=h.49x2ik5" w:id="18"/>
      <w:bookmarkEnd w:id="18"/>
      <w:r w:rsidDel="00000000" w:rsidR="00000000" w:rsidRPr="00000000">
        <w:rPr>
          <w:rtl w:val="0"/>
        </w:rPr>
        <w:t xml:space="preserve">1.4.4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A1">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3">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44">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A2">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3">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p w:rsidR="00000000" w:rsidDel="00000000" w:rsidP="00000000" w:rsidRDefault="00000000" w:rsidRPr="00000000" w14:paraId="000001A4">
      <w:pPr>
        <w:rPr>
          <w:rFonts w:ascii="Arial" w:cs="Arial" w:eastAsia="Arial" w:hAnsi="Arial"/>
          <w:color w:val="000000"/>
        </w:rPr>
      </w:pPr>
      <w:r w:rsidDel="00000000" w:rsidR="00000000" w:rsidRPr="00000000">
        <w:rPr>
          <w:rFonts w:ascii="Arial" w:cs="Arial" w:eastAsia="Arial" w:hAnsi="Arial"/>
          <w:color w:val="000000"/>
          <w:rtl w:val="0"/>
        </w:rPr>
        <w:t xml:space="preserve"> </w:t>
      </w:r>
    </w:p>
    <w:tbl>
      <w:tblPr>
        <w:tblStyle w:val="Table1"/>
        <w:tblW w:w="93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5">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6">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7">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8">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9">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A">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B">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C">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D">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AF">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B7">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B8">
      <w:pPr>
        <w:rPr>
          <w:rFonts w:ascii="Arial" w:cs="Arial" w:eastAsia="Arial" w:hAnsi="Arial"/>
          <w:color w:val="000000"/>
        </w:rPr>
      </w:pPr>
      <w:r w:rsidDel="00000000" w:rsidR="00000000" w:rsidRPr="00000000">
        <w:rPr>
          <w:rtl w:val="0"/>
        </w:rPr>
      </w:r>
    </w:p>
    <w:p w:rsidR="00000000" w:rsidDel="00000000" w:rsidP="00000000" w:rsidRDefault="00000000" w:rsidRPr="00000000" w14:paraId="000001B9">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45">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46">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If the Client or Server receives an </w:t>
      </w:r>
      <w:sdt>
        <w:sdtPr>
          <w:tag w:val="goog_rdk_51"/>
        </w:sdtPr>
        <w:sdtContent>
          <w:commentRangeStart w:id="22"/>
        </w:sdtContent>
      </w:sdt>
      <w:sdt>
        <w:sdtPr>
          <w:tag w:val="goog_rdk_52"/>
        </w:sdtPr>
        <w:sdtContent>
          <w:commentRangeStart w:id="23"/>
        </w:sdtContent>
      </w:sdt>
      <w:r w:rsidDel="00000000" w:rsidR="00000000" w:rsidRPr="00000000">
        <w:rPr>
          <w:rFonts w:ascii="Arial" w:cs="Arial" w:eastAsia="Arial" w:hAnsi="Arial"/>
          <w:color w:val="000000"/>
          <w:rtl w:val="0"/>
        </w:rPr>
        <w:t xml:space="preserve">MQTT</w:t>
      </w:r>
      <w:sdt>
        <w:sdtPr>
          <w:tag w:val="goog_rdk_53"/>
        </w:sdtPr>
        <w:sdtContent>
          <w:ins w:author="Anonymous" w:id="18" w:date="2024-03-19T15:56:18Z">
            <w:r w:rsidDel="00000000" w:rsidR="00000000" w:rsidRPr="00000000">
              <w:rPr>
                <w:rFonts w:ascii="Arial" w:cs="Arial" w:eastAsia="Arial" w:hAnsi="Arial"/>
                <w:color w:val="000000"/>
                <w:rtl w:val="0"/>
              </w:rPr>
              <w:t xml:space="preserve">-SN</w:t>
            </w:r>
          </w:ins>
        </w:sdtContent>
      </w:sdt>
      <w:r w:rsidDel="00000000" w:rsidR="00000000" w:rsidRPr="00000000">
        <w:rPr>
          <w:rFonts w:ascii="Arial" w:cs="Arial" w:eastAsia="Arial" w:hAnsi="Arial"/>
          <w:color w:val="000000"/>
          <w:rtl w:val="0"/>
        </w:rPr>
        <w:t xml:space="preserve"> Control Packet </w:t>
      </w:r>
      <w:commentRangeEnd w:id="22"/>
      <w:r w:rsidDel="00000000" w:rsidR="00000000" w:rsidRPr="00000000">
        <w:commentReference w:id="22"/>
      </w:r>
      <w:r w:rsidDel="00000000" w:rsidR="00000000" w:rsidRPr="00000000">
        <w:rPr>
          <w:rFonts w:ascii="Arial" w:cs="Arial" w:eastAsia="Arial" w:hAnsi="Arial"/>
          <w:color w:val="000000"/>
          <w:rtl w:val="0"/>
        </w:rPr>
        <w:t xml:space="preserve">containing ill-formed UTF-8 it is a Malformed </w:t>
      </w:r>
      <w:sdt>
        <w:sdtPr>
          <w:tag w:val="goog_rdk_54"/>
        </w:sdtPr>
        <w:sdtContent>
          <w:commentRangeStart w:id="24"/>
        </w:sdtContent>
      </w:sdt>
      <w:r w:rsidDel="00000000" w:rsidR="00000000" w:rsidRPr="00000000">
        <w:rPr>
          <w:rFonts w:ascii="Arial" w:cs="Arial" w:eastAsia="Arial" w:hAnsi="Arial"/>
          <w:color w:val="000000"/>
          <w:rtl w:val="0"/>
        </w:rPr>
        <w:t xml:space="preserve">Packet</w:t>
      </w:r>
      <w:sdt>
        <w:sdtPr>
          <w:tag w:val="goog_rdk_55"/>
        </w:sdtPr>
        <w:sdtContent>
          <w:ins w:author="Anonymous" w:id="19" w:date="2024-03-19T15:56:14Z">
            <w:commentRangeEnd w:id="24"/>
            <w:r w:rsidDel="00000000" w:rsidR="00000000" w:rsidRPr="00000000">
              <w:commentReference w:id="24"/>
            </w:r>
            <w:r w:rsidDel="00000000" w:rsidR="00000000" w:rsidRPr="00000000">
              <w:rPr>
                <w:rFonts w:ascii="Arial" w:cs="Arial" w:eastAsia="Arial" w:hAnsi="Arial"/>
                <w:color w:val="000000"/>
                <w:rtl w:val="0"/>
              </w:rPr>
              <w:t xml:space="preserve">.</w:t>
            </w:r>
          </w:ins>
        </w:sdtContent>
      </w:sdt>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BA">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BB">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 </w:t>
      </w:r>
      <w:r w:rsidDel="00000000" w:rsidR="00000000" w:rsidRPr="00000000">
        <w:rPr>
          <w:rFonts w:ascii="Arial" w:cs="Arial" w:eastAsia="Arial" w:hAnsi="Arial"/>
          <w:color w:val="000000"/>
          <w:rtl w:val="0"/>
        </w:rPr>
        <w:t xml:space="preserve">If a receiver (Server or Client)</w:t>
      </w:r>
      <w:sdt>
        <w:sdtPr>
          <w:tag w:val="goog_rdk_56"/>
        </w:sdtPr>
        <w:sdtContent>
          <w:commentRangeStart w:id="25"/>
        </w:sdtContent>
      </w:sdt>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commentRangeEnd w:id="25"/>
      <w:r w:rsidDel="00000000" w:rsidR="00000000" w:rsidRPr="00000000">
        <w:commentReference w:id="25"/>
      </w:r>
      <w:r w:rsidDel="00000000" w:rsidR="00000000" w:rsidRPr="00000000">
        <w:rPr>
          <w:rFonts w:ascii="Arial" w:cs="Arial" w:eastAsia="Arial" w:hAnsi="Arial"/>
          <w:color w:val="000000"/>
          <w:rtl w:val="0"/>
        </w:rPr>
        <w:t xml:space="preserve">MQTT-SN Control Pac</w:t>
      </w:r>
      <w:r w:rsidDel="00000000" w:rsidR="00000000" w:rsidRPr="00000000">
        <w:rPr>
          <w:rFonts w:ascii="Arial" w:cs="Arial" w:eastAsia="Arial" w:hAnsi="Arial"/>
          <w:color w:val="000000"/>
          <w:rtl w:val="0"/>
        </w:rPr>
        <w:t xml:space="preserve">ket containing U+0000 it is a Malformed Packet.</w:t>
      </w:r>
    </w:p>
    <w:p w:rsidR="00000000" w:rsidDel="00000000" w:rsidP="00000000" w:rsidRDefault="00000000" w:rsidRPr="00000000" w14:paraId="000001BC">
      <w:pPr>
        <w:rPr>
          <w:rFonts w:ascii="Arial" w:cs="Arial" w:eastAsia="Arial" w:hAnsi="Arial"/>
          <w:color w:val="000000"/>
        </w:rPr>
      </w:pPr>
      <w:r w:rsidDel="00000000" w:rsidR="00000000" w:rsidRPr="00000000">
        <w:rPr>
          <w:rtl w:val="0"/>
        </w:rPr>
      </w:r>
    </w:p>
    <w:p w:rsidR="00000000" w:rsidDel="00000000" w:rsidP="00000000" w:rsidRDefault="00000000" w:rsidRPr="00000000" w14:paraId="000001BD">
      <w:pPr>
        <w:rPr>
          <w:rFonts w:ascii="Arial" w:cs="Arial" w:eastAsia="Arial" w:hAnsi="Arial"/>
          <w:color w:val="000000"/>
        </w:rPr>
      </w:pPr>
      <w:sdt>
        <w:sdtPr>
          <w:tag w:val="goog_rdk_57"/>
        </w:sdtPr>
        <w:sdtContent>
          <w:commentRangeStart w:id="26"/>
        </w:sdtContent>
      </w:sdt>
      <w:r w:rsidDel="00000000" w:rsidR="00000000" w:rsidRPr="00000000">
        <w:rPr>
          <w:rFonts w:ascii="Arial" w:cs="Arial" w:eastAsia="Arial" w:hAnsi="Arial"/>
          <w:color w:val="000000"/>
          <w:rtl w:val="0"/>
        </w:rPr>
        <w:t xml:space="preserve">The data</w:t>
      </w:r>
      <w:commentRangeEnd w:id="26"/>
      <w:r w:rsidDel="00000000" w:rsidR="00000000" w:rsidRPr="00000000">
        <w:commentReference w:id="26"/>
      </w:r>
      <w:r w:rsidDel="00000000" w:rsidR="00000000" w:rsidRPr="00000000">
        <w:rPr>
          <w:rFonts w:ascii="Arial" w:cs="Arial" w:eastAsia="Arial" w:hAnsi="Arial"/>
          <w:color w:val="000000"/>
          <w:rtl w:val="0"/>
        </w:rPr>
        <w:t xml:space="preserve"> SHOULD NOT include encodings of the Unicode</w:t>
      </w:r>
      <w:sdt>
        <w:sdtPr>
          <w:tag w:val="goog_rdk_58"/>
        </w:sdtPr>
        <w:sdtContent>
          <w:commentRangeStart w:id="27"/>
        </w:sdtContent>
      </w:sdt>
      <w:r w:rsidDel="00000000" w:rsidR="00000000" w:rsidRPr="00000000">
        <w:rPr>
          <w:rFonts w:ascii="Arial" w:cs="Arial" w:eastAsia="Arial" w:hAnsi="Arial"/>
          <w:color w:val="000000"/>
          <w:rtl w:val="0"/>
        </w:rPr>
        <w:t xml:space="preserve"> [Unicode]</w:t>
      </w:r>
      <w:commentRangeEnd w:id="27"/>
      <w:r w:rsidDel="00000000" w:rsidR="00000000" w:rsidRPr="00000000">
        <w:commentReference w:id="27"/>
      </w:r>
      <w:r w:rsidDel="00000000" w:rsidR="00000000" w:rsidRPr="00000000">
        <w:rPr>
          <w:rFonts w:ascii="Arial" w:cs="Arial" w:eastAsia="Arial" w:hAnsi="Arial"/>
          <w:color w:val="000000"/>
          <w:rtl w:val="0"/>
        </w:rPr>
        <w:t xml:space="preserve"> code points listed below. If a receiver (Server or Client) </w:t>
      </w:r>
      <w:sdt>
        <w:sdtPr>
          <w:tag w:val="goog_rdk_59"/>
        </w:sdtPr>
        <w:sdtContent>
          <w:commentRangeStart w:id="28"/>
        </w:sdtContent>
      </w:sdt>
      <w:r w:rsidDel="00000000" w:rsidR="00000000" w:rsidRPr="00000000">
        <w:rPr>
          <w:rFonts w:ascii="Arial" w:cs="Arial" w:eastAsia="Arial" w:hAnsi="Arial"/>
          <w:color w:val="000000"/>
          <w:rtl w:val="0"/>
        </w:rPr>
        <w:t xml:space="preserve">receives an MQTT-SN </w:t>
      </w:r>
      <w:commentRangeEnd w:id="28"/>
      <w:r w:rsidDel="00000000" w:rsidR="00000000" w:rsidRPr="00000000">
        <w:commentReference w:id="28"/>
      </w:r>
      <w:r w:rsidDel="00000000" w:rsidR="00000000" w:rsidRPr="00000000">
        <w:rPr>
          <w:rFonts w:ascii="Arial" w:cs="Arial" w:eastAsia="Arial" w:hAnsi="Arial"/>
          <w:color w:val="000000"/>
          <w:rtl w:val="0"/>
        </w:rPr>
        <w:t xml:space="preserve">Control Packet containing any of them it MAY treat it as a Malformed Packet. These are the Disallowed Unicode code points.</w:t>
      </w:r>
    </w:p>
    <w:p w:rsidR="00000000" w:rsidDel="00000000" w:rsidP="00000000" w:rsidRDefault="00000000" w:rsidRPr="00000000" w14:paraId="000001BE">
      <w:pPr>
        <w:rPr>
          <w:rFonts w:ascii="Arial" w:cs="Arial" w:eastAsia="Arial" w:hAnsi="Arial"/>
          <w:color w:val="000000"/>
        </w:rPr>
      </w:pPr>
      <w:r w:rsidDel="00000000" w:rsidR="00000000" w:rsidRPr="00000000">
        <w:rPr>
          <w:rFonts w:ascii="Arial" w:cs="Arial" w:eastAsia="Arial" w:hAnsi="Arial"/>
          <w:color w:val="000000"/>
          <w:rtl w:val="0"/>
        </w:rPr>
        <w:t xml:space="preserve"> </w:t>
      </w:r>
      <w:sdt>
        <w:sdtPr>
          <w:tag w:val="goog_rdk_60"/>
        </w:sdtPr>
        <w:sdtContent>
          <w:commentRangeStart w:id="29"/>
        </w:sdtContent>
      </w:sdt>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47">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C2">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C3">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C4">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C5">
      <w:pPr>
        <w:ind w:left="540" w:firstLine="0"/>
        <w:rPr>
          <w:rFonts w:ascii="Arial" w:cs="Arial" w:eastAsia="Arial" w:hAnsi="Arial"/>
          <w:b w:val="1"/>
        </w:rPr>
      </w:pPr>
      <w:bookmarkStart w:colFirst="0" w:colLast="0" w:name="_heading=h.2p2csry" w:id="19"/>
      <w:bookmarkEnd w:id="19"/>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C6">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61"/>
        </w:sdtPr>
        <w:sdtContent>
          <w:commentRangeStart w:id="30"/>
        </w:sdtContent>
      </w:sdt>
      <w:sdt>
        <w:sdtPr>
          <w:tag w:val="goog_rdk_62"/>
        </w:sdtPr>
        <w:sdtContent>
          <w:commentRangeStart w:id="31"/>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30"/>
      <w:r w:rsidDel="00000000" w:rsidR="00000000" w:rsidRPr="00000000">
        <w:commentReference w:id="30"/>
      </w:r>
      <w:commentRangeEnd w:id="31"/>
      <w:r w:rsidDel="00000000" w:rsidR="00000000" w:rsidRPr="00000000">
        <w:commentReference w:id="31"/>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p w:rsidR="00000000" w:rsidDel="00000000" w:rsidP="00000000" w:rsidRDefault="00000000" w:rsidRPr="00000000" w14:paraId="000001C7">
      <w:pPr>
        <w:rPr>
          <w:rFonts w:ascii="Arial" w:cs="Arial" w:eastAsia="Arial" w:hAnsi="Arial"/>
        </w:rPr>
      </w:pPr>
      <w:bookmarkStart w:colFirst="0" w:colLast="0" w:name="_heading=h.147n2zr" w:id="20"/>
      <w:bookmarkEnd w:id="20"/>
      <w:r w:rsidDel="00000000" w:rsidR="00000000" w:rsidRPr="00000000">
        <w:rPr>
          <w:rtl w:val="0"/>
        </w:rPr>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C8">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C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C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C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C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C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C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C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D0">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1">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2">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DA">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D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C">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2">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3">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4">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1EC">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E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4">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5">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6">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1FE">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F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5">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6">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7">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8">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210">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1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5">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6">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7">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8">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9">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A">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22">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2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A">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2C">
      <w:pPr>
        <w:pStyle w:val="Heading1"/>
        <w:ind w:left="0" w:firstLine="0"/>
        <w:rPr>
          <w:rFonts w:ascii="Arial" w:cs="Arial" w:eastAsia="Arial" w:hAnsi="Arial"/>
        </w:rPr>
      </w:pPr>
      <w:bookmarkStart w:colFirst="0" w:colLast="0" w:name="_heading=h.3o7alnk" w:id="21"/>
      <w:bookmarkEnd w:id="21"/>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2D">
      <w:pPr>
        <w:pStyle w:val="Heading2"/>
        <w:ind w:left="0" w:firstLine="0"/>
        <w:rPr>
          <w:rFonts w:ascii="Arial" w:cs="Arial" w:eastAsia="Arial" w:hAnsi="Arial"/>
        </w:rPr>
      </w:pPr>
      <w:bookmarkStart w:colFirst="0" w:colLast="0" w:name="_heading=h.23ckvvd" w:id="22"/>
      <w:bookmarkEnd w:id="22"/>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2F">
      <w:pPr>
        <w:rPr>
          <w:rFonts w:ascii="Arial" w:cs="Arial" w:eastAsia="Arial" w:hAnsi="Arial"/>
        </w:rPr>
      </w:pPr>
      <w:r w:rsidDel="00000000" w:rsidR="00000000" w:rsidRPr="00000000">
        <w:rPr>
          <w:rtl w:val="0"/>
        </w:rPr>
      </w:r>
    </w:p>
    <w:p w:rsidR="00000000" w:rsidDel="00000000" w:rsidP="00000000" w:rsidRDefault="00000000" w:rsidRPr="00000000" w14:paraId="00000230">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p w:rsidR="00000000" w:rsidDel="00000000" w:rsidP="00000000" w:rsidRDefault="00000000" w:rsidRPr="00000000" w14:paraId="00000231">
      <w:pPr>
        <w:rPr>
          <w:rFonts w:ascii="Arial" w:cs="Arial" w:eastAsia="Arial" w:hAnsi="Arial"/>
        </w:rPr>
      </w:pPr>
      <w:bookmarkStart w:colFirst="0" w:colLast="0" w:name="_heading=h.ihv636" w:id="23"/>
      <w:bookmarkEnd w:id="23"/>
      <w:r w:rsidDel="00000000" w:rsidR="00000000" w:rsidRPr="00000000">
        <w:rPr>
          <w:rtl w:val="0"/>
        </w:rPr>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32">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33">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p>
    <w:p w:rsidR="00000000" w:rsidDel="00000000" w:rsidP="00000000" w:rsidRDefault="00000000" w:rsidRPr="00000000" w14:paraId="00000235">
      <w:pPr>
        <w:rPr>
          <w:rFonts w:ascii="Arial" w:cs="Arial" w:eastAsia="Arial" w:hAnsi="Arial"/>
        </w:rPr>
      </w:pPr>
      <w:r w:rsidDel="00000000" w:rsidR="00000000" w:rsidRPr="00000000">
        <w:rPr>
          <w:rtl w:val="0"/>
        </w:rPr>
      </w:r>
    </w:p>
    <w:p w:rsidR="00000000" w:rsidDel="00000000" w:rsidP="00000000" w:rsidRDefault="00000000" w:rsidRPr="00000000" w14:paraId="00000236">
      <w:pPr>
        <w:pStyle w:val="Heading3"/>
        <w:ind w:left="144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37">
      <w:pPr>
        <w:rPr>
          <w:rFonts w:ascii="Arial" w:cs="Arial" w:eastAsia="Arial" w:hAnsi="Arial"/>
        </w:rPr>
      </w:pPr>
      <w:r w:rsidDel="00000000" w:rsidR="00000000" w:rsidRPr="00000000">
        <w:rPr>
          <w:rFonts w:ascii="Arial" w:cs="Arial" w:eastAsia="Arial" w:hAnsi="Arial"/>
          <w:rtl w:val="0"/>
        </w:rPr>
        <w:t xml:space="preserve">Each MQTT-SN Control Packet contains a Header of format 1 or format 2 as shown below.</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39">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3A">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B">
            <w:pPr>
              <w:jc w:val="center"/>
              <w:rPr>
                <w:rFonts w:ascii="Arial" w:cs="Arial" w:eastAsia="Arial" w:hAnsi="Arial"/>
              </w:rPr>
            </w:pPr>
            <w:bookmarkStart w:colFirst="0" w:colLast="0" w:name="_heading=h.41mghml" w:id="26"/>
            <w:bookmarkEnd w:id="26"/>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D">
            <w:pPr>
              <w:jc w:val="center"/>
              <w:rPr>
                <w:rFonts w:ascii="Arial" w:cs="Arial" w:eastAsia="Arial" w:hAnsi="Arial"/>
              </w:rPr>
            </w:pPr>
            <w:bookmarkStart w:colFirst="0" w:colLast="0" w:name="_heading=h.2grqrue" w:id="27"/>
            <w:bookmarkEnd w:id="27"/>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E">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p>
    <w:p w:rsidR="00000000" w:rsidDel="00000000" w:rsidP="00000000" w:rsidRDefault="00000000" w:rsidRPr="00000000" w14:paraId="00000240">
      <w:pPr>
        <w:spacing w:after="245" w:line="265" w:lineRule="auto"/>
        <w:ind w:right="4"/>
        <w:jc w:val="center"/>
        <w:rPr>
          <w:rFonts w:ascii="Arial" w:cs="Arial" w:eastAsia="Arial" w:hAnsi="Arial"/>
        </w:rPr>
      </w:pP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41">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42">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3">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4">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5">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6">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7">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8">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9">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A">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p>
    <w:p w:rsidR="00000000" w:rsidDel="00000000" w:rsidP="00000000" w:rsidRDefault="00000000" w:rsidRPr="00000000" w14:paraId="0000024C">
      <w:pPr>
        <w:rPr>
          <w:rFonts w:ascii="Arial" w:cs="Arial" w:eastAsia="Arial" w:hAnsi="Arial"/>
        </w:rPr>
      </w:pPr>
      <w:r w:rsidDel="00000000" w:rsidR="00000000" w:rsidRPr="00000000">
        <w:rPr>
          <w:rtl w:val="0"/>
        </w:rPr>
      </w:r>
    </w:p>
    <w:p w:rsidR="00000000" w:rsidDel="00000000" w:rsidP="00000000" w:rsidRDefault="00000000" w:rsidRPr="00000000" w14:paraId="0000024D">
      <w:pPr>
        <w:pStyle w:val="Heading3"/>
        <w:keepLines w:val="1"/>
        <w:spacing w:after="145" w:before="0" w:line="259" w:lineRule="auto"/>
        <w:ind w:left="1440" w:firstLine="0"/>
        <w:rPr>
          <w:rFonts w:ascii="Arial" w:cs="Arial" w:eastAsia="Arial" w:hAnsi="Arial"/>
        </w:rPr>
      </w:pPr>
      <w:bookmarkStart w:colFirst="0" w:colLast="0" w:name="_heading=h.vx1227" w:id="28"/>
      <w:bookmarkEnd w:id="28"/>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4E">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4F">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sdt>
      <w:sdtPr>
        <w:tag w:val="goog_rdk_75"/>
      </w:sdtPr>
      <w:sdtContent>
        <w:p w:rsidR="00000000" w:rsidDel="00000000" w:rsidP="00000000" w:rsidRDefault="00000000" w:rsidRPr="00000000" w14:paraId="00000250">
          <w:pPr>
            <w:spacing w:after="0" w:lineRule="auto"/>
            <w:ind w:left="-15" w:right="4" w:firstLine="0"/>
            <w:rPr>
              <w:ins w:author="Anonymous" w:id="28" w:date="2024-03-19T16:21:00Z"/>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w:t>
          </w:r>
          <w:sdt>
            <w:sdtPr>
              <w:tag w:val="goog_rdk_63"/>
            </w:sdtPr>
            <w:sdtContent>
              <w:ins w:author="Anonymous" w:id="20" w:date="2024-03-19T16:20:18Z">
                <w:r w:rsidDel="00000000" w:rsidR="00000000" w:rsidRPr="00000000">
                  <w:rPr>
                    <w:rFonts w:ascii="Arial" w:cs="Arial" w:eastAsia="Arial" w:hAnsi="Arial"/>
                    <w:rtl w:val="0"/>
                  </w:rPr>
                  <w:t xml:space="preserve">It </w:t>
                </w:r>
              </w:ins>
            </w:sdtContent>
          </w:sdt>
          <w:sdt>
            <w:sdtPr>
              <w:tag w:val="goog_rdk_64"/>
            </w:sdtPr>
            <w:sdtContent>
              <w:ins w:author="Anonymous" w:id="21" w:date="2024-03-19T16:20:21Z">
                <w:r w:rsidDel="00000000" w:rsidR="00000000" w:rsidRPr="00000000">
                  <w:rPr>
                    <w:rFonts w:ascii="Arial" w:cs="Arial" w:eastAsia="Arial" w:hAnsi="Arial"/>
                    <w:rtl w:val="0"/>
                  </w:rPr>
                  <w:t xml:space="preserve">is more effi</w:t>
                </w:r>
              </w:ins>
            </w:sdtContent>
          </w:sdt>
          <w:sdt>
            <w:sdtPr>
              <w:tag w:val="goog_rdk_65"/>
            </w:sdtPr>
            <w:sdtContent>
              <w:ins w:author="Anonymous" w:id="22" w:date="2024-03-19T16:20:26Z">
                <w:r w:rsidDel="00000000" w:rsidR="00000000" w:rsidRPr="00000000">
                  <w:rPr>
                    <w:rFonts w:ascii="Arial" w:cs="Arial" w:eastAsia="Arial" w:hAnsi="Arial"/>
                    <w:rtl w:val="0"/>
                  </w:rPr>
                  <w:t xml:space="preserve">cient</w:t>
                </w:r>
              </w:ins>
            </w:sdtContent>
          </w:sdt>
          <w:sdt>
            <w:sdtPr>
              <w:tag w:val="goog_rdk_66"/>
            </w:sdtPr>
            <w:sdtContent>
              <w:ins w:author="Anonymous" w:id="23" w:date="2024-03-19T16:20:31Z">
                <w:r w:rsidDel="00000000" w:rsidR="00000000" w:rsidRPr="00000000">
                  <w:rPr>
                    <w:rFonts w:ascii="Arial" w:cs="Arial" w:eastAsia="Arial" w:hAnsi="Arial"/>
                    <w:rtl w:val="0"/>
                  </w:rPr>
                  <w:t xml:space="preserve"> to use the shorter </w:t>
                </w:r>
              </w:ins>
            </w:sdtContent>
          </w:sdt>
          <w:sdt>
            <w:sdtPr>
              <w:tag w:val="goog_rdk_67"/>
            </w:sdtPr>
            <w:sdtContent>
              <w:ins w:author="Anonymous" w:id="24" w:date="2024-03-19T16:21:22Z">
                <w:r w:rsidDel="00000000" w:rsidR="00000000" w:rsidRPr="00000000">
                  <w:rPr>
                    <w:rFonts w:ascii="Arial" w:cs="Arial" w:eastAsia="Arial" w:hAnsi="Arial"/>
                    <w:rtl w:val="0"/>
                  </w:rPr>
                  <w:t xml:space="preserve">1-</w:t>
                </w:r>
              </w:ins>
            </w:sdtContent>
          </w:sdt>
          <w:sdt>
            <w:sdtPr>
              <w:tag w:val="goog_rdk_68"/>
            </w:sdtPr>
            <w:sdtContent>
              <w:ins w:author="Anonymous" w:id="23" w:date="2024-03-19T16:20:31Z">
                <w:r w:rsidDel="00000000" w:rsidR="00000000" w:rsidRPr="00000000">
                  <w:rPr>
                    <w:rFonts w:ascii="Arial" w:cs="Arial" w:eastAsia="Arial" w:hAnsi="Arial"/>
                    <w:rtl w:val="0"/>
                  </w:rPr>
                  <w:t xml:space="preserve">byte format</w:t>
                </w:r>
              </w:ins>
            </w:sdtContent>
          </w:sdt>
          <w:sdt>
            <w:sdtPr>
              <w:tag w:val="goog_rdk_69"/>
            </w:sdtPr>
            <w:sdtContent>
              <w:ins w:author="Anonymous" w:id="25" w:date="2024-03-19T16:20:48Z">
                <w:r w:rsidDel="00000000" w:rsidR="00000000" w:rsidRPr="00000000">
                  <w:rPr>
                    <w:rFonts w:ascii="Arial" w:cs="Arial" w:eastAsia="Arial" w:hAnsi="Arial"/>
                    <w:rtl w:val="0"/>
                  </w:rPr>
                  <w:t xml:space="preserve"> for </w:t>
                </w:r>
              </w:ins>
            </w:sdtContent>
          </w:sdt>
          <w:sdt>
            <w:sdtPr>
              <w:tag w:val="goog_rdk_70"/>
            </w:sdtPr>
            <w:sdtContent>
              <w:ins w:author="Anonymous" w:id="26" w:date="2024-03-19T16:20:51Z">
                <w:r w:rsidDel="00000000" w:rsidR="00000000" w:rsidRPr="00000000">
                  <w:rPr>
                    <w:rFonts w:ascii="Arial" w:cs="Arial" w:eastAsia="Arial" w:hAnsi="Arial"/>
                    <w:rtl w:val="0"/>
                  </w:rPr>
                  <w:t xml:space="preserve">p</w:t>
                </w:r>
              </w:ins>
            </w:sdtContent>
          </w:sdt>
          <w:sdt>
            <w:sdtPr>
              <w:tag w:val="goog_rdk_71"/>
            </w:sdtPr>
            <w:sdtContent>
              <w:ins w:author="Anonymous" w:id="27" w:date="2024-03-19T16:20:58Z">
                <w:r w:rsidDel="00000000" w:rsidR="00000000" w:rsidRPr="00000000">
                  <w:rPr>
                    <w:rFonts w:ascii="Arial" w:cs="Arial" w:eastAsia="Arial" w:hAnsi="Arial"/>
                    <w:rtl w:val="0"/>
                  </w:rPr>
                  <w:t xml:space="preserve">,</w:t>
                </w:r>
              </w:ins>
            </w:sdtContent>
          </w:sdt>
          <w:sdt>
            <w:sdtPr>
              <w:tag w:val="goog_rdk_72"/>
            </w:sdtPr>
            <w:sdtContent>
              <w:del w:author="Anonymous" w:id="26" w:date="2024-03-19T16:20:51Z"/>
              <w:sdt>
                <w:sdtPr>
                  <w:tag w:val="goog_rdk_73"/>
                </w:sdtPr>
                <w:sdtContent>
                  <w:commentRangeStart w:id="32"/>
                </w:sdtContent>
              </w:sdt>
              <w:del w:author="Anonymous" w:id="26" w:date="2024-03-19T16:20:51Z">
                <w:r w:rsidDel="00000000" w:rsidR="00000000" w:rsidRPr="00000000">
                  <w:rPr>
                    <w:rFonts w:ascii="Arial" w:cs="Arial" w:eastAsia="Arial" w:hAnsi="Arial"/>
                    <w:rtl w:val="0"/>
                  </w:rPr>
                  <w:delText xml:space="preserve">P</w:delText>
                </w:r>
              </w:del>
            </w:sdtContent>
          </w:sdt>
          <w:r w:rsidDel="00000000" w:rsidR="00000000" w:rsidRPr="00000000">
            <w:rPr>
              <w:rFonts w:ascii="Arial" w:cs="Arial" w:eastAsia="Arial" w:hAnsi="Arial"/>
              <w:rtl w:val="0"/>
            </w:rPr>
            <w:t xml:space="preserve">ackets with lengths up to and including 255 bytes</w:t>
          </w:r>
          <w:sdt>
            <w:sdtPr>
              <w:tag w:val="goog_rdk_74"/>
            </w:sdtPr>
            <w:sdtContent>
              <w:ins w:author="Anonymous" w:id="28" w:date="2024-03-19T16:21:00Z">
                <w:r w:rsidDel="00000000" w:rsidR="00000000" w:rsidRPr="00000000">
                  <w:rPr>
                    <w:rFonts w:ascii="Arial" w:cs="Arial" w:eastAsia="Arial" w:hAnsi="Arial"/>
                    <w:rtl w:val="0"/>
                  </w:rPr>
                  <w:t xml:space="preserve">.</w:t>
                </w:r>
              </w:ins>
            </w:sdtContent>
          </w:sdt>
        </w:p>
      </w:sdtContent>
    </w:sdt>
    <w:sdt>
      <w:sdtPr>
        <w:tag w:val="goog_rdk_78"/>
      </w:sdtPr>
      <w:sdtContent>
        <w:p w:rsidR="00000000" w:rsidDel="00000000" w:rsidP="00000000" w:rsidRDefault="00000000" w:rsidRPr="00000000" w14:paraId="00000251">
          <w:pPr>
            <w:spacing w:after="0" w:lineRule="auto"/>
            <w:ind w:left="-15" w:right="4" w:firstLine="0"/>
            <w:rPr>
              <w:del w:author="Anonymous" w:id="29" w:date="2024-03-19T16:21:02Z"/>
              <w:rFonts w:ascii="Arial" w:cs="Arial" w:eastAsia="Arial" w:hAnsi="Arial"/>
            </w:rPr>
          </w:pPr>
          <w:sdt>
            <w:sdtPr>
              <w:tag w:val="goog_rdk_77"/>
            </w:sdtPr>
            <w:sdtContent>
              <w:del w:author="Anonymous" w:id="29" w:date="2024-03-19T16:21:02Z">
                <w:r w:rsidDel="00000000" w:rsidR="00000000" w:rsidRPr="00000000">
                  <w:rPr>
                    <w:rFonts w:ascii="Arial" w:cs="Arial" w:eastAsia="Arial" w:hAnsi="Arial"/>
                    <w:rtl w:val="0"/>
                  </w:rPr>
                  <w:delText xml:space="preserve"> MUST use the shorter byte format.</w:delText>
                </w:r>
              </w:del>
            </w:sdtContent>
          </w:sdt>
        </w:p>
      </w:sdtContent>
    </w:sdt>
    <w:p w:rsidR="00000000" w:rsidDel="00000000" w:rsidP="00000000" w:rsidRDefault="00000000" w:rsidRPr="00000000" w14:paraId="00000252">
      <w:pPr>
        <w:spacing w:after="307" w:lineRule="auto"/>
        <w:ind w:left="-15" w:right="4" w:firstLine="299"/>
        <w:rPr>
          <w:rFonts w:ascii="Arial" w:cs="Arial" w:eastAsia="Arial" w:hAnsi="Arial"/>
        </w:rPr>
      </w:pP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253">
      <w:pPr>
        <w:ind w:right="4" w:firstLine="583"/>
        <w:rPr>
          <w:rFonts w:ascii="Arial" w:cs="Arial" w:eastAsia="Arial" w:hAnsi="Arial"/>
          <w:b w:val="1"/>
        </w:rPr>
      </w:pPr>
      <w:bookmarkStart w:colFirst="0" w:colLast="0" w:name="_heading=h.3fwokq0" w:id="29"/>
      <w:bookmarkEnd w:id="29"/>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54">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55">
      <w:pPr>
        <w:pStyle w:val="Heading3"/>
        <w:keepLines w:val="1"/>
        <w:spacing w:after="145" w:before="0" w:line="259" w:lineRule="auto"/>
        <w:ind w:left="0" w:right="4" w:firstLine="0"/>
        <w:rPr>
          <w:rFonts w:ascii="Arial" w:cs="Arial" w:eastAsia="Arial" w:hAnsi="Arial"/>
        </w:rPr>
      </w:pPr>
      <w:bookmarkStart w:colFirst="0" w:colLast="0" w:name="_heading=h.1v1yuxt" w:id="30"/>
      <w:bookmarkEnd w:id="30"/>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7">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8">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9">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A">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B">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F">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jc w:val="center"/>
              <w:rPr>
                <w:rFonts w:ascii="Arial" w:cs="Arial" w:eastAsia="Arial" w:hAnsi="Arial"/>
              </w:rPr>
            </w:pPr>
            <w:r w:rsidDel="00000000" w:rsidR="00000000" w:rsidRPr="00000000">
              <w:rPr>
                <w:rFonts w:ascii="Arial" w:cs="Arial" w:eastAsia="Arial" w:hAnsi="Arial"/>
                <w:rtl w:val="0"/>
              </w:rPr>
              <w:t xml:space="preserve">Gateway broadcast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3">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jc w:val="center"/>
              <w:rPr>
                <w:rFonts w:ascii="Arial" w:cs="Arial" w:eastAsia="Arial" w:hAnsi="Arial"/>
              </w:rPr>
            </w:pPr>
            <w:r w:rsidDel="00000000" w:rsidR="00000000" w:rsidRPr="00000000">
              <w:rPr>
                <w:rFonts w:ascii="Arial" w:cs="Arial" w:eastAsia="Arial" w:hAnsi="Arial"/>
                <w:rtl w:val="0"/>
              </w:rPr>
              <w:t xml:space="preserve">Client broadcast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7">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B">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F">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3">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7">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B">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F">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4">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9">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E">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3">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8">
            <w:pPr>
              <w:jc w:val="center"/>
              <w:rPr>
                <w:rFonts w:ascii="Arial" w:cs="Arial" w:eastAsia="Arial" w:hAnsi="Arial"/>
                <w:b w:val="1"/>
              </w:rPr>
            </w:pPr>
            <w:r w:rsidDel="00000000" w:rsidR="00000000" w:rsidRPr="00000000">
              <w:rPr>
                <w:rFonts w:ascii="Arial" w:cs="Arial" w:eastAsia="Arial" w:hAnsi="Arial"/>
                <w:b w:val="1"/>
                <w:rtl w:val="0"/>
              </w:rPr>
              <w:t xml:space="preserve">PUBLISH-WITHOUT-SESSION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Publish packet for out of  a session messages which have no session on the gateway or broker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C">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0">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4">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8">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C">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0">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4">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B7">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9">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rFonts w:ascii="Arial" w:cs="Arial" w:eastAsia="Arial" w:hAnsi="Arial"/>
                <w:color w:val="666666"/>
              </w:rPr>
            </w:pPr>
            <w:r w:rsidDel="00000000" w:rsidR="00000000" w:rsidRPr="00000000">
              <w:rPr>
                <w:rFonts w:ascii="Arial" w:cs="Arial" w:eastAsia="Arial" w:hAnsi="Arial"/>
                <w:color w:val="666666"/>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D">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rFonts w:ascii="Arial" w:cs="Arial" w:eastAsia="Arial" w:hAnsi="Arial"/>
                <w:color w:val="666666"/>
              </w:rPr>
            </w:pPr>
            <w:r w:rsidDel="00000000" w:rsidR="00000000" w:rsidRPr="00000000">
              <w:rPr>
                <w:rFonts w:ascii="Arial" w:cs="Arial" w:eastAsia="Arial" w:hAnsi="Arial"/>
                <w:color w:val="666666"/>
                <w:rtl w:val="0"/>
              </w:rPr>
              <w:t xml:space="preserve">Forbidden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1">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5">
            <w:pPr>
              <w:jc w:val="center"/>
              <w:rPr>
                <w:rFonts w:ascii="Arial" w:cs="Arial" w:eastAsia="Arial" w:hAnsi="Arial"/>
                <w:b w:val="1"/>
              </w:rPr>
            </w:pPr>
            <w:r w:rsidDel="00000000" w:rsidR="00000000" w:rsidRPr="00000000">
              <w:rPr>
                <w:rFonts w:ascii="Arial" w:cs="Arial" w:eastAsia="Arial" w:hAnsi="Arial"/>
                <w:b w:val="1"/>
                <w:rtl w:val="0"/>
              </w:rPr>
              <w:t xml:space="preserve">FORWARDER</w:t>
            </w:r>
            <w:sdt>
              <w:sdtPr>
                <w:tag w:val="goog_rdk_79"/>
              </w:sdtPr>
              <w:sdtContent>
                <w:ins w:author="davide.lenzarini@u-blox.com" w:id="30" w:date="2024-03-14T13:48:57Z">
                  <w:r w:rsidDel="00000000" w:rsidR="00000000" w:rsidRPr="00000000">
                    <w:rPr>
                      <w:rFonts w:ascii="Arial" w:cs="Arial" w:eastAsia="Arial" w:hAnsi="Arial"/>
                      <w:b w:val="1"/>
                      <w:rtl w:val="0"/>
                    </w:rPr>
                    <w:t xml:space="preserve"> </w:t>
                  </w:r>
                </w:ins>
              </w:sdtContent>
            </w:sdt>
            <w:r w:rsidDel="00000000" w:rsidR="00000000" w:rsidRPr="00000000">
              <w:rPr>
                <w:rFonts w:ascii="Arial" w:cs="Arial" w:eastAsia="Arial" w:hAnsi="Arial"/>
                <w:b w:val="1"/>
                <w:rtl w:val="0"/>
              </w:rPr>
              <w:t xml:space="preserve">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C8">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A">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C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2D1">
      <w:pPr>
        <w:rPr>
          <w:rFonts w:ascii="Arial" w:cs="Arial" w:eastAsia="Arial" w:hAnsi="Arial"/>
        </w:rPr>
      </w:pPr>
      <w:r w:rsidDel="00000000" w:rsidR="00000000" w:rsidRPr="00000000">
        <w:rPr>
          <w:rtl w:val="0"/>
        </w:rPr>
      </w:r>
    </w:p>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D2">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D3">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D4">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D5">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6">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A">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B">
            <w:pPr>
              <w:jc w:val="center"/>
              <w:rPr>
                <w:rFonts w:ascii="Arial" w:cs="Arial" w:eastAsia="Arial" w:hAnsi="Arial"/>
              </w:rPr>
            </w:pPr>
            <w:r w:rsidDel="00000000" w:rsidR="00000000" w:rsidRPr="00000000">
              <w:rPr>
                <w:rFonts w:ascii="Arial" w:cs="Arial" w:eastAsia="Arial" w:hAnsi="Arial"/>
                <w:rtl w:val="0"/>
              </w:rPr>
              <w:t xml:space="preserve">0x01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E">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F">
            <w:pPr>
              <w:jc w:val="center"/>
              <w:rPr>
                <w:rFonts w:ascii="Arial" w:cs="Arial" w:eastAsia="Arial" w:hAnsi="Arial"/>
              </w:rPr>
            </w:pPr>
            <w:r w:rsidDel="00000000" w:rsidR="00000000" w:rsidRPr="00000000">
              <w:rPr>
                <w:rFonts w:ascii="Arial" w:cs="Arial" w:eastAsia="Arial" w:hAnsi="Arial"/>
                <w:rtl w:val="0"/>
              </w:rPr>
              <w:t xml:space="preserve">0x02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2">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3">
            <w:pPr>
              <w:jc w:val="center"/>
              <w:rPr>
                <w:rFonts w:ascii="Arial" w:cs="Arial" w:eastAsia="Arial" w:hAnsi="Arial"/>
              </w:rPr>
            </w:pPr>
            <w:r w:rsidDel="00000000" w:rsidR="00000000" w:rsidRPr="00000000">
              <w:rPr>
                <w:rFonts w:ascii="Arial" w:cs="Arial" w:eastAsia="Arial" w:hAnsi="Arial"/>
                <w:rtl w:val="0"/>
              </w:rPr>
              <w:t xml:space="preserve">0x03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6">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7">
            <w:pPr>
              <w:jc w:val="center"/>
              <w:rPr>
                <w:rFonts w:ascii="Arial" w:cs="Arial" w:eastAsia="Arial" w:hAnsi="Arial"/>
              </w:rPr>
            </w:pPr>
            <w:r w:rsidDel="00000000" w:rsidR="00000000" w:rsidRPr="00000000">
              <w:rPr>
                <w:rFonts w:ascii="Arial" w:cs="Arial" w:eastAsia="Arial" w:hAnsi="Arial"/>
                <w:rtl w:val="0"/>
              </w:rPr>
              <w:t xml:space="preserve">0x04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A">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B">
            <w:pPr>
              <w:jc w:val="center"/>
              <w:rPr>
                <w:rFonts w:ascii="Arial" w:cs="Arial" w:eastAsia="Arial" w:hAnsi="Arial"/>
              </w:rPr>
            </w:pPr>
            <w:r w:rsidDel="00000000" w:rsidR="00000000" w:rsidRPr="00000000">
              <w:rPr>
                <w:rFonts w:ascii="Arial" w:cs="Arial" w:eastAsia="Arial" w:hAnsi="Arial"/>
                <w:rtl w:val="0"/>
              </w:rPr>
              <w:t xml:space="preserve">0x05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E">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F">
            <w:pPr>
              <w:jc w:val="center"/>
              <w:rPr>
                <w:rFonts w:ascii="Arial" w:cs="Arial" w:eastAsia="Arial" w:hAnsi="Arial"/>
              </w:rPr>
            </w:pPr>
            <w:r w:rsidDel="00000000" w:rsidR="00000000" w:rsidRPr="00000000">
              <w:rPr>
                <w:rFonts w:ascii="Arial" w:cs="Arial" w:eastAsia="Arial" w:hAnsi="Arial"/>
                <w:rtl w:val="0"/>
              </w:rPr>
              <w:t xml:space="preserve">0x06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2">
            <w:pPr>
              <w:jc w:val="center"/>
              <w:rPr>
                <w:rFonts w:ascii="Arial" w:cs="Arial" w:eastAsia="Arial" w:hAnsi="Arial"/>
                <w:b w:val="1"/>
              </w:rPr>
            </w:pPr>
            <w:r w:rsidDel="00000000" w:rsidR="00000000" w:rsidRPr="00000000">
              <w:rPr>
                <w:rFonts w:ascii="Arial" w:cs="Arial" w:eastAsia="Arial" w:hAnsi="Arial"/>
                <w:b w:val="1"/>
                <w:rtl w:val="0"/>
              </w:rPr>
              <w:t xml:space="preserve">PUBCOMP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3">
            <w:pPr>
              <w:jc w:val="center"/>
              <w:rPr>
                <w:rFonts w:ascii="Arial" w:cs="Arial" w:eastAsia="Arial" w:hAnsi="Arial"/>
              </w:rPr>
            </w:pPr>
            <w:r w:rsidDel="00000000" w:rsidR="00000000" w:rsidRPr="00000000">
              <w:rPr>
                <w:rFonts w:ascii="Arial" w:cs="Arial" w:eastAsia="Arial" w:hAnsi="Arial"/>
                <w:rtl w:val="0"/>
              </w:rPr>
              <w:t xml:space="preserve">0x07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6">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7">
            <w:pPr>
              <w:jc w:val="center"/>
              <w:rPr>
                <w:rFonts w:ascii="Arial" w:cs="Arial" w:eastAsia="Arial" w:hAnsi="Arial"/>
              </w:rPr>
            </w:pPr>
            <w:r w:rsidDel="00000000" w:rsidR="00000000" w:rsidRPr="00000000">
              <w:rPr>
                <w:rFonts w:ascii="Arial" w:cs="Arial" w:eastAsia="Arial" w:hAnsi="Arial"/>
                <w:rtl w:val="0"/>
              </w:rPr>
              <w:t xml:space="preserve">0x08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A">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B">
            <w:pPr>
              <w:jc w:val="center"/>
              <w:rPr>
                <w:rFonts w:ascii="Arial" w:cs="Arial" w:eastAsia="Arial" w:hAnsi="Arial"/>
              </w:rPr>
            </w:pPr>
            <w:r w:rsidDel="00000000" w:rsidR="00000000" w:rsidRPr="00000000">
              <w:rPr>
                <w:rFonts w:ascii="Arial" w:cs="Arial" w:eastAsia="Arial" w:hAnsi="Arial"/>
                <w:rtl w:val="0"/>
              </w:rPr>
              <w:t xml:space="preserve">0x09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E">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F">
            <w:pPr>
              <w:jc w:val="center"/>
              <w:rPr>
                <w:rFonts w:ascii="Arial" w:cs="Arial" w:eastAsia="Arial" w:hAnsi="Arial"/>
              </w:rPr>
            </w:pPr>
            <w:r w:rsidDel="00000000" w:rsidR="00000000" w:rsidRPr="00000000">
              <w:rPr>
                <w:rFonts w:ascii="Arial" w:cs="Arial" w:eastAsia="Arial" w:hAnsi="Arial"/>
                <w:rtl w:val="0"/>
              </w:rPr>
              <w:t xml:space="preserve">0x0A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2">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3">
            <w:pPr>
              <w:jc w:val="center"/>
              <w:rPr>
                <w:rFonts w:ascii="Arial" w:cs="Arial" w:eastAsia="Arial" w:hAnsi="Arial"/>
              </w:rPr>
            </w:pPr>
            <w:r w:rsidDel="00000000" w:rsidR="00000000" w:rsidRPr="00000000">
              <w:rPr>
                <w:rFonts w:ascii="Arial" w:cs="Arial" w:eastAsia="Arial" w:hAnsi="Arial"/>
                <w:rtl w:val="0"/>
              </w:rPr>
              <w:t xml:space="preserve">0x0B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6">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7">
            <w:pPr>
              <w:jc w:val="center"/>
              <w:rPr>
                <w:rFonts w:ascii="Arial" w:cs="Arial" w:eastAsia="Arial" w:hAnsi="Arial"/>
              </w:rPr>
            </w:pPr>
            <w:r w:rsidDel="00000000" w:rsidR="00000000" w:rsidRPr="00000000">
              <w:rPr>
                <w:rFonts w:ascii="Arial" w:cs="Arial" w:eastAsia="Arial" w:hAnsi="Arial"/>
                <w:rtl w:val="0"/>
              </w:rPr>
              <w:t xml:space="preserve">0x0C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A">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B">
            <w:pPr>
              <w:jc w:val="center"/>
              <w:rPr>
                <w:rFonts w:ascii="Arial" w:cs="Arial" w:eastAsia="Arial" w:hAnsi="Arial"/>
              </w:rPr>
            </w:pPr>
            <w:r w:rsidDel="00000000" w:rsidR="00000000" w:rsidRPr="00000000">
              <w:rPr>
                <w:rFonts w:ascii="Arial" w:cs="Arial" w:eastAsia="Arial" w:hAnsi="Arial"/>
                <w:rtl w:val="0"/>
              </w:rPr>
              <w:t xml:space="preserve">0x0D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E">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F">
            <w:pPr>
              <w:jc w:val="center"/>
              <w:rPr>
                <w:rFonts w:ascii="Arial" w:cs="Arial" w:eastAsia="Arial" w:hAnsi="Arial"/>
              </w:rPr>
            </w:pPr>
            <w:r w:rsidDel="00000000" w:rsidR="00000000" w:rsidRPr="00000000">
              <w:rPr>
                <w:rFonts w:ascii="Arial" w:cs="Arial" w:eastAsia="Arial" w:hAnsi="Arial"/>
                <w:rtl w:val="0"/>
              </w:rPr>
              <w:t xml:space="preserve">0x0E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2">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3">
            <w:pPr>
              <w:jc w:val="center"/>
              <w:rPr>
                <w:rFonts w:ascii="Arial" w:cs="Arial" w:eastAsia="Arial" w:hAnsi="Arial"/>
              </w:rPr>
            </w:pPr>
            <w:r w:rsidDel="00000000" w:rsidR="00000000" w:rsidRPr="00000000">
              <w:rPr>
                <w:rFonts w:ascii="Arial" w:cs="Arial" w:eastAsia="Arial" w:hAnsi="Arial"/>
                <w:rtl w:val="0"/>
              </w:rPr>
              <w:t xml:space="preserve">0x0F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6">
            <w:pPr>
              <w:jc w:val="center"/>
              <w:rPr>
                <w:rFonts w:ascii="Arial" w:cs="Arial" w:eastAsia="Arial" w:hAnsi="Arial"/>
                <w:b w:val="1"/>
              </w:rPr>
            </w:pPr>
            <w:r w:rsidDel="00000000" w:rsidR="00000000" w:rsidRPr="00000000">
              <w:rPr>
                <w:rFonts w:ascii="Arial" w:cs="Arial" w:eastAsia="Arial" w:hAnsi="Arial"/>
                <w:b w:val="1"/>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A">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E">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2">
            <w:pPr>
              <w:jc w:val="center"/>
              <w:rPr>
                <w:rFonts w:ascii="Arial" w:cs="Arial" w:eastAsia="Arial" w:hAnsi="Arial"/>
                <w:b w:val="1"/>
              </w:rPr>
            </w:pPr>
            <w:r w:rsidDel="00000000" w:rsidR="00000000" w:rsidRPr="00000000">
              <w:rPr>
                <w:rFonts w:ascii="Arial" w:cs="Arial" w:eastAsia="Arial" w:hAnsi="Arial"/>
                <w:b w:val="1"/>
                <w:rtl w:val="0"/>
              </w:rPr>
              <w:t xml:space="preserve">PUBLISHWOS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6">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A">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E">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2">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6">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A">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E">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2">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6">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A">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keepNext w:val="1"/>
              <w:rPr>
                <w:rFonts w:ascii="Arial" w:cs="Arial" w:eastAsia="Arial" w:hAnsi="Arial"/>
              </w:rPr>
            </w:pPr>
            <w:r w:rsidDel="00000000" w:rsidR="00000000" w:rsidRPr="00000000">
              <w:rPr>
                <w:rtl w:val="0"/>
              </w:rPr>
            </w:r>
          </w:p>
        </w:tc>
      </w:tr>
    </w:tbl>
    <w:p w:rsidR="00000000" w:rsidDel="00000000" w:rsidP="00000000" w:rsidRDefault="00000000" w:rsidRPr="00000000" w14:paraId="0000034E">
      <w:pP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50">
      <w:pPr>
        <w:pStyle w:val="Heading2"/>
        <w:ind w:left="0" w:firstLine="0"/>
        <w:rPr>
          <w:rFonts w:ascii="Arial" w:cs="Arial" w:eastAsia="Arial" w:hAnsi="Arial"/>
        </w:rPr>
      </w:pPr>
      <w:bookmarkStart w:colFirst="0" w:colLast="0" w:name="_heading=h.19c6y18" w:id="31"/>
      <w:bookmarkEnd w:id="31"/>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351">
      <w:pPr>
        <w:rPr>
          <w:rFonts w:ascii="Arial" w:cs="Arial" w:eastAsia="Arial" w:hAnsi="Arial"/>
        </w:rPr>
      </w:pPr>
      <w:bookmarkStart w:colFirst="0" w:colLast="0" w:name="_heading=h.3tbugp1" w:id="32"/>
      <w:bookmarkEnd w:id="32"/>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80"/>
        </w:sdtPr>
        <w:sdtContent>
          <w:commentRangeStart w:id="33"/>
        </w:sdtContent>
      </w:sdt>
      <w:r w:rsidDel="00000000" w:rsidR="00000000" w:rsidRPr="00000000">
        <w:rPr>
          <w:rFonts w:ascii="Arial" w:cs="Arial" w:eastAsia="Arial" w:hAnsi="Arial"/>
          <w:rtl w:val="0"/>
        </w:rPr>
        <w:t xml:space="preserve">MQTT-SN Control Packets that require a Packet Identifier are shown below</w:t>
      </w:r>
      <w:commentRangeEnd w:id="33"/>
      <w:r w:rsidDel="00000000" w:rsidR="00000000" w:rsidRPr="00000000">
        <w:commentReference w:id="33"/>
      </w:r>
      <w:r w:rsidDel="00000000" w:rsidR="00000000" w:rsidRPr="00000000">
        <w:rPr>
          <w:rFonts w:ascii="Arial" w:cs="Arial" w:eastAsia="Arial" w:hAnsi="Arial"/>
          <w:rtl w:val="0"/>
        </w:rPr>
        <w:t xml:space="preserve">:</w:t>
      </w:r>
    </w:p>
    <w:p w:rsidR="00000000" w:rsidDel="00000000" w:rsidP="00000000" w:rsidRDefault="00000000" w:rsidRPr="00000000" w14:paraId="00000352">
      <w:pPr>
        <w:rPr>
          <w:rFonts w:ascii="Arial" w:cs="Arial" w:eastAsia="Arial" w:hAnsi="Arial"/>
        </w:rPr>
      </w:pPr>
      <w:r w:rsidDel="00000000" w:rsidR="00000000" w:rsidRPr="00000000">
        <w:rPr>
          <w:rtl w:val="0"/>
        </w:rPr>
      </w:r>
    </w:p>
    <w:tbl>
      <w:tblPr>
        <w:tblStyle w:val="Table8"/>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353">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354">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355">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356">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57">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35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59">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35A">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35B">
            <w:pPr>
              <w:rPr>
                <w:rFonts w:ascii="Arial" w:cs="Arial" w:eastAsia="Arial" w:hAnsi="Arial"/>
              </w:rPr>
            </w:pPr>
            <w:sdt>
              <w:sdtPr>
                <w:tag w:val="goog_rdk_81"/>
              </w:sdtPr>
              <w:sdtContent>
                <w:commentRangeStart w:id="34"/>
              </w:sdtContent>
            </w:sdt>
            <w:r w:rsidDel="00000000" w:rsidR="00000000" w:rsidRPr="00000000">
              <w:rPr>
                <w:rFonts w:ascii="Arial" w:cs="Arial" w:eastAsia="Arial" w:hAnsi="Arial"/>
                <w:rtl w:val="0"/>
              </w:rPr>
              <w:t xml:space="preserve">PUBLISHOO</w:t>
            </w:r>
            <w:sdt>
              <w:sdtPr>
                <w:tag w:val="goog_rdk_82"/>
              </w:sdtPr>
              <w:sdtContent>
                <w:ins w:author="davide.lenzarini@u-blox.com" w:id="31" w:date="2024-02-06T13:28:11Z">
                  <w:r w:rsidDel="00000000" w:rsidR="00000000" w:rsidRPr="00000000">
                    <w:rPr>
                      <w:rFonts w:ascii="Arial" w:cs="Arial" w:eastAsia="Arial" w:hAnsi="Arial"/>
                      <w:rtl w:val="0"/>
                    </w:rPr>
                    <w:t xml:space="preserve">S</w:t>
                  </w:r>
                </w:ins>
              </w:sdtContent>
            </w:sdt>
            <w:sdt>
              <w:sdtPr>
                <w:tag w:val="goog_rdk_83"/>
              </w:sdtPr>
              <w:sdtContent>
                <w:del w:author="davide.lenzarini@u-blox.com" w:id="31" w:date="2024-02-06T13:28:11Z">
                  <w:r w:rsidDel="00000000" w:rsidR="00000000" w:rsidRPr="00000000">
                    <w:rPr>
                      <w:rFonts w:ascii="Arial" w:cs="Arial" w:eastAsia="Arial" w:hAnsi="Arial"/>
                      <w:rtl w:val="0"/>
                    </w:rPr>
                    <w:delText xml:space="preserve">B</w:delText>
                  </w:r>
                </w:del>
              </w:sdtContent>
            </w:sdt>
            <w:commentRangeEnd w:id="34"/>
            <w:r w:rsidDel="00000000" w:rsidR="00000000" w:rsidRPr="00000000">
              <w:commentReference w:id="34"/>
            </w:r>
            <w:r w:rsidDel="00000000" w:rsidR="00000000" w:rsidRPr="00000000">
              <w:rPr>
                <w:rtl w:val="0"/>
              </w:rPr>
            </w:r>
          </w:p>
        </w:tc>
        <w:tc>
          <w:tcPr>
            <w:shd w:fill="auto" w:val="clear"/>
          </w:tcPr>
          <w:p w:rsidR="00000000" w:rsidDel="00000000" w:rsidP="00000000" w:rsidRDefault="00000000" w:rsidRPr="00000000" w14:paraId="0000035C">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5D">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35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F">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36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1">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36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3">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36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5">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36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7">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B">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F">
            <w:pPr>
              <w:rPr>
                <w:rFonts w:ascii="Arial" w:cs="Arial" w:eastAsia="Arial" w:hAnsi="Arial"/>
              </w:rPr>
            </w:pPr>
            <w:sdt>
              <w:sdtPr>
                <w:tag w:val="goog_rdk_85"/>
              </w:sdtPr>
              <w:sdtContent>
                <w:ins w:author="davide.lenzarini@u-blox.com" w:id="32" w:date="2024-03-14T13:49:32Z">
                  <w:r w:rsidDel="00000000" w:rsidR="00000000" w:rsidRPr="00000000">
                    <w:rPr>
                      <w:rFonts w:ascii="Arial" w:cs="Arial" w:eastAsia="Arial" w:hAnsi="Arial"/>
                      <w:rtl w:val="0"/>
                    </w:rPr>
                    <w:t xml:space="preserve">FORWARDER ENCAPSULATION</w:t>
                  </w:r>
                </w:ins>
              </w:sdtContent>
            </w:sdt>
            <w:sdt>
              <w:sdtPr>
                <w:tag w:val="goog_rdk_86"/>
              </w:sdtPr>
              <w:sdtContent>
                <w:del w:author="davide.lenzarini@u-blox.com" w:id="32" w:date="2024-03-14T13:49:32Z">
                  <w:r w:rsidDel="00000000" w:rsidR="00000000" w:rsidRPr="00000000">
                    <w:rPr>
                      <w:rFonts w:ascii="Arial" w:cs="Arial" w:eastAsia="Arial" w:hAnsi="Arial"/>
                      <w:rtl w:val="0"/>
                    </w:rPr>
                    <w:delText xml:space="preserve">Encapsulated Packet</w:delText>
                  </w:r>
                </w:del>
              </w:sdtContent>
            </w:sdt>
            <w:r w:rsidDel="00000000" w:rsidR="00000000" w:rsidRPr="00000000">
              <w:rPr>
                <w:rtl w:val="0"/>
              </w:rPr>
            </w:r>
          </w:p>
        </w:tc>
        <w:tc>
          <w:tcPr>
            <w:shd w:fill="auto" w:val="clear"/>
          </w:tcPr>
          <w:p w:rsidR="00000000" w:rsidDel="00000000" w:rsidP="00000000" w:rsidRDefault="00000000" w:rsidRPr="00000000" w14:paraId="00000380">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rtl w:val="0"/>
              </w:rPr>
              <w:t xml:space="preserve">PROTECTION</w:t>
            </w:r>
            <w:sdt>
              <w:sdtPr>
                <w:tag w:val="goog_rdk_87"/>
              </w:sdtPr>
              <w:sdtContent>
                <w:ins w:author="davide.lenzarini@u-blox.com" w:id="33" w:date="2024-03-14T13:49:12Z">
                  <w:r w:rsidDel="00000000" w:rsidR="00000000" w:rsidRPr="00000000">
                    <w:rPr>
                      <w:rFonts w:ascii="Arial" w:cs="Arial" w:eastAsia="Arial" w:hAnsi="Arial"/>
                      <w:rtl w:val="0"/>
                    </w:rPr>
                    <w:t xml:space="preserve"> ENCAPSULATION</w:t>
                  </w:r>
                </w:ins>
              </w:sdtContent>
            </w:sdt>
            <w:r w:rsidDel="00000000" w:rsidR="00000000" w:rsidRPr="00000000">
              <w:rPr>
                <w:rtl w:val="0"/>
              </w:rPr>
            </w:r>
          </w:p>
        </w:tc>
        <w:tc>
          <w:tcPr>
            <w:shd w:fill="auto" w:val="clear"/>
          </w:tcPr>
          <w:p w:rsidR="00000000" w:rsidDel="00000000" w:rsidP="00000000" w:rsidRDefault="00000000" w:rsidRPr="00000000" w14:paraId="00000382">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384">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0385">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86">
      <w:pPr>
        <w:rPr>
          <w:rFonts w:ascii="Arial" w:cs="Arial" w:eastAsia="Arial" w:hAnsi="Arial"/>
          <w:color w:val="ff0000"/>
        </w:rPr>
      </w:pPr>
      <w:r w:rsidDel="00000000" w:rsidR="00000000" w:rsidRPr="00000000">
        <w:rPr>
          <w:rtl w:val="0"/>
        </w:rPr>
      </w:r>
    </w:p>
    <w:p w:rsidR="00000000" w:rsidDel="00000000" w:rsidP="00000000" w:rsidRDefault="00000000" w:rsidRPr="00000000" w14:paraId="00000387">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w:t>
      </w:r>
      <w:r w:rsidDel="00000000" w:rsidR="00000000" w:rsidRPr="00000000">
        <w:rPr>
          <w:rFonts w:ascii="Arial" w:cs="Arial" w:eastAsia="Arial" w:hAnsi="Arial"/>
          <w:rtl w:val="0"/>
        </w:rPr>
        <w:t xml:space="preserve">-1</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88">
      <w:pPr>
        <w:rPr>
          <w:rFonts w:ascii="Arial" w:cs="Arial" w:eastAsia="Arial" w:hAnsi="Arial"/>
        </w:rPr>
      </w:pPr>
      <w:r w:rsidDel="00000000" w:rsidR="00000000" w:rsidRPr="00000000">
        <w:rPr>
          <w:rtl w:val="0"/>
        </w:rPr>
      </w:r>
    </w:p>
    <w:p w:rsidR="00000000" w:rsidDel="00000000" w:rsidP="00000000" w:rsidRDefault="00000000" w:rsidRPr="00000000" w14:paraId="00000389">
      <w:pPr>
        <w:rPr>
          <w:rFonts w:ascii="Arial" w:cs="Arial" w:eastAsia="Arial" w:hAnsi="Arial"/>
        </w:rPr>
      </w:pPr>
      <w:r w:rsidDel="00000000" w:rsidR="00000000" w:rsidRPr="00000000">
        <w:rPr>
          <w:rFonts w:ascii="Arial" w:cs="Arial" w:eastAsia="Arial" w:hAnsi="Arial"/>
          <w:highlight w:val="yellow"/>
          <w:rtl w:val="0"/>
        </w:rPr>
        <w:t xml:space="preserve">Each time a Client sends a new SUBSCRIBE, UNSUBSCRIBE,or PUBLISH (where QoS &gt; 0 and it is not </w:t>
      </w:r>
      <w:sdt>
        <w:sdtPr>
          <w:tag w:val="goog_rdk_88"/>
        </w:sdtPr>
        <w:sdtContent>
          <w:ins w:author="davide.lenzarini@u-blox.com" w:id="34" w:date="2024-02-15T17:32:14Z">
            <w:r w:rsidDel="00000000" w:rsidR="00000000" w:rsidRPr="00000000">
              <w:rPr>
                <w:rFonts w:ascii="Arial" w:cs="Arial" w:eastAsia="Arial" w:hAnsi="Arial"/>
                <w:highlight w:val="yellow"/>
                <w:rtl w:val="0"/>
              </w:rPr>
              <w:t xml:space="preserve">WITH</w:t>
            </w:r>
          </w:ins>
        </w:sdtContent>
      </w:sdt>
      <w:r w:rsidDel="00000000" w:rsidR="00000000" w:rsidRPr="00000000">
        <w:rPr>
          <w:rFonts w:ascii="Arial" w:cs="Arial" w:eastAsia="Arial" w:hAnsi="Arial"/>
          <w:highlight w:val="yellow"/>
          <w:rtl w:val="0"/>
        </w:rPr>
        <w:t xml:space="preserve">OUT</w:t>
      </w:r>
      <w:sdt>
        <w:sdtPr>
          <w:tag w:val="goog_rdk_89"/>
        </w:sdtPr>
        <w:sdtContent>
          <w:del w:author="davide.lenzarini@u-blox.com" w:id="35" w:date="2024-02-15T17:32:17Z">
            <w:r w:rsidDel="00000000" w:rsidR="00000000" w:rsidRPr="00000000">
              <w:rPr>
                <w:rFonts w:ascii="Arial" w:cs="Arial" w:eastAsia="Arial" w:hAnsi="Arial"/>
                <w:highlight w:val="yellow"/>
                <w:rtl w:val="0"/>
              </w:rPr>
              <w:delText xml:space="preserve"> OF</w:delText>
            </w:r>
          </w:del>
        </w:sdtContent>
      </w:sdt>
      <w:r w:rsidDel="00000000" w:rsidR="00000000" w:rsidRPr="00000000">
        <w:rPr>
          <w:rFonts w:ascii="Arial" w:cs="Arial" w:eastAsia="Arial" w:hAnsi="Arial"/>
          <w:highlight w:val="yellow"/>
          <w:rtl w:val="0"/>
        </w:rPr>
        <w:t xml:space="preserve"> </w:t>
      </w:r>
      <w:sdt>
        <w:sdtPr>
          <w:tag w:val="goog_rdk_90"/>
        </w:sdtPr>
        <w:sdtContent>
          <w:ins w:author="davide.lenzarini@u-blox.com" w:id="36" w:date="2024-02-06T13:27:15Z">
            <w:r w:rsidDel="00000000" w:rsidR="00000000" w:rsidRPr="00000000">
              <w:rPr>
                <w:rFonts w:ascii="Arial" w:cs="Arial" w:eastAsia="Arial" w:hAnsi="Arial"/>
                <w:highlight w:val="yellow"/>
                <w:rtl w:val="0"/>
              </w:rPr>
              <w:t xml:space="preserve">SESSION</w:t>
            </w:r>
          </w:ins>
        </w:sdtContent>
      </w:sdt>
      <w:sdt>
        <w:sdtPr>
          <w:tag w:val="goog_rdk_91"/>
        </w:sdtPr>
        <w:sdtContent>
          <w:del w:author="davide.lenzarini@u-blox.com" w:id="36" w:date="2024-02-06T13:27:15Z">
            <w:r w:rsidDel="00000000" w:rsidR="00000000" w:rsidRPr="00000000">
              <w:rPr>
                <w:rFonts w:ascii="Arial" w:cs="Arial" w:eastAsia="Arial" w:hAnsi="Arial"/>
                <w:highlight w:val="yellow"/>
                <w:rtl w:val="0"/>
              </w:rPr>
              <w:delText xml:space="preserve">BAND</w:delText>
            </w:r>
          </w:del>
        </w:sdtContent>
      </w:sdt>
      <w:r w:rsidDel="00000000" w:rsidR="00000000" w:rsidRPr="00000000">
        <w:rPr>
          <w:rFonts w:ascii="Arial" w:cs="Arial" w:eastAsia="Arial" w:hAnsi="Arial"/>
          <w:highlight w:val="yellow"/>
          <w:rtl w:val="0"/>
        </w:rPr>
        <w:t xml:space="preserve">) MQTT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8A">
      <w:pPr>
        <w:rPr>
          <w:rFonts w:ascii="Arial" w:cs="Arial" w:eastAsia="Arial" w:hAnsi="Arial"/>
        </w:rPr>
      </w:pPr>
      <w:r w:rsidDel="00000000" w:rsidR="00000000" w:rsidRPr="00000000">
        <w:rPr>
          <w:rtl w:val="0"/>
        </w:rPr>
      </w:r>
    </w:p>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8C">
      <w:pPr>
        <w:rPr>
          <w:rFonts w:ascii="Arial" w:cs="Arial" w:eastAsia="Arial" w:hAnsi="Arial"/>
        </w:rPr>
      </w:pPr>
      <w:r w:rsidDel="00000000" w:rsidR="00000000" w:rsidRPr="00000000">
        <w:rPr>
          <w:rtl w:val="0"/>
        </w:rPr>
      </w:r>
    </w:p>
    <w:p w:rsidR="00000000" w:rsidDel="00000000" w:rsidP="00000000" w:rsidRDefault="00000000" w:rsidRPr="00000000" w14:paraId="0000038D">
      <w:pPr>
        <w:rPr>
          <w:rFonts w:ascii="Arial" w:cs="Arial" w:eastAsia="Arial" w:hAnsi="Arial"/>
        </w:rPr>
      </w:pPr>
      <w:sdt>
        <w:sdtPr>
          <w:tag w:val="goog_rdk_92"/>
        </w:sdtPr>
        <w:sdtContent>
          <w:commentRangeStart w:id="35"/>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8E">
      <w:pPr>
        <w:rPr>
          <w:rFonts w:ascii="Arial" w:cs="Arial" w:eastAsia="Arial" w:hAnsi="Arial"/>
        </w:rPr>
      </w:pPr>
      <w:r w:rsidDel="00000000" w:rsidR="00000000" w:rsidRPr="00000000">
        <w:rPr>
          <w:rtl w:val="0"/>
        </w:rPr>
      </w:r>
    </w:p>
    <w:p w:rsidR="00000000" w:rsidDel="00000000" w:rsidP="00000000" w:rsidRDefault="00000000" w:rsidRPr="00000000" w14:paraId="0000038F">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command at any time.</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390">
      <w:pPr>
        <w:rPr>
          <w:rFonts w:ascii="Arial" w:cs="Arial" w:eastAsia="Arial" w:hAnsi="Arial"/>
        </w:rPr>
      </w:pPr>
      <w:r w:rsidDel="00000000" w:rsidR="00000000" w:rsidRPr="00000000">
        <w:rPr>
          <w:rtl w:val="0"/>
        </w:rPr>
      </w:r>
    </w:p>
    <w:p w:rsidR="00000000" w:rsidDel="00000000" w:rsidP="00000000" w:rsidRDefault="00000000" w:rsidRPr="00000000" w14:paraId="00000391">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92">
      <w:pPr>
        <w:rPr>
          <w:rFonts w:ascii="Arial" w:cs="Arial" w:eastAsia="Arial" w:hAnsi="Arial"/>
        </w:rPr>
      </w:pPr>
      <w:r w:rsidDel="00000000" w:rsidR="00000000" w:rsidRPr="00000000">
        <w:rPr>
          <w:rtl w:val="0"/>
        </w:rPr>
      </w:r>
    </w:p>
    <w:p w:rsidR="00000000" w:rsidDel="00000000" w:rsidP="00000000" w:rsidRDefault="00000000" w:rsidRPr="00000000" w14:paraId="00000393">
      <w:pPr>
        <w:rPr>
          <w:rFonts w:ascii="Arial" w:cs="Arial" w:eastAsia="Arial" w:hAnsi="Arial"/>
        </w:rPr>
      </w:pPr>
      <w:sdt>
        <w:sdtPr>
          <w:tag w:val="goog_rdk_93"/>
        </w:sdtPr>
        <w:sdtContent>
          <w:commentRangeStart w:id="36"/>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message exchanges using the same Packet Identifiers. </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394">
      <w:pPr>
        <w:rPr>
          <w:rFonts w:ascii="Arial" w:cs="Arial" w:eastAsia="Arial" w:hAnsi="Arial"/>
        </w:rPr>
      </w:pPr>
      <w:r w:rsidDel="00000000" w:rsidR="00000000" w:rsidRPr="00000000">
        <w:rPr>
          <w:rtl w:val="0"/>
        </w:rPr>
      </w:r>
    </w:p>
    <w:p w:rsidR="00000000" w:rsidDel="00000000" w:rsidP="00000000" w:rsidRDefault="00000000" w:rsidRPr="00000000" w14:paraId="00000395">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96">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97">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27"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3246385"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spacing w:after="0" w:before="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99">
      <w:pPr>
        <w:rPr>
          <w:rFonts w:ascii="Arial" w:cs="Arial" w:eastAsia="Arial" w:hAnsi="Arial"/>
        </w:rPr>
      </w:pPr>
      <w:r w:rsidDel="00000000" w:rsidR="00000000" w:rsidRPr="00000000">
        <w:rPr>
          <w:rtl w:val="0"/>
        </w:rPr>
      </w:r>
    </w:p>
    <w:sdt>
      <w:sdtPr>
        <w:tag w:val="goog_rdk_97"/>
      </w:sdtPr>
      <w:sdtContent>
        <w:p w:rsidR="00000000" w:rsidDel="00000000" w:rsidP="00000000" w:rsidRDefault="00000000" w:rsidRPr="00000000" w14:paraId="0000039A">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37"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3"/>
          <w:bookmarkEnd w:id="33"/>
          <w:r w:rsidDel="00000000" w:rsidR="00000000" w:rsidRPr="00000000">
            <w:rPr>
              <w:rFonts w:ascii="Arial" w:cs="Arial" w:eastAsia="Arial" w:hAnsi="Arial"/>
              <w:rtl w:val="0"/>
            </w:rPr>
            <w:t xml:space="preserve">2.3 MQTT-SN Packet Fields</w:t>
          </w:r>
          <w:sdt>
            <w:sdtPr>
              <w:tag w:val="goog_rdk_94"/>
            </w:sdtPr>
            <w:sdtContent>
              <w:commentRangeStart w:id="37"/>
            </w:sdtContent>
          </w:sdt>
          <w:commentRangeEnd w:id="37"/>
          <w:r w:rsidDel="00000000" w:rsidR="00000000" w:rsidRPr="00000000">
            <w:commentReference w:id="37"/>
          </w:r>
          <w:sdt>
            <w:sdtPr>
              <w:tag w:val="goog_rdk_95"/>
            </w:sdtPr>
            <w:sdtContent>
              <w:commentRangeStart w:id="38"/>
            </w:sdtContent>
          </w:sdt>
          <w:commentRangeEnd w:id="38"/>
          <w:r w:rsidDel="00000000" w:rsidR="00000000" w:rsidRPr="00000000">
            <w:commentReference w:id="38"/>
          </w:r>
          <w:sdt>
            <w:sdtPr>
              <w:tag w:val="goog_rdk_96"/>
            </w:sdtPr>
            <w:sdtContent>
              <w:r w:rsidDel="00000000" w:rsidR="00000000" w:rsidRPr="00000000">
                <w:rPr>
                  <w:rtl w:val="0"/>
                </w:rPr>
              </w:r>
            </w:sdtContent>
          </w:sdt>
        </w:p>
      </w:sdtContent>
    </w:sdt>
    <w:p w:rsidR="00000000" w:rsidDel="00000000" w:rsidP="00000000" w:rsidRDefault="00000000" w:rsidRPr="00000000" w14:paraId="0000039B">
      <w:pPr>
        <w:pStyle w:val="Heading3"/>
        <w:keepLines w:val="1"/>
        <w:spacing w:after="145" w:before="0" w:line="259" w:lineRule="auto"/>
        <w:ind w:left="0" w:right="4" w:firstLine="0"/>
        <w:rPr>
          <w:rFonts w:ascii="Arial" w:cs="Arial" w:eastAsia="Arial" w:hAnsi="Arial"/>
        </w:rPr>
      </w:pPr>
      <w:bookmarkStart w:colFirst="0" w:colLast="0" w:name="_heading=h.37m2jsg" w:id="34"/>
      <w:bookmarkEnd w:id="34"/>
      <w:r w:rsidDel="00000000" w:rsidR="00000000" w:rsidRPr="00000000">
        <w:rPr>
          <w:rtl w:val="0"/>
        </w:rPr>
        <w:t xml:space="preserve">2.3.1 </w:t>
      </w:r>
      <w:r w:rsidDel="00000000" w:rsidR="00000000" w:rsidRPr="00000000">
        <w:rPr>
          <w:rFonts w:ascii="Arial" w:cs="Arial" w:eastAsia="Arial" w:hAnsi="Arial"/>
          <w:rtl w:val="0"/>
        </w:rPr>
        <w:t xml:space="preserve">Protocol Id</w:t>
      </w:r>
    </w:p>
    <w:p w:rsidR="00000000" w:rsidDel="00000000" w:rsidP="00000000" w:rsidRDefault="00000000" w:rsidRPr="00000000" w14:paraId="0000039C">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Id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9D">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9E">
      <w:pPr>
        <w:pStyle w:val="Heading3"/>
        <w:keepLines w:val="1"/>
        <w:spacing w:after="145" w:before="0" w:line="259" w:lineRule="auto"/>
        <w:ind w:left="0" w:right="4" w:firstLine="0"/>
        <w:rPr>
          <w:rFonts w:ascii="Arial" w:cs="Arial" w:eastAsia="Arial" w:hAnsi="Arial"/>
        </w:rPr>
      </w:pPr>
      <w:bookmarkStart w:colFirst="0" w:colLast="0" w:name="_heading=h.1mrcu09" w:id="35"/>
      <w:bookmarkEnd w:id="35"/>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9F">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p>
    <w:p w:rsidR="00000000" w:rsidDel="00000000" w:rsidP="00000000" w:rsidRDefault="00000000" w:rsidRPr="00000000" w14:paraId="000003A0">
      <w:pPr>
        <w:pStyle w:val="Heading3"/>
        <w:keepLines w:val="1"/>
        <w:spacing w:after="145" w:before="0" w:line="259" w:lineRule="auto"/>
        <w:ind w:left="0" w:right="4" w:firstLine="0"/>
        <w:rPr>
          <w:rFonts w:ascii="Arial" w:cs="Arial" w:eastAsia="Arial" w:hAnsi="Arial"/>
        </w:rPr>
      </w:pPr>
      <w:bookmarkStart w:colFirst="0" w:colLast="0" w:name="_heading=h.46r0co2" w:id="36"/>
      <w:bookmarkEnd w:id="36"/>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A1">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A2">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p w:rsidR="00000000" w:rsidDel="00000000" w:rsidP="00000000" w:rsidRDefault="00000000" w:rsidRPr="00000000" w14:paraId="000003A3">
      <w:pPr>
        <w:spacing w:after="9" w:lineRule="auto"/>
        <w:ind w:left="-5" w:right="4" w:firstLine="0"/>
        <w:rPr>
          <w:rFonts w:ascii="Arial" w:cs="Arial" w:eastAsia="Arial" w:hAnsi="Arial"/>
        </w:rPr>
      </w:pPr>
      <w:r w:rsidDel="00000000" w:rsidR="00000000" w:rsidRPr="00000000">
        <w:rPr>
          <w:rtl w:val="0"/>
        </w:rPr>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A4">
            <w:pPr>
              <w:spacing w:after="9" w:lineRule="auto"/>
              <w:ind w:right="4"/>
              <w:jc w:val="center"/>
              <w:rPr>
                <w:rFonts w:ascii="Arial" w:cs="Arial" w:eastAsia="Arial" w:hAnsi="Arial"/>
              </w:rPr>
            </w:pPr>
            <w:bookmarkStart w:colFirst="0" w:colLast="0" w:name="_heading=h.2lwamvv" w:id="37"/>
            <w:bookmarkEnd w:id="37"/>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A6">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A7">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A8">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A9">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AA">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B1">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B2">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Close the connection normally. Do not send the Will Message.</w:t>
            </w:r>
          </w:p>
        </w:tc>
      </w:tr>
      <w:tr>
        <w:trPr>
          <w:cantSplit w:val="0"/>
          <w:trHeight w:val="778.9414062499999" w:hRule="atLeast"/>
          <w:tblHeader w:val="0"/>
        </w:trPr>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The message is accepted but there are no subscribers.If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MQTT or MQTT-SN  protocol requested by the Client.</w:t>
            </w:r>
          </w:p>
        </w:tc>
      </w:tr>
      <w:tr>
        <w:trPr>
          <w:cantSplit w:val="0"/>
          <w:trHeight w:val="778.9414062499999" w:hRule="atLeast"/>
          <w:tblHeader w:val="0"/>
        </w:trPr>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is not available.</w:t>
            </w:r>
          </w:p>
        </w:tc>
      </w:tr>
      <w:tr>
        <w:trPr>
          <w:cantSplit w:val="0"/>
          <w:trHeight w:val="778.9414062499999" w:hRule="atLeast"/>
          <w:tblHeader w:val="0"/>
        </w:trPr>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430">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431">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436">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p>
        </w:tc>
        <w:tc>
          <w:tcPr/>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43C">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PUBREL, PUBCOMP</w:t>
            </w:r>
          </w:p>
        </w:tc>
        <w:tc>
          <w:tcPr/>
          <w:p w:rsidR="00000000" w:rsidDel="00000000" w:rsidP="00000000" w:rsidRDefault="00000000" w:rsidRPr="00000000" w14:paraId="0000043E">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441">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44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3">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444">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446">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447">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449">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4A">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44B">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44C">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44D">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44E">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F">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450">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451">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452">
            <w:pPr>
              <w:spacing w:after="9" w:lineRule="auto"/>
              <w:ind w:right="4"/>
              <w:rPr>
                <w:rFonts w:ascii="Arial" w:cs="Arial" w:eastAsia="Arial" w:hAnsi="Arial"/>
              </w:rPr>
            </w:pPr>
            <w:r w:rsidDel="00000000" w:rsidR="00000000" w:rsidRPr="00000000">
              <w:rPr>
                <w:rFonts w:ascii="Arial" w:cs="Arial" w:eastAsia="Arial" w:hAnsi="Arial"/>
                <w:rtl w:val="0"/>
              </w:rPr>
              <w:t xml:space="preserve">Message rate too high</w:t>
            </w:r>
          </w:p>
        </w:tc>
        <w:tc>
          <w:tcPr/>
          <w:p w:rsidR="00000000" w:rsidDel="00000000" w:rsidP="00000000" w:rsidRDefault="00000000" w:rsidRPr="00000000" w14:paraId="00000453">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4">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455">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456">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457">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458">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459">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45A">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45B">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45C">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45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E">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due to an administrative action.</w:t>
            </w:r>
          </w:p>
        </w:tc>
      </w:tr>
      <w:tr>
        <w:trPr>
          <w:cantSplit w:val="0"/>
          <w:trHeight w:val="778.9414062499999" w:hRule="atLeast"/>
          <w:tblHeader w:val="0"/>
        </w:trPr>
        <w:tc>
          <w:tcPr/>
          <w:p w:rsidR="00000000" w:rsidDel="00000000" w:rsidP="00000000" w:rsidRDefault="00000000" w:rsidRPr="00000000" w14:paraId="0000045F">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460">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461">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46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46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6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5">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66">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67">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6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6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B">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6C">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6D">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6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7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1">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72">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73">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7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76">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77">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78">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7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7B">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7C">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7D">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7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7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8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81">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82">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83">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8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connection is closed because the connection rate is too high.</w:t>
            </w:r>
          </w:p>
        </w:tc>
      </w:tr>
      <w:tr>
        <w:trPr>
          <w:cantSplit w:val="0"/>
          <w:trHeight w:val="778.9414062499999" w:hRule="atLeast"/>
          <w:tblHeader w:val="0"/>
        </w:trPr>
        <w:tc>
          <w:tcPr/>
          <w:p w:rsidR="00000000" w:rsidDel="00000000" w:rsidP="00000000" w:rsidRDefault="00000000" w:rsidRPr="00000000" w14:paraId="00000486">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87">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88">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8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8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connection has been exceeded.</w:t>
            </w:r>
          </w:p>
        </w:tc>
      </w:tr>
      <w:tr>
        <w:trPr>
          <w:cantSplit w:val="0"/>
          <w:trHeight w:val="778.9414062499999" w:hRule="atLeast"/>
          <w:tblHeader w:val="0"/>
        </w:trPr>
        <w:tc>
          <w:tcPr/>
          <w:p w:rsidR="00000000" w:rsidDel="00000000" w:rsidP="00000000" w:rsidRDefault="00000000" w:rsidRPr="00000000" w14:paraId="0000048B">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8C">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8D">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8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8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9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1">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92">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93">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9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9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7">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sdt>
              <w:sdtPr>
                <w:tag w:val="goog_rdk_98"/>
              </w:sdtPr>
              <w:sdtContent>
                <w:ins w:author="davide.lenzarini@u-blox.com" w:id="38" w:date="2024-02-07T16:36:30Z">
                  <w:r w:rsidDel="00000000" w:rsidR="00000000" w:rsidRPr="00000000">
                    <w:rPr>
                      <w:rFonts w:ascii="Arial" w:cs="Arial" w:eastAsia="Arial" w:hAnsi="Arial"/>
                      <w:rtl w:val="0"/>
                    </w:rPr>
                    <w:t xml:space="preserve">2</w:t>
                  </w:r>
                </w:ins>
              </w:sdtContent>
            </w:sdt>
            <w:r w:rsidDel="00000000" w:rsidR="00000000" w:rsidRPr="00000000">
              <w:rPr>
                <w:rtl w:val="0"/>
              </w:rPr>
            </w:r>
          </w:p>
        </w:tc>
        <w:tc>
          <w:tcPr/>
          <w:p w:rsidR="00000000" w:rsidDel="00000000" w:rsidP="00000000" w:rsidRDefault="00000000" w:rsidRPr="00000000" w14:paraId="00000498">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99">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9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9B">
            <w:pPr>
              <w:keepNext w:val="1"/>
              <w:spacing w:after="9" w:lineRule="auto"/>
              <w:ind w:right="4"/>
              <w:rPr>
                <w:rFonts w:ascii="Arial" w:cs="Arial" w:eastAsia="Arial" w:hAnsi="Arial"/>
              </w:rPr>
            </w:pPr>
            <w:sdt>
              <w:sdtPr>
                <w:tag w:val="goog_rdk_100"/>
              </w:sdtPr>
              <w:sdtContent>
                <w:ins w:author="davide.lenzarini@u-blox.com" w:id="39" w:date="2024-02-07T16:38:04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9C">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9D">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9E">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9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0">
            <w:pPr>
              <w:keepNext w:val="1"/>
              <w:spacing w:after="9" w:lineRule="auto"/>
              <w:ind w:right="4"/>
              <w:rPr>
                <w:rFonts w:ascii="Arial" w:cs="Arial" w:eastAsia="Arial" w:hAnsi="Arial"/>
              </w:rPr>
            </w:pPr>
            <w:sdt>
              <w:sdtPr>
                <w:tag w:val="goog_rdk_102"/>
              </w:sdtPr>
              <w:sdtContent>
                <w:ins w:author="davide.lenzarini@u-blox.com" w:id="40" w:date="2024-02-07T16:38:14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A1">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A2">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A3">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A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5">
            <w:pPr>
              <w:keepNext w:val="1"/>
              <w:spacing w:after="9" w:lineRule="auto"/>
              <w:ind w:right="4"/>
              <w:rPr>
                <w:rFonts w:ascii="Arial" w:cs="Arial" w:eastAsia="Arial" w:hAnsi="Arial"/>
              </w:rPr>
            </w:pPr>
            <w:sdt>
              <w:sdtPr>
                <w:tag w:val="goog_rdk_104"/>
              </w:sdtPr>
              <w:sdtContent>
                <w:ins w:author="davide.lenzarini@u-blox.com" w:id="41" w:date="2024-02-07T16:38:16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A6">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A7">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A8">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A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p>
        </w:tc>
        <w:tc>
          <w:tcPr/>
          <w:p w:rsidR="00000000" w:rsidDel="00000000" w:rsidP="00000000" w:rsidRDefault="00000000" w:rsidRPr="00000000" w14:paraId="000004AA">
            <w:pPr>
              <w:keepNext w:val="1"/>
              <w:spacing w:after="9" w:lineRule="auto"/>
              <w:ind w:right="4"/>
              <w:rPr>
                <w:rFonts w:ascii="Arial" w:cs="Arial" w:eastAsia="Arial" w:hAnsi="Arial"/>
              </w:rPr>
            </w:pPr>
            <w:sdt>
              <w:sdtPr>
                <w:tag w:val="goog_rdk_106"/>
              </w:sdtPr>
              <w:sdtContent>
                <w:ins w:author="davide.lenzarini@u-blox.com" w:id="42" w:date="2024-02-07T16:38:17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AB">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AC">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AD">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A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AF">
            <w:pPr>
              <w:keepNext w:val="1"/>
              <w:spacing w:after="9" w:lineRule="auto"/>
              <w:ind w:right="4"/>
              <w:rPr>
                <w:rFonts w:ascii="Arial" w:cs="Arial" w:eastAsia="Arial" w:hAnsi="Arial"/>
              </w:rPr>
            </w:pPr>
            <w:sdt>
              <w:sdtPr>
                <w:tag w:val="goog_rdk_108"/>
              </w:sdtPr>
              <w:sdtContent>
                <w:ins w:author="davide.lenzarini@u-blox.com" w:id="43" w:date="2024-02-07T16:38:19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B0">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B1">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B2">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B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4">
            <w:pPr>
              <w:keepNext w:val="1"/>
              <w:spacing w:after="9" w:lineRule="auto"/>
              <w:ind w:right="4"/>
              <w:rPr>
                <w:rFonts w:ascii="Arial" w:cs="Arial" w:eastAsia="Arial" w:hAnsi="Arial"/>
              </w:rPr>
            </w:pPr>
            <w:sdt>
              <w:sdtPr>
                <w:tag w:val="goog_rdk_110"/>
              </w:sdtPr>
              <w:sdtContent>
                <w:ins w:author="davide.lenzarini@u-blox.com" w:id="44" w:date="2024-02-07T16:38:20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B5">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B6">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B7">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B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9">
            <w:pPr>
              <w:keepNext w:val="1"/>
              <w:spacing w:after="9" w:lineRule="auto"/>
              <w:ind w:right="4"/>
              <w:rPr>
                <w:rFonts w:ascii="Arial" w:cs="Arial" w:eastAsia="Arial" w:hAnsi="Arial"/>
              </w:rPr>
            </w:pPr>
            <w:sdt>
              <w:sdtPr>
                <w:tag w:val="goog_rdk_112"/>
              </w:sdtPr>
              <w:sdtContent>
                <w:ins w:author="davide.lenzarini@u-blox.com" w:id="45" w:date="2024-02-07T16:38:21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BA">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4BB">
            <w:pPr>
              <w:spacing w:after="9" w:lineRule="auto"/>
              <w:ind w:right="4"/>
              <w:rPr>
                <w:rFonts w:ascii="Arial" w:cs="Arial" w:eastAsia="Arial" w:hAnsi="Arial"/>
              </w:rPr>
            </w:pPr>
            <w:r w:rsidDel="00000000" w:rsidR="00000000" w:rsidRPr="00000000">
              <w:rPr>
                <w:rFonts w:ascii="Arial" w:cs="Arial" w:eastAsia="Arial" w:hAnsi="Arial"/>
                <w:rtl w:val="0"/>
              </w:rPr>
              <w:t xml:space="preserve">0xF4</w:t>
            </w:r>
          </w:p>
        </w:tc>
        <w:tc>
          <w:tcPr/>
          <w:p w:rsidR="00000000" w:rsidDel="00000000" w:rsidP="00000000" w:rsidRDefault="00000000" w:rsidRPr="00000000" w14:paraId="000004BC">
            <w:pPr>
              <w:spacing w:after="9" w:lineRule="auto"/>
              <w:ind w:right="4"/>
              <w:rPr>
                <w:rFonts w:ascii="Arial" w:cs="Arial" w:eastAsia="Arial" w:hAnsi="Arial"/>
              </w:rPr>
            </w:pPr>
            <w:sdt>
              <w:sdtPr>
                <w:tag w:val="goog_rdk_114"/>
              </w:sdtPr>
              <w:sdtContent>
                <w:ins w:author="davide.lenzarini@u-blox.com" w:id="46" w:date="2024-02-07T16:44:12Z">
                  <w:r w:rsidDel="00000000" w:rsidR="00000000" w:rsidRPr="00000000">
                    <w:rPr>
                      <w:rFonts w:ascii="Arial" w:cs="Arial" w:eastAsia="Arial" w:hAnsi="Arial"/>
                      <w:rtl w:val="0"/>
                    </w:rPr>
                    <w:t xml:space="preserve">SEARCHGW</w:t>
                  </w:r>
                </w:ins>
              </w:sdtContent>
            </w:sdt>
            <w:sdt>
              <w:sdtPr>
                <w:tag w:val="goog_rdk_115"/>
              </w:sdtPr>
              <w:sdtContent>
                <w:del w:author="davide.lenzarini@u-blox.com" w:id="46" w:date="2024-02-07T16:44:12Z">
                  <w:r w:rsidDel="00000000" w:rsidR="00000000" w:rsidRPr="00000000">
                    <w:rPr>
                      <w:rFonts w:ascii="Arial" w:cs="Arial" w:eastAsia="Arial" w:hAnsi="Arial"/>
                      <w:rtl w:val="0"/>
                    </w:rPr>
                    <w:delText xml:space="preserve">SearchGw</w:delText>
                  </w:r>
                </w:del>
              </w:sdtContent>
            </w:sdt>
            <w:r w:rsidDel="00000000" w:rsidR="00000000" w:rsidRPr="00000000">
              <w:rPr>
                <w:rFonts w:ascii="Arial" w:cs="Arial" w:eastAsia="Arial" w:hAnsi="Arial"/>
                <w:rtl w:val="0"/>
              </w:rPr>
              <w:t xml:space="preserve"> not supported</w:t>
            </w:r>
          </w:p>
        </w:tc>
        <w:tc>
          <w:tcPr/>
          <w:p w:rsidR="00000000" w:rsidDel="00000000" w:rsidP="00000000" w:rsidRDefault="00000000" w:rsidRPr="00000000" w14:paraId="000004B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E">
            <w:pPr>
              <w:keepNext w:val="1"/>
              <w:spacing w:after="9" w:lineRule="auto"/>
              <w:ind w:right="4"/>
              <w:rPr>
                <w:rFonts w:ascii="Arial" w:cs="Arial" w:eastAsia="Arial" w:hAnsi="Arial"/>
              </w:rPr>
            </w:pPr>
            <w:sdt>
              <w:sdtPr>
                <w:tag w:val="goog_rdk_117"/>
              </w:sdtPr>
              <w:sdtContent>
                <w:ins w:author="davide.lenzarini@u-blox.com" w:id="47" w:date="2024-02-07T16:38:22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sdt>
        <w:sdtPr>
          <w:tag w:val="goog_rdk_119"/>
        </w:sdtPr>
        <w:sdtContent>
          <w:tr>
            <w:trPr>
              <w:cantSplit w:val="0"/>
              <w:trHeight w:val="778.9414062499999" w:hRule="atLeast"/>
              <w:tblHeader w:val="0"/>
              <w:ins w:author="davide.lenzarini@u-blox.com" w:id="48" w:date="2024-02-07T16:37:28Z"/>
            </w:trPr>
            <w:tc>
              <w:tcPr/>
              <w:sdt>
                <w:sdtPr>
                  <w:tag w:val="goog_rdk_121"/>
                </w:sdtPr>
                <w:sdtContent>
                  <w:p w:rsidR="00000000" w:rsidDel="00000000" w:rsidP="00000000" w:rsidRDefault="00000000" w:rsidRPr="00000000" w14:paraId="000004BF">
                    <w:pPr>
                      <w:spacing w:after="9" w:lineRule="auto"/>
                      <w:ind w:right="4"/>
                      <w:rPr>
                        <w:ins w:author="davide.lenzarini@u-blox.com" w:id="48" w:date="2024-02-07T16:37:28Z"/>
                        <w:rFonts w:ascii="Arial" w:cs="Arial" w:eastAsia="Arial" w:hAnsi="Arial"/>
                      </w:rPr>
                    </w:pPr>
                    <w:sdt>
                      <w:sdtPr>
                        <w:tag w:val="goog_rdk_120"/>
                      </w:sdtPr>
                      <w:sdtContent>
                        <w:ins w:author="davide.lenzarini@u-blox.com" w:id="48" w:date="2024-02-07T16:37:28Z">
                          <w:r w:rsidDel="00000000" w:rsidR="00000000" w:rsidRPr="00000000">
                            <w:rPr>
                              <w:rFonts w:ascii="Arial" w:cs="Arial" w:eastAsia="Arial" w:hAnsi="Arial"/>
                              <w:rtl w:val="0"/>
                            </w:rPr>
                            <w:t xml:space="preserve">245</w:t>
                          </w:r>
                        </w:ins>
                      </w:sdtContent>
                    </w:sdt>
                  </w:p>
                </w:sdtContent>
              </w:sdt>
            </w:tc>
            <w:tc>
              <w:tcPr/>
              <w:sdt>
                <w:sdtPr>
                  <w:tag w:val="goog_rdk_123"/>
                </w:sdtPr>
                <w:sdtContent>
                  <w:p w:rsidR="00000000" w:rsidDel="00000000" w:rsidP="00000000" w:rsidRDefault="00000000" w:rsidRPr="00000000" w14:paraId="000004C0">
                    <w:pPr>
                      <w:spacing w:after="9" w:lineRule="auto"/>
                      <w:ind w:right="4"/>
                      <w:rPr>
                        <w:ins w:author="davide.lenzarini@u-blox.com" w:id="48" w:date="2024-02-07T16:37:28Z"/>
                        <w:rFonts w:ascii="Arial" w:cs="Arial" w:eastAsia="Arial" w:hAnsi="Arial"/>
                      </w:rPr>
                    </w:pPr>
                    <w:sdt>
                      <w:sdtPr>
                        <w:tag w:val="goog_rdk_122"/>
                      </w:sdtPr>
                      <w:sdtContent>
                        <w:ins w:author="davide.lenzarini@u-blox.com" w:id="48" w:date="2024-02-07T16:37:28Z">
                          <w:r w:rsidDel="00000000" w:rsidR="00000000" w:rsidRPr="00000000">
                            <w:rPr>
                              <w:rFonts w:ascii="Arial" w:cs="Arial" w:eastAsia="Arial" w:hAnsi="Arial"/>
                              <w:rtl w:val="0"/>
                            </w:rPr>
                            <w:t xml:space="preserve">0xF5</w:t>
                          </w:r>
                        </w:ins>
                      </w:sdtContent>
                    </w:sdt>
                  </w:p>
                </w:sdtContent>
              </w:sdt>
            </w:tc>
            <w:tc>
              <w:tcPr/>
              <w:sdt>
                <w:sdtPr>
                  <w:tag w:val="goog_rdk_125"/>
                </w:sdtPr>
                <w:sdtContent>
                  <w:p w:rsidR="00000000" w:rsidDel="00000000" w:rsidP="00000000" w:rsidRDefault="00000000" w:rsidRPr="00000000" w14:paraId="000004C1">
                    <w:pPr>
                      <w:spacing w:after="9" w:lineRule="auto"/>
                      <w:ind w:right="4"/>
                      <w:rPr>
                        <w:ins w:author="davide.lenzarini@u-blox.com" w:id="48" w:date="2024-02-07T16:37:28Z"/>
                        <w:rFonts w:ascii="Arial" w:cs="Arial" w:eastAsia="Arial" w:hAnsi="Arial"/>
                      </w:rPr>
                    </w:pPr>
                    <w:sdt>
                      <w:sdtPr>
                        <w:tag w:val="goog_rdk_124"/>
                      </w:sdtPr>
                      <w:sdtContent>
                        <w:ins w:author="davide.lenzarini@u-blox.com" w:id="48" w:date="2024-02-07T16:37:28Z">
                          <w:r w:rsidDel="00000000" w:rsidR="00000000" w:rsidRPr="00000000">
                            <w:rPr>
                              <w:rFonts w:ascii="Arial" w:cs="Arial" w:eastAsia="Arial" w:hAnsi="Arial"/>
                              <w:rtl w:val="0"/>
                            </w:rPr>
                            <w:t xml:space="preserve">ADVERTISE not supported</w:t>
                          </w:r>
                        </w:ins>
                      </w:sdtContent>
                    </w:sdt>
                  </w:p>
                </w:sdtContent>
              </w:sdt>
            </w:tc>
            <w:tc>
              <w:tcPr/>
              <w:sdt>
                <w:sdtPr>
                  <w:tag w:val="goog_rdk_127"/>
                </w:sdtPr>
                <w:sdtContent>
                  <w:p w:rsidR="00000000" w:rsidDel="00000000" w:rsidP="00000000" w:rsidRDefault="00000000" w:rsidRPr="00000000" w14:paraId="000004C2">
                    <w:pPr>
                      <w:keepNext w:val="1"/>
                      <w:spacing w:after="9" w:lineRule="auto"/>
                      <w:ind w:right="4"/>
                      <w:rPr>
                        <w:ins w:author="davide.lenzarini@u-blox.com" w:id="48" w:date="2024-02-07T16:37:28Z"/>
                        <w:rFonts w:ascii="Arial" w:cs="Arial" w:eastAsia="Arial" w:hAnsi="Arial"/>
                      </w:rPr>
                    </w:pPr>
                    <w:sdt>
                      <w:sdtPr>
                        <w:tag w:val="goog_rdk_126"/>
                      </w:sdtPr>
                      <w:sdtContent>
                        <w:ins w:author="davide.lenzarini@u-blox.com" w:id="48" w:date="2024-02-07T16:37:28Z">
                          <w:r w:rsidDel="00000000" w:rsidR="00000000" w:rsidRPr="00000000">
                            <w:rPr>
                              <w:rFonts w:ascii="Arial" w:cs="Arial" w:eastAsia="Arial" w:hAnsi="Arial"/>
                              <w:rtl w:val="0"/>
                            </w:rPr>
                            <w:t xml:space="preserve">DISCONNECT</w:t>
                          </w:r>
                        </w:ins>
                      </w:sdtContent>
                    </w:sdt>
                  </w:p>
                </w:sdtContent>
              </w:sdt>
            </w:tc>
            <w:tc>
              <w:tcPr/>
              <w:sdt>
                <w:sdtPr>
                  <w:tag w:val="goog_rdk_129"/>
                </w:sdtPr>
                <w:sdtContent>
                  <w:p w:rsidR="00000000" w:rsidDel="00000000" w:rsidP="00000000" w:rsidRDefault="00000000" w:rsidRPr="00000000" w14:paraId="000004C3">
                    <w:pPr>
                      <w:keepNext w:val="1"/>
                      <w:spacing w:after="9" w:lineRule="auto"/>
                      <w:ind w:right="4"/>
                      <w:rPr>
                        <w:ins w:author="davide.lenzarini@u-blox.com" w:id="48" w:date="2024-02-07T16:37:28Z"/>
                        <w:rFonts w:ascii="Arial" w:cs="Arial" w:eastAsia="Arial" w:hAnsi="Arial"/>
                      </w:rPr>
                    </w:pPr>
                    <w:sdt>
                      <w:sdtPr>
                        <w:tag w:val="goog_rdk_128"/>
                      </w:sdtPr>
                      <w:sdtContent>
                        <w:ins w:author="davide.lenzarini@u-blox.com" w:id="48"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130"/>
        </w:sdtPr>
        <w:sdtContent>
          <w:tr>
            <w:trPr>
              <w:cantSplit w:val="0"/>
              <w:trHeight w:val="778.9414062499999" w:hRule="atLeast"/>
              <w:tblHeader w:val="0"/>
              <w:ins w:author="davide.lenzarini@u-blox.com" w:id="48" w:date="2024-02-07T16:37:28Z"/>
            </w:trPr>
            <w:tc>
              <w:tcPr/>
              <w:sdt>
                <w:sdtPr>
                  <w:tag w:val="goog_rdk_132"/>
                </w:sdtPr>
                <w:sdtContent>
                  <w:p w:rsidR="00000000" w:rsidDel="00000000" w:rsidP="00000000" w:rsidRDefault="00000000" w:rsidRPr="00000000" w14:paraId="000004C4">
                    <w:pPr>
                      <w:spacing w:after="9" w:lineRule="auto"/>
                      <w:ind w:right="4"/>
                      <w:rPr>
                        <w:ins w:author="davide.lenzarini@u-blox.com" w:id="48" w:date="2024-02-07T16:37:28Z"/>
                        <w:rFonts w:ascii="Arial" w:cs="Arial" w:eastAsia="Arial" w:hAnsi="Arial"/>
                      </w:rPr>
                    </w:pPr>
                    <w:sdt>
                      <w:sdtPr>
                        <w:tag w:val="goog_rdk_131"/>
                      </w:sdtPr>
                      <w:sdtContent>
                        <w:ins w:author="davide.lenzarini@u-blox.com" w:id="48" w:date="2024-02-07T16:37:28Z">
                          <w:r w:rsidDel="00000000" w:rsidR="00000000" w:rsidRPr="00000000">
                            <w:rPr>
                              <w:rFonts w:ascii="Arial" w:cs="Arial" w:eastAsia="Arial" w:hAnsi="Arial"/>
                              <w:rtl w:val="0"/>
                            </w:rPr>
                            <w:t xml:space="preserve">246</w:t>
                          </w:r>
                        </w:ins>
                      </w:sdtContent>
                    </w:sdt>
                  </w:p>
                </w:sdtContent>
              </w:sdt>
            </w:tc>
            <w:tc>
              <w:tcPr/>
              <w:sdt>
                <w:sdtPr>
                  <w:tag w:val="goog_rdk_134"/>
                </w:sdtPr>
                <w:sdtContent>
                  <w:p w:rsidR="00000000" w:rsidDel="00000000" w:rsidP="00000000" w:rsidRDefault="00000000" w:rsidRPr="00000000" w14:paraId="000004C5">
                    <w:pPr>
                      <w:spacing w:after="9" w:lineRule="auto"/>
                      <w:ind w:right="4"/>
                      <w:rPr>
                        <w:ins w:author="davide.lenzarini@u-blox.com" w:id="48" w:date="2024-02-07T16:37:28Z"/>
                        <w:rFonts w:ascii="Arial" w:cs="Arial" w:eastAsia="Arial" w:hAnsi="Arial"/>
                      </w:rPr>
                    </w:pPr>
                    <w:sdt>
                      <w:sdtPr>
                        <w:tag w:val="goog_rdk_133"/>
                      </w:sdtPr>
                      <w:sdtContent>
                        <w:ins w:author="davide.lenzarini@u-blox.com" w:id="48" w:date="2024-02-07T16:37:28Z">
                          <w:r w:rsidDel="00000000" w:rsidR="00000000" w:rsidRPr="00000000">
                            <w:rPr>
                              <w:rFonts w:ascii="Arial" w:cs="Arial" w:eastAsia="Arial" w:hAnsi="Arial"/>
                              <w:rtl w:val="0"/>
                            </w:rPr>
                            <w:t xml:space="preserve">0xF6</w:t>
                          </w:r>
                        </w:ins>
                      </w:sdtContent>
                    </w:sdt>
                  </w:p>
                </w:sdtContent>
              </w:sdt>
            </w:tc>
            <w:tc>
              <w:tcPr/>
              <w:sdt>
                <w:sdtPr>
                  <w:tag w:val="goog_rdk_136"/>
                </w:sdtPr>
                <w:sdtContent>
                  <w:p w:rsidR="00000000" w:rsidDel="00000000" w:rsidP="00000000" w:rsidRDefault="00000000" w:rsidRPr="00000000" w14:paraId="000004C6">
                    <w:pPr>
                      <w:spacing w:after="9" w:lineRule="auto"/>
                      <w:ind w:right="4"/>
                      <w:rPr>
                        <w:ins w:author="davide.lenzarini@u-blox.com" w:id="48" w:date="2024-02-07T16:37:28Z"/>
                        <w:rFonts w:ascii="Arial" w:cs="Arial" w:eastAsia="Arial" w:hAnsi="Arial"/>
                      </w:rPr>
                    </w:pPr>
                    <w:sdt>
                      <w:sdtPr>
                        <w:tag w:val="goog_rdk_135"/>
                      </w:sdtPr>
                      <w:sdtContent>
                        <w:ins w:author="davide.lenzarini@u-blox.com" w:id="48" w:date="2024-02-07T16:37:28Z">
                          <w:r w:rsidDel="00000000" w:rsidR="00000000" w:rsidRPr="00000000">
                            <w:rPr>
                              <w:rFonts w:ascii="Arial" w:cs="Arial" w:eastAsia="Arial" w:hAnsi="Arial"/>
                              <w:rtl w:val="0"/>
                            </w:rPr>
                            <w:t xml:space="preserve">GWINFO not supported</w:t>
                          </w:r>
                        </w:ins>
                      </w:sdtContent>
                    </w:sdt>
                  </w:p>
                </w:sdtContent>
              </w:sdt>
            </w:tc>
            <w:tc>
              <w:tcPr/>
              <w:sdt>
                <w:sdtPr>
                  <w:tag w:val="goog_rdk_138"/>
                </w:sdtPr>
                <w:sdtContent>
                  <w:p w:rsidR="00000000" w:rsidDel="00000000" w:rsidP="00000000" w:rsidRDefault="00000000" w:rsidRPr="00000000" w14:paraId="000004C7">
                    <w:pPr>
                      <w:keepNext w:val="1"/>
                      <w:spacing w:after="9" w:lineRule="auto"/>
                      <w:ind w:right="4"/>
                      <w:rPr>
                        <w:ins w:author="davide.lenzarini@u-blox.com" w:id="48" w:date="2024-02-07T16:37:28Z"/>
                        <w:rFonts w:ascii="Arial" w:cs="Arial" w:eastAsia="Arial" w:hAnsi="Arial"/>
                      </w:rPr>
                    </w:pPr>
                    <w:sdt>
                      <w:sdtPr>
                        <w:tag w:val="goog_rdk_137"/>
                      </w:sdtPr>
                      <w:sdtContent>
                        <w:ins w:author="davide.lenzarini@u-blox.com" w:id="48" w:date="2024-02-07T16:37:28Z">
                          <w:r w:rsidDel="00000000" w:rsidR="00000000" w:rsidRPr="00000000">
                            <w:rPr>
                              <w:rFonts w:ascii="Arial" w:cs="Arial" w:eastAsia="Arial" w:hAnsi="Arial"/>
                              <w:rtl w:val="0"/>
                            </w:rPr>
                            <w:t xml:space="preserve">DISCONNECT</w:t>
                          </w:r>
                        </w:ins>
                      </w:sdtContent>
                    </w:sdt>
                  </w:p>
                </w:sdtContent>
              </w:sdt>
            </w:tc>
            <w:tc>
              <w:tcPr/>
              <w:sdt>
                <w:sdtPr>
                  <w:tag w:val="goog_rdk_140"/>
                </w:sdtPr>
                <w:sdtContent>
                  <w:p w:rsidR="00000000" w:rsidDel="00000000" w:rsidP="00000000" w:rsidRDefault="00000000" w:rsidRPr="00000000" w14:paraId="000004C8">
                    <w:pPr>
                      <w:keepNext w:val="1"/>
                      <w:spacing w:after="9" w:lineRule="auto"/>
                      <w:ind w:right="4"/>
                      <w:rPr>
                        <w:ins w:author="davide.lenzarini@u-blox.com" w:id="48" w:date="2024-02-07T16:37:28Z"/>
                        <w:rFonts w:ascii="Arial" w:cs="Arial" w:eastAsia="Arial" w:hAnsi="Arial"/>
                      </w:rPr>
                    </w:pPr>
                    <w:sdt>
                      <w:sdtPr>
                        <w:tag w:val="goog_rdk_139"/>
                      </w:sdtPr>
                      <w:sdtContent>
                        <w:ins w:author="davide.lenzarini@u-blox.com" w:id="48"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141"/>
        </w:sdtPr>
        <w:sdtContent>
          <w:tr>
            <w:trPr>
              <w:cantSplit w:val="0"/>
              <w:trHeight w:val="778.9414062499999" w:hRule="atLeast"/>
              <w:tblHeader w:val="0"/>
              <w:ins w:author="davide.lenzarini@u-blox.com" w:id="48" w:date="2024-02-07T16:37:28Z"/>
            </w:trPr>
            <w:tc>
              <w:tcPr/>
              <w:sdt>
                <w:sdtPr>
                  <w:tag w:val="goog_rdk_143"/>
                </w:sdtPr>
                <w:sdtContent>
                  <w:p w:rsidR="00000000" w:rsidDel="00000000" w:rsidP="00000000" w:rsidRDefault="00000000" w:rsidRPr="00000000" w14:paraId="000004C9">
                    <w:pPr>
                      <w:spacing w:after="9" w:lineRule="auto"/>
                      <w:ind w:right="4"/>
                      <w:rPr>
                        <w:ins w:author="davide.lenzarini@u-blox.com" w:id="48" w:date="2024-02-07T16:37:28Z"/>
                        <w:rFonts w:ascii="Arial" w:cs="Arial" w:eastAsia="Arial" w:hAnsi="Arial"/>
                      </w:rPr>
                    </w:pPr>
                    <w:sdt>
                      <w:sdtPr>
                        <w:tag w:val="goog_rdk_142"/>
                      </w:sdtPr>
                      <w:sdtContent>
                        <w:ins w:author="davide.lenzarini@u-blox.com" w:id="48" w:date="2024-02-07T16:37:28Z">
                          <w:r w:rsidDel="00000000" w:rsidR="00000000" w:rsidRPr="00000000">
                            <w:rPr>
                              <w:rFonts w:ascii="Arial" w:cs="Arial" w:eastAsia="Arial" w:hAnsi="Arial"/>
                              <w:rtl w:val="0"/>
                            </w:rPr>
                            <w:t xml:space="preserve">247</w:t>
                          </w:r>
                        </w:ins>
                      </w:sdtContent>
                    </w:sdt>
                  </w:p>
                </w:sdtContent>
              </w:sdt>
            </w:tc>
            <w:tc>
              <w:tcPr/>
              <w:sdt>
                <w:sdtPr>
                  <w:tag w:val="goog_rdk_145"/>
                </w:sdtPr>
                <w:sdtContent>
                  <w:p w:rsidR="00000000" w:rsidDel="00000000" w:rsidP="00000000" w:rsidRDefault="00000000" w:rsidRPr="00000000" w14:paraId="000004CA">
                    <w:pPr>
                      <w:spacing w:after="9" w:lineRule="auto"/>
                      <w:ind w:right="4"/>
                      <w:rPr>
                        <w:ins w:author="davide.lenzarini@u-blox.com" w:id="48" w:date="2024-02-07T16:37:28Z"/>
                        <w:rFonts w:ascii="Arial" w:cs="Arial" w:eastAsia="Arial" w:hAnsi="Arial"/>
                      </w:rPr>
                    </w:pPr>
                    <w:sdt>
                      <w:sdtPr>
                        <w:tag w:val="goog_rdk_144"/>
                      </w:sdtPr>
                      <w:sdtContent>
                        <w:ins w:author="davide.lenzarini@u-blox.com" w:id="48" w:date="2024-02-07T16:37:28Z">
                          <w:r w:rsidDel="00000000" w:rsidR="00000000" w:rsidRPr="00000000">
                            <w:rPr>
                              <w:rFonts w:ascii="Arial" w:cs="Arial" w:eastAsia="Arial" w:hAnsi="Arial"/>
                              <w:rtl w:val="0"/>
                            </w:rPr>
                            <w:t xml:space="preserve">0xF7</w:t>
                          </w:r>
                        </w:ins>
                      </w:sdtContent>
                    </w:sdt>
                  </w:p>
                </w:sdtContent>
              </w:sdt>
            </w:tc>
            <w:tc>
              <w:tcPr/>
              <w:sdt>
                <w:sdtPr>
                  <w:tag w:val="goog_rdk_147"/>
                </w:sdtPr>
                <w:sdtContent>
                  <w:p w:rsidR="00000000" w:rsidDel="00000000" w:rsidP="00000000" w:rsidRDefault="00000000" w:rsidRPr="00000000" w14:paraId="000004CB">
                    <w:pPr>
                      <w:spacing w:after="9" w:lineRule="auto"/>
                      <w:ind w:right="4"/>
                      <w:rPr>
                        <w:ins w:author="davide.lenzarini@u-blox.com" w:id="48" w:date="2024-02-07T16:37:28Z"/>
                        <w:rFonts w:ascii="Arial" w:cs="Arial" w:eastAsia="Arial" w:hAnsi="Arial"/>
                      </w:rPr>
                    </w:pPr>
                    <w:sdt>
                      <w:sdtPr>
                        <w:tag w:val="goog_rdk_146"/>
                      </w:sdtPr>
                      <w:sdtContent>
                        <w:ins w:author="davide.lenzarini@u-blox.com" w:id="48" w:date="2024-02-07T16:37:28Z">
                          <w:r w:rsidDel="00000000" w:rsidR="00000000" w:rsidRPr="00000000">
                            <w:rPr>
                              <w:rFonts w:ascii="Arial" w:cs="Arial" w:eastAsia="Arial" w:hAnsi="Arial"/>
                              <w:rtl w:val="0"/>
                            </w:rPr>
                            <w:t xml:space="preserve">PUBLISH WITHOUT SESSION not supported</w:t>
                          </w:r>
                        </w:ins>
                      </w:sdtContent>
                    </w:sdt>
                  </w:p>
                </w:sdtContent>
              </w:sdt>
            </w:tc>
            <w:tc>
              <w:tcPr/>
              <w:sdt>
                <w:sdtPr>
                  <w:tag w:val="goog_rdk_149"/>
                </w:sdtPr>
                <w:sdtContent>
                  <w:p w:rsidR="00000000" w:rsidDel="00000000" w:rsidP="00000000" w:rsidRDefault="00000000" w:rsidRPr="00000000" w14:paraId="000004CC">
                    <w:pPr>
                      <w:keepNext w:val="1"/>
                      <w:spacing w:after="9" w:lineRule="auto"/>
                      <w:ind w:right="4"/>
                      <w:rPr>
                        <w:ins w:author="davide.lenzarini@u-blox.com" w:id="48" w:date="2024-02-07T16:37:28Z"/>
                        <w:rFonts w:ascii="Arial" w:cs="Arial" w:eastAsia="Arial" w:hAnsi="Arial"/>
                      </w:rPr>
                    </w:pPr>
                    <w:sdt>
                      <w:sdtPr>
                        <w:tag w:val="goog_rdk_148"/>
                      </w:sdtPr>
                      <w:sdtContent>
                        <w:ins w:author="davide.lenzarini@u-blox.com" w:id="48" w:date="2024-02-07T16:37:28Z">
                          <w:r w:rsidDel="00000000" w:rsidR="00000000" w:rsidRPr="00000000">
                            <w:rPr>
                              <w:rFonts w:ascii="Arial" w:cs="Arial" w:eastAsia="Arial" w:hAnsi="Arial"/>
                              <w:rtl w:val="0"/>
                            </w:rPr>
                            <w:t xml:space="preserve">DISCONNECT</w:t>
                          </w:r>
                        </w:ins>
                      </w:sdtContent>
                    </w:sdt>
                  </w:p>
                </w:sdtContent>
              </w:sdt>
            </w:tc>
            <w:tc>
              <w:tcPr/>
              <w:sdt>
                <w:sdtPr>
                  <w:tag w:val="goog_rdk_151"/>
                </w:sdtPr>
                <w:sdtContent>
                  <w:p w:rsidR="00000000" w:rsidDel="00000000" w:rsidP="00000000" w:rsidRDefault="00000000" w:rsidRPr="00000000" w14:paraId="000004CD">
                    <w:pPr>
                      <w:keepNext w:val="1"/>
                      <w:spacing w:after="9" w:lineRule="auto"/>
                      <w:ind w:right="4"/>
                      <w:rPr>
                        <w:ins w:author="davide.lenzarini@u-blox.com" w:id="48" w:date="2024-02-07T16:37:28Z"/>
                        <w:rFonts w:ascii="Arial" w:cs="Arial" w:eastAsia="Arial" w:hAnsi="Arial"/>
                      </w:rPr>
                    </w:pPr>
                    <w:sdt>
                      <w:sdtPr>
                        <w:tag w:val="goog_rdk_150"/>
                      </w:sdtPr>
                      <w:sdtContent>
                        <w:ins w:author="davide.lenzarini@u-blox.com" w:id="48"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152"/>
        </w:sdtPr>
        <w:sdtContent>
          <w:tr>
            <w:trPr>
              <w:cantSplit w:val="0"/>
              <w:trHeight w:val="778.9414062499999" w:hRule="atLeast"/>
              <w:tblHeader w:val="0"/>
              <w:ins w:author="davide.lenzarini@u-blox.com" w:id="48" w:date="2024-02-07T16:37:28Z"/>
            </w:trPr>
            <w:tc>
              <w:tcPr/>
              <w:sdt>
                <w:sdtPr>
                  <w:tag w:val="goog_rdk_154"/>
                </w:sdtPr>
                <w:sdtContent>
                  <w:p w:rsidR="00000000" w:rsidDel="00000000" w:rsidP="00000000" w:rsidRDefault="00000000" w:rsidRPr="00000000" w14:paraId="000004CE">
                    <w:pPr>
                      <w:spacing w:after="9" w:lineRule="auto"/>
                      <w:ind w:right="4"/>
                      <w:rPr>
                        <w:ins w:author="davide.lenzarini@u-blox.com" w:id="48" w:date="2024-02-07T16:37:28Z"/>
                        <w:rFonts w:ascii="Arial" w:cs="Arial" w:eastAsia="Arial" w:hAnsi="Arial"/>
                      </w:rPr>
                    </w:pPr>
                    <w:sdt>
                      <w:sdtPr>
                        <w:tag w:val="goog_rdk_153"/>
                      </w:sdtPr>
                      <w:sdtContent>
                        <w:ins w:author="davide.lenzarini@u-blox.com" w:id="48" w:date="2024-02-07T16:37:28Z">
                          <w:r w:rsidDel="00000000" w:rsidR="00000000" w:rsidRPr="00000000">
                            <w:rPr>
                              <w:rFonts w:ascii="Arial" w:cs="Arial" w:eastAsia="Arial" w:hAnsi="Arial"/>
                              <w:rtl w:val="0"/>
                            </w:rPr>
                            <w:t xml:space="preserve">248</w:t>
                          </w:r>
                        </w:ins>
                      </w:sdtContent>
                    </w:sdt>
                  </w:p>
                </w:sdtContent>
              </w:sdt>
            </w:tc>
            <w:tc>
              <w:tcPr/>
              <w:sdt>
                <w:sdtPr>
                  <w:tag w:val="goog_rdk_156"/>
                </w:sdtPr>
                <w:sdtContent>
                  <w:p w:rsidR="00000000" w:rsidDel="00000000" w:rsidP="00000000" w:rsidRDefault="00000000" w:rsidRPr="00000000" w14:paraId="000004CF">
                    <w:pPr>
                      <w:spacing w:after="9" w:lineRule="auto"/>
                      <w:ind w:right="4"/>
                      <w:rPr>
                        <w:ins w:author="davide.lenzarini@u-blox.com" w:id="48" w:date="2024-02-07T16:37:28Z"/>
                        <w:rFonts w:ascii="Arial" w:cs="Arial" w:eastAsia="Arial" w:hAnsi="Arial"/>
                      </w:rPr>
                    </w:pPr>
                    <w:sdt>
                      <w:sdtPr>
                        <w:tag w:val="goog_rdk_155"/>
                      </w:sdtPr>
                      <w:sdtContent>
                        <w:ins w:author="davide.lenzarini@u-blox.com" w:id="48" w:date="2024-02-07T16:37:28Z">
                          <w:r w:rsidDel="00000000" w:rsidR="00000000" w:rsidRPr="00000000">
                            <w:rPr>
                              <w:rFonts w:ascii="Arial" w:cs="Arial" w:eastAsia="Arial" w:hAnsi="Arial"/>
                              <w:rtl w:val="0"/>
                            </w:rPr>
                            <w:t xml:space="preserve">0xF8</w:t>
                          </w:r>
                        </w:ins>
                      </w:sdtContent>
                    </w:sdt>
                  </w:p>
                </w:sdtContent>
              </w:sdt>
            </w:tc>
            <w:tc>
              <w:tcPr/>
              <w:sdt>
                <w:sdtPr>
                  <w:tag w:val="goog_rdk_158"/>
                </w:sdtPr>
                <w:sdtContent>
                  <w:p w:rsidR="00000000" w:rsidDel="00000000" w:rsidP="00000000" w:rsidRDefault="00000000" w:rsidRPr="00000000" w14:paraId="000004D0">
                    <w:pPr>
                      <w:spacing w:after="9" w:lineRule="auto"/>
                      <w:ind w:right="4"/>
                      <w:rPr>
                        <w:ins w:author="davide.lenzarini@u-blox.com" w:id="48" w:date="2024-02-07T16:37:28Z"/>
                        <w:rFonts w:ascii="Arial" w:cs="Arial" w:eastAsia="Arial" w:hAnsi="Arial"/>
                      </w:rPr>
                    </w:pPr>
                    <w:sdt>
                      <w:sdtPr>
                        <w:tag w:val="goog_rdk_157"/>
                      </w:sdtPr>
                      <w:sdtContent>
                        <w:ins w:author="davide.lenzarini@u-blox.com" w:id="48" w:date="2024-02-07T16:37:28Z">
                          <w:r w:rsidDel="00000000" w:rsidR="00000000" w:rsidRPr="00000000">
                            <w:rPr>
                              <w:rFonts w:ascii="Arial" w:cs="Arial" w:eastAsia="Arial" w:hAnsi="Arial"/>
                              <w:rtl w:val="0"/>
                            </w:rPr>
                            <w:t xml:space="preserve">Unknown topic alias</w:t>
                          </w:r>
                        </w:ins>
                      </w:sdtContent>
                    </w:sdt>
                  </w:p>
                </w:sdtContent>
              </w:sdt>
            </w:tc>
            <w:tc>
              <w:tcPr/>
              <w:sdt>
                <w:sdtPr>
                  <w:tag w:val="goog_rdk_160"/>
                </w:sdtPr>
                <w:sdtContent>
                  <w:p w:rsidR="00000000" w:rsidDel="00000000" w:rsidP="00000000" w:rsidRDefault="00000000" w:rsidRPr="00000000" w14:paraId="000004D1">
                    <w:pPr>
                      <w:keepNext w:val="1"/>
                      <w:spacing w:after="9" w:lineRule="auto"/>
                      <w:ind w:right="4"/>
                      <w:rPr>
                        <w:ins w:author="davide.lenzarini@u-blox.com" w:id="48" w:date="2024-02-07T16:37:28Z"/>
                        <w:rFonts w:ascii="Arial" w:cs="Arial" w:eastAsia="Arial" w:hAnsi="Arial"/>
                      </w:rPr>
                    </w:pPr>
                    <w:sdt>
                      <w:sdtPr>
                        <w:tag w:val="goog_rdk_159"/>
                      </w:sdtPr>
                      <w:sdtContent>
                        <w:ins w:author="davide.lenzarini@u-blox.com" w:id="48" w:date="2024-02-07T16:37:28Z">
                          <w:r w:rsidDel="00000000" w:rsidR="00000000" w:rsidRPr="00000000">
                            <w:rPr>
                              <w:rFonts w:ascii="Arial" w:cs="Arial" w:eastAsia="Arial" w:hAnsi="Arial"/>
                              <w:rtl w:val="0"/>
                            </w:rPr>
                            <w:t xml:space="preserve">SUBACK, UNSUBACK, PUBACK, REGACK</w:t>
                          </w:r>
                        </w:ins>
                      </w:sdtContent>
                    </w:sdt>
                  </w:p>
                </w:sdtContent>
              </w:sdt>
            </w:tc>
            <w:tc>
              <w:tcPr/>
              <w:sdt>
                <w:sdtPr>
                  <w:tag w:val="goog_rdk_162"/>
                </w:sdtPr>
                <w:sdtContent>
                  <w:p w:rsidR="00000000" w:rsidDel="00000000" w:rsidP="00000000" w:rsidRDefault="00000000" w:rsidRPr="00000000" w14:paraId="000004D2">
                    <w:pPr>
                      <w:keepNext w:val="1"/>
                      <w:spacing w:after="9" w:lineRule="auto"/>
                      <w:ind w:right="4"/>
                      <w:rPr>
                        <w:ins w:author="davide.lenzarini@u-blox.com" w:id="48" w:date="2024-02-07T16:37:28Z"/>
                        <w:rFonts w:ascii="Arial" w:cs="Arial" w:eastAsia="Arial" w:hAnsi="Arial"/>
                      </w:rPr>
                    </w:pPr>
                    <w:sdt>
                      <w:sdtPr>
                        <w:tag w:val="goog_rdk_161"/>
                      </w:sdtPr>
                      <w:sdtContent>
                        <w:ins w:author="davide.lenzarini@u-blox.com" w:id="48"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163"/>
        </w:sdtPr>
        <w:sdtContent>
          <w:tr>
            <w:trPr>
              <w:cantSplit w:val="0"/>
              <w:trHeight w:val="778.9414062499999" w:hRule="atLeast"/>
              <w:tblHeader w:val="0"/>
              <w:ins w:author="davide.lenzarini@u-blox.com" w:id="48" w:date="2024-02-07T16:37:28Z"/>
            </w:trPr>
            <w:tc>
              <w:tcPr/>
              <w:sdt>
                <w:sdtPr>
                  <w:tag w:val="goog_rdk_165"/>
                </w:sdtPr>
                <w:sdtContent>
                  <w:p w:rsidR="00000000" w:rsidDel="00000000" w:rsidP="00000000" w:rsidRDefault="00000000" w:rsidRPr="00000000" w14:paraId="000004D3">
                    <w:pPr>
                      <w:spacing w:after="9" w:lineRule="auto"/>
                      <w:ind w:right="4"/>
                      <w:rPr>
                        <w:ins w:author="davide.lenzarini@u-blox.com" w:id="48" w:date="2024-02-07T16:37:28Z"/>
                        <w:rFonts w:ascii="Arial" w:cs="Arial" w:eastAsia="Arial" w:hAnsi="Arial"/>
                      </w:rPr>
                    </w:pPr>
                    <w:sdt>
                      <w:sdtPr>
                        <w:tag w:val="goog_rdk_164"/>
                      </w:sdtPr>
                      <w:sdtContent>
                        <w:ins w:author="davide.lenzarini@u-blox.com" w:id="48" w:date="2024-02-07T16:37:28Z">
                          <w:r w:rsidDel="00000000" w:rsidR="00000000" w:rsidRPr="00000000">
                            <w:rPr>
                              <w:rFonts w:ascii="Arial" w:cs="Arial" w:eastAsia="Arial" w:hAnsi="Arial"/>
                              <w:rtl w:val="0"/>
                            </w:rPr>
                            <w:t xml:space="preserve">249-255</w:t>
                          </w:r>
                        </w:ins>
                      </w:sdtContent>
                    </w:sdt>
                  </w:p>
                </w:sdtContent>
              </w:sdt>
            </w:tc>
            <w:tc>
              <w:tcPr/>
              <w:sdt>
                <w:sdtPr>
                  <w:tag w:val="goog_rdk_167"/>
                </w:sdtPr>
                <w:sdtContent>
                  <w:p w:rsidR="00000000" w:rsidDel="00000000" w:rsidP="00000000" w:rsidRDefault="00000000" w:rsidRPr="00000000" w14:paraId="000004D4">
                    <w:pPr>
                      <w:spacing w:after="9" w:lineRule="auto"/>
                      <w:ind w:right="4"/>
                      <w:rPr>
                        <w:ins w:author="davide.lenzarini@u-blox.com" w:id="48" w:date="2024-02-07T16:37:28Z"/>
                        <w:rFonts w:ascii="Arial" w:cs="Arial" w:eastAsia="Arial" w:hAnsi="Arial"/>
                      </w:rPr>
                    </w:pPr>
                    <w:sdt>
                      <w:sdtPr>
                        <w:tag w:val="goog_rdk_166"/>
                      </w:sdtPr>
                      <w:sdtContent>
                        <w:ins w:author="davide.lenzarini@u-blox.com" w:id="48" w:date="2024-02-07T16:37:28Z">
                          <w:r w:rsidDel="00000000" w:rsidR="00000000" w:rsidRPr="00000000">
                            <w:rPr>
                              <w:rFonts w:ascii="Arial" w:cs="Arial" w:eastAsia="Arial" w:hAnsi="Arial"/>
                              <w:rtl w:val="0"/>
                            </w:rPr>
                            <w:t xml:space="preserve">0xF9-0xFF</w:t>
                          </w:r>
                        </w:ins>
                      </w:sdtContent>
                    </w:sdt>
                  </w:p>
                </w:sdtContent>
              </w:sdt>
            </w:tc>
            <w:tc>
              <w:tcPr/>
              <w:sdt>
                <w:sdtPr>
                  <w:tag w:val="goog_rdk_169"/>
                </w:sdtPr>
                <w:sdtContent>
                  <w:p w:rsidR="00000000" w:rsidDel="00000000" w:rsidP="00000000" w:rsidRDefault="00000000" w:rsidRPr="00000000" w14:paraId="000004D5">
                    <w:pPr>
                      <w:spacing w:after="9" w:lineRule="auto"/>
                      <w:ind w:right="4"/>
                      <w:rPr>
                        <w:ins w:author="davide.lenzarini@u-blox.com" w:id="48" w:date="2024-02-07T16:37:28Z"/>
                        <w:rFonts w:ascii="Arial" w:cs="Arial" w:eastAsia="Arial" w:hAnsi="Arial"/>
                      </w:rPr>
                    </w:pPr>
                    <w:sdt>
                      <w:sdtPr>
                        <w:tag w:val="goog_rdk_168"/>
                      </w:sdtPr>
                      <w:sdtContent>
                        <w:ins w:author="davide.lenzarini@u-blox.com" w:id="48" w:date="2024-02-07T16:37:28Z">
                          <w:r w:rsidDel="00000000" w:rsidR="00000000" w:rsidRPr="00000000">
                            <w:rPr>
                              <w:rFonts w:ascii="Arial" w:cs="Arial" w:eastAsia="Arial" w:hAnsi="Arial"/>
                              <w:rtl w:val="0"/>
                            </w:rPr>
                            <w:t xml:space="preserve">Reserved for MQTT-SN</w:t>
                          </w:r>
                        </w:ins>
                      </w:sdtContent>
                    </w:sdt>
                  </w:p>
                </w:sdtContent>
              </w:sdt>
            </w:tc>
            <w:tc>
              <w:tcPr/>
              <w:sdt>
                <w:sdtPr>
                  <w:tag w:val="goog_rdk_171"/>
                </w:sdtPr>
                <w:sdtContent>
                  <w:p w:rsidR="00000000" w:rsidDel="00000000" w:rsidP="00000000" w:rsidRDefault="00000000" w:rsidRPr="00000000" w14:paraId="000004D6">
                    <w:pPr>
                      <w:keepNext w:val="1"/>
                      <w:spacing w:after="9" w:lineRule="auto"/>
                      <w:ind w:right="4"/>
                      <w:rPr>
                        <w:ins w:author="davide.lenzarini@u-blox.com" w:id="48" w:date="2024-02-07T16:37:28Z"/>
                        <w:rFonts w:ascii="Arial" w:cs="Arial" w:eastAsia="Arial" w:hAnsi="Arial"/>
                      </w:rPr>
                    </w:pPr>
                    <w:sdt>
                      <w:sdtPr>
                        <w:tag w:val="goog_rdk_170"/>
                      </w:sdtPr>
                      <w:sdtContent>
                        <w:ins w:author="davide.lenzarini@u-blox.com" w:id="48" w:date="2024-02-07T16:37:28Z">
                          <w:r w:rsidDel="00000000" w:rsidR="00000000" w:rsidRPr="00000000">
                            <w:rPr>
                              <w:rtl w:val="0"/>
                            </w:rPr>
                          </w:r>
                        </w:ins>
                      </w:sdtContent>
                    </w:sdt>
                  </w:p>
                </w:sdtContent>
              </w:sdt>
            </w:tc>
            <w:tc>
              <w:tcPr/>
              <w:sdt>
                <w:sdtPr>
                  <w:tag w:val="goog_rdk_173"/>
                </w:sdtPr>
                <w:sdtContent>
                  <w:p w:rsidR="00000000" w:rsidDel="00000000" w:rsidP="00000000" w:rsidRDefault="00000000" w:rsidRPr="00000000" w14:paraId="000004D7">
                    <w:pPr>
                      <w:keepNext w:val="1"/>
                      <w:spacing w:after="9" w:lineRule="auto"/>
                      <w:ind w:right="4"/>
                      <w:rPr>
                        <w:ins w:author="davide.lenzarini@u-blox.com" w:id="48" w:date="2024-02-07T16:37:28Z"/>
                        <w:rFonts w:ascii="Arial" w:cs="Arial" w:eastAsia="Arial" w:hAnsi="Arial"/>
                      </w:rPr>
                    </w:pPr>
                    <w:sdt>
                      <w:sdtPr>
                        <w:tag w:val="goog_rdk_172"/>
                      </w:sdtPr>
                      <w:sdtContent>
                        <w:ins w:author="davide.lenzarini@u-blox.com" w:id="48" w:date="2024-02-07T16:37:28Z">
                          <w:r w:rsidDel="00000000" w:rsidR="00000000" w:rsidRPr="00000000">
                            <w:rPr>
                              <w:rFonts w:ascii="Arial" w:cs="Arial" w:eastAsia="Arial" w:hAnsi="Arial"/>
                              <w:rtl w:val="0"/>
                            </w:rPr>
                            <w:t xml:space="preserve">Specific to MQTT-SN</w:t>
                          </w:r>
                        </w:ins>
                      </w:sdtContent>
                    </w:sdt>
                  </w:p>
                </w:sdtContent>
              </w:sdt>
            </w:tc>
          </w:tr>
        </w:sdtContent>
      </w:sdt>
    </w:tbl>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D9">
      <w:pPr>
        <w:rPr/>
      </w:pPr>
      <w:r w:rsidDel="00000000" w:rsidR="00000000" w:rsidRPr="00000000">
        <w:rPr>
          <w:rtl w:val="0"/>
        </w:rPr>
        <w:t xml:space="preserve">Note(s):</w:t>
      </w:r>
    </w:p>
    <w:sdt>
      <w:sdtPr>
        <w:tag w:val="goog_rdk_175"/>
      </w:sdtPr>
      <w:sdtContent>
        <w:p w:rsidR="00000000" w:rsidDel="00000000" w:rsidP="00000000" w:rsidRDefault="00000000" w:rsidRPr="00000000" w14:paraId="000004DA">
          <w:pPr>
            <w:numPr>
              <w:ilvl w:val="0"/>
              <w:numId w:val="50"/>
            </w:numPr>
            <w:spacing w:after="0" w:before="0" w:lineRule="auto"/>
            <w:ind w:left="720" w:hanging="360"/>
            <w:rPr>
              <w:ins w:author="davide.lenzarini@u-blox.com" w:id="49"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174"/>
            </w:sdtPr>
            <w:sdtContent>
              <w:ins w:author="davide.lenzarini@u-blox.com" w:id="49" w:date="2024-02-07T16:36:36Z">
                <w:r w:rsidDel="00000000" w:rsidR="00000000" w:rsidRPr="00000000">
                  <w:rPr>
                    <w:rtl w:val="0"/>
                  </w:rPr>
                </w:r>
              </w:ins>
            </w:sdtContent>
          </w:sdt>
        </w:p>
      </w:sdtContent>
    </w:sdt>
    <w:p w:rsidR="00000000" w:rsidDel="00000000" w:rsidP="00000000" w:rsidRDefault="00000000" w:rsidRPr="00000000" w14:paraId="000004DB">
      <w:pPr>
        <w:numPr>
          <w:ilvl w:val="0"/>
          <w:numId w:val="50"/>
        </w:numPr>
        <w:spacing w:after="0" w:before="0" w:lineRule="auto"/>
        <w:ind w:left="720" w:hanging="360"/>
        <w:rPr>
          <w:rFonts w:ascii="Arial" w:cs="Arial" w:eastAsia="Arial" w:hAnsi="Arial"/>
          <w:u w:val="none"/>
        </w:rPr>
      </w:pPr>
      <w:sdt>
        <w:sdtPr>
          <w:tag w:val="goog_rdk_176"/>
        </w:sdtPr>
        <w:sdtContent>
          <w:ins w:author="davide.lenzarini@u-blox.com" w:id="49" w:date="2024-02-07T16:36:36Z"/>
          <w:sdt>
            <w:sdtPr>
              <w:tag w:val="goog_rdk_177"/>
            </w:sdtPr>
            <w:sdtContent>
              <w:commentRangeStart w:id="39"/>
            </w:sdtContent>
          </w:sdt>
          <w:ins w:author="davide.lenzarini@u-blox.com" w:id="49" w:date="2024-02-07T16:36:36Z">
            <w:r w:rsidDel="00000000" w:rsidR="00000000" w:rsidRPr="00000000">
              <w:rPr>
                <w:rFonts w:ascii="Arial" w:cs="Arial" w:eastAsia="Arial" w:hAnsi="Arial"/>
                <w:rtl w:val="0"/>
              </w:rPr>
              <w:t xml:space="preserve">The MQTT-SN dedicated range of reason codes is from 0xE6 (230) to 0xFF(255).</w:t>
            </w:r>
          </w:ins>
        </w:sdtContent>
      </w:sdt>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4DC">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DD">
      <w:pPr>
        <w:pStyle w:val="Heading3"/>
        <w:keepLines w:val="1"/>
        <w:spacing w:after="145" w:before="0" w:line="259" w:lineRule="auto"/>
        <w:ind w:left="1440" w:right="4" w:firstLine="0"/>
        <w:rPr>
          <w:rFonts w:ascii="Arial" w:cs="Arial" w:eastAsia="Arial" w:hAnsi="Arial"/>
        </w:rPr>
      </w:pPr>
      <w:bookmarkStart w:colFirst="0" w:colLast="0" w:name="_heading=h.111kx3o" w:id="38"/>
      <w:bookmarkEnd w:id="38"/>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DE">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DF">
      <w:pPr>
        <w:pStyle w:val="Heading3"/>
        <w:keepLines w:val="1"/>
        <w:spacing w:after="145" w:before="0" w:line="259" w:lineRule="auto"/>
        <w:ind w:left="0" w:right="4" w:firstLine="0"/>
        <w:rPr>
          <w:rFonts w:ascii="Arial" w:cs="Arial" w:eastAsia="Arial" w:hAnsi="Arial"/>
        </w:rPr>
      </w:pPr>
      <w:bookmarkStart w:colFirst="0" w:colLast="0" w:name="_heading=h.3l18frh" w:id="39"/>
      <w:bookmarkEnd w:id="39"/>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E0">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E1">
      <w:pPr>
        <w:pStyle w:val="Heading2"/>
        <w:keepLines w:val="1"/>
        <w:spacing w:after="64" w:before="0" w:line="259" w:lineRule="auto"/>
        <w:ind w:left="0" w:firstLine="0"/>
        <w:rPr>
          <w:rFonts w:ascii="Arial" w:cs="Arial" w:eastAsia="Arial" w:hAnsi="Arial"/>
        </w:rPr>
      </w:pPr>
      <w:bookmarkStart w:colFirst="0" w:colLast="0" w:name="_heading=h.2zbgiuw" w:id="40"/>
      <w:bookmarkEnd w:id="40"/>
      <w:r w:rsidDel="00000000" w:rsidR="00000000" w:rsidRPr="00000000">
        <w:rPr>
          <w:rFonts w:ascii="Arial" w:cs="Arial" w:eastAsia="Arial" w:hAnsi="Arial"/>
          <w:rtl w:val="0"/>
        </w:rPr>
        <w:t xml:space="preserve">2.4 Topic Types</w:t>
      </w:r>
    </w:p>
    <w:p w:rsidR="00000000" w:rsidDel="00000000" w:rsidP="00000000" w:rsidRDefault="00000000" w:rsidRPr="00000000" w14:paraId="000004E2">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E3">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1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E4">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E5">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E6">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E7">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E8">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E9">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EA">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EB">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gateway session.</w:t>
            </w:r>
          </w:p>
        </w:tc>
      </w:tr>
      <w:tr>
        <w:trPr>
          <w:cantSplit w:val="0"/>
          <w:tblHeader w:val="0"/>
        </w:trPr>
        <w:tc>
          <w:tcPr>
            <w:vAlign w:val="center"/>
          </w:tcPr>
          <w:p w:rsidR="00000000" w:rsidDel="00000000" w:rsidP="00000000" w:rsidRDefault="00000000" w:rsidRPr="00000000" w14:paraId="000004EC">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ED">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EE">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EF">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gateway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F0">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F1">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F2">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F3">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178"/>
              </w:sdtPr>
              <w:sdtContent>
                <w:commentRangeStart w:id="40"/>
              </w:sdtContent>
            </w:sdt>
            <w:r w:rsidDel="00000000" w:rsidR="00000000" w:rsidRPr="00000000">
              <w:rPr>
                <w:rFonts w:ascii="Arial" w:cs="Arial" w:eastAsia="Arial" w:hAnsi="Arial"/>
                <w:rtl w:val="0"/>
              </w:rPr>
              <w:t xml:space="preserve">no negotiation.</w:t>
            </w:r>
            <w:commentRangeEnd w:id="40"/>
            <w:r w:rsidDel="00000000" w:rsidR="00000000" w:rsidRPr="00000000">
              <w:commentReference w:id="40"/>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4">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F5">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F6">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F7">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F9">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Please refer to operational behavior for detailed descriptions of</w:t>
      </w:r>
      <w:sdt>
        <w:sdtPr>
          <w:tag w:val="goog_rdk_179"/>
        </w:sdtPr>
        <w:sdtContent>
          <w:commentRangeStart w:id="41"/>
        </w:sdtContent>
      </w:sdt>
      <w:r w:rsidDel="00000000" w:rsidR="00000000" w:rsidRPr="00000000">
        <w:rPr>
          <w:rFonts w:ascii="Arial" w:cs="Arial" w:eastAsia="Arial" w:hAnsi="Arial"/>
          <w:rtl w:val="0"/>
        </w:rPr>
        <w:t xml:space="preserve"> topic names and aliases.</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4FA">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FB">
      <w:pPr>
        <w:pStyle w:val="Heading1"/>
        <w:ind w:left="0" w:firstLine="0"/>
        <w:rPr>
          <w:rFonts w:ascii="Arial" w:cs="Arial" w:eastAsia="Arial" w:hAnsi="Arial"/>
        </w:rPr>
      </w:pPr>
      <w:bookmarkStart w:colFirst="0" w:colLast="0" w:name="_heading=h.1egqt2p" w:id="41"/>
      <w:bookmarkEnd w:id="41"/>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FC">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4FD">
      <w:pPr>
        <w:pStyle w:val="Heading2"/>
        <w:keepLines w:val="1"/>
        <w:spacing w:after="64" w:before="0" w:line="259" w:lineRule="auto"/>
        <w:ind w:left="0" w:firstLine="0"/>
        <w:rPr>
          <w:rFonts w:ascii="Arial" w:cs="Arial" w:eastAsia="Arial" w:hAnsi="Arial"/>
        </w:rPr>
      </w:pPr>
      <w:bookmarkStart w:colFirst="0" w:colLast="0" w:name="_heading=h.3ygebqi" w:id="42"/>
      <w:bookmarkEnd w:id="42"/>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4FE">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4FF">
      <w:pPr>
        <w:rPr>
          <w:rFonts w:ascii="Arial" w:cs="Arial" w:eastAsia="Arial" w:hAnsi="Arial"/>
        </w:rPr>
      </w:pPr>
      <w:r w:rsidDel="00000000" w:rsidR="00000000" w:rsidRPr="00000000">
        <w:rPr>
          <w:rtl w:val="0"/>
        </w:rPr>
      </w:r>
    </w:p>
    <w:p w:rsidR="00000000" w:rsidDel="00000000" w:rsidP="00000000" w:rsidRDefault="00000000" w:rsidRPr="00000000" w14:paraId="00000500">
      <w:pPr>
        <w:pStyle w:val="Heading3"/>
        <w:keepLines w:val="1"/>
        <w:spacing w:after="77" w:before="0" w:line="259" w:lineRule="auto"/>
        <w:ind w:left="0" w:right="4" w:firstLine="0"/>
        <w:rPr>
          <w:rFonts w:ascii="Arial" w:cs="Arial" w:eastAsia="Arial" w:hAnsi="Arial"/>
        </w:rPr>
      </w:pPr>
      <w:bookmarkStart w:colFirst="0" w:colLast="0" w:name="_heading=h.2dlolyb" w:id="43"/>
      <w:bookmarkEnd w:id="43"/>
      <w:r w:rsidDel="00000000" w:rsidR="00000000" w:rsidRPr="00000000">
        <w:rPr>
          <w:rtl w:val="0"/>
        </w:rPr>
        <w:t xml:space="preserve">3.1.1 </w:t>
      </w:r>
      <w:r w:rsidDel="00000000" w:rsidR="00000000" w:rsidRPr="00000000">
        <w:rPr>
          <w:rFonts w:ascii="Arial" w:cs="Arial" w:eastAsia="Arial" w:hAnsi="Arial"/>
          <w:rtl w:val="0"/>
        </w:rPr>
        <w:t xml:space="preserve">ADVERTISE</w:t>
      </w:r>
    </w:p>
    <w:p w:rsidR="00000000" w:rsidDel="00000000" w:rsidP="00000000" w:rsidRDefault="00000000" w:rsidRPr="00000000" w14:paraId="00000501">
      <w:pPr>
        <w:ind w:right="4"/>
        <w:rPr>
          <w:rFonts w:ascii="Arial" w:cs="Arial" w:eastAsia="Arial" w:hAnsi="Arial"/>
        </w:rPr>
      </w:pPr>
      <w:r w:rsidDel="00000000" w:rsidR="00000000" w:rsidRPr="00000000">
        <w:rPr>
          <w:rtl w:val="0"/>
        </w:rPr>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0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0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0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0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0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0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0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0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0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0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0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1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1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1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1E">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2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527">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52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530">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539">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53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3B">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broadcast, like UDP/IP, the ADVERTISE packet is generally sent using the broadcast address as destination.</w:t>
      </w:r>
      <w:r w:rsidDel="00000000" w:rsidR="00000000" w:rsidRPr="00000000">
        <w:rPr>
          <w:rtl w:val="0"/>
        </w:rPr>
      </w:r>
    </w:p>
    <w:p w:rsidR="00000000" w:rsidDel="00000000" w:rsidP="00000000" w:rsidRDefault="00000000" w:rsidRPr="00000000" w14:paraId="0000053C">
      <w:pPr>
        <w:pStyle w:val="Heading4"/>
        <w:ind w:left="0" w:right="4" w:firstLine="0"/>
        <w:rPr>
          <w:rFonts w:ascii="Arial" w:cs="Arial" w:eastAsia="Arial" w:hAnsi="Arial"/>
        </w:rPr>
      </w:pPr>
      <w:bookmarkStart w:colFirst="0" w:colLast="0" w:name="_heading=h.sqyw64" w:id="44"/>
      <w:bookmarkEnd w:id="44"/>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53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w:t>
      </w:r>
      <w:sdt>
        <w:sdtPr>
          <w:tag w:val="goog_rdk_180"/>
        </w:sdtPr>
        <w:sdtContent>
          <w:commentRangeStart w:id="42"/>
        </w:sdtContent>
      </w:sdt>
      <w:r w:rsidDel="00000000" w:rsidR="00000000" w:rsidRPr="00000000">
        <w:rPr>
          <w:rFonts w:ascii="Arial" w:cs="Arial" w:eastAsia="Arial" w:hAnsi="Arial"/>
          <w:rtl w:val="0"/>
        </w:rPr>
        <w:t xml:space="preserve">1.8.2</w:t>
      </w:r>
      <w:commentRangeEnd w:id="42"/>
      <w:r w:rsidDel="00000000" w:rsidR="00000000" w:rsidRPr="00000000">
        <w:commentReference w:id="42"/>
      </w:r>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3E">
      <w:pPr>
        <w:pStyle w:val="Heading4"/>
        <w:ind w:left="0" w:right="4" w:firstLine="0"/>
        <w:rPr>
          <w:rFonts w:ascii="Arial" w:cs="Arial" w:eastAsia="Arial" w:hAnsi="Arial"/>
        </w:rPr>
      </w:pPr>
      <w:bookmarkStart w:colFirst="0" w:colLast="0" w:name="_heading=h.3cqmetx" w:id="45"/>
      <w:bookmarkEnd w:id="45"/>
      <w:r w:rsidDel="00000000" w:rsidR="00000000" w:rsidRPr="00000000">
        <w:rPr>
          <w:rFonts w:ascii="Arial" w:cs="Arial" w:eastAsia="Arial" w:hAnsi="Arial"/>
          <w:rtl w:val="0"/>
        </w:rPr>
        <w:t xml:space="preserve">3.1.1.2 GwId</w:t>
      </w:r>
    </w:p>
    <w:p w:rsidR="00000000" w:rsidDel="00000000" w:rsidP="00000000" w:rsidRDefault="00000000" w:rsidRPr="00000000" w14:paraId="0000053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54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54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42">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543">
      <w:pPr>
        <w:pStyle w:val="Heading4"/>
        <w:ind w:left="0" w:right="4" w:firstLine="0"/>
        <w:rPr>
          <w:rFonts w:ascii="Arial" w:cs="Arial" w:eastAsia="Arial" w:hAnsi="Arial"/>
        </w:rPr>
      </w:pPr>
      <w:bookmarkStart w:colFirst="0" w:colLast="0" w:name="_heading=h.1rvwp1q" w:id="46"/>
      <w:bookmarkEnd w:id="46"/>
      <w:r w:rsidDel="00000000" w:rsidR="00000000" w:rsidRPr="00000000">
        <w:rPr>
          <w:rFonts w:ascii="Arial" w:cs="Arial" w:eastAsia="Arial" w:hAnsi="Arial"/>
          <w:rtl w:val="0"/>
        </w:rPr>
        <w:t xml:space="preserve">3.1.1.3 Duration</w:t>
      </w:r>
    </w:p>
    <w:p w:rsidR="00000000" w:rsidDel="00000000" w:rsidP="00000000" w:rsidRDefault="00000000" w:rsidRPr="00000000" w14:paraId="00000544">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545">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546">
      <w:pPr>
        <w:pStyle w:val="Heading3"/>
        <w:keepLines w:val="1"/>
        <w:spacing w:after="77" w:before="0" w:line="259" w:lineRule="auto"/>
        <w:ind w:left="1440" w:right="4" w:firstLine="0"/>
        <w:rPr>
          <w:rFonts w:ascii="Arial" w:cs="Arial" w:eastAsia="Arial" w:hAnsi="Arial"/>
        </w:rPr>
      </w:pPr>
      <w:bookmarkStart w:colFirst="0" w:colLast="0" w:name="_heading=h.4bvk7pj" w:id="47"/>
      <w:bookmarkEnd w:id="47"/>
      <w:r w:rsidDel="00000000" w:rsidR="00000000" w:rsidRPr="00000000">
        <w:rPr>
          <w:rtl w:val="0"/>
        </w:rPr>
        <w:t xml:space="preserve">3.1.2 </w:t>
      </w:r>
      <w:r w:rsidDel="00000000" w:rsidR="00000000" w:rsidRPr="00000000">
        <w:rPr>
          <w:rFonts w:ascii="Arial" w:cs="Arial" w:eastAsia="Arial" w:hAnsi="Arial"/>
          <w:rtl w:val="0"/>
        </w:rPr>
        <w:t xml:space="preserve">SEARCHGW</w:t>
      </w:r>
    </w:p>
    <w:p w:rsidR="00000000" w:rsidDel="00000000" w:rsidP="00000000" w:rsidRDefault="00000000" w:rsidRPr="00000000" w14:paraId="00000547">
      <w:pPr>
        <w:rPr>
          <w:rFonts w:ascii="Arial" w:cs="Arial" w:eastAsia="Arial" w:hAnsi="Arial"/>
        </w:rPr>
      </w:pPr>
      <w:r w:rsidDel="00000000" w:rsidR="00000000" w:rsidRPr="00000000">
        <w:rPr>
          <w:rtl w:val="0"/>
        </w:rPr>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48">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49">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4A">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4B">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4C">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4D">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4E">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4F">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50">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51">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52">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5A">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5B">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63">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64">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56D">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181"/>
        </w:sdtPr>
        <w:sdtContent>
          <w:commentRangeStart w:id="43"/>
        </w:sdtContent>
      </w:sdt>
      <w:r w:rsidDel="00000000" w:rsidR="00000000" w:rsidRPr="00000000">
        <w:rPr>
          <w:rFonts w:ascii="Arial" w:cs="Arial" w:eastAsia="Arial" w:hAnsi="Arial"/>
          <w:rtl w:val="0"/>
        </w:rPr>
        <w:t xml:space="preserve">1-hop </w:t>
      </w:r>
      <w:commentRangeEnd w:id="43"/>
      <w:r w:rsidDel="00000000" w:rsidR="00000000" w:rsidRPr="00000000">
        <w:commentReference w:id="43"/>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56E">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6F">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broadcast, like UDP/IP, the SEARCHGW packet is generally sent using the broadcast address as destination..</w:t>
      </w:r>
      <w:r w:rsidDel="00000000" w:rsidR="00000000" w:rsidRPr="00000000">
        <w:rPr>
          <w:rtl w:val="0"/>
        </w:rPr>
      </w:r>
    </w:p>
    <w:p w:rsidR="00000000" w:rsidDel="00000000" w:rsidP="00000000" w:rsidRDefault="00000000" w:rsidRPr="00000000" w14:paraId="00000570">
      <w:pPr>
        <w:pStyle w:val="Heading4"/>
        <w:ind w:left="0" w:right="4" w:firstLine="0"/>
        <w:rPr>
          <w:rFonts w:ascii="Arial" w:cs="Arial" w:eastAsia="Arial" w:hAnsi="Arial"/>
        </w:rPr>
      </w:pPr>
      <w:bookmarkStart w:colFirst="0" w:colLast="0" w:name="_heading=h.2r0uhxc" w:id="48"/>
      <w:bookmarkEnd w:id="48"/>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57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sdt>
        <w:sdtPr>
          <w:tag w:val="goog_rdk_182"/>
        </w:sdtPr>
        <w:sdtContent>
          <w:commentRangeStart w:id="44"/>
        </w:sdtContent>
      </w:sdt>
      <w:r w:rsidDel="00000000" w:rsidR="00000000" w:rsidRPr="00000000">
        <w:rPr>
          <w:rFonts w:ascii="Arial" w:cs="Arial" w:eastAsia="Arial" w:hAnsi="Arial"/>
          <w:rtl w:val="0"/>
        </w:rPr>
        <w:t xml:space="preserve">variable length packet header </w:t>
      </w:r>
      <w:commentRangeEnd w:id="44"/>
      <w:r w:rsidDel="00000000" w:rsidR="00000000" w:rsidRPr="00000000">
        <w:commentReference w:id="44"/>
      </w:r>
      <w:r w:rsidDel="00000000" w:rsidR="00000000" w:rsidRPr="00000000">
        <w:rPr>
          <w:rFonts w:ascii="Arial" w:cs="Arial" w:eastAsia="Arial" w:hAnsi="Arial"/>
          <w:rtl w:val="0"/>
        </w:rPr>
        <w:t xml:space="preserve">format. Please refer to section 1.8.2 for a detailed description.</w:t>
      </w:r>
    </w:p>
    <w:p w:rsidR="00000000" w:rsidDel="00000000" w:rsidP="00000000" w:rsidRDefault="00000000" w:rsidRPr="00000000" w14:paraId="00000572">
      <w:pPr>
        <w:pStyle w:val="Heading4"/>
        <w:ind w:left="0" w:right="4" w:firstLine="0"/>
        <w:rPr>
          <w:rFonts w:ascii="Arial" w:cs="Arial" w:eastAsia="Arial" w:hAnsi="Arial"/>
        </w:rPr>
      </w:pPr>
      <w:bookmarkStart w:colFirst="0" w:colLast="0" w:name="_heading=h.1664s55" w:id="49"/>
      <w:bookmarkEnd w:id="49"/>
      <w:r w:rsidDel="00000000" w:rsidR="00000000" w:rsidRPr="00000000">
        <w:rPr>
          <w:rFonts w:ascii="Arial" w:cs="Arial" w:eastAsia="Arial" w:hAnsi="Arial"/>
          <w:rtl w:val="0"/>
        </w:rPr>
        <w:t xml:space="preserve">3.1.2.2 Radius</w:t>
      </w:r>
    </w:p>
    <w:p w:rsidR="00000000" w:rsidDel="00000000" w:rsidP="00000000" w:rsidRDefault="00000000" w:rsidRPr="00000000" w14:paraId="00000573">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574">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575">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576">
      <w:pPr>
        <w:pStyle w:val="Heading3"/>
        <w:keepLines w:val="1"/>
        <w:spacing w:after="77" w:before="0" w:line="259" w:lineRule="auto"/>
        <w:ind w:left="0" w:right="4" w:firstLine="0"/>
        <w:rPr>
          <w:rFonts w:ascii="Arial" w:cs="Arial" w:eastAsia="Arial" w:hAnsi="Arial"/>
        </w:rPr>
      </w:pPr>
      <w:bookmarkStart w:colFirst="0" w:colLast="0" w:name="_heading=h.3q5sasy" w:id="50"/>
      <w:bookmarkEnd w:id="50"/>
      <w:r w:rsidDel="00000000" w:rsidR="00000000" w:rsidRPr="00000000">
        <w:rPr>
          <w:rtl w:val="0"/>
        </w:rPr>
        <w:t xml:space="preserve">3.1.3 </w:t>
      </w:r>
      <w:r w:rsidDel="00000000" w:rsidR="00000000" w:rsidRPr="00000000">
        <w:rPr>
          <w:rFonts w:ascii="Arial" w:cs="Arial" w:eastAsia="Arial" w:hAnsi="Arial"/>
          <w:rtl w:val="0"/>
        </w:rPr>
        <w:t xml:space="preserve">GWINFO</w:t>
      </w:r>
    </w:p>
    <w:p w:rsidR="00000000" w:rsidDel="00000000" w:rsidP="00000000" w:rsidRDefault="00000000" w:rsidRPr="00000000" w14:paraId="00000577">
      <w:pPr>
        <w:ind w:right="4"/>
        <w:rPr>
          <w:rFonts w:ascii="Arial" w:cs="Arial" w:eastAsia="Arial" w:hAnsi="Arial"/>
        </w:rPr>
      </w:pPr>
      <w:r w:rsidDel="00000000" w:rsidR="00000000" w:rsidRPr="00000000">
        <w:rPr>
          <w:rtl w:val="0"/>
        </w:rPr>
      </w:r>
    </w:p>
    <w:tbl>
      <w:tblPr>
        <w:tblStyle w:val="Table1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78">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79">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7A">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7B">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7C">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7D">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7E">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7F">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80">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81">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82">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8A">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8B">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93">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94">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9C">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59D">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A6">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A7">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A8">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broadcast, like UDP/IP, the GWINFO packet is generally sent using the broadcast address as destination.</w:t>
      </w:r>
    </w:p>
    <w:p w:rsidR="00000000" w:rsidDel="00000000" w:rsidP="00000000" w:rsidRDefault="00000000" w:rsidRPr="00000000" w14:paraId="000005A9">
      <w:pPr>
        <w:pStyle w:val="Heading4"/>
        <w:ind w:left="0" w:right="4" w:firstLine="0"/>
        <w:rPr>
          <w:rFonts w:ascii="Arial" w:cs="Arial" w:eastAsia="Arial" w:hAnsi="Arial"/>
        </w:rPr>
      </w:pPr>
      <w:bookmarkStart w:colFirst="0" w:colLast="0" w:name="_heading=h.25b2l0r" w:id="51"/>
      <w:bookmarkEnd w:id="51"/>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A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5AB">
      <w:pPr>
        <w:pStyle w:val="Heading4"/>
        <w:ind w:left="0" w:right="4" w:firstLine="0"/>
        <w:rPr>
          <w:rFonts w:ascii="Arial" w:cs="Arial" w:eastAsia="Arial" w:hAnsi="Arial"/>
        </w:rPr>
      </w:pPr>
      <w:bookmarkStart w:colFirst="0" w:colLast="0" w:name="_heading=h.kgcv8k" w:id="52"/>
      <w:bookmarkEnd w:id="52"/>
      <w:r w:rsidDel="00000000" w:rsidR="00000000" w:rsidRPr="00000000">
        <w:rPr>
          <w:rFonts w:ascii="Arial" w:cs="Arial" w:eastAsia="Arial" w:hAnsi="Arial"/>
          <w:rtl w:val="0"/>
        </w:rPr>
        <w:t xml:space="preserve">3.1.3.2 GwId</w:t>
      </w:r>
    </w:p>
    <w:p w:rsidR="00000000" w:rsidDel="00000000" w:rsidP="00000000" w:rsidRDefault="00000000" w:rsidRPr="00000000" w14:paraId="000005AC">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1-byte long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AD">
      <w:pPr>
        <w:pStyle w:val="Heading4"/>
        <w:ind w:left="0" w:right="4" w:firstLine="0"/>
        <w:rPr>
          <w:rFonts w:ascii="Arial" w:cs="Arial" w:eastAsia="Arial" w:hAnsi="Arial"/>
        </w:rPr>
      </w:pPr>
      <w:bookmarkStart w:colFirst="0" w:colLast="0" w:name="_heading=h.34g0dwd" w:id="53"/>
      <w:bookmarkEnd w:id="53"/>
      <w:r w:rsidDel="00000000" w:rsidR="00000000" w:rsidRPr="00000000">
        <w:rPr>
          <w:rFonts w:ascii="Arial" w:cs="Arial" w:eastAsia="Arial" w:hAnsi="Arial"/>
          <w:rtl w:val="0"/>
        </w:rPr>
        <w:t xml:space="preserve">3.1.3.3 GwAdd</w:t>
      </w:r>
    </w:p>
    <w:p w:rsidR="00000000" w:rsidDel="00000000" w:rsidP="00000000" w:rsidRDefault="00000000" w:rsidRPr="00000000" w14:paraId="000005AE">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p w:rsidR="00000000" w:rsidDel="00000000" w:rsidP="00000000" w:rsidRDefault="00000000" w:rsidRPr="00000000" w14:paraId="000005AF">
      <w:pPr>
        <w:pStyle w:val="Heading3"/>
        <w:keepLines w:val="1"/>
        <w:spacing w:after="52" w:before="0" w:line="259" w:lineRule="auto"/>
        <w:ind w:left="0" w:firstLine="0"/>
        <w:rPr>
          <w:rFonts w:ascii="Arial" w:cs="Arial" w:eastAsia="Arial" w:hAnsi="Arial"/>
          <w:i w:val="1"/>
          <w:color w:val="000000"/>
          <w:sz w:val="18"/>
          <w:szCs w:val="18"/>
        </w:rPr>
      </w:pPr>
      <w:bookmarkStart w:colFirst="0" w:colLast="0" w:name="_heading=h.1jlao46" w:id="54"/>
      <w:bookmarkEnd w:id="54"/>
      <w:r w:rsidDel="00000000" w:rsidR="00000000" w:rsidRPr="00000000">
        <w:rPr>
          <w:rtl w:val="0"/>
        </w:rPr>
        <w:t xml:space="preserve">3.1.4 </w:t>
      </w:r>
      <w:r w:rsidDel="00000000" w:rsidR="00000000" w:rsidRPr="00000000">
        <w:rPr>
          <w:rFonts w:ascii="Arial" w:cs="Arial" w:eastAsia="Arial" w:hAnsi="Arial"/>
          <w:rtl w:val="0"/>
        </w:rPr>
        <w:t xml:space="preserve">CONNECT</w:t>
      </w:r>
      <w:r w:rsidDel="00000000" w:rsidR="00000000" w:rsidRPr="00000000">
        <w:rPr>
          <w:rtl w:val="0"/>
        </w:rPr>
      </w:r>
    </w:p>
    <w:tbl>
      <w:tblPr>
        <w:tblStyle w:val="Table1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40"/>
        <w:gridCol w:w="945"/>
        <w:gridCol w:w="405"/>
        <w:gridCol w:w="375"/>
        <w:gridCol w:w="105"/>
        <w:gridCol w:w="1095"/>
        <w:gridCol w:w="105"/>
        <w:gridCol w:w="1275"/>
        <w:gridCol w:w="810"/>
        <w:gridCol w:w="225"/>
        <w:gridCol w:w="930"/>
        <w:gridCol w:w="105"/>
        <w:gridCol w:w="1560"/>
        <w:tblGridChange w:id="0">
          <w:tblGrid>
            <w:gridCol w:w="1560"/>
            <w:gridCol w:w="540"/>
            <w:gridCol w:w="945"/>
            <w:gridCol w:w="405"/>
            <w:gridCol w:w="375"/>
            <w:gridCol w:w="105"/>
            <w:gridCol w:w="1095"/>
            <w:gridCol w:w="105"/>
            <w:gridCol w:w="1275"/>
            <w:gridCol w:w="810"/>
            <w:gridCol w:w="225"/>
            <w:gridCol w:w="930"/>
            <w:gridCol w:w="105"/>
            <w:gridCol w:w="1560"/>
          </w:tblGrid>
        </w:tblGridChange>
      </w:tblGrid>
      <w:tr>
        <w:trPr>
          <w:cantSplit w:val="0"/>
          <w:tblHeader w:val="0"/>
        </w:trPr>
        <w:tc>
          <w:tcPr>
            <w:shd w:fill="cfe2f3" w:val="clear"/>
          </w:tcPr>
          <w:p w:rsidR="00000000" w:rsidDel="00000000" w:rsidP="00000000" w:rsidRDefault="00000000" w:rsidRPr="00000000" w14:paraId="000005B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B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B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B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B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B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B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B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5B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BE">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B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5CC">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CD">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5DA">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DB">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E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5EB">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5F1">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5F3">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5F5">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5F6">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F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F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F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5F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F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F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60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603">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604">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05">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12">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61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618">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619">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61D">
            <w:pPr>
              <w:jc w:val="center"/>
              <w:rPr>
                <w:rFonts w:ascii="Arial" w:cs="Arial" w:eastAsia="Arial" w:hAnsi="Arial"/>
                <w:i w:val="1"/>
              </w:rPr>
            </w:pPr>
            <w:r w:rsidDel="00000000" w:rsidR="00000000" w:rsidRPr="00000000">
              <w:rPr>
                <w:rFonts w:ascii="Arial" w:cs="Arial" w:eastAsia="Arial" w:hAnsi="Arial"/>
                <w:rtl w:val="0"/>
              </w:rPr>
              <w:t xml:space="preserve">Will Topic 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20">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62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62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2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2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2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2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2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62D">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62E">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62F">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63C">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63D">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64A">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64B">
            <w:pPr>
              <w:jc w:val="center"/>
              <w:rPr>
                <w:rFonts w:ascii="Arial" w:cs="Arial" w:eastAsia="Arial" w:hAnsi="Arial"/>
              </w:rPr>
            </w:pPr>
            <w:sdt>
              <w:sdtPr>
                <w:tag w:val="goog_rdk_183"/>
              </w:sdtPr>
              <w:sdtContent>
                <w:commentRangeStart w:id="45"/>
              </w:sdtContent>
            </w:sdt>
            <w:sdt>
              <w:sdtPr>
                <w:tag w:val="goog_rdk_184"/>
              </w:sdtPr>
              <w:sdtContent>
                <w:commentRangeStart w:id="46"/>
              </w:sdtContent>
            </w:sdt>
            <w:r w:rsidDel="00000000" w:rsidR="00000000" w:rsidRPr="00000000">
              <w:rPr>
                <w:rFonts w:ascii="Arial" w:cs="Arial" w:eastAsia="Arial" w:hAnsi="Arial"/>
                <w:rtl w:val="0"/>
              </w:rPr>
              <w:t xml:space="preserve">Protocol Version</w:t>
            </w:r>
            <w:commentRangeEnd w:id="45"/>
            <w:r w:rsidDel="00000000" w:rsidR="00000000" w:rsidRPr="00000000">
              <w:commentReference w:id="45"/>
            </w:r>
            <w:commentRangeEnd w:id="46"/>
            <w:r w:rsidDel="00000000" w:rsidR="00000000" w:rsidRPr="00000000">
              <w:commentReference w:id="46"/>
            </w:r>
            <w:r w:rsidDel="00000000" w:rsidR="00000000" w:rsidRPr="00000000">
              <w:rPr>
                <w:rtl w:val="0"/>
              </w:rPr>
            </w:r>
          </w:p>
        </w:tc>
      </w:tr>
      <w:tr>
        <w:trPr>
          <w:cantSplit w:val="0"/>
          <w:tblHeader w:val="0"/>
        </w:trPr>
        <w:tc>
          <w:tcPr/>
          <w:p w:rsidR="00000000" w:rsidDel="00000000" w:rsidP="00000000" w:rsidRDefault="00000000" w:rsidRPr="00000000" w14:paraId="00000658">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659">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666">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667">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674">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675">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82">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683">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90">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691">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9E">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69F">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AC">
            <w:pPr>
              <w:rPr>
                <w:rFonts w:ascii="Arial" w:cs="Arial" w:eastAsia="Arial" w:hAnsi="Arial"/>
              </w:rPr>
            </w:pPr>
            <w:r w:rsidDel="00000000" w:rsidR="00000000" w:rsidRPr="00000000">
              <w:rPr>
                <w:rFonts w:ascii="Arial" w:cs="Arial" w:eastAsia="Arial" w:hAnsi="Arial"/>
                <w:rtl w:val="0"/>
              </w:rPr>
              <w:t xml:space="preserve">Byte 13</w:t>
            </w:r>
          </w:p>
        </w:tc>
        <w:tc>
          <w:tcPr>
            <w:gridSpan w:val="13"/>
          </w:tcPr>
          <w:p w:rsidR="00000000" w:rsidDel="00000000" w:rsidP="00000000" w:rsidRDefault="00000000" w:rsidRPr="00000000" w14:paraId="000006AD">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6BA">
            <w:pPr>
              <w:rPr>
                <w:rFonts w:ascii="Arial" w:cs="Arial" w:eastAsia="Arial" w:hAnsi="Arial"/>
              </w:rPr>
            </w:pPr>
            <w:r w:rsidDel="00000000" w:rsidR="00000000" w:rsidRPr="00000000">
              <w:rPr>
                <w:rFonts w:ascii="Arial" w:cs="Arial" w:eastAsia="Arial" w:hAnsi="Arial"/>
                <w:rtl w:val="0"/>
              </w:rPr>
              <w:t xml:space="preserve">Byte 14</w:t>
            </w:r>
          </w:p>
        </w:tc>
        <w:tc>
          <w:tcPr>
            <w:gridSpan w:val="13"/>
          </w:tcPr>
          <w:p w:rsidR="00000000" w:rsidDel="00000000" w:rsidP="00000000" w:rsidRDefault="00000000" w:rsidRPr="00000000" w14:paraId="000006BB">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6C8">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C9">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D6">
            <w:pPr>
              <w:rPr>
                <w:rFonts w:ascii="Arial" w:cs="Arial" w:eastAsia="Arial" w:hAnsi="Arial"/>
              </w:rPr>
            </w:pPr>
            <w:r w:rsidDel="00000000" w:rsidR="00000000" w:rsidRPr="00000000">
              <w:rPr>
                <w:rFonts w:ascii="Arial" w:cs="Arial" w:eastAsia="Arial" w:hAnsi="Arial"/>
                <w:rtl w:val="0"/>
              </w:rPr>
              <w:t xml:space="preserve">Byte (14 + 1)</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D7">
            <w:pPr>
              <w:jc w:val="center"/>
              <w:rPr>
                <w:rFonts w:ascii="Arial" w:cs="Arial" w:eastAsia="Arial" w:hAnsi="Arial"/>
              </w:rPr>
            </w:pPr>
            <w:r w:rsidDel="00000000" w:rsidR="00000000" w:rsidRPr="00000000">
              <w:rPr>
                <w:rFonts w:ascii="Arial" w:cs="Arial" w:eastAsia="Arial" w:hAnsi="Arial"/>
                <w:rtl w:val="0"/>
              </w:rPr>
              <w:t xml:space="preserve">Will Topic Data MSB</w:t>
            </w:r>
          </w:p>
        </w:tc>
      </w:tr>
      <w:tr>
        <w:trPr>
          <w:cantSplit w:val="0"/>
          <w:trHeight w:val="200" w:hRule="atLeast"/>
          <w:tblHeader w:val="0"/>
        </w:trPr>
        <w:tc>
          <w:tcPr>
            <w:shd w:fill="efefef" w:val="clear"/>
          </w:tcPr>
          <w:p w:rsidR="00000000" w:rsidDel="00000000" w:rsidP="00000000" w:rsidRDefault="00000000" w:rsidRPr="00000000" w14:paraId="000006E4">
            <w:pPr>
              <w:rPr>
                <w:rFonts w:ascii="Arial" w:cs="Arial" w:eastAsia="Arial" w:hAnsi="Arial"/>
              </w:rPr>
            </w:pPr>
            <w:r w:rsidDel="00000000" w:rsidR="00000000" w:rsidRPr="00000000">
              <w:rPr>
                <w:rFonts w:ascii="Arial" w:cs="Arial" w:eastAsia="Arial" w:hAnsi="Arial"/>
                <w:rtl w:val="0"/>
              </w:rPr>
              <w:t xml:space="preserve">Byte (14 + 2)</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E5">
            <w:pPr>
              <w:jc w:val="center"/>
              <w:rPr>
                <w:rFonts w:ascii="Arial" w:cs="Arial" w:eastAsia="Arial" w:hAnsi="Arial"/>
              </w:rPr>
            </w:pPr>
            <w:r w:rsidDel="00000000" w:rsidR="00000000" w:rsidRPr="00000000">
              <w:rPr>
                <w:rFonts w:ascii="Arial" w:cs="Arial" w:eastAsia="Arial" w:hAnsi="Arial"/>
                <w:rtl w:val="0"/>
              </w:rPr>
              <w:t xml:space="preserve">Will Topic Data LSB</w:t>
            </w:r>
          </w:p>
        </w:tc>
      </w:tr>
      <w:tr>
        <w:trPr>
          <w:cantSplit w:val="0"/>
          <w:tblHeader w:val="0"/>
        </w:trPr>
        <w:tc>
          <w:tcPr>
            <w:shd w:fill="efefef" w:val="clear"/>
          </w:tcPr>
          <w:p w:rsidR="00000000" w:rsidDel="00000000" w:rsidP="00000000" w:rsidRDefault="00000000" w:rsidRPr="00000000" w14:paraId="000006F2">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6F3">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700">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701">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rHeight w:val="404.98046875" w:hRule="atLeast"/>
          <w:tblHeader w:val="0"/>
        </w:trPr>
        <w:tc>
          <w:tcPr>
            <w:shd w:fill="efefef" w:val="clear"/>
          </w:tcPr>
          <w:p w:rsidR="00000000" w:rsidDel="00000000" w:rsidP="00000000" w:rsidRDefault="00000000" w:rsidRPr="00000000" w14:paraId="0000070E">
            <w:pPr>
              <w:rPr>
                <w:rFonts w:ascii="Arial" w:cs="Arial" w:eastAsia="Arial" w:hAnsi="Arial"/>
              </w:rPr>
            </w:pPr>
            <w:r w:rsidDel="00000000" w:rsidR="00000000" w:rsidRPr="00000000">
              <w:rPr>
                <w:rFonts w:ascii="Arial" w:cs="Arial" w:eastAsia="Arial" w:hAnsi="Arial"/>
                <w:rtl w:val="0"/>
              </w:rPr>
              <w:t xml:space="preserve">Byte (14 + N)</w:t>
            </w:r>
          </w:p>
        </w:tc>
        <w:tc>
          <w:tcPr>
            <w:gridSpan w:val="13"/>
            <w:shd w:fill="efefef" w:val="clear"/>
          </w:tcPr>
          <w:p w:rsidR="00000000" w:rsidDel="00000000" w:rsidP="00000000" w:rsidRDefault="00000000" w:rsidRPr="00000000" w14:paraId="0000070F">
            <w:pPr>
              <w:jc w:val="center"/>
              <w:rPr>
                <w:rFonts w:ascii="Arial" w:cs="Arial" w:eastAsia="Arial" w:hAnsi="Arial"/>
              </w:rPr>
            </w:pPr>
            <w:r w:rsidDel="00000000" w:rsidR="00000000" w:rsidRPr="00000000">
              <w:rPr>
                <w:rFonts w:ascii="Arial" w:cs="Arial" w:eastAsia="Arial" w:hAnsi="Arial"/>
                <w:rtl w:val="0"/>
              </w:rPr>
              <w:t xml:space="preserve">Will Payload Or (Will Topic Name + Will Payload)</w:t>
            </w:r>
          </w:p>
        </w:tc>
      </w:tr>
      <w:tr>
        <w:trPr>
          <w:cantSplit w:val="0"/>
          <w:tblHeader w:val="0"/>
        </w:trPr>
        <w:tc>
          <w:tcPr/>
          <w:p w:rsidR="00000000" w:rsidDel="00000000" w:rsidP="00000000" w:rsidRDefault="00000000" w:rsidRPr="00000000" w14:paraId="0000071C">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71D">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blHeader w:val="0"/>
        </w:trPr>
        <w:tc>
          <w:tcPr>
            <w:shd w:fill="efefef" w:val="clear"/>
          </w:tcPr>
          <w:p w:rsidR="00000000" w:rsidDel="00000000" w:rsidP="00000000" w:rsidRDefault="00000000" w:rsidRPr="00000000" w14:paraId="0000072A">
            <w:pPr>
              <w:rPr>
                <w:rFonts w:ascii="Arial" w:cs="Arial" w:eastAsia="Arial" w:hAnsi="Arial"/>
              </w:rPr>
            </w:pPr>
            <w:r w:rsidDel="00000000" w:rsidR="00000000" w:rsidRPr="00000000">
              <w:rPr>
                <w:rFonts w:ascii="Arial" w:cs="Arial" w:eastAsia="Arial" w:hAnsi="Arial"/>
                <w:rtl w:val="0"/>
              </w:rPr>
              <w:t xml:space="preserve">Byte (14 + 1)</w:t>
            </w:r>
          </w:p>
        </w:tc>
        <w:tc>
          <w:tcPr>
            <w:gridSpan w:val="13"/>
            <w:shd w:fill="efefef" w:val="clear"/>
          </w:tcPr>
          <w:p w:rsidR="00000000" w:rsidDel="00000000" w:rsidP="00000000" w:rsidRDefault="00000000" w:rsidRPr="00000000" w14:paraId="0000072B">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blHeader w:val="0"/>
        </w:trPr>
        <w:tc>
          <w:tcPr>
            <w:shd w:fill="efefef" w:val="clear"/>
          </w:tcPr>
          <w:p w:rsidR="00000000" w:rsidDel="00000000" w:rsidP="00000000" w:rsidRDefault="00000000" w:rsidRPr="00000000" w14:paraId="00000738">
            <w:pPr>
              <w:rPr>
                <w:rFonts w:ascii="Arial" w:cs="Arial" w:eastAsia="Arial" w:hAnsi="Arial"/>
              </w:rPr>
            </w:pPr>
            <w:r w:rsidDel="00000000" w:rsidR="00000000" w:rsidRPr="00000000">
              <w:rPr>
                <w:rFonts w:ascii="Arial" w:cs="Arial" w:eastAsia="Arial" w:hAnsi="Arial"/>
                <w:rtl w:val="0"/>
              </w:rPr>
              <w:t xml:space="preserve">Byte (14 + 2)</w:t>
            </w:r>
          </w:p>
        </w:tc>
        <w:tc>
          <w:tcPr>
            <w:gridSpan w:val="13"/>
            <w:shd w:fill="efefef" w:val="clear"/>
          </w:tcPr>
          <w:p w:rsidR="00000000" w:rsidDel="00000000" w:rsidP="00000000" w:rsidRDefault="00000000" w:rsidRPr="00000000" w14:paraId="00000739">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shd w:fill="efefef" w:val="clear"/>
          </w:tcPr>
          <w:p w:rsidR="00000000" w:rsidDel="00000000" w:rsidP="00000000" w:rsidRDefault="00000000" w:rsidRPr="00000000" w14:paraId="00000746">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747">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blHeader w:val="0"/>
        </w:trPr>
        <w:tc>
          <w:tcPr>
            <w:shd w:fill="efefef" w:val="clear"/>
          </w:tcPr>
          <w:p w:rsidR="00000000" w:rsidDel="00000000" w:rsidP="00000000" w:rsidRDefault="00000000" w:rsidRPr="00000000" w14:paraId="00000754">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755">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blHeader w:val="0"/>
        </w:trPr>
        <w:tc>
          <w:tcPr>
            <w:shd w:fill="efefef" w:val="clear"/>
          </w:tcPr>
          <w:p w:rsidR="00000000" w:rsidDel="00000000" w:rsidP="00000000" w:rsidRDefault="00000000" w:rsidRPr="00000000" w14:paraId="00000762">
            <w:pPr>
              <w:rPr>
                <w:rFonts w:ascii="Arial" w:cs="Arial" w:eastAsia="Arial" w:hAnsi="Arial"/>
              </w:rPr>
            </w:pPr>
            <w:r w:rsidDel="00000000" w:rsidR="00000000" w:rsidRPr="00000000">
              <w:rPr>
                <w:rFonts w:ascii="Arial" w:cs="Arial" w:eastAsia="Arial" w:hAnsi="Arial"/>
                <w:rtl w:val="0"/>
              </w:rPr>
              <w:t xml:space="preserve">Byte (14 + 5)</w:t>
            </w:r>
          </w:p>
        </w:tc>
        <w:tc>
          <w:tcPr>
            <w:gridSpan w:val="13"/>
            <w:shd w:fill="efefef" w:val="clear"/>
          </w:tcPr>
          <w:p w:rsidR="00000000" w:rsidDel="00000000" w:rsidP="00000000" w:rsidRDefault="00000000" w:rsidRPr="00000000" w14:paraId="00000763">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770">
            <w:pPr>
              <w:rPr>
                <w:rFonts w:ascii="Arial" w:cs="Arial" w:eastAsia="Arial" w:hAnsi="Arial"/>
              </w:rPr>
            </w:pPr>
            <w:r w:rsidDel="00000000" w:rsidR="00000000" w:rsidRPr="00000000">
              <w:rPr>
                <w:rFonts w:ascii="Arial" w:cs="Arial" w:eastAsia="Arial" w:hAnsi="Arial"/>
                <w:rtl w:val="0"/>
              </w:rPr>
              <w:t xml:space="preserve">Byte 15 … N</w:t>
            </w:r>
          </w:p>
        </w:tc>
        <w:tc>
          <w:tcPr>
            <w:gridSpan w:val="13"/>
          </w:tcPr>
          <w:p w:rsidR="00000000" w:rsidDel="00000000" w:rsidP="00000000" w:rsidRDefault="00000000" w:rsidRPr="00000000" w14:paraId="00000771">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77F">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or continue a session. </w:t>
      </w:r>
      <w:r w:rsidDel="00000000" w:rsidR="00000000" w:rsidRPr="00000000">
        <w:rPr>
          <w:rtl w:val="0"/>
        </w:rPr>
      </w:r>
    </w:p>
    <w:p w:rsidR="00000000" w:rsidDel="00000000" w:rsidP="00000000" w:rsidRDefault="00000000" w:rsidRPr="00000000" w14:paraId="00000780">
      <w:pPr>
        <w:pStyle w:val="Heading4"/>
        <w:ind w:left="0" w:firstLine="0"/>
        <w:rPr>
          <w:rFonts w:ascii="Arial" w:cs="Arial" w:eastAsia="Arial" w:hAnsi="Arial"/>
        </w:rPr>
      </w:pPr>
      <w:bookmarkStart w:colFirst="0" w:colLast="0" w:name="_heading=h.43ky6rz" w:id="55"/>
      <w:bookmarkEnd w:id="55"/>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78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782">
      <w:pPr>
        <w:pStyle w:val="Heading4"/>
        <w:ind w:left="0" w:firstLine="0"/>
        <w:rPr>
          <w:rFonts w:ascii="Arial" w:cs="Arial" w:eastAsia="Arial" w:hAnsi="Arial"/>
        </w:rPr>
      </w:pPr>
      <w:bookmarkStart w:colFirst="0" w:colLast="0" w:name="_heading=h.2iq8gzs" w:id="56"/>
      <w:bookmarkEnd w:id="56"/>
      <w:r w:rsidDel="00000000" w:rsidR="00000000" w:rsidRPr="00000000">
        <w:rPr>
          <w:rFonts w:ascii="Arial" w:cs="Arial" w:eastAsia="Arial" w:hAnsi="Arial"/>
          <w:rtl w:val="0"/>
        </w:rPr>
        <w:t xml:space="preserve">3.1.4.2 Connect Flags</w:t>
      </w:r>
    </w:p>
    <w:p w:rsidR="00000000" w:rsidDel="00000000" w:rsidP="00000000" w:rsidRDefault="00000000" w:rsidRPr="00000000" w14:paraId="00000783">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784">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7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7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789">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78A">
      <w:pPr>
        <w:pStyle w:val="Heading4"/>
        <w:ind w:left="0" w:firstLine="0"/>
        <w:rPr>
          <w:rFonts w:ascii="Arial" w:cs="Arial" w:eastAsia="Arial" w:hAnsi="Arial"/>
        </w:rPr>
      </w:pPr>
      <w:bookmarkStart w:colFirst="0" w:colLast="0" w:name="_heading=h.kxsqte300p6i" w:id="57"/>
      <w:bookmarkEnd w:id="57"/>
      <w:r w:rsidDel="00000000" w:rsidR="00000000" w:rsidRPr="00000000">
        <w:rPr>
          <w:rFonts w:ascii="Arial" w:cs="Arial" w:eastAsia="Arial" w:hAnsi="Arial"/>
          <w:rtl w:val="0"/>
        </w:rPr>
        <w:t xml:space="preserve">3.1.4.3 Packet Identifier</w:t>
      </w:r>
    </w:p>
    <w:p w:rsidR="00000000" w:rsidDel="00000000" w:rsidP="00000000" w:rsidRDefault="00000000" w:rsidRPr="00000000" w14:paraId="0000078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CONNACK packet. It should ideally be populated with a random integer value.</w:t>
      </w:r>
    </w:p>
    <w:p w:rsidR="00000000" w:rsidDel="00000000" w:rsidP="00000000" w:rsidRDefault="00000000" w:rsidRPr="00000000" w14:paraId="0000078C">
      <w:pPr>
        <w:pStyle w:val="Heading4"/>
        <w:ind w:left="0" w:firstLine="0"/>
        <w:rPr>
          <w:rFonts w:ascii="Arial" w:cs="Arial" w:eastAsia="Arial" w:hAnsi="Arial"/>
        </w:rPr>
      </w:pPr>
      <w:bookmarkStart w:colFirst="0" w:colLast="0" w:name="_heading=h.xvir7l" w:id="58"/>
      <w:bookmarkEnd w:id="58"/>
      <w:r w:rsidDel="00000000" w:rsidR="00000000" w:rsidRPr="00000000">
        <w:rPr>
          <w:rFonts w:ascii="Arial" w:cs="Arial" w:eastAsia="Arial" w:hAnsi="Arial"/>
          <w:rtl w:val="0"/>
        </w:rPr>
        <w:t xml:space="preserve">3.1.4.4 Protocol Version</w:t>
      </w:r>
    </w:p>
    <w:p w:rsidR="00000000" w:rsidDel="00000000" w:rsidP="00000000" w:rsidRDefault="00000000" w:rsidRPr="00000000" w14:paraId="0000078D">
      <w:pPr>
        <w:rPr>
          <w:rFonts w:ascii="Arial" w:cs="Arial" w:eastAsia="Arial" w:hAnsi="Arial"/>
          <w:color w:val="000000"/>
        </w:rPr>
      </w:pPr>
      <w:bookmarkStart w:colFirst="0" w:colLast="0" w:name="_heading=h.3hv69ve" w:id="59"/>
      <w:bookmarkEnd w:id="59"/>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78E">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78F">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790">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791">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792">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793">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794">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795">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797">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798">
      <w:pPr>
        <w:rPr>
          <w:rFonts w:ascii="Arial" w:cs="Arial" w:eastAsia="Arial" w:hAnsi="Arial"/>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p>
    <w:p w:rsidR="00000000" w:rsidDel="00000000" w:rsidP="00000000" w:rsidRDefault="00000000" w:rsidRPr="00000000" w14:paraId="00000799">
      <w:pPr>
        <w:rPr>
          <w:rFonts w:ascii="Arial" w:cs="Arial" w:eastAsia="Arial" w:hAnsi="Arial"/>
          <w:color w:val="000000"/>
        </w:rPr>
      </w:pPr>
      <w:sdt>
        <w:sdtPr>
          <w:tag w:val="goog_rdk_185"/>
        </w:sdtPr>
        <w:sdtContent>
          <w:commentRangeStart w:id="47"/>
        </w:sdtContent>
      </w:sdt>
      <w:sdt>
        <w:sdtPr>
          <w:tag w:val="goog_rdk_186"/>
        </w:sdtPr>
        <w:sdtContent>
          <w:commentRangeStart w:id="48"/>
        </w:sdtContent>
      </w:sdt>
      <w:sdt>
        <w:sdtPr>
          <w:tag w:val="goog_rdk_187"/>
        </w:sdtPr>
        <w:sdtContent>
          <w:commentRangeStart w:id="49"/>
        </w:sdtContent>
      </w:sdt>
      <w:sdt>
        <w:sdtPr>
          <w:tag w:val="goog_rdk_188"/>
        </w:sdtPr>
        <w:sdtContent>
          <w:commentRangeStart w:id="50"/>
        </w:sdtContent>
      </w:sdt>
      <w:sdt>
        <w:sdtPr>
          <w:tag w:val="goog_rdk_189"/>
        </w:sdtPr>
        <w:sdtContent>
          <w:commentRangeStart w:id="51"/>
        </w:sdtContent>
      </w:sdt>
      <w:sdt>
        <w:sdtPr>
          <w:tag w:val="goog_rdk_190"/>
        </w:sdtPr>
        <w:sdtContent>
          <w:commentRangeStart w:id="52"/>
        </w:sdtContent>
      </w:sdt>
      <w:r w:rsidDel="00000000" w:rsidR="00000000" w:rsidRPr="00000000">
        <w:rPr>
          <w:rFonts w:ascii="Arial" w:cs="Arial" w:eastAsia="Arial" w:hAnsi="Arial"/>
          <w:highlight w:val="yellow"/>
          <w:rtl w:val="0"/>
        </w:rPr>
        <w:t xml:space="preserve">If the Protocol Version is valid but it is not the latest one available (for instance 0x02) and the Gateway does not want to accept the CONNECT packet, the Server MAY send a CONNACK packet with Reason Code 0x84 (Unsupported Protocol Version) and consider the session closed.</w:t>
      </w:r>
      <w:commentRangeEnd w:id="47"/>
      <w:r w:rsidDel="00000000" w:rsidR="00000000" w:rsidRPr="00000000">
        <w:commentReference w:id="47"/>
      </w:r>
      <w:commentRangeEnd w:id="48"/>
      <w:r w:rsidDel="00000000" w:rsidR="00000000" w:rsidRPr="00000000">
        <w:commentReference w:id="48"/>
      </w:r>
      <w:commentRangeEnd w:id="49"/>
      <w:r w:rsidDel="00000000" w:rsidR="00000000" w:rsidRPr="00000000">
        <w:commentReference w:id="49"/>
      </w:r>
      <w:commentRangeEnd w:id="50"/>
      <w:r w:rsidDel="00000000" w:rsidR="00000000" w:rsidRPr="00000000">
        <w:commentReference w:id="50"/>
      </w:r>
      <w:commentRangeEnd w:id="51"/>
      <w:r w:rsidDel="00000000" w:rsidR="00000000" w:rsidRPr="00000000">
        <w:commentReference w:id="51"/>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79A">
      <w:pPr>
        <w:pStyle w:val="Heading4"/>
        <w:ind w:left="0" w:firstLine="0"/>
        <w:rPr>
          <w:rFonts w:ascii="Arial" w:cs="Arial" w:eastAsia="Arial" w:hAnsi="Arial"/>
        </w:rPr>
      </w:pPr>
      <w:bookmarkStart w:colFirst="0" w:colLast="0" w:name="_heading=h.4h042r0" w:id="60"/>
      <w:bookmarkEnd w:id="60"/>
      <w:r w:rsidDel="00000000" w:rsidR="00000000" w:rsidRPr="00000000">
        <w:rPr>
          <w:rFonts w:ascii="Arial" w:cs="Arial" w:eastAsia="Arial" w:hAnsi="Arial"/>
          <w:rtl w:val="0"/>
        </w:rPr>
        <w:t xml:space="preserve">3.1.4.5 Keep Alive Timer</w:t>
      </w:r>
    </w:p>
    <w:p w:rsidR="00000000" w:rsidDel="00000000" w:rsidP="00000000" w:rsidRDefault="00000000" w:rsidRPr="00000000" w14:paraId="0000079B">
      <w:pPr>
        <w:rPr>
          <w:rFonts w:ascii="Arial" w:cs="Arial" w:eastAsia="Arial" w:hAnsi="Arial"/>
          <w:color w:val="000000"/>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 Control Packets being sent does not exceed the Keep Alive value. In the absence of sending any other MQTT-SN Control Packets, the Client MUST send a PINGREQ packet.</w:t>
      </w:r>
    </w:p>
    <w:p w:rsidR="00000000" w:rsidDel="00000000" w:rsidP="00000000" w:rsidRDefault="00000000" w:rsidRPr="00000000" w14:paraId="0000079C">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79D">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79E">
      <w:pPr>
        <w:rPr>
          <w:rFonts w:ascii="Arial" w:cs="Arial" w:eastAsia="Arial" w:hAnsi="Arial"/>
          <w:color w:val="000000"/>
        </w:rPr>
      </w:pPr>
      <w:sdt>
        <w:sdtPr>
          <w:tag w:val="goog_rdk_191"/>
        </w:sdtPr>
        <w:sdtContent>
          <w:commentRangeStart w:id="53"/>
        </w:sdtContent>
      </w:sdt>
      <w:sdt>
        <w:sdtPr>
          <w:tag w:val="goog_rdk_192"/>
        </w:sdtPr>
        <w:sdtContent>
          <w:commentRangeStart w:id="54"/>
        </w:sdtContent>
      </w:sdt>
      <w:sdt>
        <w:sdtPr>
          <w:tag w:val="goog_rdk_193"/>
        </w:sdtPr>
        <w:sdtContent>
          <w:commentRangeStart w:id="55"/>
        </w:sdtContent>
      </w:sdt>
      <w:sdt>
        <w:sdtPr>
          <w:tag w:val="goog_rdk_194"/>
        </w:sdtPr>
        <w:sdtContent>
          <w:commentRangeStart w:id="56"/>
        </w:sdtContent>
      </w:sdt>
      <w:sdt>
        <w:sdtPr>
          <w:tag w:val="goog_rdk_195"/>
        </w:sdtPr>
        <w:sdtContent>
          <w:commentRangeStart w:id="57"/>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(see state description in table 3.6).</w:t>
      </w:r>
      <w:commentRangeEnd w:id="53"/>
      <w:r w:rsidDel="00000000" w:rsidR="00000000" w:rsidRPr="00000000">
        <w:commentReference w:id="53"/>
      </w:r>
      <w:commentRangeEnd w:id="54"/>
      <w:r w:rsidDel="00000000" w:rsidR="00000000" w:rsidRPr="00000000">
        <w:commentReference w:id="54"/>
      </w:r>
      <w:commentRangeEnd w:id="55"/>
      <w:r w:rsidDel="00000000" w:rsidR="00000000" w:rsidRPr="00000000">
        <w:commentReference w:id="55"/>
      </w:r>
      <w:commentRangeEnd w:id="56"/>
      <w:r w:rsidDel="00000000" w:rsidR="00000000" w:rsidRPr="00000000">
        <w:commentReference w:id="56"/>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79F">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sdt>
        <w:sdtPr>
          <w:tag w:val="goog_rdk_196"/>
        </w:sdtPr>
        <w:sdtContent>
          <w:commentRangeStart w:id="58"/>
        </w:sdtContent>
      </w:sdt>
      <w:r w:rsidDel="00000000" w:rsidR="00000000" w:rsidRPr="00000000">
        <w:rPr>
          <w:rFonts w:ascii="Arial" w:cs="Arial" w:eastAsia="Arial" w:hAnsi="Arial"/>
          <w:color w:val="000000"/>
          <w:highlight w:val="yellow"/>
          <w:rtl w:val="0"/>
        </w:rPr>
        <w:t xml:space="preserve">B4</w:t>
      </w:r>
      <w:commentRangeEnd w:id="58"/>
      <w:r w:rsidDel="00000000" w:rsidR="00000000" w:rsidRPr="00000000">
        <w:commentReference w:id="58"/>
      </w:r>
      <w:r w:rsidDel="00000000" w:rsidR="00000000" w:rsidRPr="00000000">
        <w:rPr>
          <w:rFonts w:ascii="Arial" w:cs="Arial" w:eastAsia="Arial" w:hAnsi="Arial"/>
          <w:color w:val="000000"/>
          <w:highlight w:val="yellow"/>
          <w:rtl w:val="0"/>
        </w:rPr>
        <w:t xml:space="preserve"> up to the max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7A0">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7A1">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7A2">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7A3">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7A4">
      <w:pPr>
        <w:pStyle w:val="Heading4"/>
        <w:ind w:left="0" w:firstLine="0"/>
        <w:rPr>
          <w:rFonts w:ascii="Arial" w:cs="Arial" w:eastAsia="Arial" w:hAnsi="Arial"/>
        </w:rPr>
      </w:pPr>
      <w:bookmarkStart w:colFirst="0" w:colLast="0" w:name="_heading=h.1baon6m" w:id="61"/>
      <w:bookmarkEnd w:id="61"/>
      <w:r w:rsidDel="00000000" w:rsidR="00000000" w:rsidRPr="00000000">
        <w:rPr>
          <w:rFonts w:ascii="Arial" w:cs="Arial" w:eastAsia="Arial" w:hAnsi="Arial"/>
          <w:rtl w:val="0"/>
        </w:rPr>
        <w:t xml:space="preserve">3.1.4.6 Session Expiry Interval</w:t>
      </w:r>
    </w:p>
    <w:p w:rsidR="00000000" w:rsidDel="00000000" w:rsidP="00000000" w:rsidRDefault="00000000" w:rsidRPr="00000000" w14:paraId="000007A5">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A6">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A7">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A8">
      <w:pPr>
        <w:rPr>
          <w:b w:val="1"/>
        </w:rPr>
      </w:pPr>
      <w:r w:rsidDel="00000000" w:rsidR="00000000" w:rsidRPr="00000000">
        <w:rPr>
          <w:b w:val="1"/>
          <w:rtl w:val="0"/>
        </w:rPr>
        <w:t xml:space="preserve">Informative comment</w:t>
      </w:r>
    </w:p>
    <w:p w:rsidR="00000000" w:rsidDel="00000000" w:rsidP="00000000" w:rsidRDefault="00000000" w:rsidRPr="00000000" w14:paraId="000007A9">
      <w:pPr>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7AA">
      <w:pPr>
        <w:rPr>
          <w:b w:val="1"/>
        </w:rPr>
      </w:pPr>
      <w:r w:rsidDel="00000000" w:rsidR="00000000" w:rsidRPr="00000000">
        <w:rPr>
          <w:b w:val="1"/>
          <w:rtl w:val="0"/>
        </w:rPr>
        <w:t xml:space="preserve">Informative comment</w:t>
      </w:r>
    </w:p>
    <w:p w:rsidR="00000000" w:rsidDel="00000000" w:rsidP="00000000" w:rsidRDefault="00000000" w:rsidRPr="00000000" w14:paraId="000007AB">
      <w:pPr>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p>
    <w:p w:rsidR="00000000" w:rsidDel="00000000" w:rsidP="00000000" w:rsidRDefault="00000000" w:rsidRPr="00000000" w14:paraId="000007AC">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7AD">
      <w:pPr>
        <w:pStyle w:val="Heading4"/>
        <w:ind w:left="0" w:firstLine="0"/>
        <w:rPr>
          <w:rFonts w:ascii="Arial" w:cs="Arial" w:eastAsia="Arial" w:hAnsi="Arial"/>
        </w:rPr>
      </w:pPr>
      <w:bookmarkStart w:colFirst="0" w:colLast="0" w:name="_heading=h.3vac5uf" w:id="62"/>
      <w:bookmarkEnd w:id="62"/>
      <w:r w:rsidDel="00000000" w:rsidR="00000000" w:rsidRPr="00000000">
        <w:rPr>
          <w:rFonts w:ascii="Arial" w:cs="Arial" w:eastAsia="Arial" w:hAnsi="Arial"/>
          <w:rtl w:val="0"/>
        </w:rPr>
        <w:t xml:space="preserve">3.1.4.7 Max Packet Size</w:t>
      </w:r>
    </w:p>
    <w:p w:rsidR="00000000" w:rsidDel="00000000" w:rsidP="00000000" w:rsidRDefault="00000000" w:rsidRPr="00000000" w14:paraId="000007AE">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AF">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B0">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B1">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sdt>
        <w:sdtPr>
          <w:tag w:val="goog_rdk_197"/>
        </w:sdtPr>
        <w:sdtContent>
          <w:commentRangeStart w:id="59"/>
        </w:sdtContent>
      </w:sdt>
      <w:r w:rsidDel="00000000" w:rsidR="00000000" w:rsidRPr="00000000">
        <w:rPr>
          <w:rFonts w:ascii="Arial" w:cs="Arial" w:eastAsia="Arial" w:hAnsi="Arial"/>
          <w:color w:val="000000"/>
          <w:rtl w:val="0"/>
        </w:rPr>
        <w:t xml:space="preserve">MQTT Control Packet,</w:t>
      </w:r>
      <w:commentRangeEnd w:id="59"/>
      <w:r w:rsidDel="00000000" w:rsidR="00000000" w:rsidRPr="00000000">
        <w:commentReference w:id="59"/>
      </w:r>
      <w:r w:rsidDel="00000000" w:rsidR="00000000" w:rsidRPr="00000000">
        <w:rPr>
          <w:rFonts w:ascii="Arial" w:cs="Arial" w:eastAsia="Arial" w:hAnsi="Arial"/>
          <w:color w:val="000000"/>
          <w:rtl w:val="0"/>
        </w:rPr>
        <w:t xml:space="preserve"> as defined in section 3.1. The Client uses the Maximum Packet Size to inform the Server that it will not process packets exceeding this limit.</w:t>
      </w:r>
    </w:p>
    <w:p w:rsidR="00000000" w:rsidDel="00000000" w:rsidP="00000000" w:rsidRDefault="00000000" w:rsidRPr="00000000" w14:paraId="000007B2">
      <w:pPr>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B3">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B4">
      <w:pPr>
        <w:ind w:left="720" w:firstLine="0"/>
        <w:rPr>
          <w:rFonts w:ascii="Arial" w:cs="Arial" w:eastAsia="Arial" w:hAnsi="Arial"/>
          <w:color w:val="000000"/>
        </w:rPr>
      </w:pPr>
      <w:bookmarkStart w:colFirst="0" w:colLast="0" w:name="_heading=h.2afmg28" w:id="63"/>
      <w:bookmarkEnd w:id="63"/>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B5">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place the discarded packet on a</w:t>
      </w:r>
      <w:sdt>
        <w:sdtPr>
          <w:tag w:val="goog_rdk_198"/>
        </w:sdtPr>
        <w:sdtContent>
          <w:commentRangeStart w:id="60"/>
        </w:sdtContent>
      </w:sdt>
      <w:r w:rsidDel="00000000" w:rsidR="00000000" w:rsidRPr="00000000">
        <w:rPr>
          <w:rFonts w:ascii="Arial" w:cs="Arial" w:eastAsia="Arial" w:hAnsi="Arial"/>
          <w:color w:val="000000"/>
          <w:rtl w:val="0"/>
        </w:rPr>
        <w:t xml:space="preserve"> ‘dead letter queue’</w:t>
      </w:r>
      <w:commentRangeEnd w:id="60"/>
      <w:r w:rsidDel="00000000" w:rsidR="00000000" w:rsidRPr="00000000">
        <w:commentReference w:id="60"/>
      </w:r>
      <w:r w:rsidDel="00000000" w:rsidR="00000000" w:rsidRPr="00000000">
        <w:rPr>
          <w:rFonts w:ascii="Arial" w:cs="Arial" w:eastAsia="Arial" w:hAnsi="Arial"/>
          <w:color w:val="000000"/>
          <w:rtl w:val="0"/>
        </w:rPr>
        <w:t xml:space="preserve"> or perform other diagnostic action. Such actions are outside the scope of this specification.</w:t>
      </w:r>
      <w:r w:rsidDel="00000000" w:rsidR="00000000" w:rsidRPr="00000000">
        <w:rPr>
          <w:rtl w:val="0"/>
        </w:rPr>
      </w:r>
    </w:p>
    <w:p w:rsidR="00000000" w:rsidDel="00000000" w:rsidP="00000000" w:rsidRDefault="00000000" w:rsidRPr="00000000" w14:paraId="000007B6">
      <w:pPr>
        <w:pStyle w:val="Heading4"/>
        <w:ind w:left="0" w:firstLine="0"/>
        <w:rPr>
          <w:rFonts w:ascii="Arial" w:cs="Arial" w:eastAsia="Arial" w:hAnsi="Arial"/>
        </w:rPr>
      </w:pPr>
      <w:bookmarkStart w:colFirst="0" w:colLast="0" w:name="_heading=h.pkwqa1" w:id="64"/>
      <w:bookmarkEnd w:id="64"/>
      <w:r w:rsidDel="00000000" w:rsidR="00000000" w:rsidRPr="00000000">
        <w:rPr>
          <w:rFonts w:ascii="Arial" w:cs="Arial" w:eastAsia="Arial" w:hAnsi="Arial"/>
          <w:rtl w:val="0"/>
        </w:rPr>
        <w:t xml:space="preserve">3.1.4.8 Client Identifier</w:t>
      </w:r>
    </w:p>
    <w:p w:rsidR="00000000" w:rsidDel="00000000" w:rsidP="00000000" w:rsidRDefault="00000000" w:rsidRPr="00000000" w14:paraId="000007B7">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B8">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B9">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BA">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7BB">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7BC">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BD">
      <w:pPr>
        <w:pStyle w:val="Heading4"/>
        <w:ind w:left="0" w:right="4" w:firstLine="0"/>
        <w:rPr/>
      </w:pPr>
      <w:bookmarkStart w:colFirst="0" w:colLast="0" w:name="_heading=h.u38i2mpp332q" w:id="65"/>
      <w:bookmarkEnd w:id="65"/>
      <w:r w:rsidDel="00000000" w:rsidR="00000000" w:rsidRPr="00000000">
        <w:rPr>
          <w:rFonts w:ascii="Arial" w:cs="Arial" w:eastAsia="Arial" w:hAnsi="Arial"/>
          <w:rtl w:val="0"/>
        </w:rPr>
        <w:t xml:space="preserve">3.1.4.9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BE">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feature.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BF">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C0">
      <w:pPr>
        <w:numPr>
          <w:ilvl w:val="0"/>
          <w:numId w:val="1"/>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7C1">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7C2">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retained when it is published.</w:t>
      </w:r>
    </w:p>
    <w:p w:rsidR="00000000" w:rsidDel="00000000" w:rsidP="00000000" w:rsidRDefault="00000000" w:rsidRPr="00000000" w14:paraId="000007C3">
      <w:pPr>
        <w:pStyle w:val="Heading4"/>
        <w:ind w:left="0" w:firstLine="0"/>
        <w:rPr>
          <w:rFonts w:ascii="Arial" w:cs="Arial" w:eastAsia="Arial" w:hAnsi="Arial"/>
        </w:rPr>
      </w:pPr>
      <w:bookmarkStart w:colFirst="0" w:colLast="0" w:name="_heading=h.6mntinqaom6n" w:id="66"/>
      <w:bookmarkEnd w:id="66"/>
      <w:r w:rsidDel="00000000" w:rsidR="00000000" w:rsidRPr="00000000">
        <w:rPr>
          <w:rFonts w:ascii="Arial" w:cs="Arial" w:eastAsia="Arial" w:hAnsi="Arial"/>
          <w:rtl w:val="0"/>
        </w:rPr>
        <w:t xml:space="preserve">3.1.4.10 Will Topic Short or Will Topic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4">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C5">
      <w:pPr>
        <w:pStyle w:val="Heading4"/>
        <w:ind w:left="0" w:right="4"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3.1.4.11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C7">
      <w:pPr>
        <w:pStyle w:val="Heading4"/>
        <w:ind w:left="0" w:right="4"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3.1.4.12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8">
      <w:pPr>
        <w:rPr/>
      </w:pPr>
      <w:r w:rsidDel="00000000" w:rsidR="00000000" w:rsidRPr="00000000">
        <w:rPr>
          <w:rtl w:val="0"/>
        </w:rPr>
        <w:t xml:space="preserve">It contains the content of the Will Message which is published after the Virtual Connection is closed.  </w:t>
      </w:r>
    </w:p>
    <w:p w:rsidR="00000000" w:rsidDel="00000000" w:rsidP="00000000" w:rsidRDefault="00000000" w:rsidRPr="00000000" w14:paraId="000007C9">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CA">
      <w:pPr>
        <w:pStyle w:val="Heading4"/>
        <w:ind w:left="0" w:right="4"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3.1.4.13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B">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sdt>
        <w:sdtPr>
          <w:tag w:val="goog_rdk_199"/>
        </w:sdtPr>
        <w:sdtContent>
          <w:commentRangeStart w:id="61"/>
        </w:sdtContent>
      </w:sdt>
      <w:sdt>
        <w:sdtPr>
          <w:tag w:val="goog_rdk_200"/>
        </w:sdtPr>
        <w:sdtContent>
          <w:commentRangeStart w:id="62"/>
        </w:sdtContent>
      </w:sdt>
      <w:sdt>
        <w:sdtPr>
          <w:tag w:val="goog_rdk_201"/>
        </w:sdtPr>
        <w:sdtContent>
          <w:commentRangeStart w:id="63"/>
        </w:sdtContent>
      </w:sdt>
      <w:r w:rsidDel="00000000" w:rsidR="00000000" w:rsidRPr="00000000">
        <w:rPr>
          <w:rFonts w:ascii="Arial" w:cs="Arial" w:eastAsia="Arial" w:hAnsi="Arial"/>
          <w:color w:val="0000ee"/>
          <w:rtl w:val="0"/>
        </w:rPr>
        <w:t xml:space="preserve">LINKED TO AUTH</w:t>
      </w:r>
      <w:commentRangeEnd w:id="61"/>
      <w:r w:rsidDel="00000000" w:rsidR="00000000" w:rsidRPr="00000000">
        <w:commentReference w:id="61"/>
      </w:r>
      <w:commentRangeEnd w:id="62"/>
      <w:r w:rsidDel="00000000" w:rsidR="00000000" w:rsidRPr="00000000">
        <w:commentReference w:id="62"/>
      </w:r>
      <w:commentRangeEnd w:id="63"/>
      <w:r w:rsidDel="00000000" w:rsidR="00000000" w:rsidRPr="00000000">
        <w:commentReference w:id="63"/>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C">
      <w:pPr>
        <w:pStyle w:val="Heading4"/>
        <w:ind w:left="0" w:right="4"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3.1.4.14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D">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sdt>
        <w:sdtPr>
          <w:tag w:val="goog_rdk_202"/>
        </w:sdtPr>
        <w:sdtContent>
          <w:commentRangeStart w:id="64"/>
        </w:sdtContent>
      </w:sdt>
      <w:sdt>
        <w:sdtPr>
          <w:tag w:val="goog_rdk_203"/>
        </w:sdtPr>
        <w:sdtContent>
          <w:commentRangeStart w:id="65"/>
        </w:sdtContent>
      </w:sdt>
      <w:sdt>
        <w:sdtPr>
          <w:tag w:val="goog_rdk_204"/>
        </w:sdtPr>
        <w:sdtContent>
          <w:commentRangeStart w:id="66"/>
        </w:sdtContent>
      </w:sdt>
      <w:r w:rsidDel="00000000" w:rsidR="00000000" w:rsidRPr="00000000">
        <w:rPr>
          <w:rFonts w:ascii="Arial" w:cs="Arial" w:eastAsia="Arial" w:hAnsi="Arial"/>
          <w:color w:val="0000ee"/>
          <w:rtl w:val="0"/>
        </w:rPr>
        <w:t xml:space="preserve">LINKED TO AUTH</w:t>
      </w:r>
      <w:commentRangeEnd w:id="64"/>
      <w:r w:rsidDel="00000000" w:rsidR="00000000" w:rsidRPr="00000000">
        <w:commentReference w:id="64"/>
      </w:r>
      <w:commentRangeEnd w:id="65"/>
      <w:r w:rsidDel="00000000" w:rsidR="00000000" w:rsidRPr="00000000">
        <w:commentReference w:id="65"/>
      </w:r>
      <w:commentRangeEnd w:id="66"/>
      <w:r w:rsidDel="00000000" w:rsidR="00000000" w:rsidRPr="00000000">
        <w:commentReference w:id="66"/>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E">
      <w:pPr>
        <w:pStyle w:val="Heading4"/>
        <w:ind w:left="0" w:right="4"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3.1.4.15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F">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sdt>
        <w:sdtPr>
          <w:tag w:val="goog_rdk_205"/>
        </w:sdtPr>
        <w:sdtContent>
          <w:commentRangeStart w:id="67"/>
        </w:sdtContent>
      </w:sdt>
      <w:sdt>
        <w:sdtPr>
          <w:tag w:val="goog_rdk_206"/>
        </w:sdtPr>
        <w:sdtContent>
          <w:commentRangeStart w:id="68"/>
        </w:sdtContent>
      </w:sdt>
      <w:sdt>
        <w:sdtPr>
          <w:tag w:val="goog_rdk_207"/>
        </w:sdtPr>
        <w:sdtContent>
          <w:commentRangeStart w:id="69"/>
        </w:sdtContent>
      </w:sdt>
      <w:r w:rsidDel="00000000" w:rsidR="00000000" w:rsidRPr="00000000">
        <w:rPr>
          <w:rFonts w:ascii="Arial" w:cs="Arial" w:eastAsia="Arial" w:hAnsi="Arial"/>
          <w:color w:val="0000ee"/>
          <w:rtl w:val="0"/>
        </w:rPr>
        <w:t xml:space="preserve">LINKED TO AUTH</w:t>
      </w:r>
      <w:commentRangeEnd w:id="67"/>
      <w:r w:rsidDel="00000000" w:rsidR="00000000" w:rsidRPr="00000000">
        <w:commentReference w:id="67"/>
      </w:r>
      <w:commentRangeEnd w:id="68"/>
      <w:r w:rsidDel="00000000" w:rsidR="00000000" w:rsidRPr="00000000">
        <w:commentReference w:id="68"/>
      </w:r>
      <w:commentRangeEnd w:id="69"/>
      <w:r w:rsidDel="00000000" w:rsidR="00000000" w:rsidRPr="00000000">
        <w:commentReference w:id="69"/>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D0">
      <w:pPr>
        <w:pStyle w:val="Heading4"/>
        <w:ind w:left="0" w:right="4"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3.1.4.16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D1">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sdt>
        <w:sdtPr>
          <w:tag w:val="goog_rdk_208"/>
        </w:sdtPr>
        <w:sdtContent>
          <w:commentRangeStart w:id="70"/>
        </w:sdtContent>
      </w:sdt>
      <w:sdt>
        <w:sdtPr>
          <w:tag w:val="goog_rdk_209"/>
        </w:sdtPr>
        <w:sdtContent>
          <w:commentRangeStart w:id="71"/>
        </w:sdtContent>
      </w:sdt>
      <w:sdt>
        <w:sdtPr>
          <w:tag w:val="goog_rdk_210"/>
        </w:sdtPr>
        <w:sdtContent>
          <w:commentRangeStart w:id="72"/>
        </w:sdtContent>
      </w:sdt>
      <w:r w:rsidDel="00000000" w:rsidR="00000000" w:rsidRPr="00000000">
        <w:rPr>
          <w:rFonts w:ascii="Arial" w:cs="Arial" w:eastAsia="Arial" w:hAnsi="Arial"/>
          <w:color w:val="0000ee"/>
          <w:rtl w:val="0"/>
        </w:rPr>
        <w:t xml:space="preserve">LINKED TO AUTH</w:t>
      </w:r>
      <w:commentRangeEnd w:id="70"/>
      <w:r w:rsidDel="00000000" w:rsidR="00000000" w:rsidRPr="00000000">
        <w:commentReference w:id="70"/>
      </w:r>
      <w:commentRangeEnd w:id="71"/>
      <w:r w:rsidDel="00000000" w:rsidR="00000000" w:rsidRPr="00000000">
        <w:commentReference w:id="71"/>
      </w:r>
      <w:commentRangeEnd w:id="72"/>
      <w:r w:rsidDel="00000000" w:rsidR="00000000" w:rsidRPr="00000000">
        <w:commentReference w:id="72"/>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D2">
      <w:pPr>
        <w:pStyle w:val="Heading3"/>
        <w:keepLines w:val="1"/>
        <w:spacing w:after="52" w:before="0" w:line="259" w:lineRule="auto"/>
        <w:ind w:left="0" w:firstLine="0"/>
        <w:rPr>
          <w:rFonts w:ascii="Arial" w:cs="Arial" w:eastAsia="Arial" w:hAnsi="Arial"/>
        </w:rPr>
      </w:pPr>
      <w:bookmarkStart w:colFirst="0" w:colLast="0" w:name="_heading=h.39kk8xu" w:id="73"/>
      <w:bookmarkEnd w:id="73"/>
      <w:r w:rsidDel="00000000" w:rsidR="00000000" w:rsidRPr="00000000">
        <w:rPr>
          <w:rtl w:val="0"/>
        </w:rPr>
        <w:t xml:space="preserve">3.1.5 </w:t>
      </w:r>
      <w:r w:rsidDel="00000000" w:rsidR="00000000" w:rsidRPr="00000000">
        <w:rPr>
          <w:rFonts w:ascii="Arial" w:cs="Arial" w:eastAsia="Arial" w:hAnsi="Arial"/>
          <w:rtl w:val="0"/>
        </w:rPr>
        <w:t xml:space="preserve">CONNACK</w:t>
      </w:r>
    </w:p>
    <w:tbl>
      <w:tblPr>
        <w:tblStyle w:val="Table16"/>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D3">
            <w:pPr>
              <w:jc w:val="center"/>
              <w:rPr>
                <w:rFonts w:ascii="Arial" w:cs="Arial" w:eastAsia="Arial" w:hAnsi="Arial"/>
                <w:b w:val="1"/>
              </w:rPr>
            </w:pPr>
            <w:bookmarkStart w:colFirst="0" w:colLast="0" w:name="_heading=h.1opuj5n" w:id="74"/>
            <w:bookmarkEnd w:id="74"/>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D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D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D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7D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D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D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D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E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E2">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7E3">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F1">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7F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800">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01">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CONNACK FLAGS</w:t>
            </w:r>
          </w:p>
        </w:tc>
      </w:tr>
      <w:tr>
        <w:trPr>
          <w:cantSplit w:val="0"/>
          <w:trHeight w:val="200" w:hRule="atLeast"/>
          <w:tblHeader w:val="0"/>
        </w:trPr>
        <w:tc>
          <w:tcPr>
            <w:vMerge w:val="continue"/>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810">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81C">
            <w:pPr>
              <w:jc w:val="cente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81D">
            <w:pPr>
              <w:jc w:val="center"/>
              <w:rPr>
                <w:rFonts w:ascii="Arial" w:cs="Arial" w:eastAsia="Arial" w:hAnsi="Arial"/>
              </w:rPr>
            </w:pPr>
            <w:r w:rsidDel="00000000" w:rsidR="00000000" w:rsidRPr="00000000">
              <w:rPr>
                <w:rFonts w:ascii="Arial" w:cs="Arial" w:eastAsia="Arial" w:hAnsi="Arial"/>
                <w:rtl w:val="0"/>
              </w:rPr>
              <w:t xml:space="preserve">Session</w:t>
            </w:r>
          </w:p>
          <w:p w:rsidR="00000000" w:rsidDel="00000000" w:rsidP="00000000" w:rsidRDefault="00000000" w:rsidRPr="00000000" w14:paraId="0000081E">
            <w:pPr>
              <w:jc w:val="center"/>
              <w:rPr>
                <w:rFonts w:ascii="Arial" w:cs="Arial" w:eastAsia="Arial" w:hAnsi="Arial"/>
              </w:rPr>
            </w:pPr>
            <w:r w:rsidDel="00000000" w:rsidR="00000000" w:rsidRPr="00000000">
              <w:rPr>
                <w:rFonts w:ascii="Arial" w:cs="Arial" w:eastAsia="Arial" w:hAnsi="Arial"/>
                <w:rtl w:val="0"/>
              </w:rPr>
              <w:t xml:space="preserve">Present</w:t>
            </w:r>
          </w:p>
        </w:tc>
      </w:tr>
      <w:tr>
        <w:trPr>
          <w:cantSplit w:val="0"/>
          <w:tblHeader w:val="0"/>
        </w:trPr>
        <w:tc>
          <w:tcPr/>
          <w:p w:rsidR="00000000" w:rsidDel="00000000" w:rsidP="00000000" w:rsidRDefault="00000000" w:rsidRPr="00000000" w14:paraId="0000081F">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820">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2">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4">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6">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8">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A">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2C">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82D">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82E">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82F">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83D">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83E">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84C">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84D">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blHeader w:val="0"/>
        </w:trPr>
        <w:tc>
          <w:tcPr/>
          <w:p w:rsidR="00000000" w:rsidDel="00000000" w:rsidP="00000000" w:rsidRDefault="00000000" w:rsidRPr="00000000" w14:paraId="0000085B">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85C">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86A">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86B">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79">
            <w:pPr>
              <w:rPr>
                <w:rFonts w:ascii="Arial" w:cs="Arial" w:eastAsia="Arial" w:hAnsi="Arial"/>
              </w:rPr>
            </w:pPr>
            <w:r w:rsidDel="00000000" w:rsidR="00000000" w:rsidRPr="00000000">
              <w:rPr>
                <w:rFonts w:ascii="Arial" w:cs="Arial" w:eastAsia="Arial" w:hAnsi="Arial"/>
                <w:rtl w:val="0"/>
              </w:rPr>
              <w:t xml:space="preserve">Byte 9</w:t>
            </w:r>
          </w:p>
        </w:tc>
        <w:tc>
          <w:tcPr>
            <w:gridSpan w:val="14"/>
          </w:tcPr>
          <w:p w:rsidR="00000000" w:rsidDel="00000000" w:rsidP="00000000" w:rsidRDefault="00000000" w:rsidRPr="00000000" w14:paraId="0000087A">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88">
            <w:pPr>
              <w:rPr>
                <w:rFonts w:ascii="Arial" w:cs="Arial" w:eastAsia="Arial" w:hAnsi="Arial"/>
              </w:rPr>
            </w:pPr>
            <w:r w:rsidDel="00000000" w:rsidR="00000000" w:rsidRPr="00000000">
              <w:rPr>
                <w:rFonts w:ascii="Arial" w:cs="Arial" w:eastAsia="Arial" w:hAnsi="Arial"/>
                <w:rtl w:val="0"/>
              </w:rPr>
              <w:t xml:space="preserve">Byte 10</w:t>
            </w:r>
          </w:p>
        </w:tc>
        <w:tc>
          <w:tcPr>
            <w:gridSpan w:val="14"/>
          </w:tcPr>
          <w:p w:rsidR="00000000" w:rsidDel="00000000" w:rsidP="00000000" w:rsidRDefault="00000000" w:rsidRPr="00000000" w14:paraId="00000889">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rHeight w:val="200" w:hRule="atLeast"/>
          <w:tblHeader w:val="0"/>
        </w:trPr>
        <w:tc>
          <w:tcPr/>
          <w:p w:rsidR="00000000" w:rsidDel="00000000" w:rsidP="00000000" w:rsidRDefault="00000000" w:rsidRPr="00000000" w14:paraId="00000897">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98">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rHeight w:val="200" w:hRule="atLeast"/>
          <w:tblHeader w:val="0"/>
        </w:trPr>
        <w:tc>
          <w:tcPr>
            <w:shd w:fill="efefef" w:val="clear"/>
          </w:tcPr>
          <w:p w:rsidR="00000000" w:rsidDel="00000000" w:rsidP="00000000" w:rsidRDefault="00000000" w:rsidRPr="00000000" w14:paraId="000008A6">
            <w:pPr>
              <w:rPr>
                <w:rFonts w:ascii="Arial" w:cs="Arial" w:eastAsia="Arial" w:hAnsi="Arial"/>
              </w:rPr>
            </w:pPr>
            <w:r w:rsidDel="00000000" w:rsidR="00000000" w:rsidRPr="00000000">
              <w:rPr>
                <w:rFonts w:ascii="Arial" w:cs="Arial" w:eastAsia="Arial" w:hAnsi="Arial"/>
                <w:rtl w:val="0"/>
              </w:rPr>
              <w:t xml:space="preserve">Byte (10+1)</w:t>
            </w:r>
          </w:p>
        </w:tc>
        <w:tc>
          <w:tcPr>
            <w:gridSpan w:val="14"/>
            <w:shd w:fill="efefef" w:val="clear"/>
          </w:tcPr>
          <w:p w:rsidR="00000000" w:rsidDel="00000000" w:rsidP="00000000" w:rsidRDefault="00000000" w:rsidRPr="00000000" w14:paraId="000008A7">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rHeight w:val="200" w:hRule="atLeast"/>
          <w:tblHeader w:val="0"/>
        </w:trPr>
        <w:tc>
          <w:tcPr>
            <w:shd w:fill="efefef" w:val="clear"/>
          </w:tcPr>
          <w:p w:rsidR="00000000" w:rsidDel="00000000" w:rsidP="00000000" w:rsidRDefault="00000000" w:rsidRPr="00000000" w14:paraId="000008B5">
            <w:pPr>
              <w:rPr>
                <w:rFonts w:ascii="Arial" w:cs="Arial" w:eastAsia="Arial" w:hAnsi="Arial"/>
              </w:rPr>
            </w:pPr>
            <w:r w:rsidDel="00000000" w:rsidR="00000000" w:rsidRPr="00000000">
              <w:rPr>
                <w:rFonts w:ascii="Arial" w:cs="Arial" w:eastAsia="Arial" w:hAnsi="Arial"/>
                <w:rtl w:val="0"/>
              </w:rPr>
              <w:t xml:space="preserve">Byte (10+2)</w:t>
            </w:r>
          </w:p>
        </w:tc>
        <w:tc>
          <w:tcPr>
            <w:gridSpan w:val="14"/>
            <w:shd w:fill="efefef" w:val="clear"/>
          </w:tcPr>
          <w:p w:rsidR="00000000" w:rsidDel="00000000" w:rsidP="00000000" w:rsidRDefault="00000000" w:rsidRPr="00000000" w14:paraId="000008B6">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rHeight w:val="200" w:hRule="atLeast"/>
          <w:tblHeader w:val="0"/>
        </w:trPr>
        <w:tc>
          <w:tcPr>
            <w:shd w:fill="efefef" w:val="clear"/>
          </w:tcPr>
          <w:p w:rsidR="00000000" w:rsidDel="00000000" w:rsidP="00000000" w:rsidRDefault="00000000" w:rsidRPr="00000000" w14:paraId="000008C4">
            <w:pPr>
              <w:rPr>
                <w:rFonts w:ascii="Arial" w:cs="Arial" w:eastAsia="Arial" w:hAnsi="Arial"/>
              </w:rPr>
            </w:pPr>
            <w:r w:rsidDel="00000000" w:rsidR="00000000" w:rsidRPr="00000000">
              <w:rPr>
                <w:rFonts w:ascii="Arial" w:cs="Arial" w:eastAsia="Arial" w:hAnsi="Arial"/>
                <w:rtl w:val="0"/>
              </w:rPr>
              <w:t xml:space="preserve">Byte (10+3)</w:t>
            </w:r>
          </w:p>
        </w:tc>
        <w:tc>
          <w:tcPr>
            <w:gridSpan w:val="14"/>
            <w:shd w:fill="efefef" w:val="clear"/>
          </w:tcPr>
          <w:p w:rsidR="00000000" w:rsidDel="00000000" w:rsidP="00000000" w:rsidRDefault="00000000" w:rsidRPr="00000000" w14:paraId="000008C5">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rHeight w:val="200" w:hRule="atLeast"/>
          <w:tblHeader w:val="0"/>
        </w:trPr>
        <w:tc>
          <w:tcPr>
            <w:shd w:fill="efefef" w:val="clear"/>
          </w:tcPr>
          <w:p w:rsidR="00000000" w:rsidDel="00000000" w:rsidP="00000000" w:rsidRDefault="00000000" w:rsidRPr="00000000" w14:paraId="000008D3">
            <w:pPr>
              <w:rPr>
                <w:rFonts w:ascii="Arial" w:cs="Arial" w:eastAsia="Arial" w:hAnsi="Arial"/>
              </w:rPr>
            </w:pPr>
            <w:r w:rsidDel="00000000" w:rsidR="00000000" w:rsidRPr="00000000">
              <w:rPr>
                <w:rFonts w:ascii="Arial" w:cs="Arial" w:eastAsia="Arial" w:hAnsi="Arial"/>
                <w:rtl w:val="0"/>
              </w:rPr>
              <w:t xml:space="preserve">Byte (10+4)</w:t>
            </w:r>
          </w:p>
        </w:tc>
        <w:tc>
          <w:tcPr>
            <w:gridSpan w:val="14"/>
            <w:shd w:fill="efefef" w:val="clear"/>
          </w:tcPr>
          <w:p w:rsidR="00000000" w:rsidDel="00000000" w:rsidP="00000000" w:rsidRDefault="00000000" w:rsidRPr="00000000" w14:paraId="000008D4">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rHeight w:val="200" w:hRule="atLeast"/>
          <w:tblHeader w:val="0"/>
        </w:trPr>
        <w:tc>
          <w:tcPr>
            <w:shd w:fill="efefef" w:val="clear"/>
          </w:tcPr>
          <w:p w:rsidR="00000000" w:rsidDel="00000000" w:rsidP="00000000" w:rsidRDefault="00000000" w:rsidRPr="00000000" w14:paraId="000008E2">
            <w:pPr>
              <w:rPr>
                <w:rFonts w:ascii="Arial" w:cs="Arial" w:eastAsia="Arial" w:hAnsi="Arial"/>
              </w:rPr>
            </w:pPr>
            <w:r w:rsidDel="00000000" w:rsidR="00000000" w:rsidRPr="00000000">
              <w:rPr>
                <w:rFonts w:ascii="Arial" w:cs="Arial" w:eastAsia="Arial" w:hAnsi="Arial"/>
                <w:rtl w:val="0"/>
              </w:rPr>
              <w:t xml:space="preserve">Byte (10+5)</w:t>
            </w:r>
          </w:p>
        </w:tc>
        <w:tc>
          <w:tcPr>
            <w:gridSpan w:val="14"/>
            <w:shd w:fill="efefef" w:val="clear"/>
          </w:tcPr>
          <w:p w:rsidR="00000000" w:rsidDel="00000000" w:rsidP="00000000" w:rsidRDefault="00000000" w:rsidRPr="00000000" w14:paraId="000008E3">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8F1">
            <w:pPr>
              <w:rPr>
                <w:rFonts w:ascii="Arial" w:cs="Arial" w:eastAsia="Arial" w:hAnsi="Arial"/>
              </w:rPr>
            </w:pPr>
            <w:r w:rsidDel="00000000" w:rsidR="00000000" w:rsidRPr="00000000">
              <w:rPr>
                <w:rFonts w:ascii="Arial" w:cs="Arial" w:eastAsia="Arial" w:hAnsi="Arial"/>
                <w:rtl w:val="0"/>
              </w:rPr>
              <w:t xml:space="preserve">Byte 11…N</w:t>
            </w:r>
          </w:p>
        </w:tc>
        <w:tc>
          <w:tcPr>
            <w:gridSpan w:val="14"/>
          </w:tcPr>
          <w:p w:rsidR="00000000" w:rsidDel="00000000" w:rsidP="00000000" w:rsidRDefault="00000000" w:rsidRPr="00000000" w14:paraId="000008F2">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5"/>
      <w:bookmarkEnd w:id="75"/>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901">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Virtual Connection request from a client.</w:t>
      </w:r>
    </w:p>
    <w:p w:rsidR="00000000" w:rsidDel="00000000" w:rsidP="00000000" w:rsidRDefault="00000000" w:rsidRPr="00000000" w14:paraId="00000902">
      <w:pPr>
        <w:pStyle w:val="Heading4"/>
        <w:ind w:left="0" w:right="4" w:firstLine="0"/>
        <w:rPr>
          <w:rFonts w:ascii="Arial" w:cs="Arial" w:eastAsia="Arial" w:hAnsi="Arial"/>
        </w:rPr>
      </w:pPr>
      <w:bookmarkStart w:colFirst="0" w:colLast="0" w:name="_heading=h.2nusc19" w:id="76"/>
      <w:bookmarkEnd w:id="76"/>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903">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r w:rsidDel="00000000" w:rsidR="00000000" w:rsidRPr="00000000">
        <w:rPr>
          <w:rtl w:val="0"/>
        </w:rPr>
      </w:r>
    </w:p>
    <w:p w:rsidR="00000000" w:rsidDel="00000000" w:rsidP="00000000" w:rsidRDefault="00000000" w:rsidRPr="00000000" w14:paraId="00000904">
      <w:pPr>
        <w:pStyle w:val="Heading4"/>
        <w:ind w:left="0" w:firstLine="0"/>
        <w:rPr>
          <w:rFonts w:ascii="Arial" w:cs="Arial" w:eastAsia="Arial" w:hAnsi="Arial"/>
        </w:rPr>
      </w:pPr>
      <w:bookmarkStart w:colFirst="0" w:colLast="0" w:name="_heading=h.3mzq4wv" w:id="77"/>
      <w:bookmarkEnd w:id="77"/>
      <w:r w:rsidDel="00000000" w:rsidR="00000000" w:rsidRPr="00000000">
        <w:rPr>
          <w:rFonts w:ascii="Arial" w:cs="Arial" w:eastAsia="Arial" w:hAnsi="Arial"/>
          <w:rtl w:val="0"/>
        </w:rPr>
        <w:t xml:space="preserve">3.1.5.2 Connack Flags</w:t>
      </w:r>
    </w:p>
    <w:p w:rsidR="00000000" w:rsidDel="00000000" w:rsidP="00000000" w:rsidRDefault="00000000" w:rsidRPr="00000000" w14:paraId="00000905">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located at byte 4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06">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907">
      <w:pPr>
        <w:numPr>
          <w:ilvl w:val="0"/>
          <w:numId w:val="44"/>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connection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908">
      <w:pPr>
        <w:ind w:left="720" w:firstLine="0"/>
        <w:rPr/>
      </w:pPr>
      <w:r w:rsidDel="00000000" w:rsidR="00000000" w:rsidRPr="00000000">
        <w:rPr>
          <w:highlight w:val="yellow"/>
          <w:rtl w:val="0"/>
        </w:rPr>
        <w:t xml:space="preserve">If the Gateway accepts a connection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is not as expected, the Client proceeds as follows:</w:t>
      </w:r>
    </w:p>
    <w:p w:rsidR="00000000" w:rsidDel="00000000" w:rsidP="00000000" w:rsidRDefault="00000000" w:rsidRPr="00000000" w14:paraId="00000909">
      <w:pPr>
        <w:spacing w:after="0" w:lineRule="auto"/>
        <w:ind w:left="0" w:firstLine="0"/>
        <w:rPr>
          <w:u w:val="none"/>
        </w:rPr>
      </w:pPr>
      <w:r w:rsidDel="00000000" w:rsidR="00000000" w:rsidRPr="00000000">
        <w:rPr>
          <w:highlight w:val="yellow"/>
          <w:rtl w:val="0"/>
        </w:rPr>
        <w:t xml:space="preserve">If the Client does not have Session State and receives Session Present set to 1 it MUST close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90A">
      <w:pPr>
        <w:spacing w:before="0" w:lineRule="auto"/>
        <w:ind w:left="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90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90C">
      <w:pPr>
        <w:numPr>
          <w:ilvl w:val="0"/>
          <w:numId w:val="5"/>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211"/>
        </w:sdtPr>
        <w:sdtContent>
          <w:commentRangeStart w:id="73"/>
        </w:sdtContent>
      </w:sdt>
      <w:r w:rsidDel="00000000" w:rsidR="00000000" w:rsidRPr="00000000">
        <w:rPr>
          <w:rFonts w:ascii="Arial" w:cs="Arial" w:eastAsia="Arial" w:hAnsi="Arial"/>
          <w:rtl w:val="0"/>
        </w:rPr>
        <w:t xml:space="preserve">should</w:t>
      </w:r>
      <w:commentRangeEnd w:id="73"/>
      <w:r w:rsidDel="00000000" w:rsidR="00000000" w:rsidRPr="00000000">
        <w:commentReference w:id="73"/>
      </w:r>
      <w:r w:rsidDel="00000000" w:rsidR="00000000" w:rsidRPr="00000000">
        <w:rPr>
          <w:rFonts w:ascii="Arial" w:cs="Arial" w:eastAsia="Arial" w:hAnsi="Arial"/>
          <w:rtl w:val="0"/>
        </w:rPr>
        <w:t xml:space="preserve"> be considered.</w:t>
      </w:r>
      <w:r w:rsidDel="00000000" w:rsidR="00000000" w:rsidRPr="00000000">
        <w:rPr>
          <w:rtl w:val="0"/>
        </w:rPr>
      </w:r>
    </w:p>
    <w:p w:rsidR="00000000" w:rsidDel="00000000" w:rsidP="00000000" w:rsidRDefault="00000000" w:rsidRPr="00000000" w14:paraId="0000090D">
      <w:pPr>
        <w:ind w:right="4"/>
        <w:rPr>
          <w:rFonts w:ascii="Arial" w:cs="Arial" w:eastAsia="Arial" w:hAnsi="Arial"/>
        </w:rPr>
      </w:pPr>
      <w:r w:rsidDel="00000000" w:rsidR="00000000" w:rsidRPr="00000000">
        <w:rPr>
          <w:rtl w:val="0"/>
        </w:rPr>
      </w:r>
    </w:p>
    <w:p w:rsidR="00000000" w:rsidDel="00000000" w:rsidP="00000000" w:rsidRDefault="00000000" w:rsidRPr="00000000" w14:paraId="0000090E">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90F">
      <w:pPr>
        <w:pStyle w:val="Heading4"/>
        <w:ind w:left="0" w:firstLine="0"/>
        <w:rPr>
          <w:rFonts w:ascii="Arial" w:cs="Arial" w:eastAsia="Arial" w:hAnsi="Arial"/>
        </w:rPr>
      </w:pPr>
      <w:bookmarkStart w:colFirst="0" w:colLast="0" w:name="_heading=h.lnmexuhpjkl8" w:id="78"/>
      <w:bookmarkEnd w:id="78"/>
      <w:r w:rsidDel="00000000" w:rsidR="00000000" w:rsidRPr="00000000">
        <w:rPr>
          <w:rFonts w:ascii="Arial" w:cs="Arial" w:eastAsia="Arial" w:hAnsi="Arial"/>
          <w:rtl w:val="0"/>
        </w:rPr>
        <w:t xml:space="preserve">3.1.5.3 Packet Identifier</w:t>
      </w:r>
    </w:p>
    <w:p w:rsidR="00000000" w:rsidDel="00000000" w:rsidP="00000000" w:rsidRDefault="00000000" w:rsidRPr="00000000" w14:paraId="00000910">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CONNECT Packet being acknowledged.</w:t>
      </w:r>
    </w:p>
    <w:p w:rsidR="00000000" w:rsidDel="00000000" w:rsidP="00000000" w:rsidRDefault="00000000" w:rsidRPr="00000000" w14:paraId="00000911">
      <w:pPr>
        <w:pStyle w:val="Heading4"/>
        <w:ind w:left="0" w:firstLine="0"/>
        <w:rPr>
          <w:rFonts w:ascii="Arial" w:cs="Arial" w:eastAsia="Arial" w:hAnsi="Arial"/>
        </w:rPr>
      </w:pPr>
      <w:bookmarkStart w:colFirst="0" w:colLast="0" w:name="_heading=h.1302m92" w:id="79"/>
      <w:bookmarkEnd w:id="79"/>
      <w:r w:rsidDel="00000000" w:rsidR="00000000" w:rsidRPr="00000000">
        <w:rPr>
          <w:rFonts w:ascii="Arial" w:cs="Arial" w:eastAsia="Arial" w:hAnsi="Arial"/>
          <w:rtl w:val="0"/>
        </w:rPr>
        <w:t xml:space="preserve">3.1.5.4 Reason Code</w:t>
      </w:r>
    </w:p>
    <w:p w:rsidR="00000000" w:rsidDel="00000000" w:rsidP="00000000" w:rsidRDefault="00000000" w:rsidRPr="00000000" w14:paraId="00000912">
      <w:pPr>
        <w:rPr>
          <w:rFonts w:ascii="Arial" w:cs="Arial" w:eastAsia="Arial" w:hAnsi="Arial"/>
        </w:rPr>
      </w:pPr>
      <w:r w:rsidDel="00000000" w:rsidR="00000000" w:rsidRPr="00000000">
        <w:rPr>
          <w:rFonts w:ascii="Arial" w:cs="Arial" w:eastAsia="Arial" w:hAnsi="Arial"/>
          <w:rtl w:val="0"/>
        </w:rPr>
        <w:t xml:space="preserve">Byte 5 in the CONNACK header contains the Connect Reason Code. </w:t>
      </w:r>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Connect Reason Code values.</w:t>
      </w:r>
      <w:r w:rsidDel="00000000" w:rsidR="00000000" w:rsidRPr="00000000">
        <w:rPr>
          <w:rtl w:val="0"/>
        </w:rPr>
      </w:r>
    </w:p>
    <w:p w:rsidR="00000000" w:rsidDel="00000000" w:rsidP="00000000" w:rsidRDefault="00000000" w:rsidRPr="00000000" w14:paraId="00000913">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212"/>
        </w:sdtPr>
        <w:sdtContent>
          <w:commentRangeStart w:id="74"/>
        </w:sdtContent>
      </w:sdt>
      <w:r w:rsidDel="00000000" w:rsidR="00000000" w:rsidRPr="00000000">
        <w:rPr>
          <w:highlight w:val="yellow"/>
          <w:rtl w:val="0"/>
        </w:rPr>
        <w:t xml:space="preserve">128</w:t>
      </w:r>
      <w:commentRangeEnd w:id="74"/>
      <w:r w:rsidDel="00000000" w:rsidR="00000000" w:rsidRPr="00000000">
        <w:commentReference w:id="74"/>
      </w:r>
      <w:r w:rsidDel="00000000" w:rsidR="00000000" w:rsidRPr="00000000">
        <w:rPr>
          <w:highlight w:val="yellow"/>
          <w:rtl w:val="0"/>
        </w:rPr>
        <w:t xml:space="preserve"> or greater it MUST then close the Virtual Connection.</w:t>
      </w:r>
      <w:r w:rsidDel="00000000" w:rsidR="00000000" w:rsidRPr="00000000">
        <w:rPr>
          <w:rtl w:val="0"/>
        </w:rPr>
      </w:r>
    </w:p>
    <w:p w:rsidR="00000000" w:rsidDel="00000000" w:rsidP="00000000" w:rsidRDefault="00000000" w:rsidRPr="00000000" w14:paraId="00000914">
      <w:pPr>
        <w:pStyle w:val="Heading4"/>
        <w:ind w:left="0" w:right="4" w:firstLine="0"/>
        <w:rPr>
          <w:rFonts w:ascii="Arial" w:cs="Arial" w:eastAsia="Arial" w:hAnsi="Arial"/>
        </w:rPr>
      </w:pPr>
      <w:bookmarkStart w:colFirst="0" w:colLast="0" w:name="_heading=h.2250f4o" w:id="80"/>
      <w:bookmarkEnd w:id="80"/>
      <w:r w:rsidDel="00000000" w:rsidR="00000000" w:rsidRPr="00000000">
        <w:rPr>
          <w:rFonts w:ascii="Arial" w:cs="Arial" w:eastAsia="Arial" w:hAnsi="Arial"/>
          <w:rtl w:val="0"/>
        </w:rPr>
        <w:t xml:space="preserve">3.1.5.5 Session Expiry Interval</w:t>
      </w:r>
    </w:p>
    <w:p w:rsidR="00000000" w:rsidDel="00000000" w:rsidP="00000000" w:rsidRDefault="00000000" w:rsidRPr="00000000" w14:paraId="00000915">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16">
      <w:pPr>
        <w:pStyle w:val="Heading4"/>
        <w:ind w:left="0" w:right="4" w:firstLine="0"/>
        <w:rPr>
          <w:rFonts w:ascii="Arial" w:cs="Arial" w:eastAsia="Arial" w:hAnsi="Arial"/>
        </w:rPr>
      </w:pPr>
      <w:bookmarkStart w:colFirst="0" w:colLast="0" w:name="_heading=h.3wmneavoet74" w:id="81"/>
      <w:bookmarkEnd w:id="81"/>
      <w:r w:rsidDel="00000000" w:rsidR="00000000" w:rsidRPr="00000000">
        <w:rPr>
          <w:rFonts w:ascii="Arial" w:cs="Arial" w:eastAsia="Arial" w:hAnsi="Arial"/>
          <w:rtl w:val="0"/>
        </w:rPr>
        <w:t xml:space="preserve">3.1.5.6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7">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sdt>
        <w:sdtPr>
          <w:tag w:val="goog_rdk_213"/>
        </w:sdtPr>
        <w:sdtContent>
          <w:commentRangeStart w:id="75"/>
        </w:sdtContent>
      </w:sdt>
      <w:sdt>
        <w:sdtPr>
          <w:tag w:val="goog_rdk_214"/>
        </w:sdtPr>
        <w:sdtContent>
          <w:commentRangeStart w:id="76"/>
        </w:sdtContent>
      </w:sdt>
      <w:sdt>
        <w:sdtPr>
          <w:tag w:val="goog_rdk_215"/>
        </w:sdtPr>
        <w:sdtContent>
          <w:commentRangeStart w:id="77"/>
        </w:sdtContent>
      </w:sdt>
      <w:r w:rsidDel="00000000" w:rsidR="00000000" w:rsidRPr="00000000">
        <w:rPr>
          <w:rFonts w:ascii="Arial" w:cs="Arial" w:eastAsia="Arial" w:hAnsi="Arial"/>
          <w:color w:val="0000ee"/>
          <w:rtl w:val="0"/>
        </w:rPr>
        <w:t xml:space="preserve">LINKED TO AUTH</w:t>
      </w:r>
      <w:commentRangeEnd w:id="75"/>
      <w:r w:rsidDel="00000000" w:rsidR="00000000" w:rsidRPr="00000000">
        <w:commentReference w:id="75"/>
      </w:r>
      <w:commentRangeEnd w:id="76"/>
      <w:r w:rsidDel="00000000" w:rsidR="00000000" w:rsidRPr="00000000">
        <w:commentReference w:id="76"/>
      </w:r>
      <w:commentRangeEnd w:id="77"/>
      <w:r w:rsidDel="00000000" w:rsidR="00000000" w:rsidRPr="00000000">
        <w:commentReference w:id="77"/>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8">
      <w:pPr>
        <w:pStyle w:val="Heading4"/>
        <w:ind w:left="0" w:right="4" w:firstLine="0"/>
        <w:rPr>
          <w:rFonts w:ascii="Arial" w:cs="Arial" w:eastAsia="Arial" w:hAnsi="Arial"/>
        </w:rPr>
      </w:pPr>
      <w:bookmarkStart w:colFirst="0" w:colLast="0" w:name="_heading=h.ydayklwjstjk" w:id="82"/>
      <w:bookmarkEnd w:id="82"/>
      <w:r w:rsidDel="00000000" w:rsidR="00000000" w:rsidRPr="00000000">
        <w:rPr>
          <w:rFonts w:ascii="Arial" w:cs="Arial" w:eastAsia="Arial" w:hAnsi="Arial"/>
          <w:rtl w:val="0"/>
        </w:rPr>
        <w:t xml:space="preserve">3.1.5.7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9">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sdt>
        <w:sdtPr>
          <w:tag w:val="goog_rdk_216"/>
        </w:sdtPr>
        <w:sdtContent>
          <w:commentRangeStart w:id="78"/>
        </w:sdtContent>
      </w:sdt>
      <w:sdt>
        <w:sdtPr>
          <w:tag w:val="goog_rdk_217"/>
        </w:sdtPr>
        <w:sdtContent>
          <w:commentRangeStart w:id="79"/>
        </w:sdtContent>
      </w:sdt>
      <w:sdt>
        <w:sdtPr>
          <w:tag w:val="goog_rdk_218"/>
        </w:sdtPr>
        <w:sdtContent>
          <w:commentRangeStart w:id="80"/>
        </w:sdtContent>
      </w:sdt>
      <w:r w:rsidDel="00000000" w:rsidR="00000000" w:rsidRPr="00000000">
        <w:rPr>
          <w:rFonts w:ascii="Arial" w:cs="Arial" w:eastAsia="Arial" w:hAnsi="Arial"/>
          <w:color w:val="0000ee"/>
          <w:rtl w:val="0"/>
        </w:rPr>
        <w:t xml:space="preserve">LINKED TO AUTH</w:t>
      </w:r>
      <w:commentRangeEnd w:id="78"/>
      <w:r w:rsidDel="00000000" w:rsidR="00000000" w:rsidRPr="00000000">
        <w:commentReference w:id="78"/>
      </w:r>
      <w:commentRangeEnd w:id="79"/>
      <w:r w:rsidDel="00000000" w:rsidR="00000000" w:rsidRPr="00000000">
        <w:commentReference w:id="79"/>
      </w:r>
      <w:commentRangeEnd w:id="80"/>
      <w:r w:rsidDel="00000000" w:rsidR="00000000" w:rsidRPr="00000000">
        <w:commentReference w:id="80"/>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A">
      <w:pPr>
        <w:pStyle w:val="Heading4"/>
        <w:ind w:left="0" w:right="4" w:firstLine="0"/>
        <w:rPr>
          <w:rFonts w:ascii="Arial" w:cs="Arial" w:eastAsia="Arial" w:hAnsi="Arial"/>
        </w:rPr>
      </w:pPr>
      <w:bookmarkStart w:colFirst="0" w:colLast="0" w:name="_heading=h.kvppk7yh36lv" w:id="83"/>
      <w:bookmarkEnd w:id="83"/>
      <w:r w:rsidDel="00000000" w:rsidR="00000000" w:rsidRPr="00000000">
        <w:rPr>
          <w:rFonts w:ascii="Arial" w:cs="Arial" w:eastAsia="Arial" w:hAnsi="Arial"/>
          <w:rtl w:val="0"/>
        </w:rPr>
        <w:t xml:space="preserve">3.1.5.8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B">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sdt>
        <w:sdtPr>
          <w:tag w:val="goog_rdk_219"/>
        </w:sdtPr>
        <w:sdtContent>
          <w:commentRangeStart w:id="81"/>
        </w:sdtContent>
      </w:sdt>
      <w:sdt>
        <w:sdtPr>
          <w:tag w:val="goog_rdk_220"/>
        </w:sdtPr>
        <w:sdtContent>
          <w:commentRangeStart w:id="82"/>
        </w:sdtContent>
      </w:sdt>
      <w:sdt>
        <w:sdtPr>
          <w:tag w:val="goog_rdk_221"/>
        </w:sdtPr>
        <w:sdtContent>
          <w:commentRangeStart w:id="83"/>
        </w:sdtContent>
      </w:sdt>
      <w:r w:rsidDel="00000000" w:rsidR="00000000" w:rsidRPr="00000000">
        <w:rPr>
          <w:rFonts w:ascii="Arial" w:cs="Arial" w:eastAsia="Arial" w:hAnsi="Arial"/>
          <w:color w:val="0000ee"/>
          <w:rtl w:val="0"/>
        </w:rPr>
        <w:t xml:space="preserve">LINKED TO AUTH</w:t>
      </w:r>
      <w:commentRangeEnd w:id="81"/>
      <w:r w:rsidDel="00000000" w:rsidR="00000000" w:rsidRPr="00000000">
        <w:commentReference w:id="81"/>
      </w:r>
      <w:commentRangeEnd w:id="82"/>
      <w:r w:rsidDel="00000000" w:rsidR="00000000" w:rsidRPr="00000000">
        <w:commentReference w:id="82"/>
      </w:r>
      <w:commentRangeEnd w:id="83"/>
      <w:r w:rsidDel="00000000" w:rsidR="00000000" w:rsidRPr="00000000">
        <w:commentReference w:id="83"/>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C">
      <w:pPr>
        <w:pStyle w:val="Heading4"/>
        <w:ind w:left="0" w:right="4" w:firstLine="0"/>
        <w:rPr>
          <w:rFonts w:ascii="Arial" w:cs="Arial" w:eastAsia="Arial" w:hAnsi="Arial"/>
        </w:rPr>
      </w:pPr>
      <w:bookmarkStart w:colFirst="0" w:colLast="0" w:name="_heading=h.600ktmi3vm5o" w:id="84"/>
      <w:bookmarkEnd w:id="84"/>
      <w:r w:rsidDel="00000000" w:rsidR="00000000" w:rsidRPr="00000000">
        <w:rPr>
          <w:rFonts w:ascii="Arial" w:cs="Arial" w:eastAsia="Arial" w:hAnsi="Arial"/>
          <w:rtl w:val="0"/>
        </w:rPr>
        <w:t xml:space="preserve">3.1.5.9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D">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sdt>
        <w:sdtPr>
          <w:tag w:val="goog_rdk_222"/>
        </w:sdtPr>
        <w:sdtContent>
          <w:commentRangeStart w:id="84"/>
        </w:sdtContent>
      </w:sdt>
      <w:sdt>
        <w:sdtPr>
          <w:tag w:val="goog_rdk_223"/>
        </w:sdtPr>
        <w:sdtContent>
          <w:commentRangeStart w:id="85"/>
        </w:sdtContent>
      </w:sdt>
      <w:sdt>
        <w:sdtPr>
          <w:tag w:val="goog_rdk_224"/>
        </w:sdtPr>
        <w:sdtContent>
          <w:commentRangeStart w:id="86"/>
        </w:sdtContent>
      </w:sdt>
      <w:r w:rsidDel="00000000" w:rsidR="00000000" w:rsidRPr="00000000">
        <w:rPr>
          <w:rFonts w:ascii="Arial" w:cs="Arial" w:eastAsia="Arial" w:hAnsi="Arial"/>
          <w:color w:val="0000ee"/>
          <w:rtl w:val="0"/>
        </w:rPr>
        <w:t xml:space="preserve">LINKED TO AUTH</w:t>
      </w:r>
      <w:commentRangeEnd w:id="84"/>
      <w:r w:rsidDel="00000000" w:rsidR="00000000" w:rsidRPr="00000000">
        <w:commentReference w:id="84"/>
      </w:r>
      <w:commentRangeEnd w:id="85"/>
      <w:r w:rsidDel="00000000" w:rsidR="00000000" w:rsidRPr="00000000">
        <w:commentReference w:id="85"/>
      </w:r>
      <w:commentRangeEnd w:id="86"/>
      <w:r w:rsidDel="00000000" w:rsidR="00000000" w:rsidRPr="00000000">
        <w:commentReference w:id="86"/>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E">
      <w:pPr>
        <w:pStyle w:val="Heading4"/>
        <w:ind w:left="0" w:right="4" w:firstLine="0"/>
        <w:rPr>
          <w:rFonts w:ascii="Arial" w:cs="Arial" w:eastAsia="Arial" w:hAnsi="Arial"/>
        </w:rPr>
      </w:pPr>
      <w:bookmarkStart w:colFirst="0" w:colLast="0" w:name="_heading=h.haapch" w:id="85"/>
      <w:bookmarkEnd w:id="85"/>
      <w:r w:rsidDel="00000000" w:rsidR="00000000" w:rsidRPr="00000000">
        <w:rPr>
          <w:rFonts w:ascii="Arial" w:cs="Arial" w:eastAsia="Arial" w:hAnsi="Arial"/>
          <w:rtl w:val="0"/>
        </w:rPr>
        <w:t xml:space="preserve">3.1.5.10 Assigned Client Identifier</w:t>
      </w:r>
    </w:p>
    <w:p w:rsidR="00000000" w:rsidDel="00000000" w:rsidP="00000000" w:rsidRDefault="00000000" w:rsidRPr="00000000" w14:paraId="0000091F">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20">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921">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2">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247 bytes so they can be accommodated in a small packet version. This is also to cater for devices which may not support larger Client Identifiers.</w:t>
      </w:r>
    </w:p>
    <w:p w:rsidR="00000000" w:rsidDel="00000000" w:rsidP="00000000" w:rsidRDefault="00000000" w:rsidRPr="00000000" w14:paraId="00000923">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4">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925">
      <w:pPr>
        <w:pStyle w:val="Heading3"/>
        <w:keepLines w:val="1"/>
        <w:spacing w:after="118" w:before="0" w:line="259" w:lineRule="auto"/>
        <w:ind w:left="0" w:firstLine="0"/>
        <w:rPr>
          <w:rFonts w:ascii="Arial" w:cs="Arial" w:eastAsia="Arial" w:hAnsi="Arial"/>
        </w:rPr>
      </w:pPr>
      <w:bookmarkStart w:colFirst="0" w:colLast="0" w:name="_heading=h.184mhaj" w:id="86"/>
      <w:bookmarkEnd w:id="86"/>
      <w:r w:rsidDel="00000000" w:rsidR="00000000" w:rsidRPr="00000000">
        <w:rPr>
          <w:rtl w:val="0"/>
        </w:rPr>
        <w:t xml:space="preserve">3.1.6 </w:t>
      </w:r>
      <w:sdt>
        <w:sdtPr>
          <w:tag w:val="goog_rdk_225"/>
        </w:sdtPr>
        <w:sdtContent>
          <w:commentRangeStart w:id="87"/>
        </w:sdtContent>
      </w:sdt>
      <w:sdt>
        <w:sdtPr>
          <w:tag w:val="goog_rdk_226"/>
        </w:sdtPr>
        <w:sdtContent>
          <w:commentRangeStart w:id="88"/>
        </w:sdtContent>
      </w:sdt>
      <w:sdt>
        <w:sdtPr>
          <w:tag w:val="goog_rdk_227"/>
        </w:sdtPr>
        <w:sdtContent>
          <w:commentRangeStart w:id="89"/>
        </w:sdtContent>
      </w:sdt>
      <w:r w:rsidDel="00000000" w:rsidR="00000000" w:rsidRPr="00000000">
        <w:rPr>
          <w:rFonts w:ascii="Arial" w:cs="Arial" w:eastAsia="Arial" w:hAnsi="Arial"/>
          <w:rtl w:val="0"/>
        </w:rPr>
        <w:t xml:space="preserve">AUTH</w:t>
      </w:r>
      <w:commentRangeEnd w:id="87"/>
      <w:r w:rsidDel="00000000" w:rsidR="00000000" w:rsidRPr="00000000">
        <w:commentReference w:id="87"/>
      </w:r>
      <w:commentRangeEnd w:id="88"/>
      <w:r w:rsidDel="00000000" w:rsidR="00000000" w:rsidRPr="00000000">
        <w:commentReference w:id="88"/>
      </w:r>
      <w:commentRangeEnd w:id="89"/>
      <w:r w:rsidDel="00000000" w:rsidR="00000000" w:rsidRPr="00000000">
        <w:commentReference w:id="89"/>
      </w:r>
      <w:r w:rsidDel="00000000" w:rsidR="00000000" w:rsidRPr="00000000">
        <w:rPr>
          <w:rtl w:val="0"/>
        </w:rPr>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2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2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2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2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2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2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2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2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2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2F">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3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38">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39">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41">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42">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94A">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4B">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953">
            <w:pPr>
              <w:rPr>
                <w:rFonts w:ascii="Arial" w:cs="Arial" w:eastAsia="Arial" w:hAnsi="Arial"/>
              </w:rPr>
            </w:pPr>
            <w:r w:rsidDel="00000000" w:rsidR="00000000" w:rsidRPr="00000000">
              <w:rPr>
                <w:rFonts w:ascii="Arial" w:cs="Arial" w:eastAsia="Arial" w:hAnsi="Arial"/>
                <w:rtl w:val="0"/>
              </w:rPr>
              <w:t xml:space="preserve">Byte 5:5+K</w:t>
            </w:r>
          </w:p>
        </w:tc>
        <w:tc>
          <w:tcPr>
            <w:gridSpan w:val="8"/>
          </w:tcPr>
          <w:p w:rsidR="00000000" w:rsidDel="00000000" w:rsidP="00000000" w:rsidRDefault="00000000" w:rsidRPr="00000000" w14:paraId="00000954">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95C">
            <w:pPr>
              <w:rPr>
                <w:rFonts w:ascii="Arial" w:cs="Arial" w:eastAsia="Arial" w:hAnsi="Arial"/>
              </w:rPr>
            </w:pPr>
            <w:r w:rsidDel="00000000" w:rsidR="00000000" w:rsidRPr="00000000">
              <w:rPr>
                <w:rFonts w:ascii="Arial" w:cs="Arial" w:eastAsia="Arial" w:hAnsi="Arial"/>
                <w:rtl w:val="0"/>
              </w:rPr>
              <w:t xml:space="preserve">Byte 6+K:N</w:t>
            </w:r>
          </w:p>
        </w:tc>
        <w:tc>
          <w:tcPr>
            <w:gridSpan w:val="8"/>
          </w:tcPr>
          <w:p w:rsidR="00000000" w:rsidDel="00000000" w:rsidP="00000000" w:rsidRDefault="00000000" w:rsidRPr="00000000" w14:paraId="0000095D">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966">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sdt>
        <w:sdtPr>
          <w:tag w:val="goog_rdk_228"/>
        </w:sdtPr>
        <w:sdtContent>
          <w:ins w:author="Simon Johnson" w:id="50" w:date="2024-02-02T15:00:03Z"/>
          <w:sdt>
            <w:sdtPr>
              <w:tag w:val="goog_rdk_229"/>
            </w:sdtPr>
            <w:sdtContent>
              <w:commentRangeStart w:id="90"/>
            </w:sdtContent>
          </w:sdt>
          <w:ins w:author="Simon Johnson" w:id="50" w:date="2024-02-02T15:00:03Z">
            <w:r w:rsidDel="00000000" w:rsidR="00000000" w:rsidRPr="00000000">
              <w:rPr>
                <w:rFonts w:ascii="Arial" w:cs="Arial" w:eastAsia="Arial" w:hAnsi="Arial"/>
                <w:highlight w:val="white"/>
                <w:rtl w:val="0"/>
              </w:rPr>
              <w:t xml:space="preserve">signal</w:t>
            </w:r>
          </w:ins>
        </w:sdtContent>
      </w:sdt>
      <w:sdt>
        <w:sdtPr>
          <w:tag w:val="goog_rdk_230"/>
        </w:sdtPr>
        <w:sdtContent>
          <w:del w:author="Simon Johnson" w:id="50" w:date="2024-02-02T15:00:03Z">
            <w:commentRangeEnd w:id="90"/>
            <w:r w:rsidDel="00000000" w:rsidR="00000000" w:rsidRPr="00000000">
              <w:commentReference w:id="90"/>
            </w:r>
            <w:r w:rsidDel="00000000" w:rsidR="00000000" w:rsidRPr="00000000">
              <w:rPr>
                <w:rFonts w:ascii="Arial" w:cs="Arial" w:eastAsia="Arial" w:hAnsi="Arial"/>
                <w:highlight w:val="white"/>
                <w:rtl w:val="0"/>
              </w:rPr>
              <w:delText xml:space="preserve">obtain</w:delText>
            </w:r>
          </w:del>
        </w:sdtContent>
      </w:sdt>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967">
      <w:pPr>
        <w:pStyle w:val="Heading4"/>
        <w:ind w:left="0" w:firstLine="0"/>
        <w:rPr>
          <w:rFonts w:ascii="Arial" w:cs="Arial" w:eastAsia="Arial" w:hAnsi="Arial"/>
        </w:rPr>
      </w:pPr>
      <w:bookmarkStart w:colFirst="0" w:colLast="0" w:name="_heading=h.3s49zyc" w:id="87"/>
      <w:bookmarkEnd w:id="87"/>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96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969">
      <w:pPr>
        <w:pStyle w:val="Heading4"/>
        <w:ind w:left="0" w:firstLine="0"/>
        <w:rPr>
          <w:rFonts w:ascii="Arial" w:cs="Arial" w:eastAsia="Arial" w:hAnsi="Arial"/>
        </w:rPr>
      </w:pPr>
      <w:bookmarkStart w:colFirst="0" w:colLast="0" w:name="_heading=h.279ka65" w:id="88"/>
      <w:bookmarkEnd w:id="88"/>
      <w:r w:rsidDel="00000000" w:rsidR="00000000" w:rsidRPr="00000000">
        <w:rPr>
          <w:rFonts w:ascii="Arial" w:cs="Arial" w:eastAsia="Arial" w:hAnsi="Arial"/>
          <w:rtl w:val="0"/>
        </w:rPr>
        <w:t xml:space="preserve">3.1.6.2 Reason Code</w:t>
      </w:r>
    </w:p>
    <w:p w:rsidR="00000000" w:rsidDel="00000000" w:rsidP="00000000" w:rsidRDefault="00000000" w:rsidRPr="00000000" w14:paraId="0000096A">
      <w:pPr>
        <w:rPr>
          <w:rFonts w:ascii="Arial" w:cs="Arial" w:eastAsia="Arial" w:hAnsi="Arial"/>
          <w:sz w:val="24"/>
          <w:szCs w:val="24"/>
        </w:rPr>
      </w:pPr>
      <w:r w:rsidDel="00000000" w:rsidR="00000000" w:rsidRPr="00000000">
        <w:rPr>
          <w:rFonts w:ascii="Arial" w:cs="Arial" w:eastAsia="Arial" w:hAnsi="Arial"/>
          <w:highlight w:val="white"/>
          <w:rtl w:val="0"/>
        </w:rPr>
        <w:t xml:space="preserve">Byte 3 in the Auth packet holds the Authentication Reason Code. 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p w:rsidR="00000000" w:rsidDel="00000000" w:rsidP="00000000" w:rsidRDefault="00000000" w:rsidRPr="00000000" w14:paraId="0000096B">
      <w:pPr>
        <w:pStyle w:val="Heading4"/>
        <w:ind w:left="0" w:firstLine="0"/>
        <w:rPr>
          <w:rFonts w:ascii="Arial" w:cs="Arial" w:eastAsia="Arial" w:hAnsi="Arial"/>
        </w:rPr>
      </w:pPr>
      <w:bookmarkStart w:colFirst="0" w:colLast="0" w:name="_heading=h.meukdy" w:id="89"/>
      <w:bookmarkEnd w:id="89"/>
      <w:r w:rsidDel="00000000" w:rsidR="00000000" w:rsidRPr="00000000">
        <w:rPr>
          <w:rFonts w:ascii="Arial" w:cs="Arial" w:eastAsia="Arial" w:hAnsi="Arial"/>
          <w:rtl w:val="0"/>
        </w:rPr>
        <w:t xml:space="preserve">3.1.6.3 Auth Method Length</w:t>
      </w:r>
    </w:p>
    <w:p w:rsidR="00000000" w:rsidDel="00000000" w:rsidP="00000000" w:rsidRDefault="00000000" w:rsidRPr="00000000" w14:paraId="0000096C">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96D">
      <w:pPr>
        <w:pStyle w:val="Heading4"/>
        <w:ind w:left="0" w:firstLine="0"/>
        <w:rPr>
          <w:rFonts w:ascii="Arial" w:cs="Arial" w:eastAsia="Arial" w:hAnsi="Arial"/>
        </w:rPr>
      </w:pPr>
      <w:bookmarkStart w:colFirst="0" w:colLast="0" w:name="_heading=h.36ei31r" w:id="90"/>
      <w:bookmarkEnd w:id="90"/>
      <w:r w:rsidDel="00000000" w:rsidR="00000000" w:rsidRPr="00000000">
        <w:rPr>
          <w:rFonts w:ascii="Arial" w:cs="Arial" w:eastAsia="Arial" w:hAnsi="Arial"/>
          <w:rtl w:val="0"/>
        </w:rPr>
        <w:t xml:space="preserve">3.1.6.4 Auth Method</w:t>
      </w:r>
    </w:p>
    <w:p w:rsidR="00000000" w:rsidDel="00000000" w:rsidP="00000000" w:rsidRDefault="00000000" w:rsidRPr="00000000" w14:paraId="0000096E">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96F">
      <w:pPr>
        <w:pStyle w:val="Heading4"/>
        <w:ind w:left="0" w:firstLine="0"/>
        <w:rPr>
          <w:rFonts w:ascii="Arial" w:cs="Arial" w:eastAsia="Arial" w:hAnsi="Arial"/>
        </w:rPr>
      </w:pPr>
      <w:bookmarkStart w:colFirst="0" w:colLast="0" w:name="_heading=h.1ljsd9k" w:id="91"/>
      <w:bookmarkEnd w:id="91"/>
      <w:r w:rsidDel="00000000" w:rsidR="00000000" w:rsidRPr="00000000">
        <w:rPr>
          <w:rFonts w:ascii="Arial" w:cs="Arial" w:eastAsia="Arial" w:hAnsi="Arial"/>
          <w:rtl w:val="0"/>
        </w:rPr>
        <w:t xml:space="preserve">3.1.6.5 Auth Data</w:t>
      </w:r>
    </w:p>
    <w:p w:rsidR="00000000" w:rsidDel="00000000" w:rsidP="00000000" w:rsidRDefault="00000000" w:rsidRPr="00000000" w14:paraId="00000970">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97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972">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73">
      <w:pPr>
        <w:ind w:left="720" w:firstLine="0"/>
        <w:rPr>
          <w:rFonts w:ascii="Arial" w:cs="Arial" w:eastAsia="Arial" w:hAnsi="Arial"/>
          <w:sz w:val="24"/>
          <w:szCs w:val="24"/>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r w:rsidDel="00000000" w:rsidR="00000000" w:rsidRPr="00000000">
        <w:rPr>
          <w:rtl w:val="0"/>
        </w:rPr>
      </w:r>
    </w:p>
    <w:p w:rsidR="00000000" w:rsidDel="00000000" w:rsidP="00000000" w:rsidRDefault="00000000" w:rsidRPr="00000000" w14:paraId="00000974">
      <w:pPr>
        <w:spacing w:after="174" w:before="0" w:line="248.00000000000006" w:lineRule="auto"/>
        <w:ind w:right="990"/>
        <w:jc w:val="both"/>
        <w:rPr>
          <w:rFonts w:ascii="Arial" w:cs="Arial" w:eastAsia="Arial" w:hAnsi="Arial"/>
        </w:rPr>
      </w:pPr>
      <w:r w:rsidDel="00000000" w:rsidR="00000000" w:rsidRPr="00000000">
        <w:rPr>
          <w:rtl w:val="0"/>
        </w:rPr>
      </w:r>
    </w:p>
    <w:p w:rsidR="00000000" w:rsidDel="00000000" w:rsidP="00000000" w:rsidRDefault="00000000" w:rsidRPr="00000000" w14:paraId="00000975">
      <w:pPr>
        <w:pStyle w:val="Heading3"/>
        <w:keepLines w:val="1"/>
        <w:spacing w:after="118" w:before="0" w:line="259" w:lineRule="auto"/>
        <w:ind w:left="0" w:firstLine="0"/>
        <w:rPr>
          <w:rFonts w:ascii="Arial" w:cs="Arial" w:eastAsia="Arial" w:hAnsi="Arial"/>
        </w:rPr>
      </w:pPr>
      <w:bookmarkStart w:colFirst="0" w:colLast="0" w:name="_heading=h.45jfvxd" w:id="92"/>
      <w:bookmarkEnd w:id="92"/>
      <w:r w:rsidDel="00000000" w:rsidR="00000000" w:rsidRPr="00000000">
        <w:rPr>
          <w:rtl w:val="0"/>
        </w:rPr>
        <w:t xml:space="preserve">3.1.7 </w:t>
      </w:r>
      <w:r w:rsidDel="00000000" w:rsidR="00000000" w:rsidRPr="00000000">
        <w:rPr>
          <w:rFonts w:ascii="Arial" w:cs="Arial" w:eastAsia="Arial" w:hAnsi="Arial"/>
          <w:rtl w:val="0"/>
        </w:rPr>
        <w:t xml:space="preserve">REGISTER</w:t>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7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7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7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7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7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7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7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7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7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7F">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8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88">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89">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91">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92">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99A">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9B">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A3">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A4">
            <w:pPr>
              <w:jc w:val="center"/>
              <w:rPr>
                <w:rFonts w:ascii="Arial" w:cs="Arial" w:eastAsia="Arial" w:hAnsi="Arial"/>
              </w:rPr>
            </w:pPr>
            <w:r w:rsidDel="00000000" w:rsidR="00000000" w:rsidRPr="00000000">
              <w:rPr>
                <w:rFonts w:ascii="Arial" w:cs="Arial" w:eastAsia="Arial" w:hAnsi="Arial"/>
                <w:rtl w:val="0"/>
              </w:rPr>
              <w:t xml:space="preserve">Packet Identifier MSB</w:t>
            </w:r>
            <w:r w:rsidDel="00000000" w:rsidR="00000000" w:rsidRPr="00000000">
              <w:rPr>
                <w:rtl w:val="0"/>
              </w:rPr>
            </w:r>
          </w:p>
        </w:tc>
      </w:tr>
      <w:tr>
        <w:trPr>
          <w:cantSplit w:val="0"/>
          <w:tblHeader w:val="0"/>
        </w:trPr>
        <w:tc>
          <w:tcPr/>
          <w:p w:rsidR="00000000" w:rsidDel="00000000" w:rsidP="00000000" w:rsidRDefault="00000000" w:rsidRPr="00000000" w14:paraId="000009AC">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AD">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B5">
            <w:pPr>
              <w:rPr>
                <w:rFonts w:ascii="Arial" w:cs="Arial" w:eastAsia="Arial" w:hAnsi="Arial"/>
              </w:rPr>
            </w:pPr>
            <w:r w:rsidDel="00000000" w:rsidR="00000000" w:rsidRPr="00000000">
              <w:rPr>
                <w:rFonts w:ascii="Arial" w:cs="Arial" w:eastAsia="Arial" w:hAnsi="Arial"/>
                <w:rtl w:val="0"/>
              </w:rPr>
              <w:t xml:space="preserve">Byte 7…N</w:t>
            </w:r>
          </w:p>
        </w:tc>
        <w:tc>
          <w:tcPr>
            <w:gridSpan w:val="8"/>
          </w:tcPr>
          <w:p w:rsidR="00000000" w:rsidDel="00000000" w:rsidP="00000000" w:rsidRDefault="00000000" w:rsidRPr="00000000" w14:paraId="000009B6">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9BF">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C0">
      <w:pPr>
        <w:pStyle w:val="Heading4"/>
        <w:ind w:left="0" w:firstLine="0"/>
        <w:rPr>
          <w:rFonts w:ascii="Arial" w:cs="Arial" w:eastAsia="Arial" w:hAnsi="Arial"/>
        </w:rPr>
      </w:pPr>
      <w:bookmarkStart w:colFirst="0" w:colLast="0" w:name="_heading=h.2koq656" w:id="93"/>
      <w:bookmarkEnd w:id="93"/>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C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9C2">
      <w:pPr>
        <w:pStyle w:val="Heading4"/>
        <w:ind w:left="0" w:firstLine="0"/>
        <w:rPr>
          <w:rFonts w:ascii="Arial" w:cs="Arial" w:eastAsia="Arial" w:hAnsi="Arial"/>
        </w:rPr>
      </w:pPr>
      <w:bookmarkStart w:colFirst="0" w:colLast="0" w:name="_heading=h.zu0gcz" w:id="94"/>
      <w:bookmarkEnd w:id="94"/>
      <w:r w:rsidDel="00000000" w:rsidR="00000000" w:rsidRPr="00000000">
        <w:rPr>
          <w:rFonts w:ascii="Arial" w:cs="Arial" w:eastAsia="Arial" w:hAnsi="Arial"/>
          <w:rtl w:val="0"/>
        </w:rPr>
        <w:t xml:space="preserve">3.1.7.2 Topic Alias</w:t>
      </w:r>
    </w:p>
    <w:p w:rsidR="00000000" w:rsidDel="00000000" w:rsidP="00000000" w:rsidRDefault="00000000" w:rsidRPr="00000000" w14:paraId="000009C3">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C4">
      <w:pPr>
        <w:pStyle w:val="Heading4"/>
        <w:ind w:left="0" w:firstLine="0"/>
        <w:rPr>
          <w:rFonts w:ascii="Arial" w:cs="Arial" w:eastAsia="Arial" w:hAnsi="Arial"/>
        </w:rPr>
      </w:pPr>
      <w:bookmarkStart w:colFirst="0" w:colLast="0" w:name="_heading=h.3jtnz0s" w:id="95"/>
      <w:bookmarkEnd w:id="95"/>
      <w:r w:rsidDel="00000000" w:rsidR="00000000" w:rsidRPr="00000000">
        <w:rPr>
          <w:rFonts w:ascii="Arial" w:cs="Arial" w:eastAsia="Arial" w:hAnsi="Arial"/>
          <w:rtl w:val="0"/>
        </w:rPr>
        <w:t xml:space="preserve">3.1.7.3 Packet Identifier</w:t>
      </w:r>
    </w:p>
    <w:p w:rsidR="00000000" w:rsidDel="00000000" w:rsidP="00000000" w:rsidRDefault="00000000" w:rsidRPr="00000000" w14:paraId="000009C5">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9C6">
      <w:pPr>
        <w:pStyle w:val="Heading4"/>
        <w:ind w:left="0" w:firstLine="0"/>
        <w:rPr>
          <w:rFonts w:ascii="Arial" w:cs="Arial" w:eastAsia="Arial" w:hAnsi="Arial"/>
        </w:rPr>
      </w:pPr>
      <w:bookmarkStart w:colFirst="0" w:colLast="0" w:name="_heading=h.1yyy98l" w:id="96"/>
      <w:bookmarkEnd w:id="96"/>
      <w:r w:rsidDel="00000000" w:rsidR="00000000" w:rsidRPr="00000000">
        <w:rPr>
          <w:rFonts w:ascii="Arial" w:cs="Arial" w:eastAsia="Arial" w:hAnsi="Arial"/>
          <w:rtl w:val="0"/>
        </w:rPr>
        <w:t xml:space="preserve">3.1.7.4 Topic Name</w:t>
      </w:r>
    </w:p>
    <w:p w:rsidR="00000000" w:rsidDel="00000000" w:rsidP="00000000" w:rsidRDefault="00000000" w:rsidRPr="00000000" w14:paraId="000009C7">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C8">
      <w:pPr>
        <w:pStyle w:val="Heading3"/>
        <w:keepLines w:val="1"/>
        <w:spacing w:after="77" w:before="0" w:line="259" w:lineRule="auto"/>
        <w:ind w:left="1440" w:firstLine="0"/>
        <w:rPr>
          <w:rFonts w:ascii="Arial" w:cs="Arial" w:eastAsia="Arial" w:hAnsi="Arial"/>
        </w:rPr>
      </w:pPr>
      <w:bookmarkStart w:colFirst="0" w:colLast="0" w:name="_heading=h.4iylrwe" w:id="97"/>
      <w:bookmarkEnd w:id="97"/>
      <w:r w:rsidDel="00000000" w:rsidR="00000000" w:rsidRPr="00000000">
        <w:rPr>
          <w:rtl w:val="0"/>
        </w:rPr>
        <w:t xml:space="preserve">3.1.8 </w:t>
      </w:r>
      <w:r w:rsidDel="00000000" w:rsidR="00000000" w:rsidRPr="00000000">
        <w:rPr>
          <w:rFonts w:ascii="Arial" w:cs="Arial" w:eastAsia="Arial" w:hAnsi="Arial"/>
          <w:rtl w:val="0"/>
        </w:rPr>
        <w:t xml:space="preserve">REGACK</w:t>
      </w:r>
    </w:p>
    <w:tbl>
      <w:tblPr>
        <w:tblStyle w:val="Table1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9C9">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CA">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CB">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C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C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C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CF">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9D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D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D4">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9D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DF">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9E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9EA">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9EB">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9F6">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9F7">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9F8">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9F9">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9FA">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9FC">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9FD">
            <w:pPr>
              <w:jc w:val="center"/>
              <w:rPr>
                <w:rFonts w:ascii="Arial" w:cs="Arial" w:eastAsia="Arial" w:hAnsi="Arial"/>
              </w:rPr>
            </w:pPr>
            <w:r w:rsidDel="00000000" w:rsidR="00000000" w:rsidRPr="00000000">
              <w:rPr>
                <w:rFonts w:ascii="Arial" w:cs="Arial" w:eastAsia="Arial" w:hAnsi="Arial"/>
                <w:rtl w:val="0"/>
              </w:rPr>
              <w:t xml:space="preserve">Topic Type</w:t>
            </w:r>
          </w:p>
        </w:tc>
      </w:tr>
      <w:tr>
        <w:trPr>
          <w:cantSplit w:val="0"/>
          <w:tblHeader w:val="0"/>
        </w:trPr>
        <w:tc>
          <w:tcPr/>
          <w:p w:rsidR="00000000" w:rsidDel="00000000" w:rsidP="00000000" w:rsidRDefault="00000000" w:rsidRPr="00000000" w14:paraId="00000A00">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A01">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02">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03">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04">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A05">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07">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08">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A09">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A0B">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A0C">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A16">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A17">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A21">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A22">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A2C">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A2D">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A37">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A38">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A43">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A44">
      <w:pPr>
        <w:pStyle w:val="Heading4"/>
        <w:ind w:left="0" w:right="4" w:firstLine="0"/>
        <w:rPr>
          <w:rFonts w:ascii="Arial" w:cs="Arial" w:eastAsia="Arial" w:hAnsi="Arial"/>
        </w:rPr>
      </w:pPr>
      <w:bookmarkStart w:colFirst="0" w:colLast="0" w:name="_heading=h.2y3w247" w:id="98"/>
      <w:bookmarkEnd w:id="98"/>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A4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A46">
      <w:pPr>
        <w:pStyle w:val="Heading4"/>
        <w:ind w:left="0" w:right="4" w:firstLine="0"/>
        <w:rPr>
          <w:rFonts w:ascii="Arial" w:cs="Arial" w:eastAsia="Arial" w:hAnsi="Arial"/>
        </w:rPr>
      </w:pPr>
      <w:bookmarkStart w:colFirst="0" w:colLast="0" w:name="_heading=h.1d96cc0" w:id="99"/>
      <w:bookmarkEnd w:id="99"/>
      <w:r w:rsidDel="00000000" w:rsidR="00000000" w:rsidRPr="00000000">
        <w:rPr>
          <w:rFonts w:ascii="Arial" w:cs="Arial" w:eastAsia="Arial" w:hAnsi="Arial"/>
          <w:rtl w:val="0"/>
        </w:rPr>
        <w:t xml:space="preserve">3.1.8.2 REGACK Flags</w:t>
      </w:r>
    </w:p>
    <w:p w:rsidR="00000000" w:rsidDel="00000000" w:rsidP="00000000" w:rsidRDefault="00000000" w:rsidRPr="00000000" w14:paraId="00000A47">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A48">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A4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A4A">
      <w:pPr>
        <w:pStyle w:val="Heading4"/>
        <w:ind w:left="0" w:right="4" w:firstLine="0"/>
        <w:rPr>
          <w:rFonts w:ascii="Arial" w:cs="Arial" w:eastAsia="Arial" w:hAnsi="Arial"/>
        </w:rPr>
      </w:pPr>
      <w:bookmarkStart w:colFirst="0" w:colLast="0" w:name="_heading=h.3x8tuzt" w:id="100"/>
      <w:bookmarkEnd w:id="100"/>
      <w:r w:rsidDel="00000000" w:rsidR="00000000" w:rsidRPr="00000000">
        <w:rPr>
          <w:rFonts w:ascii="Arial" w:cs="Arial" w:eastAsia="Arial" w:hAnsi="Arial"/>
          <w:rtl w:val="0"/>
        </w:rPr>
        <w:t xml:space="preserve">3.1.8.3 Topic Alias</w:t>
      </w:r>
    </w:p>
    <w:p w:rsidR="00000000" w:rsidDel="00000000" w:rsidP="00000000" w:rsidRDefault="00000000" w:rsidRPr="00000000" w14:paraId="00000A4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A4C">
      <w:pPr>
        <w:pStyle w:val="Heading4"/>
        <w:ind w:left="0" w:right="4" w:firstLine="0"/>
        <w:rPr>
          <w:rFonts w:ascii="Arial" w:cs="Arial" w:eastAsia="Arial" w:hAnsi="Arial"/>
        </w:rPr>
      </w:pPr>
      <w:bookmarkStart w:colFirst="0" w:colLast="0" w:name="_heading=h.2ce457m" w:id="101"/>
      <w:bookmarkEnd w:id="101"/>
      <w:r w:rsidDel="00000000" w:rsidR="00000000" w:rsidRPr="00000000">
        <w:rPr>
          <w:rFonts w:ascii="Arial" w:cs="Arial" w:eastAsia="Arial" w:hAnsi="Arial"/>
          <w:rtl w:val="0"/>
        </w:rPr>
        <w:t xml:space="preserve">3.1.8.4 Packet Identifier</w:t>
      </w:r>
    </w:p>
    <w:p w:rsidR="00000000" w:rsidDel="00000000" w:rsidP="00000000" w:rsidRDefault="00000000" w:rsidRPr="00000000" w14:paraId="00000A4D">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REGISTER packet being acknowledged.</w:t>
      </w:r>
    </w:p>
    <w:p w:rsidR="00000000" w:rsidDel="00000000" w:rsidP="00000000" w:rsidRDefault="00000000" w:rsidRPr="00000000" w14:paraId="00000A4E">
      <w:pPr>
        <w:pStyle w:val="Heading4"/>
        <w:ind w:left="0" w:right="4" w:firstLine="0"/>
        <w:rPr>
          <w:rFonts w:ascii="Arial" w:cs="Arial" w:eastAsia="Arial" w:hAnsi="Arial"/>
        </w:rPr>
      </w:pPr>
      <w:bookmarkStart w:colFirst="0" w:colLast="0" w:name="_heading=h.rjefff" w:id="102"/>
      <w:bookmarkEnd w:id="102"/>
      <w:r w:rsidDel="00000000" w:rsidR="00000000" w:rsidRPr="00000000">
        <w:rPr>
          <w:rFonts w:ascii="Arial" w:cs="Arial" w:eastAsia="Arial" w:hAnsi="Arial"/>
          <w:rtl w:val="0"/>
        </w:rPr>
        <w:t xml:space="preserve">3.1.8.5 Reason Code</w:t>
      </w:r>
    </w:p>
    <w:p w:rsidR="00000000" w:rsidDel="00000000" w:rsidP="00000000" w:rsidRDefault="00000000" w:rsidRPr="00000000" w14:paraId="00000A4F">
      <w:pPr>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Register Reason Codes.</w:t>
      </w:r>
      <w:r w:rsidDel="00000000" w:rsidR="00000000" w:rsidRPr="00000000">
        <w:rPr>
          <w:rtl w:val="0"/>
        </w:rPr>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pStyle w:val="Heading3"/>
        <w:ind w:left="0" w:firstLine="0"/>
        <w:rPr/>
      </w:pPr>
      <w:bookmarkStart w:colFirst="0" w:colLast="0" w:name="_heading=h.3bj1y38" w:id="103"/>
      <w:bookmarkEnd w:id="103"/>
      <w:r w:rsidDel="00000000" w:rsidR="00000000" w:rsidRPr="00000000">
        <w:rPr>
          <w:rtl w:val="0"/>
        </w:rPr>
        <w:t xml:space="preserve">3.1.9 Publish Variants</w:t>
      </w:r>
    </w:p>
    <w:p w:rsidR="00000000" w:rsidDel="00000000" w:rsidP="00000000" w:rsidRDefault="00000000" w:rsidRPr="00000000" w14:paraId="00000A52">
      <w:pPr>
        <w:rPr/>
      </w:pPr>
      <w:r w:rsidDel="00000000" w:rsidR="00000000" w:rsidRPr="00000000">
        <w:rPr>
          <w:rtl w:val="0"/>
        </w:rPr>
        <w:t xml:space="preserve">MQTT-SN is designed to be optimized for packet size. For this reason, the PUBLISH packet has been split into 3 variants; Variant 1 catering for PUBLISH WITHOUT SESSION where no GW session is required, Variant 2 catering for Quality of Service 0 where no response ACK is required and thus no packet identifier is required and Quality of Service 1 and 2 where a response is expected. The table below breaks down the different versions of the PUBLISH packet and their respective type identifiers.</w:t>
      </w:r>
    </w:p>
    <w:p w:rsidR="00000000" w:rsidDel="00000000" w:rsidP="00000000" w:rsidRDefault="00000000" w:rsidRPr="00000000" w14:paraId="00000A53">
      <w:pPr>
        <w:rPr>
          <w:rFonts w:ascii="Arial" w:cs="Arial" w:eastAsia="Arial" w:hAnsi="Arial"/>
          <w:sz w:val="24"/>
          <w:szCs w:val="24"/>
        </w:rPr>
      </w:pPr>
      <w:r w:rsidDel="00000000" w:rsidR="00000000" w:rsidRPr="00000000">
        <w:rPr>
          <w:rFonts w:ascii="Arial" w:cs="Arial" w:eastAsia="Arial" w:hAnsi="Arial"/>
          <w:highlight w:val="white"/>
          <w:rtl w:val="0"/>
        </w:rPr>
        <w:t xml:space="preserve"> </w:t>
      </w:r>
      <w:r w:rsidDel="00000000" w:rsidR="00000000" w:rsidRPr="00000000">
        <w:rPr>
          <w:rtl w:val="0"/>
        </w:rPr>
      </w:r>
    </w:p>
    <w:tbl>
      <w:tblPr>
        <w:tblStyle w:val="Table20"/>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A54">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Packet Type</w:t>
            </w:r>
          </w:p>
        </w:tc>
        <w:tc>
          <w:tcPr>
            <w:shd w:fill="cfe2f3" w:val="clear"/>
          </w:tcPr>
          <w:p w:rsidR="00000000" w:rsidDel="00000000" w:rsidP="00000000" w:rsidRDefault="00000000" w:rsidRPr="00000000" w14:paraId="00000A55">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Type</w:t>
            </w:r>
          </w:p>
        </w:tc>
        <w:tc>
          <w:tcPr>
            <w:shd w:fill="cfe2f3" w:val="clear"/>
          </w:tcPr>
          <w:p w:rsidR="00000000" w:rsidDel="00000000" w:rsidP="00000000" w:rsidRDefault="00000000" w:rsidRPr="00000000" w14:paraId="00000A56">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1008.9218749999999" w:hRule="atLeast"/>
          <w:tblHeader w:val="0"/>
        </w:trPr>
        <w:tc>
          <w:tcPr/>
          <w:p w:rsidR="00000000" w:rsidDel="00000000" w:rsidP="00000000" w:rsidRDefault="00000000" w:rsidRPr="00000000" w14:paraId="00000A57">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w:t>
            </w:r>
          </w:p>
        </w:tc>
        <w:tc>
          <w:tcPr/>
          <w:p w:rsidR="00000000" w:rsidDel="00000000" w:rsidP="00000000" w:rsidRDefault="00000000" w:rsidRPr="00000000" w14:paraId="00000A58">
            <w:pPr>
              <w:spacing w:after="9" w:lineRule="auto"/>
              <w:ind w:right="-728"/>
              <w:rPr>
                <w:rFonts w:ascii="Arial" w:cs="Arial" w:eastAsia="Arial" w:hAnsi="Arial"/>
              </w:rPr>
            </w:pPr>
            <w:r w:rsidDel="00000000" w:rsidR="00000000" w:rsidRPr="00000000">
              <w:rPr>
                <w:rFonts w:ascii="Arial" w:cs="Arial" w:eastAsia="Arial" w:hAnsi="Arial"/>
                <w:rtl w:val="0"/>
              </w:rPr>
              <w:t xml:space="preserve">0x0C</w:t>
            </w:r>
          </w:p>
        </w:tc>
        <w:tc>
          <w:tcPr/>
          <w:p w:rsidR="00000000" w:rsidDel="00000000" w:rsidP="00000000" w:rsidRDefault="00000000" w:rsidRPr="00000000" w14:paraId="00000A59">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A5A">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 Without Session</w:t>
            </w:r>
          </w:p>
        </w:tc>
        <w:tc>
          <w:tcPr/>
          <w:p w:rsidR="00000000" w:rsidDel="00000000" w:rsidP="00000000" w:rsidRDefault="00000000" w:rsidRPr="00000000" w14:paraId="00000A5B">
            <w:pPr>
              <w:spacing w:after="9" w:lineRule="auto"/>
              <w:ind w:right="-728"/>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A5C">
            <w:pPr>
              <w:spacing w:after="9" w:lineRule="auto"/>
              <w:ind w:right="990"/>
              <w:rPr>
                <w:rFonts w:ascii="Arial" w:cs="Arial" w:eastAsia="Arial" w:hAnsi="Arial"/>
                <w:sz w:val="18"/>
                <w:szCs w:val="18"/>
              </w:rPr>
            </w:pPr>
            <w:r w:rsidDel="00000000" w:rsidR="00000000" w:rsidRPr="00000000">
              <w:rPr>
                <w:rFonts w:ascii="Arial" w:cs="Arial" w:eastAsia="Arial" w:hAnsi="Arial"/>
                <w:sz w:val="19"/>
                <w:szCs w:val="19"/>
                <w:rtl w:val="0"/>
              </w:rPr>
              <w:t xml:space="preserve">A PUBLISH Packet sent by a Client and does not need not to have an active Session</w:t>
            </w:r>
            <w:r w:rsidDel="00000000" w:rsidR="00000000" w:rsidRPr="00000000">
              <w:rPr>
                <w:rtl w:val="0"/>
              </w:rPr>
            </w:r>
          </w:p>
        </w:tc>
      </w:tr>
    </w:tbl>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pStyle w:val="Heading3"/>
        <w:keepLines w:val="1"/>
        <w:spacing w:after="77" w:before="0" w:line="259" w:lineRule="auto"/>
        <w:ind w:left="0" w:firstLine="0"/>
        <w:rPr>
          <w:rFonts w:ascii="Arial" w:cs="Arial" w:eastAsia="Arial" w:hAnsi="Arial"/>
        </w:rPr>
      </w:pPr>
      <w:bookmarkStart w:colFirst="0" w:colLast="0" w:name="_heading=h.j8sehv" w:id="104"/>
      <w:bookmarkEnd w:id="104"/>
      <w:r w:rsidDel="00000000" w:rsidR="00000000" w:rsidRPr="00000000">
        <w:rPr>
          <w:rtl w:val="0"/>
        </w:rPr>
        <w:t xml:space="preserve">3.1.10 </w:t>
      </w:r>
      <w:r w:rsidDel="00000000" w:rsidR="00000000" w:rsidRPr="00000000">
        <w:rPr>
          <w:rFonts w:ascii="Arial" w:cs="Arial" w:eastAsia="Arial" w:hAnsi="Arial"/>
          <w:rtl w:val="0"/>
        </w:rPr>
        <w:t xml:space="preserve">PUB</w:t>
      </w:r>
      <w:r w:rsidDel="00000000" w:rsidR="00000000" w:rsidRPr="00000000">
        <w:rPr>
          <w:rtl w:val="0"/>
        </w:rPr>
        <w:t xml:space="preserve">WOS</w:t>
      </w:r>
      <w:r w:rsidDel="00000000" w:rsidR="00000000" w:rsidRPr="00000000">
        <w:rPr>
          <w:rtl w:val="0"/>
        </w:rPr>
      </w:r>
    </w:p>
    <w:p w:rsidR="00000000" w:rsidDel="00000000" w:rsidP="00000000" w:rsidRDefault="00000000" w:rsidRPr="00000000" w14:paraId="00000A5F">
      <w:pPr>
        <w:rPr/>
      </w:pPr>
      <w:r w:rsidDel="00000000" w:rsidR="00000000" w:rsidRPr="00000000">
        <w:rPr>
          <w:rtl w:val="0"/>
        </w:rPr>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6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6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6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6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6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6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6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6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6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6F">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7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7E">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7F">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A8D">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8E">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WITHOUT SESSION</w:t>
            </w:r>
          </w:p>
        </w:tc>
      </w:tr>
      <w:tr>
        <w:trPr>
          <w:cantSplit w:val="0"/>
          <w:trHeight w:val="200" w:hRule="atLeast"/>
          <w:tblHeader w:val="0"/>
        </w:trPr>
        <w:tc>
          <w:tcPr>
            <w:vMerge w:val="continue"/>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4"/>
          </w:tcPr>
          <w:p w:rsidR="00000000" w:rsidDel="00000000" w:rsidP="00000000" w:rsidRDefault="00000000" w:rsidRPr="00000000" w14:paraId="00000A9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AA1">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3"/>
          </w:tcPr>
          <w:p w:rsidR="00000000" w:rsidDel="00000000" w:rsidP="00000000" w:rsidRDefault="00000000" w:rsidRPr="00000000" w14:paraId="00000AA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A7">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AA8">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AC">
            <w:pPr>
              <w:rPr>
                <w:rFonts w:ascii="Arial" w:cs="Arial" w:eastAsia="Arial" w:hAnsi="Arial"/>
              </w:rPr>
            </w:pPr>
            <w:r w:rsidDel="00000000" w:rsidR="00000000" w:rsidRPr="00000000">
              <w:rPr>
                <w:rFonts w:ascii="Arial" w:cs="Arial" w:eastAsia="Arial" w:hAnsi="Arial"/>
                <w:rtl w:val="0"/>
              </w:rPr>
              <w:t xml:space="preserve">Byte 3</w:t>
            </w:r>
          </w:p>
        </w:tc>
        <w:tc>
          <w:tcPr>
            <w:gridSpan w:val="2"/>
            <w:tcBorders>
              <w:bottom w:color="000000" w:space="0" w:sz="8" w:val="single"/>
            </w:tcBorders>
          </w:tcPr>
          <w:p w:rsidR="00000000" w:rsidDel="00000000" w:rsidP="00000000" w:rsidRDefault="00000000" w:rsidRPr="00000000" w14:paraId="00000AA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A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B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B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Borders>
              <w:bottom w:color="000000" w:space="0" w:sz="8" w:val="single"/>
            </w:tcBorders>
          </w:tcPr>
          <w:p w:rsidR="00000000" w:rsidDel="00000000" w:rsidP="00000000" w:rsidRDefault="00000000" w:rsidRPr="00000000" w14:paraId="00000AB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B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B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tcBorders>
              <w:bottom w:color="000000" w:space="0" w:sz="8" w:val="single"/>
            </w:tcBorders>
          </w:tcPr>
          <w:p w:rsidR="00000000" w:rsidDel="00000000" w:rsidP="00000000" w:rsidRDefault="00000000" w:rsidRPr="00000000" w14:paraId="00000ABA">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BB">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C">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CA">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B">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D9">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Borders>
              <w:top w:color="000000" w:space="0" w:sz="8" w:val="single"/>
            </w:tcBorders>
          </w:tcPr>
          <w:p w:rsidR="00000000" w:rsidDel="00000000" w:rsidP="00000000" w:rsidRDefault="00000000" w:rsidRPr="00000000" w14:paraId="00000ADA">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PUBLISH WITHOUT SESSION packet</w:t>
      </w:r>
    </w:p>
    <w:p w:rsidR="00000000" w:rsidDel="00000000" w:rsidP="00000000" w:rsidRDefault="00000000" w:rsidRPr="00000000" w14:paraId="00000AE9">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AEA">
      <w:pPr>
        <w:ind w:left="720" w:firstLine="0"/>
        <w:rPr>
          <w:rFonts w:ascii="Arial" w:cs="Arial" w:eastAsia="Arial" w:hAnsi="Arial"/>
          <w:b w:val="1"/>
          <w:shd w:fill="fff2cc" w:val="clear"/>
        </w:rPr>
      </w:pPr>
      <w:r w:rsidDel="00000000" w:rsidR="00000000" w:rsidRPr="00000000">
        <w:rPr>
          <w:rtl w:val="0"/>
        </w:rPr>
      </w:r>
    </w:p>
    <w:p w:rsidR="00000000" w:rsidDel="00000000" w:rsidP="00000000" w:rsidRDefault="00000000" w:rsidRPr="00000000" w14:paraId="00000AEB">
      <w:pPr>
        <w:ind w:left="0" w:firstLine="0"/>
        <w:rPr>
          <w:rFonts w:ascii="Arial" w:cs="Arial" w:eastAsia="Arial" w:hAnsi="Arial"/>
          <w:highlight w:val="yellow"/>
        </w:rPr>
      </w:pPr>
      <w:r w:rsidDel="00000000" w:rsidR="00000000" w:rsidRPr="00000000">
        <w:rPr>
          <w:rFonts w:ascii="Arial" w:cs="Arial" w:eastAsia="Arial" w:hAnsi="Arial"/>
          <w:highlight w:val="yellow"/>
          <w:rtl w:val="0"/>
        </w:rPr>
        <w:t xml:space="preserve">Upon being processed, PUBLISH WITHOUT SESSION packets received by a Gateway MUST have their Quality of Service level set to 0 for onward transmission into the MQTT network. PUBLISH WITHOUT SESSION packets are a concept considered </w:t>
      </w:r>
      <w:r w:rsidDel="00000000" w:rsidR="00000000" w:rsidRPr="00000000">
        <w:rPr>
          <w:rFonts w:ascii="Arial" w:cs="Arial" w:eastAsia="Arial" w:hAnsi="Arial"/>
          <w:b w:val="1"/>
          <w:highlight w:val="yellow"/>
          <w:rtl w:val="0"/>
        </w:rPr>
        <w:t xml:space="preserve">only </w:t>
      </w:r>
      <w:r w:rsidDel="00000000" w:rsidR="00000000" w:rsidRPr="00000000">
        <w:rPr>
          <w:rFonts w:ascii="Arial" w:cs="Arial" w:eastAsia="Arial" w:hAnsi="Arial"/>
          <w:highlight w:val="yellow"/>
          <w:rtl w:val="0"/>
        </w:rPr>
        <w:t xml:space="preserve">valid</w:t>
      </w:r>
      <w:r w:rsidDel="00000000" w:rsidR="00000000" w:rsidRPr="00000000">
        <w:rPr>
          <w:rFonts w:ascii="Arial" w:cs="Arial" w:eastAsia="Arial" w:hAnsi="Arial"/>
          <w:b w:val="1"/>
          <w:highlight w:val="yellow"/>
          <w:rtl w:val="0"/>
        </w:rPr>
        <w:t xml:space="preserve"> </w:t>
      </w:r>
      <w:r w:rsidDel="00000000" w:rsidR="00000000" w:rsidRPr="00000000">
        <w:rPr>
          <w:rFonts w:ascii="Arial" w:cs="Arial" w:eastAsia="Arial" w:hAnsi="Arial"/>
          <w:highlight w:val="yellow"/>
          <w:rtl w:val="0"/>
        </w:rPr>
        <w:t xml:space="preserve">on the Gateway side of the network. [MQTTSN-????]</w:t>
      </w:r>
    </w:p>
    <w:p w:rsidR="00000000" w:rsidDel="00000000" w:rsidP="00000000" w:rsidRDefault="00000000" w:rsidRPr="00000000" w14:paraId="00000AEC">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ED">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broadcast, like UDP/IP, the PUBLISH WITHOUT SESSION packet is generally sent using the broadcast address as destination.</w:t>
      </w:r>
    </w:p>
    <w:p w:rsidR="00000000" w:rsidDel="00000000" w:rsidP="00000000" w:rsidRDefault="00000000" w:rsidRPr="00000000" w14:paraId="00000AEE">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EF">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PUBLISH WITHOUT SESSION packets received by a Gateway should not be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AF0">
      <w:pPr>
        <w:pStyle w:val="Heading4"/>
        <w:ind w:left="0" w:right="4" w:firstLine="0"/>
        <w:rPr>
          <w:rFonts w:ascii="Arial" w:cs="Arial" w:eastAsia="Arial" w:hAnsi="Arial"/>
        </w:rPr>
      </w:pPr>
      <w:bookmarkStart w:colFirst="0" w:colLast="0" w:name="_heading=h.338fx5o" w:id="105"/>
      <w:bookmarkEnd w:id="105"/>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AF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AF2">
      <w:pPr>
        <w:pStyle w:val="Heading4"/>
        <w:ind w:left="0" w:right="4" w:firstLine="0"/>
        <w:rPr>
          <w:rFonts w:ascii="Arial" w:cs="Arial" w:eastAsia="Arial" w:hAnsi="Arial"/>
        </w:rPr>
      </w:pPr>
      <w:bookmarkStart w:colFirst="0" w:colLast="0" w:name="_heading=h.1idq7dh" w:id="106"/>
      <w:bookmarkEnd w:id="106"/>
      <w:r w:rsidDel="00000000" w:rsidR="00000000" w:rsidRPr="00000000">
        <w:rPr>
          <w:rFonts w:ascii="Arial" w:cs="Arial" w:eastAsia="Arial" w:hAnsi="Arial"/>
          <w:rtl w:val="0"/>
        </w:rPr>
        <w:t xml:space="preserve">3.1.10.2 PUBLISH Flags</w:t>
      </w:r>
    </w:p>
    <w:p w:rsidR="00000000" w:rsidDel="00000000" w:rsidP="00000000" w:rsidRDefault="00000000" w:rsidRPr="00000000" w14:paraId="00000AF3">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the Byte 3 position of the PUBLISH control packet. </w:t>
      </w:r>
    </w:p>
    <w:p w:rsidR="00000000" w:rsidDel="00000000" w:rsidP="00000000" w:rsidRDefault="00000000" w:rsidRPr="00000000" w14:paraId="00000AF4">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AF5">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PUBLISH WITHOUT SESSION packets.</w:t>
      </w:r>
      <w:r w:rsidDel="00000000" w:rsidR="00000000" w:rsidRPr="00000000">
        <w:rPr>
          <w:rtl w:val="0"/>
        </w:rPr>
      </w:r>
    </w:p>
    <w:p w:rsidR="00000000" w:rsidDel="00000000" w:rsidP="00000000" w:rsidRDefault="00000000" w:rsidRPr="00000000" w14:paraId="00000AF6">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AF7">
      <w:pPr>
        <w:pStyle w:val="Heading4"/>
        <w:ind w:left="0" w:right="4" w:firstLine="0"/>
        <w:rPr>
          <w:rFonts w:ascii="Arial" w:cs="Arial" w:eastAsia="Arial" w:hAnsi="Arial"/>
        </w:rPr>
      </w:pPr>
      <w:bookmarkStart w:colFirst="0" w:colLast="0" w:name="_heading=h.42ddq1a" w:id="107"/>
      <w:bookmarkEnd w:id="107"/>
      <w:r w:rsidDel="00000000" w:rsidR="00000000" w:rsidRPr="00000000">
        <w:rPr>
          <w:rFonts w:ascii="Arial" w:cs="Arial" w:eastAsia="Arial" w:hAnsi="Arial"/>
          <w:rtl w:val="0"/>
        </w:rPr>
        <w:t xml:space="preserve">3.1.10.3 Topic Data</w:t>
      </w:r>
    </w:p>
    <w:p w:rsidR="00000000" w:rsidDel="00000000" w:rsidP="00000000" w:rsidRDefault="00000000" w:rsidRPr="00000000" w14:paraId="00000AF8">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AF9">
      <w:pPr>
        <w:pStyle w:val="Heading4"/>
        <w:ind w:left="0" w:right="4" w:firstLine="0"/>
        <w:rPr>
          <w:rFonts w:ascii="Arial" w:cs="Arial" w:eastAsia="Arial" w:hAnsi="Arial"/>
        </w:rPr>
      </w:pPr>
      <w:bookmarkStart w:colFirst="0" w:colLast="0" w:name="_heading=h.2hio093" w:id="108"/>
      <w:bookmarkEnd w:id="108"/>
      <w:r w:rsidDel="00000000" w:rsidR="00000000" w:rsidRPr="00000000">
        <w:rPr>
          <w:rFonts w:ascii="Arial" w:cs="Arial" w:eastAsia="Arial" w:hAnsi="Arial"/>
          <w:rtl w:val="0"/>
        </w:rPr>
        <w:t xml:space="preserve">3.1.10.4 Data</w:t>
      </w:r>
    </w:p>
    <w:p w:rsidR="00000000" w:rsidDel="00000000" w:rsidP="00000000" w:rsidRDefault="00000000" w:rsidRPr="00000000" w14:paraId="00000AFA">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AFB">
      <w:pPr>
        <w:rPr>
          <w:rFonts w:ascii="Arial" w:cs="Arial" w:eastAsia="Arial" w:hAnsi="Arial"/>
        </w:rPr>
      </w:pPr>
      <w:r w:rsidDel="00000000" w:rsidR="00000000" w:rsidRPr="00000000">
        <w:rPr>
          <w:rtl w:val="0"/>
        </w:rPr>
      </w:r>
    </w:p>
    <w:p w:rsidR="00000000" w:rsidDel="00000000" w:rsidP="00000000" w:rsidRDefault="00000000" w:rsidRPr="00000000" w14:paraId="00000AFC">
      <w:pPr>
        <w:pStyle w:val="Heading3"/>
        <w:keepLines w:val="1"/>
        <w:spacing w:after="77" w:before="0" w:line="259" w:lineRule="auto"/>
        <w:ind w:left="0" w:firstLine="0"/>
        <w:rPr>
          <w:rFonts w:ascii="Arial" w:cs="Arial" w:eastAsia="Arial" w:hAnsi="Arial"/>
        </w:rPr>
      </w:pPr>
      <w:bookmarkStart w:colFirst="0" w:colLast="0" w:name="_heading=h.wnyagw" w:id="109"/>
      <w:bookmarkEnd w:id="109"/>
      <w:r w:rsidDel="00000000" w:rsidR="00000000" w:rsidRPr="00000000">
        <w:rPr>
          <w:rtl w:val="0"/>
        </w:rPr>
        <w:t xml:space="preserve">3.1.11 </w:t>
      </w:r>
      <w:r w:rsidDel="00000000" w:rsidR="00000000" w:rsidRPr="00000000">
        <w:rPr>
          <w:rFonts w:ascii="Arial" w:cs="Arial" w:eastAsia="Arial" w:hAnsi="Arial"/>
          <w:rtl w:val="0"/>
        </w:rPr>
        <w:t xml:space="preserve">PUBLISH (used for QoS 0)</w:t>
      </w:r>
    </w:p>
    <w:p w:rsidR="00000000" w:rsidDel="00000000" w:rsidP="00000000" w:rsidRDefault="00000000" w:rsidRPr="00000000" w14:paraId="00000AFD">
      <w:pPr>
        <w:rPr>
          <w:rFonts w:ascii="Arial" w:cs="Arial" w:eastAsia="Arial" w:hAnsi="Arial"/>
        </w:rPr>
      </w:pPr>
      <w:r w:rsidDel="00000000" w:rsidR="00000000" w:rsidRPr="00000000">
        <w:rPr>
          <w:rtl w:val="0"/>
        </w:rPr>
      </w:r>
    </w:p>
    <w:tbl>
      <w:tblPr>
        <w:tblStyle w:val="Table2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AF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F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0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0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0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0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0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0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0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0D">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0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1C">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1D">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2B">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2C">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3B">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B3C">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3E">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3F">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41">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4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4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47">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48">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4C">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4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4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5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5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5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5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5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5A">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5B">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C">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B6A">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B">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B79">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B7A">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B89">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B8A">
      <w:pPr>
        <w:keepLines w:val="1"/>
        <w:ind w:left="720" w:firstLine="0"/>
        <w:rPr>
          <w:rFonts w:ascii="Arial" w:cs="Arial" w:eastAsia="Arial" w:hAnsi="Arial"/>
          <w:highlight w:val="yellow"/>
        </w:rPr>
      </w:pPr>
      <w:sdt>
        <w:sdtPr>
          <w:tag w:val="goog_rdk_231"/>
        </w:sdtPr>
        <w:sdtContent>
          <w:commentRangeStart w:id="91"/>
        </w:sdtContent>
      </w:sdt>
      <w:r w:rsidDel="00000000" w:rsidR="00000000" w:rsidRPr="00000000">
        <w:rPr>
          <w:rFonts w:ascii="Arial" w:cs="Arial" w:eastAsia="Arial" w:hAnsi="Arial"/>
          <w:b w:val="1"/>
          <w:highlight w:val="yellow"/>
          <w:rtl w:val="0"/>
        </w:rPr>
        <w:t xml:space="preserve">Normative Comment</w:t>
      </w:r>
      <w:r w:rsidDel="00000000" w:rsidR="00000000" w:rsidRPr="00000000">
        <w:rPr>
          <w:rtl w:val="0"/>
        </w:rPr>
      </w:r>
    </w:p>
    <w:p w:rsidR="00000000" w:rsidDel="00000000" w:rsidP="00000000" w:rsidRDefault="00000000" w:rsidRPr="00000000" w14:paraId="00000B8B">
      <w:pPr>
        <w:keepLines w:val="1"/>
        <w:ind w:left="72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QoS 0, 1 &amp; 2 packets received by a Gateway </w:t>
      </w:r>
      <w:r w:rsidDel="00000000" w:rsidR="00000000" w:rsidRPr="00000000">
        <w:rPr>
          <w:rFonts w:ascii="Arial" w:cs="Arial" w:eastAsia="Arial" w:hAnsi="Arial"/>
          <w:b w:val="1"/>
          <w:highlight w:val="yellow"/>
          <w:rtl w:val="0"/>
        </w:rPr>
        <w:t xml:space="preserve">must</w:t>
      </w:r>
      <w:r w:rsidDel="00000000" w:rsidR="00000000" w:rsidRPr="00000000">
        <w:rPr>
          <w:rFonts w:ascii="Arial" w:cs="Arial" w:eastAsia="Arial" w:hAnsi="Arial"/>
          <w:highlight w:val="yellow"/>
          <w:rtl w:val="0"/>
        </w:rPr>
        <w:t xml:space="preserve"> be associated with a valid Client Session.</w:t>
      </w:r>
      <w:commentRangeEnd w:id="91"/>
      <w:r w:rsidDel="00000000" w:rsidR="00000000" w:rsidRPr="00000000">
        <w:commentReference w:id="91"/>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B8C">
      <w:pPr>
        <w:pStyle w:val="Heading4"/>
        <w:ind w:left="0" w:right="4" w:firstLine="0"/>
        <w:rPr>
          <w:rFonts w:ascii="Arial" w:cs="Arial" w:eastAsia="Arial" w:hAnsi="Arial"/>
        </w:rPr>
      </w:pPr>
      <w:bookmarkStart w:colFirst="0" w:colLast="0" w:name="_heading=h.3gnlt4p" w:id="110"/>
      <w:bookmarkEnd w:id="110"/>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B8D">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B8E">
      <w:pPr>
        <w:pStyle w:val="Heading4"/>
        <w:ind w:left="0" w:right="4" w:firstLine="0"/>
        <w:rPr>
          <w:rFonts w:ascii="Arial" w:cs="Arial" w:eastAsia="Arial" w:hAnsi="Arial"/>
        </w:rPr>
      </w:pPr>
      <w:bookmarkStart w:colFirst="0" w:colLast="0" w:name="_heading=h.1vsw3ci" w:id="111"/>
      <w:bookmarkEnd w:id="111"/>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B8F">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90">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91">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B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please refer to the </w:t>
      </w:r>
      <w:sdt>
        <w:sdtPr>
          <w:tag w:val="goog_rdk_232"/>
        </w:sdtPr>
        <w:sdtContent>
          <w:commentRangeStart w:id="92"/>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operational behavior section.</w:t>
      </w:r>
      <w:commentRangeEnd w:id="92"/>
      <w:r w:rsidDel="00000000" w:rsidR="00000000" w:rsidRPr="00000000">
        <w:commentReference w:id="92"/>
      </w:r>
      <w:r w:rsidDel="00000000" w:rsidR="00000000" w:rsidRPr="00000000">
        <w:rPr>
          <w:rtl w:val="0"/>
        </w:rPr>
      </w:r>
    </w:p>
    <w:p w:rsidR="00000000" w:rsidDel="00000000" w:rsidP="00000000" w:rsidRDefault="00000000" w:rsidRPr="00000000" w14:paraId="00000B93">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B94">
      <w:pPr>
        <w:pStyle w:val="Heading4"/>
        <w:ind w:left="0" w:right="4" w:firstLine="0"/>
        <w:rPr>
          <w:rFonts w:ascii="Arial" w:cs="Arial" w:eastAsia="Arial" w:hAnsi="Arial"/>
        </w:rPr>
      </w:pPr>
      <w:bookmarkStart w:colFirst="0" w:colLast="0" w:name="_heading=h.4fsjm0b" w:id="112"/>
      <w:bookmarkEnd w:id="112"/>
      <w:r w:rsidDel="00000000" w:rsidR="00000000" w:rsidRPr="00000000">
        <w:rPr>
          <w:rFonts w:ascii="Arial" w:cs="Arial" w:eastAsia="Arial" w:hAnsi="Arial"/>
          <w:rtl w:val="0"/>
        </w:rPr>
        <w:t xml:space="preserve">3.1.11.3 Topic Data</w:t>
      </w:r>
    </w:p>
    <w:p w:rsidR="00000000" w:rsidDel="00000000" w:rsidP="00000000" w:rsidRDefault="00000000" w:rsidRPr="00000000" w14:paraId="00000B95">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96">
      <w:pPr>
        <w:pStyle w:val="Heading4"/>
        <w:ind w:left="0" w:right="4" w:firstLine="0"/>
        <w:rPr>
          <w:rFonts w:ascii="Arial" w:cs="Arial" w:eastAsia="Arial" w:hAnsi="Arial"/>
        </w:rPr>
      </w:pPr>
      <w:bookmarkStart w:colFirst="0" w:colLast="0" w:name="_heading=h.2uxtw84" w:id="113"/>
      <w:bookmarkEnd w:id="113"/>
      <w:r w:rsidDel="00000000" w:rsidR="00000000" w:rsidRPr="00000000">
        <w:rPr>
          <w:rFonts w:ascii="Arial" w:cs="Arial" w:eastAsia="Arial" w:hAnsi="Arial"/>
          <w:rtl w:val="0"/>
        </w:rPr>
        <w:t xml:space="preserve">3.1.11.4 Data</w:t>
      </w:r>
    </w:p>
    <w:p w:rsidR="00000000" w:rsidDel="00000000" w:rsidP="00000000" w:rsidRDefault="00000000" w:rsidRPr="00000000" w14:paraId="00000B97">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98">
      <w:pPr>
        <w:spacing w:after="306"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0B99">
      <w:pPr>
        <w:pStyle w:val="Heading3"/>
        <w:keepLines w:val="1"/>
        <w:spacing w:after="77" w:before="0" w:line="259" w:lineRule="auto"/>
        <w:ind w:left="0" w:firstLine="0"/>
        <w:rPr>
          <w:rFonts w:ascii="Arial" w:cs="Arial" w:eastAsia="Arial" w:hAnsi="Arial"/>
        </w:rPr>
      </w:pPr>
      <w:bookmarkStart w:colFirst="0" w:colLast="0" w:name="_heading=h.1a346fx" w:id="114"/>
      <w:bookmarkEnd w:id="114"/>
      <w:r w:rsidDel="00000000" w:rsidR="00000000" w:rsidRPr="00000000">
        <w:rPr>
          <w:rtl w:val="0"/>
        </w:rPr>
        <w:t xml:space="preserve">3.1.12 </w:t>
      </w:r>
      <w:r w:rsidDel="00000000" w:rsidR="00000000" w:rsidRPr="00000000">
        <w:rPr>
          <w:rFonts w:ascii="Arial" w:cs="Arial" w:eastAsia="Arial" w:hAnsi="Arial"/>
          <w:rtl w:val="0"/>
        </w:rPr>
        <w:t xml:space="preserve">PUBLISH (used for QoS 1 &amp; 2)</w:t>
      </w:r>
    </w:p>
    <w:p w:rsidR="00000000" w:rsidDel="00000000" w:rsidP="00000000" w:rsidRDefault="00000000" w:rsidRPr="00000000" w14:paraId="00000B9A">
      <w:pPr>
        <w:rPr>
          <w:rFonts w:ascii="Arial" w:cs="Arial" w:eastAsia="Arial" w:hAnsi="Arial"/>
        </w:rPr>
      </w:pPr>
      <w:r w:rsidDel="00000000" w:rsidR="00000000" w:rsidRPr="00000000">
        <w:rPr>
          <w:rtl w:val="0"/>
        </w:rPr>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B9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9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9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9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A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A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A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A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A8">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AA">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A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B9">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BA">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C8">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C9">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D8">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D9">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DB">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DC">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DE">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E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E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E4">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E5">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E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E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E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E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E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F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F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F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F7">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F8">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BF9">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07">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C08">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16">
            <w:pPr>
              <w:rPr>
                <w:rFonts w:ascii="Arial" w:cs="Arial" w:eastAsia="Arial" w:hAnsi="Arial"/>
              </w:rPr>
            </w:pPr>
            <w:r w:rsidDel="00000000" w:rsidR="00000000" w:rsidRPr="00000000">
              <w:rPr>
                <w:rFonts w:ascii="Arial" w:cs="Arial" w:eastAsia="Arial" w:hAnsi="Arial"/>
                <w:rtl w:val="0"/>
              </w:rPr>
              <w:t xml:space="preserve">Byte 6</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7">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C25">
            <w:pPr>
              <w:rPr>
                <w:rFonts w:ascii="Arial" w:cs="Arial" w:eastAsia="Arial" w:hAnsi="Arial"/>
              </w:rPr>
            </w:pPr>
            <w:r w:rsidDel="00000000" w:rsidR="00000000" w:rsidRPr="00000000">
              <w:rPr>
                <w:rFonts w:ascii="Arial" w:cs="Arial" w:eastAsia="Arial" w:hAnsi="Arial"/>
                <w:rtl w:val="0"/>
              </w:rPr>
              <w:t xml:space="preserve">Byte 7</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6">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C34">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C35">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C44">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C45">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0C46">
      <w:pPr>
        <w:ind w:left="720" w:firstLine="0"/>
        <w:rPr>
          <w:rFonts w:ascii="Arial" w:cs="Arial" w:eastAsia="Arial" w:hAnsi="Arial"/>
          <w:highlight w:val="yellow"/>
        </w:rPr>
      </w:pPr>
      <w:r w:rsidDel="00000000" w:rsidR="00000000" w:rsidRPr="00000000">
        <w:rPr>
          <w:rFonts w:ascii="Arial" w:cs="Arial" w:eastAsia="Arial" w:hAnsi="Arial"/>
          <w:b w:val="1"/>
          <w:highlight w:val="yellow"/>
          <w:rtl w:val="0"/>
        </w:rPr>
        <w:t xml:space="preserve">Normative Comment</w:t>
      </w:r>
      <w:r w:rsidDel="00000000" w:rsidR="00000000" w:rsidRPr="00000000">
        <w:rPr>
          <w:rtl w:val="0"/>
        </w:rPr>
      </w:r>
    </w:p>
    <w:p w:rsidR="00000000" w:rsidDel="00000000" w:rsidP="00000000" w:rsidRDefault="00000000" w:rsidRPr="00000000" w14:paraId="00000C47">
      <w:pPr>
        <w:ind w:left="720" w:firstLine="0"/>
        <w:rPr>
          <w:rFonts w:ascii="Arial" w:cs="Arial" w:eastAsia="Arial" w:hAnsi="Arial"/>
        </w:rPr>
      </w:pPr>
      <w:r w:rsidDel="00000000" w:rsidR="00000000" w:rsidRPr="00000000">
        <w:rPr>
          <w:rFonts w:ascii="Arial" w:cs="Arial" w:eastAsia="Arial" w:hAnsi="Arial"/>
          <w:highlight w:val="yellow"/>
          <w:rtl w:val="0"/>
        </w:rPr>
        <w:t xml:space="preserve">PUBLISH QoS 0, 1 &amp; 2 packets received by a Gateway </w:t>
      </w:r>
      <w:r w:rsidDel="00000000" w:rsidR="00000000" w:rsidRPr="00000000">
        <w:rPr>
          <w:rFonts w:ascii="Arial" w:cs="Arial" w:eastAsia="Arial" w:hAnsi="Arial"/>
          <w:b w:val="1"/>
          <w:highlight w:val="yellow"/>
          <w:rtl w:val="0"/>
        </w:rPr>
        <w:t xml:space="preserve">must</w:t>
      </w:r>
      <w:r w:rsidDel="00000000" w:rsidR="00000000" w:rsidRPr="00000000">
        <w:rPr>
          <w:rFonts w:ascii="Arial" w:cs="Arial" w:eastAsia="Arial" w:hAnsi="Arial"/>
          <w:highlight w:val="yellow"/>
          <w:rtl w:val="0"/>
        </w:rPr>
        <w:t xml:space="preserve"> be associated with a valid Client Session. </w:t>
      </w:r>
      <w:r w:rsidDel="00000000" w:rsidR="00000000" w:rsidRPr="00000000">
        <w:rPr>
          <w:rtl w:val="0"/>
        </w:rPr>
      </w:r>
    </w:p>
    <w:p w:rsidR="00000000" w:rsidDel="00000000" w:rsidP="00000000" w:rsidRDefault="00000000" w:rsidRPr="00000000" w14:paraId="00000C48">
      <w:pPr>
        <w:pStyle w:val="Heading4"/>
        <w:ind w:left="0" w:right="4" w:firstLine="0"/>
        <w:rPr>
          <w:rFonts w:ascii="Arial" w:cs="Arial" w:eastAsia="Arial" w:hAnsi="Arial"/>
        </w:rPr>
      </w:pPr>
      <w:bookmarkStart w:colFirst="0" w:colLast="0" w:name="_heading=h.3u2rp3q" w:id="115"/>
      <w:bookmarkEnd w:id="115"/>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C4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C4A">
      <w:pPr>
        <w:pStyle w:val="Heading4"/>
        <w:ind w:left="0" w:right="4" w:firstLine="0"/>
        <w:rPr>
          <w:rFonts w:ascii="Arial" w:cs="Arial" w:eastAsia="Arial" w:hAnsi="Arial"/>
        </w:rPr>
      </w:pPr>
      <w:bookmarkStart w:colFirst="0" w:colLast="0" w:name="_heading=h.2981zbj" w:id="116"/>
      <w:bookmarkEnd w:id="116"/>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C4B">
      <w:pPr>
        <w:ind w:right="4"/>
        <w:rPr>
          <w:rFonts w:ascii="Arial" w:cs="Arial" w:eastAsia="Arial" w:hAnsi="Arial"/>
        </w:rPr>
      </w:pPr>
      <w:bookmarkStart w:colFirst="0" w:colLast="0" w:name="_heading=h.odc9jc" w:id="117"/>
      <w:bookmarkEnd w:id="117"/>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C4C">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C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C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w:t>
      </w:r>
      <w:sdt>
        <w:sdtPr>
          <w:tag w:val="goog_rdk_233"/>
        </w:sdtPr>
        <w:sdtContent>
          <w:commentRangeStart w:id="93"/>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Set to “0b00” for QoS 0, “0b01” for QoS 1, “0b10” for QoS 2, and “0b11” for QoS -1. For a detailed description of the various Quality Of Service levels please refer to the operational behavior section.</w:t>
      </w:r>
      <w:commentRangeEnd w:id="93"/>
      <w:r w:rsidDel="00000000" w:rsidR="00000000" w:rsidRPr="00000000">
        <w:commentReference w:id="93"/>
      </w:r>
      <w:r w:rsidDel="00000000" w:rsidR="00000000" w:rsidRPr="00000000">
        <w:rPr>
          <w:rtl w:val="0"/>
        </w:rPr>
      </w:r>
    </w:p>
    <w:p w:rsidR="00000000" w:rsidDel="00000000" w:rsidP="00000000" w:rsidRDefault="00000000" w:rsidRPr="00000000" w14:paraId="00000C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 </w:t>
      </w:r>
    </w:p>
    <w:p w:rsidR="00000000" w:rsidDel="00000000" w:rsidP="00000000" w:rsidRDefault="00000000" w:rsidRPr="00000000" w14:paraId="00000C50">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C51">
      <w:pPr>
        <w:pStyle w:val="Heading4"/>
        <w:ind w:left="0" w:right="4" w:firstLine="0"/>
        <w:rPr>
          <w:rFonts w:ascii="Arial" w:cs="Arial" w:eastAsia="Arial" w:hAnsi="Arial"/>
        </w:rPr>
      </w:pPr>
      <w:bookmarkStart w:colFirst="0" w:colLast="0" w:name="_heading=h.1nia2ey" w:id="118"/>
      <w:bookmarkEnd w:id="118"/>
      <w:r w:rsidDel="00000000" w:rsidR="00000000" w:rsidRPr="00000000">
        <w:rPr>
          <w:rFonts w:ascii="Arial" w:cs="Arial" w:eastAsia="Arial" w:hAnsi="Arial"/>
          <w:rtl w:val="0"/>
        </w:rPr>
        <w:t xml:space="preserve">3.1.12.4 Packet Identifier</w:t>
      </w:r>
    </w:p>
    <w:p w:rsidR="00000000" w:rsidDel="00000000" w:rsidP="00000000" w:rsidRDefault="00000000" w:rsidRPr="00000000" w14:paraId="00000C5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C53">
      <w:pPr>
        <w:pStyle w:val="Heading4"/>
        <w:ind w:left="0" w:right="4" w:firstLine="0"/>
        <w:rPr>
          <w:rFonts w:ascii="Arial" w:cs="Arial" w:eastAsia="Arial" w:hAnsi="Arial"/>
        </w:rPr>
      </w:pPr>
      <w:bookmarkStart w:colFirst="0" w:colLast="0" w:name="_heading=h.47hxl2r" w:id="119"/>
      <w:bookmarkEnd w:id="119"/>
      <w:r w:rsidDel="00000000" w:rsidR="00000000" w:rsidRPr="00000000">
        <w:rPr>
          <w:rFonts w:ascii="Arial" w:cs="Arial" w:eastAsia="Arial" w:hAnsi="Arial"/>
          <w:rtl w:val="0"/>
        </w:rPr>
        <w:t xml:space="preserve">3.1.12.5 Topic Data</w:t>
      </w:r>
    </w:p>
    <w:p w:rsidR="00000000" w:rsidDel="00000000" w:rsidP="00000000" w:rsidRDefault="00000000" w:rsidRPr="00000000" w14:paraId="00000C54">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C55">
      <w:pPr>
        <w:pStyle w:val="Heading4"/>
        <w:ind w:left="0" w:right="4" w:firstLine="0"/>
        <w:rPr>
          <w:rFonts w:ascii="Arial" w:cs="Arial" w:eastAsia="Arial" w:hAnsi="Arial"/>
        </w:rPr>
      </w:pPr>
      <w:bookmarkStart w:colFirst="0" w:colLast="0" w:name="_heading=h.2mn7vak" w:id="120"/>
      <w:bookmarkEnd w:id="120"/>
      <w:r w:rsidDel="00000000" w:rsidR="00000000" w:rsidRPr="00000000">
        <w:rPr>
          <w:rFonts w:ascii="Arial" w:cs="Arial" w:eastAsia="Arial" w:hAnsi="Arial"/>
          <w:rtl w:val="0"/>
        </w:rPr>
        <w:t xml:space="preserve">3.1.12.6 Data</w:t>
      </w:r>
    </w:p>
    <w:p w:rsidR="00000000" w:rsidDel="00000000" w:rsidP="00000000" w:rsidRDefault="00000000" w:rsidRPr="00000000" w14:paraId="00000C56">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C57">
      <w:pPr>
        <w:pStyle w:val="Heading3"/>
        <w:keepLines w:val="1"/>
        <w:spacing w:after="77" w:before="0" w:line="259" w:lineRule="auto"/>
        <w:ind w:left="0" w:firstLine="0"/>
        <w:rPr>
          <w:rFonts w:ascii="Arial" w:cs="Arial" w:eastAsia="Arial" w:hAnsi="Arial"/>
        </w:rPr>
      </w:pPr>
      <w:bookmarkStart w:colFirst="0" w:colLast="0" w:name="_heading=h.11si5id" w:id="121"/>
      <w:bookmarkEnd w:id="121"/>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p>
    <w:tbl>
      <w:tblPr>
        <w:tblStyle w:val="Table2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58">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5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5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5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5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5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5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5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60">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61">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6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6A">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6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73">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74">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7C">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7D">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85">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86">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C8F">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any QoS (</w:t>
      </w:r>
      <w:r w:rsidDel="00000000" w:rsidR="00000000" w:rsidRPr="00000000">
        <w:rPr>
          <w:rFonts w:ascii="Arial" w:cs="Arial" w:eastAsia="Arial" w:hAnsi="Arial"/>
          <w:i w:val="1"/>
          <w:rtl w:val="0"/>
        </w:rPr>
        <w:t xml:space="preserve">with the exception of QoS -1, or PUBLISH WITHOUT SESSION</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C90">
      <w:pPr>
        <w:pStyle w:val="Heading4"/>
        <w:ind w:left="0" w:right="4" w:firstLine="0"/>
        <w:rPr>
          <w:rFonts w:ascii="Arial" w:cs="Arial" w:eastAsia="Arial" w:hAnsi="Arial"/>
        </w:rPr>
      </w:pPr>
      <w:bookmarkStart w:colFirst="0" w:colLast="0" w:name="_heading=h.3ls5o66" w:id="122"/>
      <w:bookmarkEnd w:id="122"/>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C9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C92">
      <w:pPr>
        <w:pStyle w:val="Heading4"/>
        <w:ind w:left="0" w:right="4" w:firstLine="0"/>
        <w:rPr>
          <w:rFonts w:ascii="Arial" w:cs="Arial" w:eastAsia="Arial" w:hAnsi="Arial"/>
        </w:rPr>
      </w:pPr>
      <w:bookmarkStart w:colFirst="0" w:colLast="0" w:name="_heading=h.20xfydz" w:id="123"/>
      <w:bookmarkEnd w:id="123"/>
      <w:r w:rsidDel="00000000" w:rsidR="00000000" w:rsidRPr="00000000">
        <w:rPr>
          <w:rFonts w:ascii="Arial" w:cs="Arial" w:eastAsia="Arial" w:hAnsi="Arial"/>
          <w:rtl w:val="0"/>
        </w:rPr>
        <w:t xml:space="preserve">3.1.13.2 Packet Identifier</w:t>
      </w:r>
    </w:p>
    <w:p w:rsidR="00000000" w:rsidDel="00000000" w:rsidP="00000000" w:rsidRDefault="00000000" w:rsidRPr="00000000" w14:paraId="00000C93">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94">
      <w:pPr>
        <w:pStyle w:val="Heading4"/>
        <w:ind w:left="0" w:right="4" w:firstLine="0"/>
        <w:rPr>
          <w:rFonts w:ascii="Arial" w:cs="Arial" w:eastAsia="Arial" w:hAnsi="Arial"/>
        </w:rPr>
      </w:pPr>
      <w:bookmarkStart w:colFirst="0" w:colLast="0" w:name="_heading=h.4kx3h1s" w:id="124"/>
      <w:bookmarkEnd w:id="124"/>
      <w:r w:rsidDel="00000000" w:rsidR="00000000" w:rsidRPr="00000000">
        <w:rPr>
          <w:rFonts w:ascii="Arial" w:cs="Arial" w:eastAsia="Arial" w:hAnsi="Arial"/>
          <w:rtl w:val="0"/>
        </w:rPr>
        <w:t xml:space="preserve">3.1.13.3 Reason Code</w:t>
      </w:r>
    </w:p>
    <w:p w:rsidR="00000000" w:rsidDel="00000000" w:rsidP="00000000" w:rsidRDefault="00000000" w:rsidRPr="00000000" w14:paraId="00000C95">
      <w:pPr>
        <w:spacing w:after="174" w:before="0" w:line="248.00000000000006" w:lineRule="auto"/>
        <w:ind w:right="4"/>
        <w:jc w:val="both"/>
        <w:rPr/>
      </w:pPr>
      <w:r w:rsidDel="00000000" w:rsidR="00000000" w:rsidRPr="00000000">
        <w:rPr>
          <w:rFonts w:ascii="Arial" w:cs="Arial" w:eastAsia="Arial" w:hAnsi="Arial"/>
          <w:rtl w:val="0"/>
        </w:rPr>
        <w:t xml:space="preserve">Byte 5 in the PUBACK packet holds the Reason code in response to the PUBLISH packet. 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r w:rsidDel="00000000" w:rsidR="00000000" w:rsidRPr="00000000">
        <w:rPr>
          <w:rtl w:val="0"/>
        </w:rPr>
      </w:r>
    </w:p>
    <w:p w:rsidR="00000000" w:rsidDel="00000000" w:rsidP="00000000" w:rsidRDefault="00000000" w:rsidRPr="00000000" w14:paraId="00000C96">
      <w:pPr>
        <w:pStyle w:val="Heading3"/>
        <w:keepLines w:val="1"/>
        <w:spacing w:after="109" w:before="0" w:line="259" w:lineRule="auto"/>
        <w:ind w:left="0" w:right="4" w:firstLine="0"/>
        <w:rPr>
          <w:rFonts w:ascii="Arial" w:cs="Arial" w:eastAsia="Arial" w:hAnsi="Arial"/>
        </w:rPr>
      </w:pPr>
      <w:bookmarkStart w:colFirst="0" w:colLast="0" w:name="_heading=h.302dr9l" w:id="125"/>
      <w:bookmarkEnd w:id="125"/>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p>
    <w:tbl>
      <w:tblPr>
        <w:tblStyle w:val="Table2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97">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98">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99">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9A">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9B">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9C">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9D">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9E">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9F">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A0">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A1">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A9">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AA">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B2">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B3">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CBB">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BC">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CC4">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C5">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CCE">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CCF">
      <w:pPr>
        <w:pStyle w:val="Heading4"/>
        <w:ind w:left="0" w:right="4" w:firstLine="0"/>
        <w:rPr>
          <w:rFonts w:ascii="Arial" w:cs="Arial" w:eastAsia="Arial" w:hAnsi="Arial"/>
        </w:rPr>
      </w:pPr>
      <w:bookmarkStart w:colFirst="0" w:colLast="0" w:name="_heading=h.1f7o1he" w:id="126"/>
      <w:bookmarkEnd w:id="126"/>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CD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2.1 for a detailed description.</w:t>
      </w:r>
    </w:p>
    <w:p w:rsidR="00000000" w:rsidDel="00000000" w:rsidP="00000000" w:rsidRDefault="00000000" w:rsidRPr="00000000" w14:paraId="00000CD1">
      <w:pPr>
        <w:pStyle w:val="Heading4"/>
        <w:ind w:left="0" w:right="4" w:firstLine="0"/>
        <w:rPr>
          <w:rFonts w:ascii="Arial" w:cs="Arial" w:eastAsia="Arial" w:hAnsi="Arial"/>
        </w:rPr>
      </w:pPr>
      <w:bookmarkStart w:colFirst="0" w:colLast="0" w:name="_heading=h.3z7bk57" w:id="127"/>
      <w:bookmarkEnd w:id="127"/>
      <w:r w:rsidDel="00000000" w:rsidR="00000000" w:rsidRPr="00000000">
        <w:rPr>
          <w:rFonts w:ascii="Arial" w:cs="Arial" w:eastAsia="Arial" w:hAnsi="Arial"/>
          <w:rtl w:val="0"/>
        </w:rPr>
        <w:t xml:space="preserve">3.1.14.2 Packet Identifier</w:t>
      </w:r>
    </w:p>
    <w:p w:rsidR="00000000" w:rsidDel="00000000" w:rsidP="00000000" w:rsidRDefault="00000000" w:rsidRPr="00000000" w14:paraId="00000CD2">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D3">
      <w:pPr>
        <w:pStyle w:val="Heading4"/>
        <w:ind w:left="0" w:right="4" w:firstLine="0"/>
        <w:rPr>
          <w:rFonts w:ascii="Arial" w:cs="Arial" w:eastAsia="Arial" w:hAnsi="Arial"/>
        </w:rPr>
      </w:pPr>
      <w:bookmarkStart w:colFirst="0" w:colLast="0" w:name="_heading=h.e5jf58hkzqw8" w:id="128"/>
      <w:bookmarkEnd w:id="128"/>
      <w:r w:rsidDel="00000000" w:rsidR="00000000" w:rsidRPr="00000000">
        <w:rPr>
          <w:rFonts w:ascii="Arial" w:cs="Arial" w:eastAsia="Arial" w:hAnsi="Arial"/>
          <w:rtl w:val="0"/>
        </w:rPr>
        <w:t xml:space="preserve">3.1.14.3 Reason Code</w:t>
      </w:r>
    </w:p>
    <w:p w:rsidR="00000000" w:rsidDel="00000000" w:rsidP="00000000" w:rsidRDefault="00000000" w:rsidRPr="00000000" w14:paraId="00000CD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PUBREC packet holds the Reason code in response to the PUBLISH packet. 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CD5">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D6">
      <w:pPr>
        <w:pStyle w:val="Heading3"/>
        <w:keepLines w:val="1"/>
        <w:spacing w:after="109" w:before="0" w:line="259" w:lineRule="auto"/>
        <w:ind w:left="0" w:right="4" w:firstLine="0"/>
        <w:rPr>
          <w:rFonts w:ascii="Arial" w:cs="Arial" w:eastAsia="Arial" w:hAnsi="Arial"/>
        </w:rPr>
      </w:pPr>
      <w:bookmarkStart w:colFirst="0" w:colLast="0" w:name="_heading=h.2eclud0" w:id="129"/>
      <w:bookmarkEnd w:id="129"/>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p>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D7">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D8">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D9">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DA">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DB">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DC">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DD">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DE">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DF">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E0">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E1">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E9">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EA">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F2">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F3">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CFB">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FC">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04">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05">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D0E">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D0F">
      <w:pPr>
        <w:pStyle w:val="Heading4"/>
        <w:ind w:left="0" w:right="4" w:firstLine="0"/>
        <w:rPr>
          <w:rFonts w:ascii="Arial" w:cs="Arial" w:eastAsia="Arial" w:hAnsi="Arial"/>
        </w:rPr>
      </w:pPr>
      <w:bookmarkStart w:colFirst="0" w:colLast="0" w:name="_heading=h.thw4kt" w:id="130"/>
      <w:bookmarkEnd w:id="130"/>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D10">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2.1 for a detailed description.</w:t>
      </w:r>
    </w:p>
    <w:p w:rsidR="00000000" w:rsidDel="00000000" w:rsidP="00000000" w:rsidRDefault="00000000" w:rsidRPr="00000000" w14:paraId="00000D11">
      <w:pPr>
        <w:pStyle w:val="Heading4"/>
        <w:ind w:left="0" w:right="4" w:firstLine="0"/>
        <w:rPr>
          <w:rFonts w:ascii="Arial" w:cs="Arial" w:eastAsia="Arial" w:hAnsi="Arial"/>
        </w:rPr>
      </w:pPr>
      <w:bookmarkStart w:colFirst="0" w:colLast="0" w:name="_heading=h.3dhjn8m" w:id="131"/>
      <w:bookmarkEnd w:id="131"/>
      <w:r w:rsidDel="00000000" w:rsidR="00000000" w:rsidRPr="00000000">
        <w:rPr>
          <w:rFonts w:ascii="Arial" w:cs="Arial" w:eastAsia="Arial" w:hAnsi="Arial"/>
          <w:rtl w:val="0"/>
        </w:rPr>
        <w:t xml:space="preserve">3.1.15.2 Packet Identifier</w:t>
      </w:r>
    </w:p>
    <w:p w:rsidR="00000000" w:rsidDel="00000000" w:rsidP="00000000" w:rsidRDefault="00000000" w:rsidRPr="00000000" w14:paraId="00000D12">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13">
      <w:pPr>
        <w:pStyle w:val="Heading4"/>
        <w:ind w:left="0" w:right="4" w:firstLine="0"/>
        <w:rPr>
          <w:rFonts w:ascii="Arial" w:cs="Arial" w:eastAsia="Arial" w:hAnsi="Arial"/>
        </w:rPr>
      </w:pPr>
      <w:bookmarkStart w:colFirst="0" w:colLast="0" w:name="_heading=h.o7qegribw1em" w:id="132"/>
      <w:bookmarkEnd w:id="132"/>
      <w:r w:rsidDel="00000000" w:rsidR="00000000" w:rsidRPr="00000000">
        <w:rPr>
          <w:rFonts w:ascii="Arial" w:cs="Arial" w:eastAsia="Arial" w:hAnsi="Arial"/>
          <w:rtl w:val="0"/>
        </w:rPr>
        <w:t xml:space="preserve">3.1.15.3 Reason Code</w:t>
      </w:r>
    </w:p>
    <w:p w:rsidR="00000000" w:rsidDel="00000000" w:rsidP="00000000" w:rsidRDefault="00000000" w:rsidRPr="00000000" w14:paraId="00000D1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PUBREL packet holds the Reason code in response to the PUBREC packet. 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D15">
      <w:pPr>
        <w:pStyle w:val="Heading3"/>
        <w:keepLines w:val="1"/>
        <w:spacing w:after="109" w:before="0" w:line="259" w:lineRule="auto"/>
        <w:ind w:left="0" w:right="4" w:firstLine="0"/>
        <w:rPr>
          <w:rFonts w:ascii="Arial" w:cs="Arial" w:eastAsia="Arial" w:hAnsi="Arial"/>
        </w:rPr>
      </w:pPr>
      <w:bookmarkStart w:colFirst="0" w:colLast="0" w:name="_heading=h.1smtxgf" w:id="133"/>
      <w:bookmarkEnd w:id="133"/>
      <w:r w:rsidDel="00000000" w:rsidR="00000000" w:rsidRPr="00000000">
        <w:rPr>
          <w:rtl w:val="0"/>
        </w:rPr>
        <w:t xml:space="preserve">3.1.16 </w:t>
      </w:r>
      <w:r w:rsidDel="00000000" w:rsidR="00000000" w:rsidRPr="00000000">
        <w:rPr>
          <w:rFonts w:ascii="Arial" w:cs="Arial" w:eastAsia="Arial" w:hAnsi="Arial"/>
          <w:rtl w:val="0"/>
        </w:rPr>
        <w:t xml:space="preserve">PUBCOMP (QoS 2 delivery part 3)</w:t>
      </w:r>
    </w:p>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16">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17">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18">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19">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1A">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1B">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1C">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1D">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1E">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1F">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20">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28">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29">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31">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32">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3A">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3B">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43">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44">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D4D">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D4E">
      <w:pPr>
        <w:pStyle w:val="Heading4"/>
        <w:ind w:left="0" w:right="4" w:firstLine="0"/>
        <w:rPr>
          <w:rFonts w:ascii="Arial" w:cs="Arial" w:eastAsia="Arial" w:hAnsi="Arial"/>
        </w:rPr>
      </w:pPr>
      <w:bookmarkStart w:colFirst="0" w:colLast="0" w:name="_heading=h.4cmhg48" w:id="134"/>
      <w:bookmarkEnd w:id="134"/>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D4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D50">
      <w:pPr>
        <w:pStyle w:val="Heading4"/>
        <w:ind w:left="0" w:right="4" w:firstLine="0"/>
        <w:rPr>
          <w:rFonts w:ascii="Arial" w:cs="Arial" w:eastAsia="Arial" w:hAnsi="Arial"/>
        </w:rPr>
      </w:pPr>
      <w:bookmarkStart w:colFirst="0" w:colLast="0" w:name="_heading=h.2rrrqc1" w:id="135"/>
      <w:bookmarkEnd w:id="135"/>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D51">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52">
      <w:pPr>
        <w:pStyle w:val="Heading4"/>
        <w:ind w:left="0" w:right="4" w:firstLine="0"/>
        <w:rPr>
          <w:rFonts w:ascii="Arial" w:cs="Arial" w:eastAsia="Arial" w:hAnsi="Arial"/>
        </w:rPr>
      </w:pPr>
      <w:bookmarkStart w:colFirst="0" w:colLast="0" w:name="_heading=h.j9ce9nedlrkd" w:id="136"/>
      <w:bookmarkEnd w:id="136"/>
      <w:r w:rsidDel="00000000" w:rsidR="00000000" w:rsidRPr="00000000">
        <w:rPr>
          <w:rFonts w:ascii="Arial" w:cs="Arial" w:eastAsia="Arial" w:hAnsi="Arial"/>
          <w:rtl w:val="0"/>
        </w:rPr>
        <w:t xml:space="preserve">3.1.16.3 Reason Code</w:t>
      </w:r>
    </w:p>
    <w:p w:rsidR="00000000" w:rsidDel="00000000" w:rsidP="00000000" w:rsidRDefault="00000000" w:rsidRPr="00000000" w14:paraId="00000D5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PUBCOMP packet holds the Reason code in response to the PUBREL packet. 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D54">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D55">
      <w:pPr>
        <w:pStyle w:val="Heading3"/>
        <w:keepLines w:val="1"/>
        <w:spacing w:after="118" w:before="0" w:line="259" w:lineRule="auto"/>
        <w:ind w:left="0" w:firstLine="0"/>
        <w:rPr>
          <w:rFonts w:ascii="Arial" w:cs="Arial" w:eastAsia="Arial" w:hAnsi="Arial"/>
        </w:rPr>
      </w:pPr>
      <w:bookmarkStart w:colFirst="0" w:colLast="0" w:name="_heading=h.16x20ju" w:id="137"/>
      <w:bookmarkEnd w:id="137"/>
      <w:r w:rsidDel="00000000" w:rsidR="00000000" w:rsidRPr="00000000">
        <w:rPr>
          <w:rtl w:val="0"/>
        </w:rPr>
        <w:t xml:space="preserve">3.1.17 </w:t>
      </w:r>
      <w:r w:rsidDel="00000000" w:rsidR="00000000" w:rsidRPr="00000000">
        <w:rPr>
          <w:rFonts w:ascii="Arial" w:cs="Arial" w:eastAsia="Arial" w:hAnsi="Arial"/>
          <w:rtl w:val="0"/>
        </w:rPr>
        <w:t xml:space="preserve">SUBSCRIBE </w:t>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D5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5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5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D5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5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5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6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6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6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64">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6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72">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73">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80">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81">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D8F">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D90">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92">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D93">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96">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D98">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D9B">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D9C">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9F">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A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A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A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A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A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A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A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AC">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AD">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AE">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BB">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DBC">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C9">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DCA">
            <w:pPr>
              <w:jc w:val="center"/>
              <w:rPr>
                <w:rFonts w:ascii="Arial" w:cs="Arial" w:eastAsia="Arial" w:hAnsi="Arial"/>
              </w:rPr>
            </w:pPr>
            <w:r w:rsidDel="00000000" w:rsidR="00000000" w:rsidRPr="00000000">
              <w:rPr>
                <w:rFonts w:ascii="Arial" w:cs="Arial" w:eastAsia="Arial" w:hAnsi="Arial"/>
                <w:rtl w:val="0"/>
              </w:rPr>
              <w:t xml:space="preserve">Topic Data MSB</w:t>
            </w:r>
          </w:p>
        </w:tc>
        <w:tc>
          <w:tcPr>
            <w:gridSpan w:val="4"/>
            <w:vMerge w:val="restart"/>
            <w:tcBorders>
              <w:left w:color="000000" w:space="0" w:sz="0" w:val="nil"/>
              <w:right w:color="000000" w:space="0" w:sz="0" w:val="nil"/>
            </w:tcBorders>
          </w:tcPr>
          <w:p w:rsidR="00000000" w:rsidDel="00000000" w:rsidP="00000000" w:rsidRDefault="00000000" w:rsidRPr="00000000" w14:paraId="00000DCE">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DD2">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DD3">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DD8">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DD9">
            <w:pPr>
              <w:jc w:val="center"/>
              <w:rPr>
                <w:rFonts w:ascii="Arial" w:cs="Arial" w:eastAsia="Arial" w:hAnsi="Arial"/>
              </w:rPr>
            </w:pPr>
            <w:r w:rsidDel="00000000" w:rsidR="00000000" w:rsidRPr="00000000">
              <w:rPr>
                <w:rFonts w:ascii="Arial" w:cs="Arial" w:eastAsia="Arial" w:hAnsi="Arial"/>
                <w:rtl w:val="0"/>
              </w:rPr>
              <w:t xml:space="preserve">Topic Data LSB</w:t>
            </w:r>
          </w:p>
        </w:tc>
        <w:tc>
          <w:tcPr>
            <w:gridSpan w:val="4"/>
            <w:vMerge w:val="continue"/>
            <w:tcBorders>
              <w:left w:color="000000" w:space="0" w:sz="0" w:val="nil"/>
              <w:right w:color="000000" w:space="0" w:sz="0" w:val="nil"/>
            </w:tcBorders>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DE7">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DE8">
      <w:pPr>
        <w:pStyle w:val="Heading4"/>
        <w:ind w:left="0" w:firstLine="0"/>
        <w:rPr>
          <w:rFonts w:ascii="Arial" w:cs="Arial" w:eastAsia="Arial" w:hAnsi="Arial"/>
        </w:rPr>
      </w:pPr>
      <w:bookmarkStart w:colFirst="0" w:colLast="0" w:name="_heading=h.3qwpj7n" w:id="138"/>
      <w:bookmarkEnd w:id="138"/>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DE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DEA">
      <w:pPr>
        <w:pStyle w:val="Heading4"/>
        <w:ind w:left="0" w:firstLine="0"/>
        <w:rPr>
          <w:rFonts w:ascii="Arial" w:cs="Arial" w:eastAsia="Arial" w:hAnsi="Arial"/>
        </w:rPr>
      </w:pPr>
      <w:bookmarkStart w:colFirst="0" w:colLast="0" w:name="_heading=h.261ztfg" w:id="139"/>
      <w:bookmarkEnd w:id="139"/>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DEB">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DE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p>
    <w:p w:rsidR="00000000" w:rsidDel="00000000" w:rsidP="00000000" w:rsidRDefault="00000000" w:rsidRPr="00000000" w14:paraId="00000D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 Local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onnection</w:t>
      </w:r>
    </w:p>
    <w:p w:rsidR="00000000" w:rsidDel="00000000" w:rsidP="00000000" w:rsidRDefault="00000000" w:rsidRPr="00000000" w14:paraId="00000DE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DE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DF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DF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DF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w:t>
      </w:r>
      <w:r w:rsidDel="00000000" w:rsidR="00000000" w:rsidRPr="00000000">
        <w:rPr>
          <w:rFonts w:ascii="Arial" w:cs="Arial" w:eastAsia="Arial" w:hAnsi="Arial"/>
          <w:rtl w:val="0"/>
        </w:rPr>
        <w:t xml:space="preserve">the new subscription is processed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DF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DF5">
      <w:pPr>
        <w:pStyle w:val="Heading4"/>
        <w:ind w:left="0" w:right="4" w:firstLine="0"/>
        <w:rPr>
          <w:rFonts w:ascii="Arial" w:cs="Arial" w:eastAsia="Arial" w:hAnsi="Arial"/>
        </w:rPr>
      </w:pPr>
      <w:bookmarkStart w:colFirst="0" w:colLast="0" w:name="_heading=h.l7a3n9" w:id="140"/>
      <w:bookmarkEnd w:id="140"/>
      <w:r w:rsidDel="00000000" w:rsidR="00000000" w:rsidRPr="00000000">
        <w:rPr>
          <w:rFonts w:ascii="Arial" w:cs="Arial" w:eastAsia="Arial" w:hAnsi="Arial"/>
          <w:rtl w:val="0"/>
        </w:rPr>
        <w:t xml:space="preserve">3.1.17.3 Packet Identifier</w:t>
      </w:r>
    </w:p>
    <w:p w:rsidR="00000000" w:rsidDel="00000000" w:rsidP="00000000" w:rsidRDefault="00000000" w:rsidRPr="00000000" w14:paraId="00000DF6">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DF7">
      <w:pPr>
        <w:pStyle w:val="Heading4"/>
        <w:ind w:left="0" w:right="4" w:firstLine="0"/>
        <w:rPr>
          <w:rFonts w:ascii="Arial" w:cs="Arial" w:eastAsia="Arial" w:hAnsi="Arial"/>
        </w:rPr>
      </w:pPr>
      <w:bookmarkStart w:colFirst="0" w:colLast="0" w:name="_heading=h.356xmb2" w:id="141"/>
      <w:bookmarkEnd w:id="141"/>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DF8">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DF9">
      <w:pPr>
        <w:pStyle w:val="Heading3"/>
        <w:keepLines w:val="1"/>
        <w:spacing w:after="77" w:before="0" w:line="259" w:lineRule="auto"/>
        <w:ind w:left="0" w:firstLine="0"/>
        <w:rPr>
          <w:rFonts w:ascii="Arial" w:cs="Arial" w:eastAsia="Arial" w:hAnsi="Arial"/>
        </w:rPr>
      </w:pPr>
      <w:bookmarkStart w:colFirst="0" w:colLast="0" w:name="_heading=h.1kc7wiv" w:id="142"/>
      <w:bookmarkEnd w:id="142"/>
      <w:r w:rsidDel="00000000" w:rsidR="00000000" w:rsidRPr="00000000">
        <w:rPr>
          <w:rtl w:val="0"/>
        </w:rPr>
        <w:t xml:space="preserve">3.1.18 </w:t>
      </w:r>
      <w:r w:rsidDel="00000000" w:rsidR="00000000" w:rsidRPr="00000000">
        <w:rPr>
          <w:rFonts w:ascii="Arial" w:cs="Arial" w:eastAsia="Arial" w:hAnsi="Arial"/>
          <w:rtl w:val="0"/>
        </w:rPr>
        <w:t xml:space="preserve">SUBACK</w:t>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DF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F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F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DF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0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E0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0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E0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0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08">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E0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16">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E1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24">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E25">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33">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34">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36">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37">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E3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3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3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3F">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40">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43">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4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4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4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4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4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4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4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5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51">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E52">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E5F">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60">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E6D">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E6E">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7B">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E7C">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89">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E8A">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E98">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E99">
      <w:pPr>
        <w:pStyle w:val="Heading4"/>
        <w:ind w:left="0" w:right="4" w:firstLine="0"/>
        <w:rPr>
          <w:rFonts w:ascii="Arial" w:cs="Arial" w:eastAsia="Arial" w:hAnsi="Arial"/>
        </w:rPr>
      </w:pPr>
      <w:bookmarkStart w:colFirst="0" w:colLast="0" w:name="_heading=h.44bvf6o" w:id="143"/>
      <w:bookmarkEnd w:id="143"/>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E9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E9B">
      <w:pPr>
        <w:pStyle w:val="Heading4"/>
        <w:ind w:left="0" w:right="4" w:firstLine="0"/>
        <w:rPr>
          <w:rFonts w:ascii="Arial" w:cs="Arial" w:eastAsia="Arial" w:hAnsi="Arial"/>
        </w:rPr>
      </w:pPr>
      <w:bookmarkStart w:colFirst="0" w:colLast="0" w:name="_heading=h.2jh5peh" w:id="144"/>
      <w:bookmarkEnd w:id="144"/>
      <w:r w:rsidDel="00000000" w:rsidR="00000000" w:rsidRPr="00000000">
        <w:rPr>
          <w:rFonts w:ascii="Arial" w:cs="Arial" w:eastAsia="Arial" w:hAnsi="Arial"/>
          <w:rtl w:val="0"/>
        </w:rPr>
        <w:t xml:space="preserve">3.1.18.2 Flags</w:t>
      </w:r>
    </w:p>
    <w:p w:rsidR="00000000" w:rsidDel="00000000" w:rsidP="00000000" w:rsidRDefault="00000000" w:rsidRPr="00000000" w14:paraId="00000E9C">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E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234"/>
        </w:sdtPr>
        <w:sdtContent>
          <w:commentRangeStart w:id="94"/>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94"/>
      <w:r w:rsidDel="00000000" w:rsidR="00000000" w:rsidRPr="00000000">
        <w:commentReference w:id="94"/>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9E">
      <w:pPr>
        <w:pStyle w:val="Heading4"/>
        <w:ind w:left="0" w:right="4" w:firstLine="0"/>
        <w:rPr>
          <w:rFonts w:ascii="Arial" w:cs="Arial" w:eastAsia="Arial" w:hAnsi="Arial"/>
        </w:rPr>
      </w:pPr>
      <w:bookmarkStart w:colFirst="0" w:colLast="0" w:name="_heading=h.ymfzma" w:id="145"/>
      <w:bookmarkEnd w:id="145"/>
      <w:r w:rsidDel="00000000" w:rsidR="00000000" w:rsidRPr="00000000">
        <w:rPr>
          <w:rFonts w:ascii="Arial" w:cs="Arial" w:eastAsia="Arial" w:hAnsi="Arial"/>
          <w:rtl w:val="0"/>
        </w:rPr>
        <w:t xml:space="preserve">3.1.18.3 Topic Data</w:t>
      </w:r>
    </w:p>
    <w:p w:rsidR="00000000" w:rsidDel="00000000" w:rsidP="00000000" w:rsidRDefault="00000000" w:rsidRPr="00000000" w14:paraId="00000E9F">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w:t>
      </w:r>
      <w:sdt>
        <w:sdtPr>
          <w:tag w:val="goog_rdk_235"/>
        </w:sdtPr>
        <w:sdtContent>
          <w:ins w:author="davide.lenzarini@u-blox.com" w:id="51" w:date="2024-03-20T08:37:30Z">
            <w:r w:rsidDel="00000000" w:rsidR="00000000" w:rsidRPr="00000000">
              <w:rPr>
                <w:rFonts w:ascii="Arial" w:cs="Arial" w:eastAsia="Arial" w:hAnsi="Arial"/>
                <w:rtl w:val="0"/>
              </w:rPr>
              <w:t xml:space="preserve">returned Topic Data</w:t>
            </w:r>
          </w:ins>
        </w:sdtContent>
      </w:sdt>
      <w:sdt>
        <w:sdtPr>
          <w:tag w:val="goog_rdk_236"/>
        </w:sdtPr>
        <w:sdtContent>
          <w:del w:author="davide.lenzarini@u-blox.com" w:id="51"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237"/>
        </w:sdtPr>
        <w:sdtContent>
          <w:commentRangeStart w:id="95"/>
        </w:sdtContent>
      </w:sdt>
      <w:r w:rsidDel="00000000" w:rsidR="00000000" w:rsidRPr="00000000">
        <w:rPr>
          <w:rFonts w:ascii="Arial" w:cs="Arial" w:eastAsia="Arial" w:hAnsi="Arial"/>
          <w:rtl w:val="0"/>
        </w:rPr>
        <w:t xml:space="preserve">not relevant</w:t>
      </w:r>
      <w:sdt>
        <w:sdtPr>
          <w:tag w:val="goog_rdk_238"/>
        </w:sdtPr>
        <w:sdtContent>
          <w:ins w:author="davide.lenzarini@u-blox.com" w:id="52"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95"/>
      <w:r w:rsidDel="00000000" w:rsidR="00000000" w:rsidRPr="00000000">
        <w:commentReference w:id="95"/>
      </w:r>
      <w:r w:rsidDel="00000000" w:rsidR="00000000" w:rsidRPr="00000000">
        <w:rPr>
          <w:rFonts w:ascii="Arial" w:cs="Arial" w:eastAsia="Arial" w:hAnsi="Arial"/>
          <w:rtl w:val="0"/>
        </w:rPr>
        <w:t xml:space="preserve">)</w:t>
      </w:r>
    </w:p>
    <w:p w:rsidR="00000000" w:rsidDel="00000000" w:rsidP="00000000" w:rsidRDefault="00000000" w:rsidRPr="00000000" w14:paraId="00000EA0">
      <w:pPr>
        <w:pStyle w:val="Heading4"/>
        <w:ind w:left="0" w:right="4" w:firstLine="0"/>
        <w:rPr>
          <w:rFonts w:ascii="Arial" w:cs="Arial" w:eastAsia="Arial" w:hAnsi="Arial"/>
        </w:rPr>
      </w:pPr>
      <w:bookmarkStart w:colFirst="0" w:colLast="0" w:name="_heading=h.3im3ia3" w:id="146"/>
      <w:bookmarkEnd w:id="146"/>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EA1">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EA2">
      <w:pPr>
        <w:pStyle w:val="Heading4"/>
        <w:ind w:left="0" w:right="4" w:firstLine="0"/>
        <w:rPr>
          <w:rFonts w:ascii="Arial" w:cs="Arial" w:eastAsia="Arial" w:hAnsi="Arial"/>
        </w:rPr>
      </w:pPr>
      <w:bookmarkStart w:colFirst="0" w:colLast="0" w:name="_heading=h.1xrdshw" w:id="147"/>
      <w:bookmarkEnd w:id="147"/>
      <w:r w:rsidDel="00000000" w:rsidR="00000000" w:rsidRPr="00000000">
        <w:rPr>
          <w:rFonts w:ascii="Arial" w:cs="Arial" w:eastAsia="Arial" w:hAnsi="Arial"/>
          <w:rtl w:val="0"/>
        </w:rPr>
        <w:t xml:space="preserve">3.1.18.5 Reason Code</w:t>
      </w:r>
    </w:p>
    <w:p w:rsidR="00000000" w:rsidDel="00000000" w:rsidP="00000000" w:rsidRDefault="00000000" w:rsidRPr="00000000" w14:paraId="00000EA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8 in the SUBACK packet holds the Reason code in response to the SUBSCRIBE packet. 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EA4">
      <w:pPr>
        <w:pStyle w:val="Heading3"/>
        <w:keepLines w:val="1"/>
        <w:spacing w:after="118" w:before="0" w:line="259" w:lineRule="auto"/>
        <w:ind w:left="0" w:firstLine="0"/>
        <w:rPr>
          <w:rFonts w:ascii="Arial" w:cs="Arial" w:eastAsia="Arial" w:hAnsi="Arial"/>
        </w:rPr>
      </w:pPr>
      <w:bookmarkStart w:colFirst="0" w:colLast="0" w:name="_heading=h.4hr1b5p" w:id="148"/>
      <w:bookmarkEnd w:id="148"/>
      <w:r w:rsidDel="00000000" w:rsidR="00000000" w:rsidRPr="00000000">
        <w:rPr>
          <w:rtl w:val="0"/>
        </w:rPr>
        <w:t xml:space="preserve">3.1.19 </w:t>
      </w:r>
      <w:r w:rsidDel="00000000" w:rsidR="00000000" w:rsidRPr="00000000">
        <w:rPr>
          <w:rFonts w:ascii="Arial" w:cs="Arial" w:eastAsia="Arial" w:hAnsi="Arial"/>
          <w:rtl w:val="0"/>
        </w:rPr>
        <w:t xml:space="preserve">UNSUBSCRIBE</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EA5">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A6">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A7">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A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A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A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B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B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B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B4">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EB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C3">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EC4">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D2">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ED3">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E2">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E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E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E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E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ED">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EE">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F1">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F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F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F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F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F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F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F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FF">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F00">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F01">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0F">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F10">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1E">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F1F">
            <w:pPr>
              <w:jc w:val="center"/>
              <w:rPr>
                <w:rFonts w:ascii="Arial" w:cs="Arial" w:eastAsia="Arial" w:hAnsi="Arial"/>
              </w:rPr>
            </w:pPr>
            <w:r w:rsidDel="00000000" w:rsidR="00000000" w:rsidRPr="00000000">
              <w:rPr>
                <w:rFonts w:ascii="Arial" w:cs="Arial" w:eastAsia="Arial" w:hAnsi="Arial"/>
                <w:rtl w:val="0"/>
              </w:rPr>
              <w:t xml:space="preserve">Topic Data MSB</w:t>
            </w:r>
          </w:p>
        </w:tc>
        <w:tc>
          <w:tcPr>
            <w:vMerge w:val="restart"/>
            <w:tcBorders>
              <w:left w:color="000000" w:space="0" w:sz="0" w:val="nil"/>
              <w:right w:color="000000" w:space="0" w:sz="0" w:val="nil"/>
            </w:tcBorders>
          </w:tcPr>
          <w:p w:rsidR="00000000" w:rsidDel="00000000" w:rsidP="00000000" w:rsidRDefault="00000000" w:rsidRPr="00000000" w14:paraId="00000F27">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F28">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F29">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F2E">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F2F">
            <w:pPr>
              <w:jc w:val="center"/>
              <w:rPr>
                <w:rFonts w:ascii="Arial" w:cs="Arial" w:eastAsia="Arial" w:hAnsi="Arial"/>
              </w:rPr>
            </w:pPr>
            <w:r w:rsidDel="00000000" w:rsidR="00000000" w:rsidRPr="00000000">
              <w:rPr>
                <w:rFonts w:ascii="Arial" w:cs="Arial" w:eastAsia="Arial" w:hAnsi="Arial"/>
                <w:rtl w:val="0"/>
              </w:rPr>
              <w:t xml:space="preserve">Topic Data LSB</w:t>
            </w:r>
          </w:p>
        </w:tc>
        <w:tc>
          <w:tcPr>
            <w:vMerge w:val="continue"/>
            <w:tcBorders>
              <w:left w:color="000000" w:space="0" w:sz="0" w:val="nil"/>
              <w:right w:color="000000" w:space="0" w:sz="0" w:val="nil"/>
            </w:tcBorders>
          </w:tcPr>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F3E">
      <w:pPr>
        <w:spacing w:after="119" w:lineRule="auto"/>
        <w:ind w:left="-5" w:right="990" w:firstLine="0"/>
        <w:rPr>
          <w:rFonts w:ascii="Arial" w:cs="Arial" w:eastAsia="Arial" w:hAnsi="Arial"/>
        </w:rPr>
      </w:pPr>
      <w:bookmarkStart w:colFirst="0" w:colLast="0" w:name="_heading=h.2wwbldi" w:id="149"/>
      <w:bookmarkEnd w:id="149"/>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F3F">
      <w:pPr>
        <w:pStyle w:val="Heading4"/>
        <w:ind w:left="0" w:firstLine="0"/>
        <w:rPr>
          <w:rFonts w:ascii="Arial" w:cs="Arial" w:eastAsia="Arial" w:hAnsi="Arial"/>
        </w:rPr>
      </w:pPr>
      <w:bookmarkStart w:colFirst="0" w:colLast="0" w:name="_heading=h.1c1lvlb" w:id="150"/>
      <w:bookmarkEnd w:id="150"/>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F4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F41">
      <w:pPr>
        <w:pStyle w:val="Heading4"/>
        <w:ind w:left="0" w:right="4" w:firstLine="0"/>
        <w:rPr>
          <w:rFonts w:ascii="Arial" w:cs="Arial" w:eastAsia="Arial" w:hAnsi="Arial"/>
        </w:rPr>
      </w:pPr>
      <w:bookmarkStart w:colFirst="0" w:colLast="0" w:name="_heading=h.3w19e94" w:id="151"/>
      <w:bookmarkEnd w:id="151"/>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F42">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F43">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F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F45">
      <w:pPr>
        <w:pStyle w:val="Heading4"/>
        <w:ind w:left="0" w:right="4" w:firstLine="0"/>
        <w:rPr>
          <w:rFonts w:ascii="Arial" w:cs="Arial" w:eastAsia="Arial" w:hAnsi="Arial"/>
        </w:rPr>
      </w:pPr>
      <w:bookmarkStart w:colFirst="0" w:colLast="0" w:name="_heading=h.2b6jogx" w:id="152"/>
      <w:bookmarkEnd w:id="152"/>
      <w:r w:rsidDel="00000000" w:rsidR="00000000" w:rsidRPr="00000000">
        <w:rPr>
          <w:rFonts w:ascii="Arial" w:cs="Arial" w:eastAsia="Arial" w:hAnsi="Arial"/>
          <w:rtl w:val="0"/>
        </w:rPr>
        <w:t xml:space="preserve">3.1.19.3 Packet Identifier</w:t>
      </w:r>
    </w:p>
    <w:p w:rsidR="00000000" w:rsidDel="00000000" w:rsidP="00000000" w:rsidRDefault="00000000" w:rsidRPr="00000000" w14:paraId="00000F46">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F47">
      <w:pPr>
        <w:pStyle w:val="Heading4"/>
        <w:ind w:left="0" w:right="4" w:firstLine="0"/>
        <w:rPr>
          <w:rFonts w:ascii="Arial" w:cs="Arial" w:eastAsia="Arial" w:hAnsi="Arial"/>
        </w:rPr>
      </w:pPr>
      <w:bookmarkStart w:colFirst="0" w:colLast="0" w:name="_heading=h.qbtyoq" w:id="153"/>
      <w:bookmarkEnd w:id="153"/>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F48">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F49">
      <w:pPr>
        <w:pStyle w:val="Heading3"/>
        <w:keepLines w:val="1"/>
        <w:spacing w:after="48" w:before="0" w:line="259" w:lineRule="auto"/>
        <w:ind w:left="0" w:right="4" w:firstLine="0"/>
        <w:rPr>
          <w:rFonts w:ascii="Arial" w:cs="Arial" w:eastAsia="Arial" w:hAnsi="Arial"/>
        </w:rPr>
      </w:pPr>
      <w:bookmarkStart w:colFirst="0" w:colLast="0" w:name="_heading=h.3abhhcj" w:id="154"/>
      <w:bookmarkEnd w:id="154"/>
      <w:r w:rsidDel="00000000" w:rsidR="00000000" w:rsidRPr="00000000">
        <w:rPr>
          <w:rtl w:val="0"/>
        </w:rPr>
        <w:t xml:space="preserve">3.1.20 </w:t>
      </w:r>
      <w:r w:rsidDel="00000000" w:rsidR="00000000" w:rsidRPr="00000000">
        <w:rPr>
          <w:rFonts w:ascii="Arial" w:cs="Arial" w:eastAsia="Arial" w:hAnsi="Arial"/>
          <w:rtl w:val="0"/>
        </w:rPr>
        <w:t xml:space="preserve">UNSUBACK</w:t>
      </w:r>
    </w:p>
    <w:tbl>
      <w:tblPr>
        <w:tblStyle w:val="Table3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4A">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4B">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4C">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4D">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4E">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4F">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50">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51">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52">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53">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54">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5C">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5D">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65">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66">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F6E">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6F">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F77">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78">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F81">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F82">
      <w:pPr>
        <w:pStyle w:val="Heading4"/>
        <w:ind w:left="0" w:right="4" w:firstLine="0"/>
        <w:rPr>
          <w:rFonts w:ascii="Arial" w:cs="Arial" w:eastAsia="Arial" w:hAnsi="Arial"/>
        </w:rPr>
      </w:pPr>
      <w:bookmarkStart w:colFirst="0" w:colLast="0" w:name="_heading=h.1pgrrkc" w:id="155"/>
      <w:bookmarkEnd w:id="155"/>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F8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F84">
      <w:pPr>
        <w:pStyle w:val="Heading4"/>
        <w:ind w:left="0" w:right="4" w:firstLine="0"/>
        <w:rPr>
          <w:rFonts w:ascii="Arial" w:cs="Arial" w:eastAsia="Arial" w:hAnsi="Arial"/>
        </w:rPr>
      </w:pPr>
      <w:bookmarkStart w:colFirst="0" w:colLast="0" w:name="_heading=h.49gfa85" w:id="156"/>
      <w:bookmarkEnd w:id="156"/>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F85">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F86">
      <w:pPr>
        <w:pStyle w:val="Heading4"/>
        <w:ind w:left="0" w:right="4" w:firstLine="0"/>
        <w:rPr>
          <w:rFonts w:ascii="Arial" w:cs="Arial" w:eastAsia="Arial" w:hAnsi="Arial"/>
        </w:rPr>
      </w:pPr>
      <w:bookmarkStart w:colFirst="0" w:colLast="0" w:name="_heading=h.2olpkfy" w:id="157"/>
      <w:bookmarkEnd w:id="157"/>
      <w:r w:rsidDel="00000000" w:rsidR="00000000" w:rsidRPr="00000000">
        <w:rPr>
          <w:rFonts w:ascii="Arial" w:cs="Arial" w:eastAsia="Arial" w:hAnsi="Arial"/>
          <w:rtl w:val="0"/>
        </w:rPr>
        <w:t xml:space="preserve">3.1.20.3 Reason Code</w:t>
      </w:r>
    </w:p>
    <w:p w:rsidR="00000000" w:rsidDel="00000000" w:rsidP="00000000" w:rsidRDefault="00000000" w:rsidRPr="00000000" w14:paraId="00000F87">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Byte 5 in the UNSUBACK packet holds the Reason code in response to UNSUBSCRIBE packet. 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F88">
      <w:pPr>
        <w:pStyle w:val="Heading3"/>
        <w:keepLines w:val="1"/>
        <w:spacing w:after="77" w:before="0" w:line="259" w:lineRule="auto"/>
        <w:ind w:left="0" w:firstLine="0"/>
        <w:rPr>
          <w:rFonts w:ascii="Arial" w:cs="Arial" w:eastAsia="Arial" w:hAnsi="Arial"/>
        </w:rPr>
      </w:pPr>
      <w:bookmarkStart w:colFirst="0" w:colLast="0" w:name="_heading=h.13qzunr" w:id="158"/>
      <w:bookmarkEnd w:id="158"/>
      <w:r w:rsidDel="00000000" w:rsidR="00000000" w:rsidRPr="00000000">
        <w:rPr>
          <w:rtl w:val="0"/>
        </w:rPr>
        <w:t xml:space="preserve">3.1.21 </w:t>
      </w:r>
      <w:r w:rsidDel="00000000" w:rsidR="00000000" w:rsidRPr="00000000">
        <w:rPr>
          <w:rFonts w:ascii="Arial" w:cs="Arial" w:eastAsia="Arial" w:hAnsi="Arial"/>
          <w:rtl w:val="0"/>
        </w:rPr>
        <w:t xml:space="preserve">PINGREQ</w:t>
      </w:r>
    </w:p>
    <w:tbl>
      <w:tblPr>
        <w:tblStyle w:val="Table3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89">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8A">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8B">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8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8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8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8F">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9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9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92">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93">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9B">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9C">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A4">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A5">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AD">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AE">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B6">
            <w:pPr>
              <w:rPr>
                <w:rFonts w:ascii="Arial" w:cs="Arial" w:eastAsia="Arial" w:hAnsi="Arial"/>
              </w:rPr>
            </w:pPr>
            <w:r w:rsidDel="00000000" w:rsidR="00000000" w:rsidRPr="00000000">
              <w:rPr>
                <w:rFonts w:ascii="Arial" w:cs="Arial" w:eastAsia="Arial" w:hAnsi="Arial"/>
                <w:rtl w:val="0"/>
              </w:rPr>
              <w:t xml:space="preserve">Byte 5…N</w:t>
            </w:r>
          </w:p>
        </w:tc>
        <w:tc>
          <w:tcPr>
            <w:gridSpan w:val="8"/>
          </w:tcPr>
          <w:p w:rsidR="00000000" w:rsidDel="00000000" w:rsidP="00000000" w:rsidRDefault="00000000" w:rsidRPr="00000000" w14:paraId="00000FB7">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42: PINGREQ packet</w:t>
      </w:r>
    </w:p>
    <w:p w:rsidR="00000000" w:rsidDel="00000000" w:rsidP="00000000" w:rsidRDefault="00000000" w:rsidRPr="00000000" w14:paraId="00000FC0">
      <w:pPr>
        <w:ind w:left="-15" w:right="4" w:firstLine="0"/>
        <w:rPr>
          <w:rFonts w:ascii="Arial" w:cs="Arial" w:eastAsia="Arial" w:hAnsi="Arial"/>
        </w:rPr>
      </w:pPr>
      <w:r w:rsidDel="00000000" w:rsidR="00000000" w:rsidRPr="00000000">
        <w:rPr>
          <w:rFonts w:ascii="Arial" w:cs="Arial" w:eastAsia="Arial" w:hAnsi="Arial"/>
          <w:rtl w:val="0"/>
        </w:rPr>
        <w:t xml:space="preserve">As with MQTT, the PINGREQ packet is an ”are you alive” packet that is sent from or received by a connected client.</w:t>
      </w:r>
    </w:p>
    <w:p w:rsidR="00000000" w:rsidDel="00000000" w:rsidP="00000000" w:rsidRDefault="00000000" w:rsidRPr="00000000" w14:paraId="00000FC1">
      <w:pPr>
        <w:pStyle w:val="Heading4"/>
        <w:ind w:left="0" w:right="4" w:firstLine="0"/>
        <w:rPr>
          <w:rFonts w:ascii="Arial" w:cs="Arial" w:eastAsia="Arial" w:hAnsi="Arial"/>
        </w:rPr>
      </w:pPr>
      <w:bookmarkStart w:colFirst="0" w:colLast="0" w:name="_heading=h.3nqndbk" w:id="159"/>
      <w:bookmarkEnd w:id="159"/>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0FC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FC3">
      <w:pPr>
        <w:pStyle w:val="Heading4"/>
        <w:ind w:left="0" w:firstLine="0"/>
        <w:rPr>
          <w:rFonts w:ascii="Arial" w:cs="Arial" w:eastAsia="Arial" w:hAnsi="Arial"/>
        </w:rPr>
      </w:pPr>
      <w:bookmarkStart w:colFirst="0" w:colLast="0" w:name="_heading=h.sqbpplpqb01e" w:id="160"/>
      <w:bookmarkEnd w:id="160"/>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0FC4">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0FC5">
      <w:pPr>
        <w:pStyle w:val="Heading4"/>
        <w:ind w:left="0" w:right="4" w:firstLine="0"/>
        <w:rPr>
          <w:rFonts w:ascii="Arial" w:cs="Arial" w:eastAsia="Arial" w:hAnsi="Arial"/>
        </w:rPr>
      </w:pPr>
      <w:bookmarkStart w:colFirst="0" w:colLast="0" w:name="_heading=h.22vxnjd" w:id="161"/>
      <w:bookmarkEnd w:id="161"/>
      <w:r w:rsidDel="00000000" w:rsidR="00000000" w:rsidRPr="00000000">
        <w:rPr>
          <w:rFonts w:ascii="Arial" w:cs="Arial" w:eastAsia="Arial" w:hAnsi="Arial"/>
          <w:rtl w:val="0"/>
        </w:rPr>
        <w:t xml:space="preserve">3.1.21.3 Client Identifier (optional)</w:t>
      </w:r>
    </w:p>
    <w:p w:rsidR="00000000" w:rsidDel="00000000" w:rsidP="00000000" w:rsidRDefault="00000000" w:rsidRPr="00000000" w14:paraId="00000FC6">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 id); this field is optional and is included by a “sleeping” client when it goes to the “awake” state and is waiting for packets sent by the server/gateway.</w:t>
      </w:r>
    </w:p>
    <w:p w:rsidR="00000000" w:rsidDel="00000000" w:rsidP="00000000" w:rsidRDefault="00000000" w:rsidRPr="00000000" w14:paraId="00000FC7">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FC8">
      <w:pPr>
        <w:pStyle w:val="Heading3"/>
        <w:keepLines w:val="1"/>
        <w:spacing w:after="77" w:before="0" w:line="259" w:lineRule="auto"/>
        <w:ind w:left="0" w:right="4" w:firstLine="0"/>
        <w:rPr>
          <w:rFonts w:ascii="Arial" w:cs="Arial" w:eastAsia="Arial" w:hAnsi="Arial"/>
        </w:rPr>
      </w:pPr>
      <w:bookmarkStart w:colFirst="0" w:colLast="0" w:name="_heading=h.i17xr6" w:id="162"/>
      <w:bookmarkEnd w:id="162"/>
      <w:r w:rsidDel="00000000" w:rsidR="00000000" w:rsidRPr="00000000">
        <w:rPr>
          <w:rtl w:val="0"/>
        </w:rPr>
        <w:t xml:space="preserve">3.1.22 </w:t>
      </w:r>
      <w:r w:rsidDel="00000000" w:rsidR="00000000" w:rsidRPr="00000000">
        <w:rPr>
          <w:rFonts w:ascii="Arial" w:cs="Arial" w:eastAsia="Arial" w:hAnsi="Arial"/>
          <w:rtl w:val="0"/>
        </w:rPr>
        <w:t xml:space="preserve">PINGRESP</w:t>
      </w:r>
    </w:p>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C9">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CA">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CB">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CC">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CD">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CE">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CF">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D0">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D1">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D2">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D3">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DB">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DC">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E4">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E5">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ED">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EE">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F6">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F7">
            <w:pPr>
              <w:keepNext w:val="1"/>
              <w:ind w:right="4"/>
              <w:jc w:val="center"/>
              <w:rPr>
                <w:rFonts w:ascii="Arial" w:cs="Arial" w:eastAsia="Arial" w:hAnsi="Arial"/>
              </w:rPr>
            </w:pPr>
            <w:r w:rsidDel="00000000" w:rsidR="00000000" w:rsidRPr="00000000">
              <w:rPr>
                <w:rFonts w:ascii="Arial" w:cs="Arial" w:eastAsia="Arial" w:hAnsi="Arial"/>
                <w:rtl w:val="0"/>
              </w:rPr>
              <w:t xml:space="preserve">Messages Remaining (optional)</w:t>
            </w:r>
          </w:p>
        </w:tc>
      </w:tr>
    </w:tbl>
    <w:p w:rsidR="00000000" w:rsidDel="00000000" w:rsidP="00000000" w:rsidRDefault="00000000" w:rsidRPr="00000000" w14:paraId="00000F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100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As with MQTT, a PINGRESP packet is the response to a PINGREQ packet and means ”yes I am alive”. Keep Alive packets flow in either direction, sent either by a connected client or the gateway. it has only a header and no variable part.</w:t>
      </w:r>
    </w:p>
    <w:p w:rsidR="00000000" w:rsidDel="00000000" w:rsidP="00000000" w:rsidRDefault="00000000" w:rsidRPr="00000000" w14:paraId="00001001">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Moreover, a PINGRESP packet is sent by a gateway to inform a sleeping client that it has no more buffered packets for that client.</w:t>
      </w:r>
    </w:p>
    <w:p w:rsidR="00000000" w:rsidDel="00000000" w:rsidP="00000000" w:rsidRDefault="00000000" w:rsidRPr="00000000" w14:paraId="00001002">
      <w:pPr>
        <w:pStyle w:val="Heading4"/>
        <w:ind w:left="0" w:right="4" w:firstLine="0"/>
        <w:rPr>
          <w:rFonts w:ascii="Arial" w:cs="Arial" w:eastAsia="Arial" w:hAnsi="Arial"/>
        </w:rPr>
      </w:pPr>
      <w:bookmarkStart w:colFirst="0" w:colLast="0" w:name="_heading=h.320vgez" w:id="163"/>
      <w:bookmarkEnd w:id="163"/>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100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004">
      <w:pPr>
        <w:pStyle w:val="Heading4"/>
        <w:ind w:left="0" w:firstLine="0"/>
        <w:rPr>
          <w:rFonts w:ascii="Arial" w:cs="Arial" w:eastAsia="Arial" w:hAnsi="Arial"/>
        </w:rPr>
      </w:pPr>
      <w:bookmarkStart w:colFirst="0" w:colLast="0" w:name="_heading=h.fodwg3l5deju" w:id="164"/>
      <w:bookmarkEnd w:id="164"/>
      <w:r w:rsidDel="00000000" w:rsidR="00000000" w:rsidRPr="00000000">
        <w:rPr>
          <w:rFonts w:ascii="Arial" w:cs="Arial" w:eastAsia="Arial" w:hAnsi="Arial"/>
          <w:rtl w:val="0"/>
        </w:rPr>
        <w:t xml:space="preserve">3.1.22.2 Packet Identifier</w:t>
      </w:r>
    </w:p>
    <w:p w:rsidR="00000000" w:rsidDel="00000000" w:rsidP="00000000" w:rsidRDefault="00000000" w:rsidRPr="00000000" w14:paraId="00001005">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1006">
      <w:pPr>
        <w:pStyle w:val="Heading4"/>
        <w:ind w:left="0" w:right="4" w:firstLine="0"/>
        <w:rPr>
          <w:rFonts w:ascii="Arial" w:cs="Arial" w:eastAsia="Arial" w:hAnsi="Arial"/>
        </w:rPr>
      </w:pPr>
      <w:bookmarkStart w:colFirst="0" w:colLast="0" w:name="_heading=h.1h65qms" w:id="165"/>
      <w:bookmarkEnd w:id="165"/>
      <w:r w:rsidDel="00000000" w:rsidR="00000000" w:rsidRPr="00000000">
        <w:rPr>
          <w:rFonts w:ascii="Arial" w:cs="Arial" w:eastAsia="Arial" w:hAnsi="Arial"/>
          <w:rtl w:val="0"/>
        </w:rPr>
        <w:t xml:space="preserve">3.1.22.3 Messages Remaining</w:t>
      </w:r>
    </w:p>
    <w:p w:rsidR="00000000" w:rsidDel="00000000" w:rsidP="00000000" w:rsidRDefault="00000000" w:rsidRPr="00000000" w14:paraId="00001007">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messages left when a client is sent back to sleep. Optional – for use at the end of a client's awake period.  Values can be:</w:t>
      </w:r>
    </w:p>
    <w:tbl>
      <w:tblPr>
        <w:tblStyle w:val="Table34"/>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1008">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1009">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100A">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00B">
            <w:pPr>
              <w:ind w:left="0" w:right="-60" w:firstLine="0"/>
              <w:rPr>
                <w:rFonts w:ascii="Arial" w:cs="Arial" w:eastAsia="Arial" w:hAnsi="Arial"/>
              </w:rPr>
            </w:pPr>
            <w:r w:rsidDel="00000000" w:rsidR="00000000" w:rsidRPr="00000000">
              <w:rPr>
                <w:rFonts w:ascii="Arial" w:cs="Arial" w:eastAsia="Arial" w:hAnsi="Arial"/>
                <w:rtl w:val="0"/>
              </w:rPr>
              <w:t xml:space="preserve">No messages remain in the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0C">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100D">
            <w:pPr>
              <w:ind w:left="0" w:right="-60" w:firstLine="0"/>
              <w:rPr>
                <w:rFonts w:ascii="Arial" w:cs="Arial" w:eastAsia="Arial" w:hAnsi="Arial"/>
              </w:rPr>
            </w:pPr>
            <w:r w:rsidDel="00000000" w:rsidR="00000000" w:rsidRPr="00000000">
              <w:rPr>
                <w:rFonts w:ascii="Arial" w:cs="Arial" w:eastAsia="Arial" w:hAnsi="Arial"/>
                <w:rtl w:val="0"/>
              </w:rPr>
              <w:t xml:space="preserve">The number of messages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0E">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100F">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messages waiting to be delivered greater than 0.</w:t>
            </w:r>
          </w:p>
        </w:tc>
      </w:tr>
    </w:tbl>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p w:rsidR="00000000" w:rsidDel="00000000" w:rsidP="00000000" w:rsidRDefault="00000000" w:rsidRPr="00000000" w14:paraId="00001011">
      <w:pPr>
        <w:pStyle w:val="Heading3"/>
        <w:keepLines w:val="1"/>
        <w:spacing w:after="77" w:before="0" w:line="259" w:lineRule="auto"/>
        <w:ind w:left="0" w:firstLine="0"/>
        <w:rPr>
          <w:rFonts w:ascii="Arial" w:cs="Arial" w:eastAsia="Arial" w:hAnsi="Arial"/>
        </w:rPr>
      </w:pPr>
      <w:bookmarkStart w:colFirst="0" w:colLast="0" w:name="_heading=h.415t9al" w:id="166"/>
      <w:bookmarkEnd w:id="166"/>
      <w:r w:rsidDel="00000000" w:rsidR="00000000" w:rsidRPr="00000000">
        <w:rPr>
          <w:rtl w:val="0"/>
        </w:rPr>
        <w:t xml:space="preserve">3.1.23 </w:t>
      </w:r>
      <w:r w:rsidDel="00000000" w:rsidR="00000000" w:rsidRPr="00000000">
        <w:rPr>
          <w:rFonts w:ascii="Arial" w:cs="Arial" w:eastAsia="Arial" w:hAnsi="Arial"/>
          <w:rtl w:val="0"/>
        </w:rPr>
        <w:t xml:space="preserve">DISCONNECT</w:t>
      </w:r>
    </w:p>
    <w:tbl>
      <w:tblPr>
        <w:tblStyle w:val="Table35"/>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101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1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1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1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101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1A">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01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1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1020">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23">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102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34">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1035">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45">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1046">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1057">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105F">
            <w:pPr>
              <w:jc w:val="center"/>
              <w:rPr>
                <w:rFonts w:ascii="Arial" w:cs="Arial" w:eastAsia="Arial" w:hAnsi="Arial"/>
                <w:i w:val="1"/>
                <w:sz w:val="18"/>
                <w:szCs w:val="18"/>
              </w:rPr>
            </w:pPr>
            <w:sdt>
              <w:sdtPr>
                <w:tag w:val="goog_rdk_239"/>
              </w:sdtPr>
              <w:sdtContent>
                <w:commentRangeStart w:id="96"/>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1061">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1063">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1066">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Retain Registrations</w:t>
            </w:r>
          </w:p>
        </w:tc>
      </w:tr>
      <w:tr>
        <w:trPr>
          <w:cantSplit w:val="0"/>
          <w:tblHeader w:val="0"/>
        </w:trPr>
        <w:tc>
          <w:tcPr/>
          <w:p w:rsidR="00000000" w:rsidDel="00000000" w:rsidP="00000000" w:rsidRDefault="00000000" w:rsidRPr="00000000" w14:paraId="00001067">
            <w:pPr>
              <w:rPr>
                <w:rFonts w:ascii="Arial" w:cs="Arial" w:eastAsia="Arial" w:hAnsi="Arial"/>
              </w:rPr>
            </w:pPr>
            <w:commentRangeEnd w:id="96"/>
            <w:r w:rsidDel="00000000" w:rsidR="00000000" w:rsidRPr="00000000">
              <w:commentReference w:id="96"/>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68">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6A">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6C">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6E">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70">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72">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74">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76">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1078">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1079">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1089">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108A">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109A">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109B">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AB">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10AC">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BC">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10BD">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0CD">
            <w:pPr>
              <w:rPr>
                <w:rFonts w:ascii="Arial" w:cs="Arial" w:eastAsia="Arial" w:hAnsi="Arial"/>
              </w:rPr>
            </w:pPr>
            <w:r w:rsidDel="00000000" w:rsidR="00000000" w:rsidRPr="00000000">
              <w:rPr>
                <w:rFonts w:ascii="Arial" w:cs="Arial" w:eastAsia="Arial" w:hAnsi="Arial"/>
                <w:rtl w:val="0"/>
              </w:rPr>
              <w:t xml:space="preserve">Bytes 9..N</w:t>
            </w:r>
          </w:p>
        </w:tc>
        <w:tc>
          <w:tcPr>
            <w:gridSpan w:val="16"/>
          </w:tcPr>
          <w:p w:rsidR="00000000" w:rsidDel="00000000" w:rsidP="00000000" w:rsidRDefault="00000000" w:rsidRPr="00000000" w14:paraId="000010CE">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0DF">
      <w:pPr>
        <w:spacing w:after="23" w:lineRule="auto"/>
        <w:ind w:right="4"/>
        <w:rPr>
          <w:rFonts w:ascii="Arial" w:cs="Arial" w:eastAsia="Arial" w:hAnsi="Arial"/>
        </w:rPr>
      </w:pPr>
      <w:sdt>
        <w:sdtPr>
          <w:tag w:val="goog_rdk_240"/>
        </w:sdtPr>
        <w:sdtContent>
          <w:commentRangeStart w:id="97"/>
        </w:sdtContent>
      </w:sdt>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with MQTT</w:t>
      </w:r>
      <w:commentRangeEnd w:id="97"/>
      <w:r w:rsidDel="00000000" w:rsidR="00000000" w:rsidRPr="00000000">
        <w:commentReference w:id="97"/>
      </w:r>
      <w:r w:rsidDel="00000000" w:rsidR="00000000" w:rsidRPr="00000000">
        <w:rPr>
          <w:rFonts w:ascii="Arial" w:cs="Arial" w:eastAsia="Arial" w:hAnsi="Arial"/>
          <w:rtl w:val="0"/>
        </w:rPr>
        <w:t xml:space="preserve">, the DISCONNECT packet is sent by a client to indicate that it </w:t>
      </w:r>
      <w:sdt>
        <w:sdtPr>
          <w:tag w:val="goog_rdk_241"/>
        </w:sdtPr>
        <w:sdtContent>
          <w:commentRangeStart w:id="98"/>
        </w:sdtContent>
      </w:sdt>
      <w:r w:rsidDel="00000000" w:rsidR="00000000" w:rsidRPr="00000000">
        <w:rPr>
          <w:rFonts w:ascii="Arial" w:cs="Arial" w:eastAsia="Arial" w:hAnsi="Arial"/>
          <w:rtl w:val="0"/>
        </w:rPr>
        <w:t xml:space="preserve">wants to </w:t>
      </w:r>
      <w:sdt>
        <w:sdtPr>
          <w:tag w:val="goog_rdk_242"/>
        </w:sdtPr>
        <w:sdtContent>
          <w:commentRangeStart w:id="99"/>
        </w:sdtContent>
      </w:sdt>
      <w:r w:rsidDel="00000000" w:rsidR="00000000" w:rsidRPr="00000000">
        <w:rPr>
          <w:rFonts w:ascii="Arial" w:cs="Arial" w:eastAsia="Arial" w:hAnsi="Arial"/>
          <w:rtl w:val="0"/>
        </w:rPr>
        <w:t xml:space="preserve">close</w:t>
      </w:r>
      <w:commentRangeEnd w:id="98"/>
      <w:r w:rsidDel="00000000" w:rsidR="00000000" w:rsidRPr="00000000">
        <w:commentReference w:id="98"/>
      </w:r>
      <w:r w:rsidDel="00000000" w:rsidR="00000000" w:rsidRPr="00000000">
        <w:rPr>
          <w:rFonts w:ascii="Arial" w:cs="Arial" w:eastAsia="Arial" w:hAnsi="Arial"/>
          <w:rtl w:val="0"/>
        </w:rPr>
        <w:t xml:space="preserve"> </w:t>
      </w:r>
      <w:commentRangeEnd w:id="99"/>
      <w:r w:rsidDel="00000000" w:rsidR="00000000" w:rsidRPr="00000000">
        <w:commentReference w:id="99"/>
      </w:r>
      <w:r w:rsidDel="00000000" w:rsidR="00000000" w:rsidRPr="00000000">
        <w:rPr>
          <w:rFonts w:ascii="Arial" w:cs="Arial" w:eastAsia="Arial" w:hAnsi="Arial"/>
          <w:rtl w:val="0"/>
        </w:rPr>
        <w:t xml:space="preserve">the Virtual connection. </w:t>
      </w:r>
      <w:sdt>
        <w:sdtPr>
          <w:tag w:val="goog_rdk_243"/>
        </w:sdtPr>
        <w:sdtContent>
          <w:commentRangeStart w:id="100"/>
        </w:sdtContent>
      </w:sdt>
      <w:r w:rsidDel="00000000" w:rsidR="00000000" w:rsidRPr="00000000">
        <w:rPr>
          <w:rFonts w:ascii="Arial" w:cs="Arial" w:eastAsia="Arial" w:hAnsi="Arial"/>
          <w:rtl w:val="0"/>
        </w:rPr>
        <w:t xml:space="preserve">The gateway will acknowledge the receipt of that packet by returning a DISCONNECT to the client.</w:t>
      </w:r>
      <w:commentRangeEnd w:id="100"/>
      <w:r w:rsidDel="00000000" w:rsidR="00000000" w:rsidRPr="00000000">
        <w:commentReference w:id="100"/>
      </w:r>
      <w:r w:rsidDel="00000000" w:rsidR="00000000" w:rsidRPr="00000000">
        <w:rPr>
          <w:rFonts w:ascii="Arial" w:cs="Arial" w:eastAsia="Arial" w:hAnsi="Arial"/>
          <w:rtl w:val="0"/>
        </w:rPr>
        <w:t xml:space="preserve"> </w:t>
      </w:r>
      <w:sdt>
        <w:sdtPr>
          <w:tag w:val="goog_rdk_244"/>
        </w:sdtPr>
        <w:sdtContent>
          <w:commentRangeStart w:id="101"/>
        </w:sdtContent>
      </w:sdt>
      <w:r w:rsidDel="00000000" w:rsidR="00000000" w:rsidRPr="00000000">
        <w:rPr>
          <w:rFonts w:ascii="Arial" w:cs="Arial" w:eastAsia="Arial" w:hAnsi="Arial"/>
          <w:rtl w:val="0"/>
        </w:rPr>
        <w:t xml:space="preserve">A server or gateway may also send a DISCONNECT to a client, e.g. in case a gateway, due to an error, cannot map a received packet to a client. </w:t>
      </w:r>
      <w:commentRangeEnd w:id="101"/>
      <w:r w:rsidDel="00000000" w:rsidR="00000000" w:rsidRPr="00000000">
        <w:commentReference w:id="101"/>
      </w:r>
      <w:sdt>
        <w:sdtPr>
          <w:tag w:val="goog_rdk_245"/>
        </w:sdtPr>
        <w:sdtContent>
          <w:commentRangeStart w:id="102"/>
        </w:sdtContent>
      </w:sdt>
      <w:r w:rsidDel="00000000" w:rsidR="00000000" w:rsidRPr="00000000">
        <w:rPr>
          <w:rFonts w:ascii="Arial" w:cs="Arial" w:eastAsia="Arial" w:hAnsi="Arial"/>
          <w:rtl w:val="0"/>
        </w:rPr>
        <w:t xml:space="preserve">Upon receiving such a DISCONNECT packet, a client should try to set up the Virtual Connection again by sending a CONNECT packet to the gateway or server.</w:t>
      </w:r>
      <w:commentRangeEnd w:id="102"/>
      <w:r w:rsidDel="00000000" w:rsidR="00000000" w:rsidRPr="00000000">
        <w:commentReference w:id="102"/>
      </w:r>
      <w:r w:rsidDel="00000000" w:rsidR="00000000" w:rsidRPr="00000000">
        <w:rPr>
          <w:rtl w:val="0"/>
        </w:rPr>
      </w:r>
    </w:p>
    <w:p w:rsidR="00000000" w:rsidDel="00000000" w:rsidP="00000000" w:rsidRDefault="00000000" w:rsidRPr="00000000" w14:paraId="000010E0">
      <w:pPr>
        <w:spacing w:after="23"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10E1">
      <w:pPr>
        <w:spacing w:after="306" w:lineRule="auto"/>
        <w:ind w:right="4"/>
        <w:rPr>
          <w:rFonts w:ascii="Arial" w:cs="Arial" w:eastAsia="Arial" w:hAnsi="Arial"/>
        </w:rPr>
      </w:pPr>
      <w:sdt>
        <w:sdtPr>
          <w:tag w:val="goog_rdk_246"/>
        </w:sdtPr>
        <w:sdtContent>
          <w:commentRangeStart w:id="103"/>
        </w:sdtContent>
      </w:sdt>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commentRangeEnd w:id="103"/>
      <w:r w:rsidDel="00000000" w:rsidR="00000000" w:rsidRPr="00000000">
        <w:commentReference w:id="103"/>
      </w:r>
      <w:r w:rsidDel="00000000" w:rsidR="00000000" w:rsidRPr="00000000">
        <w:rPr>
          <w:rtl w:val="0"/>
        </w:rPr>
      </w:r>
    </w:p>
    <w:p w:rsidR="00000000" w:rsidDel="00000000" w:rsidP="00000000" w:rsidRDefault="00000000" w:rsidRPr="00000000" w14:paraId="000010E2">
      <w:pPr>
        <w:pStyle w:val="Heading4"/>
        <w:ind w:left="0" w:right="4" w:firstLine="0"/>
        <w:rPr>
          <w:rFonts w:ascii="Arial" w:cs="Arial" w:eastAsia="Arial" w:hAnsi="Arial"/>
        </w:rPr>
      </w:pPr>
      <w:bookmarkStart w:colFirst="0" w:colLast="0" w:name="_heading=h.2gb3jie" w:id="167"/>
      <w:bookmarkEnd w:id="167"/>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0E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0E4">
      <w:pPr>
        <w:pStyle w:val="Heading4"/>
        <w:ind w:left="0" w:firstLine="0"/>
        <w:rPr>
          <w:rFonts w:ascii="Arial" w:cs="Arial" w:eastAsia="Arial" w:hAnsi="Arial"/>
        </w:rPr>
      </w:pPr>
      <w:bookmarkStart w:colFirst="0" w:colLast="0" w:name="_heading=h.vgdtq7" w:id="168"/>
      <w:bookmarkEnd w:id="168"/>
      <w:r w:rsidDel="00000000" w:rsidR="00000000" w:rsidRPr="00000000">
        <w:rPr>
          <w:rFonts w:ascii="Arial" w:cs="Arial" w:eastAsia="Arial" w:hAnsi="Arial"/>
          <w:rtl w:val="0"/>
        </w:rPr>
        <w:t xml:space="preserve">3.1.23.2 Disconnect Flags</w:t>
      </w:r>
    </w:p>
    <w:p w:rsidR="00000000" w:rsidDel="00000000" w:rsidP="00000000" w:rsidRDefault="00000000" w:rsidRPr="00000000" w14:paraId="000010E5">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0E6">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10EC">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247"/>
        </w:sdtPr>
        <w:sdtContent>
          <w:commentRangeStart w:id="104"/>
        </w:sdtContent>
      </w:sdt>
      <w:r w:rsidDel="00000000" w:rsidR="00000000" w:rsidRPr="00000000">
        <w:rPr>
          <w:rFonts w:ascii="Arial" w:cs="Arial" w:eastAsia="Arial" w:hAnsi="Arial"/>
          <w:highlight w:val="yellow"/>
          <w:rtl w:val="0"/>
        </w:rPr>
        <w:t xml:space="preserve">Gateway</w:t>
      </w:r>
      <w:commentRangeEnd w:id="104"/>
      <w:r w:rsidDel="00000000" w:rsidR="00000000" w:rsidRPr="00000000">
        <w:commentReference w:id="104"/>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0ED">
      <w:pPr>
        <w:pStyle w:val="Heading4"/>
        <w:ind w:left="0" w:right="4" w:firstLine="0"/>
        <w:rPr>
          <w:rFonts w:ascii="Arial" w:cs="Arial" w:eastAsia="Arial" w:hAnsi="Arial"/>
        </w:rPr>
      </w:pPr>
      <w:bookmarkStart w:colFirst="0" w:colLast="0" w:name="_heading=h.3fg1ce0" w:id="169"/>
      <w:bookmarkEnd w:id="169"/>
      <w:r w:rsidDel="00000000" w:rsidR="00000000" w:rsidRPr="00000000">
        <w:rPr>
          <w:rFonts w:ascii="Arial" w:cs="Arial" w:eastAsia="Arial" w:hAnsi="Arial"/>
          <w:rtl w:val="0"/>
        </w:rPr>
        <w:t xml:space="preserve">3.1.23.3 Reason Code</w:t>
      </w:r>
    </w:p>
    <w:p w:rsidR="00000000" w:rsidDel="00000000" w:rsidP="00000000" w:rsidRDefault="00000000" w:rsidRPr="00000000" w14:paraId="000010E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Reason Code for the DISCONNECT packet is optional. If provided, Byte 3 in the DISCONNECT control packet holds the Reason Code of the disconnection. If not provided, 0x00 (Normal disconnection) is assumed. </w:t>
      </w:r>
    </w:p>
    <w:p w:rsidR="00000000" w:rsidDel="00000000" w:rsidP="00000000" w:rsidRDefault="00000000" w:rsidRPr="00000000" w14:paraId="000010E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w:t>
      </w:r>
      <w:r w:rsidDel="00000000" w:rsidR="00000000" w:rsidRPr="00000000">
        <w:rPr>
          <w:rtl w:val="0"/>
        </w:rPr>
      </w:r>
    </w:p>
    <w:p w:rsidR="00000000" w:rsidDel="00000000" w:rsidP="00000000" w:rsidRDefault="00000000" w:rsidRPr="00000000" w14:paraId="000010F0">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10F1">
      <w:pPr>
        <w:pStyle w:val="Heading4"/>
        <w:ind w:left="0" w:right="4" w:firstLine="0"/>
        <w:rPr>
          <w:rFonts w:ascii="Arial" w:cs="Arial" w:eastAsia="Arial" w:hAnsi="Arial"/>
        </w:rPr>
      </w:pPr>
      <w:bookmarkStart w:colFirst="0" w:colLast="0" w:name="_heading=h.1ulbmlt" w:id="170"/>
      <w:bookmarkEnd w:id="170"/>
      <w:r w:rsidDel="00000000" w:rsidR="00000000" w:rsidRPr="00000000">
        <w:rPr>
          <w:rFonts w:ascii="Arial" w:cs="Arial" w:eastAsia="Arial" w:hAnsi="Arial"/>
          <w:rtl w:val="0"/>
        </w:rPr>
        <w:t xml:space="preserve">3.1.23.4</w:t>
      </w:r>
      <w:sdt>
        <w:sdtPr>
          <w:tag w:val="goog_rdk_248"/>
        </w:sdtPr>
        <w:sdtContent>
          <w:commentRangeStart w:id="105"/>
        </w:sdtContent>
      </w:sdt>
      <w:r w:rsidDel="00000000" w:rsidR="00000000" w:rsidRPr="00000000">
        <w:rPr>
          <w:rFonts w:ascii="Arial" w:cs="Arial" w:eastAsia="Arial" w:hAnsi="Arial"/>
          <w:rtl w:val="0"/>
        </w:rPr>
        <w:t xml:space="preserve"> Session Expiry Interval</w:t>
      </w:r>
      <w:commentRangeEnd w:id="105"/>
      <w:r w:rsidDel="00000000" w:rsidR="00000000" w:rsidRPr="00000000">
        <w:commentReference w:id="105"/>
      </w:r>
      <w:r w:rsidDel="00000000" w:rsidR="00000000" w:rsidRPr="00000000">
        <w:rPr>
          <w:rtl w:val="0"/>
        </w:rPr>
      </w:r>
    </w:p>
    <w:p w:rsidR="00000000" w:rsidDel="00000000" w:rsidP="00000000" w:rsidRDefault="00000000" w:rsidRPr="00000000" w14:paraId="000010F2">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At this point the keep alive timer becomes obsolete until the device issues a new CONNECT.</w:t>
      </w:r>
    </w:p>
    <w:p w:rsidR="00000000" w:rsidDel="00000000" w:rsidP="00000000" w:rsidRDefault="00000000" w:rsidRPr="00000000" w14:paraId="000010F3">
      <w:pPr>
        <w:pStyle w:val="Heading4"/>
        <w:ind w:left="0" w:right="4" w:firstLine="0"/>
        <w:rPr>
          <w:rFonts w:ascii="Arial" w:cs="Arial" w:eastAsia="Arial" w:hAnsi="Arial"/>
        </w:rPr>
      </w:pPr>
      <w:bookmarkStart w:colFirst="0" w:colLast="0" w:name="_heading=h.4ekz59m" w:id="171"/>
      <w:bookmarkEnd w:id="171"/>
      <w:r w:rsidDel="00000000" w:rsidR="00000000" w:rsidRPr="00000000">
        <w:rPr>
          <w:rFonts w:ascii="Arial" w:cs="Arial" w:eastAsia="Arial" w:hAnsi="Arial"/>
          <w:rtl w:val="0"/>
        </w:rPr>
        <w:t xml:space="preserve">3.1.23.5 </w:t>
      </w:r>
      <w:sdt>
        <w:sdtPr>
          <w:tag w:val="goog_rdk_249"/>
        </w:sdtPr>
        <w:sdtContent>
          <w:commentRangeStart w:id="106"/>
        </w:sdtContent>
      </w:sdt>
      <w:r w:rsidDel="00000000" w:rsidR="00000000" w:rsidRPr="00000000">
        <w:rPr>
          <w:rFonts w:ascii="Arial" w:cs="Arial" w:eastAsia="Arial" w:hAnsi="Arial"/>
          <w:rtl w:val="0"/>
        </w:rPr>
        <w:t xml:space="preserve">Reason String</w:t>
      </w:r>
      <w:commentRangeEnd w:id="106"/>
      <w:r w:rsidDel="00000000" w:rsidR="00000000" w:rsidRPr="00000000">
        <w:commentReference w:id="106"/>
      </w:r>
      <w:r w:rsidDel="00000000" w:rsidR="00000000" w:rsidRPr="00000000">
        <w:rPr>
          <w:rtl w:val="0"/>
        </w:rPr>
      </w:r>
    </w:p>
    <w:p w:rsidR="00000000" w:rsidDel="00000000" w:rsidP="00000000" w:rsidRDefault="00000000" w:rsidRPr="00000000" w14:paraId="000010F4">
      <w:pPr>
        <w:rPr>
          <w:u w:val="single"/>
        </w:rPr>
      </w:pPr>
      <w:r w:rsidDel="00000000" w:rsidR="00000000" w:rsidRPr="00000000">
        <w:rPr>
          <w:rFonts w:ascii="Arial" w:cs="Arial" w:eastAsia="Arial" w:hAnsi="Arial"/>
          <w:rtl w:val="0"/>
        </w:rPr>
        <w:t xml:space="preserve">Fixed Length UTF-8 Encoded String representing a clear text description of disconnection.</w:t>
      </w:r>
      <w:r w:rsidDel="00000000" w:rsidR="00000000" w:rsidRPr="00000000">
        <w:rPr>
          <w:rtl w:val="0"/>
        </w:rPr>
      </w:r>
    </w:p>
    <w:p w:rsidR="00000000" w:rsidDel="00000000" w:rsidP="00000000" w:rsidRDefault="00000000" w:rsidRPr="00000000" w14:paraId="000010F5">
      <w:pPr>
        <w:pStyle w:val="Heading3"/>
        <w:ind w:left="0" w:firstLine="0"/>
        <w:rPr>
          <w:rFonts w:ascii="Arial" w:cs="Arial" w:eastAsia="Arial" w:hAnsi="Arial"/>
        </w:rPr>
      </w:pPr>
      <w:bookmarkStart w:colFirst="0" w:colLast="0" w:name="_heading=h.1e03kqp" w:id="172"/>
      <w:bookmarkEnd w:id="172"/>
      <w:r w:rsidDel="00000000" w:rsidR="00000000" w:rsidRPr="00000000">
        <w:rPr>
          <w:rtl w:val="0"/>
        </w:rPr>
        <w:t xml:space="preserve">3.1.24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0F6">
      <w:pPr>
        <w:spacing w:after="9" w:lineRule="auto"/>
        <w:ind w:left="-5" w:right="990" w:firstLine="0"/>
        <w:rPr>
          <w:rFonts w:ascii="Arial" w:cs="Arial" w:eastAsia="Arial" w:hAnsi="Arial"/>
        </w:rPr>
      </w:pPr>
      <w:r w:rsidDel="00000000" w:rsidR="00000000" w:rsidRPr="00000000">
        <w:rPr>
          <w:rtl w:val="0"/>
        </w:rPr>
      </w:r>
    </w:p>
    <w:tbl>
      <w:tblPr>
        <w:tblStyle w:val="Table3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0F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F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0F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0F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F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0F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F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0F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F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00">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0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09">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0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12">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13">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11B">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11C">
            <w:pPr>
              <w:jc w:val="center"/>
              <w:rPr>
                <w:rFonts w:ascii="Arial" w:cs="Arial" w:eastAsia="Arial" w:hAnsi="Arial"/>
              </w:rPr>
            </w:pPr>
            <w:sdt>
              <w:sdtPr>
                <w:tag w:val="goog_rdk_250"/>
              </w:sdtPr>
              <w:sdtContent>
                <w:commentRangeStart w:id="107"/>
              </w:sdtContent>
            </w:sdt>
            <w:sdt>
              <w:sdtPr>
                <w:tag w:val="goog_rdk_251"/>
              </w:sdtPr>
              <w:sdtContent>
                <w:commentRangeStart w:id="108"/>
              </w:sdtContent>
            </w:sdt>
            <w:sdt>
              <w:sdtPr>
                <w:tag w:val="goog_rdk_252"/>
              </w:sdtPr>
              <w:sdtContent>
                <w:commentRangeStart w:id="109"/>
              </w:sdtContent>
            </w:sdt>
            <w:r w:rsidDel="00000000" w:rsidR="00000000" w:rsidRPr="00000000">
              <w:rPr>
                <w:rFonts w:ascii="Arial" w:cs="Arial" w:eastAsia="Arial" w:hAnsi="Arial"/>
                <w:rtl w:val="0"/>
              </w:rPr>
              <w:t xml:space="preserve">Wireless Node Id</w:t>
            </w:r>
            <w:commentRangeEnd w:id="107"/>
            <w:r w:rsidDel="00000000" w:rsidR="00000000" w:rsidRPr="00000000">
              <w:commentReference w:id="107"/>
            </w:r>
            <w:commentRangeEnd w:id="108"/>
            <w:r w:rsidDel="00000000" w:rsidR="00000000" w:rsidRPr="00000000">
              <w:commentReference w:id="108"/>
            </w:r>
            <w:commentRangeEnd w:id="109"/>
            <w:r w:rsidDel="00000000" w:rsidR="00000000" w:rsidRPr="00000000">
              <w:commentReference w:id="109"/>
            </w:r>
            <w:r w:rsidDel="00000000" w:rsidR="00000000" w:rsidRPr="00000000">
              <w:rPr>
                <w:rtl w:val="0"/>
              </w:rPr>
            </w:r>
          </w:p>
        </w:tc>
      </w:tr>
      <w:tr>
        <w:trPr>
          <w:cantSplit w:val="0"/>
          <w:tblHeader w:val="0"/>
        </w:trPr>
        <w:tc>
          <w:tcPr/>
          <w:p w:rsidR="00000000" w:rsidDel="00000000" w:rsidP="00000000" w:rsidRDefault="00000000" w:rsidRPr="00000000" w14:paraId="00001124">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125">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12E">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w:t>
      </w:r>
      <w:sdt>
        <w:sdtPr>
          <w:tag w:val="goog_rdk_253"/>
        </w:sdtPr>
        <w:sdtContent>
          <w:commentRangeStart w:id="110"/>
        </w:sdtContent>
      </w:sdt>
      <w:r w:rsidDel="00000000" w:rsidR="00000000" w:rsidRPr="00000000">
        <w:rPr>
          <w:rFonts w:ascii="Arial" w:cs="Arial" w:eastAsia="Arial" w:hAnsi="Arial"/>
          <w:rtl w:val="0"/>
        </w:rPr>
        <w:t xml:space="preserve">frames </w:t>
      </w:r>
      <w:commentRangeEnd w:id="110"/>
      <w:r w:rsidDel="00000000" w:rsidR="00000000" w:rsidRPr="00000000">
        <w:commentReference w:id="110"/>
      </w:r>
      <w:r w:rsidDel="00000000" w:rsidR="00000000" w:rsidRPr="00000000">
        <w:rPr>
          <w:rFonts w:ascii="Arial" w:cs="Arial" w:eastAsia="Arial" w:hAnsi="Arial"/>
          <w:rtl w:val="0"/>
        </w:rPr>
        <w:t xml:space="preserve">it receives on the</w:t>
      </w:r>
      <w:sdt>
        <w:sdtPr>
          <w:tag w:val="goog_rdk_254"/>
        </w:sdtPr>
        <w:sdtContent>
          <w:commentRangeStart w:id="111"/>
        </w:sdtContent>
      </w:sdt>
      <w:r w:rsidDel="00000000" w:rsidR="00000000" w:rsidRPr="00000000">
        <w:rPr>
          <w:rFonts w:ascii="Arial" w:cs="Arial" w:eastAsia="Arial" w:hAnsi="Arial"/>
          <w:rtl w:val="0"/>
        </w:rPr>
        <w:t xml:space="preserve"> wireless side </w:t>
      </w:r>
      <w:commentRangeEnd w:id="111"/>
      <w:r w:rsidDel="00000000" w:rsidR="00000000" w:rsidRPr="00000000">
        <w:commentReference w:id="111"/>
      </w:r>
      <w:r w:rsidDel="00000000" w:rsidR="00000000" w:rsidRPr="00000000">
        <w:rPr>
          <w:rFonts w:ascii="Arial" w:cs="Arial" w:eastAsia="Arial" w:hAnsi="Arial"/>
          <w:rtl w:val="0"/>
        </w:rPr>
        <w:t xml:space="preserve">and forwards them unchanged to the gateway; in the opposite direction, it decapsulates the</w:t>
      </w:r>
      <w:sdt>
        <w:sdtPr>
          <w:tag w:val="goog_rdk_255"/>
        </w:sdtPr>
        <w:sdtContent>
          <w:commentRangeStart w:id="112"/>
        </w:sdtContent>
      </w:sdt>
      <w:r w:rsidDel="00000000" w:rsidR="00000000" w:rsidRPr="00000000">
        <w:rPr>
          <w:rFonts w:ascii="Arial" w:cs="Arial" w:eastAsia="Arial" w:hAnsi="Arial"/>
          <w:rtl w:val="0"/>
        </w:rPr>
        <w:t xml:space="preserve"> frames</w:t>
      </w:r>
      <w:commentRangeEnd w:id="112"/>
      <w:r w:rsidDel="00000000" w:rsidR="00000000" w:rsidRPr="00000000">
        <w:commentReference w:id="112"/>
      </w:r>
      <w:r w:rsidDel="00000000" w:rsidR="00000000" w:rsidRPr="00000000">
        <w:rPr>
          <w:rFonts w:ascii="Arial" w:cs="Arial" w:eastAsia="Arial" w:hAnsi="Arial"/>
          <w:rtl w:val="0"/>
        </w:rPr>
        <w:t xml:space="preserve"> it receives from the gateway and sends them to the clients, unchanged too.</w:t>
      </w:r>
    </w:p>
    <w:p w:rsidR="00000000" w:rsidDel="00000000" w:rsidP="00000000" w:rsidRDefault="00000000" w:rsidRPr="00000000" w14:paraId="0000112F">
      <w:pPr>
        <w:pStyle w:val="Heading4"/>
        <w:ind w:left="0" w:right="4" w:firstLine="0"/>
        <w:rPr>
          <w:rFonts w:ascii="Arial" w:cs="Arial" w:eastAsia="Arial" w:hAnsi="Arial"/>
        </w:rPr>
      </w:pPr>
      <w:bookmarkStart w:colFirst="0" w:colLast="0" w:name="_heading=h.3xzr3ei" w:id="173"/>
      <w:bookmarkEnd w:id="173"/>
      <w:r w:rsidDel="00000000" w:rsidR="00000000" w:rsidRPr="00000000">
        <w:rPr>
          <w:rFonts w:ascii="Arial" w:cs="Arial" w:eastAsia="Arial" w:hAnsi="Arial"/>
          <w:rtl w:val="0"/>
        </w:rPr>
        <w:t xml:space="preserve">3.1.24.1 Length</w:t>
      </w:r>
    </w:p>
    <w:p w:rsidR="00000000" w:rsidDel="00000000" w:rsidP="00000000" w:rsidRDefault="00000000" w:rsidRPr="00000000" w14:paraId="0000113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31">
      <w:pPr>
        <w:pStyle w:val="Heading4"/>
        <w:ind w:left="0" w:right="4" w:firstLine="0"/>
        <w:rPr>
          <w:rFonts w:ascii="Arial" w:cs="Arial" w:eastAsia="Arial" w:hAnsi="Arial"/>
        </w:rPr>
      </w:pPr>
      <w:bookmarkStart w:colFirst="0" w:colLast="0" w:name="_heading=h.2d51dmb" w:id="174"/>
      <w:bookmarkEnd w:id="174"/>
      <w:r w:rsidDel="00000000" w:rsidR="00000000" w:rsidRPr="00000000">
        <w:rPr>
          <w:rFonts w:ascii="Arial" w:cs="Arial" w:eastAsia="Arial" w:hAnsi="Arial"/>
          <w:rtl w:val="0"/>
        </w:rPr>
        <w:t xml:space="preserve">3.1.24.2 Packet Type</w:t>
      </w:r>
    </w:p>
    <w:p w:rsidR="00000000" w:rsidDel="00000000" w:rsidP="00000000" w:rsidRDefault="00000000" w:rsidRPr="00000000" w14:paraId="0000113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33">
      <w:pPr>
        <w:pStyle w:val="Heading4"/>
        <w:ind w:left="0" w:right="4" w:firstLine="0"/>
        <w:rPr>
          <w:rFonts w:ascii="Arial" w:cs="Arial" w:eastAsia="Arial" w:hAnsi="Arial"/>
        </w:rPr>
      </w:pPr>
      <w:bookmarkStart w:colFirst="0" w:colLast="0" w:name="_heading=h.sabnu4" w:id="175"/>
      <w:bookmarkEnd w:id="175"/>
      <w:r w:rsidDel="00000000" w:rsidR="00000000" w:rsidRPr="00000000">
        <w:rPr>
          <w:rFonts w:ascii="Arial" w:cs="Arial" w:eastAsia="Arial" w:hAnsi="Arial"/>
          <w:rtl w:val="0"/>
        </w:rPr>
        <w:t xml:space="preserve">3.1.24.3 Ctrl</w:t>
      </w:r>
    </w:p>
    <w:p w:rsidR="00000000" w:rsidDel="00000000" w:rsidP="00000000" w:rsidRDefault="00000000" w:rsidRPr="00000000" w14:paraId="0000113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37"/>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35">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36">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37">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38">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39">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3A">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3B">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3C">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3D">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3E">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3F">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45">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46">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48">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49">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4A">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4B">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4C">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4D">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4E">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4F">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0">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52">
      <w:pPr>
        <w:pStyle w:val="Heading4"/>
        <w:ind w:left="0" w:right="4" w:firstLine="0"/>
        <w:rPr>
          <w:rFonts w:ascii="Arial" w:cs="Arial" w:eastAsia="Arial" w:hAnsi="Arial"/>
        </w:rPr>
      </w:pPr>
      <w:bookmarkStart w:colFirst="0" w:colLast="0" w:name="_heading=h.3c9z6hx" w:id="176"/>
      <w:bookmarkEnd w:id="176"/>
      <w:r w:rsidDel="00000000" w:rsidR="00000000" w:rsidRPr="00000000">
        <w:rPr>
          <w:rFonts w:ascii="Arial" w:cs="Arial" w:eastAsia="Arial" w:hAnsi="Arial"/>
          <w:rtl w:val="0"/>
        </w:rPr>
        <w:t xml:space="preserve">3.1.24.4 Radius</w:t>
      </w:r>
    </w:p>
    <w:p w:rsidR="00000000" w:rsidDel="00000000" w:rsidP="00000000" w:rsidRDefault="00000000" w:rsidRPr="00000000" w14:paraId="00001153">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154">
      <w:pPr>
        <w:pStyle w:val="Heading4"/>
        <w:ind w:left="0" w:right="4" w:firstLine="0"/>
        <w:rPr>
          <w:rFonts w:ascii="Arial" w:cs="Arial" w:eastAsia="Arial" w:hAnsi="Arial"/>
        </w:rPr>
      </w:pPr>
      <w:bookmarkStart w:colFirst="0" w:colLast="0" w:name="_heading=h.1rf9gpq" w:id="177"/>
      <w:bookmarkEnd w:id="177"/>
      <w:r w:rsidDel="00000000" w:rsidR="00000000" w:rsidRPr="00000000">
        <w:rPr>
          <w:rFonts w:ascii="Arial" w:cs="Arial" w:eastAsia="Arial" w:hAnsi="Arial"/>
          <w:rtl w:val="0"/>
        </w:rPr>
        <w:t xml:space="preserve">3.1.24.5 Wireless Node Id</w:t>
      </w:r>
    </w:p>
    <w:p w:rsidR="00000000" w:rsidDel="00000000" w:rsidP="00000000" w:rsidRDefault="00000000" w:rsidRPr="00000000" w14:paraId="0000115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56">
      <w:pPr>
        <w:pStyle w:val="Heading4"/>
        <w:ind w:left="0" w:right="4" w:firstLine="0"/>
        <w:rPr>
          <w:rFonts w:ascii="Arial" w:cs="Arial" w:eastAsia="Arial" w:hAnsi="Arial"/>
        </w:rPr>
      </w:pPr>
      <w:bookmarkStart w:colFirst="0" w:colLast="0" w:name="_heading=h.4bewzdj" w:id="178"/>
      <w:bookmarkEnd w:id="178"/>
      <w:r w:rsidDel="00000000" w:rsidR="00000000" w:rsidRPr="00000000">
        <w:rPr>
          <w:rFonts w:ascii="Arial" w:cs="Arial" w:eastAsia="Arial" w:hAnsi="Arial"/>
          <w:rtl w:val="0"/>
        </w:rPr>
        <w:t xml:space="preserve">3.1.24.6 MQTT SN Packet</w:t>
      </w:r>
    </w:p>
    <w:p w:rsidR="00000000" w:rsidDel="00000000" w:rsidP="00000000" w:rsidRDefault="00000000" w:rsidRPr="00000000" w14:paraId="00001157">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58">
      <w:pPr>
        <w:pStyle w:val="Heading3"/>
        <w:ind w:left="0" w:firstLine="0"/>
        <w:rPr/>
      </w:pPr>
      <w:bookmarkStart w:colFirst="0" w:colLast="0" w:name="_heading=h.15cqrsoyxc87" w:id="179"/>
      <w:bookmarkEnd w:id="179"/>
      <w:r w:rsidDel="00000000" w:rsidR="00000000" w:rsidRPr="00000000">
        <w:rPr>
          <w:rtl w:val="0"/>
        </w:rPr>
        <w:t xml:space="preserve">3.1.25 Protection Encapsulation</w:t>
      </w:r>
    </w:p>
    <w:p w:rsidR="00000000" w:rsidDel="00000000" w:rsidP="00000000" w:rsidRDefault="00000000" w:rsidRPr="00000000" w14:paraId="00001159">
      <w:pPr>
        <w:pStyle w:val="Heading3"/>
        <w:keepLines w:val="1"/>
        <w:spacing w:after="77" w:before="0" w:line="259" w:lineRule="auto"/>
        <w:ind w:left="1440" w:firstLine="0"/>
        <w:rPr/>
      </w:pPr>
      <w:bookmarkStart w:colFirst="0" w:colLast="0" w:name="_heading=h.efvs1al4eeri" w:id="180"/>
      <w:bookmarkEnd w:id="180"/>
      <w:r w:rsidDel="00000000" w:rsidR="00000000" w:rsidRPr="00000000">
        <w:rPr>
          <w:rtl w:val="0"/>
        </w:rPr>
      </w:r>
    </w:p>
    <w:tbl>
      <w:tblPr>
        <w:tblStyle w:val="Table38"/>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5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5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15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15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6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16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6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16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6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67">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16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74">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175">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181">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182">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18F">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196">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199">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19B">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19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9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9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1A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A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1A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A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A7">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1A8">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1A9">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1B5">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1B6">
            <w:pPr>
              <w:keepNext w:val="1"/>
              <w:jc w:val="center"/>
              <w:rPr>
                <w:rFonts w:ascii="Arial" w:cs="Arial" w:eastAsia="Arial" w:hAnsi="Arial"/>
              </w:rPr>
            </w:pPr>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1C2">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1C3">
            <w:pPr>
              <w:keepNext w:val="1"/>
              <w:jc w:val="center"/>
              <w:rPr>
                <w:rFonts w:ascii="Arial" w:cs="Arial" w:eastAsia="Arial" w:hAnsi="Arial"/>
              </w:rPr>
            </w:pPr>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1CF">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1D0">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1DC">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1DD">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1E9">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1EA">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1F6">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1F7">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203">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204">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256"/>
        </w:sdtPr>
        <w:sdtContent>
          <w:commentRangeStart w:id="113"/>
        </w:sdtContent>
      </w:sdt>
      <w:sdt>
        <w:sdtPr>
          <w:tag w:val="goog_rdk_257"/>
        </w:sdtPr>
        <w:sdtContent>
          <w:commentRangeStart w:id="114"/>
        </w:sdtContent>
      </w:sdt>
      <w:r w:rsidDel="00000000" w:rsidR="00000000" w:rsidRPr="00000000">
        <w:rPr>
          <w:rFonts w:ascii="Arial" w:cs="Arial" w:eastAsia="Arial" w:hAnsi="Arial"/>
          <w:rtl w:val="0"/>
        </w:rPr>
        <w:t xml:space="preserve"> packet is protected</w:t>
      </w:r>
      <w:commentRangeEnd w:id="113"/>
      <w:r w:rsidDel="00000000" w:rsidR="00000000" w:rsidRPr="00000000">
        <w:commentReference w:id="113"/>
      </w:r>
      <w:commentRangeEnd w:id="114"/>
      <w:r w:rsidDel="00000000" w:rsidR="00000000" w:rsidRPr="00000000">
        <w:commentReference w:id="114"/>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1205">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1206">
      <w:pPr>
        <w:spacing w:after="9" w:lineRule="auto"/>
        <w:ind w:left="-5" w:right="4" w:firstLine="0"/>
        <w:rPr>
          <w:rFonts w:ascii="Arial" w:cs="Arial" w:eastAsia="Arial" w:hAnsi="Arial"/>
        </w:rPr>
      </w:pPr>
      <w:sdt>
        <w:sdtPr>
          <w:tag w:val="goog_rdk_258"/>
        </w:sdtPr>
        <w:sdtContent>
          <w:commentRangeStart w:id="115"/>
        </w:sdtContent>
      </w:sdt>
      <w:sdt>
        <w:sdtPr>
          <w:tag w:val="goog_rdk_259"/>
        </w:sdtPr>
        <w:sdtContent>
          <w:commentRangeStart w:id="116"/>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115"/>
      <w:r w:rsidDel="00000000" w:rsidR="00000000" w:rsidRPr="00000000">
        <w:commentReference w:id="115"/>
      </w:r>
      <w:commentRangeEnd w:id="116"/>
      <w:r w:rsidDel="00000000" w:rsidR="00000000" w:rsidRPr="00000000">
        <w:commentReference w:id="116"/>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207">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208">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09">
      <w:pPr>
        <w:spacing w:after="9" w:lineRule="auto"/>
        <w:ind w:left="-5" w:right="4" w:firstLine="0"/>
        <w:rPr>
          <w:rFonts w:ascii="Arial" w:cs="Arial" w:eastAsia="Arial" w:hAnsi="Arial"/>
          <w:b w:val="1"/>
        </w:rPr>
      </w:pPr>
      <w:sdt>
        <w:sdtPr>
          <w:tag w:val="goog_rdk_260"/>
        </w:sdtPr>
        <w:sdtContent>
          <w:commentRangeStart w:id="117"/>
        </w:sdtContent>
      </w:sdt>
      <w:sdt>
        <w:sdtPr>
          <w:tag w:val="goog_rdk_261"/>
        </w:sdtPr>
        <w:sdtContent>
          <w:commentRangeStart w:id="118"/>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0A">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20B">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20C">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0D">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117"/>
      <w:r w:rsidDel="00000000" w:rsidR="00000000" w:rsidRPr="00000000">
        <w:commentReference w:id="117"/>
      </w:r>
      <w:commentRangeEnd w:id="118"/>
      <w:r w:rsidDel="00000000" w:rsidR="00000000" w:rsidRPr="00000000">
        <w:commentReference w:id="118"/>
      </w:r>
      <w:r w:rsidDel="00000000" w:rsidR="00000000" w:rsidRPr="00000000">
        <w:rPr>
          <w:rtl w:val="0"/>
        </w:rPr>
      </w:r>
    </w:p>
    <w:p w:rsidR="00000000" w:rsidDel="00000000" w:rsidP="00000000" w:rsidRDefault="00000000" w:rsidRPr="00000000" w14:paraId="0000120E">
      <w:pPr>
        <w:pStyle w:val="Heading4"/>
        <w:ind w:left="0" w:right="4" w:firstLine="0"/>
        <w:rPr>
          <w:rFonts w:ascii="Arial" w:cs="Arial" w:eastAsia="Arial" w:hAnsi="Arial"/>
        </w:rPr>
      </w:pPr>
      <w:bookmarkStart w:colFirst="0" w:colLast="0" w:name="_heading=h.j9tutdzg8gdj" w:id="181"/>
      <w:bookmarkEnd w:id="181"/>
      <w:r w:rsidDel="00000000" w:rsidR="00000000" w:rsidRPr="00000000">
        <w:rPr>
          <w:rFonts w:ascii="Arial" w:cs="Arial" w:eastAsia="Arial" w:hAnsi="Arial"/>
          <w:rtl w:val="0"/>
        </w:rPr>
        <w:t xml:space="preserve">3.1.25.1 Length</w:t>
      </w:r>
    </w:p>
    <w:p w:rsidR="00000000" w:rsidDel="00000000" w:rsidP="00000000" w:rsidRDefault="00000000" w:rsidRPr="00000000" w14:paraId="0000120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210">
      <w:pPr>
        <w:pStyle w:val="Heading4"/>
        <w:ind w:left="0" w:right="4" w:firstLine="0"/>
        <w:rPr>
          <w:rFonts w:ascii="Arial" w:cs="Arial" w:eastAsia="Arial" w:hAnsi="Arial"/>
        </w:rPr>
      </w:pPr>
      <w:bookmarkStart w:colFirst="0" w:colLast="0" w:name="_heading=h.8duggxbcbw2" w:id="182"/>
      <w:bookmarkEnd w:id="182"/>
      <w:r w:rsidDel="00000000" w:rsidR="00000000" w:rsidRPr="00000000">
        <w:rPr>
          <w:rFonts w:ascii="Arial" w:cs="Arial" w:eastAsia="Arial" w:hAnsi="Arial"/>
          <w:rtl w:val="0"/>
        </w:rPr>
        <w:t xml:space="preserve">3.1.25.2 Packet Type</w:t>
      </w:r>
    </w:p>
    <w:p w:rsidR="00000000" w:rsidDel="00000000" w:rsidP="00000000" w:rsidRDefault="00000000" w:rsidRPr="00000000" w14:paraId="0000121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12">
      <w:pPr>
        <w:pStyle w:val="Heading4"/>
        <w:ind w:left="0" w:right="4" w:firstLine="0"/>
        <w:rPr>
          <w:rFonts w:ascii="Arial" w:cs="Arial" w:eastAsia="Arial" w:hAnsi="Arial"/>
        </w:rPr>
      </w:pPr>
      <w:bookmarkStart w:colFirst="0" w:colLast="0" w:name="_heading=h.g1mmf1c4lvqh" w:id="183"/>
      <w:bookmarkEnd w:id="183"/>
      <w:r w:rsidDel="00000000" w:rsidR="00000000" w:rsidRPr="00000000">
        <w:rPr>
          <w:rFonts w:ascii="Arial" w:cs="Arial" w:eastAsia="Arial" w:hAnsi="Arial"/>
          <w:rtl w:val="0"/>
        </w:rPr>
        <w:t xml:space="preserve">3.1.25.3 Protection Flags</w:t>
      </w:r>
    </w:p>
    <w:p w:rsidR="00000000" w:rsidDel="00000000" w:rsidP="00000000" w:rsidRDefault="00000000" w:rsidRPr="00000000" w14:paraId="00001213">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214">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15">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216">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217">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218">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219">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21A">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21B">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21C">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21D">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1E">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1F">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20">
      <w:pPr>
        <w:numPr>
          <w:ilvl w:val="0"/>
          <w:numId w:val="21"/>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221">
      <w:pPr>
        <w:numPr>
          <w:ilvl w:val="1"/>
          <w:numId w:val="21"/>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222">
      <w:pPr>
        <w:numPr>
          <w:ilvl w:val="1"/>
          <w:numId w:val="21"/>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223">
      <w:pPr>
        <w:numPr>
          <w:ilvl w:val="1"/>
          <w:numId w:val="21"/>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224">
      <w:pPr>
        <w:numPr>
          <w:ilvl w:val="1"/>
          <w:numId w:val="21"/>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225">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26">
      <w:pPr>
        <w:numPr>
          <w:ilvl w:val="0"/>
          <w:numId w:val="42"/>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227">
      <w:pPr>
        <w:numPr>
          <w:ilvl w:val="1"/>
          <w:numId w:val="42"/>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228">
      <w:pPr>
        <w:numPr>
          <w:ilvl w:val="1"/>
          <w:numId w:val="42"/>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229">
      <w:pPr>
        <w:numPr>
          <w:ilvl w:val="1"/>
          <w:numId w:val="42"/>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22A">
      <w:pPr>
        <w:numPr>
          <w:ilvl w:val="1"/>
          <w:numId w:val="42"/>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2B">
      <w:pPr>
        <w:pStyle w:val="Heading4"/>
        <w:ind w:left="0" w:right="4" w:firstLine="0"/>
        <w:rPr>
          <w:rFonts w:ascii="Arial" w:cs="Arial" w:eastAsia="Arial" w:hAnsi="Arial"/>
        </w:rPr>
      </w:pPr>
      <w:bookmarkStart w:colFirst="0" w:colLast="0" w:name="_heading=h.m1zk7agco355" w:id="184"/>
      <w:bookmarkEnd w:id="184"/>
      <w:r w:rsidDel="00000000" w:rsidR="00000000" w:rsidRPr="00000000">
        <w:rPr>
          <w:rFonts w:ascii="Arial" w:cs="Arial" w:eastAsia="Arial" w:hAnsi="Arial"/>
          <w:rtl w:val="0"/>
        </w:rPr>
        <w:t xml:space="preserve">3.1.25.4 Protection Scheme</w:t>
      </w:r>
    </w:p>
    <w:p w:rsidR="00000000" w:rsidDel="00000000" w:rsidP="00000000" w:rsidRDefault="00000000" w:rsidRPr="00000000" w14:paraId="0000122C">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2D">
      <w:pPr>
        <w:spacing w:after="307" w:lineRule="auto"/>
        <w:ind w:left="-15" w:right="4" w:firstLine="0"/>
        <w:rPr>
          <w:rFonts w:ascii="Arial" w:cs="Arial" w:eastAsia="Arial" w:hAnsi="Arial"/>
        </w:rPr>
      </w:pPr>
      <w:r w:rsidDel="00000000" w:rsidR="00000000" w:rsidRPr="00000000">
        <w:rPr>
          <w:rtl w:val="0"/>
        </w:rPr>
      </w:r>
    </w:p>
    <w:tbl>
      <w:tblPr>
        <w:tblStyle w:val="Table39"/>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2E">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2F">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0">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1">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2">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3">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4">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5">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8">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9">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A">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B">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D">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E">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F">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2">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3">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4">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7">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8">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9">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C">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D">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E">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F">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0">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1">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2">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3">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6">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7">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B">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C">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0">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1">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5">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6">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A">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B">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F">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0">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4">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5">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9">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A">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E">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F">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3">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4">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8">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9">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A">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B">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C">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D">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E">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292">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293">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294">
      <w:pPr>
        <w:numPr>
          <w:ilvl w:val="0"/>
          <w:numId w:val="15"/>
        </w:numPr>
        <w:spacing w:after="0" w:before="0" w:lineRule="auto"/>
        <w:ind w:left="720" w:hanging="360"/>
        <w:rPr>
          <w:rFonts w:ascii="Arial" w:cs="Arial" w:eastAsia="Arial" w:hAnsi="Arial"/>
          <w:u w:val="none"/>
        </w:rPr>
      </w:pPr>
      <w:sdt>
        <w:sdtPr>
          <w:tag w:val="goog_rdk_262"/>
        </w:sdtPr>
        <w:sdtContent>
          <w:commentRangeStart w:id="119"/>
        </w:sdtContent>
      </w:sdt>
      <w:r w:rsidDel="00000000" w:rsidR="00000000" w:rsidRPr="00000000">
        <w:rPr>
          <w:rFonts w:ascii="Arial" w:cs="Arial" w:eastAsia="Arial" w:hAnsi="Arial"/>
          <w:color w:val="222222"/>
          <w:rtl w:val="0"/>
        </w:rPr>
        <w:t xml:space="preserve">Reference </w:t>
      </w:r>
      <w:hyperlink r:id="rId49">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295">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50">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296">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51">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52">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297">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53">
        <w:r w:rsidDel="00000000" w:rsidR="00000000" w:rsidRPr="00000000">
          <w:rPr>
            <w:rFonts w:ascii="Arial" w:cs="Arial" w:eastAsia="Arial" w:hAnsi="Arial"/>
            <w:rtl w:val="0"/>
          </w:rPr>
          <w:t xml:space="preserve"> </w:t>
        </w:r>
      </w:hyperlink>
      <w:hyperlink r:id="rId54">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55">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298">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299">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29A">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29B">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29C">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119"/>
      <w:r w:rsidDel="00000000" w:rsidR="00000000" w:rsidRPr="00000000">
        <w:commentReference w:id="119"/>
      </w:r>
      <w:r w:rsidDel="00000000" w:rsidR="00000000" w:rsidRPr="00000000">
        <w:rPr>
          <w:rtl w:val="0"/>
        </w:rPr>
      </w:r>
    </w:p>
    <w:p w:rsidR="00000000" w:rsidDel="00000000" w:rsidP="00000000" w:rsidRDefault="00000000" w:rsidRPr="00000000" w14:paraId="0000129D">
      <w:pPr>
        <w:pStyle w:val="Heading4"/>
        <w:ind w:left="0" w:right="4" w:firstLine="0"/>
        <w:rPr>
          <w:rFonts w:ascii="Roboto" w:cs="Roboto" w:eastAsia="Roboto" w:hAnsi="Roboto"/>
          <w:b w:val="1"/>
          <w:color w:val="222222"/>
          <w:sz w:val="24"/>
          <w:szCs w:val="24"/>
          <w:u w:val="single"/>
        </w:rPr>
      </w:pPr>
      <w:bookmarkStart w:colFirst="0" w:colLast="0" w:name="_heading=h.jo2d2fngx6hj" w:id="185"/>
      <w:bookmarkEnd w:id="185"/>
      <w:r w:rsidDel="00000000" w:rsidR="00000000" w:rsidRPr="00000000">
        <w:rPr>
          <w:rFonts w:ascii="Arial" w:cs="Arial" w:eastAsia="Arial" w:hAnsi="Arial"/>
          <w:rtl w:val="0"/>
        </w:rPr>
        <w:t xml:space="preserve">3.1.25.5 Sender Identifier</w:t>
      </w:r>
      <w:r w:rsidDel="00000000" w:rsidR="00000000" w:rsidRPr="00000000">
        <w:rPr>
          <w:rtl w:val="0"/>
        </w:rPr>
      </w:r>
    </w:p>
    <w:p w:rsidR="00000000" w:rsidDel="00000000" w:rsidP="00000000" w:rsidRDefault="00000000" w:rsidRPr="00000000" w14:paraId="0000129E">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 the Sender Id field (8 bytes) should contain:</w:t>
      </w:r>
    </w:p>
    <w:p w:rsidR="00000000" w:rsidDel="00000000" w:rsidP="00000000" w:rsidRDefault="00000000" w:rsidRPr="00000000" w14:paraId="0000129F">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2A0">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2A1">
      <w:pPr>
        <w:numPr>
          <w:ilvl w:val="0"/>
          <w:numId w:val="52"/>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2A2">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2A3">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2A4">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2A5">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2A6">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2A7">
      <w:pPr>
        <w:numPr>
          <w:ilvl w:val="0"/>
          <w:numId w:val="33"/>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2A8">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2A9">
      <w:pPr>
        <w:spacing w:after="0" w:before="0" w:lineRule="auto"/>
        <w:ind w:left="720" w:firstLine="0"/>
        <w:rPr>
          <w:rFonts w:ascii="Arial" w:cs="Arial" w:eastAsia="Arial" w:hAnsi="Arial"/>
          <w:b w:val="1"/>
          <w:i w:val="1"/>
          <w:color w:val="222222"/>
          <w:u w:val="single"/>
          <w:shd w:fill="fff2cc" w:val="clear"/>
        </w:rPr>
      </w:pPr>
      <w:sdt>
        <w:sdtPr>
          <w:tag w:val="goog_rdk_263"/>
        </w:sdtPr>
        <w:sdtContent>
          <w:commentRangeStart w:id="120"/>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2AA">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2AB">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2AC">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2AD">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120"/>
      <w:r w:rsidDel="00000000" w:rsidR="00000000" w:rsidRPr="00000000">
        <w:commentReference w:id="120"/>
      </w:r>
      <w:r w:rsidDel="00000000" w:rsidR="00000000" w:rsidRPr="00000000">
        <w:rPr>
          <w:rtl w:val="0"/>
        </w:rPr>
      </w:r>
    </w:p>
    <w:p w:rsidR="00000000" w:rsidDel="00000000" w:rsidP="00000000" w:rsidRDefault="00000000" w:rsidRPr="00000000" w14:paraId="000012AE">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2AF">
      <w:pPr>
        <w:pStyle w:val="Heading4"/>
        <w:ind w:left="0" w:right="4" w:firstLine="0"/>
        <w:rPr>
          <w:rFonts w:ascii="Arial" w:cs="Arial" w:eastAsia="Arial" w:hAnsi="Arial"/>
        </w:rPr>
      </w:pPr>
      <w:bookmarkStart w:colFirst="0" w:colLast="0" w:name="_heading=h.vjl219ghlhvi" w:id="186"/>
      <w:bookmarkEnd w:id="186"/>
      <w:r w:rsidDel="00000000" w:rsidR="00000000" w:rsidRPr="00000000">
        <w:rPr>
          <w:rFonts w:ascii="Arial" w:cs="Arial" w:eastAsia="Arial" w:hAnsi="Arial"/>
          <w:rtl w:val="0"/>
        </w:rPr>
        <w:t xml:space="preserve">3.1.25.6 Random</w:t>
      </w:r>
    </w:p>
    <w:p w:rsidR="00000000" w:rsidDel="00000000" w:rsidP="00000000" w:rsidRDefault="00000000" w:rsidRPr="00000000" w14:paraId="000012B0">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2B1">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2B2">
      <w:pPr>
        <w:numPr>
          <w:ilvl w:val="0"/>
          <w:numId w:val="33"/>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2B3">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56">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57">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2B4">
      <w:pPr>
        <w:pStyle w:val="Heading4"/>
        <w:ind w:left="0" w:right="4" w:firstLine="0"/>
        <w:rPr>
          <w:rFonts w:ascii="Arial" w:cs="Arial" w:eastAsia="Arial" w:hAnsi="Arial"/>
        </w:rPr>
      </w:pPr>
      <w:bookmarkStart w:colFirst="0" w:colLast="0" w:name="_heading=h.q30yx1mc4rc1" w:id="187"/>
      <w:bookmarkEnd w:id="187"/>
      <w:r w:rsidDel="00000000" w:rsidR="00000000" w:rsidRPr="00000000">
        <w:rPr>
          <w:rFonts w:ascii="Arial" w:cs="Arial" w:eastAsia="Arial" w:hAnsi="Arial"/>
          <w:rtl w:val="0"/>
        </w:rPr>
        <w:t xml:space="preserve">3.1.25.7 Crypto Material</w:t>
      </w:r>
    </w:p>
    <w:p w:rsidR="00000000" w:rsidDel="00000000" w:rsidP="00000000" w:rsidRDefault="00000000" w:rsidRPr="00000000" w14:paraId="000012B5">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2B6">
      <w:pPr>
        <w:pStyle w:val="Heading4"/>
        <w:ind w:left="0" w:right="4" w:firstLine="0"/>
        <w:rPr>
          <w:rFonts w:ascii="Roboto" w:cs="Roboto" w:eastAsia="Roboto" w:hAnsi="Roboto"/>
          <w:color w:val="222222"/>
          <w:sz w:val="24"/>
          <w:szCs w:val="24"/>
          <w:highlight w:val="white"/>
        </w:rPr>
      </w:pPr>
      <w:bookmarkStart w:colFirst="0" w:colLast="0" w:name="_heading=h.3y6o9vhqakro" w:id="188"/>
      <w:bookmarkEnd w:id="188"/>
      <w:r w:rsidDel="00000000" w:rsidR="00000000" w:rsidRPr="00000000">
        <w:rPr>
          <w:rFonts w:ascii="Arial" w:cs="Arial" w:eastAsia="Arial" w:hAnsi="Arial"/>
          <w:rtl w:val="0"/>
        </w:rPr>
        <w:t xml:space="preserve">3.1.25.8 Monotonic Counter</w:t>
      </w:r>
      <w:r w:rsidDel="00000000" w:rsidR="00000000" w:rsidRPr="00000000">
        <w:rPr>
          <w:rtl w:val="0"/>
        </w:rPr>
      </w:r>
    </w:p>
    <w:p w:rsidR="00000000" w:rsidDel="00000000" w:rsidP="00000000" w:rsidRDefault="00000000" w:rsidRPr="00000000" w14:paraId="000012B7">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2B8">
      <w:pPr>
        <w:pStyle w:val="Heading4"/>
        <w:ind w:left="0" w:right="4" w:firstLine="0"/>
        <w:rPr>
          <w:rFonts w:ascii="Arial" w:cs="Arial" w:eastAsia="Arial" w:hAnsi="Arial"/>
          <w:color w:val="222222"/>
          <w:sz w:val="22"/>
          <w:szCs w:val="22"/>
          <w:highlight w:val="white"/>
        </w:rPr>
      </w:pPr>
      <w:bookmarkStart w:colFirst="0" w:colLast="0" w:name="_heading=h.dovnwl46a7is" w:id="189"/>
      <w:bookmarkEnd w:id="189"/>
      <w:r w:rsidDel="00000000" w:rsidR="00000000" w:rsidRPr="00000000">
        <w:rPr>
          <w:rFonts w:ascii="Arial" w:cs="Arial" w:eastAsia="Arial" w:hAnsi="Arial"/>
          <w:rtl w:val="0"/>
        </w:rPr>
        <w:t xml:space="preserve">3.1.25.9 Protected MQTT-SN Packet</w:t>
      </w:r>
      <w:r w:rsidDel="00000000" w:rsidR="00000000" w:rsidRPr="00000000">
        <w:rPr>
          <w:rtl w:val="0"/>
        </w:rPr>
      </w:r>
    </w:p>
    <w:p w:rsidR="00000000" w:rsidDel="00000000" w:rsidP="00000000" w:rsidRDefault="00000000" w:rsidRPr="00000000" w14:paraId="000012B9">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2BA">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2BB">
      <w:pPr>
        <w:pStyle w:val="Heading4"/>
        <w:ind w:left="0" w:right="4" w:firstLine="0"/>
        <w:rPr>
          <w:rFonts w:ascii="Arial" w:cs="Arial" w:eastAsia="Arial" w:hAnsi="Arial"/>
        </w:rPr>
      </w:pPr>
      <w:bookmarkStart w:colFirst="0" w:colLast="0" w:name="_heading=h.j75p96o6vesm" w:id="190"/>
      <w:bookmarkEnd w:id="190"/>
      <w:r w:rsidDel="00000000" w:rsidR="00000000" w:rsidRPr="00000000">
        <w:rPr>
          <w:rFonts w:ascii="Arial" w:cs="Arial" w:eastAsia="Arial" w:hAnsi="Arial"/>
          <w:rtl w:val="0"/>
        </w:rPr>
        <w:t xml:space="preserve">3.1.25.10 Authentication Tag</w:t>
      </w:r>
    </w:p>
    <w:p w:rsidR="00000000" w:rsidDel="00000000" w:rsidP="00000000" w:rsidRDefault="00000000" w:rsidRPr="00000000" w14:paraId="000012BC">
      <w:pPr>
        <w:ind w:left="0" w:firstLine="0"/>
        <w:rPr>
          <w:rFonts w:ascii="Roboto" w:cs="Roboto" w:eastAsia="Roboto" w:hAnsi="Roboto"/>
          <w:color w:val="222222"/>
          <w:sz w:val="24"/>
          <w:szCs w:val="24"/>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12BD">
      <w:pPr>
        <w:pStyle w:val="Heading1"/>
        <w:ind w:left="0" w:firstLine="0"/>
        <w:rPr>
          <w:rFonts w:ascii="Arial" w:cs="Arial" w:eastAsia="Arial" w:hAnsi="Arial"/>
        </w:rPr>
      </w:pPr>
      <w:bookmarkStart w:colFirst="0" w:colLast="0" w:name="_heading=h.2qk79lc" w:id="191"/>
      <w:bookmarkEnd w:id="191"/>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2BE">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 </w:t>
      </w:r>
      <w:sdt>
        <w:sdtPr>
          <w:tag w:val="goog_rdk_264"/>
        </w:sdtPr>
        <w:sdtContent>
          <w:commentRangeStart w:id="121"/>
        </w:sdtContent>
      </w:sdt>
      <w:r w:rsidDel="00000000" w:rsidR="00000000" w:rsidRPr="00000000">
        <w:rPr>
          <w:rFonts w:ascii="Arial" w:cs="Arial" w:eastAsia="Arial" w:hAnsi="Arial"/>
          <w:rtl w:val="0"/>
        </w:rPr>
        <w:t xml:space="preserve">In the following we will focus on those points that either are new to or deviate from MQTT.</w:t>
      </w:r>
      <w:commentRangeEnd w:id="121"/>
      <w:r w:rsidDel="00000000" w:rsidR="00000000" w:rsidRPr="00000000">
        <w:commentReference w:id="121"/>
      </w:r>
      <w:r w:rsidDel="00000000" w:rsidR="00000000" w:rsidRPr="00000000">
        <w:rPr>
          <w:rtl w:val="0"/>
        </w:rPr>
      </w:r>
    </w:p>
    <w:p w:rsidR="00000000" w:rsidDel="00000000" w:rsidP="00000000" w:rsidRDefault="00000000" w:rsidRPr="00000000" w14:paraId="000012BF">
      <w:pPr>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C0">
      <w:pPr>
        <w:pStyle w:val="Heading2"/>
        <w:keepLines w:val="1"/>
        <w:spacing w:after="64" w:before="0" w:line="259" w:lineRule="auto"/>
        <w:ind w:left="0" w:firstLine="0"/>
        <w:rPr>
          <w:rFonts w:ascii="Arial" w:cs="Arial" w:eastAsia="Arial" w:hAnsi="Arial"/>
        </w:rPr>
      </w:pPr>
      <w:bookmarkStart w:colFirst="0" w:colLast="0" w:name="_heading=h.21od6so" w:id="192"/>
      <w:bookmarkEnd w:id="192"/>
      <w:r w:rsidDel="00000000" w:rsidR="00000000" w:rsidRPr="00000000">
        <w:rPr>
          <w:rFonts w:ascii="Arial" w:cs="Arial" w:eastAsia="Arial" w:hAnsi="Arial"/>
          <w:rtl w:val="0"/>
        </w:rPr>
        <w:t xml:space="preserve">4.1 </w:t>
      </w:r>
      <w:sdt>
        <w:sdtPr>
          <w:tag w:val="goog_rdk_265"/>
        </w:sdtPr>
        <w:sdtContent>
          <w:commentRangeStart w:id="122"/>
        </w:sdtContent>
      </w:sdt>
      <w:r w:rsidDel="00000000" w:rsidR="00000000" w:rsidRPr="00000000">
        <w:rPr>
          <w:rFonts w:ascii="Arial" w:cs="Arial" w:eastAsia="Arial" w:hAnsi="Arial"/>
          <w:rtl w:val="0"/>
        </w:rPr>
        <w:t xml:space="preserve">Session state</w:t>
      </w:r>
      <w:commentRangeEnd w:id="122"/>
      <w:r w:rsidDel="00000000" w:rsidR="00000000" w:rsidRPr="00000000">
        <w:commentReference w:id="122"/>
      </w:r>
      <w:r w:rsidDel="00000000" w:rsidR="00000000" w:rsidRPr="00000000">
        <w:rPr>
          <w:rtl w:val="0"/>
        </w:rPr>
      </w:r>
    </w:p>
    <w:p w:rsidR="00000000" w:rsidDel="00000000" w:rsidP="00000000" w:rsidRDefault="00000000" w:rsidRPr="00000000" w14:paraId="000012C1">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12C2">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12C3">
      <w:pPr>
        <w:spacing w:after="240" w:before="240" w:lineRule="auto"/>
        <w:ind w:left="0" w:right="0" w:firstLine="0"/>
        <w:rPr/>
      </w:pPr>
      <w:r w:rsidDel="00000000" w:rsidR="00000000" w:rsidRPr="00000000">
        <w:rPr>
          <w:rtl w:val="0"/>
        </w:rPr>
        <w:t xml:space="preserve">The Session State in the Client consists of:</w:t>
      </w:r>
    </w:p>
    <w:p w:rsidR="00000000" w:rsidDel="00000000" w:rsidP="00000000" w:rsidRDefault="00000000" w:rsidRPr="00000000" w14:paraId="000012C4">
      <w:pPr>
        <w:numPr>
          <w:ilvl w:val="0"/>
          <w:numId w:val="34"/>
        </w:numPr>
        <w:spacing w:after="0" w:afterAutospacing="0" w:before="240" w:lineRule="auto"/>
        <w:ind w:left="720" w:right="0" w:hanging="360"/>
        <w:rPr>
          <w:u w:val="none"/>
        </w:rPr>
      </w:pPr>
      <w:r w:rsidDel="00000000" w:rsidR="00000000" w:rsidRPr="00000000">
        <w:rPr>
          <w:rtl w:val="0"/>
        </w:rPr>
        <w:t xml:space="preserve">QoS 1 and QoS 2 messages which have been sent to the Server, but have not been completely acknowledged.</w:t>
      </w:r>
    </w:p>
    <w:p w:rsidR="00000000" w:rsidDel="00000000" w:rsidP="00000000" w:rsidRDefault="00000000" w:rsidRPr="00000000" w14:paraId="000012C5">
      <w:pPr>
        <w:numPr>
          <w:ilvl w:val="0"/>
          <w:numId w:val="34"/>
        </w:numPr>
        <w:spacing w:after="240" w:before="0" w:beforeAutospacing="0" w:lineRule="auto"/>
        <w:ind w:left="720" w:right="0" w:hanging="360"/>
        <w:rPr>
          <w:u w:val="none"/>
        </w:rPr>
      </w:pPr>
      <w:r w:rsidDel="00000000" w:rsidR="00000000" w:rsidRPr="00000000">
        <w:rPr>
          <w:rtl w:val="0"/>
        </w:rPr>
        <w:t xml:space="preserve">QoS 2 </w:t>
      </w:r>
      <w:sdt>
        <w:sdtPr>
          <w:tag w:val="goog_rdk_266"/>
        </w:sdtPr>
        <w:sdtContent>
          <w:commentRangeStart w:id="123"/>
        </w:sdtContent>
      </w:sdt>
      <w:r w:rsidDel="00000000" w:rsidR="00000000" w:rsidRPr="00000000">
        <w:rPr>
          <w:rtl w:val="0"/>
        </w:rPr>
        <w:t xml:space="preserve">messages </w:t>
      </w:r>
      <w:commentRangeEnd w:id="123"/>
      <w:r w:rsidDel="00000000" w:rsidR="00000000" w:rsidRPr="00000000">
        <w:commentReference w:id="123"/>
      </w:r>
      <w:r w:rsidDel="00000000" w:rsidR="00000000" w:rsidRPr="00000000">
        <w:rPr>
          <w:rtl w:val="0"/>
        </w:rPr>
        <w:t xml:space="preserve">which have been received from the Server, but have not been </w:t>
      </w:r>
      <w:sdt>
        <w:sdtPr>
          <w:tag w:val="goog_rdk_267"/>
        </w:sdtPr>
        <w:sdtContent>
          <w:commentRangeStart w:id="124"/>
        </w:sdtContent>
      </w:sdt>
      <w:sdt>
        <w:sdtPr>
          <w:tag w:val="goog_rdk_268"/>
        </w:sdtPr>
        <w:sdtContent>
          <w:commentRangeStart w:id="125"/>
        </w:sdtContent>
      </w:sdt>
      <w:r w:rsidDel="00000000" w:rsidR="00000000" w:rsidRPr="00000000">
        <w:rPr>
          <w:rtl w:val="0"/>
        </w:rPr>
        <w:t xml:space="preserve">completely </w:t>
      </w:r>
      <w:commentRangeEnd w:id="124"/>
      <w:r w:rsidDel="00000000" w:rsidR="00000000" w:rsidRPr="00000000">
        <w:commentReference w:id="124"/>
      </w:r>
      <w:commentRangeEnd w:id="125"/>
      <w:r w:rsidDel="00000000" w:rsidR="00000000" w:rsidRPr="00000000">
        <w:commentReference w:id="125"/>
      </w:r>
      <w:r w:rsidDel="00000000" w:rsidR="00000000" w:rsidRPr="00000000">
        <w:rPr>
          <w:rtl w:val="0"/>
        </w:rPr>
        <w:t xml:space="preserve">acknowledged.</w:t>
      </w:r>
    </w:p>
    <w:p w:rsidR="00000000" w:rsidDel="00000000" w:rsidP="00000000" w:rsidRDefault="00000000" w:rsidRPr="00000000" w14:paraId="000012C6">
      <w:pPr>
        <w:spacing w:after="240" w:before="240" w:lineRule="auto"/>
        <w:ind w:left="0" w:right="0" w:firstLine="0"/>
        <w:rPr/>
      </w:pPr>
      <w:r w:rsidDel="00000000" w:rsidR="00000000" w:rsidRPr="00000000">
        <w:rPr>
          <w:rtl w:val="0"/>
        </w:rPr>
        <w:t xml:space="preserve">The Session State in the Server consists of:</w:t>
      </w:r>
    </w:p>
    <w:p w:rsidR="00000000" w:rsidDel="00000000" w:rsidP="00000000" w:rsidRDefault="00000000" w:rsidRPr="00000000" w14:paraId="000012C7">
      <w:pPr>
        <w:numPr>
          <w:ilvl w:val="0"/>
          <w:numId w:val="30"/>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12C8">
      <w:pPr>
        <w:numPr>
          <w:ilvl w:val="0"/>
          <w:numId w:val="30"/>
        </w:numPr>
        <w:spacing w:after="0" w:afterAutospacing="0" w:before="0" w:beforeAutospacing="0" w:lineRule="auto"/>
        <w:ind w:left="720" w:right="0" w:hanging="360"/>
        <w:rPr>
          <w:u w:val="none"/>
        </w:rPr>
      </w:pPr>
      <w:r w:rsidDel="00000000" w:rsidR="00000000" w:rsidRPr="00000000">
        <w:rPr>
          <w:rtl w:val="0"/>
        </w:rPr>
        <w:t xml:space="preserve">The Clients subscriptions, including any Subscription Identifiers.</w:t>
      </w:r>
    </w:p>
    <w:p w:rsidR="00000000" w:rsidDel="00000000" w:rsidP="00000000" w:rsidRDefault="00000000" w:rsidRPr="00000000" w14:paraId="000012C9">
      <w:pPr>
        <w:numPr>
          <w:ilvl w:val="0"/>
          <w:numId w:val="30"/>
        </w:numPr>
        <w:spacing w:after="0" w:afterAutospacing="0" w:before="0" w:beforeAutospacing="0" w:lineRule="auto"/>
        <w:ind w:left="720" w:right="0" w:hanging="360"/>
        <w:rPr>
          <w:u w:val="none"/>
        </w:rPr>
      </w:pPr>
      <w:r w:rsidDel="00000000" w:rsidR="00000000" w:rsidRPr="00000000">
        <w:rPr>
          <w:rtl w:val="0"/>
        </w:rPr>
        <w:t xml:space="preserve">QoS 1 and QoS 2 messages which have been sent to the Client, but have not been completely acknowledged.</w:t>
      </w:r>
    </w:p>
    <w:p w:rsidR="00000000" w:rsidDel="00000000" w:rsidP="00000000" w:rsidRDefault="00000000" w:rsidRPr="00000000" w14:paraId="000012CA">
      <w:pPr>
        <w:numPr>
          <w:ilvl w:val="0"/>
          <w:numId w:val="30"/>
        </w:numPr>
        <w:spacing w:after="0" w:afterAutospacing="0" w:before="0" w:beforeAutospacing="0" w:lineRule="auto"/>
        <w:ind w:left="720" w:right="0" w:hanging="360"/>
        <w:rPr>
          <w:u w:val="none"/>
        </w:rPr>
      </w:pPr>
      <w:r w:rsidDel="00000000" w:rsidR="00000000" w:rsidRPr="00000000">
        <w:rPr>
          <w:rtl w:val="0"/>
        </w:rPr>
        <w:t xml:space="preserve">QoS 1 and QoS 2 messages pending transmission to the Client and OPTIONALLY QoS 0 messages pending transmission to the Client.</w:t>
      </w:r>
    </w:p>
    <w:p w:rsidR="00000000" w:rsidDel="00000000" w:rsidP="00000000" w:rsidRDefault="00000000" w:rsidRPr="00000000" w14:paraId="000012CB">
      <w:pPr>
        <w:numPr>
          <w:ilvl w:val="0"/>
          <w:numId w:val="30"/>
        </w:numPr>
        <w:spacing w:after="0" w:afterAutospacing="0" w:before="0" w:beforeAutospacing="0" w:lineRule="auto"/>
        <w:ind w:left="720" w:right="0" w:hanging="360"/>
        <w:rPr>
          <w:u w:val="none"/>
        </w:rPr>
      </w:pPr>
      <w:r w:rsidDel="00000000" w:rsidR="00000000" w:rsidRPr="00000000">
        <w:rPr>
          <w:rtl w:val="0"/>
        </w:rPr>
        <w:t xml:space="preserve">QoS 2 messages which have been received from the Client, but have not been completely acknowledged.</w:t>
      </w:r>
    </w:p>
    <w:p w:rsidR="00000000" w:rsidDel="00000000" w:rsidP="00000000" w:rsidRDefault="00000000" w:rsidRPr="00000000" w14:paraId="000012CC">
      <w:pPr>
        <w:numPr>
          <w:ilvl w:val="0"/>
          <w:numId w:val="30"/>
        </w:numPr>
        <w:spacing w:after="0" w:afterAutospacing="0" w:before="0" w:beforeAutospacing="0" w:lineRule="auto"/>
        <w:ind w:left="720" w:right="0" w:hanging="360"/>
        <w:rPr>
          <w:u w:val="none"/>
        </w:rPr>
      </w:pPr>
      <w:sdt>
        <w:sdtPr>
          <w:tag w:val="goog_rdk_269"/>
        </w:sdtPr>
        <w:sdtContent>
          <w:commentRangeStart w:id="126"/>
        </w:sdtContent>
      </w:sdt>
      <w:sdt>
        <w:sdtPr>
          <w:tag w:val="goog_rdk_270"/>
        </w:sdtPr>
        <w:sdtContent>
          <w:commentRangeStart w:id="127"/>
        </w:sdtContent>
      </w:sdt>
      <w:r w:rsidDel="00000000" w:rsidR="00000000" w:rsidRPr="00000000">
        <w:rPr>
          <w:rtl w:val="0"/>
        </w:rPr>
        <w:t xml:space="preserve">The Will Message</w:t>
      </w:r>
      <w:sdt>
        <w:sdtPr>
          <w:tag w:val="goog_rdk_271"/>
        </w:sdtPr>
        <w:sdtContent>
          <w:ins w:author="davide.lenzarini@u-blox.com" w:id="53" w:date="2024-03-19T17:48:32Z">
            <w:commentRangeEnd w:id="126"/>
            <w:r w:rsidDel="00000000" w:rsidR="00000000" w:rsidRPr="00000000">
              <w:commentReference w:id="126"/>
            </w:r>
            <w:commentRangeEnd w:id="127"/>
            <w:r w:rsidDel="00000000" w:rsidR="00000000" w:rsidRPr="00000000">
              <w:commentReference w:id="127"/>
            </w:r>
            <w:r w:rsidDel="00000000" w:rsidR="00000000" w:rsidRPr="00000000">
              <w:rPr>
                <w:rtl w:val="0"/>
              </w:rPr>
              <w:t xml:space="preserve"> and the Will Topic (Will data)</w:t>
            </w:r>
          </w:ins>
        </w:sdtContent>
      </w:sdt>
      <w:r w:rsidDel="00000000" w:rsidR="00000000" w:rsidRPr="00000000">
        <w:rPr>
          <w:rtl w:val="0"/>
        </w:rPr>
        <w:t xml:space="preserve">.</w:t>
      </w:r>
    </w:p>
    <w:p w:rsidR="00000000" w:rsidDel="00000000" w:rsidP="00000000" w:rsidRDefault="00000000" w:rsidRPr="00000000" w14:paraId="000012CD">
      <w:pPr>
        <w:numPr>
          <w:ilvl w:val="0"/>
          <w:numId w:val="30"/>
        </w:numPr>
        <w:spacing w:after="240" w:before="0" w:beforeAutospacing="0" w:lineRule="auto"/>
        <w:ind w:left="720" w:right="0" w:hanging="360"/>
        <w:rPr>
          <w:u w:val="none"/>
        </w:rPr>
      </w:pPr>
      <w:r w:rsidDel="00000000" w:rsidR="00000000" w:rsidRPr="00000000">
        <w:rPr>
          <w:rtl w:val="0"/>
        </w:rPr>
        <w:t xml:space="preserve">If the Session is currently not connected, the time at which the Session will end and Session State will be discarded.</w:t>
      </w:r>
    </w:p>
    <w:p w:rsidR="00000000" w:rsidDel="00000000" w:rsidP="00000000" w:rsidRDefault="00000000" w:rsidRPr="00000000" w14:paraId="000012CE">
      <w:pPr>
        <w:pStyle w:val="Heading3"/>
        <w:keepNext w:val="0"/>
        <w:pBdr>
          <w:top w:color="auto" w:space="0" w:sz="0" w:val="none"/>
        </w:pBdr>
        <w:spacing w:after="80" w:before="280" w:lineRule="auto"/>
        <w:ind w:left="0" w:right="0" w:firstLine="0"/>
        <w:rPr/>
      </w:pPr>
      <w:bookmarkStart w:colFirst="0" w:colLast="0" w:name="_heading=h.nasxg3iedd75" w:id="193"/>
      <w:bookmarkEnd w:id="193"/>
      <w:r w:rsidDel="00000000" w:rsidR="00000000" w:rsidRPr="00000000">
        <w:rPr>
          <w:rtl w:val="0"/>
        </w:rPr>
        <w:t xml:space="preserve">4.1.1 Storing Session State</w:t>
      </w:r>
    </w:p>
    <w:p w:rsidR="00000000" w:rsidDel="00000000" w:rsidP="00000000" w:rsidRDefault="00000000" w:rsidRPr="00000000" w14:paraId="000012CF">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w:t>
      </w:r>
    </w:p>
    <w:p w:rsidR="00000000" w:rsidDel="00000000" w:rsidP="00000000" w:rsidRDefault="00000000" w:rsidRPr="00000000" w14:paraId="000012D0">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2D1">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sdt>
        <w:sdtPr>
          <w:tag w:val="goog_rdk_272"/>
        </w:sdtPr>
        <w:sdtContent>
          <w:commentRangeStart w:id="128"/>
        </w:sdtContent>
      </w:sdt>
      <w:sdt>
        <w:sdtPr>
          <w:tag w:val="goog_rdk_273"/>
        </w:sdtPr>
        <w:sdtContent>
          <w:commentRangeStart w:id="129"/>
        </w:sdtContent>
      </w:sdt>
      <w:r w:rsidDel="00000000" w:rsidR="00000000" w:rsidRPr="00000000">
        <w:rPr>
          <w:highlight w:val="yellow"/>
          <w:rtl w:val="0"/>
        </w:rPr>
        <w:t xml:space="preserve"> </w:t>
      </w:r>
      <w:commentRangeEnd w:id="128"/>
      <w:r w:rsidDel="00000000" w:rsidR="00000000" w:rsidRPr="00000000">
        <w:commentReference w:id="128"/>
      </w:r>
      <w:commentRangeEnd w:id="129"/>
      <w:r w:rsidDel="00000000" w:rsidR="00000000" w:rsidRPr="00000000">
        <w:commentReference w:id="129"/>
      </w:r>
      <w:r w:rsidDel="00000000" w:rsidR="00000000" w:rsidRPr="00000000">
        <w:rPr>
          <w:highlight w:val="yellow"/>
          <w:rtl w:val="0"/>
        </w:rPr>
        <w:t xml:space="preserve">and </w:t>
      </w:r>
      <w:sdt>
        <w:sdtPr>
          <w:tag w:val="goog_rdk_274"/>
        </w:sdtPr>
        <w:sdtContent>
          <w:commentRangeStart w:id="130"/>
        </w:sdtContent>
      </w:sdt>
      <w:r w:rsidDel="00000000" w:rsidR="00000000" w:rsidRPr="00000000">
        <w:rPr>
          <w:highlight w:val="yellow"/>
          <w:rtl w:val="0"/>
        </w:rPr>
        <w:t xml:space="preserve">the Session Expiry Interval has passed</w:t>
      </w:r>
      <w:commentRangeEnd w:id="130"/>
      <w:r w:rsidDel="00000000" w:rsidR="00000000" w:rsidRPr="00000000">
        <w:commentReference w:id="130"/>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2D2">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2D3">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12D4">
      <w:pPr>
        <w:pStyle w:val="Heading3"/>
        <w:keepLines w:val="1"/>
        <w:spacing w:after="64" w:before="0" w:line="259" w:lineRule="auto"/>
        <w:ind w:left="0" w:firstLine="0"/>
        <w:rPr/>
      </w:pPr>
      <w:bookmarkStart w:colFirst="0" w:colLast="0" w:name="_heading=h.434ayfz" w:id="194"/>
      <w:bookmarkEnd w:id="194"/>
      <w:r w:rsidDel="00000000" w:rsidR="00000000" w:rsidRPr="00000000">
        <w:rPr>
          <w:rtl w:val="0"/>
        </w:rPr>
        <w:t xml:space="preserve">4.1.2 Session Establishment</w:t>
      </w:r>
    </w:p>
    <w:p w:rsidR="00000000" w:rsidDel="00000000" w:rsidP="00000000" w:rsidRDefault="00000000" w:rsidRPr="00000000" w14:paraId="000012D5">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12D6">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 or WILL interactions should take place.</w:t>
      </w:r>
    </w:p>
    <w:p w:rsidR="00000000" w:rsidDel="00000000" w:rsidP="00000000" w:rsidRDefault="00000000" w:rsidRPr="00000000" w14:paraId="000012D7">
      <w:pPr>
        <w:spacing w:after="0" w:line="246" w:lineRule="auto"/>
        <w:ind w:left="-5" w:firstLine="0"/>
        <w:rPr>
          <w:rFonts w:ascii="Arial" w:cs="Arial" w:eastAsia="Arial" w:hAnsi="Arial"/>
        </w:rPr>
      </w:pPr>
      <w:r w:rsidDel="00000000" w:rsidR="00000000" w:rsidRPr="00000000">
        <w:rPr>
          <w:rtl w:val="0"/>
        </w:rPr>
      </w:r>
    </w:p>
    <w:p w:rsidR="00000000" w:rsidDel="00000000" w:rsidP="00000000" w:rsidRDefault="00000000" w:rsidRPr="00000000" w14:paraId="000012D8">
      <w:pPr>
        <w:spacing w:after="0" w:line="246" w:lineRule="auto"/>
        <w:ind w:left="-5"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12D9">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26" name="image12.png"/>
            <a:graphic>
              <a:graphicData uri="http://schemas.openxmlformats.org/drawingml/2006/picture">
                <pic:pic>
                  <pic:nvPicPr>
                    <pic:cNvPr id="0" name="image12.png"/>
                    <pic:cNvPicPr preferRelativeResize="0"/>
                  </pic:nvPicPr>
                  <pic:blipFill>
                    <a:blip r:embed="rId58"/>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2DA">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not Will flag set or no further authentication data required)</w:t>
      </w:r>
    </w:p>
    <w:p w:rsidR="00000000" w:rsidDel="00000000" w:rsidP="00000000" w:rsidRDefault="00000000" w:rsidRPr="00000000" w14:paraId="000012DB">
      <w:pPr>
        <w:spacing w:after="349" w:line="265"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12DC">
      <w:pPr>
        <w:spacing w:after="349" w:line="265"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12DD">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25" name="image11.png"/>
            <a:graphic>
              <a:graphicData uri="http://schemas.openxmlformats.org/drawingml/2006/picture">
                <pic:pic>
                  <pic:nvPicPr>
                    <pic:cNvPr id="0" name="image11.png"/>
                    <pic:cNvPicPr preferRelativeResize="0"/>
                  </pic:nvPicPr>
                  <pic:blipFill>
                    <a:blip r:embed="rId59"/>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2DE">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2DF">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2E0">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2E1">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12E2">
      <w:pPr>
        <w:pStyle w:val="Heading2"/>
        <w:keepLines w:val="1"/>
        <w:spacing w:after="64" w:before="0" w:line="259" w:lineRule="auto"/>
        <w:ind w:left="0" w:firstLine="0"/>
        <w:rPr>
          <w:rFonts w:ascii="Arial" w:cs="Arial" w:eastAsia="Arial" w:hAnsi="Arial"/>
        </w:rPr>
      </w:pPr>
      <w:bookmarkStart w:colFirst="0" w:colLast="0" w:name="_heading=h.fc1j1f7dq6oy" w:id="195"/>
      <w:bookmarkEnd w:id="195"/>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12E3">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a Gateway to a Client. The Underlying Network may also </w:t>
      </w:r>
      <w:r w:rsidDel="00000000" w:rsidR="00000000" w:rsidRPr="00000000">
        <w:rPr>
          <w:rFonts w:ascii="Arial" w:cs="Arial" w:eastAsia="Arial" w:hAnsi="Arial"/>
          <w:rtl w:val="0"/>
        </w:rPr>
        <w:t xml:space="preserve">broadcast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12E4">
      <w:pPr>
        <w:spacing w:after="240" w:before="240" w:lineRule="auto"/>
        <w:rPr/>
      </w:pPr>
      <w:r w:rsidDel="00000000" w:rsidR="00000000" w:rsidRPr="00000000">
        <w:rPr>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12E5">
      <w:pPr>
        <w:numPr>
          <w:ilvl w:val="0"/>
          <w:numId w:val="48"/>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2E6">
      <w:pPr>
        <w:numPr>
          <w:ilvl w:val="0"/>
          <w:numId w:val="48"/>
        </w:numPr>
        <w:spacing w:after="0" w:before="0" w:lineRule="auto"/>
        <w:ind w:left="720" w:hanging="360"/>
      </w:pPr>
      <w:r w:rsidDel="00000000" w:rsidR="00000000" w:rsidRPr="00000000">
        <w:rPr>
          <w:rtl w:val="0"/>
        </w:rPr>
        <w:t xml:space="preserve">If the network might deliver a Packet more than once, then it is highly recommended that the PROTECTION ENCAPSULATION Monotonic Counter is used to eliminate the duplicates.</w:t>
      </w:r>
    </w:p>
    <w:p w:rsidR="00000000" w:rsidDel="00000000" w:rsidP="00000000" w:rsidRDefault="00000000" w:rsidRPr="00000000" w14:paraId="000012E7">
      <w:pPr>
        <w:numPr>
          <w:ilvl w:val="0"/>
          <w:numId w:val="48"/>
        </w:numPr>
        <w:spacing w:after="0" w:before="0" w:lineRule="auto"/>
        <w:ind w:left="720" w:hanging="360"/>
      </w:pPr>
      <w:r w:rsidDel="00000000" w:rsidR="00000000" w:rsidRPr="00000000">
        <w:rPr>
          <w:rtl w:val="0"/>
        </w:rPr>
        <w:t xml:space="preserve">The MQTT-SN protocol will tolerate out of order Packets and it will retransmit lost Packets.</w:t>
      </w:r>
    </w:p>
    <w:p w:rsidR="00000000" w:rsidDel="00000000" w:rsidP="00000000" w:rsidRDefault="00000000" w:rsidRPr="00000000" w14:paraId="000012E8">
      <w:pPr>
        <w:numPr>
          <w:ilvl w:val="0"/>
          <w:numId w:val="48"/>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12E9">
      <w:pPr>
        <w:numPr>
          <w:ilvl w:val="0"/>
          <w:numId w:val="48"/>
        </w:numPr>
        <w:spacing w:after="0" w:before="0" w:lineRule="auto"/>
        <w:ind w:left="720" w:hanging="360"/>
      </w:pPr>
      <w:r w:rsidDel="00000000" w:rsidR="00000000" w:rsidRPr="00000000">
        <w:rPr>
          <w:rtl w:val="0"/>
        </w:rPr>
        <w:t xml:space="preserve">The MQTT-SN implementation may use either the origin network address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12EA">
      <w:pPr>
        <w:numPr>
          <w:ilvl w:val="0"/>
          <w:numId w:val="48"/>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12EB">
      <w:pPr>
        <w:numPr>
          <w:ilvl w:val="0"/>
          <w:numId w:val="48"/>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12EC">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2ED">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12EE">
      <w:pPr>
        <w:spacing w:after="240" w:before="240" w:lineRule="auto"/>
        <w:ind w:left="0" w:firstLine="0"/>
        <w:rPr>
          <w:shd w:fill="ffe599" w:val="clear"/>
        </w:rPr>
      </w:pPr>
      <w:r w:rsidDel="00000000" w:rsidR="00000000" w:rsidRPr="00000000">
        <w:rPr>
          <w:shd w:fill="ffe599" w:val="clear"/>
          <w:rtl w:val="0"/>
        </w:rPr>
        <w:t xml:space="preserve">Examples of possible consequences of not removing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2EF">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broadcast the implementation of the optional ADVERTISE, SEARCHGW, GWINFO packets may not be possible:</w:t>
      </w:r>
    </w:p>
    <w:p w:rsidR="00000000" w:rsidDel="00000000" w:rsidP="00000000" w:rsidRDefault="00000000" w:rsidRPr="00000000" w14:paraId="000012F0">
      <w:pPr>
        <w:numPr>
          <w:ilvl w:val="0"/>
          <w:numId w:val="27"/>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2F1">
      <w:pPr>
        <w:numPr>
          <w:ilvl w:val="0"/>
          <w:numId w:val="27"/>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2F2">
      <w:pPr>
        <w:numPr>
          <w:ilvl w:val="0"/>
          <w:numId w:val="27"/>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2F3">
      <w:pPr>
        <w:numPr>
          <w:ilvl w:val="0"/>
          <w:numId w:val="27"/>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12F4">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2F5">
      <w:pPr>
        <w:numPr>
          <w:ilvl w:val="0"/>
          <w:numId w:val="27"/>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12F6">
      <w:pPr>
        <w:numPr>
          <w:ilvl w:val="0"/>
          <w:numId w:val="27"/>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2F7">
      <w:pPr>
        <w:numPr>
          <w:ilvl w:val="0"/>
          <w:numId w:val="27"/>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2F8">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2F9">
      <w:pPr>
        <w:spacing w:after="240" w:before="240" w:lineRule="auto"/>
        <w:ind w:left="0" w:firstLine="0"/>
        <w:rPr>
          <w:shd w:fill="ffe599" w:val="clear"/>
        </w:rPr>
      </w:pPr>
      <w:r w:rsidDel="00000000" w:rsidR="00000000" w:rsidRPr="00000000">
        <w:rPr>
          <w:shd w:fill="ffe599" w:val="clear"/>
          <w:rtl w:val="0"/>
        </w:rPr>
        <w:t xml:space="preserve">Both </w:t>
      </w:r>
      <w:sdt>
        <w:sdtPr>
          <w:tag w:val="goog_rdk_275"/>
        </w:sdtPr>
        <w:sdtContent>
          <w:commentRangeStart w:id="131"/>
        </w:sdtContent>
      </w:sdt>
      <w:sdt>
        <w:sdtPr>
          <w:tag w:val="goog_rdk_276"/>
        </w:sdtPr>
        <w:sdtContent>
          <w:commentRangeStart w:id="132"/>
        </w:sdtContent>
      </w:sdt>
      <w:r w:rsidDel="00000000" w:rsidR="00000000" w:rsidRPr="00000000">
        <w:rPr>
          <w:shd w:fill="ffe599" w:val="clear"/>
          <w:rtl w:val="0"/>
        </w:rPr>
        <w:t xml:space="preserve">TCP and UDP ports 1883 and 8883 are registered with IANA for MQTT and secure communication respectively.</w:t>
      </w:r>
      <w:commentRangeEnd w:id="131"/>
      <w:r w:rsidDel="00000000" w:rsidR="00000000" w:rsidRPr="00000000">
        <w:commentReference w:id="131"/>
      </w:r>
      <w:commentRangeEnd w:id="132"/>
      <w:r w:rsidDel="00000000" w:rsidR="00000000" w:rsidRPr="00000000">
        <w:commentReference w:id="132"/>
      </w:r>
      <w:r w:rsidDel="00000000" w:rsidR="00000000" w:rsidRPr="00000000">
        <w:rPr>
          <w:rtl w:val="0"/>
        </w:rPr>
      </w:r>
    </w:p>
    <w:p w:rsidR="00000000" w:rsidDel="00000000" w:rsidP="00000000" w:rsidRDefault="00000000" w:rsidRPr="00000000" w14:paraId="000012F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12FB">
      <w:pPr>
        <w:numPr>
          <w:ilvl w:val="0"/>
          <w:numId w:val="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12FC">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12FD">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12FE">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12FF">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1300">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1301">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1302">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p>
    <w:p w:rsidR="00000000" w:rsidDel="00000000" w:rsidP="00000000" w:rsidRDefault="00000000" w:rsidRPr="00000000" w14:paraId="00001303">
      <w:pPr>
        <w:numPr>
          <w:ilvl w:val="1"/>
          <w:numId w:val="2"/>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1304">
      <w:pPr>
        <w:pStyle w:val="Heading2"/>
        <w:keepLines w:val="1"/>
        <w:spacing w:after="64" w:before="0" w:line="259" w:lineRule="auto"/>
        <w:ind w:left="0" w:firstLine="0"/>
        <w:rPr>
          <w:rFonts w:ascii="Arial" w:cs="Arial" w:eastAsia="Arial" w:hAnsi="Arial"/>
        </w:rPr>
      </w:pPr>
      <w:bookmarkStart w:colFirst="0" w:colLast="0" w:name="_heading=h.2i9l8ns" w:id="196"/>
      <w:bookmarkEnd w:id="196"/>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1305">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06">
      <w:pPr>
        <w:pStyle w:val="Heading3"/>
        <w:ind w:left="0" w:firstLine="0"/>
        <w:rPr/>
      </w:pPr>
      <w:bookmarkStart w:colFirst="0" w:colLast="0" w:name="_heading=h.be76rdrlcegt" w:id="197"/>
      <w:bookmarkEnd w:id="197"/>
      <w:r w:rsidDel="00000000" w:rsidR="00000000" w:rsidRPr="00000000">
        <w:rPr>
          <w:rtl w:val="0"/>
        </w:rPr>
        <w:t xml:space="preserve">4.3.1 Publish without session: Any number of deliveries</w:t>
      </w:r>
      <w:r w:rsidDel="00000000" w:rsidR="00000000" w:rsidRPr="00000000">
        <w:rPr>
          <w:rtl w:val="0"/>
        </w:rPr>
      </w:r>
    </w:p>
    <w:p w:rsidR="00000000" w:rsidDel="00000000" w:rsidP="00000000" w:rsidRDefault="00000000" w:rsidRPr="00000000" w14:paraId="00001307">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any number of times, including not at all.</w:t>
      </w:r>
    </w:p>
    <w:p w:rsidR="00000000" w:rsidDel="00000000" w:rsidP="00000000" w:rsidRDefault="00000000" w:rsidRPr="00000000" w14:paraId="00001308">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1309">
      <w:pPr>
        <w:numPr>
          <w:ilvl w:val="0"/>
          <w:numId w:val="17"/>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130A">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130B">
      <w:pPr>
        <w:numPr>
          <w:ilvl w:val="0"/>
          <w:numId w:val="1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130C">
      <w:pPr>
        <w:numPr>
          <w:ilvl w:val="0"/>
          <w:numId w:val="11"/>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130D">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130E">
      <w:pPr>
        <w:ind w:left="0" w:firstLine="0"/>
        <w:rPr>
          <w:rFonts w:ascii="Arial" w:cs="Arial" w:eastAsia="Arial" w:hAnsi="Arial"/>
        </w:rPr>
      </w:pPr>
      <w:r w:rsidDel="00000000" w:rsidR="00000000" w:rsidRPr="00000000">
        <w:rPr>
          <w:rFonts w:ascii="Arial" w:cs="Arial" w:eastAsia="Arial" w:hAnsi="Arial"/>
          <w:rtl w:val="0"/>
        </w:rPr>
        <w:t xml:space="preserve">PUBWOS packets may be broadcast or unicast.</w:t>
      </w:r>
    </w:p>
    <w:p w:rsidR="00000000" w:rsidDel="00000000" w:rsidP="00000000" w:rsidRDefault="00000000" w:rsidRPr="00000000" w14:paraId="0000130F">
      <w:pPr>
        <w:pStyle w:val="Heading3"/>
        <w:ind w:left="0" w:firstLine="0"/>
        <w:rPr>
          <w:rFonts w:ascii="Arial" w:cs="Arial" w:eastAsia="Arial" w:hAnsi="Arial"/>
        </w:rPr>
      </w:pPr>
      <w:bookmarkStart w:colFirst="0" w:colLast="0" w:name="_heading=h.xevivl" w:id="198"/>
      <w:bookmarkEnd w:id="198"/>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310">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11">
      <w:pPr>
        <w:rPr>
          <w:rFonts w:ascii="Arial" w:cs="Arial" w:eastAsia="Arial" w:hAnsi="Arial"/>
        </w:rPr>
      </w:pPr>
      <w:bookmarkStart w:colFirst="0" w:colLast="0" w:name="_heading=h.3hej1je" w:id="199"/>
      <w:bookmarkEnd w:id="199"/>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12">
      <w:pPr>
        <w:numPr>
          <w:ilvl w:val="0"/>
          <w:numId w:val="39"/>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13">
      <w:pPr>
        <w:rPr>
          <w:rFonts w:ascii="Arial" w:cs="Arial" w:eastAsia="Arial" w:hAnsi="Arial"/>
        </w:rPr>
      </w:pPr>
      <w:bookmarkStart w:colFirst="0" w:colLast="0" w:name="_heading=h.1wjtbr7" w:id="200"/>
      <w:bookmarkEnd w:id="200"/>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14">
      <w:pPr>
        <w:numPr>
          <w:ilvl w:val="0"/>
          <w:numId w:val="39"/>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15">
      <w:pPr>
        <w:ind w:left="720" w:firstLine="0"/>
        <w:rPr>
          <w:rFonts w:ascii="Arial" w:cs="Arial" w:eastAsia="Arial" w:hAnsi="Arial"/>
        </w:rPr>
      </w:pPr>
      <w:bookmarkStart w:colFirst="0" w:colLast="0" w:name="_heading=h.4gjguf0" w:id="201"/>
      <w:bookmarkEnd w:id="201"/>
      <w:r w:rsidDel="00000000" w:rsidR="00000000" w:rsidRPr="00000000">
        <w:rPr>
          <w:rtl w:val="0"/>
        </w:rPr>
      </w:r>
    </w:p>
    <w:tbl>
      <w:tblPr>
        <w:tblStyle w:val="Table40"/>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16">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17">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18">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19">
            <w:pPr>
              <w:jc w:val="center"/>
              <w:rPr>
                <w:rFonts w:ascii="Arial" w:cs="Arial" w:eastAsia="Arial" w:hAnsi="Arial"/>
              </w:rPr>
            </w:pPr>
            <w:r w:rsidDel="00000000" w:rsidR="00000000" w:rsidRPr="00000000">
              <w:rPr>
                <w:rFonts w:ascii="Arial" w:cs="Arial" w:eastAsia="Arial" w:hAnsi="Arial"/>
                <w:rtl w:val="0"/>
              </w:rPr>
              <w:t xml:space="preserve">PUBLISH QoS 0, DUP=0</w:t>
            </w:r>
          </w:p>
        </w:tc>
        <w:tc>
          <w:tcPr>
            <w:shd w:fill="auto" w:val="clear"/>
          </w:tcPr>
          <w:p w:rsidR="00000000" w:rsidDel="00000000" w:rsidP="00000000" w:rsidRDefault="00000000" w:rsidRPr="00000000" w14:paraId="0000131A">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1B">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1C">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1D">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1E">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1F">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20">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21">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22">
      <w:pPr>
        <w:rPr/>
      </w:pPr>
      <w:sdt>
        <w:sdtPr>
          <w:tag w:val="goog_rdk_277"/>
        </w:sdtPr>
        <w:sdtContent>
          <w:commentRangeStart w:id="133"/>
        </w:sdtContent>
      </w:sdt>
      <w:r w:rsidDel="00000000" w:rsidR="00000000" w:rsidRPr="00000000">
        <w:rPr>
          <w:rtl w:val="0"/>
        </w:rPr>
      </w:r>
    </w:p>
    <w:p w:rsidR="00000000" w:rsidDel="00000000" w:rsidP="00000000" w:rsidRDefault="00000000" w:rsidRPr="00000000" w14:paraId="00001323">
      <w:pPr>
        <w:pStyle w:val="Heading3"/>
        <w:ind w:left="0" w:firstLine="0"/>
        <w:rPr>
          <w:rFonts w:ascii="Arial" w:cs="Arial" w:eastAsia="Arial" w:hAnsi="Arial"/>
        </w:rPr>
      </w:pPr>
      <w:bookmarkStart w:colFirst="0" w:colLast="0" w:name="_heading=h.1au1eum" w:id="202"/>
      <w:bookmarkEnd w:id="202"/>
      <w:commentRangeEnd w:id="133"/>
      <w:r w:rsidDel="00000000" w:rsidR="00000000" w:rsidRPr="00000000">
        <w:commentReference w:id="133"/>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324">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25">
      <w:pPr>
        <w:spacing w:after="120" w:before="0" w:lineRule="auto"/>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1326">
      <w:pPr>
        <w:rPr>
          <w:rFonts w:ascii="Arial" w:cs="Arial" w:eastAsia="Arial" w:hAnsi="Arial"/>
        </w:rPr>
      </w:pPr>
      <w:bookmarkStart w:colFirst="0" w:colLast="0" w:name="_heading=h.3utoxif" w:id="203"/>
      <w:bookmarkEnd w:id="203"/>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27">
      <w:pPr>
        <w:numPr>
          <w:ilvl w:val="0"/>
          <w:numId w:val="39"/>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p>
    <w:p w:rsidR="00000000" w:rsidDel="00000000" w:rsidP="00000000" w:rsidRDefault="00000000" w:rsidRPr="00000000" w14:paraId="00001328">
      <w:pPr>
        <w:numPr>
          <w:ilvl w:val="0"/>
          <w:numId w:val="39"/>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278"/>
        </w:sdtPr>
        <w:sdtContent>
          <w:commentRangeStart w:id="134"/>
        </w:sdtContent>
      </w:sdt>
      <w:r w:rsidDel="00000000" w:rsidR="00000000" w:rsidRPr="00000000">
        <w:rPr>
          <w:rFonts w:ascii="Arial" w:cs="Arial" w:eastAsia="Arial" w:hAnsi="Arial"/>
          <w:highlight w:val="yellow"/>
          <w:rtl w:val="0"/>
        </w:rPr>
        <w:t xml:space="preserve">and DUP flag set to 0</w:t>
      </w:r>
      <w:commentRangeEnd w:id="134"/>
      <w:r w:rsidDel="00000000" w:rsidR="00000000" w:rsidRPr="00000000">
        <w:commentReference w:id="134"/>
      </w:r>
      <w:r w:rsidDel="00000000" w:rsidR="00000000" w:rsidRPr="00000000">
        <w:rPr>
          <w:rFonts w:ascii="Arial" w:cs="Arial" w:eastAsia="Arial" w:hAnsi="Arial"/>
          <w:rtl w:val="0"/>
        </w:rPr>
        <w:t xml:space="preserve"> </w:t>
      </w:r>
    </w:p>
    <w:p w:rsidR="00000000" w:rsidDel="00000000" w:rsidP="00000000" w:rsidRDefault="00000000" w:rsidRPr="00000000" w14:paraId="00001329">
      <w:pPr>
        <w:numPr>
          <w:ilvl w:val="0"/>
          <w:numId w:val="39"/>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32A">
      <w:pPr>
        <w:rPr>
          <w:rFonts w:ascii="Arial" w:cs="Arial" w:eastAsia="Arial" w:hAnsi="Arial"/>
          <w:highlight w:val="yellow"/>
        </w:rPr>
      </w:pPr>
      <w:bookmarkStart w:colFirst="0" w:colLast="0" w:name="_heading=h.29yz7q8" w:id="204"/>
      <w:bookmarkEnd w:id="204"/>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2B">
      <w:pPr>
        <w:ind w:left="6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32C">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279"/>
        </w:sdtPr>
        <w:sdtContent>
          <w:commentRangeStart w:id="135"/>
        </w:sdtContent>
      </w:sdt>
      <w:r w:rsidDel="00000000" w:rsidR="00000000" w:rsidRPr="00000000">
        <w:rPr>
          <w:rFonts w:ascii="Arial" w:cs="Arial" w:eastAsia="Arial" w:hAnsi="Arial"/>
          <w:b w:val="1"/>
          <w:highlight w:val="yellow"/>
          <w:rtl w:val="0"/>
        </w:rPr>
        <w:t xml:space="preserve">At any given time a sender </w:t>
      </w:r>
      <w:sdt>
        <w:sdtPr>
          <w:tag w:val="goog_rdk_280"/>
        </w:sdtPr>
        <w:sdtContent>
          <w:commentRangeStart w:id="136"/>
        </w:sdtContent>
      </w:sdt>
      <w:r w:rsidDel="00000000" w:rsidR="00000000" w:rsidRPr="00000000">
        <w:rPr>
          <w:rFonts w:ascii="Arial" w:cs="Arial" w:eastAsia="Arial" w:hAnsi="Arial"/>
          <w:b w:val="1"/>
          <w:highlight w:val="yellow"/>
          <w:rtl w:val="0"/>
        </w:rPr>
        <w:t xml:space="preserve">must</w:t>
      </w:r>
      <w:commentRangeEnd w:id="136"/>
      <w:r w:rsidDel="00000000" w:rsidR="00000000" w:rsidRPr="00000000">
        <w:commentReference w:id="136"/>
      </w:r>
      <w:r w:rsidDel="00000000" w:rsidR="00000000" w:rsidRPr="00000000">
        <w:rPr>
          <w:rFonts w:ascii="Arial" w:cs="Arial" w:eastAsia="Arial" w:hAnsi="Arial"/>
          <w:b w:val="1"/>
          <w:highlight w:val="yellow"/>
          <w:rtl w:val="0"/>
        </w:rPr>
        <w:t xml:space="preserve"> ONLY have 1 outstanding application message in</w:t>
      </w:r>
      <w:sdt>
        <w:sdtPr>
          <w:tag w:val="goog_rdk_281"/>
        </w:sdtPr>
        <w:sdtContent>
          <w:ins w:author="Anonymous" w:id="54" w:date="2024-03-20T11:30:31Z">
            <w:r w:rsidDel="00000000" w:rsidR="00000000" w:rsidRPr="00000000">
              <w:rPr>
                <w:rFonts w:ascii="Arial" w:cs="Arial" w:eastAsia="Arial" w:hAnsi="Arial"/>
                <w:b w:val="1"/>
                <w:highlight w:val="yellow"/>
                <w:rtl w:val="0"/>
              </w:rPr>
              <w:t xml:space="preserve"> </w:t>
            </w:r>
          </w:ins>
        </w:sdtContent>
      </w:sdt>
      <w:r w:rsidDel="00000000" w:rsidR="00000000" w:rsidRPr="00000000">
        <w:rPr>
          <w:rFonts w:ascii="Arial" w:cs="Arial" w:eastAsia="Arial" w:hAnsi="Arial"/>
          <w:b w:val="1"/>
          <w:highlight w:val="yellow"/>
          <w:rtl w:val="0"/>
        </w:rPr>
        <w:t xml:space="preserve">flight.</w:t>
      </w:r>
      <w:commentRangeEnd w:id="135"/>
      <w:r w:rsidDel="00000000" w:rsidR="00000000" w:rsidRPr="00000000">
        <w:commentReference w:id="135"/>
      </w:r>
      <w:r w:rsidDel="00000000" w:rsidR="00000000" w:rsidRPr="00000000">
        <w:rPr>
          <w:rtl w:val="0"/>
        </w:rPr>
      </w:r>
    </w:p>
    <w:p w:rsidR="00000000" w:rsidDel="00000000" w:rsidP="00000000" w:rsidRDefault="00000000" w:rsidRPr="00000000" w14:paraId="0000132D">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32E">
      <w:pPr>
        <w:rPr>
          <w:rFonts w:ascii="Arial" w:cs="Arial" w:eastAsia="Arial" w:hAnsi="Arial"/>
        </w:rPr>
      </w:pPr>
      <w:bookmarkStart w:colFirst="0" w:colLast="0" w:name="_heading=h.p49hy1" w:id="205"/>
      <w:bookmarkEnd w:id="205"/>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2F">
      <w:pPr>
        <w:numPr>
          <w:ilvl w:val="0"/>
          <w:numId w:val="40"/>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30">
      <w:pPr>
        <w:numPr>
          <w:ilvl w:val="0"/>
          <w:numId w:val="40"/>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331">
      <w:pPr>
        <w:jc w:val="both"/>
        <w:rPr>
          <w:rFonts w:ascii="Arial" w:cs="Arial" w:eastAsia="Arial" w:hAnsi="Arial"/>
        </w:rPr>
      </w:pPr>
      <w:r w:rsidDel="00000000" w:rsidR="00000000" w:rsidRPr="00000000">
        <w:rPr>
          <w:rtl w:val="0"/>
        </w:rPr>
      </w:r>
    </w:p>
    <w:p w:rsidR="00000000" w:rsidDel="00000000" w:rsidP="00000000" w:rsidRDefault="00000000" w:rsidRPr="00000000" w14:paraId="00001332">
      <w:pPr>
        <w:ind w:left="720" w:firstLine="0"/>
        <w:rPr>
          <w:rFonts w:ascii="Arial" w:cs="Arial" w:eastAsia="Arial" w:hAnsi="Arial"/>
        </w:rPr>
      </w:pPr>
      <w:bookmarkStart w:colFirst="0" w:colLast="0" w:name="_heading=h.393x0lu" w:id="206"/>
      <w:bookmarkEnd w:id="206"/>
      <w:r w:rsidDel="00000000" w:rsidR="00000000" w:rsidRPr="00000000">
        <w:rPr>
          <w:rFonts w:ascii="Arial" w:cs="Arial" w:eastAsia="Arial" w:hAnsi="Arial"/>
          <w:rtl w:val="0"/>
        </w:rPr>
        <w:t xml:space="preserve">Figure 4.2 – QoS 1 protocol flow diagram, Informative example</w:t>
      </w:r>
    </w:p>
    <w:tbl>
      <w:tblPr>
        <w:tblStyle w:val="Table41"/>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33">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34">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35">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36">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37">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38">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39">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3A">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3B">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3C">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3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3E">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3F">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40">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41">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42">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4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44">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45">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46">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47">
      <w:pPr>
        <w:numPr>
          <w:ilvl w:val="0"/>
          <w:numId w:val="20"/>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1348">
      <w:pPr>
        <w:pStyle w:val="Heading3"/>
        <w:ind w:left="0" w:firstLine="0"/>
        <w:rPr>
          <w:rFonts w:ascii="Arial" w:cs="Arial" w:eastAsia="Arial" w:hAnsi="Arial"/>
        </w:rPr>
      </w:pPr>
      <w:bookmarkStart w:colFirst="0" w:colLast="0" w:name="_heading=h.1o97atn" w:id="207"/>
      <w:bookmarkEnd w:id="207"/>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349">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134A">
      <w:pPr>
        <w:rPr>
          <w:rFonts w:ascii="Arial" w:cs="Arial" w:eastAsia="Arial" w:hAnsi="Arial"/>
        </w:rPr>
      </w:pPr>
      <w:bookmarkStart w:colFirst="0" w:colLast="0" w:name="_heading=h.488uthg" w:id="208"/>
      <w:bookmarkEnd w:id="208"/>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4B">
      <w:pPr>
        <w:numPr>
          <w:ilvl w:val="0"/>
          <w:numId w:val="41"/>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4C">
      <w:pPr>
        <w:numPr>
          <w:ilvl w:val="0"/>
          <w:numId w:val="41"/>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4D">
      <w:pPr>
        <w:numPr>
          <w:ilvl w:val="0"/>
          <w:numId w:val="41"/>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4E">
      <w:pPr>
        <w:numPr>
          <w:ilvl w:val="0"/>
          <w:numId w:val="41"/>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4F">
      <w:pPr>
        <w:numPr>
          <w:ilvl w:val="0"/>
          <w:numId w:val="41"/>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50">
      <w:pPr>
        <w:numPr>
          <w:ilvl w:val="0"/>
          <w:numId w:val="41"/>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135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352">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53">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this version of MQTT-SN and in contrast to MQTT 5.0, the sender MUST only</w:t>
      </w:r>
      <w:sdt>
        <w:sdtPr>
          <w:tag w:val="goog_rdk_282"/>
        </w:sdtPr>
        <w:sdtContent>
          <w:del w:author="davide.lenzarini@u-blox.com" w:id="55" w:date="2024-03-19T16:01:58Z">
            <w:r w:rsidDel="00000000" w:rsidR="00000000" w:rsidRPr="00000000">
              <w:rPr>
                <w:rFonts w:ascii="Arial" w:cs="Arial" w:eastAsia="Arial" w:hAnsi="Arial"/>
                <w:b w:val="1"/>
                <w:highlight w:val="yellow"/>
                <w:rtl w:val="0"/>
              </w:rPr>
              <w:delText xml:space="preserve"> </w:delText>
            </w:r>
          </w:del>
        </w:sdtContent>
      </w:sdt>
      <w:r w:rsidDel="00000000" w:rsidR="00000000" w:rsidRPr="00000000">
        <w:rPr>
          <w:rFonts w:ascii="Arial" w:cs="Arial" w:eastAsia="Arial" w:hAnsi="Arial"/>
          <w:b w:val="1"/>
          <w:highlight w:val="yellow"/>
          <w:rtl w:val="0"/>
        </w:rPr>
        <w:t xml:space="preserve"> send further PUBLISH packets with different Packet Identifiers when it is not waiting to receive acknowledgements. </w:t>
      </w:r>
      <w:sdt>
        <w:sdtPr>
          <w:tag w:val="goog_rdk_283"/>
        </w:sdtPr>
        <w:sdtContent>
          <w:commentRangeStart w:id="137"/>
        </w:sdtContent>
      </w:sdt>
      <w:r w:rsidDel="00000000" w:rsidR="00000000" w:rsidRPr="00000000">
        <w:rPr>
          <w:rFonts w:ascii="Arial" w:cs="Arial" w:eastAsia="Arial" w:hAnsi="Arial"/>
          <w:b w:val="1"/>
          <w:highlight w:val="yellow"/>
          <w:rtl w:val="0"/>
        </w:rPr>
        <w:t xml:space="preserve">At any given time a sender has </w:t>
      </w:r>
      <w:sdt>
        <w:sdtPr>
          <w:tag w:val="goog_rdk_284"/>
        </w:sdtPr>
        <w:sdtContent>
          <w:commentRangeStart w:id="138"/>
        </w:sdtContent>
      </w:sdt>
      <w:r w:rsidDel="00000000" w:rsidR="00000000" w:rsidRPr="00000000">
        <w:rPr>
          <w:rFonts w:ascii="Arial" w:cs="Arial" w:eastAsia="Arial" w:hAnsi="Arial"/>
          <w:b w:val="1"/>
          <w:highlight w:val="yellow"/>
          <w:rtl w:val="0"/>
        </w:rPr>
        <w:t xml:space="preserve">only 1 outstanding application message </w:t>
      </w:r>
      <w:commentRangeEnd w:id="138"/>
      <w:r w:rsidDel="00000000" w:rsidR="00000000" w:rsidRPr="00000000">
        <w:commentReference w:id="138"/>
      </w:r>
      <w:r w:rsidDel="00000000" w:rsidR="00000000" w:rsidRPr="00000000">
        <w:rPr>
          <w:rFonts w:ascii="Arial" w:cs="Arial" w:eastAsia="Arial" w:hAnsi="Arial"/>
          <w:b w:val="1"/>
          <w:highlight w:val="yellow"/>
          <w:rtl w:val="0"/>
        </w:rPr>
        <w:t xml:space="preserve">inflight.</w:t>
      </w:r>
      <w:commentRangeEnd w:id="137"/>
      <w:r w:rsidDel="00000000" w:rsidR="00000000" w:rsidRPr="00000000">
        <w:commentReference w:id="137"/>
      </w:r>
      <w:r w:rsidDel="00000000" w:rsidR="00000000" w:rsidRPr="00000000">
        <w:rPr>
          <w:rtl w:val="0"/>
        </w:rPr>
      </w:r>
    </w:p>
    <w:p w:rsidR="00000000" w:rsidDel="00000000" w:rsidP="00000000" w:rsidRDefault="00000000" w:rsidRPr="00000000" w14:paraId="00001354">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355">
      <w:pPr>
        <w:rPr>
          <w:rFonts w:ascii="Arial" w:cs="Arial" w:eastAsia="Arial" w:hAnsi="Arial"/>
          <w:b w:val="1"/>
          <w:color w:val="000000"/>
          <w:sz w:val="18"/>
          <w:szCs w:val="18"/>
        </w:rPr>
      </w:pPr>
      <w:bookmarkStart w:colFirst="0" w:colLast="0" w:name="_heading=h.2ne53p9" w:id="209"/>
      <w:bookmarkEnd w:id="209"/>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56">
      <w:pPr>
        <w:numPr>
          <w:ilvl w:val="0"/>
          <w:numId w:val="43"/>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57">
      <w:pPr>
        <w:numPr>
          <w:ilvl w:val="0"/>
          <w:numId w:val="43"/>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58">
      <w:pPr>
        <w:numPr>
          <w:ilvl w:val="0"/>
          <w:numId w:val="43"/>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sdt>
        <w:sdtPr>
          <w:tag w:val="goog_rdk_285"/>
        </w:sdtPr>
        <w:sdtContent>
          <w:commentRangeStart w:id="139"/>
        </w:sdtContent>
      </w:sdt>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commentRangeEnd w:id="139"/>
      <w:r w:rsidDel="00000000" w:rsidR="00000000" w:rsidRPr="00000000">
        <w:commentReference w:id="139"/>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59">
      <w:pPr>
        <w:numPr>
          <w:ilvl w:val="0"/>
          <w:numId w:val="43"/>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288"/>
      </w:sdtPr>
      <w:sdtContent>
        <w:p w:rsidR="00000000" w:rsidDel="00000000" w:rsidP="00000000" w:rsidRDefault="00000000" w:rsidRPr="00000000" w14:paraId="0000135A">
          <w:pPr>
            <w:numPr>
              <w:ilvl w:val="0"/>
              <w:numId w:val="43"/>
            </w:numPr>
            <w:ind w:left="720" w:hanging="360"/>
            <w:rPr>
              <w:rFonts w:ascii="Arial" w:cs="Arial" w:eastAsia="Arial" w:hAnsi="Arial"/>
              <w:b w:val="0"/>
              <w:color w:val="172b4d"/>
              <w:sz w:val="21"/>
              <w:szCs w:val="21"/>
              <w:highlight w:val="yellow"/>
              <w:rPrChange w:author="davide.lenzarini@u-blox.com" w:id="57"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43"/>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286"/>
            </w:sdtPr>
            <w:sdtContent>
              <w:ins w:author="davide.lenzarini@u-blox.com" w:id="56"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287"/>
            </w:sdtPr>
            <w:sdtContent>
              <w:r w:rsidDel="00000000" w:rsidR="00000000" w:rsidRPr="00000000">
                <w:rPr>
                  <w:rtl w:val="0"/>
                </w:rPr>
              </w:r>
            </w:sdtContent>
          </w:sdt>
        </w:p>
      </w:sdtContent>
    </w:sdt>
    <w:p w:rsidR="00000000" w:rsidDel="00000000" w:rsidP="00000000" w:rsidRDefault="00000000" w:rsidRPr="00000000" w14:paraId="0000135B">
      <w:pPr>
        <w:pStyle w:val="Heading2"/>
        <w:ind w:left="0" w:firstLine="0"/>
        <w:rPr/>
      </w:pPr>
      <w:bookmarkStart w:colFirst="0" w:colLast="0" w:name="_heading=h.6udnv5yl5cv5" w:id="210"/>
      <w:bookmarkEnd w:id="210"/>
      <w:r w:rsidDel="00000000" w:rsidR="00000000" w:rsidRPr="00000000">
        <w:rPr>
          <w:rtl w:val="0"/>
        </w:rPr>
        <w:t xml:space="preserve">4.4 Message delivery retry</w:t>
      </w:r>
    </w:p>
    <w:p w:rsidR="00000000" w:rsidDel="00000000" w:rsidP="00000000" w:rsidRDefault="00000000" w:rsidRPr="00000000" w14:paraId="0000135C">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unacknowledged PUBLISH packets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tl w:val="0"/>
        </w:rPr>
      </w:r>
    </w:p>
    <w:p w:rsidR="00000000" w:rsidDel="00000000" w:rsidP="00000000" w:rsidRDefault="00000000" w:rsidRPr="00000000" w14:paraId="0000135D">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w:t>
      </w:r>
      <w:r w:rsidDel="00000000" w:rsidR="00000000" w:rsidRPr="00000000">
        <w:rPr>
          <w:sz w:val="22"/>
          <w:szCs w:val="22"/>
          <w:rtl w:val="0"/>
        </w:rPr>
        <w:t xml:space="preserve">. </w:t>
      </w:r>
    </w:p>
    <w:p w:rsidR="00000000" w:rsidDel="00000000" w:rsidP="00000000" w:rsidRDefault="00000000" w:rsidRPr="00000000" w14:paraId="0000135E">
      <w:pPr>
        <w:spacing w:after="240" w:before="240" w:lineRule="auto"/>
        <w:ind w:left="0" w:right="0" w:firstLine="0"/>
        <w:rPr/>
      </w:pPr>
      <w:r w:rsidDel="00000000" w:rsidR="00000000" w:rsidRPr="00000000">
        <w:rPr>
          <w:sz w:val="22"/>
          <w:szCs w:val="22"/>
          <w:highlight w:val="yellow"/>
          <w:rtl w:val="0"/>
        </w:rPr>
        <w:t xml:space="preserve">The DUP flag MUST be set to 1 by the Client or Server when it attempts to re-deliver or retransmit a PUBLISH packet. The DUP flag must be set to 0 for all QoS 0 packets. </w:t>
      </w:r>
      <w:r w:rsidDel="00000000" w:rsidR="00000000" w:rsidRPr="00000000">
        <w:rPr>
          <w:sz w:val="22"/>
          <w:szCs w:val="22"/>
          <w:rtl w:val="0"/>
        </w:rPr>
        <w:t xml:space="preserve"> </w:t>
      </w:r>
      <w:r w:rsidDel="00000000" w:rsidR="00000000" w:rsidRPr="00000000">
        <w:rPr>
          <w:color w:val="ff0000"/>
          <w:sz w:val="22"/>
          <w:szCs w:val="22"/>
          <w:rtl w:val="0"/>
        </w:rPr>
        <w:t xml:space="preserve">[MQTT-SN-???]</w:t>
      </w:r>
      <w:r w:rsidDel="00000000" w:rsidR="00000000" w:rsidRPr="00000000">
        <w:rPr>
          <w:rtl w:val="0"/>
        </w:rPr>
      </w:r>
    </w:p>
    <w:p w:rsidR="00000000" w:rsidDel="00000000" w:rsidP="00000000" w:rsidRDefault="00000000" w:rsidRPr="00000000" w14:paraId="0000135F">
      <w:pPr>
        <w:spacing w:after="240" w:before="240" w:lineRule="auto"/>
        <w:ind w:left="720" w:right="0" w:firstLine="0"/>
        <w:rPr/>
      </w:pPr>
      <w:r w:rsidDel="00000000" w:rsidR="00000000" w:rsidRPr="00000000">
        <w:rPr>
          <w:rtl w:val="0"/>
        </w:rPr>
        <w:t xml:space="preserve">Figure 4.3 – QoS 2 protocol flow diagram, non-normative example</w:t>
      </w:r>
    </w:p>
    <w:tbl>
      <w:tblPr>
        <w:tblStyle w:val="Table42"/>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0">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1">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2">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3">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4">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5">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6">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7">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8">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9">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A">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B">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C">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D">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E">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F">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0">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1">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3">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4">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5">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6">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7">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8">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9">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A">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B">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C">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D">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F">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0">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1">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2">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3">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4">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5">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6">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7">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8">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9">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138A">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138B">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sdt>
        <w:sdtPr>
          <w:tag w:val="goog_rdk_289"/>
        </w:sdtPr>
        <w:sdtContent>
          <w:commentRangeStart w:id="140"/>
        </w:sdtContent>
      </w:sdt>
      <w:r w:rsidDel="00000000" w:rsidR="00000000" w:rsidRPr="00000000">
        <w:rPr>
          <w:rtl w:val="0"/>
        </w:rPr>
        <w:t xml:space="preserve">he receiver does not need to complete delivery of the Application Message before sending the </w:t>
      </w:r>
      <w:sdt>
        <w:sdtPr>
          <w:tag w:val="goog_rdk_290"/>
        </w:sdtPr>
        <w:sdtContent>
          <w:commentRangeStart w:id="141"/>
        </w:sdtContent>
      </w:sdt>
      <w:r w:rsidDel="00000000" w:rsidR="00000000" w:rsidRPr="00000000">
        <w:rPr>
          <w:rtl w:val="0"/>
        </w:rPr>
        <w:t xml:space="preserve">PUBREC or</w:t>
      </w:r>
      <w:commentRangeEnd w:id="141"/>
      <w:r w:rsidDel="00000000" w:rsidR="00000000" w:rsidRPr="00000000">
        <w:commentReference w:id="141"/>
      </w:r>
      <w:r w:rsidDel="00000000" w:rsidR="00000000" w:rsidRPr="00000000">
        <w:rPr>
          <w:rtl w:val="0"/>
        </w:rPr>
        <w:t xml:space="preserve"> PUBCOMP.</w:t>
      </w:r>
      <w:commentRangeEnd w:id="140"/>
      <w:r w:rsidDel="00000000" w:rsidR="00000000" w:rsidRPr="00000000">
        <w:commentReference w:id="140"/>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p>
    <w:p w:rsidR="00000000" w:rsidDel="00000000" w:rsidP="00000000" w:rsidRDefault="00000000" w:rsidRPr="00000000" w14:paraId="0000138C">
      <w:pPr>
        <w:pStyle w:val="Heading2"/>
        <w:ind w:left="0" w:firstLine="0"/>
        <w:rPr/>
      </w:pPr>
      <w:bookmarkStart w:colFirst="0" w:colLast="0" w:name="_heading=h.xoc2pfhnyfst" w:id="211"/>
      <w:bookmarkEnd w:id="211"/>
      <w:r w:rsidDel="00000000" w:rsidR="00000000" w:rsidRPr="00000000">
        <w:rPr>
          <w:rtl w:val="0"/>
        </w:rPr>
        <w:t xml:space="preserve">4.5 Application Message receipt</w:t>
      </w:r>
    </w:p>
    <w:p w:rsidR="00000000" w:rsidDel="00000000" w:rsidP="00000000" w:rsidRDefault="00000000" w:rsidRPr="00000000" w14:paraId="0000138D">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Matching rules are defined in</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section 4.7.</w:t>
        </w:r>
      </w:hyperlink>
      <w:r w:rsidDel="00000000" w:rsidR="00000000" w:rsidRPr="00000000">
        <w:rPr>
          <w:rtl w:val="0"/>
        </w:rPr>
      </w:r>
    </w:p>
    <w:p w:rsidR="00000000" w:rsidDel="00000000" w:rsidP="00000000" w:rsidRDefault="00000000" w:rsidRPr="00000000" w14:paraId="0000138E">
      <w:pPr>
        <w:spacing w:after="240" w:before="240" w:lineRule="auto"/>
        <w:ind w:left="0" w:right="0" w:firstLine="0"/>
        <w:rPr/>
      </w:pPr>
      <w:r w:rsidDel="00000000" w:rsidR="00000000" w:rsidRPr="00000000">
        <w:rPr>
          <w:rtl w:val="0"/>
        </w:rPr>
        <w:t xml:space="preserve">Under normal circumstances Clients receive messages in response to Subscriptions they have created. A Client could also receive messages that do not match any of its explicit Subscriptions. This can happen if the Server automatically assigned a subscription to the Client. A Client could also receive messages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38F">
      <w:pPr>
        <w:pStyle w:val="Heading2"/>
        <w:ind w:left="0" w:firstLine="0"/>
        <w:rPr/>
      </w:pPr>
      <w:bookmarkStart w:colFirst="0" w:colLast="0" w:name="_heading=h.rrfw7sclv8s" w:id="212"/>
      <w:bookmarkEnd w:id="212"/>
      <w:r w:rsidDel="00000000" w:rsidR="00000000" w:rsidRPr="00000000">
        <w:rPr>
          <w:rtl w:val="0"/>
        </w:rPr>
        <w:t xml:space="preserve">4.6 Application Message ordering</w:t>
      </w:r>
    </w:p>
    <w:p w:rsidR="00000000" w:rsidDel="00000000" w:rsidP="00000000" w:rsidRDefault="00000000" w:rsidRPr="00000000" w14:paraId="00001390">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message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391">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messages.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1392">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393">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1394">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1395">
      <w:pPr>
        <w:pStyle w:val="Heading2"/>
        <w:keepNext w:val="0"/>
        <w:spacing w:after="80" w:before="360" w:lineRule="auto"/>
        <w:ind w:left="0" w:right="990" w:firstLine="0"/>
        <w:rPr/>
      </w:pPr>
      <w:bookmarkStart w:colFirst="0" w:colLast="0" w:name="_heading=h.g7vjj8m1vj3z" w:id="213"/>
      <w:bookmarkEnd w:id="213"/>
      <w:r w:rsidDel="00000000" w:rsidR="00000000" w:rsidRPr="00000000">
        <w:rPr>
          <w:rtl w:val="0"/>
        </w:rPr>
        <w:t xml:space="preserve">4.7 Topic Names and Topic Filters</w:t>
      </w:r>
    </w:p>
    <w:p w:rsidR="00000000" w:rsidDel="00000000" w:rsidP="00000000" w:rsidRDefault="00000000" w:rsidRPr="00000000" w14:paraId="00001396">
      <w:pPr>
        <w:pStyle w:val="Heading3"/>
        <w:ind w:left="0" w:firstLine="0"/>
        <w:rPr/>
      </w:pPr>
      <w:bookmarkStart w:colFirst="0" w:colLast="0" w:name="_heading=h.q0s32id4lv9p" w:id="214"/>
      <w:bookmarkEnd w:id="214"/>
      <w:r w:rsidDel="00000000" w:rsidR="00000000" w:rsidRPr="00000000">
        <w:rPr>
          <w:rtl w:val="0"/>
        </w:rPr>
        <w:t xml:space="preserve">4.7.1 Topic wildcards</w:t>
      </w:r>
    </w:p>
    <w:p w:rsidR="00000000" w:rsidDel="00000000" w:rsidP="00000000" w:rsidRDefault="00000000" w:rsidRPr="00000000" w14:paraId="00001397">
      <w:pPr>
        <w:spacing w:after="240" w:before="240" w:lineRule="auto"/>
        <w:rPr>
          <w:rFonts w:ascii="Arial" w:cs="Arial" w:eastAsia="Arial" w:hAnsi="Arial"/>
        </w:rPr>
      </w:pPr>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p>
    <w:p w:rsidR="00000000" w:rsidDel="00000000" w:rsidP="00000000" w:rsidRDefault="00000000" w:rsidRPr="00000000" w14:paraId="00001398">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399">
      <w:pPr>
        <w:spacing w:after="240" w:before="240" w:lineRule="auto"/>
        <w:rPr>
          <w:rFonts w:ascii="Arial" w:cs="Arial" w:eastAsia="Arial" w:hAnsi="Arial"/>
        </w:rPr>
      </w:pPr>
      <w:sdt>
        <w:sdtPr>
          <w:tag w:val="goog_rdk_291"/>
        </w:sdtPr>
        <w:sdtContent>
          <w:commentRangeStart w:id="142"/>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142"/>
      <w:r w:rsidDel="00000000" w:rsidR="00000000" w:rsidRPr="00000000">
        <w:commentReference w:id="142"/>
      </w:r>
      <w:r w:rsidDel="00000000" w:rsidR="00000000" w:rsidRPr="00000000">
        <w:rPr>
          <w:rFonts w:ascii="Arial" w:cs="Arial" w:eastAsia="Arial" w:hAnsi="Arial"/>
          <w:rtl w:val="0"/>
        </w:rPr>
        <w:t xml:space="preserve"> </w:t>
      </w:r>
      <w:sdt>
        <w:sdtPr>
          <w:tag w:val="goog_rdk_292"/>
        </w:sdtPr>
        <w:sdtContent>
          <w:commentRangeStart w:id="143"/>
        </w:sdtContent>
      </w:sdt>
      <w:sdt>
        <w:sdtPr>
          <w:tag w:val="goog_rdk_293"/>
        </w:sdtPr>
        <w:sdtContent>
          <w:commentRangeStart w:id="144"/>
        </w:sdtContent>
      </w:sdt>
      <w:r w:rsidDel="00000000" w:rsidR="00000000" w:rsidRPr="00000000">
        <w:rPr>
          <w:rFonts w:ascii="Arial" w:cs="Arial" w:eastAsia="Arial" w:hAnsi="Arial"/>
          <w:color w:val="ff0000"/>
          <w:rtl w:val="0"/>
        </w:rPr>
        <w:t xml:space="preserve">[MQTT-SN-???]</w:t>
      </w:r>
      <w:commentRangeEnd w:id="143"/>
      <w:r w:rsidDel="00000000" w:rsidR="00000000" w:rsidRPr="00000000">
        <w:commentReference w:id="143"/>
      </w:r>
      <w:commentRangeEnd w:id="144"/>
      <w:r w:rsidDel="00000000" w:rsidR="00000000" w:rsidRPr="00000000">
        <w:commentReference w:id="144"/>
      </w:r>
      <w:r w:rsidDel="00000000" w:rsidR="00000000" w:rsidRPr="00000000">
        <w:rPr>
          <w:rFonts w:ascii="Arial" w:cs="Arial" w:eastAsia="Arial" w:hAnsi="Arial"/>
          <w:rtl w:val="0"/>
        </w:rPr>
        <w:t xml:space="preserve">. </w:t>
      </w:r>
    </w:p>
    <w:p w:rsidR="00000000" w:rsidDel="00000000" w:rsidP="00000000" w:rsidRDefault="00000000" w:rsidRPr="00000000" w14:paraId="0000139A">
      <w:pPr>
        <w:pStyle w:val="Heading4"/>
        <w:ind w:left="0" w:firstLine="0"/>
        <w:rPr/>
      </w:pPr>
      <w:bookmarkStart w:colFirst="0" w:colLast="0" w:name="_heading=h.3kbulner4ob4" w:id="215"/>
      <w:bookmarkEnd w:id="215"/>
      <w:r w:rsidDel="00000000" w:rsidR="00000000" w:rsidRPr="00000000">
        <w:rPr>
          <w:rtl w:val="0"/>
        </w:rPr>
        <w:t xml:space="preserve">4.7.1.1 Topic level separator</w:t>
      </w:r>
    </w:p>
    <w:p w:rsidR="00000000" w:rsidDel="00000000" w:rsidP="00000000" w:rsidRDefault="00000000" w:rsidRPr="00000000" w14:paraId="0000139B">
      <w:pPr>
        <w:spacing w:after="240" w:before="240" w:lineRule="auto"/>
        <w:rPr>
          <w:rFonts w:ascii="Arial" w:cs="Arial" w:eastAsia="Arial" w:hAnsi="Arial"/>
        </w:rPr>
      </w:pPr>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39C">
      <w:pPr>
        <w:pStyle w:val="Heading4"/>
        <w:ind w:left="0" w:firstLine="0"/>
        <w:rPr/>
      </w:pPr>
      <w:bookmarkStart w:colFirst="0" w:colLast="0" w:name="_heading=h.ychcrpqsu69r" w:id="216"/>
      <w:bookmarkEnd w:id="216"/>
      <w:r w:rsidDel="00000000" w:rsidR="00000000" w:rsidRPr="00000000">
        <w:rPr>
          <w:rtl w:val="0"/>
        </w:rPr>
        <w:t xml:space="preserve">4.7.1.2 Multi-level wildcard</w:t>
      </w:r>
    </w:p>
    <w:p w:rsidR="00000000" w:rsidDel="00000000" w:rsidP="00000000" w:rsidRDefault="00000000" w:rsidRPr="00000000" w14:paraId="0000139D">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Fonts w:ascii="Arial" w:cs="Arial" w:eastAsia="Arial" w:hAnsi="Arial"/>
          <w:rtl w:val="0"/>
        </w:rPr>
        <w:t xml:space="preserve">.</w:t>
      </w:r>
    </w:p>
    <w:p w:rsidR="00000000" w:rsidDel="00000000" w:rsidP="00000000" w:rsidRDefault="00000000" w:rsidRPr="00000000" w14:paraId="0000139E">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9F">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messages published using these Topic Names:</w:t>
      </w:r>
    </w:p>
    <w:p w:rsidR="00000000" w:rsidDel="00000000" w:rsidP="00000000" w:rsidRDefault="00000000" w:rsidRPr="00000000" w14:paraId="000013A0">
      <w:pPr>
        <w:numPr>
          <w:ilvl w:val="0"/>
          <w:numId w:val="13"/>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3A1">
      <w:pPr>
        <w:numPr>
          <w:ilvl w:val="0"/>
          <w:numId w:val="13"/>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3A2">
      <w:pPr>
        <w:numPr>
          <w:ilvl w:val="0"/>
          <w:numId w:val="1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3A3">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A4">
      <w:pPr>
        <w:numPr>
          <w:ilvl w:val="0"/>
          <w:numId w:val="25"/>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3A5">
      <w:pPr>
        <w:numPr>
          <w:ilvl w:val="0"/>
          <w:numId w:val="25"/>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3A6">
      <w:pPr>
        <w:numPr>
          <w:ilvl w:val="0"/>
          <w:numId w:val="25"/>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3A7">
      <w:pPr>
        <w:numPr>
          <w:ilvl w:val="0"/>
          <w:numId w:val="25"/>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3A8">
      <w:pPr>
        <w:numPr>
          <w:ilvl w:val="0"/>
          <w:numId w:val="25"/>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3A9">
      <w:pPr>
        <w:pStyle w:val="Heading4"/>
        <w:ind w:left="0" w:firstLine="0"/>
        <w:rPr/>
      </w:pPr>
      <w:bookmarkStart w:colFirst="0" w:colLast="0" w:name="_heading=h.x4yye38w41vd" w:id="217"/>
      <w:bookmarkEnd w:id="217"/>
      <w:r w:rsidDel="00000000" w:rsidR="00000000" w:rsidRPr="00000000">
        <w:rPr>
          <w:rtl w:val="0"/>
        </w:rPr>
        <w:t xml:space="preserve">4.7.1.3 Single-level wildcard</w:t>
      </w:r>
    </w:p>
    <w:p w:rsidR="00000000" w:rsidDel="00000000" w:rsidP="00000000" w:rsidRDefault="00000000" w:rsidRPr="00000000" w14:paraId="000013AA">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13AB">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[MQTT-4.7.1-2]</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3AC">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AD">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3AE">
      <w:pPr>
        <w:numPr>
          <w:ilvl w:val="0"/>
          <w:numId w:val="19"/>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13AF">
      <w:pPr>
        <w:numPr>
          <w:ilvl w:val="0"/>
          <w:numId w:val="19"/>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13B0">
      <w:pPr>
        <w:numPr>
          <w:ilvl w:val="0"/>
          <w:numId w:val="19"/>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3B1">
      <w:pPr>
        <w:numPr>
          <w:ilvl w:val="0"/>
          <w:numId w:val="19"/>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3B2">
      <w:pPr>
        <w:numPr>
          <w:ilvl w:val="0"/>
          <w:numId w:val="19"/>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13B3">
      <w:pPr>
        <w:pStyle w:val="Heading3"/>
        <w:ind w:left="0" w:firstLine="0"/>
        <w:rPr/>
      </w:pPr>
      <w:bookmarkStart w:colFirst="0" w:colLast="0" w:name="_heading=h.p61p07rh2x26" w:id="218"/>
      <w:bookmarkEnd w:id="218"/>
      <w:r w:rsidDel="00000000" w:rsidR="00000000" w:rsidRPr="00000000">
        <w:rPr>
          <w:rtl w:val="0"/>
        </w:rPr>
        <w:t xml:space="preserve">4.7.2  Topics beginning with $</w:t>
      </w:r>
    </w:p>
    <w:p w:rsidR="00000000" w:rsidDel="00000000" w:rsidP="00000000" w:rsidRDefault="00000000" w:rsidRPr="00000000" w14:paraId="000013B4">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3B5">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B6">
      <w:pPr>
        <w:numPr>
          <w:ilvl w:val="0"/>
          <w:numId w:val="12"/>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3B7">
      <w:pPr>
        <w:numPr>
          <w:ilvl w:val="0"/>
          <w:numId w:val="12"/>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3B8">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B9">
      <w:pPr>
        <w:numPr>
          <w:ilvl w:val="0"/>
          <w:numId w:val="16"/>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3BA">
      <w:pPr>
        <w:numPr>
          <w:ilvl w:val="0"/>
          <w:numId w:val="16"/>
        </w:numPr>
        <w:spacing w:after="0" w:afterAutospacing="0" w:before="0" w:beforeAutospacing="0" w:lineRule="auto"/>
        <w:ind w:left="1440" w:hanging="360"/>
      </w:pPr>
      <w:sdt>
        <w:sdtPr>
          <w:tag w:val="goog_rdk_295"/>
        </w:sdtPr>
        <w:sdtContent>
          <w:del w:author="davide.lenzarini@u-blox.com" w:id="58" w:date="2024-03-19T18:00:50Z">
            <w:r w:rsidDel="00000000" w:rsidR="00000000" w:rsidRPr="00000000">
              <w:rPr>
                <w:rFonts w:ascii="Times New Roman" w:cs="Times New Roman" w:eastAsia="Times New Roman" w:hAnsi="Times New Roman"/>
                <w:sz w:val="14"/>
                <w:szCs w:val="14"/>
                <w:rtl w:val="0"/>
              </w:rPr>
              <w:delText xml:space="preserve"> </w:delText>
            </w:r>
          </w:del>
        </w:sdtContent>
      </w:sdt>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3BB">
      <w:pPr>
        <w:numPr>
          <w:ilvl w:val="0"/>
          <w:numId w:val="16"/>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3BC">
      <w:pPr>
        <w:numPr>
          <w:ilvl w:val="0"/>
          <w:numId w:val="16"/>
        </w:numPr>
        <w:spacing w:after="0" w:afterAutospacing="0" w:before="0" w:beforeAutospacing="0" w:lineRule="auto"/>
        <w:ind w:left="1440" w:hanging="360"/>
      </w:pPr>
      <w:sdt>
        <w:sdtPr>
          <w:tag w:val="goog_rdk_297"/>
        </w:sdtPr>
        <w:sdtContent>
          <w:del w:author="davide.lenzarini@u-blox.com" w:id="59" w:date="2024-03-19T18:00:52Z">
            <w:r w:rsidDel="00000000" w:rsidR="00000000" w:rsidRPr="00000000">
              <w:rPr>
                <w:rFonts w:ascii="Times New Roman" w:cs="Times New Roman" w:eastAsia="Times New Roman" w:hAnsi="Times New Roman"/>
                <w:sz w:val="14"/>
                <w:szCs w:val="14"/>
                <w:rtl w:val="0"/>
              </w:rPr>
              <w:delText xml:space="preserve"> </w:delText>
            </w:r>
          </w:del>
        </w:sdtContent>
      </w:sdt>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3BD">
      <w:pPr>
        <w:numPr>
          <w:ilvl w:val="0"/>
          <w:numId w:val="16"/>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3BE">
      <w:pPr>
        <w:pStyle w:val="Heading3"/>
        <w:ind w:left="0" w:firstLine="0"/>
        <w:rPr/>
      </w:pPr>
      <w:bookmarkStart w:colFirst="0" w:colLast="0" w:name="_heading=h.rvcur5x0am" w:id="219"/>
      <w:bookmarkEnd w:id="219"/>
      <w:r w:rsidDel="00000000" w:rsidR="00000000" w:rsidRPr="00000000">
        <w:rPr>
          <w:rtl w:val="0"/>
        </w:rPr>
        <w:t xml:space="preserve">4.7.3 Topic semantic and usage</w:t>
      </w:r>
    </w:p>
    <w:p w:rsidR="00000000" w:rsidDel="00000000" w:rsidP="00000000" w:rsidRDefault="00000000" w:rsidRPr="00000000" w14:paraId="000013BF">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3C0">
      <w:pPr>
        <w:numPr>
          <w:ilvl w:val="0"/>
          <w:numId w:val="38"/>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w:t>
      </w:r>
    </w:p>
    <w:p w:rsidR="00000000" w:rsidDel="00000000" w:rsidP="00000000" w:rsidRDefault="00000000" w:rsidRPr="00000000" w14:paraId="000013C1">
      <w:pPr>
        <w:numPr>
          <w:ilvl w:val="0"/>
          <w:numId w:val="38"/>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3C2">
      <w:pPr>
        <w:numPr>
          <w:ilvl w:val="0"/>
          <w:numId w:val="38"/>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3C3">
      <w:pPr>
        <w:numPr>
          <w:ilvl w:val="0"/>
          <w:numId w:val="38"/>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3C4">
      <w:pPr>
        <w:numPr>
          <w:ilvl w:val="0"/>
          <w:numId w:val="38"/>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3C5">
      <w:pPr>
        <w:numPr>
          <w:ilvl w:val="0"/>
          <w:numId w:val="38"/>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62">
        <w:r w:rsidDel="00000000" w:rsidR="00000000" w:rsidRPr="00000000">
          <w:rPr>
            <w:rFonts w:ascii="Arial" w:cs="Arial" w:eastAsia="Arial" w:hAnsi="Arial"/>
            <w:rtl w:val="0"/>
          </w:rPr>
          <w:t xml:space="preserve"> </w:t>
        </w:r>
      </w:hyperlink>
      <w:hyperlink r:id="rId63">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w:t>
      </w:r>
    </w:p>
    <w:p w:rsidR="00000000" w:rsidDel="00000000" w:rsidP="00000000" w:rsidRDefault="00000000" w:rsidRPr="00000000" w14:paraId="000013C6">
      <w:pPr>
        <w:numPr>
          <w:ilvl w:val="0"/>
          <w:numId w:val="38"/>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w:t>
      </w:r>
      <w:r w:rsidDel="00000000" w:rsidR="00000000" w:rsidRPr="00000000">
        <w:rPr>
          <w:rFonts w:ascii="Arial" w:cs="Arial" w:eastAsia="Arial" w:hAnsi="Arial"/>
          <w:rtl w:val="0"/>
        </w:rPr>
        <w:t xml:space="preserve">. Refer to</w:t>
      </w:r>
      <w:hyperlink r:id="rId64">
        <w:r w:rsidDel="00000000" w:rsidR="00000000" w:rsidRPr="00000000">
          <w:rPr>
            <w:rFonts w:ascii="Arial" w:cs="Arial" w:eastAsia="Arial" w:hAnsi="Arial"/>
            <w:rtl w:val="0"/>
          </w:rPr>
          <w:t xml:space="preserve"> </w:t>
        </w:r>
      </w:hyperlink>
      <w:hyperlink r:id="rId65">
        <w:r w:rsidDel="00000000" w:rsidR="00000000" w:rsidRPr="00000000">
          <w:rPr>
            <w:rFonts w:ascii="Arial" w:cs="Arial" w:eastAsia="Arial" w:hAnsi="Arial"/>
            <w:color w:val="1155cc"/>
            <w:u w:val="single"/>
            <w:rtl w:val="0"/>
          </w:rPr>
          <w:t xml:space="preserve">section 1.5.4</w:t>
        </w:r>
      </w:hyperlink>
      <w:r w:rsidDel="00000000" w:rsidR="00000000" w:rsidRPr="00000000">
        <w:rPr>
          <w:rFonts w:ascii="Arial" w:cs="Arial" w:eastAsia="Arial" w:hAnsi="Arial"/>
          <w:rtl w:val="0"/>
        </w:rPr>
        <w:t xml:space="preserve">.</w:t>
      </w:r>
    </w:p>
    <w:p w:rsidR="00000000" w:rsidDel="00000000" w:rsidP="00000000" w:rsidRDefault="00000000" w:rsidRPr="00000000" w14:paraId="000013C7">
      <w:pPr>
        <w:spacing w:after="240" w:before="240" w:lineRule="auto"/>
        <w:rPr>
          <w:rFonts w:ascii="Arial" w:cs="Arial" w:eastAsia="Arial" w:hAnsi="Arial"/>
        </w:rPr>
      </w:pPr>
      <w:r w:rsidDel="00000000" w:rsidR="00000000" w:rsidRPr="00000000">
        <w:rPr>
          <w:rFonts w:ascii="Arial" w:cs="Arial" w:eastAsia="Arial" w:hAnsi="Arial"/>
          <w:rtl w:val="0"/>
        </w:rPr>
        <w:t xml:space="preserve"> There is no limit to the number of levels in a Topic Name or Topic Filter, other than that imposed by the overall length of a UTF-8 Encoded String.</w:t>
      </w:r>
    </w:p>
    <w:p w:rsidR="00000000" w:rsidDel="00000000" w:rsidP="00000000" w:rsidRDefault="00000000" w:rsidRPr="00000000" w14:paraId="000013C8">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3C9">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CA">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sdt>
        <w:sdtPr>
          <w:tag w:val="goog_rdk_298"/>
        </w:sdtPr>
        <w:sdtContent>
          <w:commentRangeStart w:id="145"/>
        </w:sdtContent>
      </w:sdt>
      <w:r w:rsidDel="00000000" w:rsidR="00000000" w:rsidRPr="00000000">
        <w:rPr>
          <w:rFonts w:ascii="Arial" w:cs="Arial" w:eastAsia="Arial" w:hAnsi="Arial"/>
          <w:rtl w:val="0"/>
        </w:rPr>
        <w:t xml:space="preserve">characters</w:t>
      </w:r>
      <w:commentRangeEnd w:id="145"/>
      <w:r w:rsidDel="00000000" w:rsidR="00000000" w:rsidRPr="00000000">
        <w:commentReference w:id="145"/>
      </w:r>
      <w:r w:rsidDel="00000000" w:rsidR="00000000" w:rsidRPr="00000000">
        <w:rPr>
          <w:rtl w:val="0"/>
        </w:rPr>
      </w:r>
    </w:p>
    <w:p w:rsidR="00000000" w:rsidDel="00000000" w:rsidP="00000000" w:rsidRDefault="00000000" w:rsidRPr="00000000" w14:paraId="000013CB">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CC">
      <w:pPr>
        <w:numPr>
          <w:ilvl w:val="0"/>
          <w:numId w:val="26"/>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3CD">
      <w:pPr>
        <w:numPr>
          <w:ilvl w:val="0"/>
          <w:numId w:val="26"/>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3CE">
      <w:pPr>
        <w:numPr>
          <w:ilvl w:val="0"/>
          <w:numId w:val="26"/>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13CF">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3D0">
      <w:pPr>
        <w:pStyle w:val="Heading2"/>
        <w:ind w:left="0" w:firstLine="0"/>
        <w:rPr/>
      </w:pPr>
      <w:bookmarkStart w:colFirst="0" w:colLast="0" w:name="_heading=h.zh9mgr3i86c2" w:id="220"/>
      <w:bookmarkEnd w:id="220"/>
      <w:r w:rsidDel="00000000" w:rsidR="00000000" w:rsidRPr="00000000">
        <w:rPr>
          <w:rtl w:val="0"/>
        </w:rPr>
        <w:t xml:space="preserve">4.8 Subscriptions</w:t>
      </w:r>
    </w:p>
    <w:p w:rsidR="00000000" w:rsidDel="00000000" w:rsidP="00000000" w:rsidRDefault="00000000" w:rsidRPr="00000000" w14:paraId="000013D1">
      <w:pPr>
        <w:spacing w:after="240" w:before="240" w:lineRule="auto"/>
        <w:ind w:left="0" w:right="0" w:firstLine="0"/>
        <w:rPr/>
      </w:pPr>
      <w:r w:rsidDel="00000000" w:rsidR="00000000" w:rsidRPr="00000000">
        <w:rPr>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filter and transmitting them on the Session's Virtual Connection if and when that Virtual Connection is active.</w:t>
      </w:r>
    </w:p>
    <w:p w:rsidR="00000000" w:rsidDel="00000000" w:rsidP="00000000" w:rsidRDefault="00000000" w:rsidRPr="00000000" w14:paraId="000013D2">
      <w:pPr>
        <w:spacing w:after="240" w:before="240" w:lineRule="auto"/>
        <w:ind w:left="0" w:right="0" w:firstLine="0"/>
        <w:rPr/>
      </w:pPr>
      <w:r w:rsidDel="00000000" w:rsidR="00000000" w:rsidRPr="00000000">
        <w:rPr>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13D3">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13D4">
      <w:pPr>
        <w:pStyle w:val="Heading2"/>
        <w:ind w:left="0" w:firstLine="0"/>
        <w:rPr/>
      </w:pPr>
      <w:bookmarkStart w:colFirst="0" w:colLast="0" w:name="_heading=h.k5nujtaz6h05" w:id="221"/>
      <w:bookmarkEnd w:id="221"/>
      <w:r w:rsidDel="00000000" w:rsidR="00000000" w:rsidRPr="00000000">
        <w:rPr>
          <w:rtl w:val="0"/>
        </w:rPr>
        <w:t xml:space="preserve">4.9 Server redirection</w:t>
      </w:r>
    </w:p>
    <w:p w:rsidR="00000000" w:rsidDel="00000000" w:rsidP="00000000" w:rsidRDefault="00000000" w:rsidRPr="00000000" w14:paraId="000013D5">
      <w:pPr>
        <w:spacing w:after="240" w:before="240" w:lineRule="auto"/>
        <w:ind w:left="0" w:right="0" w:firstLine="0"/>
        <w:rPr/>
      </w:pPr>
      <w:r w:rsidDel="00000000" w:rsidR="00000000" w:rsidRPr="00000000">
        <w:rPr>
          <w:rtl w:val="0"/>
        </w:rPr>
        <w:t xml:space="preserve">A Server can request that the Client uses another Server by sending CONNACK or DISCONNECT with Reason Codes 0x9C (Use another server), or 0x9D (Server moved) as described in</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section 4.13</w:t>
        </w:r>
      </w:hyperlink>
      <w:r w:rsidDel="00000000" w:rsidR="00000000" w:rsidRPr="00000000">
        <w:rPr>
          <w:rtl w:val="0"/>
        </w:rPr>
        <w:t xml:space="preserve">. </w:t>
      </w:r>
    </w:p>
    <w:p w:rsidR="00000000" w:rsidDel="00000000" w:rsidP="00000000" w:rsidRDefault="00000000" w:rsidRPr="00000000" w14:paraId="000013D6">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13D7">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13D8">
      <w:pPr>
        <w:pStyle w:val="Heading2"/>
        <w:ind w:left="0" w:firstLine="0"/>
        <w:rPr/>
      </w:pPr>
      <w:bookmarkStart w:colFirst="0" w:colLast="0" w:name="_heading=h.n3l7hni8c3ae" w:id="222"/>
      <w:bookmarkEnd w:id="222"/>
      <w:r w:rsidDel="00000000" w:rsidR="00000000" w:rsidRPr="00000000">
        <w:rPr>
          <w:rtl w:val="0"/>
        </w:rPr>
        <w:t xml:space="preserve">4.10 Enhanced authentication</w:t>
      </w:r>
    </w:p>
    <w:p w:rsidR="00000000" w:rsidDel="00000000" w:rsidP="00000000" w:rsidRDefault="00000000" w:rsidRPr="00000000" w14:paraId="000013D9">
      <w:pPr>
        <w:spacing w:after="240" w:before="240" w:lineRule="auto"/>
        <w:ind w:left="0" w:right="0" w:firstLine="0"/>
        <w:rPr/>
      </w:pPr>
      <w:r w:rsidDel="00000000" w:rsidR="00000000" w:rsidRPr="00000000">
        <w:rPr>
          <w:rtl w:val="0"/>
        </w:rPr>
        <w:t xml:space="preserve">The CONNECT packet supports basic authentication of a Virtual Connection using the User Name and Password fields. While these fields are named for a simple password authentication, they can be used to carry other forms of authentication such as passing a token as the Password.</w:t>
      </w:r>
    </w:p>
    <w:p w:rsidR="00000000" w:rsidDel="00000000" w:rsidP="00000000" w:rsidRDefault="00000000" w:rsidRPr="00000000" w14:paraId="000013DA">
      <w:pPr>
        <w:spacing w:after="240" w:before="240" w:lineRule="auto"/>
        <w:ind w:left="0" w:right="0" w:firstLine="0"/>
        <w:rPr/>
      </w:pPr>
      <w:r w:rsidDel="00000000" w:rsidR="00000000" w:rsidRPr="00000000">
        <w:rPr>
          <w:rtl w:val="0"/>
        </w:rPr>
        <w:t xml:space="preserve">Enhanced authentication extends this basic authentication to include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13DB">
      <w:pPr>
        <w:spacing w:after="240" w:before="240" w:lineRule="auto"/>
        <w:ind w:left="0" w:right="0" w:firstLine="0"/>
        <w:rPr/>
      </w:pPr>
      <w:r w:rsidDel="00000000" w:rsidR="00000000" w:rsidRPr="00000000">
        <w:rPr>
          <w:rtl w:val="0"/>
        </w:rPr>
        <w:t xml:space="preserve">To begin an enhanced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w:t>
      </w:r>
      <w:hyperlink r:id="rId68">
        <w:r w:rsidDel="00000000" w:rsidR="00000000" w:rsidRPr="00000000">
          <w:rPr>
            <w:highlight w:val="yellow"/>
            <w:rtl w:val="0"/>
          </w:rPr>
          <w:t xml:space="preserve"> </w:t>
        </w:r>
      </w:hyperlink>
      <w:hyperlink r:id="rId69">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and MUST </w:t>
      </w:r>
      <w:r w:rsidDel="00000000" w:rsidR="00000000" w:rsidRPr="00000000">
        <w:rPr>
          <w:highlight w:val="yellow"/>
          <w:rtl w:val="0"/>
        </w:rPr>
        <w:t xml:space="preserve">close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3DC">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3DD">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3DE">
      <w:pPr>
        <w:spacing w:after="240" w:before="240" w:lineRule="auto"/>
        <w:ind w:left="720" w:right="0" w:firstLine="0"/>
        <w:rPr/>
      </w:pPr>
      <w:r w:rsidDel="00000000" w:rsidR="00000000" w:rsidRPr="00000000">
        <w:rPr>
          <w:rtl w:val="0"/>
        </w:rPr>
        <w:t xml:space="preserve">The Authentication Method is commonly a SASL mechanism, and using such a registered name aids interchange. However, the Authentication Method is not constrained to using registered SASL mechanisms.</w:t>
      </w:r>
    </w:p>
    <w:p w:rsidR="00000000" w:rsidDel="00000000" w:rsidP="00000000" w:rsidRDefault="00000000" w:rsidRPr="00000000" w14:paraId="000013DF">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an Authentication Data property in the CONNECT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3E0">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If the authentication method requires the Server to send authentication data to the Client, it is sent in the Authentication Data.</w:t>
      </w:r>
    </w:p>
    <w:p w:rsidR="00000000" w:rsidDel="00000000" w:rsidP="00000000" w:rsidRDefault="00000000" w:rsidRPr="00000000" w14:paraId="000013E1">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If the authentication method requires the Client to send authentication data for the Server, it is sent in the Authentication Data.</w:t>
      </w:r>
    </w:p>
    <w:p w:rsidR="00000000" w:rsidDel="00000000" w:rsidP="00000000" w:rsidRDefault="00000000" w:rsidRPr="00000000" w14:paraId="000013E2">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3E3">
      <w:pPr>
        <w:spacing w:after="240" w:before="240" w:lineRule="auto"/>
        <w:ind w:left="0" w:right="0" w:firstLine="0"/>
        <w:rPr/>
      </w:pPr>
      <w:r w:rsidDel="00000000" w:rsidR="00000000" w:rsidRPr="00000000">
        <w:rPr>
          <w:rtl w:val="0"/>
        </w:rPr>
        <w:t xml:space="preserve">The Client can </w:t>
      </w:r>
      <w:sdt>
        <w:sdtPr>
          <w:tag w:val="goog_rdk_299"/>
        </w:sdtPr>
        <w:sdtContent>
          <w:commentRangeStart w:id="146"/>
        </w:sdtContent>
      </w:sdt>
      <w:r w:rsidDel="00000000" w:rsidR="00000000" w:rsidRPr="00000000">
        <w:rPr>
          <w:rtl w:val="0"/>
        </w:rPr>
        <w:t xml:space="preserve">close </w:t>
      </w:r>
      <w:commentRangeEnd w:id="146"/>
      <w:r w:rsidDel="00000000" w:rsidR="00000000" w:rsidRPr="00000000">
        <w:commentReference w:id="146"/>
      </w:r>
      <w:r w:rsidDel="00000000" w:rsidR="00000000" w:rsidRPr="00000000">
        <w:rPr>
          <w:rtl w:val="0"/>
        </w:rPr>
        <w:t xml:space="preserve">the </w:t>
      </w:r>
      <w:sdt>
        <w:sdtPr>
          <w:tag w:val="goog_rdk_300"/>
        </w:sdtPr>
        <w:sdtContent>
          <w:ins w:author="davide.lenzarini@u-blox.com" w:id="60" w:date="2024-03-19T16:22:08Z">
            <w:r w:rsidDel="00000000" w:rsidR="00000000" w:rsidRPr="00000000">
              <w:rPr>
                <w:rtl w:val="0"/>
              </w:rPr>
              <w:t xml:space="preserve">Virtual C</w:t>
            </w:r>
          </w:ins>
        </w:sdtContent>
      </w:sdt>
      <w:sdt>
        <w:sdtPr>
          <w:tag w:val="goog_rdk_301"/>
        </w:sdtPr>
        <w:sdtContent>
          <w:del w:author="davide.lenzarini@u-blox.com" w:id="60" w:date="2024-03-19T16:22:08Z">
            <w:r w:rsidDel="00000000" w:rsidR="00000000" w:rsidRPr="00000000">
              <w:rPr>
                <w:rtl w:val="0"/>
              </w:rPr>
              <w:delText xml:space="preserve">c</w:delText>
            </w:r>
          </w:del>
        </w:sdtContent>
      </w:sdt>
      <w:r w:rsidDel="00000000" w:rsidR="00000000" w:rsidRPr="00000000">
        <w:rPr>
          <w:rtl w:val="0"/>
        </w:rPr>
        <w:t xml:space="preserve">onnection at any point in this process. It MAY send a DISCONNECT packet before doing so. </w:t>
      </w:r>
      <w:r w:rsidDel="00000000" w:rsidR="00000000" w:rsidRPr="00000000">
        <w:rPr>
          <w:highlight w:val="yellow"/>
          <w:rtl w:val="0"/>
        </w:rPr>
        <w:t xml:space="preserve">The Server can reject the authentication at any point in this process. It MAY send a CONNACK with a Reason Code of 0x80 or above as described in</w:t>
      </w:r>
      <w:hyperlink r:id="rId70">
        <w:r w:rsidDel="00000000" w:rsidR="00000000" w:rsidRPr="00000000">
          <w:rPr>
            <w:highlight w:val="yellow"/>
            <w:rtl w:val="0"/>
          </w:rPr>
          <w:t xml:space="preserve"> </w:t>
        </w:r>
      </w:hyperlink>
      <w:hyperlink r:id="rId71">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w:t>
      </w:r>
      <w:sdt>
        <w:sdtPr>
          <w:tag w:val="goog_rdk_302"/>
        </w:sdtPr>
        <w:sdtContent>
          <w:del w:author="davide.lenzarini@u-blox.com" w:id="61" w:date="2024-03-19T16:23:00Z">
            <w:r w:rsidDel="00000000" w:rsidR="00000000" w:rsidRPr="00000000">
              <w:rPr>
                <w:highlight w:val="yellow"/>
                <w:rtl w:val="0"/>
              </w:rPr>
              <w:delText xml:space="preserve">and MUST close the </w:delText>
            </w:r>
          </w:del>
        </w:sdtContent>
      </w:sdt>
      <w:sdt>
        <w:sdtPr>
          <w:tag w:val="goog_rdk_303"/>
        </w:sdtPr>
        <w:sdtContent>
          <w:ins w:author="davide.lenzarini@u-blox.com" w:id="61" w:date="2024-03-19T16:23:00Z">
            <w:sdt>
              <w:sdtPr>
                <w:tag w:val="goog_rdk_304"/>
              </w:sdtPr>
              <w:sdtContent>
                <w:del w:author="davide.lenzarini@u-blox.com" w:id="61" w:date="2024-03-19T16:23:00Z">
                  <w:r w:rsidDel="00000000" w:rsidR="00000000" w:rsidRPr="00000000">
                    <w:rPr>
                      <w:highlight w:val="yellow"/>
                      <w:rtl w:val="0"/>
                    </w:rPr>
                    <w:delText xml:space="preserve">Virtual </w:delText>
                  </w:r>
                </w:del>
              </w:sdtContent>
            </w:sdt>
          </w:ins>
        </w:sdtContent>
      </w:sdt>
      <w:sdt>
        <w:sdtPr>
          <w:tag w:val="goog_rdk_305"/>
        </w:sdtPr>
        <w:sdtContent>
          <w:del w:author="davide.lenzarini@u-blox.com" w:id="61" w:date="2024-03-19T16:23:00Z">
            <w:r w:rsidDel="00000000" w:rsidR="00000000" w:rsidRPr="00000000">
              <w:rPr>
                <w:highlight w:val="yellow"/>
                <w:rtl w:val="0"/>
              </w:rPr>
              <w:delText xml:space="preserve">Network Connection</w:delText>
            </w:r>
            <w:r w:rsidDel="00000000" w:rsidR="00000000" w:rsidRPr="00000000">
              <w:rPr>
                <w:rtl w:val="0"/>
              </w:rPr>
              <w:delText xml:space="preserve"> </w:delText>
            </w:r>
          </w:del>
        </w:sdtContent>
      </w:sdt>
      <w:r w:rsidDel="00000000" w:rsidR="00000000" w:rsidRPr="00000000">
        <w:rPr>
          <w:color w:val="ff0000"/>
          <w:rtl w:val="0"/>
        </w:rPr>
        <w:t xml:space="preserve">[MQTT-4.12.0-4]</w:t>
      </w:r>
      <w:r w:rsidDel="00000000" w:rsidR="00000000" w:rsidRPr="00000000">
        <w:rPr>
          <w:rtl w:val="0"/>
        </w:rPr>
        <w:t xml:space="preserve">.</w:t>
      </w:r>
    </w:p>
    <w:p w:rsidR="00000000" w:rsidDel="00000000" w:rsidP="00000000" w:rsidRDefault="00000000" w:rsidRPr="00000000" w14:paraId="000013E4">
      <w:pPr>
        <w:spacing w:after="240" w:before="240" w:lineRule="auto"/>
        <w:ind w:left="0" w:right="0" w:firstLine="0"/>
        <w:rPr/>
      </w:pPr>
      <w:r w:rsidDel="00000000" w:rsidR="00000000" w:rsidRPr="00000000">
        <w:rPr>
          <w:highlight w:val="yellow"/>
          <w:rtl w:val="0"/>
        </w:rPr>
        <w:t xml:space="preserve">If the initial CONNECT packet included an Authentication Method property then all AUTH packets, and any successful CONNACK packet MUST include an Authentication Method Property with the same value as in the CONNECT packet</w:t>
      </w:r>
      <w:r w:rsidDel="00000000" w:rsidR="00000000" w:rsidRPr="00000000">
        <w:rPr>
          <w:rtl w:val="0"/>
        </w:rPr>
        <w:t xml:space="preserve"> </w:t>
      </w:r>
      <w:r w:rsidDel="00000000" w:rsidR="00000000" w:rsidRPr="00000000">
        <w:rPr>
          <w:color w:val="ff0000"/>
          <w:rtl w:val="0"/>
        </w:rPr>
        <w:t xml:space="preserve">[MQTT-4.12.0-5]</w:t>
      </w:r>
      <w:r w:rsidDel="00000000" w:rsidR="00000000" w:rsidRPr="00000000">
        <w:rPr>
          <w:rtl w:val="0"/>
        </w:rPr>
        <w:t xml:space="preserve">.</w:t>
      </w:r>
    </w:p>
    <w:p w:rsidR="00000000" w:rsidDel="00000000" w:rsidP="00000000" w:rsidRDefault="00000000" w:rsidRPr="00000000" w14:paraId="000013E5">
      <w:pPr>
        <w:spacing w:after="240" w:before="240" w:lineRule="auto"/>
        <w:ind w:left="0" w:right="0" w:firstLine="0"/>
        <w:rPr/>
      </w:pPr>
      <w:r w:rsidDel="00000000" w:rsidR="00000000" w:rsidRPr="00000000">
        <w:rPr>
          <w:rtl w:val="0"/>
        </w:rPr>
        <w:t xml:space="preserve">The implementation of enhanced authentication is OPTIONAL for both Clients and Servers. </w:t>
      </w: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[MQTT-4.12.0-6]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[MQTT-4.12.0-7]</w:t>
      </w:r>
      <w:r w:rsidDel="00000000" w:rsidR="00000000" w:rsidRPr="00000000">
        <w:rPr>
          <w:rtl w:val="0"/>
        </w:rPr>
        <w:t xml:space="preserve">.</w:t>
      </w:r>
    </w:p>
    <w:p w:rsidR="00000000" w:rsidDel="00000000" w:rsidP="00000000" w:rsidRDefault="00000000" w:rsidRPr="00000000" w14:paraId="000013E6">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3E7">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13E8">
      <w:pPr>
        <w:numPr>
          <w:ilvl w:val="0"/>
          <w:numId w:val="45"/>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13E9">
      <w:pPr>
        <w:numPr>
          <w:ilvl w:val="0"/>
          <w:numId w:val="45"/>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13EA">
      <w:pPr>
        <w:numPr>
          <w:ilvl w:val="0"/>
          <w:numId w:val="45"/>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13EB">
      <w:pPr>
        <w:numPr>
          <w:ilvl w:val="0"/>
          <w:numId w:val="45"/>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13EC">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13ED">
      <w:pPr>
        <w:numPr>
          <w:ilvl w:val="0"/>
          <w:numId w:val="18"/>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13EE">
      <w:pPr>
        <w:numPr>
          <w:ilvl w:val="0"/>
          <w:numId w:val="18"/>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13EF">
      <w:pPr>
        <w:numPr>
          <w:ilvl w:val="0"/>
          <w:numId w:val="18"/>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13F0">
      <w:pPr>
        <w:numPr>
          <w:ilvl w:val="0"/>
          <w:numId w:val="18"/>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13F1">
      <w:pPr>
        <w:numPr>
          <w:ilvl w:val="0"/>
          <w:numId w:val="18"/>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13F2">
      <w:pPr>
        <w:numPr>
          <w:ilvl w:val="0"/>
          <w:numId w:val="18"/>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13F3">
      <w:pPr>
        <w:pStyle w:val="Heading3"/>
        <w:ind w:left="0" w:firstLine="0"/>
        <w:rPr/>
      </w:pPr>
      <w:bookmarkStart w:colFirst="0" w:colLast="0" w:name="_heading=h.ut22r1f7l7us" w:id="223"/>
      <w:bookmarkEnd w:id="223"/>
      <w:r w:rsidDel="00000000" w:rsidR="00000000" w:rsidRPr="00000000">
        <w:rPr>
          <w:rtl w:val="0"/>
        </w:rPr>
        <w:t xml:space="preserve">4.10.1 Re-authentication</w:t>
      </w:r>
    </w:p>
    <w:p w:rsidR="00000000" w:rsidDel="00000000" w:rsidP="00000000" w:rsidRDefault="00000000" w:rsidRPr="00000000" w14:paraId="000013F4">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Network Connection</w:t>
      </w:r>
      <w:r w:rsidDel="00000000" w:rsidR="00000000" w:rsidRPr="00000000">
        <w:rPr>
          <w:rtl w:val="0"/>
        </w:rPr>
        <w:t xml:space="preserve"> </w:t>
      </w:r>
      <w:r w:rsidDel="00000000" w:rsidR="00000000" w:rsidRPr="00000000">
        <w:rPr>
          <w:color w:val="ff0000"/>
          <w:rtl w:val="0"/>
        </w:rPr>
        <w:t xml:space="preserve">[MQTT-4.12.1-1]</w:t>
      </w:r>
      <w:r w:rsidDel="00000000" w:rsidR="00000000" w:rsidRPr="00000000">
        <w:rPr>
          <w:rtl w:val="0"/>
        </w:rPr>
        <w:t xml:space="preserve">. If the authentication method requires Client data first, this AUTH packet contains the first piece of authentication data as the Authentication Data.</w:t>
      </w:r>
    </w:p>
    <w:p w:rsidR="00000000" w:rsidDel="00000000" w:rsidP="00000000" w:rsidRDefault="00000000" w:rsidRPr="00000000" w14:paraId="000013F5">
      <w:pPr>
        <w:spacing w:after="240" w:before="240" w:lineRule="auto"/>
        <w:ind w:left="0" w:right="0" w:firstLine="0"/>
        <w:rPr/>
      </w:pPr>
      <w:sdt>
        <w:sdtPr>
          <w:tag w:val="goog_rdk_307"/>
        </w:sdtPr>
        <w:sdtContent>
          <w:del w:author="davide.lenzarini@u-blox.com" w:id="62" w:date="2024-03-19T16:27:59Z">
            <w:r w:rsidDel="00000000" w:rsidR="00000000" w:rsidRPr="00000000">
              <w:rPr>
                <w:rtl w:val="0"/>
              </w:rPr>
              <w:delText xml:space="preserve"> </w:delText>
            </w:r>
          </w:del>
        </w:sdtContent>
      </w:sdt>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13F6">
      <w:pPr>
        <w:spacing w:after="240" w:before="240" w:lineRule="auto"/>
        <w:ind w:left="0" w:right="0" w:firstLine="0"/>
        <w:rPr/>
      </w:pPr>
      <w:sdt>
        <w:sdtPr>
          <w:tag w:val="goog_rdk_309"/>
        </w:sdtPr>
        <w:sdtContent>
          <w:del w:author="davide.lenzarini@u-blox.com" w:id="63" w:date="2024-03-19T16:28:05Z">
            <w:r w:rsidDel="00000000" w:rsidR="00000000" w:rsidRPr="00000000">
              <w:rPr>
                <w:rtl w:val="0"/>
              </w:rPr>
              <w:delText xml:space="preserve"> </w:delText>
            </w:r>
          </w:del>
        </w:sdtContent>
      </w:sdt>
      <w:r w:rsidDel="00000000" w:rsidR="00000000" w:rsidRPr="00000000">
        <w:rPr>
          <w:highlight w:val="yellow"/>
          <w:rtl w:val="0"/>
        </w:rPr>
        <w:t xml:space="preserve">If the re-authentication fails, the Client or Server SHOULD send DISCONNECT with an appropriate Reason Code as described in</w:t>
      </w:r>
      <w:hyperlink r:id="rId72">
        <w:r w:rsidDel="00000000" w:rsidR="00000000" w:rsidRPr="00000000">
          <w:rPr>
            <w:highlight w:val="yellow"/>
            <w:rtl w:val="0"/>
          </w:rPr>
          <w:t xml:space="preserve"> </w:t>
        </w:r>
      </w:hyperlink>
      <w:hyperlink r:id="rId73">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and MUST close the Network Connection</w:t>
      </w:r>
      <w:r w:rsidDel="00000000" w:rsidR="00000000" w:rsidRPr="00000000">
        <w:rPr>
          <w:rtl w:val="0"/>
        </w:rPr>
        <w:t xml:space="preserve"> </w:t>
      </w:r>
      <w:r w:rsidDel="00000000" w:rsidR="00000000" w:rsidRPr="00000000">
        <w:rPr>
          <w:color w:val="ff0000"/>
          <w:rtl w:val="0"/>
        </w:rPr>
        <w:t xml:space="preserve">[MQTT-4.12.1-2]</w:t>
      </w:r>
      <w:r w:rsidDel="00000000" w:rsidR="00000000" w:rsidRPr="00000000">
        <w:rPr>
          <w:rtl w:val="0"/>
        </w:rPr>
        <w:t xml:space="preserve">.</w:t>
      </w:r>
    </w:p>
    <w:p w:rsidR="00000000" w:rsidDel="00000000" w:rsidP="00000000" w:rsidRDefault="00000000" w:rsidRPr="00000000" w14:paraId="000013F7">
      <w:pPr>
        <w:spacing w:after="240" w:before="240" w:lineRule="auto"/>
        <w:ind w:left="0" w:right="0" w:firstLine="0"/>
        <w:rPr/>
      </w:pPr>
      <w:sdt>
        <w:sdtPr>
          <w:tag w:val="goog_rdk_311"/>
        </w:sdtPr>
        <w:sdtContent>
          <w:del w:author="davide.lenzarini@u-blox.com" w:id="64" w:date="2024-03-19T16:28:08Z">
            <w:r w:rsidDel="00000000" w:rsidR="00000000" w:rsidRPr="00000000">
              <w:rPr>
                <w:rtl w:val="0"/>
              </w:rPr>
              <w:delText xml:space="preserve"> </w:delText>
            </w:r>
          </w:del>
        </w:sdtContent>
      </w:sdt>
      <w:r w:rsidDel="00000000" w:rsidR="00000000" w:rsidRPr="00000000">
        <w:rPr>
          <w:rtl w:val="0"/>
        </w:rPr>
        <w:t xml:space="preserve">During this re-authentication sequence, the flow of other packets between the Client and Server can continue using the previous authentication.</w:t>
      </w:r>
    </w:p>
    <w:p w:rsidR="00000000" w:rsidDel="00000000" w:rsidP="00000000" w:rsidRDefault="00000000" w:rsidRPr="00000000" w14:paraId="000013F8">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3F9">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13FA">
      <w:pPr>
        <w:pStyle w:val="Heading2"/>
        <w:ind w:left="0" w:firstLine="0"/>
        <w:rPr/>
      </w:pPr>
      <w:bookmarkStart w:colFirst="0" w:colLast="0" w:name="_heading=h.v8vlgf6xm72a" w:id="224"/>
      <w:bookmarkEnd w:id="224"/>
      <w:r w:rsidDel="00000000" w:rsidR="00000000" w:rsidRPr="00000000">
        <w:rPr>
          <w:rtl w:val="0"/>
        </w:rPr>
        <w:t xml:space="preserve">4.11 Handling errors</w:t>
      </w:r>
    </w:p>
    <w:p w:rsidR="00000000" w:rsidDel="00000000" w:rsidP="00000000" w:rsidRDefault="00000000" w:rsidRPr="00000000" w14:paraId="000013FB">
      <w:pPr>
        <w:pStyle w:val="Heading3"/>
        <w:ind w:left="0" w:firstLine="0"/>
        <w:rPr/>
      </w:pPr>
      <w:bookmarkStart w:colFirst="0" w:colLast="0" w:name="_heading=h.kbby30dtgah8" w:id="225"/>
      <w:bookmarkEnd w:id="225"/>
      <w:r w:rsidDel="00000000" w:rsidR="00000000" w:rsidRPr="00000000">
        <w:rPr>
          <w:rtl w:val="0"/>
        </w:rPr>
        <w:t xml:space="preserve">4.11.1 Malformed Packet and Protocol Errors</w:t>
      </w:r>
    </w:p>
    <w:p w:rsidR="00000000" w:rsidDel="00000000" w:rsidP="00000000" w:rsidRDefault="00000000" w:rsidRPr="00000000" w14:paraId="000013FC">
      <w:pPr>
        <w:spacing w:after="240" w:before="240" w:lineRule="auto"/>
        <w:ind w:left="0" w:right="0" w:firstLine="0"/>
        <w:rPr/>
      </w:pPr>
      <w:r w:rsidDel="00000000" w:rsidR="00000000" w:rsidRPr="00000000">
        <w:rPr>
          <w:rtl w:val="0"/>
        </w:rPr>
        <w:t xml:space="preserve">Definitions of Malformed Packet and Protocol Errors are contained in</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section 1.2</w:t>
        </w:r>
      </w:hyperlink>
      <w:r w:rsidDel="00000000" w:rsidR="00000000" w:rsidRPr="00000000">
        <w:rPr>
          <w:rtl w:val="0"/>
        </w:rPr>
        <w:t xml:space="preserve"> Terminology, some but not all, of these error cases are noted throughout the specification. The rigor with which a Client or Server checks an MQTT</w:t>
      </w:r>
      <w:sdt>
        <w:sdtPr>
          <w:tag w:val="goog_rdk_312"/>
        </w:sdtPr>
        <w:sdtContent>
          <w:ins w:author="davide.lenzarini@u-blox.com" w:id="65" w:date="2024-03-19T17:34:38Z">
            <w:r w:rsidDel="00000000" w:rsidR="00000000" w:rsidRPr="00000000">
              <w:rPr>
                <w:rtl w:val="0"/>
              </w:rPr>
              <w:t xml:space="preserve">-SN</w:t>
            </w:r>
          </w:ins>
        </w:sdtContent>
      </w:sdt>
      <w:r w:rsidDel="00000000" w:rsidR="00000000" w:rsidRPr="00000000">
        <w:rPr>
          <w:rtl w:val="0"/>
        </w:rPr>
        <w:t xml:space="preserve"> Control Packet it has received will be a compromise between:</w:t>
      </w:r>
    </w:p>
    <w:p w:rsidR="00000000" w:rsidDel="00000000" w:rsidP="00000000" w:rsidRDefault="00000000" w:rsidRPr="00000000" w14:paraId="000013FD">
      <w:pPr>
        <w:numPr>
          <w:ilvl w:val="0"/>
          <w:numId w:val="29"/>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13FE">
      <w:pPr>
        <w:numPr>
          <w:ilvl w:val="0"/>
          <w:numId w:val="29"/>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13FF">
      <w:pPr>
        <w:numPr>
          <w:ilvl w:val="0"/>
          <w:numId w:val="29"/>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1400">
      <w:pPr>
        <w:numPr>
          <w:ilvl w:val="0"/>
          <w:numId w:val="29"/>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1401">
      <w:pPr>
        <w:numPr>
          <w:ilvl w:val="0"/>
          <w:numId w:val="29"/>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1402">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However, if a Client sends Control Packets before it receives CONNACK, it might cause a Protocol Error because it made an incorrect assumption about the Server capabilities. Refer</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to section 3.1.4</w:t>
        </w:r>
      </w:hyperlink>
      <w:r w:rsidDel="00000000" w:rsidR="00000000" w:rsidRPr="00000000">
        <w:rPr>
          <w:rtl w:val="0"/>
        </w:rPr>
        <w:t xml:space="preserve"> CONNECT Actions.</w:t>
      </w:r>
    </w:p>
    <w:p w:rsidR="00000000" w:rsidDel="00000000" w:rsidP="00000000" w:rsidRDefault="00000000" w:rsidRPr="00000000" w14:paraId="00001403">
      <w:pPr>
        <w:spacing w:after="240" w:before="240" w:lineRule="auto"/>
        <w:ind w:left="0" w:right="0" w:firstLine="0"/>
        <w:rPr/>
      </w:pPr>
      <w:r w:rsidDel="00000000" w:rsidR="00000000" w:rsidRPr="00000000">
        <w:rPr>
          <w:rtl w:val="0"/>
        </w:rPr>
        <w:t xml:space="preserve"> The Reason Codes used for Malformed Packet and Protocol Errors are:</w:t>
      </w:r>
    </w:p>
    <w:p w:rsidR="00000000" w:rsidDel="00000000" w:rsidP="00000000" w:rsidRDefault="00000000" w:rsidRPr="00000000" w14:paraId="00001404">
      <w:pPr>
        <w:numPr>
          <w:ilvl w:val="0"/>
          <w:numId w:val="23"/>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1405">
      <w:pPr>
        <w:numPr>
          <w:ilvl w:val="0"/>
          <w:numId w:val="23"/>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1406">
      <w:pPr>
        <w:numPr>
          <w:ilvl w:val="0"/>
          <w:numId w:val="23"/>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1407">
      <w:pPr>
        <w:numPr>
          <w:ilvl w:val="0"/>
          <w:numId w:val="23"/>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1408">
      <w:pPr>
        <w:numPr>
          <w:ilvl w:val="0"/>
          <w:numId w:val="23"/>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1409">
      <w:pPr>
        <w:numPr>
          <w:ilvl w:val="0"/>
          <w:numId w:val="23"/>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140A">
      <w:pPr>
        <w:numPr>
          <w:ilvl w:val="0"/>
          <w:numId w:val="23"/>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140B">
      <w:pPr>
        <w:spacing w:after="240" w:before="240" w:lineRule="auto"/>
        <w:ind w:left="0" w:right="0" w:firstLine="0"/>
        <w:rPr/>
      </w:pPr>
      <w:r w:rsidDel="00000000" w:rsidR="00000000" w:rsidRPr="00000000">
        <w:rPr>
          <w:rtl w:val="0"/>
        </w:rPr>
        <w:t xml:space="preserve">When a Client detects a Malformed Packet or Protocol Error, and a Reason Code is given in the specification, it SHOULD </w:t>
      </w:r>
      <w:sdt>
        <w:sdtPr>
          <w:tag w:val="goog_rdk_313"/>
        </w:sdtPr>
        <w:sdtContent>
          <w:commentRangeStart w:id="147"/>
        </w:sdtContent>
      </w:sdt>
      <w:r w:rsidDel="00000000" w:rsidR="00000000" w:rsidRPr="00000000">
        <w:rPr>
          <w:rtl w:val="0"/>
        </w:rPr>
        <w:t xml:space="preserve">close the Network Connection</w:t>
      </w:r>
      <w:commentRangeEnd w:id="147"/>
      <w:r w:rsidDel="00000000" w:rsidR="00000000" w:rsidRPr="00000000">
        <w:commentReference w:id="147"/>
      </w:r>
      <w:r w:rsidDel="00000000" w:rsidR="00000000" w:rsidRPr="00000000">
        <w:rPr>
          <w:rtl w:val="0"/>
        </w:rPr>
        <w:t xml:space="preserve">. In the case of an error in an AUTH packet it MAY send a DISCONNECT packet containing the reason code</w:t>
      </w:r>
      <w:sdt>
        <w:sdtPr>
          <w:tag w:val="goog_rdk_314"/>
        </w:sdtPr>
        <w:sdtContent>
          <w:del w:author="davide.lenzarini@u-blox.com" w:id="66" w:date="2024-03-19T17:38:55Z">
            <w:r w:rsidDel="00000000" w:rsidR="00000000" w:rsidRPr="00000000">
              <w:rPr>
                <w:rtl w:val="0"/>
              </w:rPr>
              <w:delText xml:space="preserve">, </w:delText>
            </w:r>
          </w:del>
          <w:sdt>
            <w:sdtPr>
              <w:tag w:val="goog_rdk_315"/>
            </w:sdtPr>
            <w:sdtContent>
              <w:commentRangeStart w:id="148"/>
            </w:sdtContent>
          </w:sdt>
          <w:del w:author="davide.lenzarini@u-blox.com" w:id="66" w:date="2024-03-19T17:38:55Z">
            <w:r w:rsidDel="00000000" w:rsidR="00000000" w:rsidRPr="00000000">
              <w:rPr>
                <w:rtl w:val="0"/>
              </w:rPr>
              <w:delText xml:space="preserve">before closing the Virtual Connection</w:delText>
            </w:r>
          </w:del>
        </w:sdtContent>
      </w:sdt>
      <w:commentRangeEnd w:id="148"/>
      <w:r w:rsidDel="00000000" w:rsidR="00000000" w:rsidRPr="00000000">
        <w:commentReference w:id="148"/>
      </w:r>
      <w:r w:rsidDel="00000000" w:rsidR="00000000" w:rsidRPr="00000000">
        <w:rPr>
          <w:rtl w:val="0"/>
        </w:rPr>
        <w:t xml:space="preserve">. In the case of an error in any other packet it SHOULD send a DISCONNECT packet containing the reason code</w:t>
      </w:r>
      <w:sdt>
        <w:sdtPr>
          <w:tag w:val="goog_rdk_316"/>
        </w:sdtPr>
        <w:sdtContent>
          <w:del w:author="davide.lenzarini@u-blox.com" w:id="67" w:date="2024-03-19T17:39:07Z">
            <w:r w:rsidDel="00000000" w:rsidR="00000000" w:rsidRPr="00000000">
              <w:rPr>
                <w:rtl w:val="0"/>
              </w:rPr>
              <w:delText xml:space="preserve"> </w:delText>
            </w:r>
          </w:del>
          <w:sdt>
            <w:sdtPr>
              <w:tag w:val="goog_rdk_317"/>
            </w:sdtPr>
            <w:sdtContent>
              <w:commentRangeStart w:id="149"/>
            </w:sdtContent>
          </w:sdt>
          <w:del w:author="davide.lenzarini@u-blox.com" w:id="67" w:date="2024-03-19T17:39:07Z">
            <w:r w:rsidDel="00000000" w:rsidR="00000000" w:rsidRPr="00000000">
              <w:rPr>
                <w:rtl w:val="0"/>
              </w:rPr>
              <w:delText xml:space="preserve">before closing the Virtual Connection</w:delText>
            </w:r>
          </w:del>
        </w:sdtContent>
      </w:sdt>
      <w:commentRangeEnd w:id="149"/>
      <w:r w:rsidDel="00000000" w:rsidR="00000000" w:rsidRPr="00000000">
        <w:commentReference w:id="149"/>
      </w:r>
      <w:r w:rsidDel="00000000" w:rsidR="00000000" w:rsidRPr="00000000">
        <w:rPr>
          <w:rtl w:val="0"/>
        </w:rPr>
        <w:t xml:space="preserve">. Use Reason Code 0x81 (Malformed Packet) or 0x82 (Protocol Error) unless a more specific Reason Code has been defined in section 3.14.2.1</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Disconnect Reason Code</w:t>
        </w:r>
      </w:hyperlink>
      <w:r w:rsidDel="00000000" w:rsidR="00000000" w:rsidRPr="00000000">
        <w:rPr>
          <w:rtl w:val="0"/>
        </w:rPr>
        <w:t xml:space="preserve">.</w:t>
      </w:r>
    </w:p>
    <w:p w:rsidR="00000000" w:rsidDel="00000000" w:rsidP="00000000" w:rsidRDefault="00000000" w:rsidRPr="00000000" w14:paraId="0000140C">
      <w:pPr>
        <w:spacing w:after="240" w:before="240" w:lineRule="auto"/>
        <w:ind w:left="0" w:right="0" w:firstLine="0"/>
        <w:rPr/>
      </w:pPr>
      <w:r w:rsidDel="00000000" w:rsidR="00000000" w:rsidRPr="00000000">
        <w:rPr>
          <w:highlight w:val="yellow"/>
          <w:rtl w:val="0"/>
        </w:rPr>
        <w:t xml:space="preserve">When a Server detects a Malformed Packet or Protocol Error, and a Reason Code is given in the specification,</w:t>
      </w:r>
      <w:sdt>
        <w:sdtPr>
          <w:tag w:val="goog_rdk_318"/>
        </w:sdtPr>
        <w:sdtContent>
          <w:commentRangeStart w:id="150"/>
        </w:sdtContent>
      </w:sdt>
      <w:r w:rsidDel="00000000" w:rsidR="00000000" w:rsidRPr="00000000">
        <w:rPr>
          <w:highlight w:val="yellow"/>
          <w:rtl w:val="0"/>
        </w:rPr>
        <w:t xml:space="preserve"> it MUST close the Virtual Connection</w:t>
      </w:r>
      <w:commentRangeEnd w:id="150"/>
      <w:r w:rsidDel="00000000" w:rsidR="00000000" w:rsidRPr="00000000">
        <w:commentReference w:id="150"/>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w:t>
      </w:r>
      <w:sdt>
        <w:sdtPr>
          <w:tag w:val="goog_rdk_319"/>
        </w:sdtPr>
        <w:sdtContent>
          <w:del w:author="davide.lenzarini@u-blox.com" w:id="68" w:date="2024-03-19T17:39:20Z">
            <w:r w:rsidDel="00000000" w:rsidR="00000000" w:rsidRPr="00000000">
              <w:rPr>
                <w:rtl w:val="0"/>
              </w:rPr>
              <w:delText xml:space="preserve">, </w:delText>
            </w:r>
          </w:del>
          <w:sdt>
            <w:sdtPr>
              <w:tag w:val="goog_rdk_320"/>
            </w:sdtPr>
            <w:sdtContent>
              <w:commentRangeStart w:id="151"/>
            </w:sdtContent>
          </w:sdt>
          <w:del w:author="davide.lenzarini@u-blox.com" w:id="68" w:date="2024-03-19T17:39:20Z">
            <w:r w:rsidDel="00000000" w:rsidR="00000000" w:rsidRPr="00000000">
              <w:rPr>
                <w:rtl w:val="0"/>
              </w:rPr>
              <w:delText xml:space="preserve">before closing the Network Connection</w:delText>
            </w:r>
          </w:del>
        </w:sdtContent>
      </w:sdt>
      <w:commentRangeEnd w:id="151"/>
      <w:r w:rsidDel="00000000" w:rsidR="00000000" w:rsidRPr="00000000">
        <w:commentReference w:id="151"/>
      </w:r>
      <w:r w:rsidDel="00000000" w:rsidR="00000000" w:rsidRPr="00000000">
        <w:rPr>
          <w:rtl w:val="0"/>
        </w:rPr>
        <w:t xml:space="preserve">. In the case of an error in any other packet it SHOULD send a DISCONNECT packet containing the Reason Code</w:t>
      </w:r>
      <w:sdt>
        <w:sdtPr>
          <w:tag w:val="goog_rdk_321"/>
        </w:sdtPr>
        <w:sdtContent>
          <w:del w:author="davide.lenzarini@u-blox.com" w:id="69" w:date="2024-03-19T17:39:26Z">
            <w:r w:rsidDel="00000000" w:rsidR="00000000" w:rsidRPr="00000000">
              <w:rPr>
                <w:rtl w:val="0"/>
              </w:rPr>
              <w:delText xml:space="preserve"> </w:delText>
            </w:r>
          </w:del>
          <w:sdt>
            <w:sdtPr>
              <w:tag w:val="goog_rdk_322"/>
            </w:sdtPr>
            <w:sdtContent>
              <w:commentRangeStart w:id="152"/>
            </w:sdtContent>
          </w:sdt>
          <w:del w:author="davide.lenzarini@u-blox.com" w:id="69" w:date="2024-03-19T17:39:26Z">
            <w:r w:rsidDel="00000000" w:rsidR="00000000" w:rsidRPr="00000000">
              <w:rPr>
                <w:rtl w:val="0"/>
              </w:rPr>
              <w:delText xml:space="preserve">before closing the Network Connection</w:delText>
            </w:r>
          </w:del>
        </w:sdtContent>
      </w:sdt>
      <w:commentRangeEnd w:id="152"/>
      <w:r w:rsidDel="00000000" w:rsidR="00000000" w:rsidRPr="00000000">
        <w:commentReference w:id="152"/>
      </w:r>
      <w:r w:rsidDel="00000000" w:rsidR="00000000" w:rsidRPr="00000000">
        <w:rPr>
          <w:rtl w:val="0"/>
        </w:rPr>
        <w:t xml:space="preserve">. Use Reason Code 0x81 (Malformed Packet) or 0x82 (Protocol Error) unless a more specific Reason Code has been defined in</w:t>
      </w:r>
      <w:hyperlink r:id="rId80">
        <w:r w:rsidDel="00000000" w:rsidR="00000000" w:rsidRPr="00000000">
          <w:rPr>
            <w:color w:val="1155cc"/>
            <w:u w:val="single"/>
            <w:rtl w:val="0"/>
          </w:rPr>
          <w:t xml:space="preserve"> section 3.2.2.2 - Connect Reason Code</w:t>
        </w:r>
      </w:hyperlink>
      <w:r w:rsidDel="00000000" w:rsidR="00000000" w:rsidRPr="00000000">
        <w:rPr>
          <w:rtl w:val="0"/>
        </w:rPr>
        <w:t xml:space="preserve"> or in section</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3.14.2.1 – Disconnect Reason Code</w:t>
        </w:r>
      </w:hyperlink>
      <w:r w:rsidDel="00000000" w:rsidR="00000000" w:rsidRPr="00000000">
        <w:rPr>
          <w:rtl w:val="0"/>
        </w:rPr>
        <w:t xml:space="preserve">. There are no consequences for other Sessions.</w:t>
      </w:r>
    </w:p>
    <w:p w:rsidR="00000000" w:rsidDel="00000000" w:rsidP="00000000" w:rsidRDefault="00000000" w:rsidRPr="00000000" w14:paraId="0000140D">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140E">
      <w:pPr>
        <w:pStyle w:val="Heading3"/>
        <w:ind w:left="0" w:firstLine="0"/>
        <w:rPr/>
      </w:pPr>
      <w:bookmarkStart w:colFirst="0" w:colLast="0" w:name="_heading=h.j0ufrffgt029" w:id="226"/>
      <w:bookmarkEnd w:id="226"/>
      <w:r w:rsidDel="00000000" w:rsidR="00000000" w:rsidRPr="00000000">
        <w:rPr>
          <w:rtl w:val="0"/>
        </w:rPr>
        <w:t xml:space="preserve">4.11.2 Other errors</w:t>
      </w:r>
    </w:p>
    <w:p w:rsidR="00000000" w:rsidDel="00000000" w:rsidP="00000000" w:rsidRDefault="00000000" w:rsidRPr="00000000" w14:paraId="0000140F">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1410">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1411">
      <w:pPr>
        <w:spacing w:after="240" w:before="240" w:lineRule="auto"/>
        <w:ind w:left="0" w:right="0" w:firstLine="0"/>
        <w:rPr/>
      </w:pPr>
      <w:r w:rsidDel="00000000" w:rsidR="00000000" w:rsidRPr="00000000">
        <w:rPr>
          <w:highlight w:val="yellow"/>
          <w:rtl w:val="0"/>
        </w:rPr>
        <w:t xml:space="preserve">The CONNACK and DISCONNECT packets allow a Reason Code of 0x80 or greater to indicate that the </w:t>
      </w:r>
      <w:sdt>
        <w:sdtPr>
          <w:tag w:val="goog_rdk_323"/>
        </w:sdtPr>
        <w:sdtContent>
          <w:ins w:author="davide.lenzarini@u-blox.com" w:id="70" w:date="2024-03-19T17:41:53Z">
            <w:r w:rsidDel="00000000" w:rsidR="00000000" w:rsidRPr="00000000">
              <w:rPr>
                <w:highlight w:val="yellow"/>
                <w:rtl w:val="0"/>
              </w:rPr>
              <w:t xml:space="preserve">Virtual </w:t>
            </w:r>
          </w:ins>
        </w:sdtContent>
      </w:sdt>
      <w:sdt>
        <w:sdtPr>
          <w:tag w:val="goog_rdk_324"/>
        </w:sdtPr>
        <w:sdtContent>
          <w:del w:author="davide.lenzarini@u-blox.com" w:id="70" w:date="2024-03-19T17:41:53Z">
            <w:r w:rsidDel="00000000" w:rsidR="00000000" w:rsidRPr="00000000">
              <w:rPr>
                <w:highlight w:val="yellow"/>
                <w:rtl w:val="0"/>
              </w:rPr>
              <w:delText xml:space="preserve">Network </w:delText>
            </w:r>
          </w:del>
        </w:sdtContent>
      </w:sdt>
      <w:r w:rsidDel="00000000" w:rsidR="00000000" w:rsidRPr="00000000">
        <w:rPr>
          <w:highlight w:val="yellow"/>
          <w:rtl w:val="0"/>
        </w:rPr>
        <w:t xml:space="preserve">Connection will be </w:t>
      </w:r>
      <w:sdt>
        <w:sdtPr>
          <w:tag w:val="goog_rdk_325"/>
        </w:sdtPr>
        <w:sdtContent>
          <w:commentRangeStart w:id="153"/>
        </w:sdtContent>
      </w:sdt>
      <w:r w:rsidDel="00000000" w:rsidR="00000000" w:rsidRPr="00000000">
        <w:rPr>
          <w:highlight w:val="yellow"/>
          <w:rtl w:val="0"/>
        </w:rPr>
        <w:t xml:space="preserve">closed</w:t>
      </w:r>
      <w:commentRangeEnd w:id="153"/>
      <w:r w:rsidDel="00000000" w:rsidR="00000000" w:rsidRPr="00000000">
        <w:commentReference w:id="153"/>
      </w:r>
      <w:r w:rsidDel="00000000" w:rsidR="00000000" w:rsidRPr="00000000">
        <w:rPr>
          <w:highlight w:val="yellow"/>
          <w:rtl w:val="0"/>
        </w:rPr>
        <w:t xml:space="preserve">. If a Reason Code of 0x80 or greater is specified, then the Virtual Connection MUST be </w:t>
      </w:r>
      <w:sdt>
        <w:sdtPr>
          <w:tag w:val="goog_rdk_326"/>
        </w:sdtPr>
        <w:sdtContent>
          <w:commentRangeStart w:id="154"/>
        </w:sdtContent>
      </w:sdt>
      <w:r w:rsidDel="00000000" w:rsidR="00000000" w:rsidRPr="00000000">
        <w:rPr>
          <w:highlight w:val="yellow"/>
          <w:rtl w:val="0"/>
        </w:rPr>
        <w:t xml:space="preserve">closed </w:t>
      </w:r>
      <w:commentRangeEnd w:id="154"/>
      <w:r w:rsidDel="00000000" w:rsidR="00000000" w:rsidRPr="00000000">
        <w:commentReference w:id="154"/>
      </w:r>
      <w:r w:rsidDel="00000000" w:rsidR="00000000" w:rsidRPr="00000000">
        <w:rPr>
          <w:highlight w:val="yellow"/>
          <w:rtl w:val="0"/>
        </w:rPr>
        <w:t xml:space="preserve">whether or not the CONNACK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of one of these Reason Codes does not have consequence for any other Session.</w:t>
      </w:r>
    </w:p>
    <w:p w:rsidR="00000000" w:rsidDel="00000000" w:rsidP="00000000" w:rsidRDefault="00000000" w:rsidRPr="00000000" w14:paraId="00001412">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1413">
      <w:pPr>
        <w:spacing w:after="240" w:before="240" w:lineRule="auto"/>
        <w:ind w:left="0" w:right="0" w:firstLine="0"/>
        <w:rPr/>
      </w:pPr>
      <w:r w:rsidDel="00000000" w:rsidR="00000000" w:rsidRPr="00000000">
        <w:rPr>
          <w:rtl w:val="0"/>
        </w:rPr>
        <w:t xml:space="preserve">Refer to section </w:t>
      </w:r>
      <w:sdt>
        <w:sdtPr>
          <w:tag w:val="goog_rdk_327"/>
        </w:sdtPr>
        <w:sdtContent>
          <w:commentRangeStart w:id="155"/>
        </w:sdtContent>
      </w:sdt>
      <w:r w:rsidDel="00000000" w:rsidR="00000000" w:rsidRPr="00000000">
        <w:rPr>
          <w:rtl w:val="0"/>
        </w:rPr>
        <w:t xml:space="preserve">5.4.9</w:t>
      </w:r>
      <w:commentRangeEnd w:id="155"/>
      <w:r w:rsidDel="00000000" w:rsidR="00000000" w:rsidRPr="00000000">
        <w:commentReference w:id="155"/>
      </w:r>
      <w:r w:rsidDel="00000000" w:rsidR="00000000" w:rsidRPr="00000000">
        <w:rPr>
          <w:rtl w:val="0"/>
        </w:rPr>
        <w:t xml:space="preserve"> for information about handling Disallowed Unicode code points.</w:t>
      </w:r>
    </w:p>
    <w:p w:rsidR="00000000" w:rsidDel="00000000" w:rsidP="00000000" w:rsidRDefault="00000000" w:rsidRPr="00000000" w14:paraId="00001414">
      <w:pPr>
        <w:pStyle w:val="Heading2"/>
        <w:spacing w:after="240" w:before="240" w:lineRule="auto"/>
        <w:ind w:left="0" w:right="0" w:firstLine="0"/>
        <w:rPr>
          <w:rFonts w:ascii="Arial" w:cs="Arial" w:eastAsia="Arial" w:hAnsi="Arial"/>
        </w:rPr>
      </w:pPr>
      <w:bookmarkStart w:colFirst="0" w:colLast="0" w:name="_heading=h.1vpy4wyrild2" w:id="227"/>
      <w:bookmarkEnd w:id="227"/>
      <w:r w:rsidDel="00000000" w:rsidR="00000000" w:rsidRPr="00000000">
        <w:rPr>
          <w:rFonts w:ascii="Arial" w:cs="Arial" w:eastAsia="Arial" w:hAnsi="Arial"/>
          <w:rtl w:val="0"/>
        </w:rPr>
        <w:t xml:space="preserve">4.12 Example MQTT-SN Architecture</w:t>
      </w:r>
      <w:sdt>
        <w:sdtPr>
          <w:tag w:val="goog_rdk_328"/>
        </w:sdtPr>
        <w:sdtContent>
          <w:del w:author="davide.lenzarini@u-blox.com" w:id="71" w:date="2024-03-14T11:37:16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s</w:t>
      </w:r>
      <w:sdt>
        <w:sdtPr>
          <w:tag w:val="goog_rdk_329"/>
        </w:sdtPr>
        <w:sdtContent>
          <w:del w:author="davide.lenzarini@u-blox.com" w:id="72" w:date="2024-03-14T11:37:18Z">
            <w:r w:rsidDel="00000000" w:rsidR="00000000" w:rsidRPr="00000000">
              <w:rPr>
                <w:rFonts w:ascii="Arial" w:cs="Arial" w:eastAsia="Arial" w:hAnsi="Arial"/>
                <w:rtl w:val="0"/>
              </w:rPr>
              <w:delText xml:space="preserve">)</w:delText>
            </w:r>
          </w:del>
        </w:sdtContent>
      </w:sdt>
      <w:r w:rsidDel="00000000" w:rsidR="00000000" w:rsidRPr="00000000">
        <w:rPr>
          <w:rtl w:val="0"/>
        </w:rPr>
      </w:r>
    </w:p>
    <w:p w:rsidR="00000000" w:rsidDel="00000000" w:rsidP="00000000" w:rsidRDefault="00000000" w:rsidRPr="00000000" w14:paraId="00001415">
      <w:pPr>
        <w:spacing w:after="0" w:lineRule="auto"/>
        <w:ind w:left="-15" w:right="4" w:firstLine="0"/>
        <w:rPr>
          <w:rFonts w:ascii="Arial" w:cs="Arial" w:eastAsia="Arial" w:hAnsi="Arial"/>
        </w:rPr>
      </w:pPr>
      <w:sdt>
        <w:sdtPr>
          <w:tag w:val="goog_rdk_331"/>
        </w:sdtPr>
        <w:sdtContent>
          <w:del w:author="davide.lenzarini@u-blox.com" w:id="73" w:date="2024-03-14T11:37:22Z">
            <w:r w:rsidDel="00000000" w:rsidR="00000000" w:rsidRPr="00000000">
              <w:rPr>
                <w:rFonts w:ascii="Arial" w:cs="Arial" w:eastAsia="Arial" w:hAnsi="Arial"/>
                <w:rtl w:val="0"/>
              </w:rPr>
              <w:delText xml:space="preserve">The architecture of MQTT-SN is shown in figure 1. </w:delText>
            </w:r>
          </w:del>
        </w:sdtContent>
      </w:sdt>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416">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17">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418">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19">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1A">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41B">
      <w:pPr>
        <w:spacing w:after="303" w:line="259" w:lineRule="auto"/>
        <w:ind w:left="284" w:right="4" w:firstLine="0"/>
        <w:rPr>
          <w:rFonts w:ascii="Arial" w:cs="Arial" w:eastAsia="Arial" w:hAnsi="Arial"/>
        </w:rPr>
      </w:pPr>
      <w:sdt>
        <w:sdtPr>
          <w:tag w:val="goog_rdk_333"/>
        </w:sdtPr>
        <w:sdtContent>
          <w:del w:author="davide.lenzarini@u-blox.com" w:id="74" w:date="2024-03-14T11:37:29Z"/>
          <w:sdt>
            <w:sdtPr>
              <w:tag w:val="goog_rdk_334"/>
            </w:sdtPr>
            <w:sdtContent>
              <w:commentRangeStart w:id="156"/>
            </w:sdtContent>
          </w:sdt>
          <w:del w:author="davide.lenzarini@u-blox.com" w:id="74" w:date="2024-03-14T11:37:29Z">
            <w:sdt>
              <w:sdtPr>
                <w:tag w:val="goog_rdk_335"/>
              </w:sdtPr>
              <w:sdtContent>
                <w:commentRangeStart w:id="157"/>
              </w:sdtContent>
            </w:sdt>
            <w:r w:rsidDel="00000000" w:rsidR="00000000" w:rsidRPr="00000000">
              <w:rPr>
                <w:rFonts w:ascii="Arial" w:cs="Arial" w:eastAsia="Arial" w:hAnsi="Arial"/>
              </w:rPr>
              <w:drawing>
                <wp:inline distB="0" distT="0" distL="0" distR="0">
                  <wp:extent cx="5729288" cy="5321408"/>
                  <wp:effectExtent b="0" l="0" r="0" t="0"/>
                  <wp:docPr id="29" name="image1.png"/>
                  <a:graphic>
                    <a:graphicData uri="http://schemas.openxmlformats.org/drawingml/2006/picture">
                      <pic:pic>
                        <pic:nvPicPr>
                          <pic:cNvPr id="0" name="image1.png"/>
                          <pic:cNvPicPr preferRelativeResize="0"/>
                        </pic:nvPicPr>
                        <pic:blipFill>
                          <a:blip r:embed="rId83"/>
                          <a:srcRect b="1599" l="-1824" r="-1388" t="0"/>
                          <a:stretch>
                            <a:fillRect/>
                          </a:stretch>
                        </pic:blipFill>
                        <pic:spPr>
                          <a:xfrm>
                            <a:off x="0" y="0"/>
                            <a:ext cx="5729288" cy="5321408"/>
                          </a:xfrm>
                          <a:prstGeom prst="rect"/>
                          <a:ln/>
                        </pic:spPr>
                      </pic:pic>
                    </a:graphicData>
                  </a:graphic>
                </wp:inline>
              </w:drawing>
            </w:r>
          </w:del>
        </w:sdtContent>
      </w:sdt>
      <w:commentRangeEnd w:id="156"/>
      <w:r w:rsidDel="00000000" w:rsidR="00000000" w:rsidRPr="00000000">
        <w:commentReference w:id="156"/>
      </w:r>
      <w:commentRangeEnd w:id="157"/>
      <w:r w:rsidDel="00000000" w:rsidR="00000000" w:rsidRPr="00000000">
        <w:commentReference w:id="157"/>
      </w:r>
      <w:r w:rsidDel="00000000" w:rsidR="00000000" w:rsidRPr="00000000">
        <w:rPr>
          <w:rtl w:val="0"/>
        </w:rPr>
      </w:r>
    </w:p>
    <w:p w:rsidR="00000000" w:rsidDel="00000000" w:rsidP="00000000" w:rsidRDefault="00000000" w:rsidRPr="00000000" w14:paraId="0000141C">
      <w:pPr>
        <w:spacing w:after="203" w:line="265" w:lineRule="auto"/>
        <w:ind w:right="4"/>
        <w:jc w:val="center"/>
        <w:rPr>
          <w:rFonts w:ascii="Arial" w:cs="Arial" w:eastAsia="Arial" w:hAnsi="Arial"/>
        </w:rPr>
      </w:pPr>
      <w:sdt>
        <w:sdtPr>
          <w:tag w:val="goog_rdk_337"/>
        </w:sdtPr>
        <w:sdtContent>
          <w:del w:author="davide.lenzarini@u-blox.com" w:id="75"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141D">
      <w:pPr>
        <w:pStyle w:val="Heading3"/>
        <w:ind w:left="0" w:right="4" w:firstLine="0"/>
        <w:rPr>
          <w:rFonts w:ascii="Arial" w:cs="Arial" w:eastAsia="Arial" w:hAnsi="Arial"/>
        </w:rPr>
      </w:pPr>
      <w:bookmarkStart w:colFirst="0" w:colLast="0" w:name="_heading=h.3pp52gy" w:id="228"/>
      <w:bookmarkEnd w:id="228"/>
      <w:r w:rsidDel="00000000" w:rsidR="00000000" w:rsidRPr="00000000">
        <w:rPr>
          <w:rtl w:val="0"/>
        </w:rPr>
        <w:t xml:space="preserve">4.12.1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41E">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server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41F">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343"/>
      </w:sdtPr>
      <w:sdtContent>
        <w:p w:rsidR="00000000" w:rsidDel="00000000" w:rsidP="00000000" w:rsidRDefault="00000000" w:rsidRPr="00000000" w14:paraId="00001420">
          <w:pPr>
            <w:spacing w:after="303" w:line="259" w:lineRule="auto"/>
            <w:ind w:right="4"/>
            <w:rPr>
              <w:ins w:author="davide.lenzarini@u-blox.com" w:id="76" w:date="2024-03-14T11:32:00Z"/>
              <w:rFonts w:ascii="Arial" w:cs="Arial" w:eastAsia="Arial" w:hAnsi="Arial"/>
            </w:rPr>
          </w:pPr>
          <w:r w:rsidDel="00000000" w:rsidR="00000000" w:rsidRPr="00000000">
            <w:rPr>
              <w:rFonts w:ascii="Arial" w:cs="Arial" w:eastAsia="Arial" w:hAnsi="Arial"/>
              <w:rtl w:val="0"/>
            </w:rPr>
            <w:t xml:space="preserve">          </w:t>
          </w:r>
          <w:sdt>
            <w:sdtPr>
              <w:tag w:val="goog_rdk_338"/>
            </w:sdtPr>
            <w:sdtContent>
              <w:del w:author="davide.lenzarini@u-blox.com" w:id="76" w:date="2024-03-14T11:32:00Z"/>
              <w:sdt>
                <w:sdtPr>
                  <w:tag w:val="goog_rdk_339"/>
                </w:sdtPr>
                <w:sdtContent>
                  <w:commentRangeStart w:id="158"/>
                </w:sdtContent>
              </w:sdt>
              <w:del w:author="davide.lenzarini@u-blox.com" w:id="76" w:date="2024-03-14T11:32:00Z">
                <w:sdt>
                  <w:sdtPr>
                    <w:tag w:val="goog_rdk_340"/>
                  </w:sdtPr>
                  <w:sdtContent>
                    <w:commentRangeStart w:id="159"/>
                  </w:sdtContent>
                </w:sdt>
                <w:sdt>
                  <w:sdtPr>
                    <w:tag w:val="goog_rdk_341"/>
                  </w:sdtPr>
                  <w:sdtContent>
                    <w:commentRangeStart w:id="160"/>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28" name="image4.png"/>
                      <a:graphic>
                        <a:graphicData uri="http://schemas.openxmlformats.org/drawingml/2006/picture">
                          <pic:pic>
                            <pic:nvPicPr>
                              <pic:cNvPr descr="A close up of a map&#10;&#10;Description automatically generated" id="0" name="image4.png"/>
                              <pic:cNvPicPr preferRelativeResize="0"/>
                            </pic:nvPicPr>
                            <pic:blipFill>
                              <a:blip r:embed="rId84"/>
                              <a:srcRect b="0" l="0" r="0" t="0"/>
                              <a:stretch>
                                <a:fillRect/>
                              </a:stretch>
                            </pic:blipFill>
                            <pic:spPr>
                              <a:xfrm>
                                <a:off x="0" y="0"/>
                                <a:ext cx="4861756" cy="1810693"/>
                              </a:xfrm>
                              <a:prstGeom prst="rect"/>
                              <a:ln/>
                            </pic:spPr>
                          </pic:pic>
                        </a:graphicData>
                      </a:graphic>
                    </wp:inline>
                  </w:drawing>
                </w:r>
              </w:del>
            </w:sdtContent>
          </w:sdt>
          <w:sdt>
            <w:sdtPr>
              <w:tag w:val="goog_rdk_342"/>
            </w:sdtPr>
            <w:sdtContent>
              <w:ins w:author="davide.lenzarini@u-blox.com" w:id="76" w:date="2024-03-14T11:32:00Z">
                <w:commentRangeEnd w:id="158"/>
                <w:r w:rsidDel="00000000" w:rsidR="00000000" w:rsidRPr="00000000">
                  <w:commentReference w:id="158"/>
                </w:r>
                <w:commentRangeEnd w:id="159"/>
                <w:r w:rsidDel="00000000" w:rsidR="00000000" w:rsidRPr="00000000">
                  <w:commentReference w:id="159"/>
                </w:r>
                <w:commentRangeEnd w:id="160"/>
                <w:r w:rsidDel="00000000" w:rsidR="00000000" w:rsidRPr="00000000">
                  <w:commentReference w:id="160"/>
                </w:r>
                <w:r w:rsidDel="00000000" w:rsidR="00000000" w:rsidRPr="00000000">
                  <w:rPr>
                    <w:rtl w:val="0"/>
                  </w:rPr>
                </w:r>
              </w:ins>
            </w:sdtContent>
          </w:sdt>
        </w:p>
      </w:sdtContent>
    </w:sdt>
    <w:sdt>
      <w:sdtPr>
        <w:tag w:val="goog_rdk_346"/>
      </w:sdtPr>
      <w:sdtContent>
        <w:p w:rsidR="00000000" w:rsidDel="00000000" w:rsidP="00000000" w:rsidRDefault="00000000" w:rsidRPr="00000000" w14:paraId="00001421">
          <w:pPr>
            <w:spacing w:after="303" w:line="259" w:lineRule="auto"/>
            <w:ind w:right="4"/>
            <w:jc w:val="center"/>
            <w:rPr>
              <w:shd w:fill="auto" w:val="clear"/>
              <w:rPrChange w:author="davide.lenzarini@u-blox.com" w:id="78"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345"/>
            </w:sdtPr>
            <w:sdtContent>
              <w:ins w:author="davide.lenzarini@u-blox.com" w:id="77" w:date="2024-03-14T11:32:06Z">
                <w:r w:rsidDel="00000000" w:rsidR="00000000" w:rsidRPr="00000000">
                  <w:rPr>
                    <w:rFonts w:ascii="Arial" w:cs="Arial" w:eastAsia="Arial" w:hAnsi="Arial"/>
                  </w:rPr>
                  <w:drawing>
                    <wp:inline distB="114300" distT="114300" distL="114300" distR="114300">
                      <wp:extent cx="3652838" cy="2437925"/>
                      <wp:effectExtent b="0" l="0" r="0" t="0"/>
                      <wp:docPr id="31" name="image7.png"/>
                      <a:graphic>
                        <a:graphicData uri="http://schemas.openxmlformats.org/drawingml/2006/picture">
                          <pic:pic>
                            <pic:nvPicPr>
                              <pic:cNvPr id="0" name="image7.png"/>
                              <pic:cNvPicPr preferRelativeResize="0"/>
                            </pic:nvPicPr>
                            <pic:blipFill>
                              <a:blip r:embed="rId85"/>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422">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347"/>
        </w:sdtPr>
        <w:sdtContent>
          <w:ins w:author="davide.lenzarini@u-blox.com" w:id="79" w:date="2024-03-14T11:41:43Z">
            <w:r w:rsidDel="00000000" w:rsidR="00000000" w:rsidRPr="00000000">
              <w:rPr>
                <w:rFonts w:ascii="Arial" w:cs="Arial" w:eastAsia="Arial" w:hAnsi="Arial"/>
                <w:rtl w:val="0"/>
              </w:rPr>
              <w:t xml:space="preserve">XX</w:t>
            </w:r>
          </w:ins>
        </w:sdtContent>
      </w:sdt>
      <w:sdt>
        <w:sdtPr>
          <w:tag w:val="goog_rdk_348"/>
        </w:sdtPr>
        <w:sdtContent>
          <w:del w:author="davide.lenzarini@u-blox.com" w:id="79"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349"/>
        </w:sdtPr>
        <w:sdtContent>
          <w:del w:author="davide.lenzarini@u-blox.com" w:id="80"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350"/>
        </w:sdtPr>
        <w:sdtContent>
          <w:ins w:author="davide.lenzarini@u-blox.com" w:id="81" w:date="2024-03-14T11:35:46Z">
            <w:r w:rsidDel="00000000" w:rsidR="00000000" w:rsidRPr="00000000">
              <w:rPr>
                <w:rFonts w:ascii="Arial" w:cs="Arial" w:eastAsia="Arial" w:hAnsi="Arial"/>
                <w:rtl w:val="0"/>
              </w:rPr>
              <w:t xml:space="preserve"> scenario</w:t>
            </w:r>
          </w:ins>
        </w:sdtContent>
      </w:sdt>
      <w:sdt>
        <w:sdtPr>
          <w:tag w:val="goog_rdk_351"/>
        </w:sdtPr>
        <w:sdtContent>
          <w:del w:author="davide.lenzarini@u-blox.com" w:id="81"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423">
      <w:pPr>
        <w:pStyle w:val="Heading3"/>
        <w:ind w:left="0" w:right="4" w:firstLine="0"/>
        <w:rPr>
          <w:rFonts w:ascii="Arial" w:cs="Arial" w:eastAsia="Arial" w:hAnsi="Arial"/>
        </w:rPr>
      </w:pPr>
      <w:bookmarkStart w:colFirst="0" w:colLast="0" w:name="_heading=h.24ufcor" w:id="229"/>
      <w:bookmarkEnd w:id="229"/>
      <w:r w:rsidDel="00000000" w:rsidR="00000000" w:rsidRPr="00000000">
        <w:rPr>
          <w:rtl w:val="0"/>
        </w:rPr>
        <w:t xml:space="preserve">4.12.2 </w:t>
      </w:r>
      <w:r w:rsidDel="00000000" w:rsidR="00000000" w:rsidRPr="00000000">
        <w:rPr>
          <w:rFonts w:ascii="Arial" w:cs="Arial" w:eastAsia="Arial" w:hAnsi="Arial"/>
          <w:rtl w:val="0"/>
        </w:rPr>
        <w:t xml:space="preserve">Aggregating Gateway</w:t>
      </w:r>
    </w:p>
    <w:sdt>
      <w:sdtPr>
        <w:tag w:val="goog_rdk_353"/>
      </w:sdtPr>
      <w:sdtContent>
        <w:p w:rsidR="00000000" w:rsidDel="00000000" w:rsidP="00000000" w:rsidRDefault="00000000" w:rsidRPr="00000000" w14:paraId="00001424">
          <w:pPr>
            <w:spacing w:after="460" w:lineRule="auto"/>
            <w:ind w:left="-5" w:right="4" w:firstLine="0"/>
            <w:rPr>
              <w:ins w:author="davide.lenzarini@u-blox.com" w:id="82"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352"/>
            </w:sdtPr>
            <w:sdtContent>
              <w:ins w:author="davide.lenzarini@u-blox.com" w:id="82" w:date="2024-03-14T11:38:25Z">
                <w:r w:rsidDel="00000000" w:rsidR="00000000" w:rsidRPr="00000000">
                  <w:rPr>
                    <w:rtl w:val="0"/>
                  </w:rPr>
                </w:r>
              </w:ins>
            </w:sdtContent>
          </w:sdt>
        </w:p>
      </w:sdtContent>
    </w:sdt>
    <w:sdt>
      <w:sdtPr>
        <w:tag w:val="goog_rdk_355"/>
      </w:sdtPr>
      <w:sdtContent>
        <w:p w:rsidR="00000000" w:rsidDel="00000000" w:rsidP="00000000" w:rsidRDefault="00000000" w:rsidRPr="00000000" w14:paraId="00001425">
          <w:pPr>
            <w:spacing w:after="460" w:lineRule="auto"/>
            <w:ind w:left="-5" w:right="4" w:firstLine="0"/>
            <w:jc w:val="center"/>
            <w:rPr>
              <w:ins w:author="davide.lenzarini@u-blox.com" w:id="82" w:date="2024-03-14T11:38:25Z"/>
              <w:rFonts w:ascii="Arial" w:cs="Arial" w:eastAsia="Arial" w:hAnsi="Arial"/>
            </w:rPr>
          </w:pPr>
          <w:sdt>
            <w:sdtPr>
              <w:tag w:val="goog_rdk_354"/>
            </w:sdtPr>
            <w:sdtContent>
              <w:ins w:author="davide.lenzarini@u-blox.com" w:id="82" w:date="2024-03-14T11:38:25Z">
                <w:r w:rsidDel="00000000" w:rsidR="00000000" w:rsidRPr="00000000">
                  <w:rPr>
                    <w:rFonts w:ascii="Arial" w:cs="Arial" w:eastAsia="Arial" w:hAnsi="Arial"/>
                  </w:rPr>
                  <w:drawing>
                    <wp:inline distB="114300" distT="114300" distL="114300" distR="114300">
                      <wp:extent cx="4186238" cy="2793744"/>
                      <wp:effectExtent b="0" l="0" r="0" t="0"/>
                      <wp:docPr id="30" name="image13.png"/>
                      <a:graphic>
                        <a:graphicData uri="http://schemas.openxmlformats.org/drawingml/2006/picture">
                          <pic:pic>
                            <pic:nvPicPr>
                              <pic:cNvPr id="0" name="image13.png"/>
                              <pic:cNvPicPr preferRelativeResize="0"/>
                            </pic:nvPicPr>
                            <pic:blipFill>
                              <a:blip r:embed="rId86"/>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357"/>
      </w:sdtPr>
      <w:sdtContent>
        <w:p w:rsidR="00000000" w:rsidDel="00000000" w:rsidP="00000000" w:rsidRDefault="00000000" w:rsidRPr="00000000" w14:paraId="00001426">
          <w:pPr>
            <w:spacing w:after="572" w:line="265" w:lineRule="auto"/>
            <w:jc w:val="center"/>
            <w:rPr>
              <w:shd w:fill="auto" w:val="clear"/>
              <w:rPrChange w:author="davide.lenzarini@u-blox.com" w:id="83"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356"/>
            </w:sdtPr>
            <w:sdtContent>
              <w:ins w:author="davide.lenzarini@u-blox.com" w:id="82"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360"/>
      </w:sdtPr>
      <w:sdtContent>
        <w:p w:rsidR="00000000" w:rsidDel="00000000" w:rsidP="00000000" w:rsidRDefault="00000000" w:rsidRPr="00000000" w14:paraId="00001427">
          <w:pPr>
            <w:pStyle w:val="Heading3"/>
            <w:keepLines w:val="1"/>
            <w:spacing w:after="64" w:before="0" w:line="259" w:lineRule="auto"/>
            <w:ind w:left="0" w:firstLine="0"/>
            <w:rPr>
              <w:ins w:author="davide.lenzarini@u-blox.com" w:id="84" w:date="2024-03-14T11:39:33Z"/>
            </w:rPr>
          </w:pPr>
          <w:sdt>
            <w:sdtPr>
              <w:tag w:val="goog_rdk_359"/>
            </w:sdtPr>
            <w:sdtContent>
              <w:ins w:author="davide.lenzarini@u-blox.com" w:id="84" w:date="2024-03-14T11:39:33Z">
                <w:bookmarkStart w:colFirst="0" w:colLast="0" w:name="_heading=h.jzpmwk" w:id="230"/>
                <w:bookmarkEnd w:id="230"/>
                <w:r w:rsidDel="00000000" w:rsidR="00000000" w:rsidRPr="00000000">
                  <w:rPr>
                    <w:rtl w:val="0"/>
                  </w:rPr>
                  <w:t xml:space="preserve">4.11.3 Forwarder encapsulator</w:t>
                </w:r>
              </w:ins>
            </w:sdtContent>
          </w:sdt>
        </w:p>
      </w:sdtContent>
    </w:sdt>
    <w:sdt>
      <w:sdtPr>
        <w:tag w:val="goog_rdk_362"/>
      </w:sdtPr>
      <w:sdtContent>
        <w:p w:rsidR="00000000" w:rsidDel="00000000" w:rsidP="00000000" w:rsidRDefault="00000000" w:rsidRPr="00000000" w14:paraId="00001428">
          <w:pPr>
            <w:spacing w:after="572" w:line="265" w:lineRule="auto"/>
            <w:jc w:val="center"/>
            <w:rPr>
              <w:ins w:author="davide.lenzarini@u-blox.com" w:id="84" w:date="2024-03-14T11:39:33Z"/>
              <w:rFonts w:ascii="Arial" w:cs="Arial" w:eastAsia="Arial" w:hAnsi="Arial"/>
            </w:rPr>
          </w:pPr>
          <w:sdt>
            <w:sdtPr>
              <w:tag w:val="goog_rdk_361"/>
            </w:sdtPr>
            <w:sdtContent>
              <w:ins w:author="davide.lenzarini@u-blox.com" w:id="84" w:date="2024-03-14T11:39:33Z">
                <w:r w:rsidDel="00000000" w:rsidR="00000000" w:rsidRPr="00000000">
                  <w:rPr>
                    <w:rFonts w:ascii="Arial" w:cs="Arial" w:eastAsia="Arial" w:hAnsi="Arial"/>
                  </w:rPr>
                  <w:drawing>
                    <wp:inline distB="114300" distT="114300" distL="114300" distR="114300">
                      <wp:extent cx="4302045" cy="2557083"/>
                      <wp:effectExtent b="0" l="0" r="0" t="0"/>
                      <wp:docPr id="33" name="image8.png"/>
                      <a:graphic>
                        <a:graphicData uri="http://schemas.openxmlformats.org/drawingml/2006/picture">
                          <pic:pic>
                            <pic:nvPicPr>
                              <pic:cNvPr id="0" name="image8.png"/>
                              <pic:cNvPicPr preferRelativeResize="0"/>
                            </pic:nvPicPr>
                            <pic:blipFill>
                              <a:blip r:embed="rId87"/>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364"/>
      </w:sdtPr>
      <w:sdtContent>
        <w:p w:rsidR="00000000" w:rsidDel="00000000" w:rsidP="00000000" w:rsidRDefault="00000000" w:rsidRPr="00000000" w14:paraId="00001429">
          <w:pPr>
            <w:spacing w:after="572" w:line="265" w:lineRule="auto"/>
            <w:jc w:val="center"/>
            <w:rPr>
              <w:ins w:author="davide.lenzarini@u-blox.com" w:id="84" w:date="2024-03-14T11:39:33Z"/>
              <w:rFonts w:ascii="Arial" w:cs="Arial" w:eastAsia="Arial" w:hAnsi="Arial"/>
            </w:rPr>
          </w:pPr>
          <w:sdt>
            <w:sdtPr>
              <w:tag w:val="goog_rdk_363"/>
            </w:sdtPr>
            <w:sdtContent>
              <w:ins w:author="davide.lenzarini@u-blox.com" w:id="84"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32" name="image10.png"/>
                      <a:graphic>
                        <a:graphicData uri="http://schemas.openxmlformats.org/drawingml/2006/picture">
                          <pic:pic>
                            <pic:nvPicPr>
                              <pic:cNvPr id="0" name="image10.png"/>
                              <pic:cNvPicPr preferRelativeResize="0"/>
                            </pic:nvPicPr>
                            <pic:blipFill>
                              <a:blip r:embed="rId88"/>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366"/>
      </w:sdtPr>
      <w:sdtContent>
        <w:p w:rsidR="00000000" w:rsidDel="00000000" w:rsidP="00000000" w:rsidRDefault="00000000" w:rsidRPr="00000000" w14:paraId="0000142A">
          <w:pPr>
            <w:spacing w:after="572" w:line="265" w:lineRule="auto"/>
            <w:jc w:val="center"/>
            <w:rPr>
              <w:ins w:author="davide.lenzarini@u-blox.com" w:id="84" w:date="2024-03-14T11:39:33Z"/>
              <w:rFonts w:ascii="Arial" w:cs="Arial" w:eastAsia="Arial" w:hAnsi="Arial"/>
            </w:rPr>
          </w:pPr>
          <w:sdt>
            <w:sdtPr>
              <w:tag w:val="goog_rdk_365"/>
            </w:sdtPr>
            <w:sdtContent>
              <w:ins w:author="davide.lenzarini@u-blox.com" w:id="84"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368"/>
      </w:sdtPr>
      <w:sdtContent>
        <w:p w:rsidR="00000000" w:rsidDel="00000000" w:rsidP="00000000" w:rsidRDefault="00000000" w:rsidRPr="00000000" w14:paraId="0000142B">
          <w:pPr>
            <w:pStyle w:val="Heading3"/>
            <w:keepLines w:val="1"/>
            <w:spacing w:after="64" w:before="0" w:line="259" w:lineRule="auto"/>
            <w:ind w:left="0" w:firstLine="0"/>
            <w:rPr>
              <w:ins w:author="davide.lenzarini@u-blox.com" w:id="84" w:date="2024-03-14T11:39:33Z"/>
            </w:rPr>
          </w:pPr>
          <w:sdt>
            <w:sdtPr>
              <w:tag w:val="goog_rdk_367"/>
            </w:sdtPr>
            <w:sdtContent>
              <w:ins w:author="davide.lenzarini@u-blox.com" w:id="84" w:date="2024-03-14T11:39:33Z">
                <w:bookmarkStart w:colFirst="0" w:colLast="0" w:name="_heading=h.1ypnvbsijucn" w:id="231"/>
                <w:bookmarkEnd w:id="231"/>
                <w:r w:rsidDel="00000000" w:rsidR="00000000" w:rsidRPr="00000000">
                  <w:rPr>
                    <w:rtl w:val="0"/>
                  </w:rPr>
                  <w:t xml:space="preserve">4.12.4 MQTT-SN broker</w:t>
                </w:r>
              </w:ins>
            </w:sdtContent>
          </w:sdt>
        </w:p>
      </w:sdtContent>
    </w:sdt>
    <w:sdt>
      <w:sdtPr>
        <w:tag w:val="goog_rdk_370"/>
      </w:sdtPr>
      <w:sdtContent>
        <w:p w:rsidR="00000000" w:rsidDel="00000000" w:rsidP="00000000" w:rsidRDefault="00000000" w:rsidRPr="00000000" w14:paraId="0000142C">
          <w:pPr>
            <w:spacing w:after="572" w:line="265" w:lineRule="auto"/>
            <w:jc w:val="center"/>
            <w:rPr>
              <w:ins w:author="davide.lenzarini@u-blox.com" w:id="84" w:date="2024-03-14T11:39:33Z"/>
              <w:rFonts w:ascii="Arial" w:cs="Arial" w:eastAsia="Arial" w:hAnsi="Arial"/>
            </w:rPr>
          </w:pPr>
          <w:sdt>
            <w:sdtPr>
              <w:tag w:val="goog_rdk_369"/>
            </w:sdtPr>
            <w:sdtContent>
              <w:ins w:author="davide.lenzarini@u-blox.com" w:id="84" w:date="2024-03-14T11:39:33Z">
                <w:r w:rsidDel="00000000" w:rsidR="00000000" w:rsidRPr="00000000">
                  <w:rPr>
                    <w:rFonts w:ascii="Arial" w:cs="Arial" w:eastAsia="Arial" w:hAnsi="Arial"/>
                  </w:rPr>
                  <w:drawing>
                    <wp:inline distB="114300" distT="114300" distL="114300" distR="114300">
                      <wp:extent cx="2614834" cy="2728522"/>
                      <wp:effectExtent b="0" l="0" r="0" t="0"/>
                      <wp:docPr id="34" name="image9.png"/>
                      <a:graphic>
                        <a:graphicData uri="http://schemas.openxmlformats.org/drawingml/2006/picture">
                          <pic:pic>
                            <pic:nvPicPr>
                              <pic:cNvPr id="0" name="image9.png"/>
                              <pic:cNvPicPr preferRelativeResize="0"/>
                            </pic:nvPicPr>
                            <pic:blipFill>
                              <a:blip r:embed="rId89"/>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372"/>
      </w:sdtPr>
      <w:sdtContent>
        <w:p w:rsidR="00000000" w:rsidDel="00000000" w:rsidP="00000000" w:rsidRDefault="00000000" w:rsidRPr="00000000" w14:paraId="0000142D">
          <w:pPr>
            <w:spacing w:after="572" w:line="265" w:lineRule="auto"/>
            <w:jc w:val="center"/>
            <w:rPr>
              <w:ins w:author="davide.lenzarini@u-blox.com" w:id="84" w:date="2024-03-14T11:39:33Z"/>
              <w:rFonts w:ascii="Arial" w:cs="Arial" w:eastAsia="Arial" w:hAnsi="Arial"/>
            </w:rPr>
          </w:pPr>
          <w:sdt>
            <w:sdtPr>
              <w:tag w:val="goog_rdk_371"/>
            </w:sdtPr>
            <w:sdtContent>
              <w:ins w:author="davide.lenzarini@u-blox.com" w:id="84"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142E">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r>
    </w:p>
    <w:p w:rsidR="00000000" w:rsidDel="00000000" w:rsidP="00000000" w:rsidRDefault="00000000" w:rsidRPr="00000000" w14:paraId="00001430">
      <w:pPr>
        <w:pStyle w:val="Heading2"/>
        <w:keepLines w:val="1"/>
        <w:spacing w:after="64" w:before="0" w:line="259" w:lineRule="auto"/>
        <w:ind w:left="0" w:right="4" w:firstLine="0"/>
        <w:rPr>
          <w:rFonts w:ascii="Arial" w:cs="Arial" w:eastAsia="Arial" w:hAnsi="Arial"/>
        </w:rPr>
      </w:pPr>
      <w:bookmarkStart w:colFirst="0" w:colLast="0" w:name="_heading=h.1j4nfs6" w:id="232"/>
      <w:bookmarkEnd w:id="232"/>
      <w:r w:rsidDel="00000000" w:rsidR="00000000" w:rsidRPr="00000000">
        <w:rPr>
          <w:rFonts w:ascii="Arial" w:cs="Arial" w:eastAsia="Arial" w:hAnsi="Arial"/>
          <w:rtl w:val="0"/>
        </w:rPr>
        <w:t xml:space="preserve">4.13 Gateway Advertisement and Discovery</w:t>
      </w:r>
    </w:p>
    <w:p w:rsidR="00000000" w:rsidDel="00000000" w:rsidP="00000000" w:rsidRDefault="00000000" w:rsidRPr="00000000" w14:paraId="0000143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transmitting periodically an ADVERTISE packet to all devices that are currently parts of the network. A gateway should only advertise its presence if it is connected to a server (or is itself a server).</w:t>
      </w:r>
    </w:p>
    <w:p w:rsidR="00000000" w:rsidDel="00000000" w:rsidP="00000000" w:rsidRDefault="00000000" w:rsidRPr="00000000" w14:paraId="00001432">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3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ids. It is up to the client to decide to which gateway it wants to connect. </w:t>
      </w:r>
      <w:sdt>
        <w:sdtPr>
          <w:tag w:val="goog_rdk_373"/>
        </w:sdtPr>
        <w:sdtContent>
          <w:commentRangeStart w:id="161"/>
        </w:sdtContent>
      </w:sdt>
      <w:sdt>
        <w:sdtPr>
          <w:tag w:val="goog_rdk_374"/>
        </w:sdtPr>
        <w:sdtContent>
          <w:commentRangeStart w:id="162"/>
        </w:sdtContent>
      </w:sdt>
      <w:sdt>
        <w:sdtPr>
          <w:tag w:val="goog_rdk_375"/>
        </w:sdtPr>
        <w:sdtContent>
          <w:commentRangeStart w:id="163"/>
        </w:sdtContent>
      </w:sdt>
      <w:r w:rsidDel="00000000" w:rsidR="00000000" w:rsidRPr="00000000">
        <w:rPr>
          <w:rFonts w:ascii="Arial" w:cs="Arial" w:eastAsia="Arial" w:hAnsi="Arial"/>
          <w:highlight w:val="yellow"/>
          <w:rtl w:val="0"/>
        </w:rPr>
        <w:t xml:space="preserve">At any point in time a client is allowed to be connected to only one gateway.</w:t>
      </w:r>
      <w:commentRangeEnd w:id="161"/>
      <w:r w:rsidDel="00000000" w:rsidR="00000000" w:rsidRPr="00000000">
        <w:commentReference w:id="161"/>
      </w:r>
      <w:commentRangeEnd w:id="162"/>
      <w:r w:rsidDel="00000000" w:rsidR="00000000" w:rsidRPr="00000000">
        <w:commentReference w:id="162"/>
      </w:r>
      <w:commentRangeEnd w:id="163"/>
      <w:r w:rsidDel="00000000" w:rsidR="00000000" w:rsidRPr="00000000">
        <w:commentReference w:id="163"/>
      </w:r>
      <w:r w:rsidDel="00000000" w:rsidR="00000000" w:rsidRPr="00000000">
        <w:rPr>
          <w:rtl w:val="0"/>
        </w:rPr>
      </w:r>
    </w:p>
    <w:p w:rsidR="00000000" w:rsidDel="00000000" w:rsidP="00000000" w:rsidRDefault="00000000" w:rsidRPr="00000000" w14:paraId="00001434">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35">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376"/>
        </w:sdtPr>
        <w:sdtContent>
          <w:commentRangeStart w:id="164"/>
        </w:sdtContent>
      </w:sdt>
      <w:r w:rsidDel="00000000" w:rsidR="00000000" w:rsidRPr="00000000">
        <w:rPr>
          <w:rFonts w:ascii="Arial" w:cs="Arial" w:eastAsia="Arial" w:hAnsi="Arial"/>
          <w:rtl w:val="0"/>
        </w:rPr>
        <w:t xml:space="preserve">should</w:t>
      </w:r>
      <w:commentRangeEnd w:id="164"/>
      <w:r w:rsidDel="00000000" w:rsidR="00000000" w:rsidRPr="00000000">
        <w:commentReference w:id="164"/>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1436">
      <w:pPr>
        <w:spacing w:after="28"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37">
      <w:pPr>
        <w:spacing w:after="26" w:lineRule="auto"/>
        <w:ind w:left="-15" w:right="4" w:firstLine="0"/>
        <w:rPr>
          <w:rFonts w:ascii="Arial" w:cs="Arial" w:eastAsia="Arial" w:hAnsi="Arial"/>
        </w:rPr>
      </w:pPr>
      <w:sdt>
        <w:sdtPr>
          <w:tag w:val="goog_rdk_377"/>
        </w:sdtPr>
        <w:sdtContent>
          <w:commentRangeStart w:id="165"/>
        </w:sdtContent>
      </w:sdt>
      <w:r w:rsidDel="00000000" w:rsidR="00000000" w:rsidRPr="00000000">
        <w:rPr>
          <w:rFonts w:ascii="Arial" w:cs="Arial" w:eastAsia="Arial" w:hAnsi="Arial"/>
          <w:rtl w:val="0"/>
        </w:rPr>
        <w:t xml:space="preserve">The time duration</w:t>
      </w:r>
      <w:commentRangeEnd w:id="165"/>
      <w:r w:rsidDel="00000000" w:rsidR="00000000" w:rsidRPr="00000000">
        <w:commentReference w:id="165"/>
      </w:r>
      <w:r w:rsidDel="00000000" w:rsidR="00000000" w:rsidRPr="00000000">
        <w:rPr>
          <w:rFonts w:ascii="Arial" w:cs="Arial" w:eastAsia="Arial" w:hAnsi="Arial"/>
          <w:rtl w:val="0"/>
        </w:rPr>
        <w:t xml:space="preserve"> </w:t>
      </w:r>
      <w:sdt>
        <w:sdtPr>
          <w:tag w:val="goog_rdk_378"/>
        </w:sdtPr>
        <w:sdtContent>
          <w:commentRangeStart w:id="166"/>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166"/>
      <w:r w:rsidDel="00000000" w:rsidR="00000000" w:rsidRPr="00000000">
        <w:commentReference w:id="166"/>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438">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439">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379"/>
        </w:sdtPr>
        <w:sdtContent>
          <w:commentRangeStart w:id="167"/>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167"/>
      <w:r w:rsidDel="00000000" w:rsidR="00000000" w:rsidRPr="00000000">
        <w:commentReference w:id="167"/>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43A">
      <w:pPr>
        <w:spacing w:after="0" w:lineRule="auto"/>
        <w:ind w:left="-15" w:right="4" w:firstLine="0"/>
        <w:rPr>
          <w:rFonts w:ascii="Arial" w:cs="Arial" w:eastAsia="Arial" w:hAnsi="Arial"/>
        </w:rPr>
      </w:pPr>
      <w:sdt>
        <w:sdtPr>
          <w:tag w:val="goog_rdk_380"/>
        </w:sdtPr>
        <w:sdtContent>
          <w:commentRangeStart w:id="168"/>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168"/>
      <w:r w:rsidDel="00000000" w:rsidR="00000000" w:rsidRPr="00000000">
        <w:commentReference w:id="168"/>
      </w:r>
      <w:r w:rsidDel="00000000" w:rsidR="00000000" w:rsidRPr="00000000">
        <w:rPr>
          <w:rtl w:val="0"/>
        </w:rPr>
      </w:r>
    </w:p>
    <w:p w:rsidR="00000000" w:rsidDel="00000000" w:rsidP="00000000" w:rsidRDefault="00000000" w:rsidRPr="00000000" w14:paraId="0000143B">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43C">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sdt>
      <w:sdtPr>
        <w:tag w:val="goog_rdk_382"/>
      </w:sdtPr>
      <w:sdtContent>
        <w:p w:rsidR="00000000" w:rsidDel="00000000" w:rsidP="00000000" w:rsidRDefault="00000000" w:rsidRPr="00000000" w14:paraId="0000143D">
          <w:pPr>
            <w:spacing w:after="0" w:line="259" w:lineRule="auto"/>
            <w:ind w:right="4"/>
            <w:rPr>
              <w:del w:author="davide.lenzarini@u-blox.com" w:id="85" w:date="2024-03-19T17:44:42Z"/>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sdt>
            <w:sdtPr>
              <w:tag w:val="goog_rdk_381"/>
            </w:sdtPr>
            <w:sdtContent>
              <w:del w:author="davide.lenzarini@u-blox.com" w:id="85" w:date="2024-03-19T17:44:42Z">
                <w:r w:rsidDel="00000000" w:rsidR="00000000" w:rsidRPr="00000000">
                  <w:rPr>
                    <w:rtl w:val="0"/>
                  </w:rPr>
                </w:r>
              </w:del>
            </w:sdtContent>
          </w:sdt>
        </w:p>
      </w:sdtContent>
    </w:sdt>
    <w:sdt>
      <w:sdtPr>
        <w:tag w:val="goog_rdk_385"/>
      </w:sdtPr>
      <w:sdtContent>
        <w:p w:rsidR="00000000" w:rsidDel="00000000" w:rsidP="00000000" w:rsidRDefault="00000000" w:rsidRPr="00000000" w14:paraId="0000143E">
          <w:pPr>
            <w:spacing w:after="0" w:line="259" w:lineRule="auto"/>
            <w:ind w:right="4"/>
            <w:rPr>
              <w:rFonts w:ascii="Arial" w:cs="Arial" w:eastAsia="Arial" w:hAnsi="Arial"/>
            </w:rPr>
            <w:pPrChange w:author="davide.lenzarini@u-blox.com" w:id="0" w:date="2024-03-19T17:44:42Z">
              <w:pPr>
                <w:spacing w:after="0" w:lineRule="auto"/>
                <w:ind w:left="-5" w:right="4" w:firstLine="0"/>
              </w:pPr>
            </w:pPrChange>
          </w:pPr>
          <w:sdt>
            <w:sdtPr>
              <w:tag w:val="goog_rdk_384"/>
            </w:sdtPr>
            <w:sdtContent>
              <w:ins w:author="davide.lenzarini@u-blox.com" w:id="85" w:date="2024-03-19T17:44:42Z">
                <w:r w:rsidDel="00000000" w:rsidR="00000000" w:rsidRPr="00000000">
                  <w:rPr>
                    <w:rFonts w:ascii="Arial" w:cs="Arial" w:eastAsia="Arial" w:hAnsi="Arial"/>
                    <w:rtl w:val="0"/>
                  </w:rPr>
                  <w:t xml:space="preserve"> </w:t>
                </w:r>
              </w:ins>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sdtContent>
    </w:sdt>
    <w:p w:rsidR="00000000" w:rsidDel="00000000" w:rsidP="00000000" w:rsidRDefault="00000000" w:rsidRPr="00000000" w14:paraId="0000143F">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r w:rsidDel="00000000" w:rsidR="00000000" w:rsidRPr="00000000">
        <w:rPr>
          <w:rtl w:val="0"/>
        </w:rPr>
      </w:r>
    </w:p>
    <w:p w:rsidR="00000000" w:rsidDel="00000000" w:rsidP="00000000" w:rsidRDefault="00000000" w:rsidRPr="00000000" w14:paraId="00001440">
      <w:pPr>
        <w:pStyle w:val="Heading2"/>
        <w:keepLines w:val="1"/>
        <w:spacing w:after="64" w:before="0" w:line="259" w:lineRule="auto"/>
        <w:ind w:left="0" w:firstLine="0"/>
        <w:rPr>
          <w:rFonts w:ascii="Arial" w:cs="Arial" w:eastAsia="Arial" w:hAnsi="Arial"/>
        </w:rPr>
      </w:pPr>
      <w:bookmarkStart w:colFirst="0" w:colLast="0" w:name="_heading=h.3mj2wkv" w:id="233"/>
      <w:bookmarkEnd w:id="233"/>
      <w:r w:rsidDel="00000000" w:rsidR="00000000" w:rsidRPr="00000000">
        <w:rPr>
          <w:rFonts w:ascii="Arial" w:cs="Arial" w:eastAsia="Arial" w:hAnsi="Arial"/>
          <w:rtl w:val="0"/>
        </w:rPr>
        <w:t xml:space="preserve">4.14 Client states</w:t>
      </w:r>
    </w:p>
    <w:p w:rsidR="00000000" w:rsidDel="00000000" w:rsidP="00000000" w:rsidRDefault="00000000" w:rsidRPr="00000000" w14:paraId="00001441">
      <w:pPr>
        <w:rPr>
          <w:rFonts w:ascii="Arial" w:cs="Arial" w:eastAsia="Arial" w:hAnsi="Arial"/>
        </w:rPr>
      </w:pPr>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442">
      <w:pPr>
        <w:rPr>
          <w:rFonts w:ascii="Arial" w:cs="Arial" w:eastAsia="Arial" w:hAnsi="Arial"/>
        </w:rPr>
      </w:pPr>
      <w:r w:rsidDel="00000000" w:rsidR="00000000" w:rsidRPr="00000000">
        <w:rPr>
          <w:rtl w:val="0"/>
        </w:rPr>
      </w:r>
    </w:p>
    <w:tbl>
      <w:tblPr>
        <w:tblStyle w:val="Table4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443">
            <w:pPr>
              <w:jc w:val="center"/>
              <w:rPr>
                <w:rFonts w:ascii="Arial" w:cs="Arial" w:eastAsia="Arial" w:hAnsi="Arial"/>
                <w:b w:val="1"/>
              </w:rPr>
            </w:pPr>
            <w:sdt>
              <w:sdtPr>
                <w:tag w:val="goog_rdk_386"/>
              </w:sdtPr>
              <w:sdtContent>
                <w:commentRangeStart w:id="169"/>
              </w:sdtContent>
            </w:sdt>
            <w:sdt>
              <w:sdtPr>
                <w:tag w:val="goog_rdk_387"/>
              </w:sdtPr>
              <w:sdtContent>
                <w:commentRangeStart w:id="170"/>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444">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445">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446">
            <w:pPr>
              <w:rPr>
                <w:rFonts w:ascii="Arial" w:cs="Arial" w:eastAsia="Arial" w:hAnsi="Arial"/>
                <w:b w:val="1"/>
              </w:rPr>
            </w:pPr>
            <w:commentRangeEnd w:id="169"/>
            <w:r w:rsidDel="00000000" w:rsidR="00000000" w:rsidRPr="00000000">
              <w:commentReference w:id="169"/>
            </w:r>
            <w:commentRangeEnd w:id="170"/>
            <w:r w:rsidDel="00000000" w:rsidR="00000000" w:rsidRPr="00000000">
              <w:commentReference w:id="170"/>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447">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48">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449">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44A">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sdt>
              <w:sdtPr>
                <w:tag w:val="goog_rdk_388"/>
              </w:sdtPr>
              <w:sdtContent>
                <w:commentRangeStart w:id="171"/>
              </w:sdtContent>
            </w:sdt>
            <w:r w:rsidDel="00000000" w:rsidR="00000000" w:rsidRPr="00000000">
              <w:rPr>
                <w:rFonts w:ascii="Arial" w:cs="Arial" w:eastAsia="Arial" w:hAnsi="Arial"/>
                <w:rtl w:val="0"/>
              </w:rPr>
              <w:t xml:space="preserve">by way of supervised gateway timers</w:t>
            </w:r>
            <w:commentRangeEnd w:id="171"/>
            <w:r w:rsidDel="00000000" w:rsidR="00000000" w:rsidRPr="00000000">
              <w:commentReference w:id="171"/>
            </w:r>
            <w:r w:rsidDel="00000000" w:rsidR="00000000" w:rsidRPr="00000000">
              <w:rPr>
                <w:rFonts w:ascii="Arial" w:cs="Arial" w:eastAsia="Arial" w:hAnsi="Arial"/>
                <w:rtl w:val="0"/>
              </w:rPr>
              <w:t xml:space="preserve">).</w:t>
            </w:r>
          </w:p>
        </w:tc>
        <w:tc>
          <w:tcPr/>
          <w:p w:rsidR="00000000" w:rsidDel="00000000" w:rsidP="00000000" w:rsidRDefault="00000000" w:rsidRPr="00000000" w14:paraId="0000144B">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44C">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4D">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44E">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sdt>
              <w:sdtPr>
                <w:tag w:val="goog_rdk_389"/>
              </w:sdtPr>
              <w:sdtContent>
                <w:commentRangeStart w:id="172"/>
              </w:sdtContent>
            </w:sdt>
            <w:r w:rsidDel="00000000" w:rsidR="00000000" w:rsidRPr="00000000">
              <w:rPr>
                <w:rFonts w:ascii="Arial" w:cs="Arial" w:eastAsia="Arial" w:hAnsi="Arial"/>
                <w:rtl w:val="0"/>
              </w:rPr>
              <w:t xml:space="preserve">way of supervised gateway timers</w:t>
            </w:r>
            <w:commentRangeEnd w:id="172"/>
            <w:r w:rsidDel="00000000" w:rsidR="00000000" w:rsidRPr="00000000">
              <w:commentReference w:id="172"/>
            </w:r>
            <w:r w:rsidDel="00000000" w:rsidR="00000000" w:rsidRPr="00000000">
              <w:rPr>
                <w:rFonts w:ascii="Arial" w:cs="Arial" w:eastAsia="Arial" w:hAnsi="Arial"/>
                <w:rtl w:val="0"/>
              </w:rPr>
              <w:t xml:space="preserve">).</w:t>
            </w:r>
          </w:p>
        </w:tc>
        <w:tc>
          <w:tcPr/>
          <w:p w:rsidR="00000000" w:rsidDel="00000000" w:rsidP="00000000" w:rsidRDefault="00000000" w:rsidRPr="00000000" w14:paraId="0000144F">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450">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451">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52">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53">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454">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390"/>
              </w:sdtPr>
              <w:sdtContent>
                <w:commentRangeStart w:id="173"/>
              </w:sdtContent>
            </w:sdt>
            <w:sdt>
              <w:sdtPr>
                <w:tag w:val="goog_rdk_391"/>
              </w:sdtPr>
              <w:sdtContent>
                <w:commentRangeStart w:id="174"/>
              </w:sdtContent>
            </w:sdt>
            <w:sdt>
              <w:sdtPr>
                <w:tag w:val="goog_rdk_392"/>
              </w:sdtPr>
              <w:sdtContent>
                <w:commentRangeStart w:id="175"/>
              </w:sdtContent>
            </w:sdt>
            <w:sdt>
              <w:sdtPr>
                <w:tag w:val="goog_rdk_393"/>
              </w:sdtPr>
              <w:sdtContent>
                <w:commentRangeStart w:id="176"/>
              </w:sdtContent>
            </w:sdt>
            <w:r w:rsidDel="00000000" w:rsidR="00000000" w:rsidRPr="00000000">
              <w:rPr>
                <w:rFonts w:ascii="Arial" w:cs="Arial" w:eastAsia="Arial" w:hAnsi="Arial"/>
                <w:rtl w:val="0"/>
              </w:rPr>
              <w:t xml:space="preserve">by way of supervised gateway timers</w:t>
            </w:r>
            <w:commentRangeEnd w:id="173"/>
            <w:r w:rsidDel="00000000" w:rsidR="00000000" w:rsidRPr="00000000">
              <w:commentReference w:id="173"/>
            </w:r>
            <w:commentRangeEnd w:id="174"/>
            <w:r w:rsidDel="00000000" w:rsidR="00000000" w:rsidRPr="00000000">
              <w:commentReference w:id="174"/>
            </w:r>
            <w:commentRangeEnd w:id="175"/>
            <w:r w:rsidDel="00000000" w:rsidR="00000000" w:rsidRPr="00000000">
              <w:commentReference w:id="175"/>
            </w:r>
            <w:commentRangeEnd w:id="176"/>
            <w:r w:rsidDel="00000000" w:rsidR="00000000" w:rsidRPr="00000000">
              <w:commentReference w:id="176"/>
            </w:r>
            <w:r w:rsidDel="00000000" w:rsidR="00000000" w:rsidRPr="00000000">
              <w:rPr>
                <w:rFonts w:ascii="Arial" w:cs="Arial" w:eastAsia="Arial" w:hAnsi="Arial"/>
                <w:rtl w:val="0"/>
              </w:rPr>
              <w:t xml:space="preserve">).</w:t>
            </w:r>
          </w:p>
        </w:tc>
        <w:tc>
          <w:tcPr/>
          <w:p w:rsidR="00000000" w:rsidDel="00000000" w:rsidP="00000000" w:rsidRDefault="00000000" w:rsidRPr="00000000" w14:paraId="00001455">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456">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57">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58">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459">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 or PUBLISH -1.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5A">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45B">
      <w:pPr>
        <w:jc w:val="left"/>
        <w:rPr>
          <w:rFonts w:ascii="Arial" w:cs="Arial" w:eastAsia="Arial" w:hAnsi="Arial"/>
        </w:rPr>
      </w:pPr>
      <w:r w:rsidDel="00000000" w:rsidR="00000000" w:rsidRPr="00000000">
        <w:rPr>
          <w:rtl w:val="0"/>
        </w:rPr>
      </w:r>
    </w:p>
    <w:p w:rsidR="00000000" w:rsidDel="00000000" w:rsidP="00000000" w:rsidRDefault="00000000" w:rsidRPr="00000000" w14:paraId="0000145C">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35" name="image3.png"/>
            <a:graphic>
              <a:graphicData uri="http://schemas.openxmlformats.org/drawingml/2006/picture">
                <pic:pic>
                  <pic:nvPicPr>
                    <pic:cNvPr id="0" name="image3.png"/>
                    <pic:cNvPicPr preferRelativeResize="0"/>
                  </pic:nvPicPr>
                  <pic:blipFill>
                    <a:blip r:embed="rId90"/>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45D">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Client’s state transition diagram</w:t>
      </w:r>
    </w:p>
    <w:p w:rsidR="00000000" w:rsidDel="00000000" w:rsidP="00000000" w:rsidRDefault="00000000" w:rsidRPr="00000000" w14:paraId="0000145E">
      <w:pPr>
        <w:pStyle w:val="Heading3"/>
        <w:ind w:left="0" w:firstLine="0"/>
        <w:rPr/>
      </w:pPr>
      <w:bookmarkStart w:colFirst="0" w:colLast="0" w:name="_heading=h.qfa0p4gzzbmu" w:id="234"/>
      <w:bookmarkEnd w:id="234"/>
      <w:r w:rsidDel="00000000" w:rsidR="00000000" w:rsidRPr="00000000">
        <w:rPr>
          <w:rtl w:val="0"/>
        </w:rPr>
        <w:t xml:space="preserve">4.14.1 Gateway timers</w:t>
      </w:r>
    </w:p>
    <w:p w:rsidR="00000000" w:rsidDel="00000000" w:rsidP="00000000" w:rsidRDefault="00000000" w:rsidRPr="00000000" w14:paraId="0000145F">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460">
      <w:pPr>
        <w:numPr>
          <w:ilvl w:val="0"/>
          <w:numId w:val="6"/>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 or from Asleep to Lost state or from Awake to Lost state.</w:t>
      </w:r>
      <w:r w:rsidDel="00000000" w:rsidR="00000000" w:rsidRPr="00000000">
        <w:rPr>
          <w:rtl w:val="0"/>
        </w:rPr>
      </w:r>
    </w:p>
    <w:p w:rsidR="00000000" w:rsidDel="00000000" w:rsidP="00000000" w:rsidRDefault="00000000" w:rsidRPr="00000000" w14:paraId="00001461">
      <w:pPr>
        <w:numPr>
          <w:ilvl w:val="0"/>
          <w:numId w:val="6"/>
        </w:numPr>
        <w:spacing w:before="0" w:lineRule="auto"/>
        <w:ind w:left="720" w:hanging="360"/>
        <w:rPr>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r w:rsidDel="00000000" w:rsidR="00000000" w:rsidRPr="00000000">
        <w:rPr>
          <w:rtl w:val="0"/>
        </w:rPr>
      </w:r>
    </w:p>
    <w:p w:rsidR="00000000" w:rsidDel="00000000" w:rsidP="00000000" w:rsidRDefault="00000000" w:rsidRPr="00000000" w14:paraId="00001462">
      <w:pPr>
        <w:pStyle w:val="Heading2"/>
        <w:keepLines w:val="1"/>
        <w:spacing w:after="64" w:before="0" w:line="259" w:lineRule="auto"/>
        <w:ind w:left="0" w:firstLine="0"/>
        <w:rPr>
          <w:rFonts w:ascii="Arial" w:cs="Arial" w:eastAsia="Arial" w:hAnsi="Arial"/>
        </w:rPr>
      </w:pPr>
      <w:bookmarkStart w:colFirst="0" w:colLast="0" w:name="_heading=h.gtnh0h" w:id="235"/>
      <w:bookmarkEnd w:id="235"/>
      <w:r w:rsidDel="00000000" w:rsidR="00000000" w:rsidRPr="00000000">
        <w:rPr>
          <w:rFonts w:ascii="Arial" w:cs="Arial" w:eastAsia="Arial" w:hAnsi="Arial"/>
          <w:rtl w:val="0"/>
        </w:rPr>
        <w:t xml:space="preserve">4.15 Clean start</w:t>
      </w:r>
    </w:p>
    <w:p w:rsidR="00000000" w:rsidDel="00000000" w:rsidP="00000000" w:rsidRDefault="00000000" w:rsidRPr="00000000" w14:paraId="00001463">
      <w:pPr>
        <w:spacing w:after="0" w:lineRule="auto"/>
        <w:ind w:left="-5" w:right="146" w:firstLine="0"/>
        <w:rPr>
          <w:rFonts w:ascii="Arial" w:cs="Arial" w:eastAsia="Arial" w:hAnsi="Arial"/>
        </w:rPr>
      </w:pPr>
      <w:r w:rsidDel="00000000" w:rsidR="00000000" w:rsidRPr="00000000">
        <w:rPr>
          <w:rFonts w:ascii="Calibri" w:cs="Calibri" w:eastAsia="Calibri" w:hAnsi="Calibri"/>
          <w:sz w:val="22"/>
          <w:szCs w:val="22"/>
          <w:rtl w:val="0"/>
        </w:rPr>
        <w:t xml:space="preserve">When a client disconnects, its subscriptions are retained for no less than the session expiration time</w:t>
      </w:r>
      <w:r w:rsidDel="00000000" w:rsidR="00000000" w:rsidRPr="00000000">
        <w:rPr>
          <w:rFonts w:ascii="Arial" w:cs="Arial" w:eastAsia="Arial" w:hAnsi="Arial"/>
          <w:rtl w:val="0"/>
        </w:rPr>
        <w:t xml:space="preserve">. They are persistent and valid for new (non clean start) sessions, until either they are explicitly un-subscribed by the client, or the client establishes a new session with the “clean start” flag set or their idle time exceeds the session expiry interval associated with the session.</w:t>
      </w:r>
    </w:p>
    <w:p w:rsidR="00000000" w:rsidDel="00000000" w:rsidP="00000000" w:rsidRDefault="00000000" w:rsidRPr="00000000" w14:paraId="00001464">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1465">
      <w:pPr>
        <w:numPr>
          <w:ilvl w:val="0"/>
          <w:numId w:val="31"/>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CleanStart=true, Will=true: The Gateway will delete all Session 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1466">
      <w:pPr>
        <w:numPr>
          <w:ilvl w:val="0"/>
          <w:numId w:val="31"/>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CleanStart=true, Will=false: The gateway will delete all subscriptions and Will data, if present, related to the client and it will return CONNACK.</w:t>
      </w:r>
    </w:p>
    <w:p w:rsidR="00000000" w:rsidDel="00000000" w:rsidP="00000000" w:rsidRDefault="00000000" w:rsidRPr="00000000" w14:paraId="00001467">
      <w:pPr>
        <w:numPr>
          <w:ilvl w:val="0"/>
          <w:numId w:val="31"/>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CleanStart=false, Will=true: The gateway keeps all the client’s data and it will overwrite, if present, or add the Will data related to the client with the content of the CONNECT Will optional fields</w:t>
      </w:r>
      <w:sdt>
        <w:sdtPr>
          <w:tag w:val="goog_rdk_394"/>
        </w:sdtPr>
        <w:sdtContent>
          <w:ins w:author="davide.lenzarini@u-blox.com" w:id="87" w:date="2024-03-19T17:52:04Z">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and it will return CONNACK</w:t>
            </w:r>
          </w:ins>
        </w:sdtContent>
      </w:sdt>
      <w:r w:rsidDel="00000000" w:rsidR="00000000" w:rsidRPr="00000000">
        <w:rPr>
          <w:rFonts w:ascii="Arial" w:cs="Arial" w:eastAsia="Arial" w:hAnsi="Arial"/>
          <w:rtl w:val="0"/>
        </w:rPr>
        <w:t xml:space="preserve">.</w:t>
      </w:r>
    </w:p>
    <w:p w:rsidR="00000000" w:rsidDel="00000000" w:rsidP="00000000" w:rsidRDefault="00000000" w:rsidRPr="00000000" w14:paraId="00001468">
      <w:pPr>
        <w:numPr>
          <w:ilvl w:val="0"/>
          <w:numId w:val="31"/>
        </w:numPr>
        <w:spacing w:after="12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CleanStart=false, Will=false: The gateway keeps all stored client’s data and returns CONNACK.</w:t>
      </w:r>
    </w:p>
    <w:p w:rsidR="00000000" w:rsidDel="00000000" w:rsidP="00000000" w:rsidRDefault="00000000" w:rsidRPr="00000000" w14:paraId="00001469">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setup, it could send a CONNECT packet with “CleanStart=false” and “Will=false”.</w:t>
      </w:r>
    </w:p>
    <w:p w:rsidR="00000000" w:rsidDel="00000000" w:rsidP="00000000" w:rsidRDefault="00000000" w:rsidRPr="00000000" w14:paraId="0000146A">
      <w:pPr>
        <w:pStyle w:val="Heading2"/>
        <w:keepLines w:val="1"/>
        <w:spacing w:after="64" w:before="0" w:line="259" w:lineRule="auto"/>
        <w:ind w:left="0" w:firstLine="0"/>
        <w:rPr>
          <w:rFonts w:ascii="Arial" w:cs="Arial" w:eastAsia="Arial" w:hAnsi="Arial"/>
        </w:rPr>
      </w:pPr>
      <w:bookmarkStart w:colFirst="0" w:colLast="0" w:name="_heading=h.1fyl9w3" w:id="236"/>
      <w:bookmarkEnd w:id="236"/>
      <w:r w:rsidDel="00000000" w:rsidR="00000000" w:rsidRPr="00000000">
        <w:rPr>
          <w:rFonts w:ascii="Arial" w:cs="Arial" w:eastAsia="Arial" w:hAnsi="Arial"/>
          <w:rtl w:val="0"/>
        </w:rPr>
        <w:t xml:space="preserve">4.16 Topic Registration</w:t>
      </w:r>
    </w:p>
    <w:p w:rsidR="00000000" w:rsidDel="00000000" w:rsidP="00000000" w:rsidRDefault="00000000" w:rsidRPr="00000000" w14:paraId="0000146B">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46C">
      <w:pPr>
        <w:rPr>
          <w:rFonts w:ascii="Arial" w:cs="Arial" w:eastAsia="Arial" w:hAnsi="Arial"/>
        </w:rPr>
      </w:pPr>
      <w:r w:rsidDel="00000000" w:rsidR="00000000" w:rsidRPr="00000000">
        <w:rPr>
          <w:rtl w:val="0"/>
        </w:rPr>
      </w:r>
    </w:p>
    <w:p w:rsidR="00000000" w:rsidDel="00000000" w:rsidP="00000000" w:rsidRDefault="00000000" w:rsidRPr="00000000" w14:paraId="0000146D">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46E">
      <w:pPr>
        <w:rPr>
          <w:rFonts w:ascii="Arial" w:cs="Arial" w:eastAsia="Arial" w:hAnsi="Arial"/>
        </w:rPr>
      </w:pPr>
      <w:r w:rsidDel="00000000" w:rsidR="00000000" w:rsidRPr="00000000">
        <w:rPr>
          <w:rtl w:val="0"/>
        </w:rPr>
      </w:r>
    </w:p>
    <w:p w:rsidR="00000000" w:rsidDel="00000000" w:rsidP="00000000" w:rsidRDefault="00000000" w:rsidRPr="00000000" w14:paraId="0000146F">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470">
      <w:pPr>
        <w:rPr>
          <w:rFonts w:ascii="Arial" w:cs="Arial" w:eastAsia="Arial" w:hAnsi="Arial"/>
        </w:rPr>
      </w:pPr>
      <w:r w:rsidDel="00000000" w:rsidR="00000000" w:rsidRPr="00000000">
        <w:rPr>
          <w:rtl w:val="0"/>
        </w:rPr>
      </w:r>
    </w:p>
    <w:p w:rsidR="00000000" w:rsidDel="00000000" w:rsidP="00000000" w:rsidRDefault="00000000" w:rsidRPr="00000000" w14:paraId="00001471">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 it is an error case, </w:t>
      </w:r>
      <w:sdt>
        <w:sdtPr>
          <w:tag w:val="goog_rdk_395"/>
        </w:sdtPr>
        <w:sdtContent>
          <w:commentRangeStart w:id="177"/>
        </w:sdtContent>
      </w:sdt>
      <w:sdt>
        <w:sdtPr>
          <w:tag w:val="goog_rdk_396"/>
        </w:sdtPr>
        <w:sdtContent>
          <w:commentRangeStart w:id="178"/>
        </w:sdtContent>
      </w:sdt>
      <w:sdt>
        <w:sdtPr>
          <w:tag w:val="goog_rdk_397"/>
        </w:sdtPr>
        <w:sdtContent>
          <w:commentRangeStart w:id="179"/>
        </w:sdtContent>
      </w:sdt>
      <w:r w:rsidDel="00000000" w:rsidR="00000000" w:rsidRPr="00000000">
        <w:rPr>
          <w:rFonts w:ascii="Arial" w:cs="Arial" w:eastAsia="Arial" w:hAnsi="Arial"/>
          <w:rtl w:val="0"/>
        </w:rPr>
        <w:t xml:space="preserve">but one which should not be terminal to the session since gateway updates could lead to this scenario.</w:t>
      </w:r>
      <w:commentRangeEnd w:id="177"/>
      <w:r w:rsidDel="00000000" w:rsidR="00000000" w:rsidRPr="00000000">
        <w:commentReference w:id="177"/>
      </w:r>
      <w:commentRangeEnd w:id="178"/>
      <w:r w:rsidDel="00000000" w:rsidR="00000000" w:rsidRPr="00000000">
        <w:commentReference w:id="178"/>
      </w:r>
      <w:commentRangeEnd w:id="179"/>
      <w:r w:rsidDel="00000000" w:rsidR="00000000" w:rsidRPr="00000000">
        <w:commentReference w:id="179"/>
      </w:r>
      <w:r w:rsidDel="00000000" w:rsidR="00000000" w:rsidRPr="00000000">
        <w:rPr>
          <w:rFonts w:ascii="Arial" w:cs="Arial" w:eastAsia="Arial" w:hAnsi="Arial"/>
          <w:rtl w:val="0"/>
        </w:rPr>
        <w:t xml:space="preserve"> The gateway will specify its topic alias type to be predefined and set the topic alias value to match that defined on the gateway in the REGACK, it will also set a reason code on the REGACK to indicate the issue. The client can then choose to update its registry of predefined topic aliases if it so wishes. </w:t>
      </w:r>
    </w:p>
    <w:p w:rsidR="00000000" w:rsidDel="00000000" w:rsidP="00000000" w:rsidRDefault="00000000" w:rsidRPr="00000000" w14:paraId="00001472">
      <w:pPr>
        <w:rPr>
          <w:rFonts w:ascii="Arial" w:cs="Arial" w:eastAsia="Arial" w:hAnsi="Arial"/>
        </w:rPr>
      </w:pPr>
      <w:r w:rsidDel="00000000" w:rsidR="00000000" w:rsidRPr="00000000">
        <w:rPr>
          <w:rtl w:val="0"/>
        </w:rPr>
      </w:r>
    </w:p>
    <w:p w:rsidR="00000000" w:rsidDel="00000000" w:rsidP="00000000" w:rsidRDefault="00000000" w:rsidRPr="00000000" w14:paraId="00001473">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violation.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1474">
      <w:pPr>
        <w:rPr>
          <w:rFonts w:ascii="Arial" w:cs="Arial" w:eastAsia="Arial" w:hAnsi="Arial"/>
        </w:rPr>
      </w:pPr>
      <w:r w:rsidDel="00000000" w:rsidR="00000000" w:rsidRPr="00000000">
        <w:rPr>
          <w:rtl w:val="0"/>
        </w:rPr>
      </w:r>
    </w:p>
    <w:p w:rsidR="00000000" w:rsidDel="00000000" w:rsidP="00000000" w:rsidRDefault="00000000" w:rsidRPr="00000000" w14:paraId="00001475">
      <w:pPr>
        <w:rPr>
          <w:rFonts w:ascii="Arial" w:cs="Arial" w:eastAsia="Arial" w:hAnsi="Arial"/>
        </w:rPr>
      </w:pPr>
      <w:r w:rsidDel="00000000" w:rsidR="00000000" w:rsidRPr="00000000">
        <w:rPr>
          <w:rFonts w:ascii="Arial" w:cs="Arial" w:eastAsia="Arial" w:hAnsi="Arial"/>
          <w:rtl w:val="0"/>
        </w:rPr>
        <w:t xml:space="preserve">If there are no predefined topic aliases, the gateway will pass back a SESSION 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476">
      <w:pPr>
        <w:rPr>
          <w:rFonts w:ascii="Arial" w:cs="Arial" w:eastAsia="Arial" w:hAnsi="Arial"/>
        </w:rPr>
      </w:pPr>
      <w:r w:rsidDel="00000000" w:rsidR="00000000" w:rsidRPr="00000000">
        <w:rPr>
          <w:rtl w:val="0"/>
        </w:rPr>
      </w:r>
    </w:p>
    <w:p w:rsidR="00000000" w:rsidDel="00000000" w:rsidP="00000000" w:rsidRDefault="00000000" w:rsidRPr="00000000" w14:paraId="00001477">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478">
      <w:pPr>
        <w:rPr>
          <w:rFonts w:ascii="Arial" w:cs="Arial" w:eastAsia="Arial" w:hAnsi="Arial"/>
        </w:rPr>
      </w:pPr>
      <w:r w:rsidDel="00000000" w:rsidR="00000000" w:rsidRPr="00000000">
        <w:rPr>
          <w:rtl w:val="0"/>
        </w:rPr>
      </w:r>
    </w:p>
    <w:p w:rsidR="00000000" w:rsidDel="00000000" w:rsidP="00000000" w:rsidRDefault="00000000" w:rsidRPr="00000000" w14:paraId="00001479">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47A">
      <w:pPr>
        <w:rPr>
          <w:rFonts w:ascii="Arial" w:cs="Arial" w:eastAsia="Arial" w:hAnsi="Arial"/>
        </w:rPr>
      </w:pPr>
      <w:r w:rsidDel="00000000" w:rsidR="00000000" w:rsidRPr="00000000">
        <w:rPr>
          <w:rtl w:val="0"/>
        </w:rPr>
      </w:r>
    </w:p>
    <w:p w:rsidR="00000000" w:rsidDel="00000000" w:rsidP="00000000" w:rsidRDefault="00000000" w:rsidRPr="00000000" w14:paraId="0000147B">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147C">
      <w:pPr>
        <w:rPr>
          <w:rFonts w:ascii="Arial" w:cs="Arial" w:eastAsia="Arial" w:hAnsi="Arial"/>
        </w:rPr>
      </w:pPr>
      <w:r w:rsidDel="00000000" w:rsidR="00000000" w:rsidRPr="00000000">
        <w:rPr>
          <w:rtl w:val="0"/>
        </w:rPr>
      </w:r>
    </w:p>
    <w:p w:rsidR="00000000" w:rsidDel="00000000" w:rsidP="00000000" w:rsidRDefault="00000000" w:rsidRPr="00000000" w14:paraId="0000147D">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7E">
      <w:pPr>
        <w:ind w:left="720" w:firstLine="0"/>
        <w:rPr>
          <w:rFonts w:ascii="Arial" w:cs="Arial" w:eastAsia="Arial" w:hAnsi="Arial"/>
          <w:color w:val="000000"/>
        </w:rPr>
      </w:pPr>
      <w:sdt>
        <w:sdtPr>
          <w:tag w:val="goog_rdk_398"/>
        </w:sdtPr>
        <w:sdtContent>
          <w:commentRangeStart w:id="180"/>
        </w:sdtContent>
      </w:sdt>
      <w:sdt>
        <w:sdtPr>
          <w:tag w:val="goog_rdk_399"/>
        </w:sdtPr>
        <w:sdtContent>
          <w:commentRangeStart w:id="181"/>
        </w:sdtContent>
      </w:sdt>
      <w:sdt>
        <w:sdtPr>
          <w:tag w:val="goog_rdk_400"/>
        </w:sdtPr>
        <w:sdtContent>
          <w:commentRangeStart w:id="182"/>
        </w:sdtContent>
      </w:sdt>
      <w:r w:rsidDel="00000000" w:rsidR="00000000" w:rsidRPr="00000000">
        <w:rPr>
          <w:rFonts w:ascii="Arial" w:cs="Arial" w:eastAsia="Arial" w:hAnsi="Arial"/>
          <w:color w:val="000000"/>
          <w:rtl w:val="0"/>
        </w:rPr>
        <w:t xml:space="preserve">The gateway should attempt to make the best effort to reuse the same topic alias</w:t>
      </w:r>
      <w:sdt>
        <w:sdtPr>
          <w:tag w:val="goog_rdk_401"/>
        </w:sdtPr>
        <w:sdtContent>
          <w:del w:author="Anonymous" w:id="88" w:date="2024-03-20T14:43:30Z">
            <w:r w:rsidDel="00000000" w:rsidR="00000000" w:rsidRPr="00000000">
              <w:rPr>
                <w:rFonts w:ascii="Arial" w:cs="Arial" w:eastAsia="Arial" w:hAnsi="Arial"/>
                <w:color w:val="000000"/>
                <w:rtl w:val="0"/>
              </w:rPr>
              <w:delText xml:space="preserve">’</w:delText>
            </w:r>
          </w:del>
        </w:sdtContent>
      </w:sdt>
      <w:r w:rsidDel="00000000" w:rsidR="00000000" w:rsidRPr="00000000">
        <w:rPr>
          <w:rFonts w:ascii="Arial" w:cs="Arial" w:eastAsia="Arial" w:hAnsi="Arial"/>
          <w:color w:val="000000"/>
          <w:rtl w:val="0"/>
        </w:rPr>
        <w:t xml:space="preserve"> mappings that existed during any initial associated ACTIVE states.</w:t>
      </w:r>
      <w:commentRangeEnd w:id="180"/>
      <w:r w:rsidDel="00000000" w:rsidR="00000000" w:rsidRPr="00000000">
        <w:commentReference w:id="180"/>
      </w:r>
      <w:commentRangeEnd w:id="181"/>
      <w:r w:rsidDel="00000000" w:rsidR="00000000" w:rsidRPr="00000000">
        <w:commentReference w:id="181"/>
      </w:r>
      <w:commentRangeEnd w:id="182"/>
      <w:r w:rsidDel="00000000" w:rsidR="00000000" w:rsidRPr="00000000">
        <w:commentReference w:id="182"/>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7F">
      <w:pPr>
        <w:rPr>
          <w:rFonts w:ascii="Arial" w:cs="Arial" w:eastAsia="Arial" w:hAnsi="Arial"/>
        </w:rPr>
      </w:pPr>
      <w:r w:rsidDel="00000000" w:rsidR="00000000" w:rsidRPr="00000000">
        <w:rPr>
          <w:rtl w:val="0"/>
        </w:rPr>
      </w:r>
    </w:p>
    <w:p w:rsidR="00000000" w:rsidDel="00000000" w:rsidP="00000000" w:rsidRDefault="00000000" w:rsidRPr="00000000" w14:paraId="00001480">
      <w:pPr>
        <w:pStyle w:val="Heading2"/>
        <w:ind w:left="0" w:firstLine="0"/>
        <w:rPr>
          <w:rFonts w:ascii="Arial" w:cs="Arial" w:eastAsia="Arial" w:hAnsi="Arial"/>
        </w:rPr>
      </w:pPr>
      <w:bookmarkStart w:colFirst="0" w:colLast="0" w:name="_heading=h.3zy8sjw" w:id="237"/>
      <w:bookmarkEnd w:id="237"/>
      <w:r w:rsidDel="00000000" w:rsidR="00000000" w:rsidRPr="00000000">
        <w:rPr>
          <w:rFonts w:ascii="Arial" w:cs="Arial" w:eastAsia="Arial" w:hAnsi="Arial"/>
          <w:rtl w:val="0"/>
        </w:rPr>
        <w:t xml:space="preserve">4.17 Topic Mapping and Aliasing</w:t>
      </w:r>
    </w:p>
    <w:p w:rsidR="00000000" w:rsidDel="00000000" w:rsidP="00000000" w:rsidRDefault="00000000" w:rsidRPr="00000000" w14:paraId="00001481">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482">
      <w:pPr>
        <w:rPr>
          <w:rFonts w:ascii="Arial" w:cs="Arial" w:eastAsia="Arial" w:hAnsi="Arial"/>
        </w:rPr>
      </w:pPr>
      <w:r w:rsidDel="00000000" w:rsidR="00000000" w:rsidRPr="00000000">
        <w:rPr>
          <w:rtl w:val="0"/>
        </w:rPr>
      </w:r>
    </w:p>
    <w:p w:rsidR="00000000" w:rsidDel="00000000" w:rsidP="00000000" w:rsidRDefault="00000000" w:rsidRPr="00000000" w14:paraId="00001483">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w:t>
      </w:r>
      <w:sdt>
        <w:sdtPr>
          <w:tag w:val="goog_rdk_402"/>
        </w:sdtPr>
        <w:sdtContent>
          <w:ins w:author="Anonymous" w:id="89" w:date="2024-03-20T14:40:25Z">
            <w:r w:rsidDel="00000000" w:rsidR="00000000" w:rsidRPr="00000000">
              <w:rPr>
                <w:rFonts w:ascii="Arial" w:cs="Arial" w:eastAsia="Arial" w:hAnsi="Arial"/>
                <w:rtl w:val="0"/>
              </w:rPr>
              <w:t xml:space="preserve">es</w:t>
            </w:r>
          </w:ins>
        </w:sdtContent>
      </w:sdt>
      <w:sdt>
        <w:sdtPr>
          <w:tag w:val="goog_rdk_403"/>
        </w:sdtPr>
        <w:sdtContent>
          <w:del w:author="Anonymous" w:id="89" w:date="2024-03-20T14:40:25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484">
      <w:pPr>
        <w:rPr>
          <w:rFonts w:ascii="Arial" w:cs="Arial" w:eastAsia="Arial" w:hAnsi="Arial"/>
        </w:rPr>
      </w:pPr>
      <w:r w:rsidDel="00000000" w:rsidR="00000000" w:rsidRPr="00000000">
        <w:rPr>
          <w:rtl w:val="0"/>
        </w:rPr>
      </w:r>
    </w:p>
    <w:p w:rsidR="00000000" w:rsidDel="00000000" w:rsidP="00000000" w:rsidRDefault="00000000" w:rsidRPr="00000000" w14:paraId="00001485">
      <w:pPr>
        <w:pStyle w:val="Heading2"/>
        <w:keepLines w:val="1"/>
        <w:spacing w:after="64" w:before="0" w:line="259" w:lineRule="auto"/>
        <w:ind w:left="0" w:firstLine="0"/>
        <w:rPr>
          <w:rFonts w:ascii="Arial" w:cs="Arial" w:eastAsia="Arial" w:hAnsi="Arial"/>
        </w:rPr>
      </w:pPr>
      <w:bookmarkStart w:colFirst="0" w:colLast="0" w:name="_heading=h.2f3j2rp" w:id="238"/>
      <w:bookmarkEnd w:id="238"/>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18 Predefined topic alias</w:t>
      </w:r>
      <w:sdt>
        <w:sdtPr>
          <w:tag w:val="goog_rdk_404"/>
        </w:sdtPr>
        <w:sdtContent>
          <w:del w:author="davide.lenzarini@u-blox.com" w:id="90" w:date="2024-03-20T08:25:49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 and short topic names</w:t>
      </w:r>
    </w:p>
    <w:p w:rsidR="00000000" w:rsidDel="00000000" w:rsidP="00000000" w:rsidRDefault="00000000" w:rsidRPr="00000000" w14:paraId="0000148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w:t>
      </w:r>
      <w:sdt>
        <w:sdtPr>
          <w:tag w:val="goog_rdk_405"/>
        </w:sdtPr>
        <w:sdtContent>
          <w:del w:author="Anonymous" w:id="91" w:date="2024-03-20T14:40:53Z">
            <w:r w:rsidDel="00000000" w:rsidR="00000000" w:rsidRPr="00000000">
              <w:rPr>
                <w:rFonts w:ascii="Arial" w:cs="Arial" w:eastAsia="Arial" w:hAnsi="Arial"/>
                <w:rtl w:val="0"/>
              </w:rPr>
              <w:delText xml:space="preserve">’</w:delText>
            </w:r>
          </w:del>
        </w:sdtContent>
      </w:sdt>
      <w:sdt>
        <w:sdtPr>
          <w:tag w:val="goog_rdk_406"/>
        </w:sdtPr>
        <w:sdtContent>
          <w:ins w:author="Anonymous" w:id="92" w:date="2024-03-20T14:41:36Z">
            <w:r w:rsidDel="00000000" w:rsidR="00000000" w:rsidRPr="00000000">
              <w:rPr>
                <w:rFonts w:ascii="Arial" w:cs="Arial" w:eastAsia="Arial" w:hAnsi="Arial"/>
                <w:rtl w:val="0"/>
              </w:rPr>
              <w:t xml:space="preserve">se</w:t>
            </w:r>
          </w:ins>
        </w:sdtContent>
      </w:sdt>
      <w:sdt>
        <w:sdtPr>
          <w:tag w:val="goog_rdk_407"/>
        </w:sdtPr>
        <w:sdtContent>
          <w:ins w:author="Anonymous" w:id="91" w:date="2024-03-20T14:40:53Z">
            <w:sdt>
              <w:sdtPr>
                <w:tag w:val="goog_rdk_408"/>
              </w:sdtPr>
              <w:sdtContent>
                <w:del w:author="Anonymous" w:id="92" w:date="2024-03-20T14:41:36Z">
                  <w:r w:rsidDel="00000000" w:rsidR="00000000" w:rsidRPr="00000000">
                    <w:rPr>
                      <w:rFonts w:ascii="Arial" w:cs="Arial" w:eastAsia="Arial" w:hAnsi="Arial"/>
                      <w:rtl w:val="0"/>
                    </w:rPr>
                    <w:delText xml:space="preserve">e</w:delText>
                  </w:r>
                </w:del>
              </w:sdtContent>
            </w:sdt>
          </w:ins>
        </w:sdtContent>
      </w:sdt>
      <w:sdt>
        <w:sdtPr>
          <w:tag w:val="goog_rdk_409"/>
        </w:sdtPr>
        <w:sdtContent>
          <w:del w:author="Anonymous" w:id="92" w:date="2024-03-20T14:41:36Z">
            <w:r w:rsidDel="00000000" w:rsidR="00000000" w:rsidRPr="00000000">
              <w:rPr>
                <w:rFonts w:ascii="Arial" w:cs="Arial" w:eastAsia="Arial" w:hAnsi="Arial"/>
                <w:rtl w:val="0"/>
              </w:rPr>
              <w:delText xml:space="preserve">s</w:delText>
            </w:r>
          </w:del>
        </w:sdtContent>
      </w:sdt>
      <w:r w:rsidDel="00000000" w:rsidR="00000000" w:rsidRPr="00000000">
        <w:rPr>
          <w:rFonts w:ascii="Arial" w:cs="Arial" w:eastAsia="Arial" w:hAnsi="Arial"/>
          <w:rtl w:val="0"/>
        </w:rPr>
        <w:t xml:space="preserve"> mapping to a topic name is known in advance by both the client’</w:t>
      </w:r>
      <w:sdt>
        <w:sdtPr>
          <w:tag w:val="goog_rdk_410"/>
        </w:sdtPr>
        <w:sdtContent>
          <w:del w:author="Anonymous" w:id="93" w:date="2024-03-20T14:41:03Z">
            <w:r w:rsidDel="00000000" w:rsidR="00000000" w:rsidRPr="00000000">
              <w:rPr>
                <w:rFonts w:ascii="Arial" w:cs="Arial" w:eastAsia="Arial" w:hAnsi="Arial"/>
                <w:rtl w:val="0"/>
              </w:rPr>
              <w:delText xml:space="preserve">s</w:delText>
            </w:r>
          </w:del>
        </w:sdtContent>
      </w:sdt>
      <w:r w:rsidDel="00000000" w:rsidR="00000000" w:rsidRPr="00000000">
        <w:rPr>
          <w:rFonts w:ascii="Arial" w:cs="Arial" w:eastAsia="Arial" w:hAnsi="Arial"/>
          <w:rtl w:val="0"/>
        </w:rPr>
        <w:t xml:space="preserve">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w:t>
      </w:r>
      <w:sdt>
        <w:sdtPr>
          <w:tag w:val="goog_rdk_411"/>
        </w:sdtPr>
        <w:sdtContent>
          <w:ins w:author="Anonymous" w:id="94" w:date="2024-03-20T14:41:25Z">
            <w:r w:rsidDel="00000000" w:rsidR="00000000" w:rsidRPr="00000000">
              <w:rPr>
                <w:rFonts w:ascii="Arial" w:cs="Arial" w:eastAsia="Arial" w:hAnsi="Arial"/>
                <w:rtl w:val="0"/>
              </w:rPr>
              <w:t xml:space="preserve">es</w:t>
            </w:r>
          </w:ins>
        </w:sdtContent>
      </w:sdt>
      <w:sdt>
        <w:sdtPr>
          <w:tag w:val="goog_rdk_412"/>
        </w:sdtPr>
        <w:sdtContent>
          <w:del w:author="davide.lenzarini@u-blox.com" w:id="95" w:date="2024-03-20T08:26:45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 both sides can start immediately with the sending of PUBLISH packets; there is no need for the REGISTER procedure as in the case of ”normal” topic alias</w:t>
      </w:r>
      <w:sdt>
        <w:sdtPr>
          <w:tag w:val="goog_rdk_413"/>
        </w:sdtPr>
        <w:sdtContent>
          <w:ins w:author="Anonymous" w:id="96" w:date="2024-03-20T14:42:00Z">
            <w:r w:rsidDel="00000000" w:rsidR="00000000" w:rsidRPr="00000000">
              <w:rPr>
                <w:rFonts w:ascii="Arial" w:cs="Arial" w:eastAsia="Arial" w:hAnsi="Arial"/>
                <w:rtl w:val="0"/>
              </w:rPr>
              <w:t xml:space="preserve">es</w:t>
            </w:r>
          </w:ins>
        </w:sdtContent>
      </w:sdt>
      <w:sdt>
        <w:sdtPr>
          <w:tag w:val="goog_rdk_414"/>
        </w:sdtPr>
        <w:sdtContent>
          <w:del w:author="davide.lenzarini@u-blox.com" w:id="97" w:date="2024-03-20T08:27:41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487">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88">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489">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8A">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48B">
      <w:pPr>
        <w:pStyle w:val="Heading2"/>
        <w:keepLines w:val="1"/>
        <w:spacing w:after="64" w:before="0" w:line="259" w:lineRule="auto"/>
        <w:ind w:left="0" w:right="4" w:firstLine="0"/>
        <w:rPr>
          <w:rFonts w:ascii="Arial" w:cs="Arial" w:eastAsia="Arial" w:hAnsi="Arial"/>
        </w:rPr>
      </w:pPr>
      <w:bookmarkStart w:colFirst="0" w:colLast="0" w:name="_heading=h.u8tczi" w:id="239"/>
      <w:bookmarkEnd w:id="239"/>
      <w:r w:rsidDel="00000000" w:rsidR="00000000" w:rsidRPr="00000000">
        <w:rPr>
          <w:rFonts w:ascii="Arial" w:cs="Arial" w:eastAsia="Arial" w:hAnsi="Arial"/>
          <w:rtl w:val="0"/>
        </w:rPr>
        <w:t xml:space="preserve">4.19 Client’s Topic Subscribe/Unsubscribe Procedure</w:t>
      </w:r>
    </w:p>
    <w:p w:rsidR="00000000" w:rsidDel="00000000" w:rsidP="00000000" w:rsidRDefault="00000000" w:rsidRPr="00000000" w14:paraId="0000148C">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415"/>
        </w:sdtPr>
        <w:sdtContent>
          <w:commentRangeStart w:id="183"/>
        </w:sdtContent>
      </w:sdt>
      <w:r w:rsidDel="00000000" w:rsidR="00000000" w:rsidRPr="00000000">
        <w:rPr>
          <w:rFonts w:ascii="Arial" w:cs="Arial" w:eastAsia="Arial" w:hAnsi="Arial"/>
          <w:rtl w:val="0"/>
        </w:rPr>
        <w:t xml:space="preserve">name </w:t>
      </w:r>
      <w:commentRangeEnd w:id="183"/>
      <w:r w:rsidDel="00000000" w:rsidR="00000000" w:rsidRPr="00000000">
        <w:commentReference w:id="183"/>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416"/>
        </w:sdtPr>
        <w:sdtContent>
          <w:commentRangeStart w:id="184"/>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84"/>
      <w:r w:rsidDel="00000000" w:rsidR="00000000" w:rsidRPr="00000000">
        <w:commentReference w:id="184"/>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48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48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w:t>
      </w:r>
      <w:sdt>
        <w:sdtPr>
          <w:tag w:val="goog_rdk_417"/>
        </w:sdtPr>
        <w:sdtContent>
          <w:ins w:author="Anonymous" w:id="98" w:date="2024-03-20T14:42:49Z">
            <w:r w:rsidDel="00000000" w:rsidR="00000000" w:rsidRPr="00000000">
              <w:rPr>
                <w:rFonts w:ascii="Arial" w:cs="Arial" w:eastAsia="Arial" w:hAnsi="Arial"/>
                <w:rtl w:val="0"/>
              </w:rPr>
              <w:t xml:space="preserve">es</w:t>
            </w:r>
          </w:ins>
        </w:sdtContent>
      </w:sdt>
      <w:sdt>
        <w:sdtPr>
          <w:tag w:val="goog_rdk_418"/>
        </w:sdtPr>
        <w:sdtContent>
          <w:del w:author="Anonymous" w:id="98" w:date="2024-03-20T14:42:49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 may also be pre-defined for certain topic names. Short topic names may be used as well. In those two cases the client still needs to subscribe to those pre-defined topic alias</w:t>
      </w:r>
      <w:sdt>
        <w:sdtPr>
          <w:tag w:val="goog_rdk_419"/>
        </w:sdtPr>
        <w:sdtContent>
          <w:ins w:author="Anonymous" w:id="99" w:date="2024-03-20T14:43:01Z">
            <w:r w:rsidDel="00000000" w:rsidR="00000000" w:rsidRPr="00000000">
              <w:rPr>
                <w:rFonts w:ascii="Arial" w:cs="Arial" w:eastAsia="Arial" w:hAnsi="Arial"/>
                <w:rtl w:val="0"/>
              </w:rPr>
              <w:t xml:space="preserve">es</w:t>
            </w:r>
          </w:ins>
        </w:sdtContent>
      </w:sdt>
      <w:sdt>
        <w:sdtPr>
          <w:tag w:val="goog_rdk_420"/>
        </w:sdtPr>
        <w:sdtContent>
          <w:del w:author="davide.lenzarini@u-blox.com" w:id="100" w:date="2024-03-20T08:41:11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 or short topic names.</w:t>
      </w:r>
    </w:p>
    <w:p w:rsidR="00000000" w:rsidDel="00000000" w:rsidP="00000000" w:rsidRDefault="00000000" w:rsidRPr="00000000" w14:paraId="0000148F">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490">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491">
      <w:pPr>
        <w:pStyle w:val="Heading2"/>
        <w:keepLines w:val="1"/>
        <w:spacing w:after="64" w:before="0" w:line="259" w:lineRule="auto"/>
        <w:ind w:left="0" w:firstLine="0"/>
        <w:rPr>
          <w:rFonts w:ascii="Arial" w:cs="Arial" w:eastAsia="Arial" w:hAnsi="Arial"/>
        </w:rPr>
      </w:pPr>
      <w:bookmarkStart w:colFirst="0" w:colLast="0" w:name="_heading=h.3e8gvnb" w:id="240"/>
      <w:bookmarkEnd w:id="240"/>
      <w:r w:rsidDel="00000000" w:rsidR="00000000" w:rsidRPr="00000000">
        <w:rPr>
          <w:rFonts w:ascii="Arial" w:cs="Arial" w:eastAsia="Arial" w:hAnsi="Arial"/>
          <w:rtl w:val="0"/>
        </w:rPr>
        <w:t xml:space="preserve">4.20 Client’s Publish Procedure</w:t>
      </w:r>
    </w:p>
    <w:p w:rsidR="00000000" w:rsidDel="00000000" w:rsidP="00000000" w:rsidRDefault="00000000" w:rsidRPr="00000000" w14:paraId="00001492">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49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494">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95">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1496">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497">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498">
      <w:pPr>
        <w:rPr>
          <w:rFonts w:ascii="Arial" w:cs="Arial" w:eastAsia="Arial" w:hAnsi="Arial"/>
        </w:rPr>
      </w:pPr>
      <w:sdt>
        <w:sdtPr>
          <w:tag w:val="goog_rdk_421"/>
        </w:sdtPr>
        <w:sdtContent>
          <w:commentRangeStart w:id="185"/>
        </w:sdtContent>
      </w:sdt>
      <w:sdt>
        <w:sdtPr>
          <w:tag w:val="goog_rdk_422"/>
        </w:sdtPr>
        <w:sdtContent>
          <w:commentRangeStart w:id="186"/>
        </w:sdtContent>
      </w:sdt>
      <w:r w:rsidDel="00000000" w:rsidR="00000000" w:rsidRPr="00000000">
        <w:rPr>
          <w:rFonts w:ascii="Arial" w:cs="Arial" w:eastAsia="Arial" w:hAnsi="Arial"/>
          <w:rtl w:val="0"/>
        </w:rPr>
        <w:t xml:space="preserve">A Client or Gateway processes a single outbound QoS 1 or QoS 2 message at a time</w:t>
      </w:r>
      <w:commentRangeEnd w:id="185"/>
      <w:r w:rsidDel="00000000" w:rsidR="00000000" w:rsidRPr="00000000">
        <w:commentReference w:id="185"/>
      </w:r>
      <w:commentRangeEnd w:id="186"/>
      <w:r w:rsidDel="00000000" w:rsidR="00000000" w:rsidRPr="00000000">
        <w:commentReference w:id="186"/>
      </w:r>
      <w:r w:rsidDel="00000000" w:rsidR="00000000" w:rsidRPr="00000000">
        <w:rPr>
          <w:rFonts w:ascii="Arial" w:cs="Arial" w:eastAsia="Arial" w:hAnsi="Arial"/>
          <w:rtl w:val="0"/>
        </w:rPr>
        <w:t xml:space="preserve">.</w:t>
      </w:r>
    </w:p>
    <w:p w:rsidR="00000000" w:rsidDel="00000000" w:rsidP="00000000" w:rsidRDefault="00000000" w:rsidRPr="00000000" w14:paraId="00001499">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49A">
      <w:pPr>
        <w:rPr>
          <w:rFonts w:ascii="Arial" w:cs="Arial" w:eastAsia="Arial" w:hAnsi="Arial"/>
          <w:highlight w:val="yellow"/>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[MQTT-SN-???]</w:t>
      </w:r>
    </w:p>
    <w:p w:rsidR="00000000" w:rsidDel="00000000" w:rsidP="00000000" w:rsidRDefault="00000000" w:rsidRPr="00000000" w14:paraId="0000149B">
      <w:pPr>
        <w:pStyle w:val="Heading2"/>
        <w:keepLines w:val="1"/>
        <w:spacing w:after="64" w:before="0" w:line="259" w:lineRule="auto"/>
        <w:ind w:left="0" w:firstLine="0"/>
        <w:rPr>
          <w:rFonts w:ascii="Arial" w:cs="Arial" w:eastAsia="Arial" w:hAnsi="Arial"/>
        </w:rPr>
      </w:pPr>
      <w:bookmarkStart w:colFirst="0" w:colLast="0" w:name="_heading=h.1tdr5v4" w:id="241"/>
      <w:bookmarkEnd w:id="241"/>
      <w:r w:rsidDel="00000000" w:rsidR="00000000" w:rsidRPr="00000000">
        <w:rPr>
          <w:rFonts w:ascii="Arial" w:cs="Arial" w:eastAsia="Arial" w:hAnsi="Arial"/>
          <w:rtl w:val="0"/>
        </w:rPr>
        <w:t xml:space="preserve">4.21 Gateway’s Publish Procedure</w:t>
      </w:r>
    </w:p>
    <w:p w:rsidR="00000000" w:rsidDel="00000000" w:rsidP="00000000" w:rsidRDefault="00000000" w:rsidRPr="00000000" w14:paraId="0000149C">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client’s PUBLISH procedure described in </w:t>
      </w:r>
      <w:sdt>
        <w:sdtPr>
          <w:tag w:val="goog_rdk_423"/>
        </w:sdtPr>
        <w:sdtContent>
          <w:commentRangeStart w:id="187"/>
        </w:sdtContent>
      </w:sdt>
      <w:r w:rsidDel="00000000" w:rsidR="00000000" w:rsidRPr="00000000">
        <w:rPr>
          <w:rFonts w:ascii="Arial" w:cs="Arial" w:eastAsia="Arial" w:hAnsi="Arial"/>
          <w:rtl w:val="0"/>
        </w:rPr>
        <w:t xml:space="preserve">Section 3.14</w:t>
      </w:r>
      <w:commentRangeEnd w:id="187"/>
      <w:r w:rsidDel="00000000" w:rsidR="00000000" w:rsidRPr="00000000">
        <w:commentReference w:id="187"/>
      </w:r>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149D">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49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49F">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A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4A1">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4A2">
      <w:pPr>
        <w:spacing w:after="5"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A3">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4A4">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4A5">
      <w:pPr>
        <w:pStyle w:val="Heading2"/>
        <w:keepLines w:val="1"/>
        <w:spacing w:after="64" w:before="0" w:line="259" w:lineRule="auto"/>
        <w:ind w:left="0" w:firstLine="0"/>
        <w:rPr>
          <w:rFonts w:ascii="Arial" w:cs="Arial" w:eastAsia="Arial" w:hAnsi="Arial"/>
        </w:rPr>
      </w:pPr>
      <w:bookmarkStart w:colFirst="0" w:colLast="0" w:name="_heading=h.4ddeoix" w:id="242"/>
      <w:bookmarkEnd w:id="242"/>
      <w:r w:rsidDel="00000000" w:rsidR="00000000" w:rsidRPr="00000000">
        <w:rPr>
          <w:rFonts w:ascii="Arial" w:cs="Arial" w:eastAsia="Arial" w:hAnsi="Arial"/>
          <w:rtl w:val="0"/>
        </w:rPr>
        <w:t xml:space="preserve">4.22 Keep Alive and PING Procedure</w:t>
      </w:r>
    </w:p>
    <w:p w:rsidR="00000000" w:rsidDel="00000000" w:rsidP="00000000" w:rsidRDefault="00000000" w:rsidRPr="00000000" w14:paraId="000014A6">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4A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w:t>
      </w:r>
      <w:sdt>
        <w:sdtPr>
          <w:tag w:val="goog_rdk_424"/>
        </w:sdtPr>
        <w:sdtContent>
          <w:ins w:author="davide.lenzarini@u-blox.com" w:id="101" w:date="2024-03-20T08:48:04Z">
            <w:r w:rsidDel="00000000" w:rsidR="00000000" w:rsidRPr="00000000">
              <w:rPr>
                <w:rFonts w:ascii="Arial" w:cs="Arial" w:eastAsia="Arial" w:hAnsi="Arial"/>
                <w:rtl w:val="0"/>
              </w:rPr>
              <w:t xml:space="preserve">virtually </w:t>
            </w:r>
          </w:ins>
        </w:sdtContent>
      </w:sdt>
      <w:r w:rsidDel="00000000" w:rsidR="00000000" w:rsidRPr="00000000">
        <w:rPr>
          <w:rFonts w:ascii="Arial" w:cs="Arial" w:eastAsia="Arial" w:hAnsi="Arial"/>
          <w:rtl w:val="0"/>
        </w:rPr>
        <w:t xml:space="preserve">connected. </w:t>
      </w:r>
      <w:sdt>
        <w:sdtPr>
          <w:tag w:val="goog_rdk_425"/>
        </w:sdtPr>
        <w:sdtContent>
          <w:commentRangeStart w:id="188"/>
        </w:sdtContent>
      </w:sdt>
      <w:r w:rsidDel="00000000" w:rsidR="00000000" w:rsidRPr="00000000">
        <w:rPr>
          <w:rFonts w:ascii="Arial" w:cs="Arial" w:eastAsia="Arial" w:hAnsi="Arial"/>
          <w:rtl w:val="0"/>
        </w:rPr>
        <w:t xml:space="preserve">Otherwise, the received PINGREQ packet is ignored.</w:t>
      </w:r>
      <w:commentRangeEnd w:id="188"/>
      <w:r w:rsidDel="00000000" w:rsidR="00000000" w:rsidRPr="00000000">
        <w:commentReference w:id="188"/>
      </w:r>
      <w:r w:rsidDel="00000000" w:rsidR="00000000" w:rsidRPr="00000000">
        <w:rPr>
          <w:rtl w:val="0"/>
        </w:rPr>
      </w:r>
    </w:p>
    <w:p w:rsidR="00000000" w:rsidDel="00000000" w:rsidP="00000000" w:rsidRDefault="00000000" w:rsidRPr="00000000" w14:paraId="000014A8">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4A9">
      <w:pPr>
        <w:pStyle w:val="Heading2"/>
        <w:keepLines w:val="1"/>
        <w:spacing w:after="64" w:before="0" w:line="259" w:lineRule="auto"/>
        <w:ind w:left="0" w:right="4" w:firstLine="0"/>
        <w:rPr>
          <w:rFonts w:ascii="Arial" w:cs="Arial" w:eastAsia="Arial" w:hAnsi="Arial"/>
        </w:rPr>
      </w:pPr>
      <w:bookmarkStart w:colFirst="0" w:colLast="0" w:name="_heading=h.2sioyqq" w:id="243"/>
      <w:bookmarkEnd w:id="243"/>
      <w:r w:rsidDel="00000000" w:rsidR="00000000" w:rsidRPr="00000000">
        <w:rPr>
          <w:rFonts w:ascii="Arial" w:cs="Arial" w:eastAsia="Arial" w:hAnsi="Arial"/>
          <w:rtl w:val="0"/>
        </w:rPr>
        <w:t xml:space="preserve">4.23 Client’s Disconnect Procedure</w:t>
      </w:r>
    </w:p>
    <w:p w:rsidR="00000000" w:rsidDel="00000000" w:rsidP="00000000" w:rsidRDefault="00000000" w:rsidRPr="00000000" w14:paraId="000014AA">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w:t>
      </w:r>
      <w:sdt>
        <w:sdtPr>
          <w:tag w:val="goog_rdk_426"/>
        </w:sdtPr>
        <w:sdtContent>
          <w:commentRangeStart w:id="189"/>
        </w:sdtContent>
      </w:sdt>
      <w:r w:rsidDel="00000000" w:rsidR="00000000" w:rsidRPr="00000000">
        <w:rPr>
          <w:rFonts w:ascii="Arial" w:cs="Arial" w:eastAsia="Arial" w:hAnsi="Arial"/>
          <w:rtl w:val="0"/>
        </w:rPr>
        <w:t xml:space="preserve">close </w:t>
      </w:r>
      <w:commentRangeEnd w:id="189"/>
      <w:r w:rsidDel="00000000" w:rsidR="00000000" w:rsidRPr="00000000">
        <w:commentReference w:id="189"/>
      </w:r>
      <w:r w:rsidDel="00000000" w:rsidR="00000000" w:rsidRPr="00000000">
        <w:rPr>
          <w:rFonts w:ascii="Arial" w:cs="Arial" w:eastAsia="Arial" w:hAnsi="Arial"/>
          <w:rtl w:val="0"/>
        </w:rPr>
        <w:t xml:space="preserve">its Virtual Connection. After this point, the client is then required to establish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establishes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4AB">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retry to setup the Virtual Connection again by sending a CONNECT packet to the gateway.</w:t>
      </w:r>
    </w:p>
    <w:p w:rsidR="00000000" w:rsidDel="00000000" w:rsidP="00000000" w:rsidRDefault="00000000" w:rsidRPr="00000000" w14:paraId="000014AC">
      <w:pPr>
        <w:pStyle w:val="Heading2"/>
        <w:keepLines w:val="1"/>
        <w:spacing w:after="64" w:before="0" w:line="259" w:lineRule="auto"/>
        <w:ind w:left="0" w:right="4" w:firstLine="0"/>
        <w:rPr>
          <w:rFonts w:ascii="Arial" w:cs="Arial" w:eastAsia="Arial" w:hAnsi="Arial"/>
        </w:rPr>
      </w:pPr>
      <w:bookmarkStart w:colFirst="0" w:colLast="0" w:name="_heading=h.17nz8yj" w:id="244"/>
      <w:bookmarkEnd w:id="244"/>
      <w:r w:rsidDel="00000000" w:rsidR="00000000" w:rsidRPr="00000000">
        <w:rPr>
          <w:rFonts w:ascii="Arial" w:cs="Arial" w:eastAsia="Arial" w:hAnsi="Arial"/>
          <w:rtl w:val="0"/>
        </w:rPr>
        <w:t xml:space="preserve">4.24 Retransmission Procedure in the Client and Gateway</w:t>
      </w:r>
    </w:p>
    <w:p w:rsidR="00000000" w:rsidDel="00000000" w:rsidP="00000000" w:rsidRDefault="00000000" w:rsidRPr="00000000" w14:paraId="000014A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one of the following Packets is sent.</w:t>
      </w:r>
    </w:p>
    <w:p w:rsidR="00000000" w:rsidDel="00000000" w:rsidP="00000000" w:rsidRDefault="00000000" w:rsidRPr="00000000" w14:paraId="000014A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 UNSUBSCRIBE </w:t>
      </w:r>
      <w:sdt>
        <w:sdtPr>
          <w:tag w:val="goog_rdk_427"/>
        </w:sdtPr>
        <w:sdtContent>
          <w:commentRangeStart w:id="190"/>
        </w:sdtContent>
      </w:sdt>
      <w:r w:rsidDel="00000000" w:rsidR="00000000" w:rsidRPr="00000000">
        <w:rPr>
          <w:rFonts w:ascii="Arial" w:cs="Arial" w:eastAsia="Arial" w:hAnsi="Arial"/>
          <w:highlight w:val="yellow"/>
          <w:rtl w:val="0"/>
        </w:rPr>
        <w:t xml:space="preserve">Packets</w:t>
      </w:r>
      <w:commentRangeEnd w:id="190"/>
      <w:r w:rsidDel="00000000" w:rsidR="00000000" w:rsidRPr="00000000">
        <w:commentReference w:id="190"/>
      </w:r>
      <w:r w:rsidDel="00000000" w:rsidR="00000000" w:rsidRPr="00000000">
        <w:rPr>
          <w:rFonts w:ascii="Arial" w:cs="Arial" w:eastAsia="Arial" w:hAnsi="Arial"/>
          <w:highlight w:val="yellow"/>
          <w:rtl w:val="0"/>
        </w:rPr>
        <w:t xml:space="preserve">, including a PROTECTION encapsulation if there is one, after T</w:t>
      </w:r>
      <w:sdt>
        <w:sdtPr>
          <w:tag w:val="goog_rdk_428"/>
        </w:sdtPr>
        <w:sdtContent>
          <w:r w:rsidDel="00000000" w:rsidR="00000000" w:rsidRPr="00000000">
            <w:rPr>
              <w:rFonts w:ascii="Arial" w:cs="Arial" w:eastAsia="Arial" w:hAnsi="Arial"/>
              <w:highlight w:val="yellow"/>
              <w:vertAlign w:val="subscript"/>
              <w:rtl w:val="0"/>
              <w:rPrChange w:author="davide.lenzarini@u-blox.com" w:id="102" w:date="2024-03-20T08:52:17Z">
                <w:rPr>
                  <w:rFonts w:ascii="Arial" w:cs="Arial" w:eastAsia="Arial" w:hAnsi="Arial"/>
                  <w:highlight w:val="yellow"/>
                </w:rPr>
              </w:rPrChange>
            </w:rPr>
            <w:t xml:space="preserve">retry</w:t>
          </w:r>
        </w:sdtContent>
      </w:sdt>
      <w:r w:rsidDel="00000000" w:rsidR="00000000" w:rsidRPr="00000000">
        <w:rPr>
          <w:rFonts w:ascii="Arial" w:cs="Arial" w:eastAsia="Arial" w:hAnsi="Arial"/>
          <w:highlight w:val="yellow"/>
          <w:rtl w:val="0"/>
        </w:rPr>
        <w:t xml:space="preserve"> has passed or </w:t>
      </w:r>
      <w:sdt>
        <w:sdtPr>
          <w:tag w:val="goog_rdk_429"/>
        </w:sdtPr>
        <w:sdtContent>
          <w:commentRangeStart w:id="191"/>
        </w:sdtContent>
      </w:sdt>
      <w:r w:rsidDel="00000000" w:rsidR="00000000" w:rsidRPr="00000000">
        <w:rPr>
          <w:rFonts w:ascii="Arial" w:cs="Arial" w:eastAsia="Arial" w:hAnsi="Arial"/>
          <w:highlight w:val="yellow"/>
          <w:rtl w:val="0"/>
        </w:rPr>
        <w:t xml:space="preserve">close </w:t>
      </w:r>
      <w:commentRangeEnd w:id="191"/>
      <w:r w:rsidDel="00000000" w:rsidR="00000000" w:rsidRPr="00000000">
        <w:commentReference w:id="191"/>
      </w:r>
      <w:r w:rsidDel="00000000" w:rsidR="00000000" w:rsidRPr="00000000">
        <w:rPr>
          <w:rFonts w:ascii="Arial" w:cs="Arial" w:eastAsia="Arial" w:hAnsi="Arial"/>
          <w:highlight w:val="yellow"/>
          <w:rtl w:val="0"/>
        </w:rPr>
        <w:t xml:space="preserve">the Virtual Connection.</w:t>
      </w:r>
    </w:p>
    <w:p w:rsidR="00000000" w:rsidDel="00000000" w:rsidP="00000000" w:rsidRDefault="00000000" w:rsidRPr="00000000" w14:paraId="000014A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PUBREL </w:t>
      </w:r>
      <w:sdt>
        <w:sdtPr>
          <w:tag w:val="goog_rdk_430"/>
        </w:sdtPr>
        <w:sdtContent>
          <w:commentRangeStart w:id="192"/>
        </w:sdtContent>
      </w:sdt>
      <w:r w:rsidDel="00000000" w:rsidR="00000000" w:rsidRPr="00000000">
        <w:rPr>
          <w:rFonts w:ascii="Arial" w:cs="Arial" w:eastAsia="Arial" w:hAnsi="Arial"/>
          <w:highlight w:val="yellow"/>
          <w:rtl w:val="0"/>
        </w:rPr>
        <w:t xml:space="preserve">Packets</w:t>
      </w:r>
      <w:commentRangeEnd w:id="192"/>
      <w:r w:rsidDel="00000000" w:rsidR="00000000" w:rsidRPr="00000000">
        <w:commentReference w:id="192"/>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close the Virtual Connection.</w:t>
      </w:r>
    </w:p>
    <w:p w:rsidR="00000000" w:rsidDel="00000000" w:rsidP="00000000" w:rsidRDefault="00000000" w:rsidRPr="00000000" w14:paraId="000014B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w:t>
      </w:r>
      <w:sdt>
        <w:sdtPr>
          <w:tag w:val="goog_rdk_431"/>
        </w:sdtPr>
        <w:sdtContent>
          <w:commentRangeStart w:id="193"/>
        </w:sdtContent>
      </w:sdt>
      <w:r w:rsidDel="00000000" w:rsidR="00000000" w:rsidRPr="00000000">
        <w:rPr>
          <w:rFonts w:ascii="Arial" w:cs="Arial" w:eastAsia="Arial" w:hAnsi="Arial"/>
          <w:highlight w:val="yellow"/>
          <w:rtl w:val="0"/>
        </w:rPr>
        <w:t xml:space="preserve">close </w:t>
      </w:r>
      <w:commentRangeEnd w:id="193"/>
      <w:r w:rsidDel="00000000" w:rsidR="00000000" w:rsidRPr="00000000">
        <w:commentReference w:id="193"/>
      </w:r>
      <w:r w:rsidDel="00000000" w:rsidR="00000000" w:rsidRPr="00000000">
        <w:rPr>
          <w:rFonts w:ascii="Arial" w:cs="Arial" w:eastAsia="Arial" w:hAnsi="Arial"/>
          <w:highlight w:val="yellow"/>
          <w:rtl w:val="0"/>
        </w:rPr>
        <w:t xml:space="preserve">the Virtual Connection.</w:t>
      </w:r>
    </w:p>
    <w:p w:rsidR="00000000" w:rsidDel="00000000" w:rsidP="00000000" w:rsidRDefault="00000000" w:rsidRPr="00000000" w14:paraId="000014B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432"/>
        </w:sdtPr>
        <w:sdtContent>
          <w:commentRangeStart w:id="194"/>
        </w:sdtContent>
      </w:sdt>
      <w:r w:rsidDel="00000000" w:rsidR="00000000" w:rsidRPr="00000000">
        <w:rPr>
          <w:rFonts w:ascii="Arial" w:cs="Arial" w:eastAsia="Arial" w:hAnsi="Arial"/>
          <w:highlight w:val="yellow"/>
          <w:rtl w:val="0"/>
        </w:rPr>
        <w:t xml:space="preserve">If a Packet can be retransmitted it MUST NOT be sent using a Broadcast address.</w:t>
      </w:r>
      <w:commentRangeEnd w:id="194"/>
      <w:r w:rsidDel="00000000" w:rsidR="00000000" w:rsidRPr="00000000">
        <w:commentReference w:id="194"/>
      </w:r>
      <w:r w:rsidDel="00000000" w:rsidR="00000000" w:rsidRPr="00000000">
        <w:rPr>
          <w:rtl w:val="0"/>
        </w:rPr>
      </w:r>
    </w:p>
    <w:p w:rsidR="00000000" w:rsidDel="00000000" w:rsidP="00000000" w:rsidRDefault="00000000" w:rsidRPr="00000000" w14:paraId="000014B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4B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14B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w:t>
      </w:r>
      <w:sdt>
        <w:sdtPr>
          <w:tag w:val="goog_rdk_433"/>
        </w:sdtPr>
        <w:sdtContent>
          <w:commentRangeStart w:id="195"/>
        </w:sdtContent>
      </w:sdt>
      <w:r w:rsidDel="00000000" w:rsidR="00000000" w:rsidRPr="00000000">
        <w:rPr>
          <w:rFonts w:ascii="Arial" w:cs="Arial" w:eastAsia="Arial" w:hAnsi="Arial"/>
          <w:rtl w:val="0"/>
        </w:rPr>
        <w:t xml:space="preserve">closed</w:t>
      </w:r>
      <w:commentRangeEnd w:id="195"/>
      <w:r w:rsidDel="00000000" w:rsidR="00000000" w:rsidRPr="00000000">
        <w:commentReference w:id="195"/>
      </w:r>
      <w:r w:rsidDel="00000000" w:rsidR="00000000" w:rsidRPr="00000000">
        <w:rPr>
          <w:rFonts w:ascii="Arial" w:cs="Arial" w:eastAsia="Arial" w:hAnsi="Arial"/>
          <w:rtl w:val="0"/>
        </w:rPr>
        <w:t xml:space="preserve">, the protocol will restart when a new CONNECT packet flows from the Client.</w:t>
      </w:r>
    </w:p>
    <w:p w:rsidR="00000000" w:rsidDel="00000000" w:rsidP="00000000" w:rsidRDefault="00000000" w:rsidRPr="00000000" w14:paraId="000014B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Non normative comment.</w:t>
      </w:r>
    </w:p>
    <w:p w:rsidR="00000000" w:rsidDel="00000000" w:rsidP="00000000" w:rsidRDefault="00000000" w:rsidRPr="00000000" w14:paraId="000014B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4B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3.1.21 PINGREQ</w:t>
        </w:r>
      </w:hyperlink>
      <w:r w:rsidDel="00000000" w:rsidR="00000000" w:rsidRPr="00000000">
        <w:rPr>
          <w:rFonts w:ascii="Arial" w:cs="Arial" w:eastAsia="Arial" w:hAnsi="Arial"/>
          <w:rtl w:val="0"/>
        </w:rPr>
        <w:t xml:space="preserve">] can </w:t>
      </w:r>
      <w:sdt>
        <w:sdtPr>
          <w:tag w:val="goog_rdk_434"/>
        </w:sdtPr>
        <w:sdtContent>
          <w:commentRangeStart w:id="196"/>
        </w:sdtContent>
      </w:sdt>
      <w:r w:rsidDel="00000000" w:rsidR="00000000" w:rsidRPr="00000000">
        <w:rPr>
          <w:rFonts w:ascii="Arial" w:cs="Arial" w:eastAsia="Arial" w:hAnsi="Arial"/>
          <w:rtl w:val="0"/>
        </w:rPr>
        <w:t xml:space="preserve">also </w:t>
      </w:r>
      <w:commentRangeEnd w:id="196"/>
      <w:r w:rsidDel="00000000" w:rsidR="00000000" w:rsidRPr="00000000">
        <w:commentReference w:id="196"/>
      </w:r>
      <w:r w:rsidDel="00000000" w:rsidR="00000000" w:rsidRPr="00000000">
        <w:rPr>
          <w:rFonts w:ascii="Arial" w:cs="Arial" w:eastAsia="Arial" w:hAnsi="Arial"/>
          <w:rtl w:val="0"/>
        </w:rPr>
        <w:t xml:space="preserve">be used to determine whether the virtual connection is alive.</w:t>
      </w:r>
    </w:p>
    <w:p w:rsidR="00000000" w:rsidDel="00000000" w:rsidP="00000000" w:rsidRDefault="00000000" w:rsidRPr="00000000" w14:paraId="000014B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An example of a retry algorithm is described in [</w:t>
      </w:r>
      <w:hyperlink w:anchor="_heading=h.1csj400">
        <w:r w:rsidDel="00000000" w:rsidR="00000000" w:rsidRPr="00000000">
          <w:rPr>
            <w:rFonts w:ascii="Arial" w:cs="Arial" w:eastAsia="Arial" w:hAnsi="Arial"/>
            <w:color w:val="1155cc"/>
            <w:u w:val="single"/>
            <w:rtl w:val="0"/>
          </w:rPr>
          <w:t xml:space="preserve">Appendix E.F4</w:t>
        </w:r>
      </w:hyperlink>
      <w:r w:rsidDel="00000000" w:rsidR="00000000" w:rsidRPr="00000000">
        <w:rPr>
          <w:rFonts w:ascii="Arial" w:cs="Arial" w:eastAsia="Arial" w:hAnsi="Arial"/>
          <w:rtl w:val="0"/>
        </w:rPr>
        <w:t xml:space="preserve">]</w:t>
      </w:r>
    </w:p>
    <w:p w:rsidR="00000000" w:rsidDel="00000000" w:rsidP="00000000" w:rsidRDefault="00000000" w:rsidRPr="00000000" w14:paraId="000014B9">
      <w:pPr>
        <w:pStyle w:val="Heading2"/>
        <w:keepLines w:val="1"/>
        <w:spacing w:after="94" w:before="0" w:line="259" w:lineRule="auto"/>
        <w:ind w:left="0" w:firstLine="0"/>
        <w:rPr>
          <w:rFonts w:ascii="Arial" w:cs="Arial" w:eastAsia="Arial" w:hAnsi="Arial"/>
        </w:rPr>
      </w:pPr>
      <w:bookmarkStart w:colFirst="0" w:colLast="0" w:name="_heading=h.3rnmrmc" w:id="245"/>
      <w:bookmarkEnd w:id="245"/>
      <w:r w:rsidDel="00000000" w:rsidR="00000000" w:rsidRPr="00000000">
        <w:rPr>
          <w:rFonts w:ascii="Arial" w:cs="Arial" w:eastAsia="Arial" w:hAnsi="Arial"/>
          <w:rtl w:val="0"/>
        </w:rPr>
        <w:t xml:space="preserve">4.25 Sleeping clients</w:t>
      </w:r>
    </w:p>
    <w:p w:rsidR="00000000" w:rsidDel="00000000" w:rsidP="00000000" w:rsidRDefault="00000000" w:rsidRPr="00000000" w14:paraId="000014BA">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4BB">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4BC">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4BD">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BE">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4BF">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4C0">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435"/>
        </w:sdtPr>
        <w:sdtContent>
          <w:commentRangeStart w:id="197"/>
        </w:sdtContent>
      </w:sdt>
      <w:r w:rsidDel="00000000" w:rsidR="00000000" w:rsidRPr="00000000">
        <w:rPr>
          <w:rFonts w:ascii="Arial" w:cs="Arial" w:eastAsia="Arial" w:hAnsi="Arial"/>
          <w:color w:val="000000"/>
          <w:rtl w:val="0"/>
        </w:rPr>
        <w:t xml:space="preserve">the gateway detects a timeout in the delivery,</w:t>
      </w:r>
      <w:commentRangeEnd w:id="197"/>
      <w:r w:rsidDel="00000000" w:rsidR="00000000" w:rsidRPr="00000000">
        <w:commentReference w:id="197"/>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4C1">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4C2">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sdt>
        <w:sdtPr>
          <w:tag w:val="goog_rdk_436"/>
        </w:sdtPr>
        <w:sdtContent>
          <w:commentRangeStart w:id="198"/>
        </w:sdtContent>
      </w:sdt>
      <w:r w:rsidDel="00000000" w:rsidR="00000000" w:rsidRPr="00000000">
        <w:rPr>
          <w:rFonts w:ascii="Arial" w:cs="Arial" w:eastAsia="Arial" w:hAnsi="Arial"/>
          <w:rtl w:val="0"/>
        </w:rPr>
        <w:t xml:space="preserve">3.18</w:t>
      </w:r>
      <w:commentRangeEnd w:id="198"/>
      <w:r w:rsidDel="00000000" w:rsidR="00000000" w:rsidRPr="00000000">
        <w:commentReference w:id="198"/>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sdt>
        <w:sdtPr>
          <w:tag w:val="goog_rdk_437"/>
        </w:sdtPr>
        <w:sdtContent>
          <w:r w:rsidDel="00000000" w:rsidR="00000000" w:rsidRPr="00000000">
            <w:rPr>
              <w:rFonts w:ascii="Arial" w:cs="Arial" w:eastAsia="Arial" w:hAnsi="Arial"/>
              <w:color w:val="000000"/>
              <w:vertAlign w:val="subscript"/>
              <w:rtl w:val="0"/>
              <w:rPrChange w:author="davide.lenzarini@u-blox.com" w:id="103" w:date="2024-03-20T09:03:35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when it </w:t>
      </w:r>
      <w:sdt>
        <w:sdtPr>
          <w:tag w:val="goog_rdk_438"/>
        </w:sdtPr>
        <w:sdtContent>
          <w:commentRangeStart w:id="199"/>
        </w:sdtContent>
      </w:sdt>
      <w:r w:rsidDel="00000000" w:rsidR="00000000" w:rsidRPr="00000000">
        <w:rPr>
          <w:rFonts w:ascii="Arial" w:cs="Arial" w:eastAsia="Arial" w:hAnsi="Arial"/>
          <w:color w:val="000000"/>
          <w:rtl w:val="0"/>
        </w:rPr>
        <w:t xml:space="preserve">receives </w:t>
      </w:r>
      <w:commentRangeEnd w:id="199"/>
      <w:r w:rsidDel="00000000" w:rsidR="00000000" w:rsidRPr="00000000">
        <w:commentReference w:id="199"/>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439"/>
        </w:sdtPr>
        <w:sdtContent>
          <w:commentRangeStart w:id="200"/>
        </w:sdtContent>
      </w:sdt>
      <w:r w:rsidDel="00000000" w:rsidR="00000000" w:rsidRPr="00000000">
        <w:rPr>
          <w:rFonts w:ascii="Arial" w:cs="Arial" w:eastAsia="Arial" w:hAnsi="Arial"/>
          <w:color w:val="000000"/>
          <w:rtl w:val="0"/>
        </w:rPr>
        <w:t xml:space="preserve">PINGRESP</w:t>
      </w:r>
      <w:commentRangeEnd w:id="200"/>
      <w:r w:rsidDel="00000000" w:rsidR="00000000" w:rsidRPr="00000000">
        <w:commentReference w:id="200"/>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sdt>
        <w:sdtPr>
          <w:tag w:val="goog_rdk_440"/>
        </w:sdtPr>
        <w:sdtContent>
          <w:r w:rsidDel="00000000" w:rsidR="00000000" w:rsidRPr="00000000">
            <w:rPr>
              <w:rFonts w:ascii="Arial" w:cs="Arial" w:eastAsia="Arial" w:hAnsi="Arial"/>
              <w:color w:val="000000"/>
              <w:vertAlign w:val="subscript"/>
              <w:rtl w:val="0"/>
              <w:rPrChange w:author="davide.lenzarini@u-blox.com" w:id="104" w:date="2024-03-20T09:05:48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restarted when timer T</w:t>
      </w:r>
      <w:sdt>
        <w:sdtPr>
          <w:tag w:val="goog_rdk_441"/>
        </w:sdtPr>
        <w:sdtContent>
          <w:r w:rsidDel="00000000" w:rsidR="00000000" w:rsidRPr="00000000">
            <w:rPr>
              <w:rFonts w:ascii="Arial" w:cs="Arial" w:eastAsia="Arial" w:hAnsi="Arial"/>
              <w:color w:val="000000"/>
              <w:vertAlign w:val="subscript"/>
              <w:rtl w:val="0"/>
              <w:rPrChange w:author="davide.lenzarini@u-blox.com" w:id="105" w:date="2024-03-20T09:05:59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C3">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sdt>
        <w:sdtPr>
          <w:tag w:val="goog_rdk_442"/>
        </w:sdtPr>
        <w:sdtContent>
          <w:commentRangeStart w:id="201"/>
        </w:sdtContent>
      </w:sdt>
      <w:sdt>
        <w:sdtPr>
          <w:tag w:val="goog_rdk_443"/>
        </w:sdtPr>
        <w:sdtContent>
          <w:commentRangeStart w:id="202"/>
        </w:sdtContent>
      </w:sdt>
      <w:sdt>
        <w:sdtPr>
          <w:tag w:val="goog_rdk_444"/>
        </w:sdtPr>
        <w:sdtContent>
          <w:commentRangeStart w:id="203"/>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201"/>
      <w:r w:rsidDel="00000000" w:rsidR="00000000" w:rsidRPr="00000000">
        <w:commentReference w:id="201"/>
      </w:r>
      <w:commentRangeEnd w:id="202"/>
      <w:r w:rsidDel="00000000" w:rsidR="00000000" w:rsidRPr="00000000">
        <w:commentReference w:id="202"/>
      </w:r>
      <w:commentRangeEnd w:id="203"/>
      <w:r w:rsidDel="00000000" w:rsidR="00000000" w:rsidRPr="00000000">
        <w:commentReference w:id="203"/>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C4">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4C5">
      <w:pPr>
        <w:rPr>
          <w:rFonts w:ascii="Arial" w:cs="Arial" w:eastAsia="Arial" w:hAnsi="Arial"/>
          <w:color w:val="000000"/>
        </w:rPr>
      </w:pPr>
      <w:r w:rsidDel="00000000" w:rsidR="00000000" w:rsidRPr="00000000">
        <w:rPr>
          <w:rtl w:val="0"/>
        </w:rPr>
      </w:r>
    </w:p>
    <w:p w:rsidR="00000000" w:rsidDel="00000000" w:rsidP="00000000" w:rsidRDefault="00000000" w:rsidRPr="00000000" w14:paraId="000014C6">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14C7">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445"/>
        </w:sdtPr>
        <w:sdtContent>
          <w:commentRangeStart w:id="204"/>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204"/>
      <w:r w:rsidDel="00000000" w:rsidR="00000000" w:rsidRPr="00000000">
        <w:commentReference w:id="204"/>
      </w:r>
      <w:r w:rsidDel="00000000" w:rsidR="00000000" w:rsidRPr="00000000">
        <w:rPr>
          <w:rFonts w:ascii="Arial" w:cs="Arial" w:eastAsia="Arial" w:hAnsi="Arial"/>
          <w:color w:val="000000"/>
          <w:highlight w:val="yellow"/>
          <w:rtl w:val="0"/>
        </w:rPr>
        <w:t xml:space="preserve">.</w:t>
      </w:r>
      <w:sdt>
        <w:sdtPr>
          <w:tag w:val="goog_rdk_446"/>
        </w:sdtPr>
        <w:sdtContent>
          <w:commentRangeStart w:id="205"/>
        </w:sdtContent>
      </w:sdt>
      <w:r w:rsidDel="00000000" w:rsidR="00000000" w:rsidRPr="00000000">
        <w:rPr>
          <w:rFonts w:ascii="Arial" w:cs="Arial" w:eastAsia="Arial" w:hAnsi="Arial"/>
          <w:color w:val="000000"/>
          <w:highlight w:val="yellow"/>
          <w:rtl w:val="0"/>
        </w:rPr>
        <w:t xml:space="preserve"> </w:t>
      </w:r>
      <w:sdt>
        <w:sdtPr>
          <w:tag w:val="goog_rdk_447"/>
        </w:sdtPr>
        <w:sdtContent>
          <w:commentRangeStart w:id="206"/>
        </w:sdtContent>
      </w:sdt>
      <w:sdt>
        <w:sdtPr>
          <w:tag w:val="goog_rdk_448"/>
        </w:sdtPr>
        <w:sdtContent>
          <w:commentRangeStart w:id="207"/>
        </w:sdtContent>
      </w:sdt>
      <w:sdt>
        <w:sdtPr>
          <w:tag w:val="goog_rdk_449"/>
        </w:sdtPr>
        <w:sdtContent>
          <w:commentRangeStart w:id="208"/>
        </w:sdtContent>
      </w:sdt>
      <w:sdt>
        <w:sdtPr>
          <w:tag w:val="goog_rdk_450"/>
        </w:sdtPr>
        <w:sdtContent>
          <w:commentRangeStart w:id="209"/>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206"/>
      <w:r w:rsidDel="00000000" w:rsidR="00000000" w:rsidRPr="00000000">
        <w:commentReference w:id="206"/>
      </w:r>
      <w:commentRangeEnd w:id="207"/>
      <w:r w:rsidDel="00000000" w:rsidR="00000000" w:rsidRPr="00000000">
        <w:commentReference w:id="207"/>
      </w:r>
      <w:commentRangeEnd w:id="208"/>
      <w:r w:rsidDel="00000000" w:rsidR="00000000" w:rsidRPr="00000000">
        <w:commentReference w:id="208"/>
      </w:r>
      <w:commentRangeEnd w:id="209"/>
      <w:r w:rsidDel="00000000" w:rsidR="00000000" w:rsidRPr="00000000">
        <w:commentReference w:id="209"/>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commentRangeEnd w:id="205"/>
      <w:r w:rsidDel="00000000" w:rsidR="00000000" w:rsidRPr="00000000">
        <w:commentReference w:id="205"/>
      </w:r>
      <w:r w:rsidDel="00000000" w:rsidR="00000000" w:rsidRPr="00000000">
        <w:rPr>
          <w:rtl w:val="0"/>
        </w:rPr>
      </w:r>
    </w:p>
    <w:p w:rsidR="00000000" w:rsidDel="00000000" w:rsidP="00000000" w:rsidRDefault="00000000" w:rsidRPr="00000000" w14:paraId="000014C8">
      <w:pPr>
        <w:rPr>
          <w:rFonts w:ascii="Arial" w:cs="Arial" w:eastAsia="Arial" w:hAnsi="Arial"/>
          <w:color w:val="000000"/>
        </w:rPr>
      </w:pPr>
      <w:r w:rsidDel="00000000" w:rsidR="00000000" w:rsidRPr="00000000">
        <w:rPr>
          <w:rtl w:val="0"/>
        </w:rPr>
      </w:r>
    </w:p>
    <w:p w:rsidR="00000000" w:rsidDel="00000000" w:rsidP="00000000" w:rsidRDefault="00000000" w:rsidRPr="00000000" w14:paraId="000014C9">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4CA">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w:t>
      </w:r>
      <w:sdt>
        <w:sdtPr>
          <w:tag w:val="goog_rdk_451"/>
        </w:sdtPr>
        <w:sdtContent>
          <w:del w:author="Anonymous" w:id="106" w:date="2024-03-20T14:39:03Z">
            <w:r w:rsidDel="00000000" w:rsidR="00000000" w:rsidRPr="00000000">
              <w:rPr>
                <w:rFonts w:ascii="Arial" w:cs="Arial" w:eastAsia="Arial" w:hAnsi="Arial"/>
                <w:color w:val="000000"/>
                <w:shd w:fill="fff2cc" w:val="clear"/>
                <w:rtl w:val="0"/>
              </w:rPr>
              <w:delText xml:space="preserve">’</w:delText>
            </w:r>
          </w:del>
        </w:sdtContent>
      </w:sdt>
      <w:r w:rsidDel="00000000" w:rsidR="00000000" w:rsidRPr="00000000">
        <w:rPr>
          <w:rFonts w:ascii="Arial" w:cs="Arial" w:eastAsia="Arial" w:hAnsi="Arial"/>
          <w:color w:val="000000"/>
          <w:shd w:fill="fff2cc" w:val="clear"/>
          <w:rtl w:val="0"/>
        </w:rPr>
        <w:t xml:space="preserve"> mappings that existed during any initial associated ACTIVE states.</w:t>
      </w:r>
      <w:r w:rsidDel="00000000" w:rsidR="00000000" w:rsidRPr="00000000">
        <w:rPr>
          <w:rtl w:val="0"/>
        </w:rPr>
      </w:r>
    </w:p>
    <w:p w:rsidR="00000000" w:rsidDel="00000000" w:rsidP="00000000" w:rsidRDefault="00000000" w:rsidRPr="00000000" w14:paraId="000014CB">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36" name="image5.png"/>
            <a:graphic>
              <a:graphicData uri="http://schemas.openxmlformats.org/drawingml/2006/picture">
                <pic:pic>
                  <pic:nvPicPr>
                    <pic:cNvPr id="0" name="image5.png"/>
                    <pic:cNvPicPr preferRelativeResize="0"/>
                  </pic:nvPicPr>
                  <pic:blipFill>
                    <a:blip r:embed="rId91"/>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4CC">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452"/>
        </w:sdtPr>
        <w:sdtContent>
          <w:commentRangeStart w:id="210"/>
        </w:sdtContent>
      </w:sdt>
      <w:r w:rsidDel="00000000" w:rsidR="00000000" w:rsidRPr="00000000">
        <w:rPr>
          <w:rFonts w:ascii="Arial" w:cs="Arial" w:eastAsia="Arial" w:hAnsi="Arial"/>
          <w:rtl w:val="0"/>
        </w:rPr>
        <w:t xml:space="preserve">Awake ping packet flush</w:t>
      </w:r>
      <w:commentRangeEnd w:id="210"/>
      <w:r w:rsidDel="00000000" w:rsidR="00000000" w:rsidRPr="00000000">
        <w:commentReference w:id="210"/>
      </w:r>
      <w:r w:rsidDel="00000000" w:rsidR="00000000" w:rsidRPr="00000000">
        <w:rPr>
          <w:rtl w:val="0"/>
        </w:rPr>
      </w:r>
    </w:p>
    <w:p w:rsidR="00000000" w:rsidDel="00000000" w:rsidP="00000000" w:rsidRDefault="00000000" w:rsidRPr="00000000" w14:paraId="000014CD">
      <w:pPr>
        <w:pStyle w:val="Heading2"/>
        <w:ind w:left="0" w:firstLine="0"/>
        <w:rPr>
          <w:rFonts w:ascii="Arial" w:cs="Arial" w:eastAsia="Arial" w:hAnsi="Arial"/>
        </w:rPr>
      </w:pPr>
      <w:bookmarkStart w:colFirst="0" w:colLast="0" w:name="_heading=h.ly7c1y" w:id="246"/>
      <w:bookmarkEnd w:id="246"/>
      <w:r w:rsidDel="00000000" w:rsidR="00000000" w:rsidRPr="00000000">
        <w:rPr>
          <w:rFonts w:ascii="Arial" w:cs="Arial" w:eastAsia="Arial" w:hAnsi="Arial"/>
          <w:rtl w:val="0"/>
        </w:rPr>
        <w:t xml:space="preserve">4.26 Retained Packets</w:t>
      </w:r>
    </w:p>
    <w:p w:rsidR="00000000" w:rsidDel="00000000" w:rsidP="00000000" w:rsidRDefault="00000000" w:rsidRPr="00000000" w14:paraId="000014CE">
      <w:pPr>
        <w:rPr>
          <w:rFonts w:ascii="Arial" w:cs="Arial" w:eastAsia="Arial" w:hAnsi="Arial"/>
        </w:rPr>
      </w:pPr>
      <w:r w:rsidDel="00000000" w:rsidR="00000000" w:rsidRPr="00000000">
        <w:rPr>
          <w:rFonts w:ascii="Arial" w:cs="Arial" w:eastAsia="Arial" w:hAnsi="Arial"/>
          <w:rtl w:val="0"/>
        </w:rPr>
        <w:t xml:space="preserve">If the RETAIN flag is set to 1 in a PUBLISH packet sent by a Client to a Server, the Server MUST replace any existing retained packet for this topic and store the Publish Data, so that it can be delivered to future subscribers whose subscriptions match its Topic Name. If the Publish Data contains zero bytes it is processed normally by the Server but any retained packet with the same topic name MUST be removed and any future subscribers for the topic will not receive a retained packet. A retained packet with Publish Data containing zero bytes MUST NOT be stored as a retained packet on the Server.</w:t>
      </w:r>
    </w:p>
    <w:p w:rsidR="00000000" w:rsidDel="00000000" w:rsidP="00000000" w:rsidRDefault="00000000" w:rsidRPr="00000000" w14:paraId="000014CF">
      <w:pPr>
        <w:pStyle w:val="Heading2"/>
        <w:ind w:left="0" w:firstLine="0"/>
        <w:rPr>
          <w:rFonts w:ascii="Arial" w:cs="Arial" w:eastAsia="Arial" w:hAnsi="Arial"/>
        </w:rPr>
      </w:pPr>
      <w:bookmarkStart w:colFirst="0" w:colLast="0" w:name="_heading=h.mo7ahow0t2fa" w:id="247"/>
      <w:bookmarkEnd w:id="247"/>
      <w:r w:rsidDel="00000000" w:rsidR="00000000" w:rsidRPr="00000000">
        <w:rPr>
          <w:rFonts w:ascii="Arial" w:cs="Arial" w:eastAsia="Arial" w:hAnsi="Arial"/>
          <w:rtl w:val="0"/>
        </w:rPr>
        <w:t xml:space="preserve">4.27 Optional Features</w:t>
      </w:r>
    </w:p>
    <w:p w:rsidR="00000000" w:rsidDel="00000000" w:rsidP="00000000" w:rsidRDefault="00000000" w:rsidRPr="00000000" w14:paraId="000014D0">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14D1">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4D2">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4D3">
      <w:pPr>
        <w:pStyle w:val="Heading1"/>
        <w:ind w:left="0" w:firstLine="0"/>
        <w:rPr>
          <w:rFonts w:ascii="Arial" w:cs="Arial" w:eastAsia="Arial" w:hAnsi="Arial"/>
        </w:rPr>
      </w:pPr>
      <w:bookmarkStart w:colFirst="0" w:colLast="0" w:name="_heading=h.2k82xt6" w:id="248"/>
      <w:bookmarkEnd w:id="248"/>
      <w:r w:rsidDel="00000000" w:rsidR="00000000" w:rsidRPr="00000000">
        <w:rPr>
          <w:rFonts w:ascii="Arial" w:cs="Arial" w:eastAsia="Arial" w:hAnsi="Arial"/>
          <w:rtl w:val="0"/>
        </w:rPr>
        <w:t xml:space="preserve">5 Conformance</w:t>
      </w:r>
    </w:p>
    <w:p w:rsidR="00000000" w:rsidDel="00000000" w:rsidP="00000000" w:rsidRDefault="00000000" w:rsidRPr="00000000" w14:paraId="000014D4">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92">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4D5">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93">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D6">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94">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D7">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4D8">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249"/>
      <w:bookmarkEnd w:id="249"/>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4D9">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4DA">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4DB">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4DC">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4D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4E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4E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E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4E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E4">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4E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4E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E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4E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E9">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4E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4E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E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4E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4EE">
      <w:pPr>
        <w:spacing w:after="40" w:before="40" w:lineRule="auto"/>
        <w:rPr>
          <w:rFonts w:ascii="Arial" w:cs="Arial" w:eastAsia="Arial" w:hAnsi="Arial"/>
          <w:highlight w:val="yellow"/>
        </w:rPr>
      </w:pPr>
      <w:hyperlink r:id="rId95">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E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96">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F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4F1">
      <w:pPr>
        <w:spacing w:after="40" w:before="40" w:lineRule="auto"/>
        <w:rPr>
          <w:rFonts w:ascii="Arial" w:cs="Arial" w:eastAsia="Arial" w:hAnsi="Arial"/>
          <w:highlight w:val="yellow"/>
        </w:rPr>
      </w:pPr>
      <w:hyperlink r:id="rId97">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F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4F3">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F4">
      <w:pPr>
        <w:pStyle w:val="Heading2"/>
        <w:spacing w:after="120" w:before="240" w:lineRule="auto"/>
        <w:ind w:left="0" w:firstLine="0"/>
        <w:rPr/>
      </w:pPr>
      <w:bookmarkStart w:colFirst="0" w:colLast="0" w:name="_heading=h.2pjpzxrro3v8" w:id="250"/>
      <w:bookmarkEnd w:id="250"/>
      <w:r w:rsidDel="00000000" w:rsidR="00000000" w:rsidRPr="00000000">
        <w:rPr>
          <w:rtl w:val="0"/>
        </w:rPr>
        <w:t xml:space="preserve">A.1 Normative References</w:t>
      </w:r>
    </w:p>
    <w:p w:rsidR="00000000" w:rsidDel="00000000" w:rsidP="00000000" w:rsidRDefault="00000000" w:rsidRPr="00000000" w14:paraId="000014F5">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4F6">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F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4F8">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98">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4F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4FA">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99">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4F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F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4FD">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4FE">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4FF">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500">
      <w:pPr>
        <w:rPr>
          <w:rFonts w:ascii="Arial" w:cs="Arial" w:eastAsia="Arial" w:hAnsi="Arial"/>
          <w:color w:val="0000ee"/>
        </w:rPr>
      </w:pPr>
      <w:hyperlink r:id="rId100">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501">
      <w:pPr>
        <w:rPr>
          <w:rFonts w:ascii="Arial" w:cs="Arial" w:eastAsia="Arial" w:hAnsi="Arial"/>
        </w:rPr>
      </w:pPr>
      <w:r w:rsidDel="00000000" w:rsidR="00000000" w:rsidRPr="00000000">
        <w:rPr>
          <w:rtl w:val="0"/>
        </w:rPr>
      </w:r>
    </w:p>
    <w:bookmarkStart w:colFirst="0" w:colLast="0" w:name="bookmark=kix.32y02sm2iqny" w:id="251"/>
    <w:bookmarkEnd w:id="251"/>
    <w:p w:rsidR="00000000" w:rsidDel="00000000" w:rsidP="00000000" w:rsidRDefault="00000000" w:rsidRPr="00000000" w14:paraId="00001502">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503">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504">
      <w:pPr>
        <w:rPr>
          <w:rFonts w:ascii="Arial" w:cs="Arial" w:eastAsia="Arial" w:hAnsi="Arial"/>
        </w:rPr>
      </w:pPr>
      <w:hyperlink r:id="rId101">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505">
      <w:pPr>
        <w:rPr>
          <w:rFonts w:ascii="Arial" w:cs="Arial" w:eastAsia="Arial" w:hAnsi="Arial"/>
        </w:rPr>
      </w:pPr>
      <w:r w:rsidDel="00000000" w:rsidR="00000000" w:rsidRPr="00000000">
        <w:rPr>
          <w:rtl w:val="0"/>
        </w:rPr>
      </w:r>
    </w:p>
    <w:bookmarkStart w:colFirst="0" w:colLast="0" w:name="bookmark=kix.51xi25h5vzte" w:id="252"/>
    <w:bookmarkEnd w:id="252"/>
    <w:p w:rsidR="00000000" w:rsidDel="00000000" w:rsidP="00000000" w:rsidRDefault="00000000" w:rsidRPr="00000000" w14:paraId="00001506">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507">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508">
      <w:pPr>
        <w:rPr>
          <w:rFonts w:ascii="Arial" w:cs="Arial" w:eastAsia="Arial" w:hAnsi="Arial"/>
        </w:rPr>
      </w:pPr>
      <w:hyperlink r:id="rId102">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509">
      <w:pPr>
        <w:rPr>
          <w:rFonts w:ascii="Arial" w:cs="Arial" w:eastAsia="Arial" w:hAnsi="Arial"/>
        </w:rPr>
      </w:pPr>
      <w:r w:rsidDel="00000000" w:rsidR="00000000" w:rsidRPr="00000000">
        <w:rPr>
          <w:rtl w:val="0"/>
        </w:rPr>
      </w:r>
    </w:p>
    <w:bookmarkStart w:colFirst="0" w:colLast="0" w:name="bookmark=kix.sm86r7ecajs3" w:id="253"/>
    <w:bookmarkEnd w:id="253"/>
    <w:p w:rsidR="00000000" w:rsidDel="00000000" w:rsidP="00000000" w:rsidRDefault="00000000" w:rsidRPr="00000000" w14:paraId="0000150A">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50B">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50C">
      <w:pPr>
        <w:rPr>
          <w:rFonts w:ascii="Arial" w:cs="Arial" w:eastAsia="Arial" w:hAnsi="Arial"/>
          <w:highlight w:val="yellow"/>
        </w:rPr>
      </w:pPr>
      <w:hyperlink r:id="rId103">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0D">
      <w:pPr>
        <w:pStyle w:val="Heading2"/>
        <w:spacing w:after="120" w:before="240" w:lineRule="auto"/>
        <w:ind w:left="0" w:firstLine="0"/>
        <w:rPr/>
      </w:pPr>
      <w:bookmarkStart w:colFirst="0" w:colLast="0" w:name="_heading=h.wmz8ensz9jqs" w:id="254"/>
      <w:bookmarkEnd w:id="254"/>
      <w:r w:rsidDel="00000000" w:rsidR="00000000" w:rsidRPr="00000000">
        <w:rPr>
          <w:rtl w:val="0"/>
        </w:rPr>
        <w:t xml:space="preserve">A.2 Informative References</w:t>
      </w:r>
    </w:p>
    <w:p w:rsidR="00000000" w:rsidDel="00000000" w:rsidP="00000000" w:rsidRDefault="00000000" w:rsidRPr="00000000" w14:paraId="0000150E">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50F">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1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511">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104">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1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13">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14">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515">
      <w:pPr>
        <w:pStyle w:val="Heading1"/>
        <w:ind w:left="0" w:firstLine="0"/>
        <w:rPr/>
      </w:pPr>
      <w:bookmarkStart w:colFirst="0" w:colLast="0" w:name="_heading=h.twhu880t27o" w:id="255"/>
      <w:bookmarkEnd w:id="255"/>
      <w:sdt>
        <w:sdtPr>
          <w:tag w:val="goog_rdk_453"/>
        </w:sdtPr>
        <w:sdtContent>
          <w:commentRangeStart w:id="211"/>
        </w:sdtContent>
      </w:sdt>
      <w:r w:rsidDel="00000000" w:rsidR="00000000" w:rsidRPr="00000000">
        <w:rPr>
          <w:rtl w:val="0"/>
        </w:rPr>
        <w:t xml:space="preserve">Appendix B. Backwards Compatibility</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pStyle w:val="Heading3"/>
        <w:keepLines w:val="1"/>
        <w:spacing w:after="77" w:before="0" w:line="259" w:lineRule="auto"/>
        <w:ind w:left="0" w:firstLine="0"/>
        <w:rPr/>
      </w:pPr>
      <w:bookmarkStart w:colFirst="0" w:colLast="0" w:name="_heading=h.1qoc8b1" w:id="256"/>
      <w:bookmarkEnd w:id="256"/>
      <w:r w:rsidDel="00000000" w:rsidR="00000000" w:rsidRPr="00000000">
        <w:rPr>
          <w:rtl w:val="0"/>
        </w:rPr>
        <w:t xml:space="preserve">B.1 PUBLISH QoS -1 (Packet from MQTT-SN 1.2)</w:t>
      </w:r>
    </w:p>
    <w:p w:rsidR="00000000" w:rsidDel="00000000" w:rsidP="00000000" w:rsidRDefault="00000000" w:rsidRPr="00000000" w14:paraId="00001518">
      <w:pPr>
        <w:rPr>
          <w:rFonts w:ascii="Arial" w:cs="Arial" w:eastAsia="Arial" w:hAnsi="Arial"/>
        </w:rPr>
      </w:pPr>
      <w:r w:rsidDel="00000000" w:rsidR="00000000" w:rsidRPr="00000000">
        <w:rPr>
          <w:rtl w:val="0"/>
        </w:rPr>
      </w:r>
    </w:p>
    <w:tbl>
      <w:tblPr>
        <w:tblStyle w:val="Table4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519">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51A">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51B">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51D">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51F">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52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52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52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52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527">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52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535">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536">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543">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544">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552">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553">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555">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556">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558">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55B">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55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55D">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55E">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562">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56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6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6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56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6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56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56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6F">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570">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571">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57E">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57F">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58C">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58D">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59A">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59B">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5A8">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5A9">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5B6">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5B7">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5B8">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5B9">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broadcast, like UDP/IP, the PUBLISH MINUS -1 packet is generally sent using the broadcast address as destination.</w:t>
      </w:r>
      <w:r w:rsidDel="00000000" w:rsidR="00000000" w:rsidRPr="00000000">
        <w:rPr>
          <w:rtl w:val="0"/>
        </w:rPr>
      </w:r>
    </w:p>
    <w:p w:rsidR="00000000" w:rsidDel="00000000" w:rsidP="00000000" w:rsidRDefault="00000000" w:rsidRPr="00000000" w14:paraId="000015BA">
      <w:pPr>
        <w:pStyle w:val="Heading4"/>
        <w:ind w:left="0" w:right="4" w:firstLine="0"/>
        <w:rPr>
          <w:rFonts w:ascii="Arial" w:cs="Arial" w:eastAsia="Arial" w:hAnsi="Arial"/>
        </w:rPr>
      </w:pPr>
      <w:bookmarkStart w:colFirst="0" w:colLast="0" w:name="_heading=h.4anzqyu" w:id="257"/>
      <w:bookmarkEnd w:id="257"/>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5B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5BC">
      <w:pPr>
        <w:pStyle w:val="Heading4"/>
        <w:ind w:left="0" w:right="4" w:firstLine="0"/>
        <w:rPr>
          <w:rFonts w:ascii="Arial" w:cs="Arial" w:eastAsia="Arial" w:hAnsi="Arial"/>
        </w:rPr>
      </w:pPr>
      <w:bookmarkStart w:colFirst="0" w:colLast="0" w:name="_heading=h.14ykbeg" w:id="258"/>
      <w:bookmarkEnd w:id="258"/>
      <w:r w:rsidDel="00000000" w:rsidR="00000000" w:rsidRPr="00000000">
        <w:rPr>
          <w:rFonts w:ascii="Arial" w:cs="Arial" w:eastAsia="Arial" w:hAnsi="Arial"/>
          <w:rtl w:val="0"/>
        </w:rPr>
        <w:t xml:space="preserve">B.1.2 PUBLISH Flags</w:t>
      </w:r>
    </w:p>
    <w:p w:rsidR="00000000" w:rsidDel="00000000" w:rsidP="00000000" w:rsidRDefault="00000000" w:rsidRPr="00000000" w14:paraId="000015BD">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15BE">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5BF">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5C0">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please refer to the operational behavior section.</w:t>
      </w:r>
    </w:p>
    <w:p w:rsidR="00000000" w:rsidDel="00000000" w:rsidP="00000000" w:rsidRDefault="00000000" w:rsidRPr="00000000" w14:paraId="000015C1">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5C2">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5C3">
      <w:pPr>
        <w:pStyle w:val="Heading4"/>
        <w:ind w:left="0" w:right="4" w:firstLine="0"/>
        <w:rPr>
          <w:rFonts w:ascii="Arial" w:cs="Arial" w:eastAsia="Arial" w:hAnsi="Arial"/>
        </w:rPr>
      </w:pPr>
      <w:bookmarkStart w:colFirst="0" w:colLast="0" w:name="_heading=h.3oy7u29" w:id="259"/>
      <w:bookmarkEnd w:id="259"/>
      <w:r w:rsidDel="00000000" w:rsidR="00000000" w:rsidRPr="00000000">
        <w:rPr>
          <w:rFonts w:ascii="Arial" w:cs="Arial" w:eastAsia="Arial" w:hAnsi="Arial"/>
          <w:rtl w:val="0"/>
        </w:rPr>
        <w:t xml:space="preserve">B.1.3 Topic Id</w:t>
      </w:r>
    </w:p>
    <w:p w:rsidR="00000000" w:rsidDel="00000000" w:rsidP="00000000" w:rsidRDefault="00000000" w:rsidRPr="00000000" w14:paraId="000015C4">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id value or the short topic name for which the data is published.</w:t>
      </w:r>
    </w:p>
    <w:p w:rsidR="00000000" w:rsidDel="00000000" w:rsidP="00000000" w:rsidRDefault="00000000" w:rsidRPr="00000000" w14:paraId="000015C5">
      <w:pPr>
        <w:pStyle w:val="Heading4"/>
        <w:ind w:left="0" w:right="4" w:firstLine="0"/>
        <w:rPr>
          <w:rFonts w:ascii="Arial" w:cs="Arial" w:eastAsia="Arial" w:hAnsi="Arial"/>
        </w:rPr>
      </w:pPr>
      <w:bookmarkStart w:colFirst="0" w:colLast="0" w:name="_heading=h.243i4a2" w:id="260"/>
      <w:bookmarkEnd w:id="260"/>
      <w:r w:rsidDel="00000000" w:rsidR="00000000" w:rsidRPr="00000000">
        <w:rPr>
          <w:rFonts w:ascii="Arial" w:cs="Arial" w:eastAsia="Arial" w:hAnsi="Arial"/>
          <w:rtl w:val="0"/>
        </w:rPr>
        <w:t xml:space="preserve">B.1.4 Data</w:t>
      </w:r>
    </w:p>
    <w:p w:rsidR="00000000" w:rsidDel="00000000" w:rsidP="00000000" w:rsidRDefault="00000000" w:rsidRPr="00000000" w14:paraId="000015C6">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211"/>
      <w:r w:rsidDel="00000000" w:rsidR="00000000" w:rsidRPr="00000000">
        <w:commentReference w:id="211"/>
      </w:r>
      <w:r w:rsidDel="00000000" w:rsidR="00000000" w:rsidRPr="00000000">
        <w:rPr>
          <w:rtl w:val="0"/>
        </w:rPr>
      </w:r>
    </w:p>
    <w:p w:rsidR="00000000" w:rsidDel="00000000" w:rsidP="00000000" w:rsidRDefault="00000000" w:rsidRPr="00000000" w14:paraId="000015C7">
      <w:pPr>
        <w:pStyle w:val="Heading1"/>
        <w:spacing w:after="360" w:before="360" w:lineRule="auto"/>
        <w:ind w:left="0" w:firstLine="0"/>
        <w:rPr/>
      </w:pPr>
      <w:bookmarkStart w:colFirst="0" w:colLast="0" w:name="_heading=h.55r6c0xsdoov" w:id="261"/>
      <w:bookmarkEnd w:id="261"/>
      <w:r w:rsidDel="00000000" w:rsidR="00000000" w:rsidRPr="00000000">
        <w:rPr>
          <w:rtl w:val="0"/>
        </w:rPr>
        <w:t xml:space="preserve">Appendix C. Security and Privacy Considerations</w:t>
      </w:r>
    </w:p>
    <w:p w:rsidR="00000000" w:rsidDel="00000000" w:rsidP="00000000" w:rsidRDefault="00000000" w:rsidRPr="00000000" w14:paraId="000015C8">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5C9">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5CA">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5CB">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5CC">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5CD">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5CE">
      <w:pPr>
        <w:rPr>
          <w:rFonts w:ascii="Arial" w:cs="Arial" w:eastAsia="Arial" w:hAnsi="Arial"/>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5D0">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5D1">
      <w:pPr>
        <w:keepNext w:val="1"/>
        <w:spacing w:after="120" w:before="240" w:lineRule="auto"/>
        <w:ind w:left="864" w:hanging="15"/>
        <w:rPr>
          <w:rFonts w:ascii="Arial" w:cs="Arial" w:eastAsia="Arial" w:hAnsi="Arial"/>
          <w:b w:val="1"/>
          <w:color w:val="446caa"/>
        </w:rPr>
      </w:pPr>
      <w:bookmarkStart w:colFirst="0" w:colLast="0" w:name="_heading=h.452snld" w:id="262"/>
      <w:bookmarkEnd w:id="262"/>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5D2">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5D3">
      <w:pPr>
        <w:rPr>
          <w:rFonts w:ascii="Arial" w:cs="Arial" w:eastAsia="Arial" w:hAnsi="Arial"/>
        </w:rPr>
      </w:pPr>
      <w:r w:rsidDel="00000000" w:rsidR="00000000" w:rsidRPr="00000000">
        <w:rPr>
          <w:rtl w:val="0"/>
        </w:rPr>
      </w:r>
    </w:p>
    <w:p w:rsidR="00000000" w:rsidDel="00000000" w:rsidP="00000000" w:rsidRDefault="00000000" w:rsidRPr="00000000" w14:paraId="000015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5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5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5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5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5D9">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5DA">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DB">
      <w:pPr>
        <w:pStyle w:val="Heading1"/>
        <w:spacing w:after="360" w:before="360" w:lineRule="auto"/>
        <w:ind w:left="0" w:firstLine="0"/>
        <w:rPr/>
      </w:pPr>
      <w:bookmarkStart w:colFirst="0" w:colLast="0" w:name="_heading=h.bc8w7ov5oli4" w:id="263"/>
      <w:bookmarkEnd w:id="263"/>
      <w:r w:rsidDel="00000000" w:rsidR="00000000" w:rsidRPr="00000000">
        <w:rPr>
          <w:rtl w:val="0"/>
        </w:rPr>
        <w:t xml:space="preserve">Appendix D. Acknowledgments</w:t>
      </w:r>
    </w:p>
    <w:p w:rsidR="00000000" w:rsidDel="00000000" w:rsidP="00000000" w:rsidRDefault="00000000" w:rsidRPr="00000000" w14:paraId="000015DC">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5DD">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5DE">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5DF">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E0">
      <w:pPr>
        <w:pStyle w:val="Heading2"/>
        <w:spacing w:after="120" w:before="240" w:lineRule="auto"/>
        <w:ind w:left="0" w:firstLine="0"/>
        <w:rPr/>
      </w:pPr>
      <w:bookmarkStart w:colFirst="0" w:colLast="0" w:name="_heading=h.glow6i83isd5" w:id="264"/>
      <w:bookmarkEnd w:id="264"/>
      <w:r w:rsidDel="00000000" w:rsidR="00000000" w:rsidRPr="00000000">
        <w:rPr>
          <w:rtl w:val="0"/>
        </w:rPr>
        <w:t xml:space="preserve">D.1 Special Thanks</w:t>
      </w:r>
    </w:p>
    <w:p w:rsidR="00000000" w:rsidDel="00000000" w:rsidP="00000000" w:rsidRDefault="00000000" w:rsidRPr="00000000" w14:paraId="000015E1">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5E2">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5E3">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E4">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5E5">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E6">
      <w:pPr>
        <w:pStyle w:val="Heading2"/>
        <w:spacing w:after="120" w:before="240" w:lineRule="auto"/>
        <w:ind w:left="0" w:firstLine="0"/>
        <w:rPr/>
      </w:pPr>
      <w:bookmarkStart w:colFirst="0" w:colLast="0" w:name="_heading=h.tdeowwajj1wf" w:id="265"/>
      <w:bookmarkEnd w:id="265"/>
      <w:r w:rsidDel="00000000" w:rsidR="00000000" w:rsidRPr="00000000">
        <w:rPr>
          <w:rtl w:val="0"/>
        </w:rPr>
        <w:t xml:space="preserve">D.2 Participants</w:t>
      </w:r>
    </w:p>
    <w:p w:rsidR="00000000" w:rsidDel="00000000" w:rsidP="00000000" w:rsidRDefault="00000000" w:rsidRPr="00000000" w14:paraId="000015E7">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5E8">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5E9">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EA">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5EC">
      <w:pPr>
        <w:pStyle w:val="Heading1"/>
        <w:spacing w:after="360" w:before="360" w:lineRule="auto"/>
        <w:ind w:left="0" w:firstLine="0"/>
        <w:rPr>
          <w:rFonts w:ascii="Arial" w:cs="Arial" w:eastAsia="Arial" w:hAnsi="Arial"/>
          <w:highlight w:val="yellow"/>
        </w:rPr>
      </w:pPr>
      <w:bookmarkStart w:colFirst="0" w:colLast="0" w:name="_heading=h.ewpzaw2f211a" w:id="266"/>
      <w:bookmarkEnd w:id="266"/>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5ED">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5EE">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5EF">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5"/>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0">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1">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2">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3">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4">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5">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6">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7">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8">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9">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A">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5FB">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C">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5FD">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E">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F">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1">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2">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3">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5">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6">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7">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9">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A">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B">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D">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E">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F">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1">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2">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3">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5">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6">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7">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9">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A">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B">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C">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D">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E">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F">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1">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2">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3">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5">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6">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7">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9">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A">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B">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C">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D">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E">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F">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0">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1">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2">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3">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5">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6">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7">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8">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9">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A">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B">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D">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E">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F">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1">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2">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3">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5">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646">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647">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648">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649">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64A">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64B">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64C">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D">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E">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0">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651">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652">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653">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654">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655">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656">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7">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8">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A">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65B">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65C">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65D">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65E">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65F">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660">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1">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2">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4">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665">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666">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667">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668">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669">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66A">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B">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C">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E">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66F">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670">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1">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2">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4">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5">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6">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8">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679">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A">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B">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C">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D">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E">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F">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0">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1">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682">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683">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684">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685">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6">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7">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8">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9">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168A">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8B">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67"/>
      <w:bookmarkEnd w:id="267"/>
      <w:r w:rsidDel="00000000" w:rsidR="00000000" w:rsidRPr="00000000">
        <w:rPr>
          <w:rtl w:val="0"/>
        </w:rPr>
      </w:r>
    </w:p>
    <w:p w:rsidR="00000000" w:rsidDel="00000000" w:rsidP="00000000" w:rsidRDefault="00000000" w:rsidRPr="00000000" w14:paraId="0000168C">
      <w:pPr>
        <w:pStyle w:val="Heading1"/>
        <w:keepNext w:val="1"/>
        <w:pBdr>
          <w:top w:color="808080" w:space="6" w:sz="4" w:val="single"/>
        </w:pBdr>
        <w:spacing w:after="120" w:before="480" w:lineRule="auto"/>
        <w:ind w:left="0" w:firstLine="0"/>
        <w:rPr>
          <w:vertAlign w:val="baseline"/>
        </w:rPr>
      </w:pPr>
      <w:bookmarkStart w:colFirst="0" w:colLast="0" w:name="_heading=h.3jd0qos" w:id="268"/>
      <w:bookmarkEnd w:id="268"/>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68D">
      <w:pPr>
        <w:pStyle w:val="Heading2"/>
        <w:ind w:left="0" w:firstLine="0"/>
        <w:rPr>
          <w:vertAlign w:val="baseline"/>
        </w:rPr>
      </w:pPr>
      <w:bookmarkStart w:colFirst="0" w:colLast="0" w:name="_heading=h.1yib0wl" w:id="269"/>
      <w:bookmarkEnd w:id="269"/>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68E">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68F">
      <w:pPr>
        <w:pStyle w:val="Heading2"/>
        <w:ind w:left="0" w:firstLine="0"/>
        <w:rPr>
          <w:vertAlign w:val="baseline"/>
        </w:rPr>
      </w:pPr>
      <w:bookmarkStart w:colFirst="0" w:colLast="0" w:name="_heading=h.4ihyjke" w:id="270"/>
      <w:bookmarkEnd w:id="270"/>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690">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p w:rsidR="00000000" w:rsidDel="00000000" w:rsidP="00000000" w:rsidRDefault="00000000" w:rsidRPr="00000000" w14:paraId="00001691">
      <w:pPr>
        <w:spacing w:after="9" w:lineRule="auto"/>
        <w:ind w:left="-5" w:right="4" w:firstLine="0"/>
        <w:rPr>
          <w:rFonts w:ascii="Arial" w:cs="Arial" w:eastAsia="Arial" w:hAnsi="Arial"/>
        </w:rPr>
      </w:pPr>
      <w:r w:rsidDel="00000000" w:rsidR="00000000" w:rsidRPr="00000000">
        <w:rPr>
          <w:rtl w:val="0"/>
        </w:rPr>
      </w:r>
    </w:p>
    <w:tbl>
      <w:tblPr>
        <w:tblStyle w:val="Table46"/>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92">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93">
            <w:pPr>
              <w:spacing w:after="0" w:line="259" w:lineRule="auto"/>
              <w:ind w:right="4"/>
              <w:jc w:val="center"/>
              <w:rPr>
                <w:rFonts w:ascii="Arial" w:cs="Arial" w:eastAsia="Arial" w:hAnsi="Arial"/>
                <w:b w:val="1"/>
              </w:rPr>
            </w:pPr>
            <w:sdt>
              <w:sdtPr>
                <w:tag w:val="goog_rdk_454"/>
              </w:sdtPr>
              <w:sdtContent>
                <w:commentRangeStart w:id="212"/>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4">
            <w:pPr>
              <w:spacing w:after="0" w:line="259" w:lineRule="auto"/>
              <w:ind w:right="4"/>
              <w:rPr>
                <w:rFonts w:ascii="Arial" w:cs="Arial" w:eastAsia="Arial" w:hAnsi="Arial"/>
                <w:sz w:val="20"/>
                <w:szCs w:val="20"/>
                <w:vertAlign w:val="subscript"/>
              </w:rPr>
            </w:pPr>
            <w:commentRangeEnd w:id="212"/>
            <w:r w:rsidDel="00000000" w:rsidR="00000000" w:rsidRPr="00000000">
              <w:commentReference w:id="212"/>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5">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6">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7">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8">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9">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A">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B">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C">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D">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E">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F">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sdt>
              <w:sdtPr>
                <w:tag w:val="goog_rdk_455"/>
              </w:sdtPr>
              <w:sdtContent>
                <w:commentRangeStart w:id="213"/>
              </w:sdtContent>
            </w:sdt>
            <w:r w:rsidDel="00000000" w:rsidR="00000000" w:rsidRPr="00000000">
              <w:rPr>
                <w:rFonts w:ascii="Arial" w:cs="Arial" w:eastAsia="Arial" w:hAnsi="Arial"/>
                <w:sz w:val="20"/>
                <w:szCs w:val="20"/>
                <w:rtl w:val="0"/>
              </w:rPr>
              <w:t xml:space="preserve">E4</w:t>
            </w:r>
            <w:commentRangeEnd w:id="213"/>
            <w:r w:rsidDel="00000000" w:rsidR="00000000" w:rsidRPr="00000000">
              <w:commentReference w:id="213"/>
            </w:r>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0">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1">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sdt>
              <w:sdtPr>
                <w:tag w:val="goog_rdk_456"/>
              </w:sdtPr>
              <w:sdtContent>
                <w:del w:author="davide.lenzarini@u-blox.com" w:id="107" w:date="2024-03-20T09:05:30Z">
                  <w:r w:rsidDel="00000000" w:rsidR="00000000" w:rsidRPr="00000000">
                    <w:rPr>
                      <w:rFonts w:ascii="Arial" w:cs="Arial" w:eastAsia="Arial" w:hAnsi="Arial"/>
                      <w:sz w:val="20"/>
                      <w:szCs w:val="20"/>
                      <w:rtl w:val="0"/>
                    </w:rPr>
                    <w:delText xml:space="preserve"> seconds</w:delText>
                  </w:r>
                </w:del>
              </w:sdtContent>
            </w:sdt>
            <w:r w:rsidDel="00000000" w:rsidR="00000000" w:rsidRPr="00000000">
              <w:rPr>
                <w:rtl w:val="0"/>
              </w:rPr>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2">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3">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6A4">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6A5">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6A6">
      <w:pPr>
        <w:pStyle w:val="Heading2"/>
        <w:ind w:left="0" w:firstLine="0"/>
        <w:rPr>
          <w:vertAlign w:val="baseline"/>
        </w:rPr>
      </w:pPr>
      <w:bookmarkStart w:colFirst="0" w:colLast="0" w:name="_heading=h.2xn8ts7" w:id="271"/>
      <w:bookmarkEnd w:id="271"/>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6A7">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6A8">
      <w:pPr>
        <w:pStyle w:val="Heading2"/>
        <w:ind w:left="0" w:firstLine="0"/>
        <w:rPr>
          <w:vertAlign w:val="baseline"/>
        </w:rPr>
      </w:pPr>
      <w:bookmarkStart w:colFirst="0" w:colLast="0" w:name="_heading=h.1csj400" w:id="272"/>
      <w:bookmarkEnd w:id="272"/>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6A9">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6AA">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6AB">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6AC">
      <w:pPr>
        <w:numPr>
          <w:ilvl w:val="0"/>
          <w:numId w:val="51"/>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6AD">
      <w:pPr>
        <w:numPr>
          <w:ilvl w:val="0"/>
          <w:numId w:val="51"/>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6AE">
      <w:pPr>
        <w:numPr>
          <w:ilvl w:val="0"/>
          <w:numId w:val="51"/>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6AF">
      <w:pPr>
        <w:numPr>
          <w:ilvl w:val="0"/>
          <w:numId w:val="51"/>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6B0">
      <w:pPr>
        <w:numPr>
          <w:ilvl w:val="0"/>
          <w:numId w:val="51"/>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6B1">
      <w:pPr>
        <w:numPr>
          <w:ilvl w:val="0"/>
          <w:numId w:val="51"/>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6B2">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6B3">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6B4">
      <w:pPr>
        <w:pStyle w:val="Heading1"/>
        <w:spacing w:after="360" w:before="360" w:lineRule="auto"/>
        <w:ind w:left="0" w:firstLine="0"/>
        <w:rPr/>
      </w:pPr>
      <w:bookmarkStart w:colFirst="0" w:colLast="0" w:name="_heading=h.sg1xgdru14ui" w:id="273"/>
      <w:bookmarkEnd w:id="273"/>
      <w:r w:rsidDel="00000000" w:rsidR="00000000" w:rsidRPr="00000000">
        <w:rPr>
          <w:rtl w:val="0"/>
        </w:rPr>
        <w:t xml:space="preserve">Appendix G. Notices</w:t>
      </w:r>
    </w:p>
    <w:p w:rsidR="00000000" w:rsidDel="00000000" w:rsidP="00000000" w:rsidRDefault="00000000" w:rsidRPr="00000000" w14:paraId="000016B5">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6B6">
      <w:pPr>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16B7">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105">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106">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6B8">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6B9">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6BA">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6BB">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6BC">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6BD">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6BE">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6BF">
      <w:pPr>
        <w:rPr>
          <w:rFonts w:ascii="Arial" w:cs="Arial" w:eastAsia="Arial" w:hAnsi="Arial"/>
        </w:rPr>
      </w:pPr>
      <w:r w:rsidDel="00000000" w:rsidR="00000000" w:rsidRPr="00000000">
        <w:rPr>
          <w:rFonts w:ascii="Arial" w:cs="Arial" w:eastAsia="Arial" w:hAnsi="Arial"/>
          <w:rtl w:val="0"/>
        </w:rPr>
        <w:t xml:space="preserve">The name "OASIS" is a trademark of </w:t>
      </w:r>
      <w:hyperlink r:id="rId107">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Please see </w:t>
      </w:r>
      <w:hyperlink r:id="rId108">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p>
    <w:p w:rsidR="00000000" w:rsidDel="00000000" w:rsidP="00000000" w:rsidRDefault="00000000" w:rsidRPr="00000000" w14:paraId="000016C0">
      <w:pPr>
        <w:rPr>
          <w:rFonts w:ascii="Arial" w:cs="Arial" w:eastAsia="Arial" w:hAnsi="Arial"/>
          <w:b w:val="0"/>
        </w:rPr>
      </w:pP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tefan Hagen" w:id="211" w:date="2024-03-03T08:53:53Z">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imon Johnson" w:id="37" w:date="2024-02-02T15:03:53Z">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38" w:date="2024-02-22T15:03:28Z">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84" w:date="2023-10-26T13:21:10Z">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Richard Coppen" w:id="145" w:date="2024-03-19T16:41:05Z">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Fullstop missing</w:t>
      </w:r>
    </w:p>
  </w:comment>
  <w:comment w:author="Richard Coppen" w:id="136" w:date="2024-03-19T16:49:34Z">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Simon Johnson" w:id="117" w:date="2023-10-20T09:26:02Z">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118" w:date="2024-01-04T16:48:28Z">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Anonymous" w:id="26" w:date="2024-03-19T16:00:51Z">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character data?</w:t>
      </w:r>
    </w:p>
  </w:comment>
  <w:comment w:author="Andrew Banks" w:id="53" w:date="2023-10-20T12:41:18Z">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54" w:date="2023-11-02T14:12:55Z">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55" w:date="2023-11-02T14:52:40Z">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56" w:date="2023-11-02T14:53:30Z">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57" w:date="2023-11-02T15:58:55Z">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Anonymous" w:id="25" w:date="2024-03-19T16:00:32Z">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receive character data in an MQTT-SN...</w:t>
      </w:r>
    </w:p>
  </w:comment>
  <w:comment w:author="davide.lenzarini@u-blox.com" w:id="9" w:date="2024-03-19T06:10:08Z">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do the reverse: define multicast and consider broadcast as a special case of multicast</w:t>
      </w:r>
    </w:p>
  </w:comment>
  <w:comment w:author="Richard Coppen" w:id="10" w:date="2024-03-19T11:28:02Z">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in  RFC 5771</w:t>
      </w:r>
    </w:p>
  </w:comment>
  <w:comment w:author="davide.lenzarini@u-blox.com" w:id="121" w:date="2024-03-19T06:18:46Z">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still true? in fact we copied here sections of MQTT 5 document?</w:t>
      </w:r>
    </w:p>
  </w:comment>
  <w:comment w:author="Anonymous" w:id="23" w:date="2024-03-19T15:59:27Z">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that character data in the MQTT-SN Control Packet must not contain these control characters? The rest of the message mght randomly contain those bytes adjacent.</w:t>
      </w:r>
    </w:p>
  </w:comment>
  <w:comment w:author="Andrew Banks" w:id="111" w:date="2024-03-19T16:09:39Z">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Stefan Hagen" w:id="142" w:date="2024-03-18T15:44:35Z">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davide.lenzarini@u-blox.com" w:id="155" w:date="2024-03-19T17:42:59Z">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reference</w:t>
      </w:r>
    </w:p>
  </w:comment>
  <w:comment w:author="Richard Coppen" w:id="43" w:date="2024-03-19T12:22:45Z">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Simon Johnson" w:id="61" w:date="2024-02-02T11:58:48Z">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62" w:date="2024-02-02T14:42:03Z">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63" w:date="2024-02-02T14:44:34Z">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64" w:date="2024-02-02T11:58:48Z">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65" w:date="2024-02-02T14:42:03Z">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66" w:date="2024-02-02T14:44:34Z">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67" w:date="2024-02-02T11:58:48Z">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68" w:date="2024-02-02T14:42:03Z">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69" w:date="2024-02-02T14:44:34Z">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70" w:date="2024-02-02T11:58:48Z">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71" w:date="2024-02-02T14:42:03Z">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72" w:date="2024-02-02T14:44:34Z">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75" w:date="2024-02-02T11:58:48Z">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76" w:date="2024-02-02T14:42:03Z">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77" w:date="2024-02-02T14:44:34Z">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78" w:date="2024-02-02T11:58:48Z">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79" w:date="2024-02-02T14:42:03Z">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80" w:date="2024-02-02T14:44:34Z">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81" w:date="2024-02-02T11:58:48Z">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82" w:date="2024-02-02T14:42:03Z">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83" w:date="2024-02-02T14:44:34Z">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84" w:date="2024-02-02T11:58:48Z">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85" w:date="2024-02-02T14:42:03Z">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86" w:date="2024-02-02T14:44:34Z">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davide.lenzarini@u-blox.com" w:id="154" w:date="2024-03-19T17:42:30Z">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the terminology</w:t>
      </w:r>
    </w:p>
  </w:comment>
  <w:comment w:author="Andrew Banks" w:id="110" w:date="2024-03-19T16:08:19Z">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Packets</w:t>
      </w:r>
    </w:p>
  </w:comment>
  <w:comment w:author="davide.lenzarini@u-blox.com" w:id="153" w:date="2024-03-19T17:42:09Z">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the terminology</w:t>
      </w:r>
    </w:p>
  </w:comment>
  <w:comment w:author="Andrew Banks" w:id="112" w:date="2024-03-19T16:07:44Z">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Packets</w:t>
      </w:r>
    </w:p>
  </w:comment>
  <w:comment w:author="davide.lenzarini@u-blox.com" w:id="140" w:date="2024-03-19T16:07:38Z">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Richard Coppen" w:id="36" w:date="2024-03-19T12:05:40Z">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35" w:date="2024-03-19T12:04:36Z">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Richard Coppen" w:id="24" w:date="2024-03-19T11:58:30Z">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missing "." at end of sentence</w:t>
      </w:r>
    </w:p>
  </w:comment>
  <w:comment w:author="Stefan Hagen" w:id="33" w:date="2023-12-08T16:41:32Z">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davide.lenzarini@u-blox.com" w:id="177" w:date="2024-03-19T17:55:57Z">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78" w:date="2024-03-20T14:04:25Z">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179" w:date="2024-03-20T14:22:55Z">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Richard Coppen" w:id="29" w:date="2024-03-19T12:00:13Z">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 round bullet points elsewhere?</w:t>
      </w:r>
    </w:p>
  </w:comment>
  <w:comment w:author="Richard Coppen" w:id="27" w:date="2024-03-19T11:59:01Z">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missing hyperlink</w:t>
      </w:r>
    </w:p>
  </w:comment>
  <w:comment w:author="Simon Johnson" w:id="17" w:date="2024-03-19T11:21:31Z">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we suggest that it MAPS? to a topic name? and should we call our the distinction in the session or predefined alias types?</w:t>
      </w:r>
    </w:p>
  </w:comment>
  <w:comment w:author="davide.lenzarini@u-blox.com" w:id="94" w:date="2024-03-20T08:38:34Z">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comment>
  <w:comment w:author="Ian Craggs" w:id="122" w:date="2024-03-18T12:26:05Z">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Andrew Banks" w:id="113" w:date="2024-03-19T16:20:12Z">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114" w:date="2024-05-02T12:17:44Z">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146" w:date="2024-03-19T16:22:27Z">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terminology</w:t>
      </w:r>
    </w:p>
  </w:comment>
  <w:comment w:author="davide.lenzarini@u-blox.com" w:id="95" w:date="2024-03-14T09:44:26Z">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davide.lenzarini@u-blox.com" w:id="0" w:date="2023-12-08T14:05:17Z">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Anonymous" w:id="32" w:date="2024-03-19T16:18:40Z">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w:t>
      </w:r>
    </w:p>
  </w:comment>
  <w:comment w:author="davide.lenzarini@u-blox.com" w:id="2" w:date="2023-12-08T14:13:08Z">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Anonymous" w:id="34" w:date="2024-03-19T16:44:22Z">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acronym should we use for Publish  Without Session ? PublishWOS ?</w:t>
      </w:r>
    </w:p>
  </w:comment>
  <w:comment w:author="Andrew Banks" w:id="115" w:date="2024-03-19T16:39:58Z">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116" w:date="2024-05-02T12:18:26Z">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Stefan Hagen" w:id="45" w:date="2024-02-01T16:59:35Z">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46" w:date="2024-02-22T13:05:28Z">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Simon Johnson" w:id="90" w:date="2024-02-02T15:00:25Z">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world obtain is not correct here. Perhaps signal works better?</w:t>
      </w:r>
    </w:p>
  </w:comment>
  <w:comment w:author="davide.lenzarini@u-blox.com" w:id="143" w:date="2024-03-05T08:45:20Z">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relevant here?</w:t>
      </w:r>
    </w:p>
  </w:comment>
  <w:comment w:author="Ian Craggs" w:id="144" w:date="2024-03-05T15:54:25Z">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conformance statement labels will need to be updated when we create them for MQTT-SN. I thought it would be useful to leave these in as a reminder for when we conduct that process</w:t>
      </w:r>
    </w:p>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davide.lenzarini@u-blox.com reacted with 👍 at 2024-03-05 22:46 PM</w:t>
      </w:r>
    </w:p>
  </w:comment>
  <w:comment w:author="davide.lenzarini@u-blox.com" w:id="58" w:date="2023-12-14T18:23:02Z">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now a broken reference</w:t>
      </w:r>
    </w:p>
  </w:comment>
  <w:comment w:author="Ian Craggs" w:id="6" w:date="2024-03-19T10:30:16Z">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 of the datagram behavior should be in the operational behavior section.</w:t>
      </w:r>
    </w:p>
  </w:comment>
  <w:comment w:author="Richard Coppen" w:id="8" w:date="2024-03-19T10:29:35Z">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Unique identifier? a label isn't necessarily unique</w:t>
      </w:r>
    </w:p>
  </w:comment>
  <w:comment w:author="Richard Coppen" w:id="7" w:date="2024-03-19T10:28:33Z">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as it's describing a QoS e.g., spec of the thing rather than a description of it</w:t>
      </w:r>
    </w:p>
  </w:comment>
  <w:comment w:author="davide.lenzarini@u-blox.com" w:id="190" w:date="2024-03-20T08:54:09Z">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210" w:date="2023-10-12T19:28:02Z">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198" w:date="2024-03-20T09:03:26Z">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4" w:date="2023-12-08T14:25:46Z">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davide.lenzarini@u-blox.com" w:id="213" w:date="2024-03-20T08:51:57Z">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89" w:date="2024-03-20T08:49:42Z">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terminology section</w:t>
      </w:r>
    </w:p>
  </w:comment>
  <w:comment w:author="davide.lenzarini@u-blox.com" w:id="195" w:date="2024-03-20T08:57:48Z">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changed</w:t>
      </w:r>
    </w:p>
  </w:comment>
  <w:comment w:author="davide.lenzarini@u-blox.com" w:id="191" w:date="2024-03-20T08:53:08Z">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terminology section</w:t>
      </w:r>
    </w:p>
  </w:comment>
  <w:comment w:author="Andrew Banks" w:id="101" w:date="2024-03-19T15:53:06Z">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196" w:date="2024-03-20T09:00:07Z">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Stefan Hagen" w:id="169" w:date="2023-10-12T19:20:15Z">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170" w:date="2024-01-05T15:08:54Z">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126" w:date="2024-03-19T15:21:48Z">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127" w:date="2024-03-19T15:23:50Z">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137" w:date="2024-02-22T16:20:02Z">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35" w:date="2024-02-22T16:19:54Z">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200" w:date="2024-03-20T09:04:50Z">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199" w:date="2024-03-20T09:04:24Z">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Simon Johnson" w:id="156" w:date="2024-02-15T17:21:45Z">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Ive just noticed we've lost the notion of a forwarding client here - I think this maybe important enough to include. @stefan@hagen.link</w:t>
      </w:r>
    </w:p>
  </w:comment>
  <w:comment w:author="Stefan Hagen" w:id="157" w:date="2024-03-18T16:06:47Z">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intentionally removed the forwarding as we did not seek completeness of all possible scenarios (like we also dropped the MQTT-SN broker, I think).</w:t>
      </w:r>
    </w:p>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Is this missing piece what is further down below in the "Forwarder Encapsulator" section or is the forwarding client another animal in the zoo?</w:t>
      </w:r>
    </w:p>
  </w:comment>
  <w:comment w:author="davide.lenzarini@u-blox.com" w:id="124" w:date="2024-03-19T15:20:38Z">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 Can we have QoS2 messages partially acknowledged?</w:t>
      </w:r>
    </w:p>
  </w:comment>
  <w:comment w:author="davide.lenzarini@u-blox.com" w:id="125" w:date="2024-03-20T09:51:12Z">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4.4 where we say that the QoS2 PUBLISH is discarded after PUBREL sending</w:t>
      </w:r>
    </w:p>
  </w:comment>
  <w:comment w:author="davide.lenzarini@u-blox.com" w:id="5" w:date="2024-03-20T10:27:41Z">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here that the protocol can't tolerate duplication of unicast messages</w:t>
      </w:r>
    </w:p>
  </w:comment>
  <w:comment w:author="davide.lenzarini@u-blox.com" w:id="193" w:date="2024-03-20T08:56:30Z">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modified</w:t>
      </w:r>
    </w:p>
  </w:comment>
  <w:comment w:author="davide.lenzarini@u-blox.com" w:id="183" w:date="2024-03-20T08:35:53Z">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Anonymous" w:id="133" w:date="2024-03-20T10:34:54Z">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davide.lenzarini@u-blox.com" w:id="192" w:date="2024-03-20T08:55:23Z">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188" w:date="2024-03-20T08:48:29Z">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205" w:date="2024-03-20T09:07:26Z">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87" w:date="2024-03-20T08:45:44Z">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Andrew Banks" w:id="100" w:date="2024-03-19T15:54:52Z">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DISCONNECT is not a retransmittable packet, so do we really need to acknowledge it.</w:t>
      </w:r>
    </w:p>
  </w:comment>
  <w:comment w:author="davide.lenzarini@u-blox.com" w:id="194" w:date="2024-03-20T08:57:22Z">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Richard Coppen" w:id="138" w:date="2024-03-20T15:06:02Z">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inflight of one is at the packet ack depth or ack debt rather than an a message exchange</w:t>
      </w:r>
    </w:p>
  </w:comment>
  <w:comment w:author="davide.lenzarini@u-blox.com" w:id="185" w:date="2024-03-20T08:45:05Z">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be possible to transmit QoS0 messages in the middle of a QoS1 or QoS2 exchange?</w:t>
      </w:r>
    </w:p>
  </w:comment>
  <w:comment w:author="Ian Craggs" w:id="186" w:date="2024-03-20T14:33:27Z">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39" w:date="2024-02-07T16:41:05Z">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davide.lenzarini@u-blox.com" w:id="149" w:date="2024-03-19T17:37:42Z">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virtual connection can't be closed. A DISCONNECT or a retry timeout are required</w:t>
      </w:r>
    </w:p>
  </w:comment>
  <w:comment w:author="Anonymous" w:id="28" w:date="2024-03-19T16:01:32Z">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receives character data in an MQTT-SN ...</w:t>
      </w:r>
    </w:p>
  </w:comment>
  <w:comment w:author="Stefan Hagen" w:id="120" w:date="2023-11-16T16:45:21Z">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davide.lenzarini@u-blox.com" w:id="148" w:date="2024-03-19T17:36:45Z">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virtual connection can't be closed. A DISCONNECT or a retry timeout are required</w:t>
      </w:r>
    </w:p>
  </w:comment>
  <w:comment w:author="davide.lenzarini@u-blox.com" w:id="147" w:date="2024-03-19T17:36:15Z">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incorrect. It may send a DISCONNECT</w:t>
      </w:r>
    </w:p>
  </w:comment>
  <w:comment w:author="Stefan Hagen" w:id="104" w:date="2024-01-04T16:52:29Z">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172" w:date="2024-02-14T10:03:36Z">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davide.lenzarini@u-blox.com" w:id="139" w:date="2024-03-19T16:04:02Z">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above where we said only one application message at a time is allowed</w:t>
      </w:r>
    </w:p>
  </w:comment>
  <w:comment w:author="Stefan Hagen" w:id="165" w:date="2024-03-18T16:14:25Z">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166" w:date="2024-03-18T16:13:21Z">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davide.lenzarini@u-blox.com" w:id="152" w:date="2024-03-19T17:38:45Z">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virtual connection can't be closed. A DISCONNECT or a retry timeout are required</w:t>
      </w:r>
    </w:p>
  </w:comment>
  <w:comment w:author="davide.lenzarini@u-blox.com" w:id="151" w:date="2024-03-19T17:38:37Z">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virtual connection can't be closed. A DISCONNECT or a retry timeout are required</w:t>
      </w:r>
    </w:p>
  </w:comment>
  <w:comment w:author="davide.lenzarini@u-blox.com" w:id="99" w:date="2024-03-19T17:41:20Z">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the terminology</w:t>
      </w:r>
    </w:p>
  </w:comment>
  <w:comment w:author="Stefan Hagen" w:id="164" w:date="2024-03-18T16:09:57Z">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171" w:date="2024-02-14T09:56:26Z">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Simon Johnson" w:id="96" w:date="2023-10-12T14:50:37Z">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davide.lenzarini@u-blox.com" w:id="150" w:date="2024-03-19T17:38:10Z">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incorrect. It may send a DISCONNECT</w:t>
      </w:r>
    </w:p>
  </w:comment>
  <w:comment w:author="Stefan Hagen" w:id="168" w:date="2024-03-18T16:20:57Z">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212" w:date="2023-10-05T18:07:12Z">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Stefan Hagen" w:id="167" w:date="2024-03-18T16:19:29Z">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30" w:date="2023-12-08T14:31:19Z">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31" w:date="2024-01-11T09:01:06Z">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Richard Coppen" w:id="44" w:date="2024-03-19T14:31:16Z">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1.8.2 doesn't exist, should be 2.1.1? </w:t>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that's correct then it's an incorrect ref in a number of places throughout the doc.</w:t>
      </w:r>
    </w:p>
  </w:comment>
  <w:comment w:author="Andrew Banks" w:id="103" w:date="2024-03-19T15:33:30Z">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client signal the difference between: I want to enter asleep state and you can delete my session state if i don't connect within the session expiry?</w:t>
      </w:r>
    </w:p>
  </w:comment>
  <w:comment w:author="davide.lenzarini@u-blox.com" w:id="128" w:date="2024-03-19T15:28:38Z">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consistent with terminology</w:t>
      </w:r>
    </w:p>
  </w:comment>
  <w:comment w:author="Ian Craggs" w:id="129" w:date="2024-03-20T11:16:49Z">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204" w:date="2024-03-20T14:35:28Z">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74" w:date="2024-02-13T14:12:29Z">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Andrew Banks" w:id="106" w:date="2024-03-19T15:28:12Z">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need  DISCONNECT actions conformance clauses.</w:t>
      </w:r>
    </w:p>
  </w:comment>
  <w:comment w:author="Anonymous" w:id="3" w:date="2024-03-19T15:27:47Z">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the specs meant to interoperate with each other, or the protocols? I don't think either is true. </w:t>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normally say that TT and SN are "semantically" compatible, thus making it easier to make them interoperate.</w:t>
      </w:r>
    </w:p>
  </w:comment>
  <w:comment w:author="Stefan Hagen" w:id="91" w:date="2024-03-03T11:11:30Z">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normative comment is irritating at best, let us make that a normal paragraph with an uperacsed MUST as all comments should be informative only. Also I suggest to remove the colloquial ampersand and use the english word "and" to ease some readers.</w:t>
      </w:r>
    </w:p>
  </w:comment>
  <w:comment w:author="Richard Coppen" w:id="40" w:date="2024-03-19T14:22:50Z">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Richard Coppen" w:id="59" w:date="2024-03-19T14:34:15Z">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be MQTT-SN?</w:t>
      </w:r>
    </w:p>
  </w:comment>
  <w:comment w:author="Richard Coppen" w:id="60" w:date="2024-03-19T14:36:14Z">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isn't defined anywhere. While it's not an MQTT-SN concept it might be worth adding it into the terminology to define it as a server convention for messages it can't deliver. The spec mentions 'queues' in a few places as a function of processing or delivering in order. It might be a new concept to some audiences.</w:t>
      </w:r>
    </w:p>
  </w:comment>
  <w:comment w:author="Richard Coppen" w:id="42" w:date="2024-03-19T14:28:57Z">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1.8.2 doesn't exist?</w:t>
      </w:r>
    </w:p>
  </w:comment>
  <w:comment w:author="Stefan Hagen" w:id="158" w:date="2023-11-16T15:43:09Z">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159" w:date="2023-12-08T15:53:24Z">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imon Johnson" w:id="160" w:date="2024-01-11T20:17:16Z">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terminating gateway needs to be added to this diagram (although is this a contradiction in terms...)</w:t>
      </w:r>
    </w:p>
  </w:comment>
  <w:comment w:author="Andrew Banks" w:id="105" w:date="2024-03-19T15:36:47Z">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The Session Expiry Interval MUST NOT be sent on a DISCONNECT by the Server [MQTT-3.14.2-2].</w:t>
      </w:r>
    </w:p>
  </w:comment>
  <w:comment w:author="Andrew Banks" w:id="98" w:date="2024-03-19T15:41:47Z">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Relace with "has closed"</w:t>
      </w:r>
    </w:p>
  </w:comment>
  <w:comment w:author="Richard Coppen" w:id="73" w:date="2024-03-19T14:40:45Z">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Andrew Banks" w:id="47" w:date="2023-10-20T12:31:39Z">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highlighted as a conformance clause.</w:t>
      </w:r>
    </w:p>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only concerns Version 2.0, so the conformance clause is too restrictive, the Gateway can send 0x84 for any reason.</w:t>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 closes the network connection at this point, however MQTT-SN cannot do this. It can mandate that the next packet sent by the Client must be a CONNECT Packet. </w:t>
      </w:r>
    </w:p>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not define a session state of "closed" nor should the session state be deleted. The Client could be probing the Gateway to determine what level of protocol it can use.</w:t>
      </w:r>
    </w:p>
  </w:comment>
  <w:comment w:author="Simon Johnson" w:id="48" w:date="2023-11-02T14:57:14Z">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49" w:date="2023-11-03T14:17:50Z">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it has been considered resolved?</w:t>
      </w:r>
    </w:p>
  </w:comment>
  <w:comment w:author="Simon Johnson" w:id="50" w:date="2024-01-05T09:16:35Z">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has been resolved - the highlighted texts are to be considered conformance  clauses / normative comments</w:t>
      </w:r>
    </w:p>
  </w:comment>
  <w:comment w:author="Simon Johnson" w:id="51" w:date="2024-01-05T09:16:48Z">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52" w:date="2024-01-07T10:00:08Z">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still don't think this is testable.</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We should give some guidance  in a non normative comment on how the implementor can decide if he wants to send the CONNACK.</w:t>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I cant find a state diagram for the Gateway that defines what closed means. It should mean that after sending CONNACK with Reason Code 0x84  the gateway will only process a CONNECT packet inbound, all other inbound packets are ignored. I think this should really say that the Virtual Connection is closed.</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can be covered in a separate conformance clause eg.</w:t>
      </w:r>
    </w:p>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Gateway MUST close the Virtual Connection and discard any further Packets received on it.</w:t>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Session State , any subscriptions, in flight Qos=1 or Qos=2 messages, will still exist and will be associated with a new Virtual Connection after a new CONNECT packet has been received.</w:t>
      </w:r>
    </w:p>
  </w:comment>
  <w:comment w:author="Richard Coppen" w:id="41" w:date="2024-03-19T14:25:15Z">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 and Topic Alias</w:t>
      </w:r>
    </w:p>
  </w:comment>
  <w:comment w:author="Anonymous" w:id="11" w:date="2024-03-19T15:41:51Z">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why/when would a client do this?</w:t>
      </w:r>
    </w:p>
  </w:comment>
  <w:comment w:author="Ian Craggs" w:id="12" w:date="2024-05-01T10:52:44Z">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 mesh network for instance, to forward the message to another peer. Perhaps this is rather the client acting as a server, so we shouldn't include it in the client section?</w:t>
      </w:r>
    </w:p>
  </w:comment>
  <w:comment w:author="Anonymous" w:id="19" w:date="2024-03-19T15:50:03Z">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needed</w:t>
      </w:r>
    </w:p>
  </w:comment>
  <w:comment w:author="Andrew Banks" w:id="102" w:date="2024-03-19T15:45:06Z">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180" w:date="2023-10-05T17:47:17Z">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Simon Johnson" w:id="181" w:date="2024-02-22T14:51:43Z">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session based mappings can only be used in Session. That means, only Short Topic, Predefined Topic or Full Topic Types can be used in PUBLISH WITHOUT SESSION packets</w:t>
      </w:r>
    </w:p>
  </w:comment>
  <w:comment w:author="davide.lenzarini@u-blox.com" w:id="182" w:date="2024-02-22T15:37:09Z">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can you please update the PUBLISH WITHOUT SESSION chapter accordingly? Now the Topic Alias Type is allowed</w:t>
      </w:r>
    </w:p>
  </w:comment>
  <w:comment w:author="davide.lenzarini@u-blox.com" w:id="141" w:date="2024-03-20T13:54:26Z">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recommend to remove it</w:t>
      </w:r>
    </w:p>
  </w:comment>
  <w:comment w:author="davide.lenzarini@u-blox.com" w:id="197" w:date="2023-10-05T17:55:10Z">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Richard Coppen" w:id="92" w:date="2024-03-19T14:48:19Z">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 link?</w:t>
      </w:r>
    </w:p>
  </w:comment>
  <w:comment w:author="davide.lenzarini@u-blox.com" w:id="201" w:date="2023-10-05T17:57:41Z">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Simon Johnson" w:id="202" w:date="2024-02-07T15:54:50Z">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should update the state transition diagram with this loop</w:t>
      </w:r>
    </w:p>
  </w:comment>
  <w:comment w:author="davide.lenzarini@u-blox.com" w:id="203" w:date="2024-02-13T07:47:44Z">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state diagram. Please check</w:t>
      </w:r>
    </w:p>
  </w:comment>
  <w:comment w:author="Richard Coppen" w:id="93" w:date="2024-03-19T14:50:20Z">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table would be clearer unless there is one in the Operation Behavior section. A link to the table or that section would be helpful.</w:t>
      </w:r>
    </w:p>
  </w:comment>
  <w:comment w:author="Stefan Hagen" w:id="119" w:date="2024-03-03T17:43:50Z">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Anonymous" w:id="13" w:date="2024-03-19T15:42:14Z">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true? When would this happen?</w:t>
      </w:r>
    </w:p>
  </w:comment>
  <w:comment w:author="Ian Craggs" w:id="14" w:date="2024-05-01T10:52:23Z">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 mesh network for instance, to forward the message to another peer. Perhaps this is rather the client acting as a server, so we shouldn't include it in the client section?</w:t>
      </w:r>
    </w:p>
  </w:comment>
  <w:comment w:author="davide.lenzarini@u-blox.com" w:id="107" w:date="2023-10-05T15:57:55Z">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108" w:date="2023-10-20T08:48:53Z">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109" w:date="2023-10-20T11:31:25Z">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Richard Coppen" w:id="22" w:date="2024-03-19T14:43:36Z">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MQTT-SN Control Packet?</w:t>
      </w:r>
    </w:p>
  </w:comment>
  <w:comment w:author="davide.lenzarini@u-blox.com" w:id="123" w:date="2024-03-20T10:06:31Z">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"messages" or "packets". It seems inconsistent all over the document</w:t>
      </w:r>
    </w:p>
  </w:comment>
  <w:comment w:author="davide.lenzarini@u-blox.com" w:id="130" w:date="2024-03-19T15:25:59Z">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87" w:date="2023-10-05T15:34:00Z">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 for MQTT v5.0, in order to allow interoperability I would recommend to add at least some Auth Method options and some example</w:t>
      </w:r>
    </w:p>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Stefan Hagen reacted with 👍 at 2023-10-12 11:50 AM</w:t>
      </w:r>
    </w:p>
  </w:comment>
  <w:comment w:author="davide.lenzarini@u-blox.com" w:id="88" w:date="2023-10-26T12:55:29Z">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just need to adapt the content of the chapter 4.12 of the MQTT v5 specs, right?</w:t>
      </w:r>
    </w:p>
  </w:comment>
  <w:comment w:author="Simon Johnson" w:id="89" w:date="2024-02-02T15:04:30Z">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below, waiting for Ian to confirm</w:t>
      </w:r>
    </w:p>
  </w:comment>
  <w:comment w:author="davide.lenzarini@u-blox.com" w:id="131" w:date="2023-11-23T17:39:04Z">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132" w:date="2023-11-23T17:42:22Z">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Anonymous" w:id="21" w:date="2024-03-19T15:50:53Z">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w:t>
      </w:r>
    </w:p>
  </w:comment>
  <w:comment w:author="Anonymous" w:id="18" w:date="2024-03-19T15:49:32Z">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needed</w:t>
      </w:r>
    </w:p>
  </w:comment>
  <w:comment w:author="Anonymous" w:id="1" w:date="2024-03-19T15:11:05Z">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have these?</w:t>
      </w:r>
    </w:p>
  </w:comment>
  <w:comment w:author="Anonymous" w:id="20" w:date="2024-03-19T15:50:30Z">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needed</w:t>
      </w:r>
    </w:p>
  </w:comment>
  <w:comment w:author="Stefan Hagen" w:id="161" w:date="2023-10-12T19:15:52Z">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162" w:date="2023-10-20T08:59:01Z">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163" w:date="2023-10-20T08:59:10Z">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15" w:date="2024-03-19T15:18:05Z">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define what is a "session state"?</w:t>
      </w:r>
    </w:p>
  </w:comment>
  <w:comment w:author="davide.lenzarini@u-blox.com" w:id="206" w:date="2023-10-05T17:51:33Z">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207" w:date="2024-03-20T14:36:59Z">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208" w:date="2024-03-20T14:37:44Z">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209" w:date="2024-03-20T14:39:15Z">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Andrew Banks" w:id="97" w:date="2024-03-19T15:17:56Z">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w:t>
      </w:r>
    </w:p>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Server MUST NOT send a DISCONNECT until after it has sent a CONNACK with Reason Code of less than 0x80 [MQTT-3.14.0-1].</w:t>
      </w:r>
    </w:p>
  </w:comment>
  <w:comment w:author="Anonymous" w:id="16" w:date="2024-03-19T15:48:11Z">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needed</w:t>
      </w:r>
    </w:p>
  </w:comment>
  <w:comment w:author="davide.lenzarini@u-blox.com" w:id="134" w:date="2024-03-19T15:48:20Z">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davide.lenzarini@u-blox.com" w:id="173" w:date="2023-10-05T17:39:46Z">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Simon Johnson" w:id="174" w:date="2024-02-02T15:09:56Z">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75" w:date="2024-02-05T08:15:56Z">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davide.lenzarini@u-blox.com" w:id="176" w:date="2024-02-05T08:16:22Z">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moved to resolved? I think we should define the supervised gateway timers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16C7" w15:done="0"/>
  <w15:commentEx w15:paraId="000016C8" w15:done="0"/>
  <w15:commentEx w15:paraId="000016C9" w15:paraIdParent="000016C8" w15:done="0"/>
  <w15:commentEx w15:paraId="000016CA" w15:done="0"/>
  <w15:commentEx w15:paraId="000016CB" w15:done="0"/>
  <w15:commentEx w15:paraId="000016CC" w15:done="0"/>
  <w15:commentEx w15:paraId="000016CD" w15:done="0"/>
  <w15:commentEx w15:paraId="000016CF" w15:paraIdParent="000016CD" w15:done="0"/>
  <w15:commentEx w15:paraId="000016D0" w15:done="0"/>
  <w15:commentEx w15:paraId="000016D1" w15:done="0"/>
  <w15:commentEx w15:paraId="000016D2" w15:paraIdParent="000016D1" w15:done="0"/>
  <w15:commentEx w15:paraId="000016D3" w15:paraIdParent="000016D1" w15:done="0"/>
  <w15:commentEx w15:paraId="000016D4" w15:paraIdParent="000016D1" w15:done="0"/>
  <w15:commentEx w15:paraId="000016D6" w15:paraIdParent="000016D1" w15:done="0"/>
  <w15:commentEx w15:paraId="000016D7" w15:done="0"/>
  <w15:commentEx w15:paraId="000016D8" w15:done="0"/>
  <w15:commentEx w15:paraId="000016D9" w15:paraIdParent="000016D8" w15:done="0"/>
  <w15:commentEx w15:paraId="000016DA" w15:done="0"/>
  <w15:commentEx w15:paraId="000016DB" w15:done="0"/>
  <w15:commentEx w15:paraId="000016DC" w15:done="0"/>
  <w15:commentEx w15:paraId="000016E7" w15:done="0"/>
  <w15:commentEx w15:paraId="000016E8" w15:done="0"/>
  <w15:commentEx w15:paraId="000016E9" w15:done="0"/>
  <w15:commentEx w15:paraId="000016EA" w15:done="0"/>
  <w15:commentEx w15:paraId="000016EB" w15:paraIdParent="000016EA" w15:done="0"/>
  <w15:commentEx w15:paraId="000016EC" w15:paraIdParent="000016EA" w15:done="0"/>
  <w15:commentEx w15:paraId="000016ED" w15:done="0"/>
  <w15:commentEx w15:paraId="000016EE" w15:paraIdParent="000016ED" w15:done="0"/>
  <w15:commentEx w15:paraId="000016EF" w15:paraIdParent="000016ED" w15:done="0"/>
  <w15:commentEx w15:paraId="000016F0" w15:done="0"/>
  <w15:commentEx w15:paraId="000016F1" w15:paraIdParent="000016F0" w15:done="0"/>
  <w15:commentEx w15:paraId="000016F2" w15:paraIdParent="000016F0" w15:done="0"/>
  <w15:commentEx w15:paraId="000016F3" w15:done="0"/>
  <w15:commentEx w15:paraId="000016F4" w15:paraIdParent="000016F3" w15:done="0"/>
  <w15:commentEx w15:paraId="000016F5" w15:paraIdParent="000016F3" w15:done="0"/>
  <w15:commentEx w15:paraId="000016F6" w15:done="0"/>
  <w15:commentEx w15:paraId="000016F7" w15:paraIdParent="000016F6" w15:done="0"/>
  <w15:commentEx w15:paraId="000016F8" w15:paraIdParent="000016F6" w15:done="0"/>
  <w15:commentEx w15:paraId="000016F9" w15:done="0"/>
  <w15:commentEx w15:paraId="000016FA" w15:paraIdParent="000016F9" w15:done="0"/>
  <w15:commentEx w15:paraId="000016FB" w15:paraIdParent="000016F9" w15:done="0"/>
  <w15:commentEx w15:paraId="000016FC" w15:done="0"/>
  <w15:commentEx w15:paraId="000016FD" w15:paraIdParent="000016FC" w15:done="0"/>
  <w15:commentEx w15:paraId="000016FE" w15:paraIdParent="000016FC" w15:done="0"/>
  <w15:commentEx w15:paraId="000016FF" w15:done="0"/>
  <w15:commentEx w15:paraId="00001700" w15:paraIdParent="000016FF" w15:done="0"/>
  <w15:commentEx w15:paraId="00001701" w15:paraIdParent="000016FF" w15:done="0"/>
  <w15:commentEx w15:paraId="00001702" w15:done="0"/>
  <w15:commentEx w15:paraId="00001703" w15:done="0"/>
  <w15:commentEx w15:paraId="00001704" w15:done="0"/>
  <w15:commentEx w15:paraId="00001705" w15:done="0"/>
  <w15:commentEx w15:paraId="00001706" w15:done="0"/>
  <w15:commentEx w15:paraId="00001709" w15:done="0"/>
  <w15:commentEx w15:paraId="0000170A" w15:done="0"/>
  <w15:commentEx w15:paraId="0000170B" w15:done="0"/>
  <w15:commentEx w15:paraId="0000170C" w15:done="0"/>
  <w15:commentEx w15:paraId="0000170D" w15:done="0"/>
  <w15:commentEx w15:paraId="0000170E" w15:paraIdParent="0000170D" w15:done="0"/>
  <w15:commentEx w15:paraId="0000170F" w15:paraIdParent="0000170D" w15:done="0"/>
  <w15:commentEx w15:paraId="00001710" w15:done="0"/>
  <w15:commentEx w15:paraId="00001711" w15:done="0"/>
  <w15:commentEx w15:paraId="00001712" w15:done="0"/>
  <w15:commentEx w15:paraId="00001713" w15:done="0"/>
  <w15:commentEx w15:paraId="0000171C" w15:done="0"/>
  <w15:commentEx w15:paraId="0000171D" w15:done="0"/>
  <w15:commentEx w15:paraId="0000171E" w15:paraIdParent="0000171D" w15:done="0"/>
  <w15:commentEx w15:paraId="0000171F" w15:done="0"/>
  <w15:commentEx w15:paraId="00001720" w15:done="0"/>
  <w15:commentEx w15:paraId="00001721" w15:done="0"/>
  <w15:commentEx w15:paraId="00001722" w15:done="0"/>
  <w15:commentEx w15:paraId="00001723" w15:done="0"/>
  <w15:commentEx w15:paraId="00001724" w15:done="0"/>
  <w15:commentEx w15:paraId="00001725" w15:done="0"/>
  <w15:commentEx w15:paraId="00001726" w15:paraIdParent="00001725" w15:done="0"/>
  <w15:commentEx w15:paraId="00001729" w15:done="0"/>
  <w15:commentEx w15:paraId="0000172A" w15:paraIdParent="00001729" w15:done="0"/>
  <w15:commentEx w15:paraId="0000172B" w15:done="0"/>
  <w15:commentEx w15:paraId="0000172C" w15:done="0"/>
  <w15:commentEx w15:paraId="0000172F" w15:paraIdParent="0000172C" w15:done="0"/>
  <w15:commentEx w15:paraId="00001730" w15:done="0"/>
  <w15:commentEx w15:paraId="00001731" w15:done="0"/>
  <w15:commentEx w15:paraId="00001732" w15:done="0"/>
  <w15:commentEx w15:paraId="00001733" w15:done="0"/>
  <w15:commentEx w15:paraId="00001734" w15:done="0"/>
  <w15:commentEx w15:paraId="00001735" w15:done="0"/>
  <w15:commentEx w15:paraId="00001736" w15:done="0"/>
  <w15:commentEx w15:paraId="00001737" w15:done="0"/>
  <w15:commentEx w15:paraId="00001738" w15:done="0"/>
  <w15:commentEx w15:paraId="00001739" w15:done="0"/>
  <w15:commentEx w15:paraId="0000173A" w15:done="0"/>
  <w15:commentEx w15:paraId="0000173B" w15:done="0"/>
  <w15:commentEx w15:paraId="00001740" w15:done="0"/>
  <w15:commentEx w15:paraId="00001741" w15:done="0"/>
  <w15:commentEx w15:paraId="00001746" w15:done="0"/>
  <w15:commentEx w15:paraId="00001747" w15:paraIdParent="00001746" w15:done="0"/>
  <w15:commentEx w15:paraId="00001748" w15:done="0"/>
  <w15:commentEx w15:paraId="00001749" w15:paraIdParent="00001748" w15:done="0"/>
  <w15:commentEx w15:paraId="0000174A" w15:done="0"/>
  <w15:commentEx w15:paraId="0000174B" w15:done="0"/>
  <w15:commentEx w15:paraId="0000174C" w15:done="0"/>
  <w15:commentEx w15:paraId="0000174D" w15:done="0"/>
  <w15:commentEx w15:paraId="0000174E" w15:done="0"/>
  <w15:commentEx w15:paraId="00001750" w15:paraIdParent="0000174E" w15:done="0"/>
  <w15:commentEx w15:paraId="00001751" w15:done="0"/>
  <w15:commentEx w15:paraId="00001752" w15:paraIdParent="00001751" w15:done="0"/>
  <w15:commentEx w15:paraId="00001753" w15:done="0"/>
  <w15:commentEx w15:paraId="00001754" w15:done="0"/>
  <w15:commentEx w15:paraId="00001755" w15:done="0"/>
  <w15:commentEx w15:paraId="00001757" w15:done="0"/>
  <w15:commentEx w15:paraId="00001758" w15:done="0"/>
  <w15:commentEx w15:paraId="00001759" w15:done="0"/>
  <w15:commentEx w15:paraId="0000175A" w15:done="0"/>
  <w15:commentEx w15:paraId="0000175B" w15:done="0"/>
  <w15:commentEx w15:paraId="0000175C" w15:done="0"/>
  <w15:commentEx w15:paraId="0000175D" w15:done="0"/>
  <w15:commentEx w15:paraId="0000175E" w15:done="0"/>
  <w15:commentEx w15:paraId="0000175F" w15:done="0"/>
  <w15:commentEx w15:paraId="00001760" w15:paraIdParent="0000175F" w15:done="0"/>
  <w15:commentEx w15:paraId="00001761" w15:done="0"/>
  <w15:commentEx w15:paraId="00001762" w15:done="0"/>
  <w15:commentEx w15:paraId="00001763" w15:done="0"/>
  <w15:commentEx w15:paraId="00001764" w15:done="0"/>
  <w15:commentEx w15:paraId="00001765" w15:done="0"/>
  <w15:commentEx w15:paraId="00001766" w15:done="0"/>
  <w15:commentEx w15:paraId="00001767" w15:done="0"/>
  <w15:commentEx w15:paraId="00001768" w15:done="0"/>
  <w15:commentEx w15:paraId="00001769" w15:done="0"/>
  <w15:commentEx w15:paraId="0000176A" w15:done="0"/>
  <w15:commentEx w15:paraId="0000176C" w15:done="0"/>
  <w15:commentEx w15:paraId="0000176D" w15:done="0"/>
  <w15:commentEx w15:paraId="0000176E" w15:done="0"/>
  <w15:commentEx w15:paraId="0000176F" w15:done="0"/>
  <w15:commentEx w15:paraId="00001770" w15:done="0"/>
  <w15:commentEx w15:paraId="00001771" w15:done="0"/>
  <w15:commentEx w15:paraId="00001772" w15:done="0"/>
  <w15:commentEx w15:paraId="00001773" w15:done="0"/>
  <w15:commentEx w15:paraId="00001774" w15:done="0"/>
  <w15:commentEx w15:paraId="00001775" w15:done="0"/>
  <w15:commentEx w15:paraId="00001778" w15:done="0"/>
  <w15:commentEx w15:paraId="00001779" w15:done="0"/>
  <w15:commentEx w15:paraId="0000177A" w15:paraIdParent="00001779" w15:done="0"/>
  <w15:commentEx w15:paraId="0000177C" w15:done="0"/>
  <w15:commentEx w15:paraId="0000177D" w15:done="0"/>
  <w15:commentEx w15:paraId="0000177E" w15:done="0"/>
  <w15:commentEx w15:paraId="0000177F" w15:paraIdParent="0000177E" w15:done="0"/>
  <w15:commentEx w15:paraId="00001780" w15:done="0"/>
  <w15:commentEx w15:paraId="00001781" w15:done="0"/>
  <w15:commentEx w15:paraId="00001782" w15:done="0"/>
  <w15:commentEx w15:paraId="00001784" w15:done="0"/>
  <w15:commentEx w15:paraId="00001785" w15:done="0"/>
  <w15:commentEx w15:paraId="00001786" w15:done="0"/>
  <w15:commentEx w15:paraId="00001787" w15:done="0"/>
  <w15:commentEx w15:paraId="00001788" w15:done="0"/>
  <w15:commentEx w15:paraId="00001789" w15:done="0"/>
  <w15:commentEx w15:paraId="0000178A" w15:done="0"/>
  <w15:commentEx w15:paraId="0000178B" w15:paraIdParent="0000178A" w15:done="0"/>
  <w15:commentEx w15:paraId="0000178C" w15:paraIdParent="0000178A" w15:done="0"/>
  <w15:commentEx w15:paraId="0000178D" w15:done="0"/>
  <w15:commentEx w15:paraId="0000178E" w15:done="0"/>
  <w15:commentEx w15:paraId="0000178F" w15:done="0"/>
  <w15:commentEx w15:paraId="00001796" w15:done="0"/>
  <w15:commentEx w15:paraId="00001797" w15:paraIdParent="00001796" w15:done="0"/>
  <w15:commentEx w15:paraId="00001799" w15:paraIdParent="00001796" w15:done="0"/>
  <w15:commentEx w15:paraId="0000179A" w15:paraIdParent="00001796" w15:done="0"/>
  <w15:commentEx w15:paraId="0000179B" w15:paraIdParent="00001796" w15:done="0"/>
  <w15:commentEx w15:paraId="000017A5" w15:paraIdParent="00001796" w15:done="0"/>
  <w15:commentEx w15:paraId="000017A6" w15:done="0"/>
  <w15:commentEx w15:paraId="000017A7" w15:done="0"/>
  <w15:commentEx w15:paraId="000017A8" w15:paraIdParent="000017A7" w15:done="0"/>
  <w15:commentEx w15:paraId="000017A9" w15:done="0"/>
  <w15:commentEx w15:paraId="000017AC" w15:done="0"/>
  <w15:commentEx w15:paraId="000017AD" w15:done="0"/>
  <w15:commentEx w15:paraId="000017AE" w15:paraIdParent="000017AD" w15:done="0"/>
  <w15:commentEx w15:paraId="000017AF" w15:paraIdParent="000017AD" w15:done="0"/>
  <w15:commentEx w15:paraId="000017B0" w15:done="0"/>
  <w15:commentEx w15:paraId="000017B1" w15:done="0"/>
  <w15:commentEx w15:paraId="000017B2" w15:done="0"/>
  <w15:commentEx w15:paraId="000017B3" w15:done="0"/>
  <w15:commentEx w15:paraId="000017B4" w15:paraIdParent="000017B3" w15:done="0"/>
  <w15:commentEx w15:paraId="000017B5" w15:paraIdParent="000017B3" w15:done="0"/>
  <w15:commentEx w15:paraId="000017B6" w15:done="0"/>
  <w15:commentEx w15:paraId="000017B7" w15:done="0"/>
  <w15:commentEx w15:paraId="000017B8" w15:done="0"/>
  <w15:commentEx w15:paraId="000017B9" w15:paraIdParent="000017B8" w15:done="0"/>
  <w15:commentEx w15:paraId="000017BA" w15:done="0"/>
  <w15:commentEx w15:paraId="000017BB" w15:paraIdParent="000017BA" w15:done="0"/>
  <w15:commentEx w15:paraId="000017BC" w15:paraIdParent="000017BA" w15:done="0"/>
  <w15:commentEx w15:paraId="000017BD" w15:done="0"/>
  <w15:commentEx w15:paraId="000017BE" w15:done="0"/>
  <w15:commentEx w15:paraId="000017BF" w15:done="0"/>
  <w15:commentEx w15:paraId="000017C2" w15:done="0"/>
  <w15:commentEx w15:paraId="000017C3" w15:paraIdParent="000017C2" w15:done="0"/>
  <w15:commentEx w15:paraId="000017C4" w15:paraIdParent="000017C2" w15:done="0"/>
  <w15:commentEx w15:paraId="000017C6" w15:done="0"/>
  <w15:commentEx w15:paraId="000017C8" w15:paraIdParent="000017C6" w15:done="0"/>
  <w15:commentEx w15:paraId="000017C9" w15:done="0"/>
  <w15:commentEx w15:paraId="000017CA" w15:done="0"/>
  <w15:commentEx w15:paraId="000017CB" w15:done="0"/>
  <w15:commentEx w15:paraId="000017CC" w15:done="0"/>
  <w15:commentEx w15:paraId="000017D1" w15:done="0"/>
  <w15:commentEx w15:paraId="000017D2" w15:paraIdParent="000017D1" w15:done="0"/>
  <w15:commentEx w15:paraId="000017D3" w15:paraIdParent="000017D1" w15:done="0"/>
  <w15:commentEx w15:paraId="000017D4" w15:done="0"/>
  <w15:commentEx w15:paraId="000017D5" w15:done="0"/>
  <w15:commentEx w15:paraId="000017D6" w15:paraIdParent="000017D5" w15:done="0"/>
  <w15:commentEx w15:paraId="000017D7" w15:paraIdParent="000017D5" w15:done="0"/>
  <w15:commentEx w15:paraId="000017D8" w15:paraIdParent="000017D5" w15:done="0"/>
  <w15:commentEx w15:paraId="000017DA" w15:done="0"/>
  <w15:commentEx w15:paraId="000017DB" w15:done="0"/>
  <w15:commentEx w15:paraId="000017DC" w15:done="0"/>
  <w15:commentEx w15:paraId="000017DD" w15:done="0"/>
  <w15:commentEx w15:paraId="000017DE" w15:paraIdParent="000017DD" w15:done="0"/>
  <w15:commentEx w15:paraId="000017DF" w15:paraIdParent="000017DD" w15:done="0"/>
  <w15:commentEx w15:paraId="000017E0" w15:paraIdParent="000017D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MingLiu"/>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C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C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08</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December</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2023</w:t>
    </w:r>
  </w:p>
  <w:p w:rsidR="00000000" w:rsidDel="00000000" w:rsidP="00000000" w:rsidRDefault="00000000" w:rsidRPr="00000000" w14:paraId="000016C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3</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C1">
    <w:pPr>
      <w:rPr/>
    </w:pPr>
    <w:r w:rsidDel="00000000" w:rsidR="00000000" w:rsidRPr="00000000">
      <w:rPr/>
      <w:drawing>
        <wp:inline distB="114300" distT="114300" distL="114300" distR="114300">
          <wp:extent cx="2200275" cy="457200"/>
          <wp:effectExtent b="0" l="0" r="0" t="0"/>
          <wp:docPr id="37"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32">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33">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oasis-open.org/mqtt/mqtt/v5.0/os/mqtt-v5.0-os.html#_Topic_Names_and" TargetMode="External"/><Relationship Id="rId42" Type="http://schemas.openxmlformats.org/officeDocument/2006/relationships/hyperlink" Target="https://docs.oasis-open.org/mqtt/mqtt/v5.0/os/mqtt-v5.0-os.html#_Topic_Names_and" TargetMode="External"/><Relationship Id="rId41" Type="http://schemas.openxmlformats.org/officeDocument/2006/relationships/hyperlink" Target="https://docs.oasis-open.org/mqtt/mqtt/v5.0/os/mqtt-v5.0-os.html#_Topic_Names_and" TargetMode="External"/><Relationship Id="rId44" Type="http://schemas.openxmlformats.org/officeDocument/2006/relationships/hyperlink" Target="https://docs.oasis-open.org/mqtt/mqtt/v5.0/cos02/mqtt-v5.0-cos02.html#Unicode" TargetMode="External"/><Relationship Id="rId43" Type="http://schemas.openxmlformats.org/officeDocument/2006/relationships/hyperlink" Target="https://docs.oasis-open.org/mqtt/mqtt/v5.0/cos02/mqtt-v5.0-cos02.html#RFC3629" TargetMode="External"/><Relationship Id="rId46" Type="http://schemas.openxmlformats.org/officeDocument/2006/relationships/hyperlink" Target="https://docs.oasis-open.org/mqtt/mqtt/v5.0/cos02/mqtt-v5.0-cos02.html#RFC3629" TargetMode="External"/><Relationship Id="rId45" Type="http://schemas.openxmlformats.org/officeDocument/2006/relationships/hyperlink" Target="https://docs.oasis-open.org/mqtt/mqtt/v5.0/cos02/mqtt-v5.0-cos02.html#Unicode" TargetMode="External"/><Relationship Id="rId107" Type="http://schemas.openxmlformats.org/officeDocument/2006/relationships/hyperlink" Target="https://www.oasis-open.org/" TargetMode="External"/><Relationship Id="rId106" Type="http://schemas.openxmlformats.org/officeDocument/2006/relationships/hyperlink" Target="https://www.oasis-open.org/policies-guidelines/ipr/" TargetMode="External"/><Relationship Id="rId105" Type="http://schemas.openxmlformats.org/officeDocument/2006/relationships/hyperlink" Target="https://www.oasis-open.org/policies-guidelines/ipr/" TargetMode="External"/><Relationship Id="rId104" Type="http://schemas.openxmlformats.org/officeDocument/2006/relationships/hyperlink" Target="https://www.rfc-editor.org/info/rfc3552" TargetMode="External"/><Relationship Id="rId108" Type="http://schemas.openxmlformats.org/officeDocument/2006/relationships/hyperlink" Target="https://www.oasis-open.org/policies-guidelines/trademark/" TargetMode="External"/><Relationship Id="rId48" Type="http://schemas.openxmlformats.org/officeDocument/2006/relationships/image" Target="media/image2.png"/><Relationship Id="rId47" Type="http://schemas.openxmlformats.org/officeDocument/2006/relationships/hyperlink" Target="https://docs.oasis-open.org/mqtt/mqtt/v5.0/cos02/mqtt-v5.0-cos02.html#Unicode" TargetMode="External"/><Relationship Id="rId49" Type="http://schemas.openxmlformats.org/officeDocument/2006/relationships/hyperlink" Target="https://www.rfc-editor.org/rfc/rfc2104" TargetMode="External"/><Relationship Id="rId103" Type="http://schemas.openxmlformats.org/officeDocument/2006/relationships/hyperlink" Target="http://www.unicode.org/versions/latest/" TargetMode="External"/><Relationship Id="rId102" Type="http://schemas.openxmlformats.org/officeDocument/2006/relationships/hyperlink" Target="http://www.rfc-editor.org/info/rfc6455" TargetMode="External"/><Relationship Id="rId101" Type="http://schemas.openxmlformats.org/officeDocument/2006/relationships/hyperlink" Target="http://www.rfc-editor.org/info/rfc3629" TargetMode="External"/><Relationship Id="rId100" Type="http://schemas.openxmlformats.org/officeDocument/2006/relationships/hyperlink" Target="http://www.rfc-editor.org/info/rfc2119" TargetMode="External"/><Relationship Id="rId31" Type="http://schemas.openxmlformats.org/officeDocument/2006/relationships/hyperlink" Target="https://docs.oasis-open.org/mqtt/mqtt-sn/v12.30/csd01/mqtt-sn-v12.30-csd01.docx" TargetMode="External"/><Relationship Id="rId30" Type="http://schemas.openxmlformats.org/officeDocument/2006/relationships/hyperlink" Target="https://www.oasis-open.org/policies-guidelines/tc-process#wpComponentsCompLang" TargetMode="External"/><Relationship Id="rId33" Type="http://schemas.openxmlformats.org/officeDocument/2006/relationships/hyperlink" Target="https://www.oasis-open.org/policies-guidelines/tc-process#wpComponentsGeneral" TargetMode="External"/><Relationship Id="rId32" Type="http://schemas.openxmlformats.org/officeDocument/2006/relationships/hyperlink" Target="https://docs.oasis-open.org/mqtt/mqtt-sn/v12.30/mqtt-sn-v12.30.docx" TargetMode="External"/><Relationship Id="rId35" Type="http://schemas.openxmlformats.org/officeDocument/2006/relationships/hyperlink" Target="https://www.oasis-open.org/policies-guidelines/ipr/" TargetMode="External"/><Relationship Id="rId34" Type="http://schemas.openxmlformats.org/officeDocument/2006/relationships/hyperlink" Target="https://docs.oasis-open.org/specGuidelines/ndr/namingDirectives.html" TargetMode="External"/><Relationship Id="rId37" Type="http://schemas.openxmlformats.org/officeDocument/2006/relationships/header" Target="header1.xml"/><Relationship Id="rId36" Type="http://schemas.openxmlformats.org/officeDocument/2006/relationships/header" Target="header2.xml"/><Relationship Id="rId39" Type="http://schemas.openxmlformats.org/officeDocument/2006/relationships/footer" Target="footer1.xml"/><Relationship Id="rId38" Type="http://schemas.openxmlformats.org/officeDocument/2006/relationships/footer" Target="footer2.xml"/><Relationship Id="rId20" Type="http://schemas.openxmlformats.org/officeDocument/2006/relationships/hyperlink" Target="http://www.microsoft.com" TargetMode="External"/><Relationship Id="rId22" Type="http://schemas.openxmlformats.org/officeDocument/2006/relationships/hyperlink" Target="http://docs.oasis-open.org/mqtt/mqtt/v3.1.1/mqtt-v3.1.1.html" TargetMode="External"/><Relationship Id="rId21" Type="http://schemas.openxmlformats.org/officeDocument/2006/relationships/hyperlink" Target="https://docs.oasis-open.org/mqtt/mqtt/v5.0/mqtt-v5.0.html" TargetMode="External"/><Relationship Id="rId24" Type="http://schemas.openxmlformats.org/officeDocument/2006/relationships/hyperlink" Target="https://www.oasis-open.org/committees/tc_home.php?wg_abbrev=mqtt#technical" TargetMode="External"/><Relationship Id="rId23" Type="http://schemas.openxmlformats.org/officeDocument/2006/relationships/hyperlink" Target="https://www.oasis-open.org/committees/download.php/66091/MQTT-SN_spec_v1.2.pdf" TargetMode="External"/><Relationship Id="rId26" Type="http://schemas.openxmlformats.org/officeDocument/2006/relationships/hyperlink" Target="https://www.oasis-open.org/committees/mqtt/" TargetMode="External"/><Relationship Id="rId25" Type="http://schemas.openxmlformats.org/officeDocument/2006/relationships/hyperlink" Target="https://www.oasis-open.org/committees/comments/index.php?wg_abbrev=mqtt" TargetMode="External"/><Relationship Id="rId28" Type="http://schemas.openxmlformats.org/officeDocument/2006/relationships/hyperlink" Target="https://www.oasis-open.org/policies-guidelines/ipr" TargetMode="External"/><Relationship Id="rId27" Type="http://schemas.openxmlformats.org/officeDocument/2006/relationships/hyperlink" Target="https://www.oasis-open.org/policies-guidelines/ipr#Non-Assertion-Mode" TargetMode="External"/><Relationship Id="rId29" Type="http://schemas.openxmlformats.org/officeDocument/2006/relationships/hyperlink" Target="https://www.oasis-open.org/committees/mqtt/ipr.php" TargetMode="External"/><Relationship Id="rId95" Type="http://schemas.openxmlformats.org/officeDocument/2006/relationships/hyperlink" Target="https://docs.oasis-open.org/templates/ietf-rfc-list/ietf-rfc-list.html" TargetMode="External"/><Relationship Id="rId94" Type="http://schemas.openxmlformats.org/officeDocument/2006/relationships/hyperlink" Target="https://docs.oasis-open.org/templates/TCHandbook/ConformanceGuidelines.html" TargetMode="External"/><Relationship Id="rId97" Type="http://schemas.openxmlformats.org/officeDocument/2006/relationships/hyperlink" Target="https://docs.oasis-open.org/templates/w3c-recommendations-list/w3c-recommendations-list.html" TargetMode="External"/><Relationship Id="rId96" Type="http://schemas.openxmlformats.org/officeDocument/2006/relationships/hyperlink" Target="https://www.rfc-editor.org/in-notes/rfc-ref.txt" TargetMode="External"/><Relationship Id="rId11" Type="http://schemas.openxmlformats.org/officeDocument/2006/relationships/hyperlink" Target="mailto:Andrew_Banks@uk.ibm.com" TargetMode="External"/><Relationship Id="rId99" Type="http://schemas.openxmlformats.org/officeDocument/2006/relationships/hyperlink" Target="https://www.rfc-editor.org/info/rfc8174" TargetMode="External"/><Relationship Id="rId10" Type="http://schemas.openxmlformats.org/officeDocument/2006/relationships/hyperlink" Target="mailto:icraggs@gmail.com" TargetMode="External"/><Relationship Id="rId98" Type="http://schemas.openxmlformats.org/officeDocument/2006/relationships/hyperlink" Target="https://www.rfc-editor.org/info/rfc2119" TargetMode="External"/><Relationship Id="rId13" Type="http://schemas.openxmlformats.org/officeDocument/2006/relationships/hyperlink" Target="mailto:davide.lenzarini@u-blox.com" TargetMode="External"/><Relationship Id="rId12" Type="http://schemas.openxmlformats.org/officeDocument/2006/relationships/hyperlink" Target="http://www.ibm.com" TargetMode="External"/><Relationship Id="rId91" Type="http://schemas.openxmlformats.org/officeDocument/2006/relationships/image" Target="media/image5.png"/><Relationship Id="rId90" Type="http://schemas.openxmlformats.org/officeDocument/2006/relationships/image" Target="media/image3.png"/><Relationship Id="rId93" Type="http://schemas.openxmlformats.org/officeDocument/2006/relationships/hyperlink" Target="https://www.oasis-open.org/policies-guidelines/oasis-defined-terms-2017-05-26#dConformanceClause" TargetMode="External"/><Relationship Id="rId92" Type="http://schemas.openxmlformats.org/officeDocument/2006/relationships/hyperlink" Target="https://www.oasis-open.org/policies-guidelines/tc-process#wpComponentsConfClause" TargetMode="External"/><Relationship Id="rId15" Type="http://schemas.openxmlformats.org/officeDocument/2006/relationships/hyperlink" Target="mailto:rahul.gupta@us.ibm.com" TargetMode="External"/><Relationship Id="rId14" Type="http://schemas.openxmlformats.org/officeDocument/2006/relationships/hyperlink" Target="mailto:icraggs@gmail.com" TargetMode="External"/><Relationship Id="rId17" Type="http://schemas.openxmlformats.org/officeDocument/2006/relationships/hyperlink" Target="mailto:simon622@gmail.com" TargetMode="External"/><Relationship Id="rId16" Type="http://schemas.openxmlformats.org/officeDocument/2006/relationships/hyperlink" Target="http://www.ibm.com" TargetMode="External"/><Relationship Id="rId19" Type="http://schemas.openxmlformats.org/officeDocument/2006/relationships/hyperlink" Target="mailto:tara.walker@microsoft.com" TargetMode="External"/><Relationship Id="rId18" Type="http://schemas.openxmlformats.org/officeDocument/2006/relationships/hyperlink" Target="mailto:stefan@hagen.link" TargetMode="External"/><Relationship Id="rId84" Type="http://schemas.openxmlformats.org/officeDocument/2006/relationships/image" Target="media/image4.png"/><Relationship Id="rId83" Type="http://schemas.openxmlformats.org/officeDocument/2006/relationships/image" Target="media/image1.png"/><Relationship Id="rId86" Type="http://schemas.openxmlformats.org/officeDocument/2006/relationships/image" Target="media/image13.png"/><Relationship Id="rId85" Type="http://schemas.openxmlformats.org/officeDocument/2006/relationships/image" Target="media/image7.png"/><Relationship Id="rId88" Type="http://schemas.openxmlformats.org/officeDocument/2006/relationships/image" Target="media/image10.png"/><Relationship Id="rId87" Type="http://schemas.openxmlformats.org/officeDocument/2006/relationships/image" Target="media/image8.png"/><Relationship Id="rId89" Type="http://schemas.openxmlformats.org/officeDocument/2006/relationships/image" Target="media/image9.png"/><Relationship Id="rId80" Type="http://schemas.openxmlformats.org/officeDocument/2006/relationships/hyperlink" Target="https://docs.oasis-open.org/mqtt/mqtt/v5.0/os/mqtt-v5.0-os.html#_Connect_Reason_Code" TargetMode="External"/><Relationship Id="rId82" Type="http://schemas.openxmlformats.org/officeDocument/2006/relationships/hyperlink" Target="https://docs.oasis-open.org/mqtt/mqtt/v5.0/os/mqtt-v5.0-os.html#_Disconnect_Return_codes" TargetMode="External"/><Relationship Id="rId81" Type="http://schemas.openxmlformats.org/officeDocument/2006/relationships/hyperlink" Target="https://docs.oasis-open.org/mqtt/mqtt/v5.0/os/mqtt-v5.0-os.html#_Disconnect_Return_code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docs.oasis-open.org/mqtt/mqtt/v5.0/os/mqtt-v5.0-os.html#S4_13_Errors" TargetMode="External"/><Relationship Id="rId72" Type="http://schemas.openxmlformats.org/officeDocument/2006/relationships/hyperlink" Target="https://docs.oasis-open.org/mqtt/mqtt/v5.0/os/mqtt-v5.0-os.html#S4_13_Errors" TargetMode="External"/><Relationship Id="rId75" Type="http://schemas.openxmlformats.org/officeDocument/2006/relationships/hyperlink" Target="https://docs.oasis-open.org/mqtt/mqtt/v5.0/os/mqtt-v5.0-os.html#_Terminology" TargetMode="External"/><Relationship Id="rId74" Type="http://schemas.openxmlformats.org/officeDocument/2006/relationships/hyperlink" Target="https://docs.oasis-open.org/mqtt/mqtt/v5.0/os/mqtt-v5.0-os.html#_Terminology" TargetMode="External"/><Relationship Id="rId77" Type="http://schemas.openxmlformats.org/officeDocument/2006/relationships/hyperlink" Target="https://docs.oasis-open.org/mqtt/mqtt/v5.0/os/mqtt-v5.0-os.html#_CONNECT_Actions" TargetMode="External"/><Relationship Id="rId76" Type="http://schemas.openxmlformats.org/officeDocument/2006/relationships/hyperlink" Target="https://docs.oasis-open.org/mqtt/mqtt/v5.0/os/mqtt-v5.0-os.html#_CONNECT_Actions" TargetMode="External"/><Relationship Id="rId79" Type="http://schemas.openxmlformats.org/officeDocument/2006/relationships/hyperlink" Target="https://docs.oasis-open.org/mqtt/mqtt/v5.0/os/mqtt-v5.0-os.html#_Disconnect_Reason_Code" TargetMode="External"/><Relationship Id="rId78" Type="http://schemas.openxmlformats.org/officeDocument/2006/relationships/hyperlink" Target="https://docs.oasis-open.org/mqtt/mqtt/v5.0/os/mqtt-v5.0-os.html#_Disconnect_Reason_Code" TargetMode="External"/><Relationship Id="rId71" Type="http://schemas.openxmlformats.org/officeDocument/2006/relationships/hyperlink" Target="https://docs.oasis-open.org/mqtt/mqtt/v5.0/os/mqtt-v5.0-os.html#S4_13_Errors" TargetMode="External"/><Relationship Id="rId70" Type="http://schemas.openxmlformats.org/officeDocument/2006/relationships/hyperlink" Target="https://docs.oasis-open.org/mqtt/mqtt/v5.0/os/mqtt-v5.0-os.html#S4_13_Errors" TargetMode="External"/><Relationship Id="rId62" Type="http://schemas.openxmlformats.org/officeDocument/2006/relationships/hyperlink" Target="https://docs.oasis-open.org/mqtt/mqtt/v5.0/os/mqtt-v5.0-os.html#Unicode" TargetMode="External"/><Relationship Id="rId61" Type="http://schemas.openxmlformats.org/officeDocument/2006/relationships/hyperlink" Target="https://docs.oasis-open.org/mqtt/mqtt/v5.0/os/mqtt-v5.0-os.html#_Topic_Names_and" TargetMode="External"/><Relationship Id="rId64" Type="http://schemas.openxmlformats.org/officeDocument/2006/relationships/hyperlink" Target="https://docs.oasis-open.org/mqtt/mqtt/v5.0/os/mqtt-v5.0-os.html#_UTF-8_Encoded_String" TargetMode="External"/><Relationship Id="rId63" Type="http://schemas.openxmlformats.org/officeDocument/2006/relationships/hyperlink" Target="https://docs.oasis-open.org/mqtt/mqtt/v5.0/os/mqtt-v5.0-os.html#Unicode" TargetMode="External"/><Relationship Id="rId66" Type="http://schemas.openxmlformats.org/officeDocument/2006/relationships/hyperlink" Target="https://docs.oasis-open.org/mqtt/mqtt/v5.0/os/mqtt-v5.0-os.html#S4_13_Errors" TargetMode="External"/><Relationship Id="rId65" Type="http://schemas.openxmlformats.org/officeDocument/2006/relationships/hyperlink" Target="https://docs.oasis-open.org/mqtt/mqtt/v5.0/os/mqtt-v5.0-os.html#_UTF-8_Encoded_String" TargetMode="External"/><Relationship Id="rId68" Type="http://schemas.openxmlformats.org/officeDocument/2006/relationships/hyperlink" Target="https://docs.oasis-open.org/mqtt/mqtt/v5.0/os/mqtt-v5.0-os.html#S4_13_Errors" TargetMode="External"/><Relationship Id="rId67" Type="http://schemas.openxmlformats.org/officeDocument/2006/relationships/hyperlink" Target="https://docs.oasis-open.org/mqtt/mqtt/v5.0/os/mqtt-v5.0-os.html#S4_13_Errors" TargetMode="External"/><Relationship Id="rId60" Type="http://schemas.openxmlformats.org/officeDocument/2006/relationships/hyperlink" Target="https://docs.oasis-open.org/mqtt/mqtt/v5.0/os/mqtt-v5.0-os.html#_Topic_Names_and" TargetMode="External"/><Relationship Id="rId69" Type="http://schemas.openxmlformats.org/officeDocument/2006/relationships/hyperlink" Target="https://docs.oasis-open.org/mqtt/mqtt/v5.0/os/mqtt-v5.0-os.html#S4_13_Errors" TargetMode="External"/><Relationship Id="rId51"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50" Type="http://schemas.openxmlformats.org/officeDocument/2006/relationships/hyperlink" Target="https://nvlpubs.nist.gov/nistpubs/FIPS/NIST.FIPS.198-1.pdf" TargetMode="External"/><Relationship Id="rId53"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52" Type="http://schemas.openxmlformats.org/officeDocument/2006/relationships/hyperlink" Target="https://nvlpubs.nist.gov/nistpubs/SpecialPublications/NIST.SP.800-38b.pdf" TargetMode="External"/><Relationship Id="rId55"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54" Type="http://schemas.openxmlformats.org/officeDocument/2006/relationships/hyperlink" Target="https://www.rfc-editor.org/rfc/rfc3610" TargetMode="External"/><Relationship Id="rId57" Type="http://schemas.openxmlformats.org/officeDocument/2006/relationships/hyperlink" Target="https://en.wikipedia.org/wiki/Galois/Counter_Mode" TargetMode="External"/><Relationship Id="rId56" Type="http://schemas.openxmlformats.org/officeDocument/2006/relationships/hyperlink" Target="https://en.wikipedia.org/wiki/CCM_mode" TargetMode="External"/><Relationship Id="rId59" Type="http://schemas.openxmlformats.org/officeDocument/2006/relationships/image" Target="media/image11.png"/><Relationship Id="rId5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Z3t+bcCw3Fkysa91DP9qULQv/Q==">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IvMBCgp0ZXh0L3BsYWlu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KhsiFTExMzk2NTIyNDQyODA1ODA5MzczOSgAOAAwyv7j0tYxOMr+49LWMVoMdXo0em9qNTA3Y256cgIgAHgAiAECmgEGCAAQABgAqgHnAR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7ABALgBAUKXBgoLQUFBQkhKTG9tTGsSC0FBQUJGeHdYajIwGuQBCgl0ZXh0L2h0bWw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IuUBCgp0ZXh0L3BsYWlu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iobIhUxMDM5NzQxMTg5MTQ0MDMwNzg4NzYoADgAMPWY34rdMTj1mN+K3TFaDHZqMm44Z2lrNW95eHICIAB4AIgBApoBBggAEAAYAKoB2QE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LdAwoKdGV4dC9wbGFpbh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iygIKCnRleHQvcGxhaW4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qGyIVMTE2MDgxODk5MTcxMTM0NTMwMDAzKAA4ADD8nImGuTE4/JyJhrkxUAFaDGRlOGZpNHc0NDVhdXICIAB4AIgBApoBBggAEAAYAKoBvgI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6wAQC4AQFaDHhueGYwZ29keXEydHICIAB4AIgBApoBBggAEAAYAKoB0QM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yKSAgoKdGV4dC9wbGFpbh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8qGyIVMTA4MTg0Mzc1ODE0MDUwNjYyMDc2KAA4ADDv7/aS5TE47+/2kuUxSpMBCgp0ZXh0L3BsYWluEoQBVGhlIHRyYW5zbWlzc2lvbiByYWRpdXMgUmIgb2YgdGhlIFNFQVJDSEdXIHBhY2tldCBpcyBsaW1pdGVkLCBlLmcuIHRvIGEgc2luZ2xlIGhvcCBpbiBjYXNlIG9mIGEgZGVuc2UgZGVwbG95bWVudCBvZiBNUVRULVNOIGNsaWVudHMuWgw1NG1wczdqcXo1ZjdyAiAAeACaAQYIABAAGACqAYYC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SK4AgoKdGV4dC9wbGFpbhKpAkl0IHNob3VsZCBiZSBiZSBjb25zaXN0ZW50IHdpdGggdGhlIENvbm5lY3QgIktlZXAgQWxpdmUgVGltZXIi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SobIhUxMTU2MjYzNTcxNDI3MzU4MTIyNjYoADgAMOrnloiwMTjq55aIsDFaDHZjMDlnMXV3bG04eHICIAB4AIgBApoBBggAEAAYAKoBtgISswJJdCBzaG91bGQgYmUgYmUgY29uc2lzdGVudCB3aXRoIHRoZSBDb25uZWN0ICZxdW90O0tlZXAgQWxpdmUgVGltZXImcXVvdDs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iLSAQoKdGV4dC9wbGFpbhLDAUZyb20gaHR0cHM6Ly9pc3N1ZXMub2FzaXMtb3Blbi5vcmcvYnJvd3NlL01RVFQtNjA0OiBNUVRUIHJlc2VydmVkIGJvdGggdGhlIFVEUCBhbmQgVENQIHBvcnRzIGJ1dCBwcm9oaWJpdHMgdGhlIHVzZSBvZiBVRFAsCldlIHNob3VsZCBhcHByb2FjaCB0aGUgTVFUVCBUQyB0byBnZXQgdGhpcyByZWRlc2lnbmF0ZWQgYXMgTVFUVC9NUVRULVNOLiobIhUxMTU2MjYzNTcxNDI3MzU4MTIyNjYoADgAMKiWjuq/MTj1pprqvzFChAsKC0FBQUJCTFJHTDVBEgtBQUFCQkxSR0w0QRq0AwoJdGV4dC9odG1s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isgMKCnRleHQvcGxhaW4SowNJQU5BIDg4ODMgYW5kIDE4ODMgZm9yIGJvdGggVENQIGFuZCBVRFAgYXJlIGFscmVhZHkgcmVnaXN0ZXJlZCB0byDigJxTZWN1cmUgTVFUVOKAnSBhbmQg4oCcTVFUVOKAnSBzaW5jZSAyMDE1LCBzbyBJIHN1cHBvc2UgdGhlIFVEUCBwb3J0cyB3ZSBjYW4gYmUgcmV1c2VkIGZvciBNUVRULVNOC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obIhUxMTU2MjYzNTcxNDI3MzU4MTIyNjYoADgAMPWmmuq/MTj1pprqvzFaDGY2dXZ5dGp0ZmZreHICIAB4AIgBApoBBggAEAAYAKoBqQM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rABALgBAVoMcDJiaWhwdjB2d3NycgIgAHgAiAECmgEGCAAQABgAqgHGAxLDA0Zyb20gPGEgaHJlZj0iaHR0cHM6Ly93d3cuZ29vZ2xlLmNvbS91cmw/cT1odHRwczovL2lzc3Vlcy5vYXNpcy1vcGVuLm9yZy9icm93c2UvTVFUVC02MDQmYW1wO3NhPUQmYW1wO3NvdXJjZT1kb2NzJmFtcDt1c3Q9MTcxNDY2NjM3MzgyMzk5NSZhbXA7dXNnPUFPdlZhdzJOODBOeWRlOUw3OFppQWFHeGMzdE4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KhBAoKdGV4dC9wbGFpbhKSBERvIHRoZXNlIHllbGxvd8KgaGlnaGxpZ2h0cyBpbmRpY2F0ZSBjb250ZW50L3J1bGVzIGFuZCBmb3JtIGVxdWFsbHkgdG8gbmVlZCB3b3JrPyBJIGd1ZXNzIHNvLgoKRGVwZW5kaW5nIG9uIHRoZSB1bmRlcmx5aW5nICJydWxlcyIgZnJvbSBlbmZvcmNlbWVudCBwZXIgZWl0aGVyIGhvcGluZywgY29udmVudGlvbiwgb3IgZW5mb3JjZW1lbnQgSSBhbSBzdXJlIHdlIGNhbiB3cml0ZSB0aGlzIHN0YXRlbWVudCBzaG9ydGVyIGFuZCB0byB0aGUgcG9pbnQuCgp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