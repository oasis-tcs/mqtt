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4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6"/>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6"/>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C0">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4">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5">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6">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9">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B">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C">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3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2">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3">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5">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C">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6">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A">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B">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D">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6">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8">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9">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A">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F">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B0">
      <w:pPr>
        <w:rPr/>
      </w:pPr>
      <w:r w:rsidDel="00000000" w:rsidR="00000000" w:rsidRPr="00000000">
        <w:rPr>
          <w:rtl w:val="0"/>
        </w:rPr>
        <w:t xml:space="preserve">Note(s):</w:t>
      </w:r>
    </w:p>
    <w:sdt>
      <w:sdtPr>
        <w:tag w:val="goog_rdk_20"/>
      </w:sdtPr>
      <w:sdtContent>
        <w:p w:rsidR="00000000" w:rsidDel="00000000" w:rsidP="00000000" w:rsidRDefault="00000000" w:rsidRPr="00000000" w14:paraId="000004B1">
          <w:pPr>
            <w:numPr>
              <w:ilvl w:val="0"/>
              <w:numId w:val="64"/>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B2">
      <w:pPr>
        <w:numPr>
          <w:ilvl w:val="0"/>
          <w:numId w:val="64"/>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B3">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B4">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B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B6">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B7">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B8">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B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B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BB">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BC">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BD">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BE">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BF">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C0">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C1">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C2">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C3">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C4">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C5">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C6">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C7">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C8">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C9">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CA">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CC">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CD">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CE">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D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D1">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D2">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D3">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D4">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D5">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D6">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D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D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D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D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D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D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D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D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D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E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E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E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E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F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F3">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05">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0E">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0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11">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13">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1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1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18">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19">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1A">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1B">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1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1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1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1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2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2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2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2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2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2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2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2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2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3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38">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41">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4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4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44">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6">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47">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48">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49">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4A">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4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4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4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4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4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5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5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5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5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5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5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5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5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6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6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70">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79">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7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7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7C">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7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E">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7F">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80">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81">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82">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8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8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8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8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8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8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9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9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A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AD">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A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B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BE">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C4">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C6">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C8">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C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C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C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D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D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D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D7">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D8">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E5">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EB">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5F0">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5F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5F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1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1E">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2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2C">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3A">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47">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48">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56">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63">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6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1">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72">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80">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8E">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9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9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AA">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8">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C5">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C6">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D4">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E1">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E2">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6E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F0">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6FE">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0B">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0C">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1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1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28">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36">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43">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44">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52">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53">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5">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56">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57">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5C">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5D">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5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5F">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60">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6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6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63">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64">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6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6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67">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68">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6B">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6D">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6E">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6F">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70">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7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73">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74">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75">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77">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78">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79">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7A">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7B">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7C">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7D">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7E">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8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83">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85">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88">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A">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8B">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8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8E">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8F">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90">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91">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92">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93">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94">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9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96">
      <w:pPr>
        <w:numPr>
          <w:ilvl w:val="0"/>
          <w:numId w:val="29"/>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97">
      <w:pPr>
        <w:numPr>
          <w:ilvl w:val="0"/>
          <w:numId w:val="29"/>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98">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9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w:t>
      </w:r>
      <w:sdt>
        <w:sdtPr>
          <w:tag w:val="goog_rdk_34"/>
        </w:sdtPr>
        <w:sdtContent>
          <w:commentRangeStart w:id="29"/>
        </w:sdtContent>
      </w:sdt>
      <w:sdt>
        <w:sdtPr>
          <w:tag w:val="goog_rdk_35"/>
        </w:sdtPr>
        <w:sdtContent>
          <w:commentRangeStart w:id="30"/>
        </w:sdtContent>
      </w:sdt>
      <w:r w:rsidDel="00000000" w:rsidR="00000000" w:rsidRPr="00000000">
        <w:rPr>
          <w:rFonts w:ascii="Arial" w:cs="Arial" w:eastAsia="Arial" w:hAnsi="Arial"/>
          <w:color w:val="000000"/>
          <w:sz w:val="20"/>
          <w:szCs w:val="20"/>
          <w:rtl w:val="0"/>
        </w:rPr>
        <w:t xml:space="preserve">Session</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color w:val="000000"/>
          <w:sz w:val="20"/>
          <w:szCs w:val="20"/>
          <w:rtl w:val="0"/>
        </w:rPr>
        <w:t xml:space="preserve">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9A">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9C">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9E">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F">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A0">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A1">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2">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3">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4">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5">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6">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7">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8">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9">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A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AB">
      <w:pPr>
        <w:numPr>
          <w:ilvl w:val="0"/>
          <w:numId w:val="3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36"/>
        </w:sdtPr>
        <w:sdtContent>
          <w:commentRangeStart w:id="31"/>
        </w:sdtContent>
      </w:sdt>
      <w:r w:rsidDel="00000000" w:rsidR="00000000" w:rsidRPr="00000000">
        <w:rPr>
          <w:rFonts w:ascii="Arial" w:cs="Arial" w:eastAsia="Arial" w:hAnsi="Arial"/>
          <w:color w:val="000000"/>
          <w:rtl w:val="0"/>
        </w:rPr>
        <w:t xml:space="preserve"> 4.13</w:t>
      </w:r>
      <w:commentRangeEnd w:id="31"/>
      <w:r w:rsidDel="00000000" w:rsidR="00000000" w:rsidRPr="00000000">
        <w:commentReference w:id="31"/>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AC">
      <w:pPr>
        <w:numPr>
          <w:ilvl w:val="0"/>
          <w:numId w:val="63"/>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37"/>
        </w:sdtPr>
        <w:sdtContent>
          <w:commentRangeStart w:id="32"/>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A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AE">
      <w:pPr>
        <w:numPr>
          <w:ilvl w:val="0"/>
          <w:numId w:val="21"/>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AF">
      <w:pPr>
        <w:numPr>
          <w:ilvl w:val="0"/>
          <w:numId w:val="2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B0">
      <w:pPr>
        <w:numPr>
          <w:ilvl w:val="0"/>
          <w:numId w:val="2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B1">
      <w:pPr>
        <w:numPr>
          <w:ilvl w:val="0"/>
          <w:numId w:val="21"/>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B2">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B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8"/>
        </w:sdtPr>
        <w:sdtContent>
          <w:commentRangeStart w:id="33"/>
        </w:sdtContent>
      </w:sdt>
      <w:sdt>
        <w:sdtPr>
          <w:tag w:val="goog_rdk_39"/>
        </w:sdtPr>
        <w:sdtContent>
          <w:commentRangeStart w:id="34"/>
        </w:sdtContent>
      </w:sdt>
      <w:sdt>
        <w:sdtPr>
          <w:tag w:val="goog_rdk_40"/>
        </w:sdtPr>
        <w:sdtContent>
          <w:commentRangeStart w:id="35"/>
        </w:sdtContent>
      </w:sdt>
      <w:r w:rsidDel="00000000" w:rsidR="00000000" w:rsidRPr="00000000">
        <w:rPr>
          <w:rFonts w:ascii="Arial" w:cs="Arial" w:eastAsia="Arial" w:hAnsi="Arial"/>
          <w:rtl w:val="0"/>
        </w:rPr>
        <w:t xml:space="preserve">ents are allowed to send further MQTT Control Packets im</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B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6">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B7">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8">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B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A">
      <w:pPr>
        <w:spacing w:after="240" w:before="240" w:lineRule="auto"/>
        <w:ind w:left="580" w:right="0" w:firstLine="0"/>
        <w:rPr>
          <w:rFonts w:ascii="Arial" w:cs="Arial" w:eastAsia="Arial" w:hAnsi="Arial"/>
        </w:rPr>
      </w:pPr>
      <w:sdt>
        <w:sdtPr>
          <w:tag w:val="goog_rdk_41"/>
        </w:sdtPr>
        <w:sdtContent>
          <w:commentRangeStart w:id="36"/>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7BB">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BC">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B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B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C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C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C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C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C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C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C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D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D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E9">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EA">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7F9">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05">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06">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07">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0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16">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17">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18">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26">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35">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36">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44">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45">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53">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5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63">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1">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72">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8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81">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8F">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90">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9E">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9F">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AD">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A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BD">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CB">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CC">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DA">
            <w:pPr>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rtl w:val="0"/>
              </w:rPr>
              <w:t xml:space="preserve">Byte 11</w:t>
            </w:r>
            <w:commentRangeEnd w:id="37"/>
            <w:r w:rsidDel="00000000" w:rsidR="00000000" w:rsidRPr="00000000">
              <w:commentReference w:id="37"/>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DB">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EA">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EB">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8EC">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8ED">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8EE">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EF">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8F0">
      <w:pPr>
        <w:numPr>
          <w:ilvl w:val="0"/>
          <w:numId w:val="57"/>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8F1">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8F2">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8F3">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8F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8F5">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43"/>
        </w:sdtPr>
        <w:sdtContent>
          <w:commentRangeStart w:id="38"/>
        </w:sdtContent>
      </w:sdt>
      <w:r w:rsidDel="00000000" w:rsidR="00000000" w:rsidRPr="00000000">
        <w:rPr>
          <w:rFonts w:ascii="Arial" w:cs="Arial" w:eastAsia="Arial" w:hAnsi="Arial"/>
          <w:rtl w:val="0"/>
        </w:rPr>
        <w:t xml:space="preserve">should</w:t>
      </w:r>
      <w:commentRangeEnd w:id="38"/>
      <w:r w:rsidDel="00000000" w:rsidR="00000000" w:rsidRPr="00000000">
        <w:commentReference w:id="38"/>
      </w:r>
      <w:r w:rsidDel="00000000" w:rsidR="00000000" w:rsidRPr="00000000">
        <w:rPr>
          <w:rFonts w:ascii="Arial" w:cs="Arial" w:eastAsia="Arial" w:hAnsi="Arial"/>
          <w:rtl w:val="0"/>
        </w:rPr>
        <w:t xml:space="preserve"> be considered.</w:t>
      </w:r>
    </w:p>
    <w:p w:rsidR="00000000" w:rsidDel="00000000" w:rsidP="00000000" w:rsidRDefault="00000000" w:rsidRPr="00000000" w14:paraId="000008F6">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8F7">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8F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8F9">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8FB">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4"/>
        </w:sdtPr>
        <w:sdtContent>
          <w:commentRangeStart w:id="39"/>
        </w:sdtContent>
      </w:sdt>
      <w:sdt>
        <w:sdtPr>
          <w:tag w:val="goog_rdk_45"/>
        </w:sdtPr>
        <w:sdtContent>
          <w:commentRangeStart w:id="40"/>
        </w:sdtContent>
      </w:sdt>
      <w:r w:rsidDel="00000000" w:rsidR="00000000" w:rsidRPr="00000000">
        <w:rPr>
          <w:highlight w:val="yellow"/>
          <w:rtl w:val="0"/>
        </w:rPr>
        <w:t xml:space="preserve">128</w:t>
      </w:r>
      <w:commentRangeEnd w:id="39"/>
      <w:r w:rsidDel="00000000" w:rsidR="00000000" w:rsidRPr="00000000">
        <w:commentReference w:id="39"/>
      </w:r>
      <w:commentRangeEnd w:id="40"/>
      <w:r w:rsidDel="00000000" w:rsidR="00000000" w:rsidRPr="00000000">
        <w:commentReference w:id="40"/>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8FC">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8FD">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FE">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F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0">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1">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3">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4">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6">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07">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0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09">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0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0B">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0C">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0D">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0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0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1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1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1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1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1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1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1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2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2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2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3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3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3C">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4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45">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4E">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56">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57">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60">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61">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63">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64">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65">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66">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67">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68">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69">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6A">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6B">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6C">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6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6E">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6F">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70">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71">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7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7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7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7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7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7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8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8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8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9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9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9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A0">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A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A9">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B2">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BB">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BC">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BE">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B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C0">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C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C2">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C3">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C4">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C5">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C6">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C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D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D2">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D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DD">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D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E8">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E9">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9F4">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F5">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6">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7">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F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FB">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9F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0">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0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6">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0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1F">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20">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2A">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2B">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35">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3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41">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42">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44">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45">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46">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4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48">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49">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4A">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4C">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4D">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4E">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4F">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50">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51">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52">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5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5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55">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56">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57">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58">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59">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5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5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5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5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6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6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6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6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79">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87">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88">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9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9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A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A6">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A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A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A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A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5">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D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E3">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E4">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E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E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8">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E9">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EB">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AEC">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AED">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AEE">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AE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4.27</w:t>
        </w:r>
      </w:hyperlink>
      <w:r w:rsidDel="00000000" w:rsidR="00000000" w:rsidRPr="00000000">
        <w:rPr>
          <w:rFonts w:ascii="Arial" w:cs="Arial" w:eastAsia="Arial" w:hAnsi="Arial"/>
          <w:rtl w:val="0"/>
        </w:rPr>
        <w:t xml:space="preserve">.</w:t>
      </w:r>
    </w:p>
    <w:p w:rsidR="00000000" w:rsidDel="00000000" w:rsidP="00000000" w:rsidRDefault="00000000" w:rsidRPr="00000000" w14:paraId="00000AF0">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AF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F2">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AF3">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F4">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AF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AF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F7">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F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F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F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F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F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F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0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0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0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0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1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17">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25">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2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35">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36">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3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3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4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4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55">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64">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73">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7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83">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84">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85">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86">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87">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88">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89">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8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4.27</w:t>
        </w:r>
      </w:hyperlink>
      <w:r w:rsidDel="00000000" w:rsidR="00000000" w:rsidRPr="00000000">
        <w:rPr>
          <w:rFonts w:ascii="Arial" w:cs="Arial" w:eastAsia="Arial" w:hAnsi="Arial"/>
          <w:rtl w:val="0"/>
        </w:rPr>
        <w:t xml:space="preserve">.</w:t>
      </w:r>
    </w:p>
    <w:p w:rsidR="00000000" w:rsidDel="00000000" w:rsidP="00000000" w:rsidRDefault="00000000" w:rsidRPr="00000000" w14:paraId="00000B8C">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8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8E">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8F">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0">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91">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92">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9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9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A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B2">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C0">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C1">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D0">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D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D3">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D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D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D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DC">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DD">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E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F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F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BF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0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0E">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F">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1D">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E">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2C">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2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3C">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3D">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3E">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3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40">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41">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42">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5">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6">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59">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5C">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5D">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F">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6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61">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62">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63">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64">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65">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6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6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7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message might match multiple filters. </w:t>
      </w:r>
      <w:r w:rsidDel="00000000" w:rsidR="00000000" w:rsidRPr="00000000">
        <w:rPr>
          <w:rFonts w:ascii="Arial" w:cs="Arial" w:eastAsia="Arial" w:hAnsi="Arial"/>
          <w:highlight w:val="yellow"/>
          <w:rtl w:val="0"/>
        </w:rPr>
        <w:t xml:space="preserve">In this case the Server MUST deliver the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message, one for each additional matching subscription and respecting the subscription’s QoS in each case. </w:t>
      </w:r>
    </w:p>
    <w:p w:rsidR="00000000" w:rsidDel="00000000" w:rsidP="00000000" w:rsidRDefault="00000000" w:rsidRPr="00000000" w14:paraId="00000C71">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72">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74">
      <w:pPr>
        <w:spacing w:after="240" w:before="240" w:lineRule="auto"/>
        <w:ind w:left="0" w:right="0" w:firstLine="0"/>
        <w:rPr>
          <w:rFonts w:ascii="Arial" w:cs="Arial" w:eastAsia="Arial" w:hAnsi="Arial"/>
        </w:rPr>
      </w:pPr>
      <w:sdt>
        <w:sdtPr>
          <w:tag w:val="goog_rdk_46"/>
        </w:sdtPr>
        <w:sdtContent>
          <w:commentRangeStart w:id="41"/>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7"/>
        </w:sdtPr>
        <w:sdtContent>
          <w:commentRangeStart w:id="42"/>
        </w:sdtContent>
      </w:sdt>
      <w:r w:rsidDel="00000000" w:rsidR="00000000" w:rsidRPr="00000000">
        <w:rPr>
          <w:rFonts w:ascii="Arial" w:cs="Arial" w:eastAsia="Arial" w:hAnsi="Arial"/>
          <w:highlight w:val="yellow"/>
          <w:rtl w:val="0"/>
        </w:rPr>
        <w:t xml:space="preserve">Server</w:t>
      </w:r>
      <w:commentRangeEnd w:id="42"/>
      <w:r w:rsidDel="00000000" w:rsidR="00000000" w:rsidRPr="00000000">
        <w:commentReference w:id="4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C75">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7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78">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9">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7A">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7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7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7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7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7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8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8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84">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8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8D">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96">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9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9F">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A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A8">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A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B3">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B5">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B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B7">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B9">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BA">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BB">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B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B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B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B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C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C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C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C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C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C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C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C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C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D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D8">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E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E1">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E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E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F3">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F4">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F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F6">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F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F8">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C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FA">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CF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CFC">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F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F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F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0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0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0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0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0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0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0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0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1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1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19">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2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22">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2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2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34">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35">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36">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37">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3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39">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3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3B">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3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3D">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3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3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4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4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4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4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4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4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4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4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4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5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5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5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5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6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63">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6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6C">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75">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76">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7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78">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7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7A">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7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7C">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7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7E">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8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8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8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8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8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8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8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9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9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A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AA">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B8">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B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B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B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BF">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C1">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C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C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C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C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C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C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D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D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D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E5">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F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FB">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FC">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10">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11">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13">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14">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1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1E">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1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20">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2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22">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2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2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2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26">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2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message to a subscriber in the case where the original message was published with QoS 1 and the maximum QoS granted was QoS 0.</w:t>
      </w:r>
    </w:p>
    <w:p w:rsidR="00000000" w:rsidDel="00000000" w:rsidP="00000000" w:rsidRDefault="00000000" w:rsidRPr="00000000" w14:paraId="00000E2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message is received by the Client. On the other hand, a QoS 2 Message published to the same topic is downgraded by the Server to QoS 1 for delivery to the Client, so that Client might receive duplicate copies of the Message. </w:t>
      </w:r>
    </w:p>
    <w:p w:rsidR="00000000" w:rsidDel="00000000" w:rsidP="00000000" w:rsidRDefault="00000000" w:rsidRPr="00000000" w14:paraId="00000E29">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2A">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Message. A QoS 1 Message published to the same topic might either get lost or duplicated on its transmission to that Client.</w:t>
      </w:r>
    </w:p>
    <w:p w:rsidR="00000000" w:rsidDel="00000000" w:rsidP="00000000" w:rsidRDefault="00000000" w:rsidRPr="00000000" w14:paraId="00000E2B">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2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Messages matching this filter at the QoS with which they were published". This means a publisher is responsible for determining the maximum QoS a Message can be delivered at, but a subscriber is able to require that the Server downgrades the QoS to one more suitable for its usage.</w:t>
      </w:r>
    </w:p>
    <w:p w:rsidR="00000000" w:rsidDel="00000000" w:rsidP="00000000" w:rsidRDefault="00000000" w:rsidRPr="00000000" w14:paraId="00000E2D">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2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2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3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3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3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3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3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3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3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3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3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4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4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5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59">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6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6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6A">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6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6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7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7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73">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7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7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7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8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8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8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94">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BE">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CC">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CD">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C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CF">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D0">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8"/>
        </w:sdtPr>
        <w:sdtContent>
          <w:commentRangeStart w:id="4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3"/>
      <w:r w:rsidDel="00000000" w:rsidR="00000000" w:rsidRPr="00000000">
        <w:commentReference w:id="4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D2">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D3">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9"/>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50"/>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51"/>
        </w:sdtPr>
        <w:sdtContent>
          <w:commentRangeStart w:id="44"/>
        </w:sdtContent>
      </w:sdt>
      <w:r w:rsidDel="00000000" w:rsidR="00000000" w:rsidRPr="00000000">
        <w:rPr>
          <w:rFonts w:ascii="Arial" w:cs="Arial" w:eastAsia="Arial" w:hAnsi="Arial"/>
          <w:rtl w:val="0"/>
        </w:rPr>
        <w:t xml:space="preserve">not relevant</w:t>
      </w:r>
      <w:sdt>
        <w:sdtPr>
          <w:tag w:val="goog_rdk_52"/>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4"/>
      <w:r w:rsidDel="00000000" w:rsidR="00000000" w:rsidRPr="00000000">
        <w:commentReference w:id="44"/>
      </w:r>
      <w:r w:rsidDel="00000000" w:rsidR="00000000" w:rsidRPr="00000000">
        <w:rPr>
          <w:rFonts w:ascii="Arial" w:cs="Arial" w:eastAsia="Arial" w:hAnsi="Arial"/>
          <w:rtl w:val="0"/>
        </w:rPr>
        <w:t xml:space="preserve">)</w:t>
      </w:r>
    </w:p>
    <w:p w:rsidR="00000000" w:rsidDel="00000000" w:rsidP="00000000" w:rsidRDefault="00000000" w:rsidRPr="00000000" w14:paraId="00000ED4">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D5">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D6">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D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D8">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D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D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D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E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E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E8">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E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F7">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F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06">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07">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16">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1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1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1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2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2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2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2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2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2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2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2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3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3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3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4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4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52">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53">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5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5C">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5D">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62">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63">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72">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73">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7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75">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76">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77">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79">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7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7B">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7D">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7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7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80">
      <w:pPr>
        <w:numPr>
          <w:ilvl w:val="0"/>
          <w:numId w:val="5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81">
      <w:pPr>
        <w:numPr>
          <w:ilvl w:val="0"/>
          <w:numId w:val="5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82">
      <w:pPr>
        <w:numPr>
          <w:ilvl w:val="0"/>
          <w:numId w:val="52"/>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messages buffered for delivery to the Client.</w:t>
      </w:r>
    </w:p>
    <w:p w:rsidR="00000000" w:rsidDel="00000000" w:rsidP="00000000" w:rsidRDefault="00000000" w:rsidRPr="00000000" w14:paraId="00000F83">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84">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8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8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8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8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8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8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8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8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8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8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8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9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9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A1">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A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A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B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B3">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BC">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BD">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B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BF">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C0">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C1">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C2">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C3">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C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C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C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C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C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C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C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C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C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C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C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D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D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D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E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E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E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F1">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F2">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FB">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FC">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F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FE">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F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00">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01">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0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1003">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04">
      <w:pPr>
        <w:spacing w:after="240" w:before="240" w:lineRule="auto"/>
        <w:ind w:left="0" w:right="0" w:firstLine="0"/>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1005">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0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0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0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0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0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0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0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0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0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0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1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1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1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2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2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2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33">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34">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3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3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3F">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41">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4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43">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4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4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46">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47">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48">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49">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4A">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4B">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4C">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4E">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4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5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5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5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60">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6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71">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7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82">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83">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9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9C">
            <w:pPr>
              <w:jc w:val="center"/>
              <w:rPr>
                <w:rFonts w:ascii="Arial" w:cs="Arial" w:eastAsia="Arial" w:hAnsi="Arial"/>
                <w:i w:val="1"/>
                <w:sz w:val="18"/>
                <w:szCs w:val="18"/>
              </w:rPr>
            </w:pPr>
            <w:sdt>
              <w:sdtPr>
                <w:tag w:val="goog_rdk_53"/>
              </w:sdtPr>
              <w:sdtContent>
                <w:commentRangeStart w:id="4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9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A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A3">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A4">
            <w:pPr>
              <w:rPr>
                <w:rFonts w:ascii="Arial" w:cs="Arial" w:eastAsia="Arial" w:hAnsi="Arial"/>
              </w:rPr>
            </w:pPr>
            <w:commentRangeEnd w:id="45"/>
            <w:r w:rsidDel="00000000" w:rsidR="00000000" w:rsidRPr="00000000">
              <w:commentReference w:id="4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A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A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B1">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B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B5">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B6">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C6">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D7">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D8">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E8">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E9">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9">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FA">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0A">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0B">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1C">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4"/>
        </w:sdtPr>
        <w:sdtContent>
          <w:commentRangeStart w:id="46"/>
        </w:sdtContent>
      </w:sdt>
      <w:r w:rsidDel="00000000" w:rsidR="00000000" w:rsidRPr="00000000">
        <w:rPr>
          <w:rFonts w:ascii="Arial" w:cs="Arial" w:eastAsia="Arial" w:hAnsi="Arial"/>
          <w:rtl w:val="0"/>
        </w:rPr>
        <w:t xml:space="preserve">wants to </w:t>
      </w:r>
      <w:commentRangeEnd w:id="46"/>
      <w:r w:rsidDel="00000000" w:rsidR="00000000" w:rsidRPr="00000000">
        <w:commentReference w:id="46"/>
      </w:r>
      <w:r w:rsidDel="00000000" w:rsidR="00000000" w:rsidRPr="00000000">
        <w:rPr>
          <w:rFonts w:ascii="Arial" w:cs="Arial" w:eastAsia="Arial" w:hAnsi="Arial"/>
          <w:rtl w:val="0"/>
        </w:rPr>
        <w:t xml:space="preserve">delete</w:t>
      </w:r>
      <w:sdt>
        <w:sdtPr>
          <w:tag w:val="goog_rdk_55"/>
        </w:sdtPr>
        <w:sdtContent>
          <w:commentRangeStart w:id="47"/>
        </w:sdtContent>
      </w:sdt>
      <w:r w:rsidDel="00000000" w:rsidR="00000000" w:rsidRPr="00000000">
        <w:rPr>
          <w:rFonts w:ascii="Arial" w:cs="Arial" w:eastAsia="Arial" w:hAnsi="Arial"/>
          <w:rtl w:val="0"/>
        </w:rPr>
        <w:t xml:space="preserve"> </w:t>
      </w:r>
      <w:commentRangeEnd w:id="47"/>
      <w:r w:rsidDel="00000000" w:rsidR="00000000" w:rsidRPr="00000000">
        <w:commentReference w:id="47"/>
      </w:r>
      <w:r w:rsidDel="00000000" w:rsidR="00000000" w:rsidRPr="00000000">
        <w:rPr>
          <w:rFonts w:ascii="Arial" w:cs="Arial" w:eastAsia="Arial" w:hAnsi="Arial"/>
          <w:rtl w:val="0"/>
        </w:rPr>
        <w:t xml:space="preserve">the Virtual connection. </w:t>
      </w:r>
      <w:sdt>
        <w:sdtPr>
          <w:tag w:val="goog_rdk_56"/>
        </w:sdtPr>
        <w:sdtContent>
          <w:commentRangeStart w:id="4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8"/>
      <w:r w:rsidDel="00000000" w:rsidR="00000000" w:rsidRPr="00000000">
        <w:commentReference w:id="48"/>
      </w:r>
      <w:r w:rsidDel="00000000" w:rsidR="00000000" w:rsidRPr="00000000">
        <w:rPr>
          <w:rFonts w:ascii="Arial" w:cs="Arial" w:eastAsia="Arial" w:hAnsi="Arial"/>
          <w:rtl w:val="0"/>
        </w:rPr>
        <w:t xml:space="preserve"> </w:t>
      </w:r>
      <w:sdt>
        <w:sdtPr>
          <w:tag w:val="goog_rdk_57"/>
        </w:sdtPr>
        <w:sdtContent>
          <w:commentRangeStart w:id="4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9"/>
      <w:r w:rsidDel="00000000" w:rsidR="00000000" w:rsidRPr="00000000">
        <w:commentReference w:id="49"/>
      </w:r>
      <w:sdt>
        <w:sdtPr>
          <w:tag w:val="goog_rdk_58"/>
        </w:sdtPr>
        <w:sdtContent>
          <w:commentRangeStart w:id="5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111D">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1E">
      <w:pPr>
        <w:spacing w:after="306" w:lineRule="auto"/>
        <w:ind w:right="4"/>
        <w:rPr>
          <w:rFonts w:ascii="Arial" w:cs="Arial" w:eastAsia="Arial" w:hAnsi="Arial"/>
        </w:rPr>
      </w:pPr>
      <w:sdt>
        <w:sdtPr>
          <w:tag w:val="goog_rdk_59"/>
        </w:sdtPr>
        <w:sdtContent>
          <w:commentRangeStart w:id="5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11F">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2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21">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22">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23">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29">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60"/>
        </w:sdtPr>
        <w:sdtContent>
          <w:commentRangeStart w:id="52"/>
        </w:sdtContent>
      </w:sdt>
      <w:r w:rsidDel="00000000" w:rsidR="00000000" w:rsidRPr="00000000">
        <w:rPr>
          <w:rFonts w:ascii="Arial" w:cs="Arial" w:eastAsia="Arial" w:hAnsi="Arial"/>
          <w:highlight w:val="yellow"/>
          <w:rtl w:val="0"/>
        </w:rPr>
        <w:t xml:space="preserve">Gateway</w:t>
      </w:r>
      <w:commentRangeEnd w:id="52"/>
      <w:r w:rsidDel="00000000" w:rsidR="00000000" w:rsidRPr="00000000">
        <w:commentReference w:id="5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2A">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2C">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2D">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2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2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30">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31">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32">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3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34">
      <w:pPr>
        <w:numPr>
          <w:ilvl w:val="0"/>
          <w:numId w:val="33"/>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[MQTT-3.14.4-1]</w:t>
      </w:r>
      <w:r w:rsidDel="00000000" w:rsidR="00000000" w:rsidRPr="00000000">
        <w:rPr>
          <w:rFonts w:ascii="Arial" w:cs="Arial" w:eastAsia="Arial" w:hAnsi="Arial"/>
          <w:rtl w:val="0"/>
        </w:rPr>
        <w:t xml:space="preserve">.</w:t>
      </w:r>
    </w:p>
    <w:p w:rsidR="00000000" w:rsidDel="00000000" w:rsidP="00000000" w:rsidRDefault="00000000" w:rsidRPr="00000000" w14:paraId="00001135">
      <w:pPr>
        <w:numPr>
          <w:ilvl w:val="0"/>
          <w:numId w:val="33"/>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[MQTT-3.14.4-2]</w:t>
      </w:r>
      <w:r w:rsidDel="00000000" w:rsidR="00000000" w:rsidRPr="00000000">
        <w:rPr>
          <w:rFonts w:ascii="Arial" w:cs="Arial" w:eastAsia="Arial" w:hAnsi="Arial"/>
          <w:rtl w:val="0"/>
        </w:rPr>
        <w:t xml:space="preserve">.</w:t>
      </w:r>
    </w:p>
    <w:p w:rsidR="00000000" w:rsidDel="00000000" w:rsidP="00000000" w:rsidRDefault="00000000" w:rsidRPr="00000000" w14:paraId="0000113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37">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[MQTT-3.14.4-3]</w:t>
      </w:r>
      <w:r w:rsidDel="00000000" w:rsidR="00000000" w:rsidRPr="00000000">
        <w:rPr>
          <w:rFonts w:ascii="Arial" w:cs="Arial" w:eastAsia="Arial" w:hAnsi="Arial"/>
          <w:rtl w:val="0"/>
        </w:rPr>
        <w:t xml:space="preserve">, as described in</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section 3.1.2.5</w:t>
        </w:r>
      </w:hyperlink>
      <w:r w:rsidDel="00000000" w:rsidR="00000000" w:rsidRPr="00000000">
        <w:rPr>
          <w:rFonts w:ascii="Arial" w:cs="Arial" w:eastAsia="Arial" w:hAnsi="Arial"/>
          <w:rtl w:val="0"/>
        </w:rPr>
        <w:t xml:space="preserve">.</w:t>
      </w:r>
    </w:p>
    <w:p w:rsidR="00000000" w:rsidDel="00000000" w:rsidP="00000000" w:rsidRDefault="00000000" w:rsidRPr="00000000" w14:paraId="00001138">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DISCONNECT notification by sending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3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3A">
      <w:pPr>
        <w:numPr>
          <w:ilvl w:val="0"/>
          <w:numId w:val="15"/>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3B">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3C">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3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3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3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4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4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4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4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4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4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4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4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4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5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5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59">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61">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62">
            <w:pPr>
              <w:jc w:val="center"/>
              <w:rPr>
                <w:rFonts w:ascii="Arial" w:cs="Arial" w:eastAsia="Arial" w:hAnsi="Arial"/>
              </w:rPr>
            </w:pPr>
            <w:sdt>
              <w:sdtPr>
                <w:tag w:val="goog_rdk_61"/>
              </w:sdtPr>
              <w:sdtContent>
                <w:commentRangeStart w:id="53"/>
              </w:sdtContent>
            </w:sdt>
            <w:sdt>
              <w:sdtPr>
                <w:tag w:val="goog_rdk_62"/>
              </w:sdtPr>
              <w:sdtContent>
                <w:commentRangeStart w:id="54"/>
              </w:sdtContent>
            </w:sdt>
            <w:sdt>
              <w:sdtPr>
                <w:tag w:val="goog_rdk_63"/>
              </w:sdtPr>
              <w:sdtContent>
                <w:commentRangeStart w:id="55"/>
              </w:sdtContent>
            </w:sdt>
            <w:r w:rsidDel="00000000" w:rsidR="00000000" w:rsidRPr="00000000">
              <w:rPr>
                <w:rFonts w:ascii="Arial" w:cs="Arial" w:eastAsia="Arial" w:hAnsi="Arial"/>
                <w:rtl w:val="0"/>
              </w:rPr>
              <w:t xml:space="preserve">Wireless Node Id</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tc>
      </w:tr>
      <w:tr>
        <w:trPr>
          <w:cantSplit w:val="0"/>
          <w:tblHeader w:val="0"/>
        </w:trPr>
        <w:tc>
          <w:tcPr/>
          <w:p w:rsidR="00000000" w:rsidDel="00000000" w:rsidP="00000000" w:rsidRDefault="00000000" w:rsidRPr="00000000" w14:paraId="0000116A">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6B">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7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64"/>
        </w:sdtPr>
        <w:sdtContent>
          <w:commentRangeStart w:id="56"/>
        </w:sdtContent>
      </w:sdt>
      <w:r w:rsidDel="00000000" w:rsidR="00000000" w:rsidRPr="00000000">
        <w:rPr>
          <w:rFonts w:ascii="Arial" w:cs="Arial" w:eastAsia="Arial" w:hAnsi="Arial"/>
          <w:rtl w:val="0"/>
        </w:rPr>
        <w:t xml:space="preserve">frames </w:t>
      </w:r>
      <w:commentRangeEnd w:id="56"/>
      <w:r w:rsidDel="00000000" w:rsidR="00000000" w:rsidRPr="00000000">
        <w:commentReference w:id="56"/>
      </w:r>
      <w:r w:rsidDel="00000000" w:rsidR="00000000" w:rsidRPr="00000000">
        <w:rPr>
          <w:rFonts w:ascii="Arial" w:cs="Arial" w:eastAsia="Arial" w:hAnsi="Arial"/>
          <w:rtl w:val="0"/>
        </w:rPr>
        <w:t xml:space="preserve">it receives on the</w:t>
      </w:r>
      <w:sdt>
        <w:sdtPr>
          <w:tag w:val="goog_rdk_65"/>
        </w:sdtPr>
        <w:sdtContent>
          <w:commentRangeStart w:id="57"/>
        </w:sdtContent>
      </w:sdt>
      <w:r w:rsidDel="00000000" w:rsidR="00000000" w:rsidRPr="00000000">
        <w:rPr>
          <w:rFonts w:ascii="Arial" w:cs="Arial" w:eastAsia="Arial" w:hAnsi="Arial"/>
          <w:rtl w:val="0"/>
        </w:rPr>
        <w:t xml:space="preserve"> wireless side </w:t>
      </w:r>
      <w:commentRangeEnd w:id="57"/>
      <w:r w:rsidDel="00000000" w:rsidR="00000000" w:rsidRPr="00000000">
        <w:commentReference w:id="57"/>
      </w:r>
      <w:r w:rsidDel="00000000" w:rsidR="00000000" w:rsidRPr="00000000">
        <w:rPr>
          <w:rFonts w:ascii="Arial" w:cs="Arial" w:eastAsia="Arial" w:hAnsi="Arial"/>
          <w:rtl w:val="0"/>
        </w:rPr>
        <w:t xml:space="preserve">and forwards them unchanged to the gateway; in the opposite direction, it decapsulates the</w:t>
      </w:r>
      <w:sdt>
        <w:sdtPr>
          <w:tag w:val="goog_rdk_66"/>
        </w:sdtPr>
        <w:sdtContent>
          <w:commentRangeStart w:id="58"/>
        </w:sdtContent>
      </w:sdt>
      <w:r w:rsidDel="00000000" w:rsidR="00000000" w:rsidRPr="00000000">
        <w:rPr>
          <w:rFonts w:ascii="Arial" w:cs="Arial" w:eastAsia="Arial" w:hAnsi="Arial"/>
          <w:rtl w:val="0"/>
        </w:rPr>
        <w:t xml:space="preserve"> frames</w:t>
      </w:r>
      <w:commentRangeEnd w:id="58"/>
      <w:r w:rsidDel="00000000" w:rsidR="00000000" w:rsidRPr="00000000">
        <w:commentReference w:id="58"/>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75">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77">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7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79">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B">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C">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D">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E">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F">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0">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1">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2">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3">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4">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5">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8B">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8C">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E">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6">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98">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99">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9A">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9C">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9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9E">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9F">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A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A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BA">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C7">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C8">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D5">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DC">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DF">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E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EE">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EF">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FB">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FC">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08">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09">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15">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16">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22">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23">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2F">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30">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3C">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3D">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49">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4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7"/>
        </w:sdtPr>
        <w:sdtContent>
          <w:commentRangeStart w:id="59"/>
        </w:sdtContent>
      </w:sdt>
      <w:sdt>
        <w:sdtPr>
          <w:tag w:val="goog_rdk_68"/>
        </w:sdtPr>
        <w:sdtContent>
          <w:commentRangeStart w:id="60"/>
        </w:sdtContent>
      </w:sdt>
      <w:r w:rsidDel="00000000" w:rsidR="00000000" w:rsidRPr="00000000">
        <w:rPr>
          <w:rFonts w:ascii="Arial" w:cs="Arial" w:eastAsia="Arial" w:hAnsi="Arial"/>
          <w:rtl w:val="0"/>
        </w:rPr>
        <w:t xml:space="preserve"> packet is protected</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4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4C">
      <w:pPr>
        <w:spacing w:after="9" w:lineRule="auto"/>
        <w:ind w:left="-5" w:right="4" w:firstLine="0"/>
        <w:rPr>
          <w:rFonts w:ascii="Arial" w:cs="Arial" w:eastAsia="Arial" w:hAnsi="Arial"/>
        </w:rPr>
      </w:pPr>
      <w:sdt>
        <w:sdtPr>
          <w:tag w:val="goog_rdk_69"/>
        </w:sdtPr>
        <w:sdtContent>
          <w:commentRangeStart w:id="61"/>
        </w:sdtContent>
      </w:sdt>
      <w:sdt>
        <w:sdtPr>
          <w:tag w:val="goog_rdk_70"/>
        </w:sdtPr>
        <w:sdtContent>
          <w:commentRangeStart w:id="62"/>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61"/>
      <w:r w:rsidDel="00000000" w:rsidR="00000000" w:rsidRPr="00000000">
        <w:commentReference w:id="61"/>
      </w:r>
      <w:commentRangeEnd w:id="62"/>
      <w:r w:rsidDel="00000000" w:rsidR="00000000" w:rsidRPr="00000000">
        <w:commentReference w:id="62"/>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4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4E">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4F">
      <w:pPr>
        <w:spacing w:after="9" w:lineRule="auto"/>
        <w:ind w:left="-5" w:right="4" w:firstLine="0"/>
        <w:rPr>
          <w:rFonts w:ascii="Arial" w:cs="Arial" w:eastAsia="Arial" w:hAnsi="Arial"/>
          <w:b w:val="1"/>
        </w:rPr>
      </w:pPr>
      <w:sdt>
        <w:sdtPr>
          <w:tag w:val="goog_rdk_71"/>
        </w:sdtPr>
        <w:sdtContent>
          <w:commentRangeStart w:id="63"/>
        </w:sdtContent>
      </w:sdt>
      <w:sdt>
        <w:sdtPr>
          <w:tag w:val="goog_rdk_72"/>
        </w:sdtPr>
        <w:sdtContent>
          <w:commentRangeStart w:id="64"/>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5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51">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5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53">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254">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56">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58">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59">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5A">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5B">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5C">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5D">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5E">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5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60">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61">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6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63">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64">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66">
      <w:pPr>
        <w:numPr>
          <w:ilvl w:val="0"/>
          <w:numId w:val="24"/>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67">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68">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69">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6A">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6C">
      <w:pPr>
        <w:numPr>
          <w:ilvl w:val="0"/>
          <w:numId w:val="55"/>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6D">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6E">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6F">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70">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71">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72">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73">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4">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5">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6">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7">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D8">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D9">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DA">
      <w:pPr>
        <w:numPr>
          <w:ilvl w:val="0"/>
          <w:numId w:val="16"/>
        </w:numPr>
        <w:spacing w:after="0" w:before="0" w:lineRule="auto"/>
        <w:ind w:left="720" w:hanging="360"/>
        <w:rPr>
          <w:rFonts w:ascii="Arial" w:cs="Arial" w:eastAsia="Arial" w:hAnsi="Arial"/>
          <w:u w:val="none"/>
        </w:rPr>
      </w:pPr>
      <w:sdt>
        <w:sdtPr>
          <w:tag w:val="goog_rdk_73"/>
        </w:sdtPr>
        <w:sdtContent>
          <w:commentRangeStart w:id="65"/>
        </w:sdtContent>
      </w:sdt>
      <w:r w:rsidDel="00000000" w:rsidR="00000000" w:rsidRPr="00000000">
        <w:rPr>
          <w:rFonts w:ascii="Arial" w:cs="Arial" w:eastAsia="Arial" w:hAnsi="Arial"/>
          <w:color w:val="222222"/>
          <w:rtl w:val="0"/>
        </w:rPr>
        <w:t xml:space="preserve">Reference </w:t>
      </w:r>
      <w:hyperlink r:id="rId6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DB">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DC">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DD">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70">
        <w:r w:rsidDel="00000000" w:rsidR="00000000" w:rsidRPr="00000000">
          <w:rPr>
            <w:rFonts w:ascii="Arial" w:cs="Arial" w:eastAsia="Arial" w:hAnsi="Arial"/>
            <w:rtl w:val="0"/>
          </w:rPr>
          <w:t xml:space="preserve"> </w:t>
        </w:r>
      </w:hyperlink>
      <w:hyperlink r:id="rId7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DE">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DF">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E0">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E1">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E2">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2E3">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E4">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E5">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E6">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E7">
      <w:pPr>
        <w:numPr>
          <w:ilvl w:val="0"/>
          <w:numId w:val="6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E8">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E9">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EA">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EB">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E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ED">
      <w:pPr>
        <w:numPr>
          <w:ilvl w:val="0"/>
          <w:numId w:val="4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EE">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EF">
      <w:pPr>
        <w:spacing w:after="0" w:before="0" w:lineRule="auto"/>
        <w:ind w:left="720" w:firstLine="0"/>
        <w:rPr>
          <w:rFonts w:ascii="Arial" w:cs="Arial" w:eastAsia="Arial" w:hAnsi="Arial"/>
          <w:b w:val="1"/>
          <w:i w:val="1"/>
          <w:color w:val="222222"/>
          <w:u w:val="single"/>
          <w:shd w:fill="fff2cc" w:val="clear"/>
        </w:rPr>
      </w:pPr>
      <w:sdt>
        <w:sdtPr>
          <w:tag w:val="goog_rdk_74"/>
        </w:sdtPr>
        <w:sdtContent>
          <w:commentRangeStart w:id="66"/>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F0">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F1">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F2">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F3">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2F4">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F5">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2F6">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F7">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8">
      <w:pPr>
        <w:numPr>
          <w:ilvl w:val="0"/>
          <w:numId w:val="4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F9">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FA">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FB">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FC">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FD">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FE">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FF">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00">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01">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02">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03">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04">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05">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75"/>
        </w:sdtPr>
        <w:sdtContent>
          <w:commentRangeStart w:id="67"/>
        </w:sdtContent>
      </w:sdt>
      <w:r w:rsidDel="00000000" w:rsidR="00000000" w:rsidRPr="00000000">
        <w:rPr>
          <w:rFonts w:ascii="Arial" w:cs="Arial" w:eastAsia="Arial" w:hAnsi="Arial"/>
          <w:rtl w:val="0"/>
        </w:rPr>
        <w:t xml:space="preserve">Session state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1306">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07">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08">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09">
      <w:pPr>
        <w:numPr>
          <w:ilvl w:val="0"/>
          <w:numId w:val="45"/>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30A">
      <w:pPr>
        <w:numPr>
          <w:ilvl w:val="0"/>
          <w:numId w:val="45"/>
        </w:numPr>
        <w:spacing w:after="240" w:before="0" w:beforeAutospacing="0" w:lineRule="auto"/>
        <w:ind w:left="720" w:right="0" w:hanging="360"/>
        <w:rPr>
          <w:u w:val="none"/>
        </w:rPr>
      </w:pPr>
      <w:r w:rsidDel="00000000" w:rsidR="00000000" w:rsidRPr="00000000">
        <w:rPr>
          <w:rtl w:val="0"/>
        </w:rPr>
        <w:t xml:space="preserve">QoS 2 </w:t>
      </w:r>
      <w:sdt>
        <w:sdtPr>
          <w:tag w:val="goog_rdk_76"/>
        </w:sdtPr>
        <w:sdtContent>
          <w:commentRangeStart w:id="68"/>
        </w:sdtContent>
      </w:sdt>
      <w:r w:rsidDel="00000000" w:rsidR="00000000" w:rsidRPr="00000000">
        <w:rPr>
          <w:rtl w:val="0"/>
        </w:rPr>
        <w:t xml:space="preserve">messages </w:t>
      </w:r>
      <w:commentRangeEnd w:id="68"/>
      <w:r w:rsidDel="00000000" w:rsidR="00000000" w:rsidRPr="00000000">
        <w:commentReference w:id="68"/>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0B">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0C">
      <w:pPr>
        <w:numPr>
          <w:ilvl w:val="0"/>
          <w:numId w:val="41"/>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0D">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0E">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30F">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310">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311">
      <w:pPr>
        <w:numPr>
          <w:ilvl w:val="0"/>
          <w:numId w:val="41"/>
        </w:numPr>
        <w:spacing w:after="0" w:afterAutospacing="0" w:before="0" w:beforeAutospacing="0" w:lineRule="auto"/>
        <w:ind w:left="720" w:right="0" w:hanging="360"/>
        <w:rPr>
          <w:u w:val="none"/>
        </w:rPr>
      </w:pPr>
      <w:sdt>
        <w:sdtPr>
          <w:tag w:val="goog_rdk_77"/>
        </w:sdtPr>
        <w:sdtContent>
          <w:commentRangeStart w:id="69"/>
        </w:sdtContent>
      </w:sdt>
      <w:sdt>
        <w:sdtPr>
          <w:tag w:val="goog_rdk_78"/>
        </w:sdtPr>
        <w:sdtContent>
          <w:commentRangeStart w:id="70"/>
        </w:sdtContent>
      </w:sdt>
      <w:r w:rsidDel="00000000" w:rsidR="00000000" w:rsidRPr="00000000">
        <w:rPr>
          <w:rtl w:val="0"/>
        </w:rPr>
        <w:t xml:space="preserve">The Will Message</w:t>
      </w:r>
      <w:sdt>
        <w:sdtPr>
          <w:tag w:val="goog_rdk_79"/>
        </w:sdtPr>
        <w:sdtContent>
          <w:ins w:author="davide.lenzarini@u-blox.com" w:id="4" w:date="2024-03-19T17:48:32Z">
            <w:commentRangeEnd w:id="69"/>
            <w:r w:rsidDel="00000000" w:rsidR="00000000" w:rsidRPr="00000000">
              <w:commentReference w:id="69"/>
            </w:r>
            <w:commentRangeEnd w:id="70"/>
            <w:r w:rsidDel="00000000" w:rsidR="00000000" w:rsidRPr="00000000">
              <w:commentReference w:id="70"/>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12">
      <w:pPr>
        <w:numPr>
          <w:ilvl w:val="0"/>
          <w:numId w:val="41"/>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13">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14">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15">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16">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80"/>
        </w:sdtPr>
        <w:sdtContent>
          <w:commentRangeStart w:id="71"/>
        </w:sdtContent>
      </w:sdt>
      <w:sdt>
        <w:sdtPr>
          <w:tag w:val="goog_rdk_81"/>
        </w:sdtPr>
        <w:sdtContent>
          <w:commentRangeStart w:id="72"/>
        </w:sdtContent>
      </w:sdt>
      <w:r w:rsidDel="00000000" w:rsidR="00000000" w:rsidRPr="00000000">
        <w:rPr>
          <w:highlight w:val="yellow"/>
          <w:rtl w:val="0"/>
        </w:rPr>
        <w:t xml:space="preserve"> </w:t>
      </w:r>
      <w:commentRangeEnd w:id="71"/>
      <w:r w:rsidDel="00000000" w:rsidR="00000000" w:rsidRPr="00000000">
        <w:commentReference w:id="71"/>
      </w:r>
      <w:commentRangeEnd w:id="72"/>
      <w:r w:rsidDel="00000000" w:rsidR="00000000" w:rsidRPr="00000000">
        <w:commentReference w:id="72"/>
      </w:r>
      <w:r w:rsidDel="00000000" w:rsidR="00000000" w:rsidRPr="00000000">
        <w:rPr>
          <w:highlight w:val="yellow"/>
          <w:rtl w:val="0"/>
        </w:rPr>
        <w:t xml:space="preserve">and </w:t>
      </w:r>
      <w:sdt>
        <w:sdtPr>
          <w:tag w:val="goog_rdk_82"/>
        </w:sdtPr>
        <w:sdtContent>
          <w:commentRangeStart w:id="73"/>
        </w:sdtContent>
      </w:sdt>
      <w:r w:rsidDel="00000000" w:rsidR="00000000" w:rsidRPr="00000000">
        <w:rPr>
          <w:highlight w:val="yellow"/>
          <w:rtl w:val="0"/>
        </w:rPr>
        <w:t xml:space="preserve">the Session Expiry Interval has passed</w:t>
      </w:r>
      <w:commentRangeEnd w:id="73"/>
      <w:r w:rsidDel="00000000" w:rsidR="00000000" w:rsidRPr="00000000">
        <w:commentReference w:id="73"/>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17">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18">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19">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1A">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1B">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1C">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1D">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1E">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1F">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20">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21">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22">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23">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24">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25">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26">
      <w:pPr>
        <w:numPr>
          <w:ilvl w:val="0"/>
          <w:numId w:val="61"/>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27">
      <w:pPr>
        <w:numPr>
          <w:ilvl w:val="0"/>
          <w:numId w:val="61"/>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28">
      <w:pPr>
        <w:numPr>
          <w:ilvl w:val="0"/>
          <w:numId w:val="61"/>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29">
      <w:pPr>
        <w:numPr>
          <w:ilvl w:val="0"/>
          <w:numId w:val="61"/>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2A">
      <w:pPr>
        <w:numPr>
          <w:ilvl w:val="0"/>
          <w:numId w:val="61"/>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2B">
      <w:pPr>
        <w:numPr>
          <w:ilvl w:val="0"/>
          <w:numId w:val="61"/>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2C">
      <w:pPr>
        <w:numPr>
          <w:ilvl w:val="0"/>
          <w:numId w:val="61"/>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2D">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2E">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2F">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30">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31">
      <w:pPr>
        <w:numPr>
          <w:ilvl w:val="0"/>
          <w:numId w:val="38"/>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32">
      <w:pPr>
        <w:numPr>
          <w:ilvl w:val="0"/>
          <w:numId w:val="38"/>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33">
      <w:pPr>
        <w:numPr>
          <w:ilvl w:val="0"/>
          <w:numId w:val="38"/>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34">
      <w:pPr>
        <w:numPr>
          <w:ilvl w:val="0"/>
          <w:numId w:val="38"/>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35">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36">
      <w:pPr>
        <w:numPr>
          <w:ilvl w:val="0"/>
          <w:numId w:val="38"/>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37">
      <w:pPr>
        <w:numPr>
          <w:ilvl w:val="0"/>
          <w:numId w:val="38"/>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38">
      <w:pPr>
        <w:numPr>
          <w:ilvl w:val="0"/>
          <w:numId w:val="38"/>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39">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3A">
      <w:pPr>
        <w:spacing w:after="240" w:before="240" w:lineRule="auto"/>
        <w:ind w:left="0" w:firstLine="0"/>
        <w:rPr>
          <w:shd w:fill="ffe599" w:val="clear"/>
        </w:rPr>
      </w:pPr>
      <w:r w:rsidDel="00000000" w:rsidR="00000000" w:rsidRPr="00000000">
        <w:rPr>
          <w:shd w:fill="ffe599" w:val="clear"/>
          <w:rtl w:val="0"/>
        </w:rPr>
        <w:t xml:space="preserve">Both </w:t>
      </w:r>
      <w:sdt>
        <w:sdtPr>
          <w:tag w:val="goog_rdk_83"/>
        </w:sdtPr>
        <w:sdtContent>
          <w:commentRangeStart w:id="74"/>
        </w:sdtContent>
      </w:sdt>
      <w:sdt>
        <w:sdtPr>
          <w:tag w:val="goog_rdk_84"/>
        </w:sdtPr>
        <w:sdtContent>
          <w:commentRangeStart w:id="75"/>
        </w:sdtContent>
      </w:sdt>
      <w:r w:rsidDel="00000000" w:rsidR="00000000" w:rsidRPr="00000000">
        <w:rPr>
          <w:shd w:fill="ffe599" w:val="clear"/>
          <w:rtl w:val="0"/>
        </w:rPr>
        <w:t xml:space="preserve">TCP and UDP ports 1883 and 8883 are registered with IANA for MQTT and secure communication respectively.</w:t>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133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3C">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3D">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3E">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3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4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41">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4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4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44">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45">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46">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47">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48">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49">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4A">
      <w:pPr>
        <w:numPr>
          <w:ilvl w:val="0"/>
          <w:numId w:val="18"/>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4B">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4C">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4D">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4E">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4F">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50">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51">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52">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53">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54">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55">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56">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57">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58">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5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5A">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5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5C">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5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5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5F">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6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6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62">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63">
      <w:pPr>
        <w:rPr/>
      </w:pPr>
      <w:sdt>
        <w:sdtPr>
          <w:tag w:val="goog_rdk_85"/>
        </w:sdtPr>
        <w:sdtContent>
          <w:commentRangeStart w:id="76"/>
        </w:sdtContent>
      </w:sdt>
      <w:r w:rsidDel="00000000" w:rsidR="00000000" w:rsidRPr="00000000">
        <w:rPr>
          <w:rtl w:val="0"/>
        </w:rPr>
      </w:r>
    </w:p>
    <w:p w:rsidR="00000000" w:rsidDel="00000000" w:rsidP="00000000" w:rsidRDefault="00000000" w:rsidRPr="00000000" w14:paraId="00001364">
      <w:pPr>
        <w:pStyle w:val="Heading3"/>
        <w:ind w:left="0" w:firstLine="0"/>
        <w:rPr>
          <w:rFonts w:ascii="Arial" w:cs="Arial" w:eastAsia="Arial" w:hAnsi="Arial"/>
        </w:rPr>
      </w:pPr>
      <w:bookmarkStart w:colFirst="0" w:colLast="0" w:name="_heading=h.1au1eum" w:id="217"/>
      <w:bookmarkEnd w:id="217"/>
      <w:commentRangeEnd w:id="76"/>
      <w:r w:rsidDel="00000000" w:rsidR="00000000" w:rsidRPr="00000000">
        <w:commentReference w:id="76"/>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65">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66">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67">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68">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86"/>
        </w:sdtPr>
        <w:sdtContent>
          <w:commentRangeStart w:id="77"/>
        </w:sdtContent>
      </w:sdt>
      <w:sdt>
        <w:sdtPr>
          <w:tag w:val="goog_rdk_87"/>
        </w:sdtPr>
        <w:sdtContent>
          <w:commentRangeStart w:id="78"/>
        </w:sdtContent>
      </w:sdt>
      <w:r w:rsidDel="00000000" w:rsidR="00000000" w:rsidRPr="00000000">
        <w:rPr>
          <w:rFonts w:ascii="Arial" w:cs="Arial" w:eastAsia="Arial" w:hAnsi="Arial"/>
          <w:highlight w:val="yellow"/>
          <w:rtl w:val="0"/>
        </w:rPr>
        <w:t xml:space="preserve">and DUP flag set to 0</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69">
      <w:pPr>
        <w:numPr>
          <w:ilvl w:val="0"/>
          <w:numId w:val="51"/>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6A">
      <w:pPr>
        <w:numPr>
          <w:ilvl w:val="0"/>
          <w:numId w:val="51"/>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6B">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6C">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8"/>
        </w:sdtPr>
        <w:sdtContent>
          <w:commentRangeStart w:id="79"/>
        </w:sdtContent>
      </w:sdt>
      <w:r w:rsidDel="00000000" w:rsidR="00000000" w:rsidRPr="00000000">
        <w:rPr>
          <w:rFonts w:ascii="Arial" w:cs="Arial" w:eastAsia="Arial" w:hAnsi="Arial"/>
          <w:b w:val="1"/>
          <w:highlight w:val="yellow"/>
          <w:rtl w:val="0"/>
        </w:rPr>
        <w:t xml:space="preserve">At any given time a sender </w:t>
      </w:r>
      <w:sdt>
        <w:sdtPr>
          <w:tag w:val="goog_rdk_89"/>
        </w:sdtPr>
        <w:sdtContent>
          <w:commentRangeStart w:id="80"/>
        </w:sdtContent>
      </w:sdt>
      <w:r w:rsidDel="00000000" w:rsidR="00000000" w:rsidRPr="00000000">
        <w:rPr>
          <w:rFonts w:ascii="Arial" w:cs="Arial" w:eastAsia="Arial" w:hAnsi="Arial"/>
          <w:b w:val="1"/>
          <w:highlight w:val="yellow"/>
          <w:rtl w:val="0"/>
        </w:rPr>
        <w:t xml:space="preserve">must</w:t>
      </w:r>
      <w:commentRangeEnd w:id="80"/>
      <w:r w:rsidDel="00000000" w:rsidR="00000000" w:rsidRPr="00000000">
        <w:commentReference w:id="80"/>
      </w:r>
      <w:r w:rsidDel="00000000" w:rsidR="00000000" w:rsidRPr="00000000">
        <w:rPr>
          <w:rFonts w:ascii="Arial" w:cs="Arial" w:eastAsia="Arial" w:hAnsi="Arial"/>
          <w:b w:val="1"/>
          <w:highlight w:val="yellow"/>
          <w:rtl w:val="0"/>
        </w:rPr>
        <w:t xml:space="preserve"> ONLY have 1 outstanding application message in flight.</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36D">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6E">
      <w:pPr>
        <w:numPr>
          <w:ilvl w:val="0"/>
          <w:numId w:val="5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6F">
      <w:pPr>
        <w:numPr>
          <w:ilvl w:val="0"/>
          <w:numId w:val="5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70">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71">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2">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73">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74">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6">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7">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9">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C">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E">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7F">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80">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8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2">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8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84">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85">
      <w:pPr>
        <w:numPr>
          <w:ilvl w:val="0"/>
          <w:numId w:val="23"/>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86">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87">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88">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89">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8A">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8B">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8C">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8D">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8E">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8F">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90">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9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9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93">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90"/>
        </w:sdtPr>
        <w:sdtContent>
          <w:commentRangeStart w:id="81"/>
        </w:sdtContent>
      </w:sdt>
      <w:sdt>
        <w:sdtPr>
          <w:tag w:val="goog_rdk_91"/>
        </w:sdtPr>
        <w:sdtContent>
          <w:commentRangeStart w:id="82"/>
        </w:sdtContent>
      </w:sdt>
      <w:sdt>
        <w:sdtPr>
          <w:tag w:val="goog_rdk_92"/>
        </w:sdtPr>
        <w:sdtContent>
          <w:commentRangeStart w:id="83"/>
        </w:sdtContent>
      </w:sdt>
      <w:sdt>
        <w:sdtPr>
          <w:tag w:val="goog_rdk_93"/>
        </w:sdtPr>
        <w:sdtContent>
          <w:commentRangeStart w:id="84"/>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94">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96"/>
      </w:sdtPr>
      <w:sdtContent>
        <w:p w:rsidR="00000000" w:rsidDel="00000000" w:rsidP="00000000" w:rsidRDefault="00000000" w:rsidRPr="00000000" w14:paraId="00001395">
          <w:pPr>
            <w:numPr>
              <w:ilvl w:val="0"/>
              <w:numId w:val="56"/>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6"/>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94"/>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95"/>
            </w:sdtPr>
            <w:sdtContent>
              <w:r w:rsidDel="00000000" w:rsidR="00000000" w:rsidRPr="00000000">
                <w:rPr>
                  <w:rtl w:val="0"/>
                </w:rPr>
              </w:r>
            </w:sdtContent>
          </w:sdt>
        </w:p>
      </w:sdtContent>
    </w:sdt>
    <w:p w:rsidR="00000000" w:rsidDel="00000000" w:rsidP="00000000" w:rsidRDefault="00000000" w:rsidRPr="00000000" w14:paraId="00001396">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97">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98">
      <w:pPr>
        <w:numPr>
          <w:ilvl w:val="0"/>
          <w:numId w:val="30"/>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99">
      <w:pPr>
        <w:numPr>
          <w:ilvl w:val="0"/>
          <w:numId w:val="30"/>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9A">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9B">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9C">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9D">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9E">
      <w:pPr>
        <w:spacing w:after="240" w:before="240" w:lineRule="auto"/>
        <w:ind w:left="0" w:right="0" w:firstLine="0"/>
        <w:rPr/>
      </w:pPr>
      <w:sdt>
        <w:sdtPr>
          <w:tag w:val="goog_rdk_97"/>
        </w:sdtPr>
        <w:sdtContent>
          <w:commentRangeStart w:id="85"/>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9F">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0">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1">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2">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3">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5">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6">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B">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E">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1">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3">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4">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5">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7">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CA">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CB">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8"/>
        </w:sdtPr>
        <w:sdtContent>
          <w:commentRangeStart w:id="86"/>
        </w:sdtContent>
      </w:sdt>
      <w:r w:rsidDel="00000000" w:rsidR="00000000" w:rsidRPr="00000000">
        <w:rPr>
          <w:rtl w:val="0"/>
        </w:rPr>
        <w:t xml:space="preserve">he receiver does not need to complete delivery of the Application Message before sending the </w:t>
      </w:r>
      <w:sdt>
        <w:sdtPr>
          <w:tag w:val="goog_rdk_99"/>
        </w:sdtPr>
        <w:sdtContent>
          <w:commentRangeStart w:id="87"/>
        </w:sdtContent>
      </w:sdt>
      <w:r w:rsidDel="00000000" w:rsidR="00000000" w:rsidRPr="00000000">
        <w:rPr>
          <w:rtl w:val="0"/>
        </w:rPr>
        <w:t xml:space="preserve">PUBREC or</w:t>
      </w:r>
      <w:commentRangeEnd w:id="87"/>
      <w:r w:rsidDel="00000000" w:rsidR="00000000" w:rsidRPr="00000000">
        <w:commentReference w:id="87"/>
      </w:r>
      <w:r w:rsidDel="00000000" w:rsidR="00000000" w:rsidRPr="00000000">
        <w:rPr>
          <w:rtl w:val="0"/>
        </w:rPr>
        <w:t xml:space="preserve"> PUBCOMP.</w:t>
      </w:r>
      <w:commentRangeEnd w:id="86"/>
      <w:r w:rsidDel="00000000" w:rsidR="00000000" w:rsidRPr="00000000">
        <w:commentReference w:id="86"/>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CC">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C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C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00"/>
        </w:sdtPr>
        <w:sdtContent>
          <w:commentRangeStart w:id="88"/>
        </w:sdtContent>
      </w:sdt>
      <w:r w:rsidDel="00000000" w:rsidR="00000000" w:rsidRPr="00000000">
        <w:rPr>
          <w:rFonts w:ascii="Arial" w:cs="Arial" w:eastAsia="Arial" w:hAnsi="Arial"/>
          <w:highlight w:val="yellow"/>
          <w:rtl w:val="0"/>
        </w:rPr>
        <w:t xml:space="preserve">Packets</w:t>
      </w:r>
      <w:commentRangeEnd w:id="88"/>
      <w:r w:rsidDel="00000000" w:rsidR="00000000" w:rsidRPr="00000000">
        <w:commentReference w:id="88"/>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C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01"/>
        </w:sdtPr>
        <w:sdtContent>
          <w:commentRangeStart w:id="89"/>
        </w:sdtContent>
      </w:sdt>
      <w:r w:rsidDel="00000000" w:rsidR="00000000" w:rsidRPr="00000000">
        <w:rPr>
          <w:rFonts w:ascii="Arial" w:cs="Arial" w:eastAsia="Arial" w:hAnsi="Arial"/>
          <w:highlight w:val="yellow"/>
          <w:rtl w:val="0"/>
        </w:rPr>
        <w:t xml:space="preserve">Packets</w:t>
      </w:r>
      <w:commentRangeEnd w:id="89"/>
      <w:r w:rsidDel="00000000" w:rsidR="00000000" w:rsidRPr="00000000">
        <w:commentReference w:id="8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D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D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02"/>
        </w:sdtPr>
        <w:sdtContent>
          <w:commentRangeStart w:id="90"/>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D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D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D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03"/>
        </w:sdtPr>
        <w:sdtContent>
          <w:commentRangeStart w:id="91"/>
        </w:sdtContent>
      </w:sdt>
      <w:r w:rsidDel="00000000" w:rsidR="00000000" w:rsidRPr="00000000">
        <w:rPr>
          <w:rFonts w:ascii="Arial" w:cs="Arial" w:eastAsia="Arial" w:hAnsi="Arial"/>
          <w:rtl w:val="0"/>
        </w:rPr>
        <w:t xml:space="preserve">also </w:t>
      </w:r>
      <w:commentRangeEnd w:id="91"/>
      <w:r w:rsidDel="00000000" w:rsidR="00000000" w:rsidRPr="00000000">
        <w:commentReference w:id="91"/>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D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9">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DA">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DB">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DC">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DE">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DF">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0">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E1">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E2">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E3">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E4">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E5">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E6">
      <w:pPr>
        <w:spacing w:after="240" w:before="240" w:lineRule="auto"/>
        <w:rPr>
          <w:rFonts w:ascii="Arial" w:cs="Arial" w:eastAsia="Arial" w:hAnsi="Arial"/>
        </w:rPr>
      </w:pPr>
      <w:sdt>
        <w:sdtPr>
          <w:tag w:val="goog_rdk_104"/>
        </w:sdtPr>
        <w:sdtContent>
          <w:commentRangeStart w:id="92"/>
        </w:sdtContent>
      </w:sdt>
      <w:sdt>
        <w:sdtPr>
          <w:tag w:val="goog_rdk_105"/>
        </w:sdtPr>
        <w:sdtContent>
          <w:commentRangeStart w:id="9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E7">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3E8">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E9">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3EA">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E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ED">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EE">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EF">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F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F1">
      <w:pPr>
        <w:numPr>
          <w:ilvl w:val="0"/>
          <w:numId w:val="31"/>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F2">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F3">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F4">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F5">
      <w:pPr>
        <w:numPr>
          <w:ilvl w:val="0"/>
          <w:numId w:val="31"/>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F6">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3F7">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F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F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F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FB">
      <w:pPr>
        <w:numPr>
          <w:ilvl w:val="0"/>
          <w:numId w:val="22"/>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FC">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FD">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FE">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FF">
      <w:pPr>
        <w:numPr>
          <w:ilvl w:val="0"/>
          <w:numId w:val="22"/>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00">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01">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0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3">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04">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0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6">
      <w:pPr>
        <w:numPr>
          <w:ilvl w:val="0"/>
          <w:numId w:val="17"/>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07">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08">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09">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0A">
      <w:pPr>
        <w:numPr>
          <w:ilvl w:val="0"/>
          <w:numId w:val="17"/>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0B">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0C">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0D">
      <w:pPr>
        <w:numPr>
          <w:ilvl w:val="0"/>
          <w:numId w:val="50"/>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0E">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0F">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10">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11">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12">
      <w:pPr>
        <w:numPr>
          <w:ilvl w:val="0"/>
          <w:numId w:val="50"/>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7">
        <w:r w:rsidDel="00000000" w:rsidR="00000000" w:rsidRPr="00000000">
          <w:rPr>
            <w:rFonts w:ascii="Arial" w:cs="Arial" w:eastAsia="Arial" w:hAnsi="Arial"/>
            <w:rtl w:val="0"/>
          </w:rPr>
          <w:t xml:space="preserve"> </w:t>
        </w:r>
      </w:hyperlink>
      <w:hyperlink r:id="rId7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13">
      <w:pPr>
        <w:numPr>
          <w:ilvl w:val="0"/>
          <w:numId w:val="50"/>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14">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1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16">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18">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numPr>
          <w:ilvl w:val="0"/>
          <w:numId w:val="37"/>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1A">
      <w:pPr>
        <w:numPr>
          <w:ilvl w:val="0"/>
          <w:numId w:val="37"/>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1B">
      <w:pPr>
        <w:numPr>
          <w:ilvl w:val="0"/>
          <w:numId w:val="37"/>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1C">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1D">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1F">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21">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22">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23">
      <w:pPr>
        <w:numPr>
          <w:ilvl w:val="0"/>
          <w:numId w:val="46"/>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24">
      <w:pPr>
        <w:numPr>
          <w:ilvl w:val="0"/>
          <w:numId w:val="46"/>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25">
      <w:pPr>
        <w:numPr>
          <w:ilvl w:val="0"/>
          <w:numId w:val="46"/>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26">
      <w:pPr>
        <w:numPr>
          <w:ilvl w:val="0"/>
          <w:numId w:val="46"/>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27">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28">
      <w:pPr>
        <w:spacing w:after="240" w:lineRule="auto"/>
        <w:ind w:left="0" w:right="0" w:firstLine="0"/>
        <w:rPr/>
      </w:pPr>
      <w:r w:rsidDel="00000000" w:rsidR="00000000" w:rsidRPr="00000000">
        <w:rPr>
          <w:rtl w:val="0"/>
        </w:rPr>
        <w:t xml:space="preserve">Refer to</w:t>
      </w:r>
      <w:hyperlink r:id="rId79">
        <w:r w:rsidDel="00000000" w:rsidR="00000000" w:rsidRPr="00000000">
          <w:rPr>
            <w:color w:val="1155cc"/>
            <w:u w:val="single"/>
            <w:rtl w:val="0"/>
          </w:rPr>
          <w:t xml:space="preserve"> section 3.3.4</w:t>
        </w:r>
      </w:hyperlink>
      <w:r w:rsidDel="00000000" w:rsidR="00000000" w:rsidRPr="00000000">
        <w:rPr>
          <w:rtl w:val="0"/>
        </w:rPr>
        <w:t xml:space="preserve"> for a description of how Clients and Servers react if they are sent more PUBLISH packets than the Receive Maximum allows.</w:t>
      </w:r>
    </w:p>
    <w:p w:rsidR="00000000" w:rsidDel="00000000" w:rsidP="00000000" w:rsidRDefault="00000000" w:rsidRPr="00000000" w14:paraId="00001429">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2A">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2B">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2C">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2D">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2E">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2F">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30">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31">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3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33">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34">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35">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36">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38">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82">
        <w:r w:rsidDel="00000000" w:rsidR="00000000" w:rsidRPr="00000000">
          <w:rPr>
            <w:highlight w:val="yellow"/>
            <w:rtl w:val="0"/>
          </w:rPr>
          <w:t xml:space="preserve"> </w:t>
        </w:r>
      </w:hyperlink>
      <w:hyperlink r:id="rId8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39">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3A">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3B">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3C">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3D">
      <w:pPr>
        <w:numPr>
          <w:ilvl w:val="0"/>
          <w:numId w:val="58"/>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3E">
      <w:pPr>
        <w:numPr>
          <w:ilvl w:val="0"/>
          <w:numId w:val="5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3F">
      <w:pPr>
        <w:numPr>
          <w:ilvl w:val="0"/>
          <w:numId w:val="5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40">
      <w:pPr>
        <w:numPr>
          <w:ilvl w:val="0"/>
          <w:numId w:val="58"/>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41">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42">
      <w:pPr>
        <w:numPr>
          <w:ilvl w:val="0"/>
          <w:numId w:val="20"/>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43">
      <w:pPr>
        <w:numPr>
          <w:ilvl w:val="0"/>
          <w:numId w:val="2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44">
      <w:pPr>
        <w:numPr>
          <w:ilvl w:val="0"/>
          <w:numId w:val="2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45">
      <w:pPr>
        <w:numPr>
          <w:ilvl w:val="0"/>
          <w:numId w:val="2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46">
      <w:pPr>
        <w:numPr>
          <w:ilvl w:val="0"/>
          <w:numId w:val="2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47">
      <w:pPr>
        <w:numPr>
          <w:ilvl w:val="0"/>
          <w:numId w:val="20"/>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48">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49">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4A">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4B">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4">
        <w:r w:rsidDel="00000000" w:rsidR="00000000" w:rsidRPr="00000000">
          <w:rPr>
            <w:highlight w:val="yellow"/>
            <w:rtl w:val="0"/>
          </w:rPr>
          <w:t xml:space="preserve"> </w:t>
        </w:r>
      </w:hyperlink>
      <w:hyperlink r:id="rId85">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4C">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4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4E">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4F">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50">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52">
      <w:pPr>
        <w:numPr>
          <w:ilvl w:val="0"/>
          <w:numId w:val="40"/>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53">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54">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55">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56">
      <w:pPr>
        <w:numPr>
          <w:ilvl w:val="0"/>
          <w:numId w:val="40"/>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57">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58">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59">
      <w:pPr>
        <w:numPr>
          <w:ilvl w:val="0"/>
          <w:numId w:val="27"/>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5A">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5B">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5C">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5D">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5E">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5F">
      <w:pPr>
        <w:numPr>
          <w:ilvl w:val="0"/>
          <w:numId w:val="27"/>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60">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61">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63">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65">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66">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67">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68">
      <w:pPr>
        <w:spacing w:after="240" w:before="240" w:lineRule="auto"/>
        <w:ind w:left="0" w:right="0" w:firstLine="0"/>
        <w:rPr/>
      </w:pPr>
      <w:r w:rsidDel="00000000" w:rsidR="00000000" w:rsidRPr="00000000">
        <w:rPr>
          <w:rtl w:val="0"/>
        </w:rPr>
        <w:t xml:space="preserve">Refer to section </w:t>
      </w:r>
      <w:sdt>
        <w:sdtPr>
          <w:tag w:val="goog_rdk_106"/>
        </w:sdtPr>
        <w:sdtContent>
          <w:commentRangeStart w:id="94"/>
        </w:sdtContent>
      </w:sdt>
      <w:sdt>
        <w:sdtPr>
          <w:tag w:val="goog_rdk_107"/>
        </w:sdtPr>
        <w:sdtContent>
          <w:commentRangeStart w:id="95"/>
        </w:sdtContent>
      </w:sdt>
      <w:r w:rsidDel="00000000" w:rsidR="00000000" w:rsidRPr="00000000">
        <w:rPr>
          <w:rtl w:val="0"/>
        </w:rPr>
        <w:t xml:space="preserve">5.4.9</w:t>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t xml:space="preserve"> for information about handling Disallowed Unicode code points.</w:t>
      </w:r>
    </w:p>
    <w:p w:rsidR="00000000" w:rsidDel="00000000" w:rsidP="00000000" w:rsidRDefault="00000000" w:rsidRPr="00000000" w14:paraId="00001469">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6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6B">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6C">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6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6E">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6F">
      <w:pPr>
        <w:spacing w:after="303" w:line="259" w:lineRule="auto"/>
        <w:ind w:left="284" w:right="4" w:firstLine="0"/>
        <w:rPr>
          <w:rFonts w:ascii="Arial" w:cs="Arial" w:eastAsia="Arial" w:hAnsi="Arial"/>
        </w:rPr>
      </w:pPr>
      <w:sdt>
        <w:sdtPr>
          <w:tag w:val="goog_rdk_109"/>
        </w:sdtPr>
        <w:sdtContent>
          <w:del w:author="davide.lenzarini@u-blox.com" w:id="7" w:date="2024-03-14T11:37:29Z"/>
          <w:sdt>
            <w:sdtPr>
              <w:tag w:val="goog_rdk_110"/>
            </w:sdtPr>
            <w:sdtContent>
              <w:commentRangeStart w:id="96"/>
            </w:sdtContent>
          </w:sdt>
          <w:del w:author="davide.lenzarini@u-blox.com" w:id="7" w:date="2024-03-14T11:37:29Z">
            <w:sdt>
              <w:sdtPr>
                <w:tag w:val="goog_rdk_111"/>
              </w:sdtPr>
              <w:sdtContent>
                <w:commentRangeStart w:id="97"/>
              </w:sdtContent>
            </w:sdt>
            <w:r w:rsidDel="00000000" w:rsidR="00000000" w:rsidRPr="00000000">
              <w:rPr>
                <w:rFonts w:ascii="Arial" w:cs="Arial" w:eastAsia="Arial" w:hAnsi="Arial"/>
              </w:rPr>
              <w:drawing>
                <wp:inline distB="0" distT="0" distL="0" distR="0">
                  <wp:extent cx="5729288" cy="5321408"/>
                  <wp:effectExtent b="0" l="0" r="0" t="0"/>
                  <wp:docPr id="29" name="image5.png"/>
                  <a:graphic>
                    <a:graphicData uri="http://schemas.openxmlformats.org/drawingml/2006/picture">
                      <pic:pic>
                        <pic:nvPicPr>
                          <pic:cNvPr id="0" name="image5.png"/>
                          <pic:cNvPicPr preferRelativeResize="0"/>
                        </pic:nvPicPr>
                        <pic:blipFill>
                          <a:blip r:embed="rId88"/>
                          <a:srcRect b="1599" l="-1824" r="-1388" t="0"/>
                          <a:stretch>
                            <a:fillRect/>
                          </a:stretch>
                        </pic:blipFill>
                        <pic:spPr>
                          <a:xfrm>
                            <a:off x="0" y="0"/>
                            <a:ext cx="5729288" cy="5321408"/>
                          </a:xfrm>
                          <a:prstGeom prst="rect"/>
                          <a:ln/>
                        </pic:spPr>
                      </pic:pic>
                    </a:graphicData>
                  </a:graphic>
                </wp:inline>
              </w:drawing>
            </w:r>
          </w:del>
        </w:sdtContent>
      </w:sdt>
      <w:commentRangeEnd w:id="96"/>
      <w:r w:rsidDel="00000000" w:rsidR="00000000" w:rsidRPr="00000000">
        <w:commentReference w:id="96"/>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1470">
      <w:pPr>
        <w:spacing w:after="203" w:line="265" w:lineRule="auto"/>
        <w:ind w:right="4"/>
        <w:jc w:val="center"/>
        <w:rPr>
          <w:rFonts w:ascii="Arial" w:cs="Arial" w:eastAsia="Arial" w:hAnsi="Arial"/>
        </w:rPr>
      </w:pPr>
      <w:sdt>
        <w:sdtPr>
          <w:tag w:val="goog_rdk_113"/>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71">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7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7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9"/>
      </w:sdtPr>
      <w:sdtContent>
        <w:p w:rsidR="00000000" w:rsidDel="00000000" w:rsidP="00000000" w:rsidRDefault="00000000" w:rsidRPr="00000000" w14:paraId="00001474">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14"/>
            </w:sdtPr>
            <w:sdtContent>
              <w:del w:author="davide.lenzarini@u-blox.com" w:id="9" w:date="2024-03-14T11:32:00Z"/>
              <w:sdt>
                <w:sdtPr>
                  <w:tag w:val="goog_rdk_115"/>
                </w:sdtPr>
                <w:sdtContent>
                  <w:commentRangeStart w:id="98"/>
                </w:sdtContent>
              </w:sdt>
              <w:del w:author="davide.lenzarini@u-blox.com" w:id="9" w:date="2024-03-14T11:32:00Z">
                <w:sdt>
                  <w:sdtPr>
                    <w:tag w:val="goog_rdk_116"/>
                  </w:sdtPr>
                  <w:sdtContent>
                    <w:commentRangeStart w:id="99"/>
                  </w:sdtContent>
                </w:sdt>
                <w:sdt>
                  <w:sdtPr>
                    <w:tag w:val="goog_rdk_117"/>
                  </w:sdtPr>
                  <w:sdtContent>
                    <w:commentRangeStart w:id="10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10.png"/>
                      <a:graphic>
                        <a:graphicData uri="http://schemas.openxmlformats.org/drawingml/2006/picture">
                          <pic:pic>
                            <pic:nvPicPr>
                              <pic:cNvPr descr="A close up of a map&#10;&#10;Description automatically generated" id="0" name="image10.png"/>
                              <pic:cNvPicPr preferRelativeResize="0"/>
                            </pic:nvPicPr>
                            <pic:blipFill>
                              <a:blip r:embed="rId89"/>
                              <a:srcRect b="0" l="0" r="0" t="0"/>
                              <a:stretch>
                                <a:fillRect/>
                              </a:stretch>
                            </pic:blipFill>
                            <pic:spPr>
                              <a:xfrm>
                                <a:off x="0" y="0"/>
                                <a:ext cx="4861756" cy="1810693"/>
                              </a:xfrm>
                              <a:prstGeom prst="rect"/>
                              <a:ln/>
                            </pic:spPr>
                          </pic:pic>
                        </a:graphicData>
                      </a:graphic>
                    </wp:inline>
                  </w:drawing>
                </w:r>
              </w:del>
            </w:sdtContent>
          </w:sdt>
          <w:sdt>
            <w:sdtPr>
              <w:tag w:val="goog_rdk_118"/>
            </w:sdtPr>
            <w:sdtContent>
              <w:ins w:author="davide.lenzarini@u-blox.com" w:id="9" w:date="2024-03-14T11:32:00Z">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r w:rsidDel="00000000" w:rsidR="00000000" w:rsidRPr="00000000">
                  <w:rPr>
                    <w:rtl w:val="0"/>
                  </w:rPr>
                </w:r>
              </w:ins>
            </w:sdtContent>
          </w:sdt>
        </w:p>
      </w:sdtContent>
    </w:sdt>
    <w:sdt>
      <w:sdtPr>
        <w:tag w:val="goog_rdk_122"/>
      </w:sdtPr>
      <w:sdtContent>
        <w:p w:rsidR="00000000" w:rsidDel="00000000" w:rsidP="00000000" w:rsidRDefault="00000000" w:rsidRPr="00000000" w14:paraId="00001475">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21"/>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1.png"/>
                      <a:graphic>
                        <a:graphicData uri="http://schemas.openxmlformats.org/drawingml/2006/picture">
                          <pic:pic>
                            <pic:nvPicPr>
                              <pic:cNvPr id="0" name="image11.png"/>
                              <pic:cNvPicPr preferRelativeResize="0"/>
                            </pic:nvPicPr>
                            <pic:blipFill>
                              <a:blip r:embed="rId90"/>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76">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23"/>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24"/>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25"/>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26"/>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27"/>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77">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9"/>
      </w:sdtPr>
      <w:sdtContent>
        <w:p w:rsidR="00000000" w:rsidDel="00000000" w:rsidP="00000000" w:rsidRDefault="00000000" w:rsidRPr="00000000" w14:paraId="00001478">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8"/>
            </w:sdtPr>
            <w:sdtContent>
              <w:ins w:author="davide.lenzarini@u-blox.com" w:id="15" w:date="2024-03-14T11:38:25Z">
                <w:r w:rsidDel="00000000" w:rsidR="00000000" w:rsidRPr="00000000">
                  <w:rPr>
                    <w:rtl w:val="0"/>
                  </w:rPr>
                </w:r>
              </w:ins>
            </w:sdtContent>
          </w:sdt>
        </w:p>
      </w:sdtContent>
    </w:sdt>
    <w:sdt>
      <w:sdtPr>
        <w:tag w:val="goog_rdk_131"/>
      </w:sdtPr>
      <w:sdtContent>
        <w:p w:rsidR="00000000" w:rsidDel="00000000" w:rsidP="00000000" w:rsidRDefault="00000000" w:rsidRPr="00000000" w14:paraId="00001479">
          <w:pPr>
            <w:spacing w:after="460" w:lineRule="auto"/>
            <w:ind w:left="-5" w:right="4" w:firstLine="0"/>
            <w:jc w:val="center"/>
            <w:rPr>
              <w:ins w:author="davide.lenzarini@u-blox.com" w:id="15" w:date="2024-03-14T11:38:25Z"/>
              <w:rFonts w:ascii="Arial" w:cs="Arial" w:eastAsia="Arial" w:hAnsi="Arial"/>
            </w:rPr>
          </w:pPr>
          <w:sdt>
            <w:sdtPr>
              <w:tag w:val="goog_rdk_130"/>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9.png"/>
                      <a:graphic>
                        <a:graphicData uri="http://schemas.openxmlformats.org/drawingml/2006/picture">
                          <pic:pic>
                            <pic:nvPicPr>
                              <pic:cNvPr id="0" name="image9.png"/>
                              <pic:cNvPicPr preferRelativeResize="0"/>
                            </pic:nvPicPr>
                            <pic:blipFill>
                              <a:blip r:embed="rId91"/>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7A">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32"/>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36"/>
      </w:sdtPr>
      <w:sdtContent>
        <w:p w:rsidR="00000000" w:rsidDel="00000000" w:rsidP="00000000" w:rsidRDefault="00000000" w:rsidRPr="00000000" w14:paraId="0000147B">
          <w:pPr>
            <w:pStyle w:val="Heading3"/>
            <w:keepLines w:val="1"/>
            <w:spacing w:after="64" w:before="0" w:line="259" w:lineRule="auto"/>
            <w:ind w:left="0" w:firstLine="0"/>
            <w:rPr>
              <w:ins w:author="davide.lenzarini@u-blox.com" w:id="17" w:date="2024-03-14T11:39:33Z"/>
            </w:rPr>
          </w:pPr>
          <w:sdt>
            <w:sdtPr>
              <w:tag w:val="goog_rdk_135"/>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38"/>
      </w:sdtPr>
      <w:sdtContent>
        <w:p w:rsidR="00000000" w:rsidDel="00000000" w:rsidP="00000000" w:rsidRDefault="00000000" w:rsidRPr="00000000" w14:paraId="0000147C">
          <w:pPr>
            <w:spacing w:after="572" w:line="265" w:lineRule="auto"/>
            <w:jc w:val="center"/>
            <w:rPr>
              <w:ins w:author="davide.lenzarini@u-blox.com" w:id="17" w:date="2024-03-14T11:39:33Z"/>
              <w:rFonts w:ascii="Arial" w:cs="Arial" w:eastAsia="Arial" w:hAnsi="Arial"/>
            </w:rPr>
          </w:pPr>
          <w:sdt>
            <w:sdtPr>
              <w:tag w:val="goog_rdk_137"/>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4.png"/>
                      <a:graphic>
                        <a:graphicData uri="http://schemas.openxmlformats.org/drawingml/2006/picture">
                          <pic:pic>
                            <pic:nvPicPr>
                              <pic:cNvPr id="0" name="image4.png"/>
                              <pic:cNvPicPr preferRelativeResize="0"/>
                            </pic:nvPicPr>
                            <pic:blipFill>
                              <a:blip r:embed="rId92"/>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40"/>
      </w:sdtPr>
      <w:sdtContent>
        <w:p w:rsidR="00000000" w:rsidDel="00000000" w:rsidP="00000000" w:rsidRDefault="00000000" w:rsidRPr="00000000" w14:paraId="0000147D">
          <w:pPr>
            <w:spacing w:after="572" w:line="265" w:lineRule="auto"/>
            <w:jc w:val="center"/>
            <w:rPr>
              <w:ins w:author="davide.lenzarini@u-blox.com" w:id="17" w:date="2024-03-14T11:39:33Z"/>
              <w:rFonts w:ascii="Arial" w:cs="Arial" w:eastAsia="Arial" w:hAnsi="Arial"/>
            </w:rPr>
          </w:pPr>
          <w:sdt>
            <w:sdtPr>
              <w:tag w:val="goog_rdk_139"/>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42"/>
      </w:sdtPr>
      <w:sdtContent>
        <w:p w:rsidR="00000000" w:rsidDel="00000000" w:rsidP="00000000" w:rsidRDefault="00000000" w:rsidRPr="00000000" w14:paraId="0000147E">
          <w:pPr>
            <w:spacing w:after="572" w:line="265" w:lineRule="auto"/>
            <w:jc w:val="center"/>
            <w:rPr>
              <w:ins w:author="davide.lenzarini@u-blox.com" w:id="17" w:date="2024-03-14T11:39:33Z"/>
              <w:rFonts w:ascii="Arial" w:cs="Arial" w:eastAsia="Arial" w:hAnsi="Arial"/>
            </w:rPr>
          </w:pPr>
          <w:sdt>
            <w:sdtPr>
              <w:tag w:val="goog_rdk_141"/>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44"/>
      </w:sdtPr>
      <w:sdtContent>
        <w:p w:rsidR="00000000" w:rsidDel="00000000" w:rsidP="00000000" w:rsidRDefault="00000000" w:rsidRPr="00000000" w14:paraId="0000147F">
          <w:pPr>
            <w:pStyle w:val="Heading3"/>
            <w:keepLines w:val="1"/>
            <w:spacing w:after="64" w:before="0" w:line="259" w:lineRule="auto"/>
            <w:ind w:left="0" w:firstLine="0"/>
            <w:rPr>
              <w:ins w:author="davide.lenzarini@u-blox.com" w:id="17" w:date="2024-03-14T11:39:33Z"/>
            </w:rPr>
          </w:pPr>
          <w:sdt>
            <w:sdtPr>
              <w:tag w:val="goog_rdk_143"/>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46"/>
      </w:sdtPr>
      <w:sdtContent>
        <w:p w:rsidR="00000000" w:rsidDel="00000000" w:rsidP="00000000" w:rsidRDefault="00000000" w:rsidRPr="00000000" w14:paraId="00001480">
          <w:pPr>
            <w:spacing w:after="572" w:line="265" w:lineRule="auto"/>
            <w:jc w:val="center"/>
            <w:rPr>
              <w:ins w:author="davide.lenzarini@u-blox.com" w:id="17" w:date="2024-03-14T11:39:33Z"/>
              <w:rFonts w:ascii="Arial" w:cs="Arial" w:eastAsia="Arial" w:hAnsi="Arial"/>
            </w:rPr>
          </w:pPr>
          <w:sdt>
            <w:sdtPr>
              <w:tag w:val="goog_rdk_145"/>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8"/>
      </w:sdtPr>
      <w:sdtContent>
        <w:p w:rsidR="00000000" w:rsidDel="00000000" w:rsidP="00000000" w:rsidRDefault="00000000" w:rsidRPr="00000000" w14:paraId="00001481">
          <w:pPr>
            <w:spacing w:after="572" w:line="265" w:lineRule="auto"/>
            <w:jc w:val="center"/>
            <w:rPr>
              <w:ins w:author="davide.lenzarini@u-blox.com" w:id="17" w:date="2024-03-14T11:39:33Z"/>
              <w:rFonts w:ascii="Arial" w:cs="Arial" w:eastAsia="Arial" w:hAnsi="Arial"/>
            </w:rPr>
          </w:pPr>
          <w:sdt>
            <w:sdtPr>
              <w:tag w:val="goog_rdk_147"/>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82">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8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8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9"/>
        </w:sdtPr>
        <w:sdtContent>
          <w:commentRangeStart w:id="101"/>
        </w:sdtContent>
      </w:sdt>
      <w:sdt>
        <w:sdtPr>
          <w:tag w:val="goog_rdk_150"/>
        </w:sdtPr>
        <w:sdtContent>
          <w:commentRangeStart w:id="102"/>
        </w:sdtContent>
      </w:sdt>
      <w:sdt>
        <w:sdtPr>
          <w:tag w:val="goog_rdk_151"/>
        </w:sdtPr>
        <w:sdtContent>
          <w:commentRangeStart w:id="10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01"/>
      <w:r w:rsidDel="00000000" w:rsidR="00000000" w:rsidRPr="00000000">
        <w:commentReference w:id="101"/>
      </w:r>
      <w:commentRangeEnd w:id="102"/>
      <w:r w:rsidDel="00000000" w:rsidR="00000000" w:rsidRPr="00000000">
        <w:commentReference w:id="102"/>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487">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2"/>
        </w:sdtPr>
        <w:sdtContent>
          <w:commentRangeStart w:id="104"/>
        </w:sdtContent>
      </w:sdt>
      <w:r w:rsidDel="00000000" w:rsidR="00000000" w:rsidRPr="00000000">
        <w:rPr>
          <w:rFonts w:ascii="Arial" w:cs="Arial" w:eastAsia="Arial" w:hAnsi="Arial"/>
          <w:rtl w:val="0"/>
        </w:rPr>
        <w:t xml:space="preserve">should</w:t>
      </w:r>
      <w:commentRangeEnd w:id="104"/>
      <w:r w:rsidDel="00000000" w:rsidR="00000000" w:rsidRPr="00000000">
        <w:commentReference w:id="10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88">
      <w:pPr>
        <w:spacing w:after="26" w:lineRule="auto"/>
        <w:ind w:left="-15" w:right="4" w:firstLine="0"/>
        <w:rPr>
          <w:rFonts w:ascii="Arial" w:cs="Arial" w:eastAsia="Arial" w:hAnsi="Arial"/>
        </w:rPr>
      </w:pPr>
      <w:sdt>
        <w:sdtPr>
          <w:tag w:val="goog_rdk_153"/>
        </w:sdtPr>
        <w:sdtContent>
          <w:commentRangeStart w:id="105"/>
        </w:sdtContent>
      </w:sdt>
      <w:r w:rsidDel="00000000" w:rsidR="00000000" w:rsidRPr="00000000">
        <w:rPr>
          <w:rFonts w:ascii="Arial" w:cs="Arial" w:eastAsia="Arial" w:hAnsi="Arial"/>
          <w:rtl w:val="0"/>
        </w:rPr>
        <w:t xml:space="preserve">The time duration</w:t>
      </w:r>
      <w:commentRangeEnd w:id="105"/>
      <w:r w:rsidDel="00000000" w:rsidR="00000000" w:rsidRPr="00000000">
        <w:commentReference w:id="105"/>
      </w:r>
      <w:r w:rsidDel="00000000" w:rsidR="00000000" w:rsidRPr="00000000">
        <w:rPr>
          <w:rFonts w:ascii="Arial" w:cs="Arial" w:eastAsia="Arial" w:hAnsi="Arial"/>
          <w:rtl w:val="0"/>
        </w:rPr>
        <w:t xml:space="preserve"> </w:t>
      </w:r>
      <w:sdt>
        <w:sdtPr>
          <w:tag w:val="goog_rdk_154"/>
        </w:sdtPr>
        <w:sdtContent>
          <w:commentRangeStart w:id="10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06"/>
      <w:r w:rsidDel="00000000" w:rsidR="00000000" w:rsidRPr="00000000">
        <w:commentReference w:id="10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89">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8A">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5"/>
        </w:sdtPr>
        <w:sdtContent>
          <w:commentRangeStart w:id="10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07"/>
      <w:r w:rsidDel="00000000" w:rsidR="00000000" w:rsidRPr="00000000">
        <w:commentReference w:id="10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8B">
      <w:pPr>
        <w:spacing w:after="0" w:lineRule="auto"/>
        <w:ind w:left="-15" w:right="4" w:firstLine="0"/>
        <w:rPr>
          <w:rFonts w:ascii="Arial" w:cs="Arial" w:eastAsia="Arial" w:hAnsi="Arial"/>
        </w:rPr>
      </w:pPr>
      <w:sdt>
        <w:sdtPr>
          <w:tag w:val="goog_rdk_156"/>
        </w:sdtPr>
        <w:sdtContent>
          <w:commentRangeStart w:id="10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8C">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8D">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8E">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8F">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90">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91">
      <w:pPr>
        <w:rPr>
          <w:rFonts w:ascii="Arial" w:cs="Arial" w:eastAsia="Arial" w:hAnsi="Arial"/>
        </w:rPr>
      </w:pPr>
      <w:sdt>
        <w:sdtPr>
          <w:tag w:val="goog_rdk_157"/>
        </w:sdtPr>
        <w:sdtContent>
          <w:commentRangeStart w:id="10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9"/>
      <w:r w:rsidDel="00000000" w:rsidR="00000000" w:rsidRPr="00000000">
        <w:commentReference w:id="10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92">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93">
            <w:pPr>
              <w:jc w:val="center"/>
              <w:rPr>
                <w:rFonts w:ascii="Arial" w:cs="Arial" w:eastAsia="Arial" w:hAnsi="Arial"/>
                <w:b w:val="1"/>
              </w:rPr>
            </w:pPr>
            <w:sdt>
              <w:sdtPr>
                <w:tag w:val="goog_rdk_158"/>
              </w:sdtPr>
              <w:sdtContent>
                <w:commentRangeStart w:id="110"/>
              </w:sdtContent>
            </w:sdt>
            <w:sdt>
              <w:sdtPr>
                <w:tag w:val="goog_rdk_159"/>
              </w:sdtPr>
              <w:sdtContent>
                <w:commentRangeStart w:id="11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94">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95">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96">
            <w:pPr>
              <w:rPr>
                <w:rFonts w:ascii="Arial" w:cs="Arial" w:eastAsia="Arial" w:hAnsi="Arial"/>
                <w:b w:val="1"/>
              </w:rPr>
            </w:pPr>
            <w:commentRangeEnd w:id="110"/>
            <w:r w:rsidDel="00000000" w:rsidR="00000000" w:rsidRPr="00000000">
              <w:commentReference w:id="110"/>
            </w:r>
            <w:commentRangeEnd w:id="111"/>
            <w:r w:rsidDel="00000000" w:rsidR="00000000" w:rsidRPr="00000000">
              <w:commentReference w:id="11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97">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98">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99">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9A">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60"/>
              </w:sdtPr>
              <w:sdtContent>
                <w:commentRangeStart w:id="112"/>
              </w:sdtContent>
            </w:sdt>
            <w:r w:rsidDel="00000000" w:rsidR="00000000" w:rsidRPr="00000000">
              <w:rPr>
                <w:rFonts w:ascii="Arial" w:cs="Arial" w:eastAsia="Arial" w:hAnsi="Arial"/>
                <w:rtl w:val="0"/>
              </w:rPr>
              <w:t xml:space="preserve">by way of supervised gateway timers</w:t>
            </w:r>
            <w:commentRangeEnd w:id="112"/>
            <w:r w:rsidDel="00000000" w:rsidR="00000000" w:rsidRPr="00000000">
              <w:commentReference w:id="11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9B">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9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9D">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9E">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61"/>
              </w:sdtPr>
              <w:sdtContent>
                <w:commentRangeStart w:id="113"/>
              </w:sdtContent>
            </w:sdt>
            <w:r w:rsidDel="00000000" w:rsidR="00000000" w:rsidRPr="00000000">
              <w:rPr>
                <w:rFonts w:ascii="Arial" w:cs="Arial" w:eastAsia="Arial" w:hAnsi="Arial"/>
                <w:rtl w:val="0"/>
              </w:rPr>
              <w:t xml:space="preserve">way of supervised gateway timers</w:t>
            </w:r>
            <w:commentRangeEnd w:id="113"/>
            <w:r w:rsidDel="00000000" w:rsidR="00000000" w:rsidRPr="00000000">
              <w:commentReference w:id="11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9F">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A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A1">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A2">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A3">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A4">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62"/>
              </w:sdtPr>
              <w:sdtContent>
                <w:commentRangeStart w:id="114"/>
              </w:sdtContent>
            </w:sdt>
            <w:sdt>
              <w:sdtPr>
                <w:tag w:val="goog_rdk_163"/>
              </w:sdtPr>
              <w:sdtContent>
                <w:commentRangeStart w:id="115"/>
              </w:sdtContent>
            </w:sdt>
            <w:sdt>
              <w:sdtPr>
                <w:tag w:val="goog_rdk_164"/>
              </w:sdtPr>
              <w:sdtContent>
                <w:commentRangeStart w:id="116"/>
              </w:sdtContent>
            </w:sdt>
            <w:sdt>
              <w:sdtPr>
                <w:tag w:val="goog_rdk_165"/>
              </w:sdtPr>
              <w:sdtContent>
                <w:commentRangeStart w:id="117"/>
              </w:sdtContent>
            </w:sdt>
            <w:r w:rsidDel="00000000" w:rsidR="00000000" w:rsidRPr="00000000">
              <w:rPr>
                <w:rFonts w:ascii="Arial" w:cs="Arial" w:eastAsia="Arial" w:hAnsi="Arial"/>
                <w:rtl w:val="0"/>
              </w:rPr>
              <w:t xml:space="preserve">by way of supervised gateway timers</w:t>
            </w:r>
            <w:commentRangeEnd w:id="114"/>
            <w:r w:rsidDel="00000000" w:rsidR="00000000" w:rsidRPr="00000000">
              <w:commentReference w:id="114"/>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A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A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A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A8">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AA">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AB">
      <w:pPr>
        <w:jc w:val="left"/>
        <w:rPr>
          <w:rFonts w:ascii="Arial" w:cs="Arial" w:eastAsia="Arial" w:hAnsi="Arial"/>
        </w:rPr>
      </w:pPr>
      <w:r w:rsidDel="00000000" w:rsidR="00000000" w:rsidRPr="00000000">
        <w:rPr>
          <w:rtl w:val="0"/>
        </w:rPr>
      </w:r>
    </w:p>
    <w:p w:rsidR="00000000" w:rsidDel="00000000" w:rsidP="00000000" w:rsidRDefault="00000000" w:rsidRPr="00000000" w14:paraId="000014AC">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AD">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66"/>
        </w:sdtPr>
        <w:sdtContent>
          <w:commentRangeStart w:id="118"/>
        </w:sdtContent>
      </w:sdt>
      <w:r w:rsidDel="00000000" w:rsidR="00000000" w:rsidRPr="00000000">
        <w:rPr>
          <w:rFonts w:ascii="Arial" w:cs="Arial" w:eastAsia="Arial" w:hAnsi="Arial"/>
          <w:rtl w:val="0"/>
        </w:rPr>
        <w:t xml:space="preserve">The Server View of the Client State</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AE">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AF">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B0">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B1">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B2">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B3">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B4">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B5">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B6">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B7">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B8">
      <w:pPr>
        <w:numPr>
          <w:ilvl w:val="0"/>
          <w:numId w:val="42"/>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B9">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BA">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BC">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67"/>
        </w:sdtPr>
        <w:sdtContent>
          <w:commentRangeStart w:id="119"/>
        </w:sdtContent>
      </w:sdt>
      <w:sdt>
        <w:sdtPr>
          <w:tag w:val="goog_rdk_168"/>
        </w:sdtPr>
        <w:sdtContent>
          <w:commentRangeStart w:id="120"/>
        </w:sdtContent>
      </w:sdt>
      <w:sdt>
        <w:sdtPr>
          <w:tag w:val="goog_rdk_169"/>
        </w:sdtPr>
        <w:sdtContent>
          <w:commentRangeStart w:id="12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9"/>
      <w:r w:rsidDel="00000000" w:rsidR="00000000" w:rsidRPr="00000000">
        <w:commentReference w:id="119"/>
      </w:r>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BF">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C3">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C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C5">
      <w:pPr>
        <w:ind w:left="720" w:firstLine="0"/>
        <w:rPr>
          <w:rFonts w:ascii="Arial" w:cs="Arial" w:eastAsia="Arial" w:hAnsi="Arial"/>
        </w:rPr>
      </w:pPr>
      <w:sdt>
        <w:sdtPr>
          <w:tag w:val="goog_rdk_170"/>
        </w:sdtPr>
        <w:sdtContent>
          <w:commentRangeStart w:id="122"/>
        </w:sdtContent>
      </w:sdt>
      <w:sdt>
        <w:sdtPr>
          <w:tag w:val="goog_rdk_171"/>
        </w:sdtPr>
        <w:sdtContent>
          <w:commentRangeStart w:id="123"/>
        </w:sdtContent>
      </w:sdt>
      <w:sdt>
        <w:sdtPr>
          <w:tag w:val="goog_rdk_172"/>
        </w:sdtPr>
        <w:sdtContent>
          <w:commentRangeStart w:id="124"/>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2"/>
      <w:r w:rsidDel="00000000" w:rsidR="00000000" w:rsidRPr="00000000">
        <w:commentReference w:id="122"/>
      </w:r>
      <w:commentRangeEnd w:id="123"/>
      <w:r w:rsidDel="00000000" w:rsidR="00000000" w:rsidRPr="00000000">
        <w:commentReference w:id="123"/>
      </w:r>
      <w:commentRangeEnd w:id="124"/>
      <w:r w:rsidDel="00000000" w:rsidR="00000000" w:rsidRPr="00000000">
        <w:commentReference w:id="124"/>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C6">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C7">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C8">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C9">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C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CB">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CC">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CD">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CE">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73"/>
        </w:sdtPr>
        <w:sdtContent>
          <w:commentRangeStart w:id="125"/>
        </w:sdtContent>
      </w:sdt>
      <w:r w:rsidDel="00000000" w:rsidR="00000000" w:rsidRPr="00000000">
        <w:rPr>
          <w:rFonts w:ascii="Arial" w:cs="Arial" w:eastAsia="Arial" w:hAnsi="Arial"/>
          <w:rtl w:val="0"/>
        </w:rPr>
        <w:t xml:space="preserve">name </w:t>
      </w:r>
      <w:commentRangeEnd w:id="125"/>
      <w:r w:rsidDel="00000000" w:rsidR="00000000" w:rsidRPr="00000000">
        <w:commentReference w:id="125"/>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74"/>
        </w:sdtPr>
        <w:sdtContent>
          <w:commentRangeStart w:id="12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6"/>
      <w:r w:rsidDel="00000000" w:rsidR="00000000" w:rsidRPr="00000000">
        <w:commentReference w:id="12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C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D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D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D2">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Client’s Publish Procedure</w:t>
      </w:r>
    </w:p>
    <w:p w:rsidR="00000000" w:rsidDel="00000000" w:rsidP="00000000" w:rsidRDefault="00000000" w:rsidRPr="00000000" w14:paraId="000014D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D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D6">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D7">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D8">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D9">
      <w:pPr>
        <w:rPr>
          <w:rFonts w:ascii="Arial" w:cs="Arial" w:eastAsia="Arial" w:hAnsi="Arial"/>
        </w:rPr>
      </w:pPr>
      <w:sdt>
        <w:sdtPr>
          <w:tag w:val="goog_rdk_175"/>
        </w:sdtPr>
        <w:sdtContent>
          <w:commentRangeStart w:id="127"/>
        </w:sdtContent>
      </w:sdt>
      <w:sdt>
        <w:sdtPr>
          <w:tag w:val="goog_rdk_176"/>
        </w:sdtPr>
        <w:sdtContent>
          <w:commentRangeStart w:id="128"/>
        </w:sdtContent>
      </w:sdt>
      <w:r w:rsidDel="00000000" w:rsidR="00000000" w:rsidRPr="00000000">
        <w:rPr>
          <w:rFonts w:ascii="Arial" w:cs="Arial" w:eastAsia="Arial" w:hAnsi="Arial"/>
          <w:rtl w:val="0"/>
        </w:rPr>
        <w:t xml:space="preserve">A Client or Gateway processes a single outbound QoS 1 or QoS 2 message at a time</w:t>
      </w:r>
      <w:commentRangeEnd w:id="127"/>
      <w:r w:rsidDel="00000000" w:rsidR="00000000" w:rsidRPr="00000000">
        <w:commentReference w:id="127"/>
      </w:r>
      <w:commentRangeEnd w:id="128"/>
      <w:r w:rsidDel="00000000" w:rsidR="00000000" w:rsidRPr="00000000">
        <w:commentReference w:id="128"/>
      </w:r>
      <w:r w:rsidDel="00000000" w:rsidR="00000000" w:rsidRPr="00000000">
        <w:rPr>
          <w:rFonts w:ascii="Arial" w:cs="Arial" w:eastAsia="Arial" w:hAnsi="Arial"/>
          <w:rtl w:val="0"/>
        </w:rPr>
        <w:t xml:space="preserve">.</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DC">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Gateway’s Publish Procedure</w:t>
      </w:r>
    </w:p>
    <w:p w:rsidR="00000000" w:rsidDel="00000000" w:rsidP="00000000" w:rsidRDefault="00000000" w:rsidRPr="00000000" w14:paraId="000014D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177"/>
        </w:sdtPr>
        <w:sdtContent>
          <w:commentRangeStart w:id="129"/>
        </w:sdtContent>
      </w:sdt>
      <w:r w:rsidDel="00000000" w:rsidR="00000000" w:rsidRPr="00000000">
        <w:rPr>
          <w:rFonts w:ascii="Arial" w:cs="Arial" w:eastAsia="Arial" w:hAnsi="Arial"/>
          <w:rtl w:val="0"/>
        </w:rPr>
        <w:t xml:space="preserve">Section 3.14</w:t>
      </w:r>
      <w:commentRangeEnd w:id="129"/>
      <w:r w:rsidDel="00000000" w:rsidR="00000000" w:rsidRPr="00000000">
        <w:commentReference w:id="129"/>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D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D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E0">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E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E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E3">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E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E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78"/>
        </w:sdtPr>
        <w:sdtContent>
          <w:ins w:author="davide.lenzarini@u-blox.com" w:id="18" w:date="2024-03-20T08:48:04Z"/>
          <w:sdt>
            <w:sdtPr>
              <w:tag w:val="goog_rdk_179"/>
            </w:sdtPr>
            <w:sdtContent>
              <w:commentRangeStart w:id="130"/>
            </w:sdtContent>
          </w:sdt>
          <w:ins w:author="davide.lenzarini@u-blox.com" w:id="18" w:date="2024-03-20T08:48:04Z">
            <w:sdt>
              <w:sdtPr>
                <w:tag w:val="goog_rdk_180"/>
              </w:sdtPr>
              <w:sdtContent>
                <w:commentRangeStart w:id="131"/>
              </w:sdtContent>
            </w:sdt>
            <w:r w:rsidDel="00000000" w:rsidR="00000000" w:rsidRPr="00000000">
              <w:rPr>
                <w:rFonts w:ascii="Arial" w:cs="Arial" w:eastAsia="Arial" w:hAnsi="Arial"/>
                <w:rtl w:val="0"/>
              </w:rPr>
              <w:t xml:space="preserve">virtually </w:t>
            </w:r>
          </w:ins>
        </w:sdtContent>
      </w:sdt>
      <w:commentRangeEnd w:id="130"/>
      <w:r w:rsidDel="00000000" w:rsidR="00000000" w:rsidRPr="00000000">
        <w:commentReference w:id="130"/>
      </w:r>
      <w:commentRangeEnd w:id="131"/>
      <w:r w:rsidDel="00000000" w:rsidR="00000000" w:rsidRPr="00000000">
        <w:commentReference w:id="131"/>
      </w:r>
      <w:r w:rsidDel="00000000" w:rsidR="00000000" w:rsidRPr="00000000">
        <w:rPr>
          <w:rFonts w:ascii="Arial" w:cs="Arial" w:eastAsia="Arial" w:hAnsi="Arial"/>
          <w:rtl w:val="0"/>
        </w:rPr>
        <w:t xml:space="preserve">connected. </w:t>
      </w:r>
      <w:sdt>
        <w:sdtPr>
          <w:tag w:val="goog_rdk_181"/>
        </w:sdtPr>
        <w:sdtContent>
          <w:commentRangeStart w:id="132"/>
        </w:sdtContent>
      </w:sdt>
      <w:r w:rsidDel="00000000" w:rsidR="00000000" w:rsidRPr="00000000">
        <w:rPr>
          <w:rFonts w:ascii="Arial" w:cs="Arial" w:eastAsia="Arial" w:hAnsi="Arial"/>
          <w:rtl w:val="0"/>
        </w:rPr>
        <w:t xml:space="preserve">Otherwise, the received PINGREQ packet is ignored.</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4E6">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E7">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4E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E9">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4EA">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EB">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E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EF">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F0">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F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82"/>
        </w:sdtPr>
        <w:sdtContent>
          <w:commentRangeStart w:id="133"/>
        </w:sdtContent>
      </w:sdt>
      <w:r w:rsidDel="00000000" w:rsidR="00000000" w:rsidRPr="00000000">
        <w:rPr>
          <w:rFonts w:ascii="Arial" w:cs="Arial" w:eastAsia="Arial" w:hAnsi="Arial"/>
          <w:color w:val="000000"/>
          <w:rtl w:val="0"/>
        </w:rPr>
        <w:t xml:space="preserve">the gateway detects a timeout in the delivery,</w:t>
      </w:r>
      <w:commentRangeEnd w:id="133"/>
      <w:r w:rsidDel="00000000" w:rsidR="00000000" w:rsidRPr="00000000">
        <w:commentReference w:id="13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F2">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F3">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83"/>
        </w:sdtPr>
        <w:sdtContent>
          <w:commentRangeStart w:id="134"/>
        </w:sdtContent>
      </w:sdt>
      <w:r w:rsidDel="00000000" w:rsidR="00000000" w:rsidRPr="00000000">
        <w:rPr>
          <w:rFonts w:ascii="Arial" w:cs="Arial" w:eastAsia="Arial" w:hAnsi="Arial"/>
          <w:rtl w:val="0"/>
        </w:rPr>
        <w:t xml:space="preserve">3.18</w:t>
      </w:r>
      <w:commentRangeEnd w:id="134"/>
      <w:r w:rsidDel="00000000" w:rsidR="00000000" w:rsidRPr="00000000">
        <w:commentReference w:id="13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8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85"/>
        </w:sdtPr>
        <w:sdtContent>
          <w:commentRangeStart w:id="135"/>
        </w:sdtContent>
      </w:sdt>
      <w:r w:rsidDel="00000000" w:rsidR="00000000" w:rsidRPr="00000000">
        <w:rPr>
          <w:rFonts w:ascii="Arial" w:cs="Arial" w:eastAsia="Arial" w:hAnsi="Arial"/>
          <w:color w:val="000000"/>
          <w:rtl w:val="0"/>
        </w:rPr>
        <w:t xml:space="preserve">receives </w:t>
      </w:r>
      <w:commentRangeEnd w:id="135"/>
      <w:r w:rsidDel="00000000" w:rsidR="00000000" w:rsidRPr="00000000">
        <w:commentReference w:id="13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86"/>
        </w:sdtPr>
        <w:sdtContent>
          <w:commentRangeStart w:id="136"/>
        </w:sdtContent>
      </w:sdt>
      <w:r w:rsidDel="00000000" w:rsidR="00000000" w:rsidRPr="00000000">
        <w:rPr>
          <w:rFonts w:ascii="Arial" w:cs="Arial" w:eastAsia="Arial" w:hAnsi="Arial"/>
          <w:color w:val="000000"/>
          <w:rtl w:val="0"/>
        </w:rPr>
        <w:t xml:space="preserve">PINGRESP</w:t>
      </w:r>
      <w:commentRangeEnd w:id="136"/>
      <w:r w:rsidDel="00000000" w:rsidR="00000000" w:rsidRPr="00000000">
        <w:commentReference w:id="13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8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8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4">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9"/>
        </w:sdtPr>
        <w:sdtContent>
          <w:commentRangeStart w:id="137"/>
        </w:sdtContent>
      </w:sdt>
      <w:sdt>
        <w:sdtPr>
          <w:tag w:val="goog_rdk_190"/>
        </w:sdtPr>
        <w:sdtContent>
          <w:commentRangeStart w:id="138"/>
        </w:sdtContent>
      </w:sdt>
      <w:sdt>
        <w:sdtPr>
          <w:tag w:val="goog_rdk_191"/>
        </w:sdtPr>
        <w:sdtContent>
          <w:commentRangeStart w:id="13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5">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F6">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F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92"/>
        </w:sdtPr>
        <w:sdtContent>
          <w:commentRangeStart w:id="14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40"/>
      <w:r w:rsidDel="00000000" w:rsidR="00000000" w:rsidRPr="00000000">
        <w:commentReference w:id="140"/>
      </w:r>
      <w:r w:rsidDel="00000000" w:rsidR="00000000" w:rsidRPr="00000000">
        <w:rPr>
          <w:rFonts w:ascii="Arial" w:cs="Arial" w:eastAsia="Arial" w:hAnsi="Arial"/>
          <w:color w:val="000000"/>
          <w:highlight w:val="yellow"/>
          <w:rtl w:val="0"/>
        </w:rPr>
        <w:t xml:space="preserve">.</w:t>
      </w:r>
      <w:sdt>
        <w:sdtPr>
          <w:tag w:val="goog_rdk_193"/>
        </w:sdtPr>
        <w:sdtContent>
          <w:commentRangeStart w:id="141"/>
        </w:sdtContent>
      </w:sdt>
      <w:r w:rsidDel="00000000" w:rsidR="00000000" w:rsidRPr="00000000">
        <w:rPr>
          <w:rFonts w:ascii="Arial" w:cs="Arial" w:eastAsia="Arial" w:hAnsi="Arial"/>
          <w:color w:val="000000"/>
          <w:highlight w:val="yellow"/>
          <w:rtl w:val="0"/>
        </w:rPr>
        <w:t xml:space="preserve"> </w:t>
      </w:r>
      <w:sdt>
        <w:sdtPr>
          <w:tag w:val="goog_rdk_194"/>
        </w:sdtPr>
        <w:sdtContent>
          <w:commentRangeStart w:id="142"/>
        </w:sdtContent>
      </w:sdt>
      <w:sdt>
        <w:sdtPr>
          <w:tag w:val="goog_rdk_195"/>
        </w:sdtPr>
        <w:sdtContent>
          <w:commentRangeStart w:id="143"/>
        </w:sdtContent>
      </w:sdt>
      <w:sdt>
        <w:sdtPr>
          <w:tag w:val="goog_rdk_196"/>
        </w:sdtPr>
        <w:sdtContent>
          <w:commentRangeStart w:id="144"/>
        </w:sdtContent>
      </w:sdt>
      <w:sdt>
        <w:sdtPr>
          <w:tag w:val="goog_rdk_197"/>
        </w:sdtPr>
        <w:sdtContent>
          <w:commentRangeStart w:id="14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commentRangeEnd w:id="145"/>
      <w:r w:rsidDel="00000000" w:rsidR="00000000" w:rsidRPr="00000000">
        <w:commentReference w:id="14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4F8">
      <w:pPr>
        <w:rPr>
          <w:rFonts w:ascii="Arial" w:cs="Arial" w:eastAsia="Arial" w:hAnsi="Arial"/>
          <w:color w:val="000000"/>
        </w:rPr>
      </w:pPr>
      <w:r w:rsidDel="00000000" w:rsidR="00000000" w:rsidRPr="00000000">
        <w:rPr>
          <w:rtl w:val="0"/>
        </w:rPr>
      </w:r>
    </w:p>
    <w:p w:rsidR="00000000" w:rsidDel="00000000" w:rsidP="00000000" w:rsidRDefault="00000000" w:rsidRPr="00000000" w14:paraId="000014F9">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FA">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FB">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3.png"/>
            <a:graphic>
              <a:graphicData uri="http://schemas.openxmlformats.org/drawingml/2006/picture">
                <pic:pic>
                  <pic:nvPicPr>
                    <pic:cNvPr id="0" name="image3.png"/>
                    <pic:cNvPicPr preferRelativeResize="0"/>
                  </pic:nvPicPr>
                  <pic:blipFill>
                    <a:blip r:embed="rId96"/>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FC">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98"/>
        </w:sdtPr>
        <w:sdtContent>
          <w:commentRangeStart w:id="146"/>
        </w:sdtContent>
      </w:sdt>
      <w:r w:rsidDel="00000000" w:rsidR="00000000" w:rsidRPr="00000000">
        <w:rPr>
          <w:rFonts w:ascii="Arial" w:cs="Arial" w:eastAsia="Arial" w:hAnsi="Arial"/>
          <w:rtl w:val="0"/>
        </w:rPr>
        <w:t xml:space="preserve">Awake ping packet flush</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4FD">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4FE">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[MQTT-3.3.1-5]</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[MQTT-3.3.1-6]</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[MQTT-3.3.1-7]</w:t>
      </w:r>
      <w:r w:rsidDel="00000000" w:rsidR="00000000" w:rsidRPr="00000000">
        <w:rPr>
          <w:rFonts w:ascii="Arial" w:cs="Arial" w:eastAsia="Arial" w:hAnsi="Arial"/>
          <w:rtl w:val="0"/>
        </w:rPr>
        <w:t xml:space="preserve">.</w:t>
      </w:r>
    </w:p>
    <w:p w:rsidR="00000000" w:rsidDel="00000000" w:rsidP="00000000" w:rsidRDefault="00000000" w:rsidRPr="00000000" w14:paraId="000014F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[MQTT-3.3.1-8]</w:t>
      </w:r>
      <w:r w:rsidDel="00000000" w:rsidR="00000000" w:rsidRPr="00000000">
        <w:rPr>
          <w:rFonts w:ascii="Arial" w:cs="Arial" w:eastAsia="Arial" w:hAnsi="Arial"/>
          <w:rtl w:val="0"/>
        </w:rPr>
        <w:t xml:space="preserve">.</w:t>
      </w:r>
    </w:p>
    <w:p w:rsidR="00000000" w:rsidDel="00000000" w:rsidP="00000000" w:rsidRDefault="00000000" w:rsidRPr="00000000" w14:paraId="0000150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Subscription Option. These messages are sent with the RETAIN flag set to 1. Which retained messages are sent is controlled by the Retain Handling Subscription Option. At the time of the Subscription:</w:t>
      </w:r>
    </w:p>
    <w:p w:rsidR="00000000" w:rsidDel="00000000" w:rsidP="00000000" w:rsidRDefault="00000000" w:rsidRPr="00000000" w14:paraId="00001501">
      <w:pPr>
        <w:numPr>
          <w:ilvl w:val="0"/>
          <w:numId w:val="25"/>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[MQTT-3.3.1-9]</w:t>
      </w:r>
      <w:r w:rsidDel="00000000" w:rsidR="00000000" w:rsidRPr="00000000">
        <w:rPr>
          <w:rFonts w:ascii="Arial" w:cs="Arial" w:eastAsia="Arial" w:hAnsi="Arial"/>
          <w:rtl w:val="0"/>
        </w:rPr>
        <w:t xml:space="preserve">.</w:t>
      </w:r>
    </w:p>
    <w:p w:rsidR="00000000" w:rsidDel="00000000" w:rsidP="00000000" w:rsidRDefault="00000000" w:rsidRPr="00000000" w14:paraId="00001502">
      <w:pPr>
        <w:numPr>
          <w:ilvl w:val="0"/>
          <w:numId w:val="25"/>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[MQTT-3.3.1-10]</w:t>
      </w:r>
      <w:r w:rsidDel="00000000" w:rsidR="00000000" w:rsidRPr="00000000">
        <w:rPr>
          <w:rFonts w:ascii="Arial" w:cs="Arial" w:eastAsia="Arial" w:hAnsi="Arial"/>
          <w:rtl w:val="0"/>
        </w:rPr>
        <w:t xml:space="preserve">.</w:t>
      </w:r>
    </w:p>
    <w:p w:rsidR="00000000" w:rsidDel="00000000" w:rsidP="00000000" w:rsidRDefault="00000000" w:rsidRPr="00000000" w14:paraId="00001503">
      <w:pPr>
        <w:numPr>
          <w:ilvl w:val="0"/>
          <w:numId w:val="25"/>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[MQTT-3.3.1-11]</w:t>
      </w:r>
      <w:r w:rsidDel="00000000" w:rsidR="00000000" w:rsidRPr="00000000">
        <w:rPr>
          <w:rFonts w:ascii="Arial" w:cs="Arial" w:eastAsia="Arial" w:hAnsi="Arial"/>
          <w:rtl w:val="0"/>
        </w:rPr>
        <w:t xml:space="preserve">.</w:t>
      </w:r>
    </w:p>
    <w:p w:rsidR="00000000" w:rsidDel="00000000" w:rsidP="00000000" w:rsidRDefault="00000000" w:rsidRPr="00000000" w14:paraId="0000150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Options.</w:t>
      </w:r>
    </w:p>
    <w:p w:rsidR="00000000" w:rsidDel="00000000" w:rsidP="00000000" w:rsidRDefault="00000000" w:rsidRPr="00000000" w14:paraId="0000150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0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Options.</w:t>
      </w:r>
    </w:p>
    <w:p w:rsidR="00000000" w:rsidDel="00000000" w:rsidP="00000000" w:rsidRDefault="00000000" w:rsidRPr="00000000" w14:paraId="00001507">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[MQTT-3.3.1-12]</w:t>
      </w:r>
      <w:r w:rsidDel="00000000" w:rsidR="00000000" w:rsidRPr="00000000">
        <w:rPr>
          <w:rFonts w:ascii="Arial" w:cs="Arial" w:eastAsia="Arial" w:hAnsi="Arial"/>
          <w:rtl w:val="0"/>
        </w:rPr>
        <w:t xml:space="preserve">.</w:t>
      </w:r>
    </w:p>
    <w:p w:rsidR="00000000" w:rsidDel="00000000" w:rsidP="00000000" w:rsidRDefault="00000000" w:rsidRPr="00000000" w14:paraId="0000150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[MQTT-3.3.1-13]</w:t>
      </w:r>
      <w:r w:rsidDel="00000000" w:rsidR="00000000" w:rsidRPr="00000000">
        <w:rPr>
          <w:rFonts w:ascii="Arial" w:cs="Arial" w:eastAsia="Arial" w:hAnsi="Arial"/>
          <w:rtl w:val="0"/>
        </w:rPr>
        <w:t xml:space="preserve">.</w:t>
      </w:r>
    </w:p>
    <w:p w:rsidR="00000000" w:rsidDel="00000000" w:rsidP="00000000" w:rsidRDefault="00000000" w:rsidRPr="00000000" w14:paraId="0000150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A">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0B">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0D">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0E">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0F">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10">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11">
      <w:pPr>
        <w:numPr>
          <w:ilvl w:val="0"/>
          <w:numId w:val="32"/>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12">
      <w:pPr>
        <w:numPr>
          <w:ilvl w:val="1"/>
          <w:numId w:val="32"/>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13">
      <w:pPr>
        <w:numPr>
          <w:ilvl w:val="1"/>
          <w:numId w:val="32"/>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14">
      <w:pPr>
        <w:numPr>
          <w:ilvl w:val="1"/>
          <w:numId w:val="32"/>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15">
      <w:pPr>
        <w:numPr>
          <w:ilvl w:val="1"/>
          <w:numId w:val="32"/>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16">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17">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1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7">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1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8">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1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9">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1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1C">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1E">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1F">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2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2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2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2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2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2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2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2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2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3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32">
      <w:pPr>
        <w:spacing w:after="40" w:before="40" w:lineRule="auto"/>
        <w:rPr>
          <w:rFonts w:ascii="Arial" w:cs="Arial" w:eastAsia="Arial" w:hAnsi="Arial"/>
          <w:highlight w:val="yellow"/>
        </w:rPr>
      </w:pPr>
      <w:hyperlink r:id="rId100">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01">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35">
      <w:pPr>
        <w:spacing w:after="40" w:before="40" w:lineRule="auto"/>
        <w:rPr>
          <w:rFonts w:ascii="Arial" w:cs="Arial" w:eastAsia="Arial" w:hAnsi="Arial"/>
          <w:highlight w:val="yellow"/>
        </w:rPr>
      </w:pPr>
      <w:hyperlink r:id="rId102">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8">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3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3">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3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4">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4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42">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43">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44">
      <w:pPr>
        <w:rPr>
          <w:rFonts w:ascii="Arial" w:cs="Arial" w:eastAsia="Arial" w:hAnsi="Arial"/>
          <w:color w:val="0000ee"/>
        </w:rPr>
      </w:pPr>
      <w:hyperlink r:id="rId105">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45">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46">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47">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48">
      <w:pPr>
        <w:rPr>
          <w:rFonts w:ascii="Arial" w:cs="Arial" w:eastAsia="Arial" w:hAnsi="Arial"/>
        </w:rPr>
      </w:pPr>
      <w:hyperlink r:id="rId106">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49">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4A">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4B">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4C">
      <w:pPr>
        <w:rPr>
          <w:rFonts w:ascii="Arial" w:cs="Arial" w:eastAsia="Arial" w:hAnsi="Arial"/>
        </w:rPr>
      </w:pPr>
      <w:hyperlink r:id="rId107">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4D">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4E">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50">
      <w:pPr>
        <w:rPr>
          <w:rFonts w:ascii="Arial" w:cs="Arial" w:eastAsia="Arial" w:hAnsi="Arial"/>
          <w:highlight w:val="yellow"/>
        </w:rPr>
      </w:pPr>
      <w:hyperlink r:id="rId108">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1">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5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9">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8">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59">
      <w:pPr>
        <w:pStyle w:val="Heading1"/>
        <w:ind w:left="0" w:firstLine="0"/>
        <w:rPr/>
      </w:pPr>
      <w:bookmarkStart w:colFirst="0" w:colLast="0" w:name="_heading=h.twhu880t27o" w:id="274"/>
      <w:bookmarkEnd w:id="274"/>
      <w:sdt>
        <w:sdtPr>
          <w:tag w:val="goog_rdk_199"/>
        </w:sdtPr>
        <w:sdtContent>
          <w:commentRangeStart w:id="147"/>
        </w:sdtContent>
      </w:sdt>
      <w:r w:rsidDel="00000000" w:rsidR="00000000" w:rsidRPr="00000000">
        <w:rPr>
          <w:rtl w:val="0"/>
        </w:rPr>
        <w:t xml:space="preserve">Appendix B. Backwards Compatibility</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5C">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6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6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6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6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6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6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6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6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7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7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87">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88">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96">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9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99">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9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9C">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9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A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A1">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A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A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A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B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B4">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B5">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C2">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C3">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D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DE">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DF">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EC">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E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FA">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FB">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F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F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FE">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F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7"/>
      <w:r w:rsidDel="00000000" w:rsidR="00000000" w:rsidRPr="00000000">
        <w:commentReference w:id="14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00"/>
        </w:sdtPr>
        <w:sdtContent>
          <w:commentRangeStart w:id="148"/>
        </w:sdtContent>
      </w:sdt>
      <w:r w:rsidDel="00000000" w:rsidR="00000000" w:rsidRPr="00000000">
        <w:rPr>
          <w:rtl w:val="0"/>
        </w:rPr>
      </w:r>
    </w:p>
    <w:p w:rsidR="00000000" w:rsidDel="00000000" w:rsidP="00000000" w:rsidRDefault="00000000" w:rsidRPr="00000000" w14:paraId="00001600">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01">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02">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03">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04">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0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06">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07">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08">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09">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0A">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60B">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0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11">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12">
      <w:pPr>
        <w:rPr>
          <w:rFonts w:ascii="Arial" w:cs="Arial" w:eastAsia="Arial" w:hAnsi="Arial"/>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14">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15">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16">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17">
      <w:pPr>
        <w:rPr>
          <w:rFonts w:ascii="Arial" w:cs="Arial" w:eastAsia="Arial" w:hAnsi="Arial"/>
        </w:rPr>
      </w:pPr>
      <w:r w:rsidDel="00000000" w:rsidR="00000000" w:rsidRPr="00000000">
        <w:rPr>
          <w:rtl w:val="0"/>
        </w:rPr>
      </w:r>
    </w:p>
    <w:p w:rsidR="00000000" w:rsidDel="00000000" w:rsidP="00000000" w:rsidRDefault="00000000" w:rsidRPr="00000000" w14:paraId="000016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1D">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1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1F">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2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24">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26">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28">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2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2A">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2C">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2E">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30">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A9">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AA">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AE">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C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C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C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C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C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CF">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D0">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D1">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D2">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D3">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D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D5">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D6">
            <w:pPr>
              <w:spacing w:after="0" w:line="259" w:lineRule="auto"/>
              <w:ind w:right="4"/>
              <w:jc w:val="center"/>
              <w:rPr>
                <w:rFonts w:ascii="Arial" w:cs="Arial" w:eastAsia="Arial" w:hAnsi="Arial"/>
                <w:b w:val="1"/>
              </w:rPr>
            </w:pPr>
            <w:sdt>
              <w:sdtPr>
                <w:tag w:val="goog_rdk_201"/>
              </w:sdtPr>
              <w:sdtContent>
                <w:commentRangeStart w:id="14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7">
            <w:pPr>
              <w:spacing w:after="0" w:line="259" w:lineRule="auto"/>
              <w:ind w:right="4"/>
              <w:rPr>
                <w:rFonts w:ascii="Arial" w:cs="Arial" w:eastAsia="Arial" w:hAnsi="Arial"/>
                <w:sz w:val="20"/>
                <w:szCs w:val="20"/>
                <w:vertAlign w:val="subscript"/>
              </w:rPr>
            </w:pPr>
            <w:commentRangeEnd w:id="149"/>
            <w:r w:rsidDel="00000000" w:rsidR="00000000" w:rsidRPr="00000000">
              <w:commentReference w:id="14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0">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5">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E7">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E8">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E9">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EA">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EB">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E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ED">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E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EF">
      <w:pPr>
        <w:numPr>
          <w:ilvl w:val="0"/>
          <w:numId w:val="6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F0">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F1">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F2">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F3">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F4">
      <w:pPr>
        <w:numPr>
          <w:ilvl w:val="0"/>
          <w:numId w:val="6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F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F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F7">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6F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F9">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FA">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0">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11">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FB">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FC">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FD">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FE">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FF">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00">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01">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02">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12">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3">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7" w:date="2024-03-03T08:53:53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8" w:date="2024-03-03T08:53:53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26" w:date="2023-10-26T13:21:10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80" w:date="2024-03-19T16:49:34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29" w:date="2024-06-27T09:49:19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Virtual connection?</w:t>
      </w:r>
    </w:p>
  </w:comment>
  <w:comment w:author="Ian Craggs" w:id="30" w:date="2024-06-27T15:45:03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MQTT 3.1.1 for guidance</w:t>
      </w:r>
    </w:p>
  </w:comment>
  <w:comment w:author="Ian Craggs" w:id="6" w:date="2024-06-12T08:52:02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3" w:date="2023-10-20T09:26:02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4" w:date="2024-01-04T16:48:28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7" w:date="2024-03-19T16:09:39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92" w:date="2024-03-18T15:44:35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93" w:date="2024-06-20T11:10:24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18" w:date="2024-06-16T09:32:40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94" w:date="2024-03-19T17:42:59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95" w:date="2024-06-11T15:41:31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42" w:date="2024-06-27T15:24:32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41" w:date="2024-06-27T15:27:19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Andrew Banks" w:id="56" w:date="2024-03-19T16:08:19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8" w:date="2024-03-19T16:07:44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6" w:date="2024-03-19T16:07:38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9" w:date="2024-03-19T17:55:57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0" w:date="2024-03-20T14:04:25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21" w:date="2024-03-20T14:22:55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3" w:date="2024-03-20T08:38:34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7" w:date="2024-03-18T12:26:05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9" w:date="2024-03-19T16:20:12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60" w:date="2024-05-02T12:17:44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4" w:date="2024-03-14T09:44:26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3" w:date="2024-06-11T16:09:18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4" w:date="2024-06-13T15:32:08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5" w:date="2024-06-13T15:34:20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61" w:date="2024-03-19T16:39:5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2" w:date="2024-05-02T12:18:26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6" w:date="2024-06-11T16:15:50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31" w:date="2024-06-13T15:23:51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2" w:date="2024-02-01T16:59:3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2" w:date="2024-06-13T15:23:44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9" w:date="2024-06-13T16:05:28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88" w:date="2024-03-20T08:54:09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6" w:date="2023-10-12T19:28:02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4" w:date="2024-03-20T09:03:26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9" w:date="2024-03-19T15:53:06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91" w:date="2024-03-20T09:00:07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10" w:date="2023-10-12T19:20:15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11" w:date="2024-01-05T15:08:54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9" w:date="2024-03-19T15:21:48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70" w:date="2024-03-19T15:23:50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9" w:date="2024-02-22T16:19:54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6" w:date="2024-03-20T09:04:50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5" w:date="2024-03-20T09:04:24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96" w:date="2024-02-15T17:21: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97" w:date="2024-03-18T16:06:47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5" w:date="2024-03-20T08:35:53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6" w:date="2024-03-20T10:34:54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85" w:date="2024-06-25T10:18:44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9" w:date="2024-03-20T08:55:23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32" w:date="2024-03-20T08:48:29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41" w:date="2024-03-20T09:07:26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9" w:date="2024-03-20T08:45:4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48" w:date="2024-03-19T15:54:52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90" w:date="2024-03-20T08:57:22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27" w:date="2024-03-20T08:45:05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28" w:date="2024-03-20T14:33:27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30" w:date="2024-06-13T14:25:07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31" w:date="2024-06-13T15:41:53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7" w:date="2024-06-25T04:33:39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6" w:date="2023-11-16T16:45:21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52" w:date="2024-01-04T16:52:29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3" w:date="2024-02-14T10:03:36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81" w:date="2024-03-19T16:04:02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82" w:date="2024-06-27T08:24:14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83" w:date="2024-06-27T08:43:05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84" w:date="2024-06-27T08:43:35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05" w:date="2024-03-18T16:14:25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06" w:date="2024-03-18T16:13:21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7" w:date="2024-03-19T17:41:20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04" w:date="2024-03-18T16:09:57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2" w:date="2024-02-14T09:56:26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5" w:date="2023-10-12T14:50:37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08" w:date="2024-03-18T16:20:5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9" w:date="2023-10-05T18:07:12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07" w:date="2024-03-18T16:19:2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51" w:date="2024-03-19T15:33:30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71" w:date="2024-03-19T15:28:38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2" w:date="2024-03-20T11:16:49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40" w:date="2024-03-20T14:35:28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9" w:date="2024-02-13T14:12:29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0" w:date="2024-06-13T12:56:2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98" w:date="2023-11-16T15:43:09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9" w:date="2023-12-08T15:53:24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00" w:date="2024-01-11T20:17:16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6" w:date="2024-03-19T15:41:47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8" w:date="2024-03-19T14:40:45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50" w:date="2024-03-19T15:45:06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22" w:date="2023-10-05T17:47:17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23" w:date="2024-02-22T14:51:43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24" w:date="2024-02-22T15:37:09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7" w:date="2024-03-20T13:54:26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33" w:date="2023-10-05T17:55:10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7" w:date="2023-10-05T17:57:41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8" w:date="2024-02-07T15:54:50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9" w:date="2024-02-13T07:47:44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65" w:date="2024-03-03T17:43:50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3" w:date="2023-10-05T15:57:55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4" w:date="2023-10-20T08:48:53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5" w:date="2023-10-20T11:31:25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8" w:date="2024-03-20T10:06:31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3" w:date="2024-03-19T15:25:59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4" w:date="2023-11-23T17:39:04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5" w:date="2023-11-23T17:42:22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01" w:date="2023-10-12T19:15:52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2" w:date="2023-10-20T08:59:01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3" w:date="2023-10-20T08:59:10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42" w:date="2023-10-05T17:51:33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43" w:date="2024-03-20T14:36:5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4" w:date="2024-03-20T14:37:44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5" w:date="2024-03-20T14:39:15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7" w:date="2024-03-19T15:48:20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8" w:date="2024-06-20T11:05:09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14" w:date="2023-10-05T17:39:46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15" w:date="2024-02-02T15:09:56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6" w:date="2024-02-05T08:15:56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7" w:date="2024-02-05T08:16:22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709" w15:done="0"/>
  <w15:commentEx w15:paraId="0000170B" w15:done="0"/>
  <w15:commentEx w15:paraId="0000170C" w15:done="0"/>
  <w15:commentEx w15:paraId="0000170D" w15:paraIdParent="0000170C" w15:done="0"/>
  <w15:commentEx w15:paraId="0000170E" w15:done="0"/>
  <w15:commentEx w15:paraId="0000170F" w15:done="0"/>
  <w15:commentEx w15:paraId="00001710" w15:done="0"/>
  <w15:commentEx w15:paraId="00001711" w15:paraIdParent="00001710" w15:done="0"/>
  <w15:commentEx w15:paraId="00001712" w15:done="0"/>
  <w15:commentEx w15:paraId="00001713" w15:paraIdParent="00001712" w15:done="0"/>
  <w15:commentEx w15:paraId="00001714" w15:done="0"/>
  <w15:commentEx w15:paraId="00001716" w15:paraIdParent="00001714" w15:done="0"/>
  <w15:commentEx w15:paraId="00001717" w15:done="0"/>
  <w15:commentEx w15:paraId="00001718" w15:paraIdParent="00001717" w15:done="0"/>
  <w15:commentEx w15:paraId="00001719" w15:paraIdParent="00001717" w15:done="0"/>
  <w15:commentEx w15:paraId="0000171A" w15:paraIdParent="00001717" w15:done="0"/>
  <w15:commentEx w15:paraId="0000171C" w15:paraIdParent="00001717" w15:done="0"/>
  <w15:commentEx w15:paraId="0000171D" w15:done="0"/>
  <w15:commentEx w15:paraId="00001728" w15:done="0"/>
  <w15:commentEx w15:paraId="00001729" w15:paraIdParent="00001728" w15:done="0"/>
  <w15:commentEx w15:paraId="0000172C" w15:done="0"/>
  <w15:commentEx w15:paraId="0000172D" w15:done="0"/>
  <w15:commentEx w15:paraId="0000172E" w15:paraIdParent="0000172D" w15:done="0"/>
  <w15:commentEx w15:paraId="0000172F" w15:done="0"/>
  <w15:commentEx w15:paraId="00001730" w15:done="0"/>
  <w15:commentEx w15:paraId="00001731" w15:done="0"/>
  <w15:commentEx w15:paraId="00001732" w15:done="0"/>
  <w15:commentEx w15:paraId="00001733" w15:done="0"/>
  <w15:commentEx w15:paraId="00001734" w15:done="0"/>
  <w15:commentEx w15:paraId="00001737" w15:done="0"/>
  <w15:commentEx w15:paraId="00001738" w15:done="0"/>
  <w15:commentEx w15:paraId="00001739" w15:done="0"/>
  <w15:commentEx w15:paraId="0000173A" w15:paraIdParent="00001739" w15:done="0"/>
  <w15:commentEx w15:paraId="0000173B" w15:done="0"/>
  <w15:commentEx w15:paraId="0000173C" w15:paraIdParent="0000173B" w15:done="0"/>
  <w15:commentEx w15:paraId="0000173D" w15:paraIdParent="0000173B" w15:done="0"/>
  <w15:commentEx w15:paraId="0000173E" w15:done="0"/>
  <w15:commentEx w15:paraId="00001747" w15:done="0"/>
  <w15:commentEx w15:paraId="00001748" w15:done="0"/>
  <w15:commentEx w15:paraId="00001749" w15:paraIdParent="00001748" w15:done="0"/>
  <w15:commentEx w15:paraId="0000174A" w15:done="0"/>
  <w15:commentEx w15:paraId="0000174B" w15:done="0"/>
  <w15:commentEx w15:paraId="0000174C" w15:done="0"/>
  <w15:commentEx w15:paraId="0000174D" w15:done="0"/>
  <w15:commentEx w15:paraId="0000174E" w15:paraIdParent="0000174D" w15:done="0"/>
  <w15:commentEx w15:paraId="0000174F" w15:paraIdParent="0000174D" w15:done="0"/>
  <w15:commentEx w15:paraId="00001750" w15:done="0"/>
  <w15:commentEx w15:paraId="00001751" w15:paraIdParent="00001750" w15:done="0"/>
  <w15:commentEx w15:paraId="00001752" w15:done="0"/>
  <w15:commentEx w15:paraId="00001753" w15:done="0"/>
  <w15:commentEx w15:paraId="00001756" w15:done="0"/>
  <w15:commentEx w15:paraId="00001757" w15:paraIdParent="00001756" w15:done="0"/>
  <w15:commentEx w15:paraId="00001758" w15:done="0"/>
  <w15:commentEx w15:paraId="00001759" w15:done="0"/>
  <w15:commentEx w15:paraId="0000175A" w15:done="0"/>
  <w15:commentEx w15:paraId="0000175B" w15:done="0"/>
  <w15:commentEx w15:paraId="0000175C" w15:done="0"/>
  <w15:commentEx w15:paraId="0000175D" w15:done="0"/>
  <w15:commentEx w15:paraId="0000175E" w15:done="0"/>
  <w15:commentEx w15:paraId="0000175F" w15:done="0"/>
  <w15:commentEx w15:paraId="00001764" w15:done="0"/>
  <w15:commentEx w15:paraId="00001765" w15:done="0"/>
  <w15:commentEx w15:paraId="0000176A" w15:done="0"/>
  <w15:commentEx w15:paraId="0000176B" w15:paraIdParent="0000176A" w15:done="0"/>
  <w15:commentEx w15:paraId="0000176C" w15:done="0"/>
  <w15:commentEx w15:paraId="0000176D" w15:paraIdParent="0000176C" w15:done="0"/>
  <w15:commentEx w15:paraId="0000176E" w15:done="0"/>
  <w15:commentEx w15:paraId="0000176F" w15:done="0"/>
  <w15:commentEx w15:paraId="00001770" w15:done="0"/>
  <w15:commentEx w15:paraId="00001771" w15:done="0"/>
  <w15:commentEx w15:paraId="00001773" w15:paraIdParent="00001771" w15:done="0"/>
  <w15:commentEx w15:paraId="00001774" w15:done="0"/>
  <w15:commentEx w15:paraId="00001775" w15:done="0"/>
  <w15:commentEx w15:paraId="00001776" w15:done="0"/>
  <w15:commentEx w15:paraId="00001778" w15:done="0"/>
  <w15:commentEx w15:paraId="00001779" w15:done="0"/>
  <w15:commentEx w15:paraId="0000177A" w15:done="0"/>
  <w15:commentEx w15:paraId="0000177B" w15:done="0"/>
  <w15:commentEx w15:paraId="0000177C" w15:done="0"/>
  <w15:commentEx w15:paraId="0000177D" w15:done="0"/>
  <w15:commentEx w15:paraId="0000177E" w15:done="0"/>
  <w15:commentEx w15:paraId="0000177F" w15:done="0"/>
  <w15:commentEx w15:paraId="00001780" w15:done="0"/>
  <w15:commentEx w15:paraId="00001781" w15:paraIdParent="00001780" w15:done="0"/>
  <w15:commentEx w15:paraId="00001782" w15:done="0"/>
  <w15:commentEx w15:paraId="00001783" w15:paraIdParent="00001782" w15:done="0"/>
  <w15:commentEx w15:paraId="00001784" w15:done="0"/>
  <w15:commentEx w15:paraId="00001785" w15:paraIdParent="00001784" w15:done="0"/>
  <w15:commentEx w15:paraId="00001788"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paraIdParent="0000178C" w15:done="0"/>
  <w15:commentEx w15:paraId="00001790" w15:done="0"/>
  <w15:commentEx w15:paraId="00001792" w15:done="0"/>
  <w15:commentEx w15:paraId="00001793" w15:done="0"/>
  <w15:commentEx w15:paraId="00001794" w15:done="0"/>
  <w15:commentEx w15:paraId="00001795" w15:done="0"/>
  <w15:commentEx w15:paraId="00001796" w15:done="0"/>
  <w15:commentEx w15:paraId="00001797" w15:done="0"/>
  <w15:commentEx w15:paraId="00001798" w15:done="0"/>
  <w15:commentEx w15:paraId="0000179B" w15:done="0"/>
  <w15:commentEx w15:paraId="0000179C" w15:done="0"/>
  <w15:commentEx w15:paraId="0000179D" w15:paraIdParent="0000179C" w15:done="0"/>
  <w15:commentEx w15:paraId="0000179E" w15:done="0"/>
  <w15:commentEx w15:paraId="0000179F" w15:done="0"/>
  <w15:commentEx w15:paraId="000017A0" w15:paraIdParent="0000179F" w15:done="0"/>
  <w15:commentEx w15:paraId="000017A1" w15:done="0"/>
  <w15:commentEx w15:paraId="000017A2" w15:done="0"/>
  <w15:commentEx w15:paraId="000017A3" w15:paraIdParent="000017A2" w15:done="0"/>
  <w15:commentEx w15:paraId="000017A4" w15:done="0"/>
  <w15:commentEx w15:paraId="000017A5" w15:done="0"/>
  <w15:commentEx w15:paraId="000017A6" w15:paraIdParent="000017A5" w15:done="0"/>
  <w15:commentEx w15:paraId="000017A7" w15:paraIdParent="000017A5" w15:done="0"/>
  <w15:commentEx w15:paraId="000017A8" w15:done="0"/>
  <w15:commentEx w15:paraId="000017A9" w15:done="0"/>
  <w15:commentEx w15:paraId="000017AA" w15:done="0"/>
  <w15:commentEx w15:paraId="000017AD" w15:done="0"/>
  <w15:commentEx w15:paraId="000017AE" w15:done="0"/>
  <w15:commentEx w15:paraId="000017AF" w15:paraIdParent="000017AE" w15:done="0"/>
  <w15:commentEx w15:paraId="000017B0" w15:paraIdParent="000017AE" w15:done="0"/>
  <w15:commentEx w15:paraId="000017B1" w15:done="0"/>
  <w15:commentEx w15:paraId="000017B2" w15:done="0"/>
  <w15:commentEx w15:paraId="000017B3" w15:done="0"/>
  <w15:commentEx w15:paraId="000017B4" w15:paraIdParent="000017B3" w15:done="0"/>
  <w15:commentEx w15:paraId="000017B5" w15:paraIdParent="000017B3" w15:done="0"/>
  <w15:commentEx w15:paraId="000017B6" w15:done="0"/>
  <w15:commentEx w15:paraId="000017B7" w15:done="0"/>
  <w15:commentEx w15:paraId="000017B8" w15:paraIdParent="000017B7" w15:done="0"/>
  <w15:commentEx w15:paraId="000017B9" w15:paraIdParent="000017B7" w15:done="0"/>
  <w15:commentEx w15:paraId="000017BA" w15:done="0"/>
  <w15:commentEx w15:paraId="000017BB" w15:done="0"/>
  <w15:commentEx w15:paraId="000017BD" w15:done="0"/>
  <w15:commentEx w15:paraId="000017BF" w15:paraIdParent="000017BD" w15:done="0"/>
  <w15:commentEx w15:paraId="000017C4" w15:done="0"/>
  <w15:commentEx w15:paraId="000017C5" w15:paraIdParent="000017C4" w15:done="0"/>
  <w15:commentEx w15:paraId="000017C6" w15:paraIdParent="000017C4" w15:done="0"/>
  <w15:commentEx w15:paraId="000017C7" w15:done="0"/>
  <w15:commentEx w15:paraId="000017C8" w15:paraIdParent="000017C7" w15:done="0"/>
  <w15:commentEx w15:paraId="000017C9" w15:paraIdParent="000017C7" w15:done="0"/>
  <w15:commentEx w15:paraId="000017CA" w15:paraIdParent="000017C7" w15:done="0"/>
  <w15:commentEx w15:paraId="000017CB" w15:done="0"/>
  <w15:commentEx w15:paraId="000017CC" w15:paraIdParent="000017CB" w15:done="0"/>
  <w15:commentEx w15:paraId="000017CD" w15:done="0"/>
  <w15:commentEx w15:paraId="000017CE" w15:paraIdParent="000017CD" w15:done="0"/>
  <w15:commentEx w15:paraId="000017CF" w15:paraIdParent="000017CD" w15:done="0"/>
  <w15:commentEx w15:paraId="000017D0" w15:paraIdParent="000017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3">
    <w:pPr>
      <w:rPr/>
    </w:pPr>
    <w:r w:rsidDel="00000000" w:rsidR="00000000" w:rsidRPr="00000000">
      <w:rPr/>
      <w:drawing>
        <wp:inline distB="114300" distT="114300" distL="114300" distR="114300">
          <wp:extent cx="2200275" cy="457200"/>
          <wp:effectExtent b="0" l="0" r="0" t="0"/>
          <wp:docPr id="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4">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www.rfc-editor.org/info/rfc6455" TargetMode="External"/><Relationship Id="rId106" Type="http://schemas.openxmlformats.org/officeDocument/2006/relationships/hyperlink" Target="http://www.rfc-editor.org/info/rfc3629" TargetMode="External"/><Relationship Id="rId105" Type="http://schemas.openxmlformats.org/officeDocument/2006/relationships/hyperlink" Target="http://www.rfc-editor.org/info/rfc2119" TargetMode="External"/><Relationship Id="rId104" Type="http://schemas.openxmlformats.org/officeDocument/2006/relationships/hyperlink" Target="https://www.rfc-editor.org/info/rfc8174" TargetMode="External"/><Relationship Id="rId109" Type="http://schemas.openxmlformats.org/officeDocument/2006/relationships/hyperlink" Target="https://www.rfc-editor.org/info/rfc3552" TargetMode="External"/><Relationship Id="rId108" Type="http://schemas.openxmlformats.org/officeDocument/2006/relationships/hyperlink" Target="http://www.unicode.org/versions/latest/"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www.rfc-editor.org/info/rfc2119" TargetMode="External"/><Relationship Id="rId102" Type="http://schemas.openxmlformats.org/officeDocument/2006/relationships/hyperlink" Target="https://docs.oasis-open.org/templates/w3c-recommendations-list/w3c-recommendations-list.html" TargetMode="External"/><Relationship Id="rId101" Type="http://schemas.openxmlformats.org/officeDocument/2006/relationships/hyperlink" Target="https://www.rfc-editor.org/in-notes/rfc-ref.txt" TargetMode="External"/><Relationship Id="rId100" Type="http://schemas.openxmlformats.org/officeDocument/2006/relationships/hyperlink" Target="https://docs.oasis-open.org/templates/ietf-rfc-list/ietf-rfc-list.html"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image" Target="media/image1.png"/><Relationship Id="rId94" Type="http://schemas.openxmlformats.org/officeDocument/2006/relationships/image" Target="media/image13.png"/><Relationship Id="rId97" Type="http://schemas.openxmlformats.org/officeDocument/2006/relationships/hyperlink" Target="https://www.oasis-open.org/policies-guidelines/tc-process#wpComponentsConfClause" TargetMode="External"/><Relationship Id="rId96" Type="http://schemas.openxmlformats.org/officeDocument/2006/relationships/image" Target="media/image3.png"/><Relationship Id="rId11" Type="http://schemas.openxmlformats.org/officeDocument/2006/relationships/hyperlink" Target="mailto:Andrew_Banks@uk.ibm.com" TargetMode="External"/><Relationship Id="rId99" Type="http://schemas.openxmlformats.org/officeDocument/2006/relationships/hyperlink" Target="https://docs.oasis-open.org/templates/TCHandbook/ConformanceGuidelines.html"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oasis-defined-terms-2017-05-26#dConformanceClause"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9.png"/><Relationship Id="rId90" Type="http://schemas.openxmlformats.org/officeDocument/2006/relationships/image" Target="media/image11.png"/><Relationship Id="rId93" Type="http://schemas.openxmlformats.org/officeDocument/2006/relationships/image" Target="media/image12.png"/><Relationship Id="rId92" Type="http://schemas.openxmlformats.org/officeDocument/2006/relationships/image" Target="media/image4.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ipr/"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113" Type="http://schemas.openxmlformats.org/officeDocument/2006/relationships/hyperlink" Target="https://www.oasis-open.org/policies-guidelines/trademark/" TargetMode="External"/><Relationship Id="rId112" Type="http://schemas.openxmlformats.org/officeDocument/2006/relationships/hyperlink" Target="https://www.oasis-open.org/" TargetMode="External"/><Relationship Id="rId111" Type="http://schemas.openxmlformats.org/officeDocument/2006/relationships/hyperlink" Target="https://www.oasis-open.org/policies-guidelines/ipr/" TargetMode="External"/><Relationship Id="rId84" Type="http://schemas.openxmlformats.org/officeDocument/2006/relationships/hyperlink" Target="https://docs.oasis-open.org/mqtt/mqtt/v5.0/os/mqtt-v5.0-os.html#S4_13_Errors" TargetMode="External"/><Relationship Id="rId83" Type="http://schemas.openxmlformats.org/officeDocument/2006/relationships/hyperlink" Target="https://docs.oasis-open.org/mqtt/mqtt/v5.0/os/mqtt-v5.0-os.html#S4_13_Errors" TargetMode="External"/><Relationship Id="rId86" Type="http://schemas.openxmlformats.org/officeDocument/2006/relationships/hyperlink" Target="https://docs.oasis-open.org/mqtt/mqtt/v5.0/os/mqtt-v5.0-os.html#_CONNECT_Actions" TargetMode="External"/><Relationship Id="rId85" Type="http://schemas.openxmlformats.org/officeDocument/2006/relationships/hyperlink" Target="https://docs.oasis-open.org/mqtt/mqtt/v5.0/os/mqtt-v5.0-os.html#S4_13_Errors" TargetMode="External"/><Relationship Id="rId88" Type="http://schemas.openxmlformats.org/officeDocument/2006/relationships/image" Target="media/image5.png"/><Relationship Id="rId87" Type="http://schemas.openxmlformats.org/officeDocument/2006/relationships/hyperlink" Target="https://docs.oasis-open.org/mqtt/mqtt/v5.0/os/mqtt-v5.0-os.html#_CONNECT_Actions" TargetMode="External"/><Relationship Id="rId89" Type="http://schemas.openxmlformats.org/officeDocument/2006/relationships/image" Target="media/image10.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en.wikipedia.org/wiki/CCM_mode" TargetMode="External"/><Relationship Id="rId7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75" Type="http://schemas.openxmlformats.org/officeDocument/2006/relationships/image" Target="media/image6.png"/><Relationship Id="rId74" Type="http://schemas.openxmlformats.org/officeDocument/2006/relationships/hyperlink" Target="https://en.wikipedia.org/wiki/Galois/Counter_Mode" TargetMode="External"/><Relationship Id="rId77" Type="http://schemas.openxmlformats.org/officeDocument/2006/relationships/hyperlink" Target="https://docs.oasis-open.org/mqtt/mqtt/v5.0/os/mqtt-v5.0-os.html#Unicode" TargetMode="External"/><Relationship Id="rId76" Type="http://schemas.openxmlformats.org/officeDocument/2006/relationships/image" Target="media/image7.png"/><Relationship Id="rId79" Type="http://schemas.openxmlformats.org/officeDocument/2006/relationships/hyperlink" Target="https://docs.oasis-open.org/mqtt/mqtt/v5.0/cos02/mqtt-v5.0-cos02.html#_PUBLISH_Actions" TargetMode="External"/><Relationship Id="rId78" Type="http://schemas.openxmlformats.org/officeDocument/2006/relationships/hyperlink" Target="https://docs.oasis-open.org/mqtt/mqtt/v5.0/os/mqtt-v5.0-os.html#Unicode" TargetMode="External"/><Relationship Id="rId71" Type="http://schemas.openxmlformats.org/officeDocument/2006/relationships/hyperlink" Target="https://www.rfc-editor.org/rfc/rfc3610" TargetMode="External"/><Relationship Id="rId7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docs.oasis-open.org/mqtt/mqtt/v5.0/cos02/mqtt-v5.0-cos02.html#_Toc479576982"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www.rfc-editor.org/rfc/rfc2104" TargetMode="External"/><Relationship Id="rId65" Type="http://schemas.openxmlformats.org/officeDocument/2006/relationships/hyperlink" Target="https://docs.oasis-open.org/mqtt/mqtt/v5.0/cos02/mqtt-v5.0-cos02.html#_Toc479576982" TargetMode="External"/><Relationship Id="rId6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7" Type="http://schemas.openxmlformats.org/officeDocument/2006/relationships/hyperlink" Target="https://nvlpubs.nist.gov/nistpubs/FIPS/NIST.FIPS.198-1.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nvlpubs.nist.gov/nistpubs/SpecialPublications/NIST.SP.800-38b.pdf"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8.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tHreKsbKXsBQd+biKhPH6aNOw==">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5NTAyOTg3ODM0Nzc5JmFtcDt1c2c9QU92VmF3MGcxaGZlU01oS1hCLVNUZkdQRTNPWC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OTUwMjk4NzgzNDc3OSZhbXA7dXNnPUFPdlZhdzBnMWhmZVNNaEtYQi1TVGZHUEUzT1g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EAwoLQUFBQk9RY1ZZWlUSlQ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UY4Lix0oUyIOC4sdKFMkIPa2l4LmxxZzg5emNncnJ3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AICgtBQUFCT1FjVllaWRLgBwoLQUFBQk9RY1ZZWlkSC0FBQUJPUWNWWVpZGn8KCXRleHQvaHRtbBJyRGF2aWRlIC0gaWYgd2UgaGF2ZW4mIzM5O3QgcmVjZWl2ZWQgYSByZXNwb25zZSBjYW4gd2Ugc2VuZCBhbm90aGVyIHJlcXVlc3QuIFJlZmVyIHRvIHRoZSBzZWN0aW9uIG9uIHBhY2tldCByZXRyaWVzInwKCnRleHQvcGxhaW4SbkRhdmlkZSAtIGlmIHdlIGhhdmVuJ3QgcmVjZWl2ZWQgYSByZXNwb25zZSBjYW4gd2Ugc2VuZCBhbm90aGVyIHJlcXVlc3QuIFJlZmVyIHRvIHRoZSBzZWN0aW9uIG9uIHBhY2tldCByZXRyaWVzKhsiFTEwMzk3NDExODkxNDQwMzA3ODg3NigAOAAwptO70oUyOKbTu9KFMk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tMCCgtBQUFCS0JJMmJhMBKhAgoLQUFBQktCSTJiYTASC0FBQUJLQkkyYmEwGjYKCXRleHQvaHRtbBIpV2hpY2ggVG9waWMgVHlwZXMgYXJlIHZhbGlkIGluIHRoaXMgY2FzZT8iNwoKdGV4dC9wbGFpbhIpV2hpY2ggVG9waWMgVHlwZXMgYXJlIHZhbGlkIGluIHRoaXMgY2FzZT8qGyIVMTE1NjI2MzU3MTQyNzM1ODEyMjY2KAA4ADCtvYzY5TE4rb2M2OUxShgKCnRleHQvcGxhaW4SClRvcGljIFR5cGVaDGNsbDM1cHhmNXNkdHICIAB4AJoBBggAEAAYAKoBKxIpV2hpY2ggVG9waWMgVHlwZXMgYXJlIHZhbGlkIGluIHRoaXMgY2FzZT+wAQC4AQAYrb2M2OUxIK29jNjlMT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0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iAECmgEGCAAQABgAqgGLARKIAVRoZSBNUVRUIDUgc3BlYyBhcyBmYXIgYXMgSSBjYW4gdGVsbCBhdm9pZHMgdGhpcyBwcm9ibGVtIGJ5IHNlcGFyYXRpbmcgdGhlIHBhY2tldHMgaW50byBwaWVjZXMgd2hpY2ggYXJlIGRlc2NyaWJlZCBpZiB0aGV5IGFyZSBpbmNsdWRlZC6wAQC4AQFaDHg0aGtsMDU2M2d4aHICIAB4AIgBAp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lysDVhD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WgxqdTFxMW5uZWVjamFyAiAAeACIAQKaAQYIABAAGACqAT0SO0lhbiB0byB2ZXJpZnkgaWYgdGhpcyByZXNlcnZhdGlvbiBpcyBwb3NzaWJsZSBhbmQgY29uZmlybWVksAEAuAEBGMeKx6PYMSDlysDVhDIwAEIQa2l4LjhpdmNkdXQyaGRzZy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qgDCgtBQUFCQXFxbDRfOBL2Ag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rYCCgtBQUFCSmg0aG5jNBKEAgoLQUFBQkpoNGhuYzQSC0FBQUJKaDRobmM0Gi4KCXRleHQvaHRtbBIhSW5jb25zaXN0ZW50IHdpdGggdGhlIHRlcm1pbm9sb2d5Ii8KCnRleHQvcGxhaW4SIUluY29uc2lzdGVudCB3aXRoIHRoZSB0ZXJtaW5vbG9neSobIhUxMTU2MjYzNTcxNDI3MzU4MTIyNjYoADgAMKfXtr7lMTin17a+5TFKEwoKdGV4dC9wbGFpbhIFY2xvc2VaDHQ2NTN6b3lnaDZoMXICIAB4AJoBBggAEAAYAKoBIxIhSW5jb25zaXN0ZW50IHdpdGggdGhlIHRlcm1pbm9sb2d5sAEAuAEAGKfXtr7lMSCn17a+5TEwAEIQa2l4Lm5wNjJsdnc4MzBzYi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VCgtBQUFCQkxSR0w0QRLlFAoLQUFBQkJMUkdMNEESC0FBQUJCTFJHTDRBGtEDCgl0ZXh0L2h0bWwSwwNGcm9tIDxhIGhyZWY9Imh0dHBzOi8vd3d3Lmdvb2dsZS5jb20vdXJsP3E9aHR0cHM6Ly9pc3N1ZXMub2FzaXMtb3Blbi5vcmcvYnJvd3NlL01RVFQtNjA0JmFtcDtzYT1EJmFtcDtzb3VyY2U9ZG9jcyZhbXA7dXN0PTE3MTk1MDI5ODc4MDkzNzYmYW1wO3VzZz1BT3ZWYXczYUxhamx6TzM3c2tOUkgxckFKU29I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E5NTAyOTg3ODA5Mzc2JmFtcDt1c2c9QU92VmF3M2FMYWpsek8zN3NrTlJIMXJBSlNvSC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