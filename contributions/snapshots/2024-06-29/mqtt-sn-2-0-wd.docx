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Davide Lenzarini (</w:t>
      </w:r>
      <w:hyperlink r:id="rId13">
        <w:r w:rsidDel="00000000" w:rsidR="00000000" w:rsidRPr="00000000">
          <w:rPr>
            <w:rFonts w:ascii="Arial" w:cs="Arial" w:eastAsia="Arial" w:hAnsi="Arial"/>
            <w:color w:val="000000"/>
            <w:sz w:val="20"/>
            <w:szCs w:val="20"/>
            <w:u w:val="single"/>
            <w:rtl w:val="0"/>
          </w:rPr>
          <w:t xml:space="preserve">davide.lenzarini@u-blox.com</w:t>
        </w:r>
      </w:hyperlink>
      <w:r w:rsidDel="00000000" w:rsidR="00000000" w:rsidRPr="00000000">
        <w:rPr>
          <w:rFonts w:ascii="Arial" w:cs="Arial" w:eastAsia="Arial" w:hAnsi="Arial"/>
          <w:color w:val="000000"/>
          <w:sz w:val="20"/>
          <w:szCs w:val="20"/>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Ian Craggs (</w:t>
      </w:r>
      <w:hyperlink r:id="rId14">
        <w:r w:rsidDel="00000000" w:rsidR="00000000" w:rsidRPr="00000000">
          <w:rPr>
            <w:rFonts w:ascii="Arial" w:cs="Arial" w:eastAsia="Arial" w:hAnsi="Arial"/>
            <w:color w:val="000000"/>
            <w:sz w:val="20"/>
            <w:szCs w:val="20"/>
            <w:highlight w:val="white"/>
            <w:rtl w:val="0"/>
          </w:rPr>
          <w:t xml:space="preserve">icraggs@gmail.com</w:t>
        </w:r>
      </w:hyperlink>
      <w:r w:rsidDel="00000000" w:rsidR="00000000" w:rsidRPr="00000000">
        <w:rPr>
          <w:rFonts w:ascii="Arial" w:cs="Arial" w:eastAsia="Arial" w:hAnsi="Arial"/>
          <w:color w:val="000000"/>
          <w:sz w:val="20"/>
          <w:szCs w:val="20"/>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Simon Johnson (</w:t>
      </w:r>
      <w:hyperlink r:id="rId17">
        <w:r w:rsidDel="00000000" w:rsidR="00000000" w:rsidRPr="00000000">
          <w:rPr>
            <w:rFonts w:ascii="Arial" w:cs="Arial" w:eastAsia="Arial" w:hAnsi="Arial"/>
            <w:color w:val="000000"/>
            <w:sz w:val="20"/>
            <w:szCs w:val="20"/>
            <w:rtl w:val="0"/>
          </w:rPr>
          <w:t xml:space="preserve">simon</w:t>
        </w:r>
      </w:hyperlink>
      <w:r w:rsidDel="00000000" w:rsidR="00000000" w:rsidRPr="00000000">
        <w:rPr>
          <w:rFonts w:ascii="Arial" w:cs="Arial" w:eastAsia="Arial" w:hAnsi="Arial"/>
          <w:color w:val="000000"/>
          <w:sz w:val="20"/>
          <w:szCs w:val="20"/>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Stefan Hagen (</w:t>
      </w:r>
      <w:hyperlink r:id="rId18">
        <w:r w:rsidDel="00000000" w:rsidR="00000000" w:rsidRPr="00000000">
          <w:rPr>
            <w:rFonts w:ascii="Arial" w:cs="Arial" w:eastAsia="Arial" w:hAnsi="Arial"/>
            <w:color w:val="000000"/>
            <w:sz w:val="20"/>
            <w:szCs w:val="20"/>
            <w:u w:val="single"/>
            <w:rtl w:val="0"/>
          </w:rPr>
          <w:t xml:space="preserve">stefan@hagen.link</w:t>
        </w:r>
      </w:hyperlink>
      <w:r w:rsidDel="00000000" w:rsidR="00000000" w:rsidRPr="00000000">
        <w:rPr>
          <w:rFonts w:ascii="Arial" w:cs="Arial" w:eastAsia="Arial" w:hAnsi="Arial"/>
          <w:color w:val="000000"/>
          <w:sz w:val="20"/>
          <w:szCs w:val="20"/>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color w:val="000000"/>
          <w:sz w:val="20"/>
          <w:szCs w:val="20"/>
          <w:shd w:fill="auto" w:val="clear"/>
          <w:rtl w:val="0"/>
        </w:rPr>
        <w:t xml:space="preserve">Andy Stanford-Clark (andysc@uk.ibm.com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IBM U</w:t>
      </w:r>
      <w:r w:rsidDel="00000000" w:rsidR="00000000" w:rsidRPr="00000000">
        <w:rPr>
          <w:rFonts w:ascii="Arial" w:cs="Arial" w:eastAsia="Arial" w:hAnsi="Arial"/>
          <w:color w:val="000000"/>
          <w:sz w:val="20"/>
          <w:szCs w:val="20"/>
          <w:u w:val="none"/>
          <w:shd w:fill="auto" w:val="clear"/>
          <w:rtl w:val="0"/>
        </w:rPr>
        <w:t xml:space="preserve">K</w:t>
      </w:r>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08 December 2023. OASIS Committee Specification Draft 01. </w:t>
      </w:r>
      <w:sdt>
        <w:sdtPr>
          <w:tag w:val="goog_rdk_1"/>
        </w:sdtPr>
        <w:sdtContent>
          <w:commentRangeStart w:id="1"/>
        </w:sdtContent>
      </w:sdt>
      <w:hyperlink r:id="rId31">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2">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MQTT For Sensor Networks (MQTT-SN)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and MQTT Differences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Changes from earlier Versions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1.2.1 MQTT-SN v1.2</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Organization of the MQTT-SN specification</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 Terminology</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 Data representation</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1.4.1 Bits (Byte)</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1.4.2 Two Byte Integer</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1.4.3 Four Byte Integer</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1.4.4 UTF-8 Encoded String</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Correlation Id</w:t>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 Packet Size</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w:t>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Correlation Id</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39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39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39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39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w:t>
              <w:tab/>
              <w:t xml:space="preserve">40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w:t>
              <w:tab/>
              <w:t xml:space="preserve">41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Topic Alias</w:t>
              <w:tab/>
              <w:t xml:space="preserve">41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Correlation Id</w:t>
              <w:tab/>
              <w:t xml:space="preserve">41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w:t>
              <w:tab/>
              <w:t xml:space="preserve">41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Topic Alias</w:t>
              <w:tab/>
              <w:t xml:space="preserve">42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Correlation Id</w:t>
              <w:tab/>
              <w:t xml:space="preserve">42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PUBLISH WITHOUT SESSION</w:t>
              <w:tab/>
              <w:t xml:space="preserve">43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PUBLISH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(used for QoS 0)</w:t>
              <w:tab/>
              <w:t xml:space="preserve">44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(used for QoS 1 &amp; 2)</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47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47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w:t>
              <w:tab/>
              <w:t xml:space="preserve">47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47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48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w:t>
              <w:tab/>
              <w:t xml:space="preserve">48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48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48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w:t>
              <w:tab/>
              <w:t xml:space="preserve">49</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49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(QoS 2 delivery part 3)</w:t>
              <w:tab/>
              <w:t xml:space="preserve">49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49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49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49</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w:t>
              <w:tab/>
              <w:t xml:space="preserve">49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w:t>
              <w:tab/>
              <w:t xml:space="preserve">50</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w:t>
              <w:tab/>
              <w:t xml:space="preserve">51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52</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w:t>
              <w:tab/>
              <w:t xml:space="preserve">52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52</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53</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w:t>
              <w:tab/>
              <w:t xml:space="preserve">53</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53</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53</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w:t>
              <w:tab/>
              <w:t xml:space="preserve">53</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54</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Correlation Id</w:t>
              <w:tab/>
              <w:t xml:space="preserve">54</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w:t>
              <w:tab/>
              <w:t xml:space="preserve">54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54</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Correlation Id</w:t>
              <w:tab/>
              <w:t xml:space="preserve">54</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Messages Remaining</w:t>
              <w:tab/>
              <w:t xml:space="preserve">54</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w:t>
              <w:tab/>
              <w:t xml:space="preserve">55</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56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56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56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56</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56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56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57</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57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57</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57</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57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57</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58</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59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59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59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62</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63</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64</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64</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64</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81vmuzffuu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Session State informative examples</w:t>
              <w:tab/>
              <w:t xml:space="preserve">65</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Session Establishment</w:t>
              <w:tab/>
              <w:t xml:space="preserve">65</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66</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67</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4.3.1 QoS 0: At most once delivery</w:t>
              <w:tab/>
              <w:t xml:space="preserve">67</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4.3.1.1 Publish without session</w:t>
              <w:tab/>
              <w:t xml:space="preserve">68</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1: At least once delivery</w:t>
              <w:tab/>
              <w:t xml:space="preserve">68</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2: Exactly once delivery</w:t>
              <w:tab/>
              <w:t xml:space="preserve">69</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Message delivery retry</w:t>
              <w:tab/>
              <w:t xml:space="preserve">70</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Message receipt</w:t>
              <w:tab/>
              <w:t xml:space="preserve">71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Message ordering</w:t>
              <w:tab/>
              <w:t xml:space="preserve">71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74</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74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Server redirection</w:t>
              <w:tab/>
              <w:t xml:space="preserve">75</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Enhanced authentication</w:t>
              <w:tab/>
              <w:t xml:space="preserve">75</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4.10.1 Re-authentication</w:t>
              <w:tab/>
              <w:t xml:space="preserve">76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Handling errors</w:t>
              <w:tab/>
              <w:t xml:space="preserve">77</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Malformed Packet and Protocol Errors</w:t>
              <w:tab/>
              <w:t xml:space="preserve">77</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4.11.2 Other errors</w:t>
              <w:tab/>
              <w:t xml:space="preserve">78</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Example MQTT-SN Architecture(s)</w:t>
              <w:tab/>
              <w:t xml:space="preserve">78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4.12.1 Transparent Gateway</w:t>
              <w:tab/>
              <w:t xml:space="preserve">79</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4.12.2 Aggregating Gateway</w:t>
              <w:tab/>
              <w:t xml:space="preserve">80</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Gateway Advertisement and Discovery</w:t>
              <w:tab/>
              <w:t xml:space="preserve">83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84</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Gateway timers</w:t>
              <w:tab/>
              <w:t xml:space="preserve">86</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Clean start</w:t>
              <w:tab/>
              <w:t xml:space="preserve">86</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Topic Registration</w:t>
              <w:tab/>
              <w:t xml:space="preserve">86</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Mapping and Aliasing</w:t>
              <w:tab/>
              <w:t xml:space="preserve">87</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Predefined topic alias and short topic names</w:t>
              <w:tab/>
              <w:t xml:space="preserve">88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Client’s Topic Subscribe/Unsubscribe Procedure</w:t>
              <w:tab/>
              <w:t xml:space="preserve">88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Publish Procedure</w:t>
              <w:tab/>
              <w:t xml:space="preserve">88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Gateway’s Publish Procedure</w:t>
              <w:tab/>
              <w:t xml:space="preserve">89</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Keep Alive and PING Procedure</w:t>
              <w:tab/>
              <w:t xml:space="preserve">89</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Client’s Disconnect Procedure</w:t>
              <w:tab/>
              <w:t xml:space="preserve">90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Retransmission Procedure in the Client and Gateway</w:t>
              <w:tab/>
              <w:t xml:space="preserve">90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90</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6sx1u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Authentication</w:t>
              <w:tab/>
              <w:t xml:space="preserve">93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Retained Packets</w:t>
              <w:tab/>
              <w:t xml:space="preserve">95</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4.28 Optional Features</w:t>
              <w:tab/>
              <w:t xml:space="preserve">95</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Conformance</w:t>
              <w:tab/>
              <w:t xml:space="preserve">96</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97</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98</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98</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99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99</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99</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99</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100</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100</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101</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102</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102</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103</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108</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108</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108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108</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108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A">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1B">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1D">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1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2">
        <w:r w:rsidDel="00000000" w:rsidR="00000000" w:rsidRPr="00000000">
          <w:rPr>
            <w:rFonts w:ascii="Arial" w:cs="Arial" w:eastAsia="Arial" w:hAnsi="Arial"/>
            <w:rtl w:val="0"/>
          </w:rPr>
          <w:t xml:space="preserve"> </w:t>
        </w:r>
      </w:hyperlink>
      <w:hyperlink r:id="rId43">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4">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1F">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20">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21">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22">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23">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24">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2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2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2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2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2B">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2C">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2D">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2E">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2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30">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31">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Th</w:t>
      </w:r>
      <w:sdt>
        <w:sdtPr>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3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3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3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messages addressed to a specific Network Address.</w:t>
      </w:r>
    </w:p>
    <w:p w:rsidR="00000000" w:rsidDel="00000000" w:rsidP="00000000" w:rsidRDefault="00000000" w:rsidRPr="00000000" w14:paraId="0000013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3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messages intended to reach one network endpoint.</w:t>
      </w:r>
    </w:p>
    <w:p w:rsidR="00000000" w:rsidDel="00000000" w:rsidP="00000000" w:rsidRDefault="00000000" w:rsidRPr="00000000" w14:paraId="0000013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3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messages intended for more than one network endpoint.</w:t>
      </w:r>
    </w:p>
    <w:p w:rsidR="00000000" w:rsidDel="00000000" w:rsidP="00000000" w:rsidRDefault="00000000" w:rsidRPr="00000000" w14:paraId="0000013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Informative:</w:t>
      </w:r>
    </w:p>
    <w:p w:rsidR="00000000" w:rsidDel="00000000" w:rsidP="00000000" w:rsidRDefault="00000000" w:rsidRPr="00000000" w14:paraId="0000013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ab/>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3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3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Unicast Address with an MQTT-SN endpoint.</w:t>
      </w:r>
    </w:p>
    <w:p w:rsidR="00000000" w:rsidDel="00000000" w:rsidP="00000000" w:rsidRDefault="00000000" w:rsidRPr="00000000" w14:paraId="0000013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3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3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4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41">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 Virtual Connection to a Server.</w:t>
      </w:r>
    </w:p>
    <w:p w:rsidR="00000000" w:rsidDel="00000000" w:rsidP="00000000" w:rsidRDefault="00000000" w:rsidRPr="00000000" w14:paraId="00000142">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43">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44">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45">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Virtual Connection to the Server.</w:t>
      </w:r>
    </w:p>
    <w:p w:rsidR="00000000" w:rsidDel="00000000" w:rsidP="00000000" w:rsidRDefault="00000000" w:rsidRPr="00000000" w14:paraId="0000014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47">
      <w:pPr>
        <w:numPr>
          <w:ilvl w:val="0"/>
          <w:numId w:val="47"/>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49">
      <w:pPr>
        <w:numPr>
          <w:ilvl w:val="0"/>
          <w:numId w:val="59"/>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4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4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4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4E">
      <w:pPr>
        <w:numPr>
          <w:ilvl w:val="0"/>
          <w:numId w:val="4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4F">
      <w:pPr>
        <w:numPr>
          <w:ilvl w:val="0"/>
          <w:numId w:val="4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50">
      <w:pPr>
        <w:numPr>
          <w:ilvl w:val="0"/>
          <w:numId w:val="4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51">
      <w:pPr>
        <w:numPr>
          <w:ilvl w:val="0"/>
          <w:numId w:val="4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52">
      <w:pPr>
        <w:numPr>
          <w:ilvl w:val="0"/>
          <w:numId w:val="4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5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4">
      <w:pPr>
        <w:numPr>
          <w:ilvl w:val="0"/>
          <w:numId w:val="49"/>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messages from a Multicast Address.</w:t>
      </w:r>
    </w:p>
    <w:p w:rsidR="00000000" w:rsidDel="00000000" w:rsidP="00000000" w:rsidRDefault="00000000" w:rsidRPr="00000000" w14:paraId="0000015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6">
      <w:pPr>
        <w:numPr>
          <w:ilvl w:val="0"/>
          <w:numId w:val="6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57">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58">
      <w:pPr>
        <w:numPr>
          <w:ilvl w:val="0"/>
          <w:numId w:val="6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5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A">
      <w:pPr>
        <w:numPr>
          <w:ilvl w:val="0"/>
          <w:numId w:val="2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5B">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messages to the MQTT Server for each MQTT-SN message received</w:t>
      </w:r>
    </w:p>
    <w:p w:rsidR="00000000" w:rsidDel="00000000" w:rsidP="00000000" w:rsidRDefault="00000000" w:rsidRPr="00000000" w14:paraId="0000015C">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messages to the MQTT-SN Client for each MQTT messages received</w:t>
      </w:r>
    </w:p>
    <w:p w:rsidR="00000000" w:rsidDel="00000000" w:rsidP="00000000" w:rsidRDefault="00000000" w:rsidRPr="00000000" w14:paraId="0000015D">
      <w:pPr>
        <w:numPr>
          <w:ilvl w:val="0"/>
          <w:numId w:val="2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5E">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6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62">
      <w:pPr>
        <w:numPr>
          <w:ilvl w:val="0"/>
          <w:numId w:val="26"/>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63">
      <w:pPr>
        <w:numPr>
          <w:ilvl w:val="0"/>
          <w:numId w:val="26"/>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64">
      <w:pPr>
        <w:numPr>
          <w:ilvl w:val="0"/>
          <w:numId w:val="26"/>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65">
      <w:pPr>
        <w:numPr>
          <w:ilvl w:val="0"/>
          <w:numId w:val="26"/>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66">
      <w:pPr>
        <w:numPr>
          <w:ilvl w:val="0"/>
          <w:numId w:val="26"/>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6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6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6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6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6B">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6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6D">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6F">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7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7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72">
      <w:pPr>
        <w:spacing w:after="240" w:before="240" w:line="276" w:lineRule="auto"/>
        <w:ind w:left="0" w:right="0" w:firstLine="0"/>
        <w:rPr>
          <w:rFonts w:ascii="Arial" w:cs="Arial" w:eastAsia="Arial" w:hAnsi="Arial"/>
          <w:color w:val="000000"/>
          <w:sz w:val="22"/>
          <w:szCs w:val="22"/>
          <w:shd w:fill="auto" w:val="clear"/>
        </w:rPr>
      </w:pPr>
      <w:sdt>
        <w:sdtPr>
          <w:tag w:val="goog_rdk_6"/>
        </w:sdtPr>
        <w:sdtContent>
          <w:commentRangeStart w:id="6"/>
        </w:sdtContent>
      </w:sdt>
      <w:sdt>
        <w:sdtPr>
          <w:tag w:val="goog_rdk_7"/>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73">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7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7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76">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7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7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7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7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7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closed in cases where the Virtual Connection is not closed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7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7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7F">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80">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81">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82">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83">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84">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85">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86">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87">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88">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89">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8A">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8B">
      <w:pPr>
        <w:spacing w:after="240" w:before="240" w:lineRule="auto"/>
        <w:ind w:left="0" w:right="0" w:firstLine="0"/>
        <w:rPr>
          <w:rFonts w:ascii="Arial" w:cs="Arial" w:eastAsia="Arial" w:hAnsi="Arial"/>
          <w:color w:val="202124"/>
        </w:rPr>
      </w:pPr>
      <w:hyperlink r:id="rId47">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8C">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8D">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8E">
      <w:pPr>
        <w:spacing w:after="240" w:before="240" w:lineRule="auto"/>
        <w:ind w:left="0" w:right="0" w:firstLine="0"/>
        <w:rPr>
          <w:rFonts w:ascii="Arial" w:cs="Arial" w:eastAsia="Arial" w:hAnsi="Arial"/>
          <w:color w:val="202124"/>
        </w:rPr>
      </w:pPr>
      <w:hyperlink r:id="rId48">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8F">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90">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94">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95">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97">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98">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9A">
      <w:pPr>
        <w:numPr>
          <w:ilvl w:val="0"/>
          <w:numId w:val="62"/>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9B">
      <w:pPr>
        <w:numPr>
          <w:ilvl w:val="0"/>
          <w:numId w:val="62"/>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9C">
      <w:pPr>
        <w:numPr>
          <w:ilvl w:val="0"/>
          <w:numId w:val="62"/>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messages for the client are buffered by the Gateway and delivered when the client wakes.</w:t>
      </w:r>
    </w:p>
    <w:p w:rsidR="00000000" w:rsidDel="00000000" w:rsidP="00000000" w:rsidRDefault="00000000" w:rsidRPr="00000000" w14:paraId="0000019D">
      <w:pPr>
        <w:numPr>
          <w:ilvl w:val="0"/>
          <w:numId w:val="62"/>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GW session having been established.</w:t>
      </w:r>
    </w:p>
    <w:p w:rsidR="00000000" w:rsidDel="00000000" w:rsidP="00000000" w:rsidRDefault="00000000" w:rsidRPr="00000000" w14:paraId="0000019E">
      <w:pPr>
        <w:numPr>
          <w:ilvl w:val="0"/>
          <w:numId w:val="62"/>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9F">
      <w:pPr>
        <w:numPr>
          <w:ilvl w:val="0"/>
          <w:numId w:val="62"/>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message-based security based on symmetric-key cryptography. </w:t>
      </w:r>
      <w:r w:rsidDel="00000000" w:rsidR="00000000" w:rsidRPr="00000000">
        <w:rPr>
          <w:rtl w:val="0"/>
        </w:rPr>
      </w:r>
    </w:p>
    <w:p w:rsidR="00000000" w:rsidDel="00000000" w:rsidP="00000000" w:rsidRDefault="00000000" w:rsidRPr="00000000" w14:paraId="000001A0">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A1">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A3">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A5">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A7">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A8">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9">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50">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A9">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A">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B">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C">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D">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E">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F">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0">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1">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2">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4">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BC">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B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1">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2">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BE">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3">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B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MQTT-SN 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C0">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4">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C4">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C5">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C6">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8"/>
        </w:sdtPr>
        <w:sdtContent>
          <w:commentRangeStart w:id="8"/>
        </w:sdtContent>
      </w:sdt>
      <w:sdt>
        <w:sdtPr>
          <w:tag w:val="goog_rdk_9"/>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C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C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C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C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C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C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C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C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C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1">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D9">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D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1">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3">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E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3">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1F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5">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0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7">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2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9">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2B">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2C">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2F">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30">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32">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33">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34">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35">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6">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8">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9">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3B">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3C">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E">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F">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2">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4">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46">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47">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48">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4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4A">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4B">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4C">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4D">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1">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2">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3">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7">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B">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F">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3">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7">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B">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F">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3">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7">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C">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1">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B">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0">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4">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8">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C">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0">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4">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8">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C">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1">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5">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9">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D">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2">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C9">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A">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B">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C">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D">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E">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2">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6">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7">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A">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E">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2">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3">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6">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7">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A">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0E">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2">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6">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A">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E">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2">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6">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A">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E">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2">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6">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A">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E">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2">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46">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48">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49">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10"/>
        </w:sdtPr>
        <w:sdtContent>
          <w:commentRangeStart w:id="10"/>
        </w:sdtContent>
      </w:sdt>
      <w:sdt>
        <w:sdtPr>
          <w:tag w:val="goog_rdk_11"/>
        </w:sdtPr>
        <w:sdtContent>
          <w:commentRangeStart w:id="11"/>
        </w:sdtContent>
      </w:sdt>
      <w:r w:rsidDel="00000000" w:rsidR="00000000" w:rsidRPr="00000000">
        <w:rPr>
          <w:rFonts w:ascii="Arial" w:cs="Arial" w:eastAsia="Arial" w:hAnsi="Arial"/>
          <w:rtl w:val="0"/>
        </w:rPr>
        <w:t xml:space="preserve">MQTT-SN Control Packets that require a Packet Identifier are shown below</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rtl w:val="0"/>
        </w:rPr>
        <w:t xml:space="preserve">:</w:t>
      </w:r>
    </w:p>
    <w:p w:rsidR="00000000" w:rsidDel="00000000" w:rsidP="00000000" w:rsidRDefault="00000000" w:rsidRPr="00000000" w14:paraId="0000034A">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4B">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4C">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4D">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4F">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5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51">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52">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53">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5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55">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5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7">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5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9">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5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B">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5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D">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5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F">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6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6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78">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7A">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7C">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12"/>
        </w:sdtPr>
        <w:sdtContent>
          <w:commentRangeStart w:id="12"/>
        </w:sdtContent>
      </w:sdt>
      <w:r w:rsidDel="00000000" w:rsidR="00000000" w:rsidRPr="00000000">
        <w:rPr>
          <w:rFonts w:ascii="Arial" w:cs="Arial" w:eastAsia="Arial" w:hAnsi="Arial"/>
          <w:highlight w:val="yellow"/>
          <w:rtl w:val="0"/>
        </w:rPr>
        <w:t xml:space="preserve">SUBSCRIBE, UNSUBSCRIBE, or PUBLISH</w:t>
      </w:r>
      <w:commentRangeEnd w:id="12"/>
      <w:r w:rsidDel="00000000" w:rsidR="00000000" w:rsidRPr="00000000">
        <w:commentReference w:id="12"/>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7F">
      <w:pPr>
        <w:rPr>
          <w:rFonts w:ascii="Arial" w:cs="Arial" w:eastAsia="Arial" w:hAnsi="Arial"/>
        </w:rPr>
      </w:pPr>
      <w:sdt>
        <w:sdtPr>
          <w:tag w:val="goog_rdk_13"/>
        </w:sdtPr>
        <w:sdtContent>
          <w:commentRangeStart w:id="13"/>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82">
      <w:pPr>
        <w:rPr>
          <w:rFonts w:ascii="Arial" w:cs="Arial" w:eastAsia="Arial" w:hAnsi="Arial"/>
        </w:rPr>
      </w:pPr>
      <w:sdt>
        <w:sdtPr>
          <w:tag w:val="goog_rdk_14"/>
        </w:sdtPr>
        <w:sdtContent>
          <w:commentRangeStart w:id="14"/>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message exchanges using the same Packet Identifiers.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83">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84">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85">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18"/>
      </w:sdtPr>
      <w:sdtContent>
        <w:p w:rsidR="00000000" w:rsidDel="00000000" w:rsidP="00000000" w:rsidRDefault="00000000" w:rsidRPr="00000000" w14:paraId="00000386">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0"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15"/>
            </w:sdtPr>
            <w:sdtContent>
              <w:commentRangeStart w:id="15"/>
            </w:sdtContent>
          </w:sdt>
          <w:commentRangeEnd w:id="15"/>
          <w:r w:rsidDel="00000000" w:rsidR="00000000" w:rsidRPr="00000000">
            <w:commentReference w:id="15"/>
          </w:r>
          <w:sdt>
            <w:sdtPr>
              <w:tag w:val="goog_rdk_16"/>
            </w:sdtPr>
            <w:sdtContent>
              <w:commentRangeStart w:id="16"/>
            </w:sdtContent>
          </w:sdt>
          <w:commentRangeEnd w:id="16"/>
          <w:r w:rsidDel="00000000" w:rsidR="00000000" w:rsidRPr="00000000">
            <w:commentReference w:id="16"/>
          </w:r>
          <w:sdt>
            <w:sdtPr>
              <w:tag w:val="goog_rdk_17"/>
            </w:sdtPr>
            <w:sdtContent>
              <w:r w:rsidDel="00000000" w:rsidR="00000000" w:rsidRPr="00000000">
                <w:rPr>
                  <w:rtl w:val="0"/>
                </w:rPr>
              </w:r>
            </w:sdtContent>
          </w:sdt>
        </w:p>
      </w:sdtContent>
    </w:sdt>
    <w:p w:rsidR="00000000" w:rsidDel="00000000" w:rsidP="00000000" w:rsidRDefault="00000000" w:rsidRPr="00000000" w14:paraId="00000387">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88">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89">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8A">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8B">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8C">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8D">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8E">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8F">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91">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92">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93">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94">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95">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9C">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9D">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The message is accepted but there are no subscribers.If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3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3C">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Message rate too high</w:t>
            </w:r>
          </w:p>
        </w:tc>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41">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46">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4A">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4B">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4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4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4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0">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51">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5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5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5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57">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5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5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5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C">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5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61">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62">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63">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6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66">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67">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68">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6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6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C">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6D">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6E">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73">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7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76">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78">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7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7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7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7D">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7E">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8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2">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83">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84">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8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8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88">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89">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8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8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8D">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8E">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9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93">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6">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98">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9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B">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9C">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9D">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9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9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0">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A1">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A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5">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A6">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A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PUBACK, REGACK</w:t>
            </w:r>
          </w:p>
        </w:tc>
        <w:tc>
          <w:tcPr/>
          <w:p w:rsidR="00000000" w:rsidDel="00000000" w:rsidP="00000000" w:rsidRDefault="00000000" w:rsidRPr="00000000" w14:paraId="000004A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A">
            <w:pPr>
              <w:spacing w:after="9" w:lineRule="auto"/>
              <w:ind w:right="4"/>
              <w:rPr>
                <w:rFonts w:ascii="Arial" w:cs="Arial" w:eastAsia="Arial" w:hAnsi="Arial"/>
              </w:rPr>
            </w:pPr>
            <w:r w:rsidDel="00000000" w:rsidR="00000000" w:rsidRPr="00000000">
              <w:rPr>
                <w:rFonts w:ascii="Arial" w:cs="Arial" w:eastAsia="Arial" w:hAnsi="Arial"/>
                <w:rtl w:val="0"/>
              </w:rPr>
              <w:t xml:space="preserve">245-255</w:t>
            </w:r>
          </w:p>
        </w:tc>
        <w:tc>
          <w:tcPr/>
          <w:p w:rsidR="00000000" w:rsidDel="00000000" w:rsidP="00000000" w:rsidRDefault="00000000" w:rsidRPr="00000000" w14:paraId="000004AB">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4AC">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AD">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A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B0">
      <w:pPr>
        <w:rPr/>
      </w:pPr>
      <w:r w:rsidDel="00000000" w:rsidR="00000000" w:rsidRPr="00000000">
        <w:rPr>
          <w:rtl w:val="0"/>
        </w:rPr>
        <w:t xml:space="preserve">Note(s):</w:t>
      </w:r>
    </w:p>
    <w:sdt>
      <w:sdtPr>
        <w:tag w:val="goog_rdk_20"/>
      </w:sdtPr>
      <w:sdtContent>
        <w:p w:rsidR="00000000" w:rsidDel="00000000" w:rsidP="00000000" w:rsidRDefault="00000000" w:rsidRPr="00000000" w14:paraId="000004B1">
          <w:pPr>
            <w:numPr>
              <w:ilvl w:val="0"/>
              <w:numId w:val="64"/>
            </w:numPr>
            <w:spacing w:after="0" w:before="0" w:lineRule="auto"/>
            <w:ind w:left="720" w:hanging="360"/>
            <w:rPr>
              <w:ins w:author="davide.lenzarini@u-blox.com" w:id="1"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19"/>
            </w:sdtPr>
            <w:sdtContent>
              <w:ins w:author="davide.lenzarini@u-blox.com" w:id="1" w:date="2024-02-07T16:36:36Z">
                <w:r w:rsidDel="00000000" w:rsidR="00000000" w:rsidRPr="00000000">
                  <w:rPr>
                    <w:rtl w:val="0"/>
                  </w:rPr>
                </w:r>
              </w:ins>
            </w:sdtContent>
          </w:sdt>
        </w:p>
      </w:sdtContent>
    </w:sdt>
    <w:p w:rsidR="00000000" w:rsidDel="00000000" w:rsidP="00000000" w:rsidRDefault="00000000" w:rsidRPr="00000000" w14:paraId="000004B2">
      <w:pPr>
        <w:numPr>
          <w:ilvl w:val="0"/>
          <w:numId w:val="64"/>
        </w:numPr>
        <w:spacing w:after="0" w:before="0" w:lineRule="auto"/>
        <w:ind w:left="720" w:hanging="360"/>
        <w:rPr>
          <w:rFonts w:ascii="Arial" w:cs="Arial" w:eastAsia="Arial" w:hAnsi="Arial"/>
          <w:u w:val="none"/>
        </w:rPr>
      </w:pPr>
      <w:sdt>
        <w:sdtPr>
          <w:tag w:val="goog_rdk_21"/>
        </w:sdtPr>
        <w:sdtContent>
          <w:ins w:author="davide.lenzarini@u-blox.com" w:id="1" w:date="2024-02-07T16:36:36Z"/>
          <w:sdt>
            <w:sdtPr>
              <w:tag w:val="goog_rdk_22"/>
            </w:sdtPr>
            <w:sdtContent>
              <w:commentRangeStart w:id="17"/>
            </w:sdtContent>
          </w:sdt>
          <w:ins w:author="davide.lenzarini@u-blox.com" w:id="1" w:date="2024-02-07T16:36:36Z">
            <w:sdt>
              <w:sdtPr>
                <w:tag w:val="goog_rdk_23"/>
              </w:sdtPr>
              <w:sdtContent>
                <w:commentRangeStart w:id="18"/>
              </w:sdtContent>
            </w:sdt>
            <w:r w:rsidDel="00000000" w:rsidR="00000000" w:rsidRPr="00000000">
              <w:rPr>
                <w:rFonts w:ascii="Arial" w:cs="Arial" w:eastAsia="Arial" w:hAnsi="Arial"/>
                <w:rtl w:val="0"/>
              </w:rPr>
              <w:t xml:space="preserve">The MQTT-SN dedicated range of reason codes is from 0xE6 (230) to 0xFF(255).</w:t>
            </w:r>
          </w:ins>
        </w:sdtContent>
      </w:sdt>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4B3">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B4">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B5">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B6">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B7">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B8">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B9">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BA">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BB">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BC">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BD">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BE">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BF">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C0">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C1">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C2">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C3">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C4">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C5">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C6">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C7">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C8">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C9">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CA">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24"/>
              </w:sdtPr>
              <w:sdtContent>
                <w:commentRangeStart w:id="19"/>
              </w:sdtContent>
            </w:sdt>
            <w:r w:rsidDel="00000000" w:rsidR="00000000" w:rsidRPr="00000000">
              <w:rPr>
                <w:rFonts w:ascii="Arial" w:cs="Arial" w:eastAsia="Arial" w:hAnsi="Arial"/>
                <w:rtl w:val="0"/>
              </w:rPr>
              <w:t xml:space="preserve">no negotiation.</w:t>
            </w:r>
            <w:commentRangeEnd w:id="19"/>
            <w:r w:rsidDel="00000000" w:rsidR="00000000" w:rsidRPr="00000000">
              <w:commentReference w:id="19"/>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B">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CC">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CD">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CE">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D0">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25"/>
        </w:sdtPr>
        <w:sdtContent>
          <w:commentRangeStart w:id="20"/>
        </w:sdtContent>
      </w:sdt>
      <w:r w:rsidDel="00000000" w:rsidR="00000000" w:rsidRPr="00000000">
        <w:rPr>
          <w:rFonts w:ascii="Arial" w:cs="Arial" w:eastAsia="Arial" w:hAnsi="Arial"/>
          <w:rtl w:val="0"/>
        </w:rPr>
        <w:t xml:space="preserve"> topic names and aliases.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4D1">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D2">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D3">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D4">
      <w:pPr>
        <w:pStyle w:val="Heading2"/>
        <w:keepLines w:val="1"/>
        <w:spacing w:after="64" w:before="0" w:line="259" w:lineRule="auto"/>
        <w:ind w:left="0" w:firstLine="0"/>
        <w:rPr>
          <w:rFonts w:ascii="Arial" w:cs="Arial" w:eastAsia="Arial" w:hAnsi="Arial"/>
        </w:rPr>
      </w:pPr>
      <w:bookmarkStart w:colFirst="0" w:colLast="0" w:name="_heading=h.3ygebqi" w:id="42"/>
      <w:bookmarkEnd w:id="42"/>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D5">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D6">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 - Gateway Advertisement</w:t>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D7">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D8">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D9">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DA">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DB">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DC">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DD">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DE">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DF">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E0">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E1">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E9">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EA">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4F2">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4F3">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4FB">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4FC">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04">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05">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0E">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0F">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10">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11">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1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13">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1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1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1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17">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18">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19">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1A">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1B">
      <w:pPr>
        <w:pStyle w:val="Heading3"/>
        <w:keepLines w:val="1"/>
        <w:spacing w:after="77" w:before="0" w:line="259" w:lineRule="auto"/>
        <w:ind w:left="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 - Search for A Gateway</w:t>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1C">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1D">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1E">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1F">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20">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21">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22">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23">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24">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25">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26">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2E">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2F">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37">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38">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41">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26"/>
        </w:sdtPr>
        <w:sdtContent>
          <w:commentRangeStart w:id="21"/>
        </w:sdtContent>
      </w:sdt>
      <w:r w:rsidDel="00000000" w:rsidR="00000000" w:rsidRPr="00000000">
        <w:rPr>
          <w:rFonts w:ascii="Arial" w:cs="Arial" w:eastAsia="Arial" w:hAnsi="Arial"/>
          <w:rtl w:val="0"/>
        </w:rPr>
        <w:t xml:space="preserve">1-hop </w:t>
      </w:r>
      <w:commentRangeEnd w:id="21"/>
      <w:r w:rsidDel="00000000" w:rsidR="00000000" w:rsidRPr="00000000">
        <w:commentReference w:id="21"/>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42">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43">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544">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4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46">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47">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48">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49">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4A">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 - Gateway Information</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4B">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4C">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4D">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4E">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4F">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50">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51">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52">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53">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54">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55">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5D">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5E">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66">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67">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6F">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70">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79">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7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7B">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7C">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7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7E">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7F">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80">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81">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582">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 - Connection Request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8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8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8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8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8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8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8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8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8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91">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9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9F">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A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AD">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AE">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B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BE">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C4">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C6">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C8">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C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C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C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C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C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D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D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D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D6">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D7">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D8">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5E5">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5E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5EB">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5EC">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5F0">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5F3">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5F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5F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5F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5F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5F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5F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5F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0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01">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02">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0F">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10">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1D">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1E">
            <w:pPr>
              <w:jc w:val="center"/>
              <w:rPr>
                <w:rFonts w:ascii="Arial" w:cs="Arial" w:eastAsia="Arial" w:hAnsi="Arial"/>
              </w:rPr>
            </w:pPr>
            <w:sdt>
              <w:sdtPr>
                <w:tag w:val="goog_rdk_27"/>
              </w:sdtPr>
              <w:sdtContent>
                <w:commentRangeStart w:id="22"/>
              </w:sdtContent>
            </w:sdt>
            <w:sdt>
              <w:sdtPr>
                <w:tag w:val="goog_rdk_28"/>
              </w:sdtPr>
              <w:sdtContent>
                <w:commentRangeStart w:id="23"/>
              </w:sdtContent>
            </w:sdt>
            <w:r w:rsidDel="00000000" w:rsidR="00000000" w:rsidRPr="00000000">
              <w:rPr>
                <w:rFonts w:ascii="Arial" w:cs="Arial" w:eastAsia="Arial" w:hAnsi="Arial"/>
                <w:rtl w:val="0"/>
              </w:rPr>
              <w:t xml:space="preserve">Protocol Version</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tc>
      </w:tr>
      <w:tr>
        <w:trPr>
          <w:cantSplit w:val="0"/>
          <w:tblHeader w:val="0"/>
        </w:trPr>
        <w:tc>
          <w:tcPr/>
          <w:p w:rsidR="00000000" w:rsidDel="00000000" w:rsidP="00000000" w:rsidRDefault="00000000" w:rsidRPr="00000000" w14:paraId="0000062B">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2C">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39">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3A">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47">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48">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55">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56">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63">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64">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1">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72">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7F">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80">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8D">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8E">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9B">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9C">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A9">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AA">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B7">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B8">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C5">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C6">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D3">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D4">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E1">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E2">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6EF">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F0">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6FD">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6FE">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0B">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0C">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19">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1A">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27">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28">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35">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36">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43">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44">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52">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753">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5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55">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56">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57">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5C">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5D">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5E">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CONNACK packet. It should ideally be populated with a random integer value.</w:t>
      </w:r>
    </w:p>
    <w:p w:rsidR="00000000" w:rsidDel="00000000" w:rsidP="00000000" w:rsidRDefault="00000000" w:rsidRPr="00000000" w14:paraId="0000075F">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60">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6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62">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63">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64">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65">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66">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67">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68">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6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6B">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6C">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6D">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6E">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6F">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70">
      <w:pPr>
        <w:rPr>
          <w:rFonts w:ascii="Arial" w:cs="Arial" w:eastAsia="Arial" w:hAnsi="Arial"/>
          <w:color w:val="000000"/>
        </w:rPr>
      </w:pPr>
      <w:sdt>
        <w:sdtPr>
          <w:tag w:val="goog_rdk_29"/>
        </w:sdtPr>
        <w:sdtContent>
          <w:commentRangeStart w:id="24"/>
        </w:sdtContent>
      </w:sdt>
      <w:sdt>
        <w:sdtPr>
          <w:tag w:val="goog_rdk_30"/>
        </w:sdtPr>
        <w:sdtContent>
          <w:commentRangeStart w:id="25"/>
        </w:sdtContent>
      </w:sdt>
      <w:sdt>
        <w:sdtPr>
          <w:tag w:val="goog_rdk_31"/>
        </w:sdtPr>
        <w:sdtContent>
          <w:commentRangeStart w:id="26"/>
        </w:sdtContent>
      </w:sdt>
      <w:sdt>
        <w:sdtPr>
          <w:tag w:val="goog_rdk_32"/>
        </w:sdtPr>
        <w:sdtContent>
          <w:commentRangeStart w:id="27"/>
        </w:sdtContent>
      </w:sdt>
      <w:sdt>
        <w:sdtPr>
          <w:tag w:val="goog_rdk_33"/>
        </w:sdtPr>
        <w:sdtContent>
          <w:commentRangeStart w:id="28"/>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77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hyperlink w:anchor="_heading=h.17nz8yj">
        <w:r w:rsidDel="00000000" w:rsidR="00000000" w:rsidRPr="00000000">
          <w:rPr>
            <w:rFonts w:ascii="Arial" w:cs="Arial" w:eastAsia="Arial" w:hAnsi="Arial"/>
            <w:color w:val="1155cc"/>
            <w:highlight w:val="yellow"/>
            <w:u w:val="single"/>
            <w:rtl w:val="0"/>
          </w:rPr>
          <w:t xml:space="preserve">section 4.24</w:t>
        </w:r>
      </w:hyperlink>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7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773">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74">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75">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76">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77">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78">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79">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7A">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7B">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7C">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7D">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7E">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7F">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80">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81">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82">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83">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8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85">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86">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87">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88">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89">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8A">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8B">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8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8D">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8E">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8F">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90">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91">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92">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93">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94">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95">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96">
      <w:pPr>
        <w:numPr>
          <w:ilvl w:val="0"/>
          <w:numId w:val="29"/>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I/O error or network failure detected by the Server.</w:t>
      </w:r>
    </w:p>
    <w:p w:rsidR="00000000" w:rsidDel="00000000" w:rsidP="00000000" w:rsidRDefault="00000000" w:rsidRPr="00000000" w14:paraId="00000797">
      <w:pPr>
        <w:numPr>
          <w:ilvl w:val="0"/>
          <w:numId w:val="29"/>
        </w:numPr>
        <w:spacing w:after="24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98">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 been published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99">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w:t>
      </w:r>
      <w:sdt>
        <w:sdtPr>
          <w:tag w:val="goog_rdk_34"/>
        </w:sdtPr>
        <w:sdtContent>
          <w:commentRangeStart w:id="29"/>
        </w:sdtContent>
      </w:sdt>
      <w:sdt>
        <w:sdtPr>
          <w:tag w:val="goog_rdk_35"/>
        </w:sdtPr>
        <w:sdtContent>
          <w:commentRangeStart w:id="30"/>
        </w:sdtContent>
      </w:sdt>
      <w:r w:rsidDel="00000000" w:rsidR="00000000" w:rsidRPr="00000000">
        <w:rPr>
          <w:rFonts w:ascii="Arial" w:cs="Arial" w:eastAsia="Arial" w:hAnsi="Arial"/>
          <w:color w:val="000000"/>
          <w:sz w:val="20"/>
          <w:szCs w:val="20"/>
          <w:rtl w:val="0"/>
        </w:rPr>
        <w:t xml:space="preserve">Session</w:t>
      </w:r>
      <w:commentRangeEnd w:id="29"/>
      <w:r w:rsidDel="00000000" w:rsidR="00000000" w:rsidRPr="00000000">
        <w:commentReference w:id="29"/>
      </w:r>
      <w:commentRangeEnd w:id="30"/>
      <w:r w:rsidDel="00000000" w:rsidR="00000000" w:rsidRPr="00000000">
        <w:commentReference w:id="30"/>
      </w:r>
      <w:r w:rsidDel="00000000" w:rsidR="00000000" w:rsidRPr="00000000">
        <w:rPr>
          <w:rFonts w:ascii="Arial" w:cs="Arial" w:eastAsia="Arial" w:hAnsi="Arial"/>
          <w:color w:val="000000"/>
          <w:sz w:val="20"/>
          <w:szCs w:val="20"/>
          <w:rtl w:val="0"/>
        </w:rPr>
        <w:t xml:space="preserve"> ends.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9A">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Short 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9B">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9C">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9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9E">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9F">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A0">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A1">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A2">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A3">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A4">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A5">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A6">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A7">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A8">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A9">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A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AB">
      <w:pPr>
        <w:numPr>
          <w:ilvl w:val="0"/>
          <w:numId w:val="36"/>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r:id="rId56">
        <w:r w:rsidDel="00000000" w:rsidR="00000000" w:rsidRPr="00000000">
          <w:rPr>
            <w:rFonts w:ascii="Arial" w:cs="Arial" w:eastAsia="Arial" w:hAnsi="Arial"/>
            <w:highlight w:val="yellow"/>
            <w:rtl w:val="0"/>
          </w:rPr>
          <w:t xml:space="preserve"> </w:t>
        </w:r>
      </w:hyperlink>
      <w:hyperlink r:id="rId57">
        <w:r w:rsidDel="00000000" w:rsidR="00000000" w:rsidRPr="00000000">
          <w:rPr>
            <w:rFonts w:ascii="Arial" w:cs="Arial" w:eastAsia="Arial" w:hAnsi="Arial"/>
            <w:color w:val="1155cc"/>
            <w:highlight w:val="yellow"/>
            <w:u w:val="single"/>
            <w:rtl w:val="0"/>
          </w:rPr>
          <w:t xml:space="preserve">section 3.1</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section</w:t>
      </w:r>
      <w:sdt>
        <w:sdtPr>
          <w:tag w:val="goog_rdk_36"/>
        </w:sdtPr>
        <w:sdtContent>
          <w:commentRangeStart w:id="31"/>
        </w:sdtContent>
      </w:sdt>
      <w:r w:rsidDel="00000000" w:rsidR="00000000" w:rsidRPr="00000000">
        <w:rPr>
          <w:rFonts w:ascii="Arial" w:cs="Arial" w:eastAsia="Arial" w:hAnsi="Arial"/>
          <w:color w:val="000000"/>
          <w:rtl w:val="0"/>
        </w:rPr>
        <w:t xml:space="preserve"> 4.13</w:t>
      </w:r>
      <w:commentRangeEnd w:id="31"/>
      <w:r w:rsidDel="00000000" w:rsidR="00000000" w:rsidRPr="00000000">
        <w:commentReference w:id="31"/>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AC">
      <w:pPr>
        <w:numPr>
          <w:ilvl w:val="0"/>
          <w:numId w:val="63"/>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w:t>
      </w:r>
      <w:hyperlink r:id="rId58">
        <w:r w:rsidDel="00000000" w:rsidR="00000000" w:rsidRPr="00000000">
          <w:rPr>
            <w:rFonts w:ascii="Arial" w:cs="Arial" w:eastAsia="Arial" w:hAnsi="Arial"/>
            <w:rtl w:val="0"/>
          </w:rPr>
          <w:t xml:space="preserve"> </w:t>
        </w:r>
      </w:hyperlink>
      <w:sdt>
        <w:sdtPr>
          <w:tag w:val="goog_rdk_37"/>
        </w:sdtPr>
        <w:sdtContent>
          <w:commentRangeStart w:id="32"/>
        </w:sdtContent>
      </w:sdt>
      <w:hyperlink r:id="rId59">
        <w:r w:rsidDel="00000000" w:rsidR="00000000" w:rsidRPr="00000000">
          <w:rPr>
            <w:rFonts w:ascii="Arial" w:cs="Arial" w:eastAsia="Arial" w:hAnsi="Arial"/>
            <w:color w:val="1155cc"/>
            <w:u w:val="single"/>
            <w:rtl w:val="0"/>
          </w:rPr>
          <w:t xml:space="preserve">section 3.2</w:t>
        </w:r>
      </w:hyperlink>
      <w:r w:rsidDel="00000000" w:rsidR="00000000" w:rsidRPr="00000000">
        <w:rPr>
          <w:rFonts w:ascii="Arial" w:cs="Arial" w:eastAsia="Arial" w:hAnsi="Arial"/>
          <w:rtl w:val="0"/>
        </w:rPr>
        <w:t xml:space="preserve"> and</w:t>
      </w:r>
      <w:hyperlink r:id="rId60">
        <w:r w:rsidDel="00000000" w:rsidR="00000000" w:rsidRPr="00000000">
          <w:rPr>
            <w:rFonts w:ascii="Arial" w:cs="Arial" w:eastAsia="Arial" w:hAnsi="Arial"/>
            <w:rtl w:val="0"/>
          </w:rPr>
          <w:t xml:space="preserve"> </w:t>
        </w:r>
      </w:hyperlink>
      <w:hyperlink r:id="rId61">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7A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AE">
      <w:pPr>
        <w:numPr>
          <w:ilvl w:val="0"/>
          <w:numId w:val="21"/>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w:t>
      </w:r>
      <w:hyperlink r:id="rId62">
        <w:r w:rsidDel="00000000" w:rsidR="00000000" w:rsidRPr="00000000">
          <w:rPr>
            <w:rFonts w:ascii="Arial" w:cs="Arial" w:eastAsia="Arial" w:hAnsi="Arial"/>
            <w:highlight w:val="yellow"/>
            <w:rtl w:val="0"/>
          </w:rPr>
          <w:t xml:space="preserve"> </w:t>
        </w:r>
      </w:hyperlink>
      <w:hyperlink r:id="rId63">
        <w:r w:rsidDel="00000000" w:rsidR="00000000" w:rsidRPr="00000000">
          <w:rPr>
            <w:rFonts w:ascii="Arial" w:cs="Arial" w:eastAsia="Arial" w:hAnsi="Arial"/>
            <w:color w:val="1155cc"/>
            <w:highlight w:val="yellow"/>
            <w:u w:val="single"/>
            <w:rtl w:val="0"/>
          </w:rPr>
          <w:t xml:space="preserve">section 4.13</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 section 3.1.2.5. </w:t>
      </w:r>
    </w:p>
    <w:p w:rsidR="00000000" w:rsidDel="00000000" w:rsidP="00000000" w:rsidRDefault="00000000" w:rsidRPr="00000000" w14:paraId="000007AF">
      <w:pPr>
        <w:numPr>
          <w:ilvl w:val="0"/>
          <w:numId w:val="21"/>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B0">
      <w:pPr>
        <w:numPr>
          <w:ilvl w:val="0"/>
          <w:numId w:val="21"/>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B1">
      <w:pPr>
        <w:numPr>
          <w:ilvl w:val="0"/>
          <w:numId w:val="21"/>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message delivery and Keep Alive monitoring.</w:t>
      </w:r>
    </w:p>
    <w:p w:rsidR="00000000" w:rsidDel="00000000" w:rsidP="00000000" w:rsidRDefault="00000000" w:rsidRPr="00000000" w14:paraId="000007B2">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B3">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B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38"/>
        </w:sdtPr>
        <w:sdtContent>
          <w:commentRangeStart w:id="33"/>
        </w:sdtContent>
      </w:sdt>
      <w:sdt>
        <w:sdtPr>
          <w:tag w:val="goog_rdk_39"/>
        </w:sdtPr>
        <w:sdtContent>
          <w:commentRangeStart w:id="34"/>
        </w:sdtContent>
      </w:sdt>
      <w:sdt>
        <w:sdtPr>
          <w:tag w:val="goog_rdk_40"/>
        </w:sdtPr>
        <w:sdtContent>
          <w:commentRangeStart w:id="35"/>
        </w:sdtContent>
      </w:sdt>
      <w:r w:rsidDel="00000000" w:rsidR="00000000" w:rsidRPr="00000000">
        <w:rPr>
          <w:rFonts w:ascii="Arial" w:cs="Arial" w:eastAsia="Arial" w:hAnsi="Arial"/>
          <w:rtl w:val="0"/>
        </w:rPr>
        <w:t xml:space="preserve">ents are allowed to send further MQTT Control Packets im</w:t>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B5">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B6">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B7">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B8">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B9">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BA">
      <w:pPr>
        <w:spacing w:after="240" w:before="240" w:lineRule="auto"/>
        <w:ind w:left="580" w:right="0" w:firstLine="0"/>
        <w:rPr>
          <w:rFonts w:ascii="Arial" w:cs="Arial" w:eastAsia="Arial" w:hAnsi="Arial"/>
        </w:rPr>
      </w:pPr>
      <w:sdt>
        <w:sdtPr>
          <w:tag w:val="goog_rdk_41"/>
        </w:sdtPr>
        <w:sdtContent>
          <w:commentRangeStart w:id="36"/>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7BB">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 - Connect Acknowledgement</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BC">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B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B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C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C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C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C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C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C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CB">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C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DA">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D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7E9">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7EA">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7F9">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05">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06">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07">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08">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0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0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0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0F">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11">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13">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15">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16">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17">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18">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26">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2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35">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36">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44">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45">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53">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54">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62">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63">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1">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72">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80">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81">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8F">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90">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9E">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9F">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AD">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AE">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BC">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BD">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CB">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CC">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DA">
            <w:pPr>
              <w:rPr>
                <w:rFonts w:ascii="Arial" w:cs="Arial" w:eastAsia="Arial" w:hAnsi="Arial"/>
              </w:rPr>
            </w:pPr>
            <w:sdt>
              <w:sdtPr>
                <w:tag w:val="goog_rdk_42"/>
              </w:sdtPr>
              <w:sdtContent>
                <w:commentRangeStart w:id="37"/>
              </w:sdtContent>
            </w:sdt>
            <w:r w:rsidDel="00000000" w:rsidR="00000000" w:rsidRPr="00000000">
              <w:rPr>
                <w:rFonts w:ascii="Arial" w:cs="Arial" w:eastAsia="Arial" w:hAnsi="Arial"/>
                <w:rtl w:val="0"/>
              </w:rPr>
              <w:t xml:space="preserve">Byte 11</w:t>
            </w:r>
            <w:commentRangeEnd w:id="37"/>
            <w:r w:rsidDel="00000000" w:rsidR="00000000" w:rsidRPr="00000000">
              <w:commentReference w:id="37"/>
            </w:r>
            <w:r w:rsidDel="00000000" w:rsidR="00000000" w:rsidRPr="00000000">
              <w:rPr>
                <w:rFonts w:ascii="Arial" w:cs="Arial" w:eastAsia="Arial" w:hAnsi="Arial"/>
                <w:rtl w:val="0"/>
              </w:rPr>
              <w:t xml:space="preserve">…N</w:t>
            </w:r>
          </w:p>
        </w:tc>
        <w:tc>
          <w:tcPr>
            <w:gridSpan w:val="14"/>
          </w:tcPr>
          <w:p w:rsidR="00000000" w:rsidDel="00000000" w:rsidP="00000000" w:rsidRDefault="00000000" w:rsidRPr="00000000" w14:paraId="000008DB">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8EA">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8EB">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8EC">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8ED">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8EE">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8EF">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8F0">
      <w:pPr>
        <w:numPr>
          <w:ilvl w:val="0"/>
          <w:numId w:val="57"/>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8F1">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8F2">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8F3">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8F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8F5">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43"/>
        </w:sdtPr>
        <w:sdtContent>
          <w:commentRangeStart w:id="38"/>
        </w:sdtContent>
      </w:sdt>
      <w:r w:rsidDel="00000000" w:rsidR="00000000" w:rsidRPr="00000000">
        <w:rPr>
          <w:rFonts w:ascii="Arial" w:cs="Arial" w:eastAsia="Arial" w:hAnsi="Arial"/>
          <w:rtl w:val="0"/>
        </w:rPr>
        <w:t xml:space="preserve">should</w:t>
      </w:r>
      <w:commentRangeEnd w:id="38"/>
      <w:r w:rsidDel="00000000" w:rsidR="00000000" w:rsidRPr="00000000">
        <w:commentReference w:id="38"/>
      </w:r>
      <w:r w:rsidDel="00000000" w:rsidR="00000000" w:rsidRPr="00000000">
        <w:rPr>
          <w:rFonts w:ascii="Arial" w:cs="Arial" w:eastAsia="Arial" w:hAnsi="Arial"/>
          <w:rtl w:val="0"/>
        </w:rPr>
        <w:t xml:space="preserve"> be considered.</w:t>
      </w:r>
    </w:p>
    <w:p w:rsidR="00000000" w:rsidDel="00000000" w:rsidP="00000000" w:rsidRDefault="00000000" w:rsidRPr="00000000" w14:paraId="000008F6">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8F7">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8F8">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CONNECT Packet being acknowledged.</w:t>
      </w:r>
    </w:p>
    <w:p w:rsidR="00000000" w:rsidDel="00000000" w:rsidP="00000000" w:rsidRDefault="00000000" w:rsidRPr="00000000" w14:paraId="000008F9">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8FA">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8FB">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44"/>
        </w:sdtPr>
        <w:sdtContent>
          <w:commentRangeStart w:id="39"/>
        </w:sdtContent>
      </w:sdt>
      <w:sdt>
        <w:sdtPr>
          <w:tag w:val="goog_rdk_45"/>
        </w:sdtPr>
        <w:sdtContent>
          <w:commentRangeStart w:id="40"/>
        </w:sdtContent>
      </w:sdt>
      <w:r w:rsidDel="00000000" w:rsidR="00000000" w:rsidRPr="00000000">
        <w:rPr>
          <w:highlight w:val="yellow"/>
          <w:rtl w:val="0"/>
        </w:rPr>
        <w:t xml:space="preserve">128</w:t>
      </w:r>
      <w:commentRangeEnd w:id="39"/>
      <w:r w:rsidDel="00000000" w:rsidR="00000000" w:rsidRPr="00000000">
        <w:commentReference w:id="39"/>
      </w:r>
      <w:commentRangeEnd w:id="40"/>
      <w:r w:rsidDel="00000000" w:rsidR="00000000" w:rsidRPr="00000000">
        <w:commentReference w:id="40"/>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8FC">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8FD">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8FE">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8FF">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00">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01">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02">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03">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04">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05">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06">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07">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08">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09">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0A">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90B">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0C">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0D">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0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0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1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1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1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1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1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1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1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17">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1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20">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2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29">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2A">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32">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3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3B">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3C">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44">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45">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4D">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4E">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56">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57">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960">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61">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6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63">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64">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CONNECT, AUTH or CONNACK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65">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66">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967">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68">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69">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6A">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6B">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6C">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6D">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6E">
      <w:pPr>
        <w:ind w:left="720" w:firstLine="0"/>
        <w:rPr>
          <w:rFonts w:ascii="Arial" w:cs="Arial" w:eastAsia="Arial" w:hAnsi="Arial"/>
          <w:highlight w:val="white"/>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p>
    <w:p w:rsidR="00000000" w:rsidDel="00000000" w:rsidP="00000000" w:rsidRDefault="00000000" w:rsidRPr="00000000" w14:paraId="0000096F">
      <w:pPr>
        <w:pStyle w:val="Heading4"/>
        <w:ind w:left="0" w:firstLine="0"/>
        <w:rPr/>
      </w:pPr>
      <w:bookmarkStart w:colFirst="0" w:colLast="0" w:name="_heading=h.psc1lxe4uzxw" w:id="94"/>
      <w:bookmarkEnd w:id="94"/>
      <w:r w:rsidDel="00000000" w:rsidR="00000000" w:rsidRPr="00000000">
        <w:rPr>
          <w:rtl w:val="0"/>
        </w:rPr>
        <w:t xml:space="preserve">3.1.6.6 Auth Actions</w:t>
      </w:r>
    </w:p>
    <w:p w:rsidR="00000000" w:rsidDel="00000000" w:rsidP="00000000" w:rsidRDefault="00000000" w:rsidRPr="00000000" w14:paraId="00000970">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extended authentication.</w:t>
      </w:r>
    </w:p>
    <w:p w:rsidR="00000000" w:rsidDel="00000000" w:rsidP="00000000" w:rsidRDefault="00000000" w:rsidRPr="00000000" w14:paraId="00000971">
      <w:pPr>
        <w:pStyle w:val="Heading3"/>
        <w:keepLines w:val="1"/>
        <w:spacing w:after="118" w:before="0" w:line="259" w:lineRule="auto"/>
        <w:ind w:left="0" w:firstLine="0"/>
        <w:rPr>
          <w:rFonts w:ascii="Arial" w:cs="Arial" w:eastAsia="Arial" w:hAnsi="Arial"/>
        </w:rPr>
      </w:pPr>
      <w:bookmarkStart w:colFirst="0" w:colLast="0" w:name="_heading=h.45jfvxd" w:id="95"/>
      <w:bookmarkEnd w:id="95"/>
      <w:r w:rsidDel="00000000" w:rsidR="00000000" w:rsidRPr="00000000">
        <w:rPr>
          <w:rtl w:val="0"/>
        </w:rPr>
        <w:t xml:space="preserve">3.1.7 </w:t>
      </w:r>
      <w:r w:rsidDel="00000000" w:rsidR="00000000" w:rsidRPr="00000000">
        <w:rPr>
          <w:rFonts w:ascii="Arial" w:cs="Arial" w:eastAsia="Arial" w:hAnsi="Arial"/>
          <w:rtl w:val="0"/>
        </w:rPr>
        <w:t xml:space="preserve">REGISTER - Register Topic Alias Request</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7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7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7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7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7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7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7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7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7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7B">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7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84">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8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8D">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8E">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96">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9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9F">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A0">
            <w:pPr>
              <w:jc w:val="center"/>
              <w:rPr>
                <w:rFonts w:ascii="Arial" w:cs="Arial" w:eastAsia="Arial" w:hAnsi="Arial"/>
              </w:rPr>
            </w:pPr>
            <w:r w:rsidDel="00000000" w:rsidR="00000000" w:rsidRPr="00000000">
              <w:rPr>
                <w:rFonts w:ascii="Arial" w:cs="Arial" w:eastAsia="Arial" w:hAnsi="Arial"/>
                <w:rtl w:val="0"/>
              </w:rPr>
              <w:t xml:space="preserve">Topic Alias MSB</w:t>
            </w:r>
            <w:r w:rsidDel="00000000" w:rsidR="00000000" w:rsidRPr="00000000">
              <w:rPr>
                <w:rtl w:val="0"/>
              </w:rPr>
            </w:r>
          </w:p>
        </w:tc>
      </w:tr>
      <w:tr>
        <w:trPr>
          <w:cantSplit w:val="0"/>
          <w:tblHeader w:val="0"/>
        </w:trPr>
        <w:tc>
          <w:tcPr/>
          <w:p w:rsidR="00000000" w:rsidDel="00000000" w:rsidP="00000000" w:rsidRDefault="00000000" w:rsidRPr="00000000" w14:paraId="000009A8">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A9">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B1">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B2">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BB">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BC">
      <w:pPr>
        <w:pStyle w:val="Heading4"/>
        <w:ind w:left="0" w:firstLine="0"/>
        <w:rPr>
          <w:rFonts w:ascii="Arial" w:cs="Arial" w:eastAsia="Arial" w:hAnsi="Arial"/>
        </w:rPr>
      </w:pPr>
      <w:bookmarkStart w:colFirst="0" w:colLast="0" w:name="_heading=h.2koq656" w:id="96"/>
      <w:bookmarkEnd w:id="96"/>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B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BE">
      <w:pPr>
        <w:pStyle w:val="Heading4"/>
        <w:ind w:left="0" w:firstLine="0"/>
        <w:rPr>
          <w:rFonts w:ascii="Arial" w:cs="Arial" w:eastAsia="Arial" w:hAnsi="Arial"/>
        </w:rPr>
      </w:pPr>
      <w:bookmarkStart w:colFirst="0" w:colLast="0" w:name="_heading=h.3jtnz0s" w:id="97"/>
      <w:bookmarkEnd w:id="97"/>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BF">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C0">
      <w:pPr>
        <w:pStyle w:val="Heading4"/>
        <w:ind w:left="0" w:firstLine="0"/>
        <w:rPr>
          <w:rFonts w:ascii="Arial" w:cs="Arial" w:eastAsia="Arial" w:hAnsi="Arial"/>
        </w:rPr>
      </w:pPr>
      <w:bookmarkStart w:colFirst="0" w:colLast="0" w:name="_heading=h.zu0gcz" w:id="98"/>
      <w:bookmarkEnd w:id="98"/>
      <w:r w:rsidDel="00000000" w:rsidR="00000000" w:rsidRPr="00000000">
        <w:rPr>
          <w:rFonts w:ascii="Arial" w:cs="Arial" w:eastAsia="Arial" w:hAnsi="Arial"/>
          <w:rtl w:val="0"/>
        </w:rPr>
        <w:t xml:space="preserve">3.1.7.3 Topic Alias</w:t>
      </w:r>
    </w:p>
    <w:p w:rsidR="00000000" w:rsidDel="00000000" w:rsidP="00000000" w:rsidRDefault="00000000" w:rsidRPr="00000000" w14:paraId="000009C1">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C2">
      <w:pPr>
        <w:pStyle w:val="Heading4"/>
        <w:ind w:left="0" w:firstLine="0"/>
        <w:rPr>
          <w:rFonts w:ascii="Arial" w:cs="Arial" w:eastAsia="Arial" w:hAnsi="Arial"/>
        </w:rPr>
      </w:pPr>
      <w:bookmarkStart w:colFirst="0" w:colLast="0" w:name="_heading=h.1yyy98l" w:id="99"/>
      <w:bookmarkEnd w:id="99"/>
      <w:r w:rsidDel="00000000" w:rsidR="00000000" w:rsidRPr="00000000">
        <w:rPr>
          <w:rFonts w:ascii="Arial" w:cs="Arial" w:eastAsia="Arial" w:hAnsi="Arial"/>
          <w:rtl w:val="0"/>
        </w:rPr>
        <w:t xml:space="preserve">3.1.7.4 Topic Name</w:t>
      </w:r>
    </w:p>
    <w:p w:rsidR="00000000" w:rsidDel="00000000" w:rsidP="00000000" w:rsidRDefault="00000000" w:rsidRPr="00000000" w14:paraId="000009C3">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C4">
      <w:pPr>
        <w:pStyle w:val="Heading4"/>
        <w:spacing w:after="306" w:before="0" w:line="248.00000000000006" w:lineRule="auto"/>
        <w:ind w:left="0" w:right="990" w:firstLine="0"/>
        <w:jc w:val="both"/>
        <w:rPr/>
      </w:pPr>
      <w:bookmarkStart w:colFirst="0" w:colLast="0" w:name="_heading=h.2jnkuws4c71i" w:id="100"/>
      <w:bookmarkEnd w:id="100"/>
      <w:r w:rsidDel="00000000" w:rsidR="00000000" w:rsidRPr="00000000">
        <w:rPr>
          <w:rtl w:val="0"/>
        </w:rPr>
        <w:t xml:space="preserve">3.1.7.5 Register Actions</w:t>
      </w:r>
    </w:p>
    <w:p w:rsidR="00000000" w:rsidDel="00000000" w:rsidP="00000000" w:rsidRDefault="00000000" w:rsidRPr="00000000" w14:paraId="000009C5">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9C6">
      <w:pPr>
        <w:pStyle w:val="Heading3"/>
        <w:keepLines w:val="1"/>
        <w:spacing w:after="77" w:before="0" w:line="259" w:lineRule="auto"/>
        <w:ind w:left="0" w:firstLine="0"/>
        <w:rPr>
          <w:rFonts w:ascii="Arial" w:cs="Arial" w:eastAsia="Arial" w:hAnsi="Arial"/>
        </w:rPr>
      </w:pPr>
      <w:bookmarkStart w:colFirst="0" w:colLast="0" w:name="_heading=h.4iylrwe" w:id="101"/>
      <w:bookmarkEnd w:id="101"/>
      <w:r w:rsidDel="00000000" w:rsidR="00000000" w:rsidRPr="00000000">
        <w:rPr>
          <w:rtl w:val="0"/>
        </w:rPr>
        <w:t xml:space="preserve">3.1.8 </w:t>
      </w:r>
      <w:r w:rsidDel="00000000" w:rsidR="00000000" w:rsidRPr="00000000">
        <w:rPr>
          <w:rFonts w:ascii="Arial" w:cs="Arial" w:eastAsia="Arial" w:hAnsi="Arial"/>
          <w:rtl w:val="0"/>
        </w:rPr>
        <w:t xml:space="preserve">REGACK - Register Topic Alias Response</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C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C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C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C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C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C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C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C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D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D2">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D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DD">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D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9E8">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9E9">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9F4">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9F5">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F6">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F7">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9F8">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9FA">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9FB">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9FE">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9F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0">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1">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03">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5">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6">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07">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09">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0A">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14">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15">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1F">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20">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2A">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2B">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35">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36">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41">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42">
      <w:pPr>
        <w:pStyle w:val="Heading4"/>
        <w:ind w:left="0" w:right="4" w:firstLine="0"/>
        <w:rPr>
          <w:rFonts w:ascii="Arial" w:cs="Arial" w:eastAsia="Arial" w:hAnsi="Arial"/>
        </w:rPr>
      </w:pPr>
      <w:bookmarkStart w:colFirst="0" w:colLast="0" w:name="_heading=h.2y3w247" w:id="102"/>
      <w:bookmarkEnd w:id="102"/>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4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44">
      <w:pPr>
        <w:pStyle w:val="Heading4"/>
        <w:ind w:left="0" w:right="4" w:firstLine="0"/>
        <w:rPr>
          <w:rFonts w:ascii="Arial" w:cs="Arial" w:eastAsia="Arial" w:hAnsi="Arial"/>
        </w:rPr>
      </w:pPr>
      <w:bookmarkStart w:colFirst="0" w:colLast="0" w:name="_heading=h.1d96cc0" w:id="103"/>
      <w:bookmarkEnd w:id="103"/>
      <w:r w:rsidDel="00000000" w:rsidR="00000000" w:rsidRPr="00000000">
        <w:rPr>
          <w:rFonts w:ascii="Arial" w:cs="Arial" w:eastAsia="Arial" w:hAnsi="Arial"/>
          <w:rtl w:val="0"/>
        </w:rPr>
        <w:t xml:space="preserve">3.1.8.2 REGACK Flags</w:t>
      </w:r>
    </w:p>
    <w:p w:rsidR="00000000" w:rsidDel="00000000" w:rsidP="00000000" w:rsidRDefault="00000000" w:rsidRPr="00000000" w14:paraId="00000A45">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A46">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4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48">
      <w:pPr>
        <w:pStyle w:val="Heading4"/>
        <w:ind w:left="0" w:firstLine="0"/>
        <w:rPr>
          <w:rFonts w:ascii="Arial" w:cs="Arial" w:eastAsia="Arial" w:hAnsi="Arial"/>
        </w:rPr>
      </w:pPr>
      <w:bookmarkStart w:colFirst="0" w:colLast="0" w:name="_heading=h.2ce457m" w:id="104"/>
      <w:bookmarkEnd w:id="104"/>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49">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4A">
      <w:pPr>
        <w:pStyle w:val="Heading4"/>
        <w:ind w:left="0" w:right="4" w:firstLine="0"/>
        <w:rPr>
          <w:rFonts w:ascii="Arial" w:cs="Arial" w:eastAsia="Arial" w:hAnsi="Arial"/>
        </w:rPr>
      </w:pPr>
      <w:bookmarkStart w:colFirst="0" w:colLast="0" w:name="_heading=h.3x8tuzt" w:id="105"/>
      <w:bookmarkEnd w:id="105"/>
      <w:r w:rsidDel="00000000" w:rsidR="00000000" w:rsidRPr="00000000">
        <w:rPr>
          <w:rFonts w:ascii="Arial" w:cs="Arial" w:eastAsia="Arial" w:hAnsi="Arial"/>
          <w:rtl w:val="0"/>
        </w:rPr>
        <w:t xml:space="preserve">3.1.8.4 Topic Alias</w:t>
      </w:r>
    </w:p>
    <w:p w:rsidR="00000000" w:rsidDel="00000000" w:rsidP="00000000" w:rsidRDefault="00000000" w:rsidRPr="00000000" w14:paraId="00000A4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4C">
      <w:pPr>
        <w:pStyle w:val="Heading4"/>
        <w:ind w:left="0" w:right="4" w:firstLine="0"/>
        <w:rPr>
          <w:rFonts w:ascii="Arial" w:cs="Arial" w:eastAsia="Arial" w:hAnsi="Arial"/>
        </w:rPr>
      </w:pPr>
      <w:bookmarkStart w:colFirst="0" w:colLast="0" w:name="_heading=h.rjefff" w:id="106"/>
      <w:bookmarkEnd w:id="106"/>
      <w:r w:rsidDel="00000000" w:rsidR="00000000" w:rsidRPr="00000000">
        <w:rPr>
          <w:rFonts w:ascii="Arial" w:cs="Arial" w:eastAsia="Arial" w:hAnsi="Arial"/>
          <w:rtl w:val="0"/>
        </w:rPr>
        <w:t xml:space="preserve">3.1.8.5 Reason Code</w:t>
      </w:r>
    </w:p>
    <w:p w:rsidR="00000000" w:rsidDel="00000000" w:rsidP="00000000" w:rsidRDefault="00000000" w:rsidRPr="00000000" w14:paraId="00000A4D">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A4E">
      <w:pPr>
        <w:pStyle w:val="Heading3"/>
        <w:ind w:left="0" w:firstLine="0"/>
        <w:rPr/>
      </w:pPr>
      <w:bookmarkStart w:colFirst="0" w:colLast="0" w:name="_heading=h.3bj1y38" w:id="107"/>
      <w:bookmarkEnd w:id="107"/>
      <w:r w:rsidDel="00000000" w:rsidR="00000000" w:rsidRPr="00000000">
        <w:rPr>
          <w:rtl w:val="0"/>
        </w:rPr>
        <w:t xml:space="preserve">3.1.9 Publish Variants</w:t>
      </w:r>
    </w:p>
    <w:p w:rsidR="00000000" w:rsidDel="00000000" w:rsidP="00000000" w:rsidRDefault="00000000" w:rsidRPr="00000000" w14:paraId="00000A4F">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50">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A51">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A52">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A53">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A54">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A55">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A56">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A57">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A58">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A59">
      <w:pPr>
        <w:pStyle w:val="Heading3"/>
        <w:keepLines w:val="1"/>
        <w:spacing w:after="77" w:before="0" w:line="259" w:lineRule="auto"/>
        <w:ind w:left="0" w:firstLine="0"/>
        <w:rPr/>
      </w:pPr>
      <w:bookmarkStart w:colFirst="0" w:colLast="0" w:name="_heading=h.j8sehv" w:id="108"/>
      <w:bookmarkEnd w:id="108"/>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5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5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5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5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6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6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6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6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6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69">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6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78">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79">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87">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88">
            <w:pPr>
              <w:jc w:val="center"/>
              <w:rPr>
                <w:rFonts w:ascii="Arial" w:cs="Arial" w:eastAsia="Arial" w:hAnsi="Arial"/>
                <w:b w:val="1"/>
                <w:i w:val="1"/>
              </w:rPr>
            </w:pPr>
            <w:r w:rsidDel="00000000" w:rsidR="00000000" w:rsidRPr="00000000">
              <w:rPr>
                <w:rFonts w:ascii="Arial" w:cs="Arial" w:eastAsia="Arial" w:hAnsi="Arial"/>
                <w:b w:val="1"/>
                <w:i w:val="1"/>
                <w:rtl w:val="0"/>
              </w:rPr>
              <w:t xml:space="preserve">PUBWOS FLAGS</w:t>
            </w:r>
          </w:p>
        </w:tc>
      </w:tr>
      <w:tr>
        <w:trPr>
          <w:cantSplit w:val="0"/>
          <w:trHeight w:val="200" w:hRule="atLeast"/>
          <w:tblHeader w:val="0"/>
        </w:trPr>
        <w:tc>
          <w:tcPr>
            <w:vMerge w:val="continue"/>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9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9B">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9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A1">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A2">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A6">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A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A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A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A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A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B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B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B5">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6">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C4">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5">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D3">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D4">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AE3">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AE4">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AE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E6">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AE7">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E8">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AE9">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AE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EB">
      <w:pPr>
        <w:pStyle w:val="Heading4"/>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3.1.10.2 PUBWOS Flags</w:t>
      </w:r>
    </w:p>
    <w:p w:rsidR="00000000" w:rsidDel="00000000" w:rsidP="00000000" w:rsidRDefault="00000000" w:rsidRPr="00000000" w14:paraId="00000AEC">
      <w:pPr>
        <w:ind w:right="4"/>
        <w:rPr>
          <w:rFonts w:ascii="Arial" w:cs="Arial" w:eastAsia="Arial" w:hAnsi="Arial"/>
        </w:rPr>
      </w:pPr>
      <w:r w:rsidDel="00000000" w:rsidR="00000000" w:rsidRPr="00000000">
        <w:rPr>
          <w:rFonts w:ascii="Arial" w:cs="Arial" w:eastAsia="Arial" w:hAnsi="Arial"/>
          <w:rtl w:val="0"/>
        </w:rPr>
        <w:t xml:space="preserve">The PUBWOS Flags field is 1-byte located in the Byte 3 position of the PUBWOS control packet. </w:t>
      </w:r>
    </w:p>
    <w:p w:rsidR="00000000" w:rsidDel="00000000" w:rsidP="00000000" w:rsidRDefault="00000000" w:rsidRPr="00000000" w14:paraId="00000AED">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AEE">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AEF">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AF0">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3.1.10.3 Topic Data</w:t>
      </w:r>
    </w:p>
    <w:p w:rsidR="00000000" w:rsidDel="00000000" w:rsidP="00000000" w:rsidRDefault="00000000" w:rsidRPr="00000000" w14:paraId="00000AF1">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AF2">
      <w:pPr>
        <w:pStyle w:val="Heading4"/>
        <w:ind w:left="0" w:right="4" w:firstLine="0"/>
        <w:rPr>
          <w:rFonts w:ascii="Arial" w:cs="Arial" w:eastAsia="Arial" w:hAnsi="Arial"/>
        </w:rPr>
      </w:pPr>
      <w:bookmarkStart w:colFirst="0" w:colLast="0" w:name="_heading=h.2hio093" w:id="112"/>
      <w:bookmarkEnd w:id="112"/>
      <w:r w:rsidDel="00000000" w:rsidR="00000000" w:rsidRPr="00000000">
        <w:rPr>
          <w:rFonts w:ascii="Arial" w:cs="Arial" w:eastAsia="Arial" w:hAnsi="Arial"/>
          <w:rtl w:val="0"/>
        </w:rPr>
        <w:t xml:space="preserve">3.1.10.4 Data</w:t>
      </w:r>
    </w:p>
    <w:p w:rsidR="00000000" w:rsidDel="00000000" w:rsidP="00000000" w:rsidRDefault="00000000" w:rsidRPr="00000000" w14:paraId="00000AF3">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AF4">
      <w:pPr>
        <w:pStyle w:val="Heading4"/>
        <w:spacing w:after="306" w:lineRule="auto"/>
        <w:ind w:left="-5" w:firstLine="0"/>
        <w:rPr/>
      </w:pPr>
      <w:bookmarkStart w:colFirst="0" w:colLast="0" w:name="_heading=h.whhpchgpz502" w:id="113"/>
      <w:bookmarkEnd w:id="113"/>
      <w:r w:rsidDel="00000000" w:rsidR="00000000" w:rsidRPr="00000000">
        <w:rPr>
          <w:rtl w:val="0"/>
        </w:rPr>
        <w:t xml:space="preserve">3.1.12.7 PUBWOS Actions</w:t>
      </w:r>
    </w:p>
    <w:p w:rsidR="00000000" w:rsidDel="00000000" w:rsidP="00000000" w:rsidRDefault="00000000" w:rsidRPr="00000000" w14:paraId="00000AF5">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AF6">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[MQTT-SN-3.1.12.7-1]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AF7">
      <w:pPr>
        <w:pStyle w:val="Heading3"/>
        <w:keepLines w:val="1"/>
        <w:spacing w:after="77" w:before="0" w:line="259" w:lineRule="auto"/>
        <w:ind w:left="0" w:firstLine="0"/>
        <w:rPr>
          <w:rFonts w:ascii="Arial" w:cs="Arial" w:eastAsia="Arial" w:hAnsi="Arial"/>
        </w:rPr>
      </w:pPr>
      <w:bookmarkStart w:colFirst="0" w:colLast="0" w:name="_heading=h.wnyagw" w:id="114"/>
      <w:bookmarkEnd w:id="114"/>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AF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F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F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F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F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F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0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0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0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07">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0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16">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17">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25">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26">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35">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36">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38">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39">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3B">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3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4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41">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42">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46">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4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4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4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4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4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5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55">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6">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64">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5">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73">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74">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83">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MUST be associated with a valid Client Session</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84">
      <w:pPr>
        <w:pStyle w:val="Heading4"/>
        <w:ind w:left="0" w:right="4" w:firstLine="0"/>
        <w:rPr>
          <w:rFonts w:ascii="Arial" w:cs="Arial" w:eastAsia="Arial" w:hAnsi="Arial"/>
        </w:rPr>
      </w:pPr>
      <w:bookmarkStart w:colFirst="0" w:colLast="0" w:name="_heading=h.3gnlt4p" w:id="115"/>
      <w:bookmarkEnd w:id="115"/>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85">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86">
      <w:pPr>
        <w:pStyle w:val="Heading4"/>
        <w:ind w:left="0" w:right="4" w:firstLine="0"/>
        <w:rPr>
          <w:rFonts w:ascii="Arial" w:cs="Arial" w:eastAsia="Arial" w:hAnsi="Arial"/>
        </w:rPr>
      </w:pPr>
      <w:bookmarkStart w:colFirst="0" w:colLast="0" w:name="_heading=h.1vsw3ci" w:id="116"/>
      <w:bookmarkEnd w:id="116"/>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87">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88">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89">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8B">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8C">
      <w:pPr>
        <w:pStyle w:val="Heading4"/>
        <w:ind w:left="0" w:right="4" w:firstLine="0"/>
        <w:rPr>
          <w:rFonts w:ascii="Arial" w:cs="Arial" w:eastAsia="Arial" w:hAnsi="Arial"/>
        </w:rPr>
      </w:pPr>
      <w:bookmarkStart w:colFirst="0" w:colLast="0" w:name="_heading=h.4fsjm0b" w:id="117"/>
      <w:bookmarkEnd w:id="117"/>
      <w:r w:rsidDel="00000000" w:rsidR="00000000" w:rsidRPr="00000000">
        <w:rPr>
          <w:rFonts w:ascii="Arial" w:cs="Arial" w:eastAsia="Arial" w:hAnsi="Arial"/>
          <w:rtl w:val="0"/>
        </w:rPr>
        <w:t xml:space="preserve">3.1.11.3 Topic Data</w:t>
      </w:r>
    </w:p>
    <w:p w:rsidR="00000000" w:rsidDel="00000000" w:rsidP="00000000" w:rsidRDefault="00000000" w:rsidRPr="00000000" w14:paraId="00000B8D">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8E">
      <w:pPr>
        <w:pStyle w:val="Heading4"/>
        <w:ind w:left="0" w:right="4" w:firstLine="0"/>
        <w:rPr>
          <w:rFonts w:ascii="Arial" w:cs="Arial" w:eastAsia="Arial" w:hAnsi="Arial"/>
        </w:rPr>
      </w:pPr>
      <w:bookmarkStart w:colFirst="0" w:colLast="0" w:name="_heading=h.2uxtw84" w:id="118"/>
      <w:bookmarkEnd w:id="118"/>
      <w:r w:rsidDel="00000000" w:rsidR="00000000" w:rsidRPr="00000000">
        <w:rPr>
          <w:rFonts w:ascii="Arial" w:cs="Arial" w:eastAsia="Arial" w:hAnsi="Arial"/>
          <w:rtl w:val="0"/>
        </w:rPr>
        <w:t xml:space="preserve">3.1.11.4 Data</w:t>
      </w:r>
    </w:p>
    <w:p w:rsidR="00000000" w:rsidDel="00000000" w:rsidP="00000000" w:rsidRDefault="00000000" w:rsidRPr="00000000" w14:paraId="00000B8F">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90">
      <w:pPr>
        <w:pStyle w:val="Heading4"/>
        <w:ind w:left="0" w:firstLine="0"/>
        <w:rPr/>
      </w:pPr>
      <w:bookmarkStart w:colFirst="0" w:colLast="0" w:name="_heading=h.inu1col38lh0" w:id="119"/>
      <w:bookmarkEnd w:id="119"/>
      <w:r w:rsidDel="00000000" w:rsidR="00000000" w:rsidRPr="00000000">
        <w:rPr>
          <w:rtl w:val="0"/>
        </w:rPr>
        <w:t xml:space="preserve">3.1.11.5 </w:t>
      </w:r>
      <w:r w:rsidDel="00000000" w:rsidR="00000000" w:rsidRPr="00000000">
        <w:rPr>
          <w:rtl w:val="0"/>
        </w:rPr>
        <w:t xml:space="preserve">PUBLISH - QoS 0 Actions</w:t>
      </w:r>
    </w:p>
    <w:p w:rsidR="00000000" w:rsidDel="00000000" w:rsidP="00000000" w:rsidRDefault="00000000" w:rsidRPr="00000000" w14:paraId="00000B91">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92">
      <w:pPr>
        <w:pStyle w:val="Heading3"/>
        <w:keepLines w:val="1"/>
        <w:spacing w:after="77" w:before="0" w:line="259" w:lineRule="auto"/>
        <w:ind w:left="0" w:firstLine="0"/>
        <w:rPr>
          <w:rFonts w:ascii="Arial" w:cs="Arial" w:eastAsia="Arial" w:hAnsi="Arial"/>
        </w:rPr>
      </w:pPr>
      <w:bookmarkStart w:colFirst="0" w:colLast="0" w:name="_heading=h.1a346fx" w:id="120"/>
      <w:bookmarkEnd w:id="120"/>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9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9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9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9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9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9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9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9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A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A2">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A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B1">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B2">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C0">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C1">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D0">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D1">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D3">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D4">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D6">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D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DB">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DC">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DD">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E1">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E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E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E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E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EF">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F0">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BF1">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BFF">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00">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0E">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0F">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1D">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E">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2C">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2D">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3C">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3D">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valid Client Session </w:t>
      </w:r>
      <w:r w:rsidDel="00000000" w:rsidR="00000000" w:rsidRPr="00000000">
        <w:rPr>
          <w:rFonts w:ascii="Arial" w:cs="Arial" w:eastAsia="Arial" w:hAnsi="Arial"/>
          <w:color w:val="ff0000"/>
          <w:rtl w:val="0"/>
        </w:rPr>
        <w:t xml:space="preserve">[MQTT-SN-3.1.12-1].</w:t>
      </w:r>
    </w:p>
    <w:p w:rsidR="00000000" w:rsidDel="00000000" w:rsidP="00000000" w:rsidRDefault="00000000" w:rsidRPr="00000000" w14:paraId="00000C3E">
      <w:pPr>
        <w:pStyle w:val="Heading4"/>
        <w:ind w:left="0" w:right="4" w:firstLine="0"/>
        <w:rPr>
          <w:rFonts w:ascii="Arial" w:cs="Arial" w:eastAsia="Arial" w:hAnsi="Arial"/>
        </w:rPr>
      </w:pPr>
      <w:bookmarkStart w:colFirst="0" w:colLast="0" w:name="_heading=h.3u2rp3q" w:id="121"/>
      <w:bookmarkEnd w:id="121"/>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3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40">
      <w:pPr>
        <w:pStyle w:val="Heading4"/>
        <w:ind w:left="0" w:right="4" w:firstLine="0"/>
        <w:rPr>
          <w:rFonts w:ascii="Arial" w:cs="Arial" w:eastAsia="Arial" w:hAnsi="Arial"/>
        </w:rPr>
      </w:pPr>
      <w:bookmarkStart w:colFirst="0" w:colLast="0" w:name="_heading=h.2981zbj" w:id="122"/>
      <w:bookmarkEnd w:id="122"/>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41">
      <w:pPr>
        <w:ind w:right="4"/>
        <w:rPr>
          <w:rFonts w:ascii="Arial" w:cs="Arial" w:eastAsia="Arial" w:hAnsi="Arial"/>
        </w:rPr>
      </w:pPr>
      <w:bookmarkStart w:colFirst="0" w:colLast="0" w:name="_heading=h.odc9jc" w:id="123"/>
      <w:bookmarkEnd w:id="123"/>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42">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24"/>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5">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6">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7">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8">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C">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4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0">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4">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8">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C59">
      <w:pPr>
        <w:spacing w:after="0" w:before="0" w:line="248.00000000000006" w:lineRule="auto"/>
        <w:ind w:left="720" w:right="6"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Table 3‑2 - QoS definitions</w:t>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5C">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C5D">
      <w:pPr>
        <w:pStyle w:val="Heading4"/>
        <w:ind w:left="0" w:right="4" w:firstLine="0"/>
        <w:rPr>
          <w:rFonts w:ascii="Arial" w:cs="Arial" w:eastAsia="Arial" w:hAnsi="Arial"/>
        </w:rPr>
      </w:pPr>
      <w:bookmarkStart w:colFirst="0" w:colLast="0" w:name="_heading=h.1nia2ey" w:id="124"/>
      <w:bookmarkEnd w:id="124"/>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5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5F">
      <w:pPr>
        <w:pStyle w:val="Heading4"/>
        <w:ind w:left="0" w:right="4" w:firstLine="0"/>
        <w:rPr>
          <w:rFonts w:ascii="Arial" w:cs="Arial" w:eastAsia="Arial" w:hAnsi="Arial"/>
        </w:rPr>
      </w:pPr>
      <w:bookmarkStart w:colFirst="0" w:colLast="0" w:name="_heading=h.47hxl2r" w:id="125"/>
      <w:bookmarkEnd w:id="125"/>
      <w:r w:rsidDel="00000000" w:rsidR="00000000" w:rsidRPr="00000000">
        <w:rPr>
          <w:rFonts w:ascii="Arial" w:cs="Arial" w:eastAsia="Arial" w:hAnsi="Arial"/>
          <w:rtl w:val="0"/>
        </w:rPr>
        <w:t xml:space="preserve">3.1.12.5 Topic Data</w:t>
      </w:r>
    </w:p>
    <w:p w:rsidR="00000000" w:rsidDel="00000000" w:rsidP="00000000" w:rsidRDefault="00000000" w:rsidRPr="00000000" w14:paraId="00000C6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61">
      <w:pPr>
        <w:pStyle w:val="Heading4"/>
        <w:ind w:left="0" w:right="4" w:firstLine="0"/>
        <w:rPr>
          <w:rFonts w:ascii="Arial" w:cs="Arial" w:eastAsia="Arial" w:hAnsi="Arial"/>
        </w:rPr>
      </w:pPr>
      <w:bookmarkStart w:colFirst="0" w:colLast="0" w:name="_heading=h.2mn7vak" w:id="126"/>
      <w:bookmarkEnd w:id="126"/>
      <w:r w:rsidDel="00000000" w:rsidR="00000000" w:rsidRPr="00000000">
        <w:rPr>
          <w:rFonts w:ascii="Arial" w:cs="Arial" w:eastAsia="Arial" w:hAnsi="Arial"/>
          <w:rtl w:val="0"/>
        </w:rPr>
        <w:t xml:space="preserve">3.1.12.6 Data</w:t>
      </w:r>
    </w:p>
    <w:p w:rsidR="00000000" w:rsidDel="00000000" w:rsidP="00000000" w:rsidRDefault="00000000" w:rsidRPr="00000000" w14:paraId="00000C62">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63">
      <w:pPr>
        <w:pStyle w:val="Heading4"/>
        <w:spacing w:after="306" w:lineRule="auto"/>
        <w:ind w:left="-5" w:firstLine="0"/>
        <w:rPr/>
      </w:pPr>
      <w:bookmarkStart w:colFirst="0" w:colLast="0" w:name="_heading=h.3hu8nopr74va" w:id="127"/>
      <w:bookmarkEnd w:id="127"/>
      <w:r w:rsidDel="00000000" w:rsidR="00000000" w:rsidRPr="00000000">
        <w:rPr>
          <w:rtl w:val="0"/>
        </w:rPr>
        <w:t xml:space="preserve">3.1.12.7 PUBLISH Actions</w:t>
      </w:r>
    </w:p>
    <w:p w:rsidR="00000000" w:rsidDel="00000000" w:rsidP="00000000" w:rsidRDefault="00000000" w:rsidRPr="00000000" w14:paraId="00000C64">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rtl w:val="0"/>
        </w:rPr>
        <w:t xml:space="preserve">[MQTT-SN-3.1.12.7-1]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C65">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Table 3‑3 Expected PUBLISH packet response</w:t>
      </w:r>
    </w:p>
    <w:tbl>
      <w:tblPr>
        <w:tblStyle w:val="Table25"/>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6">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7">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8">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9">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A">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B">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C">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D">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C6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C6F">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the Subscription Identifier carried in the SUBSCRIBE packet, if there was one. </w:t>
      </w:r>
    </w:p>
    <w:p w:rsidR="00000000" w:rsidDel="00000000" w:rsidP="00000000" w:rsidRDefault="00000000" w:rsidRPr="00000000" w14:paraId="00000C7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message might match multiple filters. </w:t>
      </w:r>
      <w:r w:rsidDel="00000000" w:rsidR="00000000" w:rsidRPr="00000000">
        <w:rPr>
          <w:rFonts w:ascii="Arial" w:cs="Arial" w:eastAsia="Arial" w:hAnsi="Arial"/>
          <w:highlight w:val="yellow"/>
          <w:rtl w:val="0"/>
        </w:rPr>
        <w:t xml:space="preserve">In this case the Server MUST deliver the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[MQTT-SN-3.1.12.7-2]</w:t>
      </w:r>
      <w:r w:rsidDel="00000000" w:rsidR="00000000" w:rsidRPr="00000000">
        <w:rPr>
          <w:rFonts w:ascii="Arial" w:cs="Arial" w:eastAsia="Arial" w:hAnsi="Arial"/>
          <w:rtl w:val="0"/>
        </w:rPr>
        <w:t xml:space="preserve">. In addition, the Server MAY deliver further copies of the message, one for each additional matching subscription and respecting the subscription’s QoS in each case. </w:t>
      </w:r>
    </w:p>
    <w:p w:rsidR="00000000" w:rsidDel="00000000" w:rsidP="00000000" w:rsidRDefault="00000000" w:rsidRPr="00000000" w14:paraId="00000C71">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C72">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73">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C74">
      <w:pPr>
        <w:spacing w:after="240" w:before="240" w:lineRule="auto"/>
        <w:ind w:left="0" w:right="0" w:firstLine="0"/>
        <w:rPr>
          <w:rFonts w:ascii="Arial" w:cs="Arial" w:eastAsia="Arial" w:hAnsi="Arial"/>
        </w:rPr>
      </w:pPr>
      <w:sdt>
        <w:sdtPr>
          <w:tag w:val="goog_rdk_46"/>
        </w:sdtPr>
        <w:sdtContent>
          <w:commentRangeStart w:id="41"/>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with a Reason Code of 128 or greater from the </w:t>
      </w:r>
      <w:sdt>
        <w:sdtPr>
          <w:tag w:val="goog_rdk_47"/>
        </w:sdtPr>
        <w:sdtContent>
          <w:commentRangeStart w:id="42"/>
        </w:sdtContent>
      </w:sdt>
      <w:r w:rsidDel="00000000" w:rsidR="00000000" w:rsidRPr="00000000">
        <w:rPr>
          <w:rFonts w:ascii="Arial" w:cs="Arial" w:eastAsia="Arial" w:hAnsi="Arial"/>
          <w:highlight w:val="yellow"/>
          <w:rtl w:val="0"/>
        </w:rPr>
        <w:t xml:space="preserve">Server</w:t>
      </w:r>
      <w:commentRangeEnd w:id="42"/>
      <w:r w:rsidDel="00000000" w:rsidR="00000000" w:rsidRPr="00000000">
        <w:commentReference w:id="42"/>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it 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C75">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76">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C77">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p>
    <w:p w:rsidR="00000000" w:rsidDel="00000000" w:rsidP="00000000" w:rsidRDefault="00000000" w:rsidRPr="00000000" w14:paraId="00000C78">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79">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p w:rsidR="00000000" w:rsidDel="00000000" w:rsidP="00000000" w:rsidRDefault="00000000" w:rsidRPr="00000000" w14:paraId="00000C7A">
      <w:pPr>
        <w:pStyle w:val="Heading3"/>
        <w:keepLines w:val="1"/>
        <w:spacing w:after="77" w:before="0" w:line="259" w:lineRule="auto"/>
        <w:ind w:left="0" w:firstLine="0"/>
        <w:rPr>
          <w:rFonts w:ascii="Arial" w:cs="Arial" w:eastAsia="Arial" w:hAnsi="Arial"/>
        </w:rPr>
      </w:pPr>
      <w:bookmarkStart w:colFirst="0" w:colLast="0" w:name="_heading=h.11si5id" w:id="128"/>
      <w:bookmarkEnd w:id="128"/>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7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7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7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7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7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8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8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8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8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84">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8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8D">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8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96">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97">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9F">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A0">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A8">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A9">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B2">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B3">
      <w:pPr>
        <w:pStyle w:val="Heading4"/>
        <w:ind w:left="0" w:right="4" w:firstLine="0"/>
        <w:rPr>
          <w:rFonts w:ascii="Arial" w:cs="Arial" w:eastAsia="Arial" w:hAnsi="Arial"/>
        </w:rPr>
      </w:pPr>
      <w:bookmarkStart w:colFirst="0" w:colLast="0" w:name="_heading=h.3ls5o66" w:id="129"/>
      <w:bookmarkEnd w:id="12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B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B5">
      <w:pPr>
        <w:pStyle w:val="Heading4"/>
        <w:ind w:left="0" w:right="4" w:firstLine="0"/>
        <w:rPr>
          <w:rFonts w:ascii="Arial" w:cs="Arial" w:eastAsia="Arial" w:hAnsi="Arial"/>
        </w:rPr>
      </w:pPr>
      <w:bookmarkStart w:colFirst="0" w:colLast="0" w:name="_heading=h.20xfydz" w:id="130"/>
      <w:bookmarkEnd w:id="130"/>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B6">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B7">
      <w:pPr>
        <w:pStyle w:val="Heading4"/>
        <w:ind w:left="0" w:right="4" w:firstLine="0"/>
        <w:rPr>
          <w:rFonts w:ascii="Arial" w:cs="Arial" w:eastAsia="Arial" w:hAnsi="Arial"/>
        </w:rPr>
      </w:pPr>
      <w:bookmarkStart w:colFirst="0" w:colLast="0" w:name="_heading=h.4kx3h1s" w:id="131"/>
      <w:bookmarkEnd w:id="131"/>
      <w:r w:rsidDel="00000000" w:rsidR="00000000" w:rsidRPr="00000000">
        <w:rPr>
          <w:rFonts w:ascii="Arial" w:cs="Arial" w:eastAsia="Arial" w:hAnsi="Arial"/>
          <w:rtl w:val="0"/>
        </w:rPr>
        <w:t xml:space="preserve">3.1.13.3 Reason Code</w:t>
      </w:r>
    </w:p>
    <w:p w:rsidR="00000000" w:rsidDel="00000000" w:rsidP="00000000" w:rsidRDefault="00000000" w:rsidRPr="00000000" w14:paraId="00000CB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CB9">
      <w:pPr>
        <w:pStyle w:val="Heading4"/>
        <w:spacing w:after="174" w:before="0" w:line="248.00000000000006" w:lineRule="auto"/>
        <w:ind w:left="0" w:firstLine="0"/>
        <w:jc w:val="both"/>
        <w:rPr/>
      </w:pPr>
      <w:bookmarkStart w:colFirst="0" w:colLast="0" w:name="_heading=h.xgybvs5ktz8v" w:id="132"/>
      <w:bookmarkEnd w:id="132"/>
      <w:r w:rsidDel="00000000" w:rsidR="00000000" w:rsidRPr="00000000">
        <w:rPr>
          <w:rtl w:val="0"/>
        </w:rPr>
        <w:t xml:space="preserve">3.1.13.4 </w:t>
      </w:r>
      <w:r w:rsidDel="00000000" w:rsidR="00000000" w:rsidRPr="00000000">
        <w:rPr>
          <w:rtl w:val="0"/>
        </w:rPr>
        <w:t xml:space="preserve">PUBACK Actions</w:t>
      </w:r>
    </w:p>
    <w:p w:rsidR="00000000" w:rsidDel="00000000" w:rsidP="00000000" w:rsidRDefault="00000000" w:rsidRPr="00000000" w14:paraId="00000CBA">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CBB">
      <w:pPr>
        <w:pStyle w:val="Heading3"/>
        <w:keepLines w:val="1"/>
        <w:spacing w:after="109" w:before="0" w:line="259" w:lineRule="auto"/>
        <w:ind w:left="0" w:right="4" w:firstLine="0"/>
        <w:rPr>
          <w:rFonts w:ascii="Arial" w:cs="Arial" w:eastAsia="Arial" w:hAnsi="Arial"/>
        </w:rPr>
      </w:pPr>
      <w:bookmarkStart w:colFirst="0" w:colLast="0" w:name="_heading=h.302dr9l" w:id="133"/>
      <w:bookmarkEnd w:id="133"/>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BC">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BD">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BE">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BF">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C0">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C1">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C2">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C3">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C4">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C5">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C6">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CE">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CF">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D7">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D8">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E0">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E1">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CE9">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EA">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CF3">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CF4">
      <w:pPr>
        <w:pStyle w:val="Heading4"/>
        <w:ind w:left="0" w:right="4" w:firstLine="0"/>
        <w:rPr>
          <w:rFonts w:ascii="Arial" w:cs="Arial" w:eastAsia="Arial" w:hAnsi="Arial"/>
        </w:rPr>
      </w:pPr>
      <w:bookmarkStart w:colFirst="0" w:colLast="0" w:name="_heading=h.1f7o1he" w:id="134"/>
      <w:bookmarkEnd w:id="134"/>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CF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F6">
      <w:pPr>
        <w:pStyle w:val="Heading4"/>
        <w:ind w:left="0" w:right="4" w:firstLine="0"/>
        <w:rPr>
          <w:rFonts w:ascii="Arial" w:cs="Arial" w:eastAsia="Arial" w:hAnsi="Arial"/>
        </w:rPr>
      </w:pPr>
      <w:bookmarkStart w:colFirst="0" w:colLast="0" w:name="_heading=h.3z7bk57" w:id="135"/>
      <w:bookmarkEnd w:id="135"/>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CF7">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F8">
      <w:pPr>
        <w:pStyle w:val="Heading4"/>
        <w:ind w:left="0" w:right="4" w:firstLine="0"/>
        <w:rPr>
          <w:rFonts w:ascii="Arial" w:cs="Arial" w:eastAsia="Arial" w:hAnsi="Arial"/>
        </w:rPr>
      </w:pPr>
      <w:bookmarkStart w:colFirst="0" w:colLast="0" w:name="_heading=h.e5jf58hkzqw8" w:id="136"/>
      <w:bookmarkEnd w:id="136"/>
      <w:r w:rsidDel="00000000" w:rsidR="00000000" w:rsidRPr="00000000">
        <w:rPr>
          <w:rFonts w:ascii="Arial" w:cs="Arial" w:eastAsia="Arial" w:hAnsi="Arial"/>
          <w:rtl w:val="0"/>
        </w:rPr>
        <w:t xml:space="preserve">3.1.14.3 Reason Code</w:t>
      </w:r>
    </w:p>
    <w:p w:rsidR="00000000" w:rsidDel="00000000" w:rsidP="00000000" w:rsidRDefault="00000000" w:rsidRPr="00000000" w14:paraId="00000CF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CFA">
      <w:pPr>
        <w:pStyle w:val="Heading4"/>
        <w:spacing w:after="174" w:before="0" w:line="248.00000000000006" w:lineRule="auto"/>
        <w:ind w:left="0" w:firstLine="0"/>
        <w:jc w:val="both"/>
        <w:rPr/>
      </w:pPr>
      <w:bookmarkStart w:colFirst="0" w:colLast="0" w:name="_heading=h.kktb96s9v8sj" w:id="137"/>
      <w:bookmarkEnd w:id="137"/>
      <w:r w:rsidDel="00000000" w:rsidR="00000000" w:rsidRPr="00000000">
        <w:rPr>
          <w:rtl w:val="0"/>
        </w:rPr>
        <w:t xml:space="preserve">3.1.14.4 </w:t>
      </w:r>
      <w:r w:rsidDel="00000000" w:rsidR="00000000" w:rsidRPr="00000000">
        <w:rPr>
          <w:rtl w:val="0"/>
        </w:rPr>
        <w:t xml:space="preserve">PUBREC Actions</w:t>
      </w:r>
    </w:p>
    <w:p w:rsidR="00000000" w:rsidDel="00000000" w:rsidP="00000000" w:rsidRDefault="00000000" w:rsidRPr="00000000" w14:paraId="00000CF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CFC">
      <w:pPr>
        <w:pStyle w:val="Heading3"/>
        <w:keepLines w:val="1"/>
        <w:spacing w:after="109" w:before="0" w:line="259" w:lineRule="auto"/>
        <w:ind w:left="0" w:right="4" w:firstLine="0"/>
        <w:rPr>
          <w:rFonts w:ascii="Arial" w:cs="Arial" w:eastAsia="Arial" w:hAnsi="Arial"/>
        </w:rPr>
      </w:pPr>
      <w:bookmarkStart w:colFirst="0" w:colLast="0" w:name="_heading=h.2eclud0" w:id="138"/>
      <w:bookmarkEnd w:id="138"/>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FD">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FE">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FF">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00">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01">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02">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03">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04">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05">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06">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07">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0F">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10">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18">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19">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21">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22">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2A">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2B">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34">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35">
      <w:pPr>
        <w:pStyle w:val="Heading4"/>
        <w:ind w:left="0" w:right="4" w:firstLine="0"/>
        <w:rPr>
          <w:rFonts w:ascii="Arial" w:cs="Arial" w:eastAsia="Arial" w:hAnsi="Arial"/>
        </w:rPr>
      </w:pPr>
      <w:bookmarkStart w:colFirst="0" w:colLast="0" w:name="_heading=h.thw4kt" w:id="139"/>
      <w:bookmarkEnd w:id="139"/>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36">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37">
      <w:pPr>
        <w:pStyle w:val="Heading4"/>
        <w:ind w:left="0" w:right="4" w:firstLine="0"/>
        <w:rPr>
          <w:rFonts w:ascii="Arial" w:cs="Arial" w:eastAsia="Arial" w:hAnsi="Arial"/>
        </w:rPr>
      </w:pPr>
      <w:bookmarkStart w:colFirst="0" w:colLast="0" w:name="_heading=h.3dhjn8m" w:id="140"/>
      <w:bookmarkEnd w:id="140"/>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38">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39">
      <w:pPr>
        <w:pStyle w:val="Heading4"/>
        <w:ind w:left="0" w:right="4" w:firstLine="0"/>
        <w:rPr>
          <w:rFonts w:ascii="Arial" w:cs="Arial" w:eastAsia="Arial" w:hAnsi="Arial"/>
        </w:rPr>
      </w:pPr>
      <w:bookmarkStart w:colFirst="0" w:colLast="0" w:name="_heading=h.o7qegribw1em" w:id="141"/>
      <w:bookmarkEnd w:id="141"/>
      <w:r w:rsidDel="00000000" w:rsidR="00000000" w:rsidRPr="00000000">
        <w:rPr>
          <w:rFonts w:ascii="Arial" w:cs="Arial" w:eastAsia="Arial" w:hAnsi="Arial"/>
          <w:rtl w:val="0"/>
        </w:rPr>
        <w:t xml:space="preserve">3.1.15.3 Reason Code</w:t>
      </w:r>
    </w:p>
    <w:p w:rsidR="00000000" w:rsidDel="00000000" w:rsidP="00000000" w:rsidRDefault="00000000" w:rsidRPr="00000000" w14:paraId="00000D3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3B">
      <w:pPr>
        <w:pStyle w:val="Heading4"/>
        <w:spacing w:after="174" w:before="0" w:line="248.00000000000006" w:lineRule="auto"/>
        <w:ind w:left="0" w:firstLine="0"/>
        <w:jc w:val="both"/>
        <w:rPr/>
      </w:pPr>
      <w:bookmarkStart w:colFirst="0" w:colLast="0" w:name="_heading=h.nj4sqaal9xm4" w:id="142"/>
      <w:bookmarkEnd w:id="142"/>
      <w:r w:rsidDel="00000000" w:rsidR="00000000" w:rsidRPr="00000000">
        <w:rPr>
          <w:rtl w:val="0"/>
        </w:rPr>
        <w:t xml:space="preserve">3.1.15.4 PUBREL Actions</w:t>
      </w:r>
    </w:p>
    <w:p w:rsidR="00000000" w:rsidDel="00000000" w:rsidP="00000000" w:rsidRDefault="00000000" w:rsidRPr="00000000" w14:paraId="00000D3C">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3D">
      <w:pPr>
        <w:pStyle w:val="Heading3"/>
        <w:keepLines w:val="1"/>
        <w:spacing w:after="109" w:before="0" w:line="259" w:lineRule="auto"/>
        <w:ind w:left="0" w:right="4" w:firstLine="0"/>
        <w:rPr>
          <w:rFonts w:ascii="Arial" w:cs="Arial" w:eastAsia="Arial" w:hAnsi="Arial"/>
        </w:rPr>
      </w:pPr>
      <w:bookmarkStart w:colFirst="0" w:colLast="0" w:name="_heading=h.1smtxgf" w:id="143"/>
      <w:bookmarkEnd w:id="143"/>
      <w:r w:rsidDel="00000000" w:rsidR="00000000" w:rsidRPr="00000000">
        <w:rPr>
          <w:rtl w:val="0"/>
        </w:rPr>
        <w:t xml:space="preserve">3.1.16 </w:t>
      </w:r>
      <w:r w:rsidDel="00000000" w:rsidR="00000000" w:rsidRPr="00000000">
        <w:rPr>
          <w:rFonts w:ascii="Arial" w:cs="Arial" w:eastAsia="Arial" w:hAnsi="Arial"/>
          <w:rtl w:val="0"/>
        </w:rPr>
        <w:t xml:space="preserve">PUBCOMP - Publish Complete (QoS 2 delivery part 3)</w:t>
      </w:r>
    </w:p>
    <w:tbl>
      <w:tblPr>
        <w:tblStyle w:val="Table2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3E">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3F">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40">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41">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42">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43">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44">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45">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46">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47">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48">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50">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51">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59">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5A">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62">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63">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6B">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6C">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75">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76">
      <w:pPr>
        <w:pStyle w:val="Heading4"/>
        <w:ind w:left="0" w:right="4" w:firstLine="0"/>
        <w:rPr>
          <w:rFonts w:ascii="Arial" w:cs="Arial" w:eastAsia="Arial" w:hAnsi="Arial"/>
        </w:rPr>
      </w:pPr>
      <w:bookmarkStart w:colFirst="0" w:colLast="0" w:name="_heading=h.4cmhg48" w:id="144"/>
      <w:bookmarkEnd w:id="144"/>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7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78">
      <w:pPr>
        <w:pStyle w:val="Heading4"/>
        <w:ind w:left="0" w:right="4" w:firstLine="0"/>
        <w:rPr>
          <w:rFonts w:ascii="Arial" w:cs="Arial" w:eastAsia="Arial" w:hAnsi="Arial"/>
        </w:rPr>
      </w:pPr>
      <w:bookmarkStart w:colFirst="0" w:colLast="0" w:name="_heading=h.2rrrqc1" w:id="145"/>
      <w:bookmarkEnd w:id="145"/>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79">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7A">
      <w:pPr>
        <w:pStyle w:val="Heading4"/>
        <w:ind w:left="0" w:right="4" w:firstLine="0"/>
        <w:rPr>
          <w:rFonts w:ascii="Arial" w:cs="Arial" w:eastAsia="Arial" w:hAnsi="Arial"/>
        </w:rPr>
      </w:pPr>
      <w:bookmarkStart w:colFirst="0" w:colLast="0" w:name="_heading=h.j9ce9nedlrkd" w:id="146"/>
      <w:bookmarkEnd w:id="146"/>
      <w:r w:rsidDel="00000000" w:rsidR="00000000" w:rsidRPr="00000000">
        <w:rPr>
          <w:rFonts w:ascii="Arial" w:cs="Arial" w:eastAsia="Arial" w:hAnsi="Arial"/>
          <w:rtl w:val="0"/>
        </w:rPr>
        <w:t xml:space="preserve">3.1.16.3 Reason Code</w:t>
      </w:r>
    </w:p>
    <w:p w:rsidR="00000000" w:rsidDel="00000000" w:rsidP="00000000" w:rsidRDefault="00000000" w:rsidRPr="00000000" w14:paraId="00000D7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7C">
      <w:pPr>
        <w:pStyle w:val="Heading4"/>
        <w:spacing w:after="174" w:before="0" w:line="248.00000000000006" w:lineRule="auto"/>
        <w:ind w:left="0" w:firstLine="0"/>
        <w:jc w:val="both"/>
        <w:rPr/>
      </w:pPr>
      <w:bookmarkStart w:colFirst="0" w:colLast="0" w:name="_heading=h.wwlbpe629g7j" w:id="147"/>
      <w:bookmarkEnd w:id="147"/>
      <w:r w:rsidDel="00000000" w:rsidR="00000000" w:rsidRPr="00000000">
        <w:rPr>
          <w:rtl w:val="0"/>
        </w:rPr>
        <w:t xml:space="preserve">3.1.16.4 PUBCOMP Actions</w:t>
      </w:r>
    </w:p>
    <w:p w:rsidR="00000000" w:rsidDel="00000000" w:rsidP="00000000" w:rsidRDefault="00000000" w:rsidRPr="00000000" w14:paraId="00000D7D">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7E">
      <w:pPr>
        <w:pStyle w:val="Heading3"/>
        <w:keepLines w:val="1"/>
        <w:spacing w:after="118" w:before="0" w:line="259" w:lineRule="auto"/>
        <w:ind w:left="0" w:firstLine="0"/>
        <w:rPr>
          <w:rFonts w:ascii="Arial" w:cs="Arial" w:eastAsia="Arial" w:hAnsi="Arial"/>
        </w:rPr>
      </w:pPr>
      <w:bookmarkStart w:colFirst="0" w:colLast="0" w:name="_heading=h.16x20ju" w:id="148"/>
      <w:bookmarkEnd w:id="148"/>
      <w:r w:rsidDel="00000000" w:rsidR="00000000" w:rsidRPr="00000000">
        <w:rPr>
          <w:rtl w:val="0"/>
        </w:rPr>
        <w:t xml:space="preserve">3.1.17 </w:t>
      </w:r>
      <w:r w:rsidDel="00000000" w:rsidR="00000000" w:rsidRPr="00000000">
        <w:rPr>
          <w:rFonts w:ascii="Arial" w:cs="Arial" w:eastAsia="Arial" w:hAnsi="Arial"/>
          <w:rtl w:val="0"/>
        </w:rPr>
        <w:t xml:space="preserve">SUBSCRIBE - Subscribe Request</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7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8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8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8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8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8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8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8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8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8D">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8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9B">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9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A9">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AA">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B8">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B9">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BB">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BC">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BF">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C1">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C4">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C5">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C8">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C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C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C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C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D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D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D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D5">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D6">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D7">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E4">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E5">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F2">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DF3">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DF7">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DFB">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DFC">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01">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E02">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E10">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E11">
      <w:pPr>
        <w:pStyle w:val="Heading4"/>
        <w:ind w:left="0" w:firstLine="0"/>
        <w:rPr>
          <w:rFonts w:ascii="Arial" w:cs="Arial" w:eastAsia="Arial" w:hAnsi="Arial"/>
        </w:rPr>
      </w:pPr>
      <w:bookmarkStart w:colFirst="0" w:colLast="0" w:name="_heading=h.3qwpj7n" w:id="149"/>
      <w:bookmarkEnd w:id="149"/>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E1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13">
      <w:pPr>
        <w:pStyle w:val="Heading4"/>
        <w:ind w:left="0" w:firstLine="0"/>
        <w:rPr>
          <w:rFonts w:ascii="Arial" w:cs="Arial" w:eastAsia="Arial" w:hAnsi="Arial"/>
        </w:rPr>
      </w:pPr>
      <w:bookmarkStart w:colFirst="0" w:colLast="0" w:name="_heading=h.261ztfg" w:id="150"/>
      <w:bookmarkEnd w:id="150"/>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E14">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E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E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onnection.</w:t>
      </w:r>
    </w:p>
    <w:p w:rsidR="00000000" w:rsidDel="00000000" w:rsidP="00000000" w:rsidRDefault="00000000" w:rsidRPr="00000000" w14:paraId="00000E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E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E1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E1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E1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E1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1E">
      <w:pPr>
        <w:pStyle w:val="Heading4"/>
        <w:ind w:left="0" w:right="4" w:firstLine="0"/>
        <w:rPr>
          <w:rFonts w:ascii="Arial" w:cs="Arial" w:eastAsia="Arial" w:hAnsi="Arial"/>
        </w:rPr>
      </w:pPr>
      <w:bookmarkStart w:colFirst="0" w:colLast="0" w:name="_heading=h.l7a3n9" w:id="151"/>
      <w:bookmarkEnd w:id="151"/>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1F">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20">
      <w:pPr>
        <w:pStyle w:val="Heading4"/>
        <w:ind w:left="0" w:right="4" w:firstLine="0"/>
        <w:rPr>
          <w:rFonts w:ascii="Arial" w:cs="Arial" w:eastAsia="Arial" w:hAnsi="Arial"/>
        </w:rPr>
      </w:pPr>
      <w:bookmarkStart w:colFirst="0" w:colLast="0" w:name="_heading=h.356xmb2" w:id="152"/>
      <w:bookmarkEnd w:id="152"/>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21">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22">
      <w:pPr>
        <w:pStyle w:val="Heading4"/>
        <w:keepNext w:val="0"/>
        <w:pBdr>
          <w:top w:color="auto" w:space="0" w:sz="0" w:val="none"/>
        </w:pBdr>
        <w:spacing w:after="80" w:before="280" w:line="248.00000000000006" w:lineRule="auto"/>
        <w:ind w:left="-15" w:firstLine="0"/>
        <w:jc w:val="both"/>
        <w:rPr/>
      </w:pPr>
      <w:bookmarkStart w:colFirst="0" w:colLast="0" w:name="_heading=h.8f4jncpi264u" w:id="153"/>
      <w:bookmarkEnd w:id="153"/>
      <w:r w:rsidDel="00000000" w:rsidR="00000000" w:rsidRPr="00000000">
        <w:rPr>
          <w:rtl w:val="0"/>
        </w:rPr>
        <w:t xml:space="preserve">3.1.17.5 SUBSCRIBE Actions</w:t>
      </w:r>
    </w:p>
    <w:p w:rsidR="00000000" w:rsidDel="00000000" w:rsidP="00000000" w:rsidRDefault="00000000" w:rsidRPr="00000000" w14:paraId="00000E23">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[MQTT-SN-3.1.17.5-2]</w:t>
      </w:r>
      <w:r w:rsidDel="00000000" w:rsidR="00000000" w:rsidRPr="00000000">
        <w:rPr>
          <w:rFonts w:ascii="Arial" w:cs="Arial" w:eastAsia="Arial" w:hAnsi="Arial"/>
          <w:rtl w:val="0"/>
        </w:rPr>
        <w:t xml:space="preserve">.</w:t>
      </w:r>
    </w:p>
    <w:p w:rsidR="00000000" w:rsidDel="00000000" w:rsidP="00000000" w:rsidRDefault="00000000" w:rsidRPr="00000000" w14:paraId="00000E24">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p>
    <w:p w:rsidR="00000000" w:rsidDel="00000000" w:rsidP="00000000" w:rsidRDefault="00000000" w:rsidRPr="00000000" w14:paraId="00000E25">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but Application Messages MUST NOT be lost due to replacing the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[MQTT-SN-3.1.17.5-4]</w:t>
      </w:r>
      <w:r w:rsidDel="00000000" w:rsidR="00000000" w:rsidRPr="00000000">
        <w:rPr>
          <w:rFonts w:ascii="Arial" w:cs="Arial" w:eastAsia="Arial" w:hAnsi="Arial"/>
          <w:rtl w:val="0"/>
        </w:rPr>
        <w:t xml:space="preserve">.</w:t>
      </w:r>
    </w:p>
    <w:p w:rsidR="00000000" w:rsidDel="00000000" w:rsidP="00000000" w:rsidRDefault="00000000" w:rsidRPr="00000000" w14:paraId="00000E26">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E27">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[MQTT-SN-3.1.17.5-7]</w:t>
      </w:r>
      <w:r w:rsidDel="00000000" w:rsidR="00000000" w:rsidRPr="00000000">
        <w:rPr>
          <w:rFonts w:ascii="Arial" w:cs="Arial" w:eastAsia="Arial" w:hAnsi="Arial"/>
          <w:rtl w:val="0"/>
        </w:rPr>
        <w:t xml:space="preserve">. The server is permitted to send duplicate copies of a message to a subscriber in the case where the original message was published with QoS 1 and the maximum QoS granted was QoS 0.</w:t>
      </w:r>
    </w:p>
    <w:p w:rsidR="00000000" w:rsidDel="00000000" w:rsidP="00000000" w:rsidRDefault="00000000" w:rsidRPr="00000000" w14:paraId="00000E28">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message is received by the Client. On the other hand, a QoS 2 Message published to the same topic is downgraded by the Server to QoS 1 for delivery to the Client, so that Client might receive duplicate copies of the Message. </w:t>
      </w:r>
    </w:p>
    <w:p w:rsidR="00000000" w:rsidDel="00000000" w:rsidP="00000000" w:rsidRDefault="00000000" w:rsidRPr="00000000" w14:paraId="00000E29">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2A">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Message. A QoS 1 Message published to the same topic might either get lost or duplicated on its transmission to that Client.</w:t>
      </w:r>
    </w:p>
    <w:p w:rsidR="00000000" w:rsidDel="00000000" w:rsidP="00000000" w:rsidRDefault="00000000" w:rsidRPr="00000000" w14:paraId="00000E2B">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2C">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Messages matching this filter at the QoS with which they were published". This means a publisher is responsible for determining the maximum QoS a Message can be delivered at, but a subscriber is able to require that the Server downgrades the QoS to one more suitable for its usage.</w:t>
      </w:r>
    </w:p>
    <w:p w:rsidR="00000000" w:rsidDel="00000000" w:rsidP="00000000" w:rsidRDefault="00000000" w:rsidRPr="00000000" w14:paraId="00000E2D">
      <w:pPr>
        <w:pStyle w:val="Heading3"/>
        <w:keepLines w:val="1"/>
        <w:spacing w:after="77" w:before="0" w:line="259" w:lineRule="auto"/>
        <w:ind w:left="0" w:firstLine="0"/>
        <w:rPr>
          <w:rFonts w:ascii="Arial" w:cs="Arial" w:eastAsia="Arial" w:hAnsi="Arial"/>
        </w:rPr>
      </w:pPr>
      <w:bookmarkStart w:colFirst="0" w:colLast="0" w:name="_heading=h.1kc7wiv" w:id="154"/>
      <w:bookmarkEnd w:id="154"/>
      <w:r w:rsidDel="00000000" w:rsidR="00000000" w:rsidRPr="00000000">
        <w:rPr>
          <w:rtl w:val="0"/>
        </w:rPr>
        <w:t xml:space="preserve">3.1.18 </w:t>
      </w:r>
      <w:r w:rsidDel="00000000" w:rsidR="00000000" w:rsidRPr="00000000">
        <w:rPr>
          <w:rFonts w:ascii="Arial" w:cs="Arial" w:eastAsia="Arial" w:hAnsi="Arial"/>
          <w:rtl w:val="0"/>
        </w:rPr>
        <w:t xml:space="preserve">SUBACK - Subscribe Acknowledgement</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2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2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3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3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3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3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3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3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3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3C">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3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4A">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4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58">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59">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67">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68">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6A">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6B">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6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7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7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73">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74">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77">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7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7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7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7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7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8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8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8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85">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86">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93">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94">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A1">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A2">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AF">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B0">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BD">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BE">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CC">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CD">
      <w:pPr>
        <w:pStyle w:val="Heading4"/>
        <w:ind w:left="0" w:right="4" w:firstLine="0"/>
        <w:rPr>
          <w:rFonts w:ascii="Arial" w:cs="Arial" w:eastAsia="Arial" w:hAnsi="Arial"/>
        </w:rPr>
      </w:pPr>
      <w:bookmarkStart w:colFirst="0" w:colLast="0" w:name="_heading=h.44bvf6o" w:id="155"/>
      <w:bookmarkEnd w:id="15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C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CF">
      <w:pPr>
        <w:pStyle w:val="Heading4"/>
        <w:ind w:left="0" w:right="4" w:firstLine="0"/>
        <w:rPr>
          <w:rFonts w:ascii="Arial" w:cs="Arial" w:eastAsia="Arial" w:hAnsi="Arial"/>
        </w:rPr>
      </w:pPr>
      <w:bookmarkStart w:colFirst="0" w:colLast="0" w:name="_heading=h.2jh5peh" w:id="156"/>
      <w:bookmarkEnd w:id="156"/>
      <w:r w:rsidDel="00000000" w:rsidR="00000000" w:rsidRPr="00000000">
        <w:rPr>
          <w:rFonts w:ascii="Arial" w:cs="Arial" w:eastAsia="Arial" w:hAnsi="Arial"/>
          <w:rtl w:val="0"/>
        </w:rPr>
        <w:t xml:space="preserve">3.1.18.2 Flags</w:t>
      </w:r>
    </w:p>
    <w:p w:rsidR="00000000" w:rsidDel="00000000" w:rsidP="00000000" w:rsidRDefault="00000000" w:rsidRPr="00000000" w14:paraId="00000ED0">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48"/>
        </w:sdtPr>
        <w:sdtContent>
          <w:commentRangeStart w:id="43"/>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43"/>
      <w:r w:rsidDel="00000000" w:rsidR="00000000" w:rsidRPr="00000000">
        <w:commentReference w:id="43"/>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D2">
      <w:pPr>
        <w:pStyle w:val="Heading4"/>
        <w:ind w:left="0" w:right="4" w:firstLine="0"/>
        <w:rPr>
          <w:rFonts w:ascii="Arial" w:cs="Arial" w:eastAsia="Arial" w:hAnsi="Arial"/>
        </w:rPr>
      </w:pPr>
      <w:bookmarkStart w:colFirst="0" w:colLast="0" w:name="_heading=h.ymfzma" w:id="157"/>
      <w:bookmarkEnd w:id="157"/>
      <w:r w:rsidDel="00000000" w:rsidR="00000000" w:rsidRPr="00000000">
        <w:rPr>
          <w:rFonts w:ascii="Arial" w:cs="Arial" w:eastAsia="Arial" w:hAnsi="Arial"/>
          <w:rtl w:val="0"/>
        </w:rPr>
        <w:t xml:space="preserve">3.1.18.3 Topic Data</w:t>
      </w:r>
    </w:p>
    <w:p w:rsidR="00000000" w:rsidDel="00000000" w:rsidP="00000000" w:rsidRDefault="00000000" w:rsidRPr="00000000" w14:paraId="00000ED3">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49"/>
        </w:sdtPr>
        <w:sdtContent>
          <w:ins w:author="davide.lenzarini@u-blox.com" w:id="2" w:date="2024-03-20T08:37:30Z">
            <w:r w:rsidDel="00000000" w:rsidR="00000000" w:rsidRPr="00000000">
              <w:rPr>
                <w:rFonts w:ascii="Arial" w:cs="Arial" w:eastAsia="Arial" w:hAnsi="Arial"/>
                <w:rtl w:val="0"/>
              </w:rPr>
              <w:t xml:space="preserve">returned Topic Data</w:t>
            </w:r>
          </w:ins>
        </w:sdtContent>
      </w:sdt>
      <w:sdt>
        <w:sdtPr>
          <w:tag w:val="goog_rdk_50"/>
        </w:sdtPr>
        <w:sdtContent>
          <w:del w:author="davide.lenzarini@u-blox.com" w:id="2"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51"/>
        </w:sdtPr>
        <w:sdtContent>
          <w:commentRangeStart w:id="44"/>
        </w:sdtContent>
      </w:sdt>
      <w:r w:rsidDel="00000000" w:rsidR="00000000" w:rsidRPr="00000000">
        <w:rPr>
          <w:rFonts w:ascii="Arial" w:cs="Arial" w:eastAsia="Arial" w:hAnsi="Arial"/>
          <w:rtl w:val="0"/>
        </w:rPr>
        <w:t xml:space="preserve">not relevant</w:t>
      </w:r>
      <w:sdt>
        <w:sdtPr>
          <w:tag w:val="goog_rdk_52"/>
        </w:sdtPr>
        <w:sdtContent>
          <w:ins w:author="davide.lenzarini@u-blox.com" w:id="3"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44"/>
      <w:r w:rsidDel="00000000" w:rsidR="00000000" w:rsidRPr="00000000">
        <w:commentReference w:id="44"/>
      </w:r>
      <w:r w:rsidDel="00000000" w:rsidR="00000000" w:rsidRPr="00000000">
        <w:rPr>
          <w:rFonts w:ascii="Arial" w:cs="Arial" w:eastAsia="Arial" w:hAnsi="Arial"/>
          <w:rtl w:val="0"/>
        </w:rPr>
        <w:t xml:space="preserve">)</w:t>
      </w:r>
    </w:p>
    <w:p w:rsidR="00000000" w:rsidDel="00000000" w:rsidP="00000000" w:rsidRDefault="00000000" w:rsidRPr="00000000" w14:paraId="00000ED4">
      <w:pPr>
        <w:pStyle w:val="Heading4"/>
        <w:ind w:left="0" w:right="4" w:firstLine="0"/>
        <w:rPr>
          <w:rFonts w:ascii="Arial" w:cs="Arial" w:eastAsia="Arial" w:hAnsi="Arial"/>
        </w:rPr>
      </w:pPr>
      <w:bookmarkStart w:colFirst="0" w:colLast="0" w:name="_heading=h.3im3ia3" w:id="158"/>
      <w:bookmarkEnd w:id="15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D5">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D6">
      <w:pPr>
        <w:pStyle w:val="Heading4"/>
        <w:ind w:left="0" w:right="4" w:firstLine="0"/>
        <w:rPr>
          <w:rFonts w:ascii="Arial" w:cs="Arial" w:eastAsia="Arial" w:hAnsi="Arial"/>
        </w:rPr>
      </w:pPr>
      <w:bookmarkStart w:colFirst="0" w:colLast="0" w:name="_heading=h.1xrdshw" w:id="159"/>
      <w:bookmarkEnd w:id="15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D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D8">
      <w:pPr>
        <w:pStyle w:val="Heading3"/>
        <w:keepLines w:val="1"/>
        <w:spacing w:after="118" w:before="0" w:line="259" w:lineRule="auto"/>
        <w:ind w:left="0" w:firstLine="0"/>
        <w:rPr>
          <w:rFonts w:ascii="Arial" w:cs="Arial" w:eastAsia="Arial" w:hAnsi="Arial"/>
        </w:rPr>
      </w:pPr>
      <w:bookmarkStart w:colFirst="0" w:colLast="0" w:name="_heading=h.4hr1b5p" w:id="160"/>
      <w:bookmarkEnd w:id="160"/>
      <w:r w:rsidDel="00000000" w:rsidR="00000000" w:rsidRPr="00000000">
        <w:rPr>
          <w:rtl w:val="0"/>
        </w:rPr>
        <w:t xml:space="preserve">3.1.19 </w:t>
      </w:r>
      <w:r w:rsidDel="00000000" w:rsidR="00000000" w:rsidRPr="00000000">
        <w:rPr>
          <w:rFonts w:ascii="Arial" w:cs="Arial" w:eastAsia="Arial" w:hAnsi="Arial"/>
          <w:rtl w:val="0"/>
        </w:rPr>
        <w:t xml:space="preserve">UNSUBSCRIBE - Unsubscribe Request</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D9">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DA">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DB">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D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D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E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E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E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E8">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EE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F7">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EF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06">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F07">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F16">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F1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1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1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F2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21">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F22">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F25">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2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2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2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2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2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3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3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3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34">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35">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43">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4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52">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53">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5B">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5C">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5D">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62">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63">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72">
      <w:pPr>
        <w:spacing w:after="119" w:lineRule="auto"/>
        <w:ind w:left="-5" w:right="990" w:firstLine="0"/>
        <w:rPr>
          <w:rFonts w:ascii="Arial" w:cs="Arial" w:eastAsia="Arial" w:hAnsi="Arial"/>
        </w:rPr>
      </w:pPr>
      <w:bookmarkStart w:colFirst="0" w:colLast="0" w:name="_heading=h.2wwbldi" w:id="161"/>
      <w:bookmarkEnd w:id="161"/>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73">
      <w:pPr>
        <w:pStyle w:val="Heading4"/>
        <w:ind w:left="0" w:firstLine="0"/>
        <w:rPr>
          <w:rFonts w:ascii="Arial" w:cs="Arial" w:eastAsia="Arial" w:hAnsi="Arial"/>
        </w:rPr>
      </w:pPr>
      <w:bookmarkStart w:colFirst="0" w:colLast="0" w:name="_heading=h.1c1lvlb" w:id="162"/>
      <w:bookmarkEnd w:id="16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7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75">
      <w:pPr>
        <w:pStyle w:val="Heading4"/>
        <w:ind w:left="0" w:right="4" w:firstLine="0"/>
        <w:rPr>
          <w:rFonts w:ascii="Arial" w:cs="Arial" w:eastAsia="Arial" w:hAnsi="Arial"/>
        </w:rPr>
      </w:pPr>
      <w:bookmarkStart w:colFirst="0" w:colLast="0" w:name="_heading=h.3w19e94" w:id="163"/>
      <w:bookmarkEnd w:id="16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76">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77">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79">
      <w:pPr>
        <w:pStyle w:val="Heading4"/>
        <w:ind w:left="0" w:right="4" w:firstLine="0"/>
        <w:rPr>
          <w:rFonts w:ascii="Arial" w:cs="Arial" w:eastAsia="Arial" w:hAnsi="Arial"/>
        </w:rPr>
      </w:pPr>
      <w:bookmarkStart w:colFirst="0" w:colLast="0" w:name="_heading=h.2b6jogx" w:id="164"/>
      <w:bookmarkEnd w:id="16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7A">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7B">
      <w:pPr>
        <w:pStyle w:val="Heading4"/>
        <w:ind w:left="0" w:right="4" w:firstLine="0"/>
        <w:rPr>
          <w:rFonts w:ascii="Arial" w:cs="Arial" w:eastAsia="Arial" w:hAnsi="Arial"/>
        </w:rPr>
      </w:pPr>
      <w:bookmarkStart w:colFirst="0" w:colLast="0" w:name="_heading=h.qbtyoq" w:id="165"/>
      <w:bookmarkEnd w:id="16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7C">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7D">
      <w:pPr>
        <w:pStyle w:val="Heading4"/>
        <w:keepNext w:val="0"/>
        <w:pBdr>
          <w:top w:color="auto" w:space="0" w:sz="0" w:val="none"/>
        </w:pBdr>
        <w:spacing w:after="80" w:before="280" w:line="248.00000000000006" w:lineRule="auto"/>
        <w:ind w:left="-15" w:firstLine="0"/>
        <w:jc w:val="both"/>
        <w:rPr/>
      </w:pPr>
      <w:bookmarkStart w:colFirst="0" w:colLast="0" w:name="_heading=h.yu0e4zurjnhj" w:id="166"/>
      <w:bookmarkEnd w:id="166"/>
      <w:r w:rsidDel="00000000" w:rsidR="00000000" w:rsidRPr="00000000">
        <w:rPr>
          <w:rtl w:val="0"/>
        </w:rPr>
        <w:t xml:space="preserve">3.1.19.4 UNSUBSCRIBE Actions</w:t>
      </w:r>
    </w:p>
    <w:p w:rsidR="00000000" w:rsidDel="00000000" w:rsidP="00000000" w:rsidRDefault="00000000" w:rsidRPr="00000000" w14:paraId="00000F7E">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Topic Filter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F7F">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F80">
      <w:pPr>
        <w:numPr>
          <w:ilvl w:val="0"/>
          <w:numId w:val="52"/>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messages which match the Topic Filters,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[MQTT-SN-3.1.19.4-2]</w:t>
      </w:r>
      <w:r w:rsidDel="00000000" w:rsidR="00000000" w:rsidRPr="00000000">
        <w:rPr>
          <w:rFonts w:ascii="Arial" w:cs="Arial" w:eastAsia="Arial" w:hAnsi="Arial"/>
          <w:rtl w:val="0"/>
        </w:rPr>
        <w:t xml:space="preserve">.</w:t>
      </w:r>
    </w:p>
    <w:p w:rsidR="00000000" w:rsidDel="00000000" w:rsidP="00000000" w:rsidRDefault="00000000" w:rsidRPr="00000000" w14:paraId="00000F81">
      <w:pPr>
        <w:numPr>
          <w:ilvl w:val="0"/>
          <w:numId w:val="52"/>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messages which match the Topic Filters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[MQTT-SN-3.1.19.4-3]</w:t>
      </w:r>
      <w:r w:rsidDel="00000000" w:rsidR="00000000" w:rsidRPr="00000000">
        <w:rPr>
          <w:rFonts w:ascii="Arial" w:cs="Arial" w:eastAsia="Arial" w:hAnsi="Arial"/>
          <w:rtl w:val="0"/>
        </w:rPr>
        <w:t xml:space="preserve">.</w:t>
      </w:r>
    </w:p>
    <w:p w:rsidR="00000000" w:rsidDel="00000000" w:rsidP="00000000" w:rsidRDefault="00000000" w:rsidRPr="00000000" w14:paraId="00000F82">
      <w:pPr>
        <w:numPr>
          <w:ilvl w:val="0"/>
          <w:numId w:val="52"/>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messages buffered for delivery to the Client.</w:t>
      </w:r>
    </w:p>
    <w:p w:rsidR="00000000" w:rsidDel="00000000" w:rsidP="00000000" w:rsidRDefault="00000000" w:rsidRPr="00000000" w14:paraId="00000F83">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[MQTT-3.1.19.4-5]</w:t>
      </w:r>
      <w:r w:rsidDel="00000000" w:rsidR="00000000" w:rsidRPr="00000000">
        <w:rPr>
          <w:rFonts w:ascii="Arial" w:cs="Arial" w:eastAsia="Arial" w:hAnsi="Arial"/>
          <w:rtl w:val="0"/>
        </w:rPr>
        <w:t xml:space="preserve">.</w:t>
      </w:r>
    </w:p>
    <w:p w:rsidR="00000000" w:rsidDel="00000000" w:rsidP="00000000" w:rsidRDefault="00000000" w:rsidRPr="00000000" w14:paraId="00000F84">
      <w:pPr>
        <w:pStyle w:val="Heading3"/>
        <w:keepLines w:val="1"/>
        <w:spacing w:after="48" w:before="0" w:line="259" w:lineRule="auto"/>
        <w:ind w:left="0" w:right="4" w:firstLine="0"/>
        <w:rPr>
          <w:rFonts w:ascii="Arial" w:cs="Arial" w:eastAsia="Arial" w:hAnsi="Arial"/>
        </w:rPr>
      </w:pPr>
      <w:bookmarkStart w:colFirst="0" w:colLast="0" w:name="_heading=h.3abhhcj" w:id="167"/>
      <w:bookmarkEnd w:id="167"/>
      <w:r w:rsidDel="00000000" w:rsidR="00000000" w:rsidRPr="00000000">
        <w:rPr>
          <w:rtl w:val="0"/>
        </w:rPr>
        <w:t xml:space="preserve">3.1.20 </w:t>
      </w:r>
      <w:r w:rsidDel="00000000" w:rsidR="00000000" w:rsidRPr="00000000">
        <w:rPr>
          <w:rFonts w:ascii="Arial" w:cs="Arial" w:eastAsia="Arial" w:hAnsi="Arial"/>
          <w:rtl w:val="0"/>
        </w:rPr>
        <w:t xml:space="preserve">UNSUBACK - Unsubscribe Acknowledgement</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85">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86">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87">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88">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89">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8A">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8B">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8C">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8D">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8E">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8F">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97">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98">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A0">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A1">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A9">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AA">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B2">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B3">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BC">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BD">
      <w:pPr>
        <w:pStyle w:val="Heading4"/>
        <w:ind w:left="0" w:right="4" w:firstLine="0"/>
        <w:rPr>
          <w:rFonts w:ascii="Arial" w:cs="Arial" w:eastAsia="Arial" w:hAnsi="Arial"/>
        </w:rPr>
      </w:pPr>
      <w:bookmarkStart w:colFirst="0" w:colLast="0" w:name="_heading=h.1pgrrkc" w:id="168"/>
      <w:bookmarkEnd w:id="168"/>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B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BF">
      <w:pPr>
        <w:pStyle w:val="Heading4"/>
        <w:ind w:left="0" w:right="4" w:firstLine="0"/>
        <w:rPr>
          <w:rFonts w:ascii="Arial" w:cs="Arial" w:eastAsia="Arial" w:hAnsi="Arial"/>
        </w:rPr>
      </w:pPr>
      <w:bookmarkStart w:colFirst="0" w:colLast="0" w:name="_heading=h.49gfa85" w:id="169"/>
      <w:bookmarkEnd w:id="169"/>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C0">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C1">
      <w:pPr>
        <w:pStyle w:val="Heading4"/>
        <w:ind w:left="0" w:right="4" w:firstLine="0"/>
        <w:rPr>
          <w:rFonts w:ascii="Arial" w:cs="Arial" w:eastAsia="Arial" w:hAnsi="Arial"/>
        </w:rPr>
      </w:pPr>
      <w:bookmarkStart w:colFirst="0" w:colLast="0" w:name="_heading=h.2olpkfy" w:id="170"/>
      <w:bookmarkEnd w:id="170"/>
      <w:r w:rsidDel="00000000" w:rsidR="00000000" w:rsidRPr="00000000">
        <w:rPr>
          <w:rFonts w:ascii="Arial" w:cs="Arial" w:eastAsia="Arial" w:hAnsi="Arial"/>
          <w:rtl w:val="0"/>
        </w:rPr>
        <w:t xml:space="preserve">3.1.20.3 Reason Code</w:t>
      </w:r>
    </w:p>
    <w:p w:rsidR="00000000" w:rsidDel="00000000" w:rsidP="00000000" w:rsidRDefault="00000000" w:rsidRPr="00000000" w14:paraId="00000FC2">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C3">
      <w:pPr>
        <w:pStyle w:val="Heading3"/>
        <w:keepLines w:val="1"/>
        <w:spacing w:after="77" w:before="0" w:line="259" w:lineRule="auto"/>
        <w:ind w:left="0" w:firstLine="0"/>
        <w:rPr>
          <w:rFonts w:ascii="Arial" w:cs="Arial" w:eastAsia="Arial" w:hAnsi="Arial"/>
        </w:rPr>
      </w:pPr>
      <w:bookmarkStart w:colFirst="0" w:colLast="0" w:name="_heading=h.13qzunr" w:id="171"/>
      <w:bookmarkEnd w:id="171"/>
      <w:r w:rsidDel="00000000" w:rsidR="00000000" w:rsidRPr="00000000">
        <w:rPr>
          <w:rtl w:val="0"/>
        </w:rPr>
        <w:t xml:space="preserve">3.1.21 </w:t>
      </w:r>
      <w:r w:rsidDel="00000000" w:rsidR="00000000" w:rsidRPr="00000000">
        <w:rPr>
          <w:rFonts w:ascii="Arial" w:cs="Arial" w:eastAsia="Arial" w:hAnsi="Arial"/>
          <w:rtl w:val="0"/>
        </w:rPr>
        <w:t xml:space="preserve">PINGREQ - Ping Request</w:t>
      </w:r>
    </w:p>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C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C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C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C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C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C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C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C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C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CD">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C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D6">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D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DF">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E0">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E8">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E9">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F1">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0FF2">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0FFB">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0FFC">
      <w:pPr>
        <w:pStyle w:val="Heading4"/>
        <w:ind w:left="0" w:right="4" w:firstLine="0"/>
        <w:rPr>
          <w:rFonts w:ascii="Arial" w:cs="Arial" w:eastAsia="Arial" w:hAnsi="Arial"/>
        </w:rPr>
      </w:pPr>
      <w:bookmarkStart w:colFirst="0" w:colLast="0" w:name="_heading=h.3nqndbk" w:id="172"/>
      <w:bookmarkEnd w:id="172"/>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0FF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FE">
      <w:pPr>
        <w:pStyle w:val="Heading4"/>
        <w:ind w:left="0" w:firstLine="0"/>
        <w:rPr>
          <w:rFonts w:ascii="Arial" w:cs="Arial" w:eastAsia="Arial" w:hAnsi="Arial"/>
        </w:rPr>
      </w:pPr>
      <w:bookmarkStart w:colFirst="0" w:colLast="0" w:name="_heading=h.sqbpplpqb01e" w:id="173"/>
      <w:bookmarkEnd w:id="173"/>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0FFF">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1000">
      <w:pPr>
        <w:pStyle w:val="Heading4"/>
        <w:ind w:left="0" w:right="4" w:firstLine="0"/>
        <w:rPr>
          <w:rFonts w:ascii="Arial" w:cs="Arial" w:eastAsia="Arial" w:hAnsi="Arial"/>
        </w:rPr>
      </w:pPr>
      <w:bookmarkStart w:colFirst="0" w:colLast="0" w:name="_heading=h.22vxnjd" w:id="174"/>
      <w:bookmarkEnd w:id="174"/>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1001">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1002">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1003">
      <w:pPr>
        <w:pStyle w:val="Heading4"/>
        <w:keepNext w:val="0"/>
        <w:pBdr>
          <w:top w:color="auto" w:space="0" w:sz="0" w:val="none"/>
        </w:pBdr>
        <w:spacing w:after="80" w:before="280" w:lineRule="auto"/>
        <w:ind w:left="-15" w:firstLine="0"/>
        <w:rPr/>
      </w:pPr>
      <w:bookmarkStart w:colFirst="0" w:colLast="0" w:name="_heading=h.1bpzu4dgtzqz" w:id="175"/>
      <w:bookmarkEnd w:id="175"/>
      <w:r w:rsidDel="00000000" w:rsidR="00000000" w:rsidRPr="00000000">
        <w:rPr>
          <w:rtl w:val="0"/>
        </w:rPr>
        <w:t xml:space="preserve">3.1.21.4 PINGREQ Actions</w:t>
      </w:r>
    </w:p>
    <w:p w:rsidR="00000000" w:rsidDel="00000000" w:rsidP="00000000" w:rsidRDefault="00000000" w:rsidRPr="00000000" w14:paraId="00001004">
      <w:pPr>
        <w:spacing w:after="240" w:before="240" w:lineRule="auto"/>
        <w:ind w:left="0" w:right="0" w:firstLine="0"/>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[MQTT-SN-3.1.21.4-1]</w:t>
      </w:r>
      <w:r w:rsidDel="00000000" w:rsidR="00000000" w:rsidRPr="00000000">
        <w:rPr>
          <w:rFonts w:ascii="Arial" w:cs="Arial" w:eastAsia="Arial" w:hAnsi="Arial"/>
          <w:color w:val="000000"/>
          <w:highlight w:val="yellow"/>
          <w:rtl w:val="0"/>
        </w:rPr>
        <w:t xml:space="preserve">.</w:t>
      </w:r>
    </w:p>
    <w:p w:rsidR="00000000" w:rsidDel="00000000" w:rsidP="00000000" w:rsidRDefault="00000000" w:rsidRPr="00000000" w14:paraId="00001005">
      <w:pPr>
        <w:pStyle w:val="Heading3"/>
        <w:keepLines w:val="1"/>
        <w:spacing w:after="77" w:before="0" w:line="259" w:lineRule="auto"/>
        <w:ind w:left="0" w:right="4" w:firstLine="0"/>
        <w:rPr>
          <w:rFonts w:ascii="Arial" w:cs="Arial" w:eastAsia="Arial" w:hAnsi="Arial"/>
        </w:rPr>
      </w:pPr>
      <w:bookmarkStart w:colFirst="0" w:colLast="0" w:name="_heading=h.i17xr6" w:id="176"/>
      <w:bookmarkEnd w:id="176"/>
      <w:r w:rsidDel="00000000" w:rsidR="00000000" w:rsidRPr="00000000">
        <w:rPr>
          <w:rtl w:val="0"/>
        </w:rPr>
        <w:t xml:space="preserve">3.1.22 </w:t>
      </w:r>
      <w:r w:rsidDel="00000000" w:rsidR="00000000" w:rsidRPr="00000000">
        <w:rPr>
          <w:rFonts w:ascii="Arial" w:cs="Arial" w:eastAsia="Arial" w:hAnsi="Arial"/>
          <w:rtl w:val="0"/>
        </w:rPr>
        <w:t xml:space="preserve">PINGRESP - Ping Response</w:t>
      </w:r>
    </w:p>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06">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07">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08">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09">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0A">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0B">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0C">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0D">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0E">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0F">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10">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18">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19">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21">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22">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2A">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2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33">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1034">
            <w:pPr>
              <w:keepNext w:val="1"/>
              <w:ind w:right="4"/>
              <w:jc w:val="center"/>
              <w:rPr>
                <w:rFonts w:ascii="Arial" w:cs="Arial" w:eastAsia="Arial" w:hAnsi="Arial"/>
              </w:rPr>
            </w:pPr>
            <w:r w:rsidDel="00000000" w:rsidR="00000000" w:rsidRPr="00000000">
              <w:rPr>
                <w:rFonts w:ascii="Arial" w:cs="Arial" w:eastAsia="Arial" w:hAnsi="Arial"/>
                <w:rtl w:val="0"/>
              </w:rPr>
              <w:t xml:space="preserve">Messages Remaining (optional)</w:t>
            </w:r>
          </w:p>
        </w:tc>
      </w:tr>
    </w:tbl>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103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Keep Alive packets flow in either direction, sent either by a connected client or the gateway. it has only a header and no variable part.</w:t>
      </w:r>
    </w:p>
    <w:p w:rsidR="00000000" w:rsidDel="00000000" w:rsidP="00000000" w:rsidRDefault="00000000" w:rsidRPr="00000000" w14:paraId="0000103E">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103F">
      <w:pPr>
        <w:pStyle w:val="Heading4"/>
        <w:ind w:left="0" w:right="4" w:firstLine="0"/>
        <w:rPr>
          <w:rFonts w:ascii="Arial" w:cs="Arial" w:eastAsia="Arial" w:hAnsi="Arial"/>
        </w:rPr>
      </w:pPr>
      <w:bookmarkStart w:colFirst="0" w:colLast="0" w:name="_heading=h.320vgez" w:id="177"/>
      <w:bookmarkEnd w:id="177"/>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4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41">
      <w:pPr>
        <w:pStyle w:val="Heading4"/>
        <w:ind w:left="0" w:firstLine="0"/>
        <w:rPr>
          <w:rFonts w:ascii="Arial" w:cs="Arial" w:eastAsia="Arial" w:hAnsi="Arial"/>
        </w:rPr>
      </w:pPr>
      <w:bookmarkStart w:colFirst="0" w:colLast="0" w:name="_heading=h.fodwg3l5deju" w:id="178"/>
      <w:bookmarkEnd w:id="178"/>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42">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43">
      <w:pPr>
        <w:pStyle w:val="Heading4"/>
        <w:ind w:left="0" w:right="4" w:firstLine="0"/>
        <w:rPr>
          <w:rFonts w:ascii="Arial" w:cs="Arial" w:eastAsia="Arial" w:hAnsi="Arial"/>
        </w:rPr>
      </w:pPr>
      <w:bookmarkStart w:colFirst="0" w:colLast="0" w:name="_heading=h.1h65qms" w:id="179"/>
      <w:bookmarkEnd w:id="179"/>
      <w:r w:rsidDel="00000000" w:rsidR="00000000" w:rsidRPr="00000000">
        <w:rPr>
          <w:rFonts w:ascii="Arial" w:cs="Arial" w:eastAsia="Arial" w:hAnsi="Arial"/>
          <w:rtl w:val="0"/>
        </w:rPr>
        <w:t xml:space="preserve">3.1.22.3 Messages Remaining</w:t>
      </w:r>
    </w:p>
    <w:p w:rsidR="00000000" w:rsidDel="00000000" w:rsidP="00000000" w:rsidRDefault="00000000" w:rsidRPr="00000000" w14:paraId="00001044">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messages left when a client is sent back to sleep. Optional – for use at the end of a client's awake period.  Values can be:</w:t>
      </w:r>
    </w:p>
    <w:tbl>
      <w:tblPr>
        <w:tblStyle w:val="Table36"/>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45">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46">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47">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48">
            <w:pPr>
              <w:ind w:left="0" w:right="-60" w:firstLine="0"/>
              <w:rPr>
                <w:rFonts w:ascii="Arial" w:cs="Arial" w:eastAsia="Arial" w:hAnsi="Arial"/>
              </w:rPr>
            </w:pPr>
            <w:r w:rsidDel="00000000" w:rsidR="00000000" w:rsidRPr="00000000">
              <w:rPr>
                <w:rFonts w:ascii="Arial" w:cs="Arial" w:eastAsia="Arial" w:hAnsi="Arial"/>
                <w:rtl w:val="0"/>
              </w:rPr>
              <w:t xml:space="preserve">No messages remain in the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49">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4A">
            <w:pPr>
              <w:ind w:left="0" w:right="-60" w:firstLine="0"/>
              <w:rPr>
                <w:rFonts w:ascii="Arial" w:cs="Arial" w:eastAsia="Arial" w:hAnsi="Arial"/>
              </w:rPr>
            </w:pPr>
            <w:r w:rsidDel="00000000" w:rsidR="00000000" w:rsidRPr="00000000">
              <w:rPr>
                <w:rFonts w:ascii="Arial" w:cs="Arial" w:eastAsia="Arial" w:hAnsi="Arial"/>
                <w:rtl w:val="0"/>
              </w:rPr>
              <w:t xml:space="preserve">The number of messages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4B">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4C">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messages waiting to be delivered greater than 0.</w:t>
            </w:r>
          </w:p>
        </w:tc>
      </w:tr>
    </w:tbl>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4E">
      <w:pPr>
        <w:pStyle w:val="Heading3"/>
        <w:keepLines w:val="1"/>
        <w:spacing w:after="77" w:before="0" w:line="259" w:lineRule="auto"/>
        <w:ind w:left="0" w:firstLine="0"/>
        <w:rPr>
          <w:rFonts w:ascii="Arial" w:cs="Arial" w:eastAsia="Arial" w:hAnsi="Arial"/>
        </w:rPr>
      </w:pPr>
      <w:bookmarkStart w:colFirst="0" w:colLast="0" w:name="_heading=h.415t9al" w:id="180"/>
      <w:bookmarkEnd w:id="180"/>
      <w:r w:rsidDel="00000000" w:rsidR="00000000" w:rsidRPr="00000000">
        <w:rPr>
          <w:rtl w:val="0"/>
        </w:rPr>
        <w:t xml:space="preserve">3.1.23 </w:t>
      </w:r>
      <w:r w:rsidDel="00000000" w:rsidR="00000000" w:rsidRPr="00000000">
        <w:rPr>
          <w:rFonts w:ascii="Arial" w:cs="Arial" w:eastAsia="Arial" w:hAnsi="Arial"/>
          <w:rtl w:val="0"/>
        </w:rPr>
        <w:t xml:space="preserve">DISCONNECT - Disconnect Notification</w:t>
      </w:r>
    </w:p>
    <w:tbl>
      <w:tblPr>
        <w:tblStyle w:val="Table3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4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5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5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5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5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5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5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5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5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60">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6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71">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7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82">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83">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94">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9C">
            <w:pPr>
              <w:jc w:val="center"/>
              <w:rPr>
                <w:rFonts w:ascii="Arial" w:cs="Arial" w:eastAsia="Arial" w:hAnsi="Arial"/>
                <w:i w:val="1"/>
                <w:sz w:val="18"/>
                <w:szCs w:val="18"/>
              </w:rPr>
            </w:pPr>
            <w:sdt>
              <w:sdtPr>
                <w:tag w:val="goog_rdk_53"/>
              </w:sdtPr>
              <w:sdtContent>
                <w:commentRangeStart w:id="45"/>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9E">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A0">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A3">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A4">
            <w:pPr>
              <w:rPr>
                <w:rFonts w:ascii="Arial" w:cs="Arial" w:eastAsia="Arial" w:hAnsi="Arial"/>
              </w:rPr>
            </w:pPr>
            <w:commentRangeEnd w:id="45"/>
            <w:r w:rsidDel="00000000" w:rsidR="00000000" w:rsidRPr="00000000">
              <w:commentReference w:id="45"/>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A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A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A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A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AD">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AF">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B1">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B3">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B5">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B6">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C6">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C7">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D7">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D8">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E8">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0E9">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F9">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0FA">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10A">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10B">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11C">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54"/>
        </w:sdtPr>
        <w:sdtContent>
          <w:commentRangeStart w:id="46"/>
        </w:sdtContent>
      </w:sdt>
      <w:r w:rsidDel="00000000" w:rsidR="00000000" w:rsidRPr="00000000">
        <w:rPr>
          <w:rFonts w:ascii="Arial" w:cs="Arial" w:eastAsia="Arial" w:hAnsi="Arial"/>
          <w:rtl w:val="0"/>
        </w:rPr>
        <w:t xml:space="preserve">wants to </w:t>
      </w:r>
      <w:commentRangeEnd w:id="46"/>
      <w:r w:rsidDel="00000000" w:rsidR="00000000" w:rsidRPr="00000000">
        <w:commentReference w:id="46"/>
      </w:r>
      <w:r w:rsidDel="00000000" w:rsidR="00000000" w:rsidRPr="00000000">
        <w:rPr>
          <w:rFonts w:ascii="Arial" w:cs="Arial" w:eastAsia="Arial" w:hAnsi="Arial"/>
          <w:rtl w:val="0"/>
        </w:rPr>
        <w:t xml:space="preserve">delete</w:t>
      </w:r>
      <w:sdt>
        <w:sdtPr>
          <w:tag w:val="goog_rdk_55"/>
        </w:sdtPr>
        <w:sdtContent>
          <w:commentRangeStart w:id="47"/>
        </w:sdtContent>
      </w:sdt>
      <w:r w:rsidDel="00000000" w:rsidR="00000000" w:rsidRPr="00000000">
        <w:rPr>
          <w:rFonts w:ascii="Arial" w:cs="Arial" w:eastAsia="Arial" w:hAnsi="Arial"/>
          <w:rtl w:val="0"/>
        </w:rPr>
        <w:t xml:space="preserve"> </w:t>
      </w:r>
      <w:commentRangeEnd w:id="47"/>
      <w:r w:rsidDel="00000000" w:rsidR="00000000" w:rsidRPr="00000000">
        <w:commentReference w:id="47"/>
      </w:r>
      <w:r w:rsidDel="00000000" w:rsidR="00000000" w:rsidRPr="00000000">
        <w:rPr>
          <w:rFonts w:ascii="Arial" w:cs="Arial" w:eastAsia="Arial" w:hAnsi="Arial"/>
          <w:rtl w:val="0"/>
        </w:rPr>
        <w:t xml:space="preserve">the Virtual connection. </w:t>
      </w:r>
      <w:sdt>
        <w:sdtPr>
          <w:tag w:val="goog_rdk_56"/>
        </w:sdtPr>
        <w:sdtContent>
          <w:commentRangeStart w:id="48"/>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48"/>
      <w:r w:rsidDel="00000000" w:rsidR="00000000" w:rsidRPr="00000000">
        <w:commentReference w:id="48"/>
      </w:r>
      <w:r w:rsidDel="00000000" w:rsidR="00000000" w:rsidRPr="00000000">
        <w:rPr>
          <w:rFonts w:ascii="Arial" w:cs="Arial" w:eastAsia="Arial" w:hAnsi="Arial"/>
          <w:rtl w:val="0"/>
        </w:rPr>
        <w:t xml:space="preserve"> </w:t>
      </w:r>
      <w:sdt>
        <w:sdtPr>
          <w:tag w:val="goog_rdk_57"/>
        </w:sdtPr>
        <w:sdtContent>
          <w:commentRangeStart w:id="49"/>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49"/>
      <w:r w:rsidDel="00000000" w:rsidR="00000000" w:rsidRPr="00000000">
        <w:commentReference w:id="49"/>
      </w:r>
      <w:sdt>
        <w:sdtPr>
          <w:tag w:val="goog_rdk_58"/>
        </w:sdtPr>
        <w:sdtContent>
          <w:commentRangeStart w:id="50"/>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111D">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r w:rsidDel="00000000" w:rsidR="00000000" w:rsidRPr="00000000">
        <w:rPr>
          <w:rtl w:val="0"/>
        </w:rPr>
      </w:r>
    </w:p>
    <w:p w:rsidR="00000000" w:rsidDel="00000000" w:rsidP="00000000" w:rsidRDefault="00000000" w:rsidRPr="00000000" w14:paraId="0000111E">
      <w:pPr>
        <w:spacing w:after="306" w:lineRule="auto"/>
        <w:ind w:right="4"/>
        <w:rPr>
          <w:rFonts w:ascii="Arial" w:cs="Arial" w:eastAsia="Arial" w:hAnsi="Arial"/>
        </w:rPr>
      </w:pPr>
      <w:sdt>
        <w:sdtPr>
          <w:tag w:val="goog_rdk_59"/>
        </w:sdtPr>
        <w:sdtContent>
          <w:commentRangeStart w:id="51"/>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111F">
      <w:pPr>
        <w:pStyle w:val="Heading4"/>
        <w:ind w:left="0" w:right="4" w:firstLine="0"/>
        <w:rPr>
          <w:rFonts w:ascii="Arial" w:cs="Arial" w:eastAsia="Arial" w:hAnsi="Arial"/>
        </w:rPr>
      </w:pPr>
      <w:bookmarkStart w:colFirst="0" w:colLast="0" w:name="_heading=h.2gb3jie" w:id="181"/>
      <w:bookmarkEnd w:id="181"/>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12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121">
      <w:pPr>
        <w:pStyle w:val="Heading4"/>
        <w:ind w:left="0" w:firstLine="0"/>
        <w:rPr>
          <w:rFonts w:ascii="Arial" w:cs="Arial" w:eastAsia="Arial" w:hAnsi="Arial"/>
        </w:rPr>
      </w:pPr>
      <w:bookmarkStart w:colFirst="0" w:colLast="0" w:name="_heading=h.vgdtq7" w:id="182"/>
      <w:bookmarkEnd w:id="182"/>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122">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123">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129">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60"/>
        </w:sdtPr>
        <w:sdtContent>
          <w:commentRangeStart w:id="52"/>
        </w:sdtContent>
      </w:sdt>
      <w:r w:rsidDel="00000000" w:rsidR="00000000" w:rsidRPr="00000000">
        <w:rPr>
          <w:rFonts w:ascii="Arial" w:cs="Arial" w:eastAsia="Arial" w:hAnsi="Arial"/>
          <w:highlight w:val="yellow"/>
          <w:rtl w:val="0"/>
        </w:rPr>
        <w:t xml:space="preserve">Gateway</w:t>
      </w:r>
      <w:commentRangeEnd w:id="52"/>
      <w:r w:rsidDel="00000000" w:rsidR="00000000" w:rsidRPr="00000000">
        <w:commentReference w:id="52"/>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12A">
      <w:pPr>
        <w:pStyle w:val="Heading4"/>
        <w:ind w:left="0" w:right="4" w:firstLine="0"/>
        <w:rPr>
          <w:rFonts w:ascii="Arial" w:cs="Arial" w:eastAsia="Arial" w:hAnsi="Arial"/>
        </w:rPr>
      </w:pPr>
      <w:bookmarkStart w:colFirst="0" w:colLast="0" w:name="_heading=h.3fg1ce0" w:id="183"/>
      <w:bookmarkEnd w:id="183"/>
      <w:r w:rsidDel="00000000" w:rsidR="00000000" w:rsidRPr="00000000">
        <w:rPr>
          <w:rFonts w:ascii="Arial" w:cs="Arial" w:eastAsia="Arial" w:hAnsi="Arial"/>
          <w:rtl w:val="0"/>
        </w:rPr>
        <w:t xml:space="preserve">3.1.23.3 Reason Code</w:t>
      </w:r>
    </w:p>
    <w:p w:rsidR="00000000" w:rsidDel="00000000" w:rsidP="00000000" w:rsidRDefault="00000000" w:rsidRPr="00000000" w14:paraId="0000112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12C">
      <w:pPr>
        <w:spacing w:after="174" w:before="0" w:line="248.00000000000006" w:lineRule="auto"/>
        <w:ind w:right="4"/>
        <w:jc w:val="both"/>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12D">
      <w:pPr>
        <w:pStyle w:val="Heading4"/>
        <w:ind w:left="0" w:right="4" w:firstLine="0"/>
        <w:rPr>
          <w:rFonts w:ascii="Arial" w:cs="Arial" w:eastAsia="Arial" w:hAnsi="Arial"/>
        </w:rPr>
      </w:pPr>
      <w:bookmarkStart w:colFirst="0" w:colLast="0" w:name="_heading=h.1ulbmlt" w:id="184"/>
      <w:bookmarkEnd w:id="184"/>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12E">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12F">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130">
      <w:pPr>
        <w:pStyle w:val="Heading4"/>
        <w:ind w:left="0" w:right="4" w:firstLine="0"/>
        <w:rPr>
          <w:rFonts w:ascii="Arial" w:cs="Arial" w:eastAsia="Arial" w:hAnsi="Arial"/>
        </w:rPr>
      </w:pPr>
      <w:bookmarkStart w:colFirst="0" w:colLast="0" w:name="_heading=h.4ekz59m" w:id="185"/>
      <w:bookmarkEnd w:id="185"/>
      <w:r w:rsidDel="00000000" w:rsidR="00000000" w:rsidRPr="00000000">
        <w:rPr>
          <w:rFonts w:ascii="Arial" w:cs="Arial" w:eastAsia="Arial" w:hAnsi="Arial"/>
          <w:rtl w:val="0"/>
        </w:rPr>
        <w:t xml:space="preserve">3.1.23.5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1131">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132">
      <w:pPr>
        <w:pStyle w:val="Heading4"/>
        <w:keepNext w:val="0"/>
        <w:pBdr>
          <w:top w:color="auto" w:space="0" w:sz="0" w:val="none"/>
        </w:pBdr>
        <w:spacing w:after="80" w:before="280" w:lineRule="auto"/>
        <w:ind w:left="-15" w:firstLine="0"/>
        <w:rPr/>
      </w:pPr>
      <w:bookmarkStart w:colFirst="0" w:colLast="0" w:name="_heading=h.wsl51zt8cr34" w:id="186"/>
      <w:bookmarkEnd w:id="186"/>
      <w:r w:rsidDel="00000000" w:rsidR="00000000" w:rsidRPr="00000000">
        <w:rPr>
          <w:rtl w:val="0"/>
        </w:rPr>
        <w:t xml:space="preserve">3.1.23.6 DISCONNECT Actions</w:t>
      </w:r>
    </w:p>
    <w:p w:rsidR="00000000" w:rsidDel="00000000" w:rsidP="00000000" w:rsidRDefault="00000000" w:rsidRPr="00000000" w14:paraId="00001133">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1134">
      <w:pPr>
        <w:numPr>
          <w:ilvl w:val="0"/>
          <w:numId w:val="33"/>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[MQTT-3.14.4-1]</w:t>
      </w:r>
      <w:r w:rsidDel="00000000" w:rsidR="00000000" w:rsidRPr="00000000">
        <w:rPr>
          <w:rFonts w:ascii="Arial" w:cs="Arial" w:eastAsia="Arial" w:hAnsi="Arial"/>
          <w:rtl w:val="0"/>
        </w:rPr>
        <w:t xml:space="preserve">.</w:t>
      </w:r>
    </w:p>
    <w:p w:rsidR="00000000" w:rsidDel="00000000" w:rsidP="00000000" w:rsidRDefault="00000000" w:rsidRPr="00000000" w14:paraId="00001135">
      <w:pPr>
        <w:numPr>
          <w:ilvl w:val="0"/>
          <w:numId w:val="33"/>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[MQTT-3.14.4-2]</w:t>
      </w:r>
      <w:r w:rsidDel="00000000" w:rsidR="00000000" w:rsidRPr="00000000">
        <w:rPr>
          <w:rFonts w:ascii="Arial" w:cs="Arial" w:eastAsia="Arial" w:hAnsi="Arial"/>
          <w:rtl w:val="0"/>
        </w:rPr>
        <w:t xml:space="preserve">.</w:t>
      </w:r>
    </w:p>
    <w:p w:rsidR="00000000" w:rsidDel="00000000" w:rsidP="00000000" w:rsidRDefault="00000000" w:rsidRPr="00000000" w14:paraId="00001136">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1137">
      <w:pPr>
        <w:numPr>
          <w:ilvl w:val="0"/>
          <w:numId w:val="3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[MQTT-3.14.4-3]</w:t>
      </w:r>
      <w:r w:rsidDel="00000000" w:rsidR="00000000" w:rsidRPr="00000000">
        <w:rPr>
          <w:rFonts w:ascii="Arial" w:cs="Arial" w:eastAsia="Arial" w:hAnsi="Arial"/>
          <w:rtl w:val="0"/>
        </w:rPr>
        <w:t xml:space="preserve">, as described in</w:t>
      </w:r>
      <w:hyperlink r:id="rId64">
        <w:r w:rsidDel="00000000" w:rsidR="00000000" w:rsidRPr="00000000">
          <w:rPr>
            <w:rFonts w:ascii="Arial" w:cs="Arial" w:eastAsia="Arial" w:hAnsi="Arial"/>
            <w:rtl w:val="0"/>
          </w:rPr>
          <w:t xml:space="preserve"> </w:t>
        </w:r>
      </w:hyperlink>
      <w:hyperlink r:id="rId65">
        <w:r w:rsidDel="00000000" w:rsidR="00000000" w:rsidRPr="00000000">
          <w:rPr>
            <w:rFonts w:ascii="Arial" w:cs="Arial" w:eastAsia="Arial" w:hAnsi="Arial"/>
            <w:color w:val="1155cc"/>
            <w:u w:val="single"/>
            <w:rtl w:val="0"/>
          </w:rPr>
          <w:t xml:space="preserve">section 3.1.2.5</w:t>
        </w:r>
      </w:hyperlink>
      <w:r w:rsidDel="00000000" w:rsidR="00000000" w:rsidRPr="00000000">
        <w:rPr>
          <w:rFonts w:ascii="Arial" w:cs="Arial" w:eastAsia="Arial" w:hAnsi="Arial"/>
          <w:rtl w:val="0"/>
        </w:rPr>
        <w:t xml:space="preserve">.</w:t>
      </w:r>
    </w:p>
    <w:p w:rsidR="00000000" w:rsidDel="00000000" w:rsidP="00000000" w:rsidRDefault="00000000" w:rsidRPr="00000000" w14:paraId="00001138">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DISCONNECT notification by sending a DISCONNECT packet in 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[MQTT-3.1.19.4-4], </w:t>
      </w:r>
      <w:r w:rsidDel="00000000" w:rsidR="00000000" w:rsidRPr="00000000">
        <w:rPr>
          <w:rFonts w:ascii="Arial" w:cs="Arial" w:eastAsia="Arial" w:hAnsi="Arial"/>
          <w:color w:val="000000"/>
          <w:rtl w:val="0"/>
        </w:rPr>
        <w:t xml:space="preserve">and SHOULD delete the Virtual Connection</w:t>
      </w:r>
      <w:r w:rsidDel="00000000" w:rsidR="00000000" w:rsidRPr="00000000">
        <w:rPr>
          <w:rFonts w:ascii="Arial" w:cs="Arial" w:eastAsia="Arial" w:hAnsi="Arial"/>
          <w:rtl w:val="0"/>
        </w:rPr>
        <w:t xml:space="preserve">.</w:t>
      </w:r>
    </w:p>
    <w:p w:rsidR="00000000" w:rsidDel="00000000" w:rsidP="00000000" w:rsidRDefault="00000000" w:rsidRPr="00000000" w14:paraId="0000113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Client:</w:t>
      </w:r>
    </w:p>
    <w:p w:rsidR="00000000" w:rsidDel="00000000" w:rsidP="00000000" w:rsidRDefault="00000000" w:rsidRPr="00000000" w14:paraId="0000113A">
      <w:pPr>
        <w:numPr>
          <w:ilvl w:val="0"/>
          <w:numId w:val="15"/>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the Virtual Connection.</w:t>
      </w:r>
      <w:r w:rsidDel="00000000" w:rsidR="00000000" w:rsidRPr="00000000">
        <w:rPr>
          <w:rtl w:val="0"/>
        </w:rPr>
      </w:r>
    </w:p>
    <w:p w:rsidR="00000000" w:rsidDel="00000000" w:rsidP="00000000" w:rsidRDefault="00000000" w:rsidRPr="00000000" w14:paraId="0000113B">
      <w:pPr>
        <w:pStyle w:val="Heading3"/>
        <w:ind w:left="0" w:firstLine="0"/>
        <w:rPr>
          <w:rFonts w:ascii="Arial" w:cs="Arial" w:eastAsia="Arial" w:hAnsi="Arial"/>
        </w:rPr>
      </w:pPr>
      <w:bookmarkStart w:colFirst="0" w:colLast="0" w:name="_heading=h.1e03kqp" w:id="187"/>
      <w:bookmarkEnd w:id="187"/>
      <w:r w:rsidDel="00000000" w:rsidR="00000000" w:rsidRPr="00000000">
        <w:rPr>
          <w:rtl w:val="0"/>
        </w:rPr>
        <w:t xml:space="preserve">3.1.24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3C">
      <w:pPr>
        <w:spacing w:after="9" w:lineRule="auto"/>
        <w:ind w:left="-5" w:right="990" w:firstLine="0"/>
        <w:rPr>
          <w:rFonts w:ascii="Arial" w:cs="Arial" w:eastAsia="Arial" w:hAnsi="Arial"/>
        </w:rPr>
      </w:pPr>
      <w:r w:rsidDel="00000000" w:rsidR="00000000" w:rsidRPr="00000000">
        <w:rPr>
          <w:rtl w:val="0"/>
        </w:rPr>
      </w:r>
    </w:p>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3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3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3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4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4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4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4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4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4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46">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4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4F">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5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58">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59">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61">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62">
            <w:pPr>
              <w:jc w:val="center"/>
              <w:rPr>
                <w:rFonts w:ascii="Arial" w:cs="Arial" w:eastAsia="Arial" w:hAnsi="Arial"/>
              </w:rPr>
            </w:pPr>
            <w:sdt>
              <w:sdtPr>
                <w:tag w:val="goog_rdk_61"/>
              </w:sdtPr>
              <w:sdtContent>
                <w:commentRangeStart w:id="53"/>
              </w:sdtContent>
            </w:sdt>
            <w:sdt>
              <w:sdtPr>
                <w:tag w:val="goog_rdk_62"/>
              </w:sdtPr>
              <w:sdtContent>
                <w:commentRangeStart w:id="54"/>
              </w:sdtContent>
            </w:sdt>
            <w:sdt>
              <w:sdtPr>
                <w:tag w:val="goog_rdk_63"/>
              </w:sdtPr>
              <w:sdtContent>
                <w:commentRangeStart w:id="55"/>
              </w:sdtContent>
            </w:sdt>
            <w:r w:rsidDel="00000000" w:rsidR="00000000" w:rsidRPr="00000000">
              <w:rPr>
                <w:rFonts w:ascii="Arial" w:cs="Arial" w:eastAsia="Arial" w:hAnsi="Arial"/>
                <w:rtl w:val="0"/>
              </w:rPr>
              <w:t xml:space="preserve">Wireless Node Id</w:t>
            </w:r>
            <w:commentRangeEnd w:id="53"/>
            <w:r w:rsidDel="00000000" w:rsidR="00000000" w:rsidRPr="00000000">
              <w:commentReference w:id="53"/>
            </w: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r>
          </w:p>
        </w:tc>
      </w:tr>
      <w:tr>
        <w:trPr>
          <w:cantSplit w:val="0"/>
          <w:tblHeader w:val="0"/>
        </w:trPr>
        <w:tc>
          <w:tcPr/>
          <w:p w:rsidR="00000000" w:rsidDel="00000000" w:rsidP="00000000" w:rsidRDefault="00000000" w:rsidRPr="00000000" w14:paraId="0000116A">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6B">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74">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w:t>
      </w:r>
      <w:sdt>
        <w:sdtPr>
          <w:tag w:val="goog_rdk_64"/>
        </w:sdtPr>
        <w:sdtContent>
          <w:commentRangeStart w:id="56"/>
        </w:sdtContent>
      </w:sdt>
      <w:r w:rsidDel="00000000" w:rsidR="00000000" w:rsidRPr="00000000">
        <w:rPr>
          <w:rFonts w:ascii="Arial" w:cs="Arial" w:eastAsia="Arial" w:hAnsi="Arial"/>
          <w:rtl w:val="0"/>
        </w:rPr>
        <w:t xml:space="preserve">frames </w:t>
      </w:r>
      <w:commentRangeEnd w:id="56"/>
      <w:r w:rsidDel="00000000" w:rsidR="00000000" w:rsidRPr="00000000">
        <w:commentReference w:id="56"/>
      </w:r>
      <w:r w:rsidDel="00000000" w:rsidR="00000000" w:rsidRPr="00000000">
        <w:rPr>
          <w:rFonts w:ascii="Arial" w:cs="Arial" w:eastAsia="Arial" w:hAnsi="Arial"/>
          <w:rtl w:val="0"/>
        </w:rPr>
        <w:t xml:space="preserve">it receives on the</w:t>
      </w:r>
      <w:sdt>
        <w:sdtPr>
          <w:tag w:val="goog_rdk_65"/>
        </w:sdtPr>
        <w:sdtContent>
          <w:commentRangeStart w:id="57"/>
        </w:sdtContent>
      </w:sdt>
      <w:r w:rsidDel="00000000" w:rsidR="00000000" w:rsidRPr="00000000">
        <w:rPr>
          <w:rFonts w:ascii="Arial" w:cs="Arial" w:eastAsia="Arial" w:hAnsi="Arial"/>
          <w:rtl w:val="0"/>
        </w:rPr>
        <w:t xml:space="preserve"> wireless side </w:t>
      </w:r>
      <w:commentRangeEnd w:id="57"/>
      <w:r w:rsidDel="00000000" w:rsidR="00000000" w:rsidRPr="00000000">
        <w:commentReference w:id="57"/>
      </w:r>
      <w:r w:rsidDel="00000000" w:rsidR="00000000" w:rsidRPr="00000000">
        <w:rPr>
          <w:rFonts w:ascii="Arial" w:cs="Arial" w:eastAsia="Arial" w:hAnsi="Arial"/>
          <w:rtl w:val="0"/>
        </w:rPr>
        <w:t xml:space="preserve">and forwards them unchanged to the gateway; in the opposite direction, it decapsulates the</w:t>
      </w:r>
      <w:sdt>
        <w:sdtPr>
          <w:tag w:val="goog_rdk_66"/>
        </w:sdtPr>
        <w:sdtContent>
          <w:commentRangeStart w:id="58"/>
        </w:sdtContent>
      </w:sdt>
      <w:r w:rsidDel="00000000" w:rsidR="00000000" w:rsidRPr="00000000">
        <w:rPr>
          <w:rFonts w:ascii="Arial" w:cs="Arial" w:eastAsia="Arial" w:hAnsi="Arial"/>
          <w:rtl w:val="0"/>
        </w:rPr>
        <w:t xml:space="preserve"> frames</w:t>
      </w:r>
      <w:commentRangeEnd w:id="58"/>
      <w:r w:rsidDel="00000000" w:rsidR="00000000" w:rsidRPr="00000000">
        <w:commentReference w:id="58"/>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75">
      <w:pPr>
        <w:pStyle w:val="Heading4"/>
        <w:ind w:left="0" w:right="4" w:firstLine="0"/>
        <w:rPr>
          <w:rFonts w:ascii="Arial" w:cs="Arial" w:eastAsia="Arial" w:hAnsi="Arial"/>
        </w:rPr>
      </w:pPr>
      <w:bookmarkStart w:colFirst="0" w:colLast="0" w:name="_heading=h.3xzr3ei" w:id="188"/>
      <w:bookmarkEnd w:id="188"/>
      <w:r w:rsidDel="00000000" w:rsidR="00000000" w:rsidRPr="00000000">
        <w:rPr>
          <w:rFonts w:ascii="Arial" w:cs="Arial" w:eastAsia="Arial" w:hAnsi="Arial"/>
          <w:rtl w:val="0"/>
        </w:rPr>
        <w:t xml:space="preserve">3.1.24.1 Length</w:t>
      </w:r>
    </w:p>
    <w:p w:rsidR="00000000" w:rsidDel="00000000" w:rsidP="00000000" w:rsidRDefault="00000000" w:rsidRPr="00000000" w14:paraId="0000117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77">
      <w:pPr>
        <w:pStyle w:val="Heading4"/>
        <w:ind w:left="0" w:right="4" w:firstLine="0"/>
        <w:rPr>
          <w:rFonts w:ascii="Arial" w:cs="Arial" w:eastAsia="Arial" w:hAnsi="Arial"/>
        </w:rPr>
      </w:pPr>
      <w:bookmarkStart w:colFirst="0" w:colLast="0" w:name="_heading=h.2d51dmb" w:id="189"/>
      <w:bookmarkEnd w:id="189"/>
      <w:r w:rsidDel="00000000" w:rsidR="00000000" w:rsidRPr="00000000">
        <w:rPr>
          <w:rFonts w:ascii="Arial" w:cs="Arial" w:eastAsia="Arial" w:hAnsi="Arial"/>
          <w:rtl w:val="0"/>
        </w:rPr>
        <w:t xml:space="preserve">3.1.24.2 Packet Type</w:t>
      </w:r>
    </w:p>
    <w:p w:rsidR="00000000" w:rsidDel="00000000" w:rsidP="00000000" w:rsidRDefault="00000000" w:rsidRPr="00000000" w14:paraId="0000117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79">
      <w:pPr>
        <w:pStyle w:val="Heading4"/>
        <w:ind w:left="0" w:right="4" w:firstLine="0"/>
        <w:rPr>
          <w:rFonts w:ascii="Arial" w:cs="Arial" w:eastAsia="Arial" w:hAnsi="Arial"/>
        </w:rPr>
      </w:pPr>
      <w:bookmarkStart w:colFirst="0" w:colLast="0" w:name="_heading=h.sabnu4" w:id="190"/>
      <w:bookmarkEnd w:id="190"/>
      <w:r w:rsidDel="00000000" w:rsidR="00000000" w:rsidRPr="00000000">
        <w:rPr>
          <w:rFonts w:ascii="Arial" w:cs="Arial" w:eastAsia="Arial" w:hAnsi="Arial"/>
          <w:rtl w:val="0"/>
        </w:rPr>
        <w:t xml:space="preserve">3.1.24.3 Ctrl</w:t>
      </w:r>
    </w:p>
    <w:p w:rsidR="00000000" w:rsidDel="00000000" w:rsidP="00000000" w:rsidRDefault="00000000" w:rsidRPr="00000000" w14:paraId="0000117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39"/>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7B">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7C">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7D">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7E">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7F">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80">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81">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82">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83">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84">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85">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8B">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8C">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8E">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8F">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0">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1">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4">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5">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6">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98">
      <w:pPr>
        <w:pStyle w:val="Heading4"/>
        <w:ind w:left="0" w:right="4" w:firstLine="0"/>
        <w:rPr>
          <w:rFonts w:ascii="Arial" w:cs="Arial" w:eastAsia="Arial" w:hAnsi="Arial"/>
        </w:rPr>
      </w:pPr>
      <w:bookmarkStart w:colFirst="0" w:colLast="0" w:name="_heading=h.3c9z6hx" w:id="191"/>
      <w:bookmarkEnd w:id="191"/>
      <w:r w:rsidDel="00000000" w:rsidR="00000000" w:rsidRPr="00000000">
        <w:rPr>
          <w:rFonts w:ascii="Arial" w:cs="Arial" w:eastAsia="Arial" w:hAnsi="Arial"/>
          <w:rtl w:val="0"/>
        </w:rPr>
        <w:t xml:space="preserve">3.1.24.4 Radius</w:t>
      </w:r>
    </w:p>
    <w:p w:rsidR="00000000" w:rsidDel="00000000" w:rsidP="00000000" w:rsidRDefault="00000000" w:rsidRPr="00000000" w14:paraId="00001199">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9A">
      <w:pPr>
        <w:pStyle w:val="Heading4"/>
        <w:ind w:left="0" w:right="4" w:firstLine="0"/>
        <w:rPr>
          <w:rFonts w:ascii="Arial" w:cs="Arial" w:eastAsia="Arial" w:hAnsi="Arial"/>
        </w:rPr>
      </w:pPr>
      <w:bookmarkStart w:colFirst="0" w:colLast="0" w:name="_heading=h.1rf9gpq" w:id="192"/>
      <w:bookmarkEnd w:id="192"/>
      <w:r w:rsidDel="00000000" w:rsidR="00000000" w:rsidRPr="00000000">
        <w:rPr>
          <w:rFonts w:ascii="Arial" w:cs="Arial" w:eastAsia="Arial" w:hAnsi="Arial"/>
          <w:rtl w:val="0"/>
        </w:rPr>
        <w:t xml:space="preserve">3.1.24.5 Wireless Node Id</w:t>
      </w:r>
    </w:p>
    <w:p w:rsidR="00000000" w:rsidDel="00000000" w:rsidP="00000000" w:rsidRDefault="00000000" w:rsidRPr="00000000" w14:paraId="0000119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9C">
      <w:pPr>
        <w:pStyle w:val="Heading4"/>
        <w:ind w:left="0" w:right="4" w:firstLine="0"/>
        <w:rPr>
          <w:rFonts w:ascii="Arial" w:cs="Arial" w:eastAsia="Arial" w:hAnsi="Arial"/>
        </w:rPr>
      </w:pPr>
      <w:bookmarkStart w:colFirst="0" w:colLast="0" w:name="_heading=h.4bewzdj" w:id="193"/>
      <w:bookmarkEnd w:id="193"/>
      <w:r w:rsidDel="00000000" w:rsidR="00000000" w:rsidRPr="00000000">
        <w:rPr>
          <w:rFonts w:ascii="Arial" w:cs="Arial" w:eastAsia="Arial" w:hAnsi="Arial"/>
          <w:rtl w:val="0"/>
        </w:rPr>
        <w:t xml:space="preserve">3.1.24.6 MQTT SN Packet</w:t>
      </w:r>
    </w:p>
    <w:p w:rsidR="00000000" w:rsidDel="00000000" w:rsidP="00000000" w:rsidRDefault="00000000" w:rsidRPr="00000000" w14:paraId="0000119D">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9E">
      <w:pPr>
        <w:pStyle w:val="Heading3"/>
        <w:ind w:left="0" w:firstLine="0"/>
        <w:rPr/>
      </w:pPr>
      <w:bookmarkStart w:colFirst="0" w:colLast="0" w:name="_heading=h.15cqrsoyxc87" w:id="194"/>
      <w:bookmarkEnd w:id="194"/>
      <w:r w:rsidDel="00000000" w:rsidR="00000000" w:rsidRPr="00000000">
        <w:rPr>
          <w:rtl w:val="0"/>
        </w:rPr>
        <w:t xml:space="preserve">3.1.25 Protection Encapsulation</w:t>
      </w:r>
    </w:p>
    <w:p w:rsidR="00000000" w:rsidDel="00000000" w:rsidP="00000000" w:rsidRDefault="00000000" w:rsidRPr="00000000" w14:paraId="0000119F">
      <w:pPr>
        <w:pStyle w:val="Heading3"/>
        <w:keepLines w:val="1"/>
        <w:spacing w:after="77" w:before="0" w:line="259" w:lineRule="auto"/>
        <w:ind w:left="1440" w:firstLine="0"/>
        <w:rPr/>
      </w:pPr>
      <w:bookmarkStart w:colFirst="0" w:colLast="0" w:name="_heading=h.efvs1al4eeri" w:id="195"/>
      <w:bookmarkEnd w:id="195"/>
      <w:r w:rsidDel="00000000" w:rsidR="00000000" w:rsidRPr="00000000">
        <w:rPr>
          <w:rtl w:val="0"/>
        </w:rPr>
      </w:r>
    </w:p>
    <w:tbl>
      <w:tblPr>
        <w:tblStyle w:val="Table40"/>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A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A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A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A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A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A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A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A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A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AD">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A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BA">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B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1C7">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1C8">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1D5">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1DC">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1DF">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1E1">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1E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E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1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E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1E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ED">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1EE">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1EF">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1FB">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1FC">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208">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209">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215">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216">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222">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223">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22F">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230">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3C">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3D">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49">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4A">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67"/>
        </w:sdtPr>
        <w:sdtContent>
          <w:commentRangeStart w:id="59"/>
        </w:sdtContent>
      </w:sdt>
      <w:sdt>
        <w:sdtPr>
          <w:tag w:val="goog_rdk_68"/>
        </w:sdtPr>
        <w:sdtContent>
          <w:commentRangeStart w:id="60"/>
        </w:sdtContent>
      </w:sdt>
      <w:r w:rsidDel="00000000" w:rsidR="00000000" w:rsidRPr="00000000">
        <w:rPr>
          <w:rFonts w:ascii="Arial" w:cs="Arial" w:eastAsia="Arial" w:hAnsi="Arial"/>
          <w:rtl w:val="0"/>
        </w:rPr>
        <w:t xml:space="preserve"> packet is protected</w:t>
      </w:r>
      <w:commentRangeEnd w:id="59"/>
      <w:r w:rsidDel="00000000" w:rsidR="00000000" w:rsidRPr="00000000">
        <w:commentReference w:id="59"/>
      </w:r>
      <w:commentRangeEnd w:id="60"/>
      <w:r w:rsidDel="00000000" w:rsidR="00000000" w:rsidRPr="00000000">
        <w:commentReference w:id="60"/>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4B">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4C">
      <w:pPr>
        <w:spacing w:after="9" w:lineRule="auto"/>
        <w:ind w:left="-5" w:right="4" w:firstLine="0"/>
        <w:rPr>
          <w:rFonts w:ascii="Arial" w:cs="Arial" w:eastAsia="Arial" w:hAnsi="Arial"/>
        </w:rPr>
      </w:pPr>
      <w:sdt>
        <w:sdtPr>
          <w:tag w:val="goog_rdk_69"/>
        </w:sdtPr>
        <w:sdtContent>
          <w:commentRangeStart w:id="61"/>
        </w:sdtContent>
      </w:sdt>
      <w:sdt>
        <w:sdtPr>
          <w:tag w:val="goog_rdk_70"/>
        </w:sdtPr>
        <w:sdtContent>
          <w:commentRangeStart w:id="62"/>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61"/>
      <w:r w:rsidDel="00000000" w:rsidR="00000000" w:rsidRPr="00000000">
        <w:commentReference w:id="61"/>
      </w:r>
      <w:commentRangeEnd w:id="62"/>
      <w:r w:rsidDel="00000000" w:rsidR="00000000" w:rsidRPr="00000000">
        <w:commentReference w:id="62"/>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4D">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4E">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4F">
      <w:pPr>
        <w:spacing w:after="9" w:lineRule="auto"/>
        <w:ind w:left="-5" w:right="4" w:firstLine="0"/>
        <w:rPr>
          <w:rFonts w:ascii="Arial" w:cs="Arial" w:eastAsia="Arial" w:hAnsi="Arial"/>
          <w:b w:val="1"/>
        </w:rPr>
      </w:pPr>
      <w:sdt>
        <w:sdtPr>
          <w:tag w:val="goog_rdk_71"/>
        </w:sdtPr>
        <w:sdtContent>
          <w:commentRangeStart w:id="63"/>
        </w:sdtContent>
      </w:sdt>
      <w:sdt>
        <w:sdtPr>
          <w:tag w:val="goog_rdk_72"/>
        </w:sdtPr>
        <w:sdtContent>
          <w:commentRangeStart w:id="64"/>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50">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51">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52">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53">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63"/>
      <w:r w:rsidDel="00000000" w:rsidR="00000000" w:rsidRPr="00000000">
        <w:commentReference w:id="63"/>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1254">
      <w:pPr>
        <w:pStyle w:val="Heading4"/>
        <w:ind w:left="0" w:right="4" w:firstLine="0"/>
        <w:rPr>
          <w:rFonts w:ascii="Arial" w:cs="Arial" w:eastAsia="Arial" w:hAnsi="Arial"/>
        </w:rPr>
      </w:pPr>
      <w:bookmarkStart w:colFirst="0" w:colLast="0" w:name="_heading=h.j9tutdzg8gdj" w:id="196"/>
      <w:bookmarkEnd w:id="196"/>
      <w:r w:rsidDel="00000000" w:rsidR="00000000" w:rsidRPr="00000000">
        <w:rPr>
          <w:rFonts w:ascii="Arial" w:cs="Arial" w:eastAsia="Arial" w:hAnsi="Arial"/>
          <w:rtl w:val="0"/>
        </w:rPr>
        <w:t xml:space="preserve">3.1.25.1 Length</w:t>
      </w:r>
    </w:p>
    <w:p w:rsidR="00000000" w:rsidDel="00000000" w:rsidP="00000000" w:rsidRDefault="00000000" w:rsidRPr="00000000" w14:paraId="0000125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56">
      <w:pPr>
        <w:pStyle w:val="Heading4"/>
        <w:ind w:left="0" w:right="4" w:firstLine="0"/>
        <w:rPr>
          <w:rFonts w:ascii="Arial" w:cs="Arial" w:eastAsia="Arial" w:hAnsi="Arial"/>
        </w:rPr>
      </w:pPr>
      <w:bookmarkStart w:colFirst="0" w:colLast="0" w:name="_heading=h.8duggxbcbw2" w:id="197"/>
      <w:bookmarkEnd w:id="197"/>
      <w:r w:rsidDel="00000000" w:rsidR="00000000" w:rsidRPr="00000000">
        <w:rPr>
          <w:rFonts w:ascii="Arial" w:cs="Arial" w:eastAsia="Arial" w:hAnsi="Arial"/>
          <w:rtl w:val="0"/>
        </w:rPr>
        <w:t xml:space="preserve">3.1.25.2 Packet Type</w:t>
      </w:r>
    </w:p>
    <w:p w:rsidR="00000000" w:rsidDel="00000000" w:rsidP="00000000" w:rsidRDefault="00000000" w:rsidRPr="00000000" w14:paraId="0000125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58">
      <w:pPr>
        <w:pStyle w:val="Heading4"/>
        <w:ind w:left="0" w:right="4" w:firstLine="0"/>
        <w:rPr>
          <w:rFonts w:ascii="Arial" w:cs="Arial" w:eastAsia="Arial" w:hAnsi="Arial"/>
        </w:rPr>
      </w:pPr>
      <w:bookmarkStart w:colFirst="0" w:colLast="0" w:name="_heading=h.g1mmf1c4lvqh" w:id="198"/>
      <w:bookmarkEnd w:id="198"/>
      <w:r w:rsidDel="00000000" w:rsidR="00000000" w:rsidRPr="00000000">
        <w:rPr>
          <w:rFonts w:ascii="Arial" w:cs="Arial" w:eastAsia="Arial" w:hAnsi="Arial"/>
          <w:rtl w:val="0"/>
        </w:rPr>
        <w:t xml:space="preserve">3.1.25.3 Protection Flags</w:t>
      </w:r>
    </w:p>
    <w:p w:rsidR="00000000" w:rsidDel="00000000" w:rsidP="00000000" w:rsidRDefault="00000000" w:rsidRPr="00000000" w14:paraId="00001259">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5A">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5B">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5C">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5D">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5E">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5F">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60">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61">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62">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63">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64">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65">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66">
      <w:pPr>
        <w:numPr>
          <w:ilvl w:val="0"/>
          <w:numId w:val="24"/>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67">
      <w:pPr>
        <w:numPr>
          <w:ilvl w:val="1"/>
          <w:numId w:val="24"/>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68">
      <w:pPr>
        <w:numPr>
          <w:ilvl w:val="1"/>
          <w:numId w:val="24"/>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69">
      <w:pPr>
        <w:numPr>
          <w:ilvl w:val="1"/>
          <w:numId w:val="24"/>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6A">
      <w:pPr>
        <w:numPr>
          <w:ilvl w:val="1"/>
          <w:numId w:val="24"/>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6B">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6C">
      <w:pPr>
        <w:numPr>
          <w:ilvl w:val="0"/>
          <w:numId w:val="55"/>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6D">
      <w:pPr>
        <w:numPr>
          <w:ilvl w:val="1"/>
          <w:numId w:val="55"/>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6E">
      <w:pPr>
        <w:numPr>
          <w:ilvl w:val="1"/>
          <w:numId w:val="55"/>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6F">
      <w:pPr>
        <w:numPr>
          <w:ilvl w:val="1"/>
          <w:numId w:val="55"/>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70">
      <w:pPr>
        <w:numPr>
          <w:ilvl w:val="1"/>
          <w:numId w:val="55"/>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71">
      <w:pPr>
        <w:pStyle w:val="Heading4"/>
        <w:ind w:left="0" w:right="4" w:firstLine="0"/>
        <w:rPr>
          <w:rFonts w:ascii="Arial" w:cs="Arial" w:eastAsia="Arial" w:hAnsi="Arial"/>
        </w:rPr>
      </w:pPr>
      <w:bookmarkStart w:colFirst="0" w:colLast="0" w:name="_heading=h.m1zk7agco355" w:id="199"/>
      <w:bookmarkEnd w:id="199"/>
      <w:r w:rsidDel="00000000" w:rsidR="00000000" w:rsidRPr="00000000">
        <w:rPr>
          <w:rFonts w:ascii="Arial" w:cs="Arial" w:eastAsia="Arial" w:hAnsi="Arial"/>
          <w:rtl w:val="0"/>
        </w:rPr>
        <w:t xml:space="preserve">3.1.25.4 Protection Scheme</w:t>
      </w:r>
    </w:p>
    <w:p w:rsidR="00000000" w:rsidDel="00000000" w:rsidP="00000000" w:rsidRDefault="00000000" w:rsidRPr="00000000" w14:paraId="00001272">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73">
      <w:pPr>
        <w:spacing w:after="307" w:lineRule="auto"/>
        <w:ind w:left="-15" w:right="4" w:firstLine="0"/>
        <w:rPr>
          <w:rFonts w:ascii="Arial" w:cs="Arial" w:eastAsia="Arial" w:hAnsi="Arial"/>
        </w:rPr>
      </w:pPr>
      <w:r w:rsidDel="00000000" w:rsidR="00000000" w:rsidRPr="00000000">
        <w:rPr>
          <w:rtl w:val="0"/>
        </w:rPr>
      </w:r>
    </w:p>
    <w:tbl>
      <w:tblPr>
        <w:tblStyle w:val="Table4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74">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75">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76">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77">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78">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9">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A">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E">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F">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1">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3">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4">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8">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9">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D">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E">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F">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2">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3">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4">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5">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6">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7">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8">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9">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C">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D">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1">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2">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6">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7">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B">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C">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0">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1">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5">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6">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A">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B">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F">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0">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4">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5">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9">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A">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E">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F">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0">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1">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2">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3">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4">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2D8">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D9">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2DA">
      <w:pPr>
        <w:numPr>
          <w:ilvl w:val="0"/>
          <w:numId w:val="16"/>
        </w:numPr>
        <w:spacing w:after="0" w:before="0" w:lineRule="auto"/>
        <w:ind w:left="720" w:hanging="360"/>
        <w:rPr>
          <w:rFonts w:ascii="Arial" w:cs="Arial" w:eastAsia="Arial" w:hAnsi="Arial"/>
          <w:u w:val="none"/>
        </w:rPr>
      </w:pPr>
      <w:sdt>
        <w:sdtPr>
          <w:tag w:val="goog_rdk_73"/>
        </w:sdtPr>
        <w:sdtContent>
          <w:commentRangeStart w:id="65"/>
        </w:sdtContent>
      </w:sdt>
      <w:r w:rsidDel="00000000" w:rsidR="00000000" w:rsidRPr="00000000">
        <w:rPr>
          <w:rFonts w:ascii="Arial" w:cs="Arial" w:eastAsia="Arial" w:hAnsi="Arial"/>
          <w:color w:val="222222"/>
          <w:rtl w:val="0"/>
        </w:rPr>
        <w:t xml:space="preserve">Reference </w:t>
      </w:r>
      <w:hyperlink r:id="rId66">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2DB">
      <w:pPr>
        <w:numPr>
          <w:ilvl w:val="0"/>
          <w:numId w:val="16"/>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7">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2DC">
      <w:pPr>
        <w:numPr>
          <w:ilvl w:val="0"/>
          <w:numId w:val="16"/>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8">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69">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2DD">
      <w:pPr>
        <w:numPr>
          <w:ilvl w:val="0"/>
          <w:numId w:val="16"/>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70">
        <w:r w:rsidDel="00000000" w:rsidR="00000000" w:rsidRPr="00000000">
          <w:rPr>
            <w:rFonts w:ascii="Arial" w:cs="Arial" w:eastAsia="Arial" w:hAnsi="Arial"/>
            <w:rtl w:val="0"/>
          </w:rPr>
          <w:t xml:space="preserve"> </w:t>
        </w:r>
      </w:hyperlink>
      <w:hyperlink r:id="rId71">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72">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2DE">
      <w:pPr>
        <w:numPr>
          <w:ilvl w:val="0"/>
          <w:numId w:val="16"/>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2DF">
      <w:pPr>
        <w:numPr>
          <w:ilvl w:val="0"/>
          <w:numId w:val="16"/>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2E0">
      <w:pPr>
        <w:numPr>
          <w:ilvl w:val="0"/>
          <w:numId w:val="16"/>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2E1">
      <w:pPr>
        <w:numPr>
          <w:ilvl w:val="0"/>
          <w:numId w:val="16"/>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2E2">
      <w:pPr>
        <w:numPr>
          <w:ilvl w:val="0"/>
          <w:numId w:val="16"/>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12E3">
      <w:pPr>
        <w:pStyle w:val="Heading4"/>
        <w:ind w:left="0" w:right="4" w:firstLine="0"/>
        <w:rPr>
          <w:rFonts w:ascii="Roboto" w:cs="Roboto" w:eastAsia="Roboto" w:hAnsi="Roboto"/>
          <w:b w:val="1"/>
          <w:color w:val="222222"/>
          <w:sz w:val="24"/>
          <w:szCs w:val="24"/>
          <w:u w:val="single"/>
        </w:rPr>
      </w:pPr>
      <w:bookmarkStart w:colFirst="0" w:colLast="0" w:name="_heading=h.jo2d2fngx6hj" w:id="200"/>
      <w:bookmarkEnd w:id="200"/>
      <w:r w:rsidDel="00000000" w:rsidR="00000000" w:rsidRPr="00000000">
        <w:rPr>
          <w:rFonts w:ascii="Arial" w:cs="Arial" w:eastAsia="Arial" w:hAnsi="Arial"/>
          <w:rtl w:val="0"/>
        </w:rPr>
        <w:t xml:space="preserve">3.1.25.5 Sender Identifier</w:t>
      </w:r>
      <w:r w:rsidDel="00000000" w:rsidR="00000000" w:rsidRPr="00000000">
        <w:rPr>
          <w:rtl w:val="0"/>
        </w:rPr>
      </w:r>
    </w:p>
    <w:p w:rsidR="00000000" w:rsidDel="00000000" w:rsidP="00000000" w:rsidRDefault="00000000" w:rsidRPr="00000000" w14:paraId="000012E4">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2E5">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E6">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E7">
      <w:pPr>
        <w:numPr>
          <w:ilvl w:val="0"/>
          <w:numId w:val="66"/>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2E8">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E9">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EA">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2EB">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2EC">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2ED">
      <w:pPr>
        <w:numPr>
          <w:ilvl w:val="0"/>
          <w:numId w:val="44"/>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2EE">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2EF">
      <w:pPr>
        <w:spacing w:after="0" w:before="0" w:lineRule="auto"/>
        <w:ind w:left="720" w:firstLine="0"/>
        <w:rPr>
          <w:rFonts w:ascii="Arial" w:cs="Arial" w:eastAsia="Arial" w:hAnsi="Arial"/>
          <w:b w:val="1"/>
          <w:i w:val="1"/>
          <w:color w:val="222222"/>
          <w:u w:val="single"/>
          <w:shd w:fill="fff2cc" w:val="clear"/>
        </w:rPr>
      </w:pPr>
      <w:sdt>
        <w:sdtPr>
          <w:tag w:val="goog_rdk_74"/>
        </w:sdtPr>
        <w:sdtContent>
          <w:commentRangeStart w:id="66"/>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2F0">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2F1">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2F2">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2F3">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12F4">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2F5">
      <w:pPr>
        <w:pStyle w:val="Heading4"/>
        <w:ind w:left="0" w:right="4" w:firstLine="0"/>
        <w:rPr>
          <w:rFonts w:ascii="Arial" w:cs="Arial" w:eastAsia="Arial" w:hAnsi="Arial"/>
        </w:rPr>
      </w:pPr>
      <w:bookmarkStart w:colFirst="0" w:colLast="0" w:name="_heading=h.vjl219ghlhvi" w:id="201"/>
      <w:bookmarkEnd w:id="201"/>
      <w:r w:rsidDel="00000000" w:rsidR="00000000" w:rsidRPr="00000000">
        <w:rPr>
          <w:rFonts w:ascii="Arial" w:cs="Arial" w:eastAsia="Arial" w:hAnsi="Arial"/>
          <w:rtl w:val="0"/>
        </w:rPr>
        <w:t xml:space="preserve">3.1.25.6 Random</w:t>
      </w:r>
    </w:p>
    <w:p w:rsidR="00000000" w:rsidDel="00000000" w:rsidP="00000000" w:rsidRDefault="00000000" w:rsidRPr="00000000" w14:paraId="000012F6">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2F7">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F8">
      <w:pPr>
        <w:numPr>
          <w:ilvl w:val="0"/>
          <w:numId w:val="44"/>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2F9">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73">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74">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2FA">
      <w:pPr>
        <w:pStyle w:val="Heading4"/>
        <w:ind w:left="0" w:right="4" w:firstLine="0"/>
        <w:rPr>
          <w:rFonts w:ascii="Arial" w:cs="Arial" w:eastAsia="Arial" w:hAnsi="Arial"/>
        </w:rPr>
      </w:pPr>
      <w:bookmarkStart w:colFirst="0" w:colLast="0" w:name="_heading=h.q30yx1mc4rc1" w:id="202"/>
      <w:bookmarkEnd w:id="202"/>
      <w:r w:rsidDel="00000000" w:rsidR="00000000" w:rsidRPr="00000000">
        <w:rPr>
          <w:rFonts w:ascii="Arial" w:cs="Arial" w:eastAsia="Arial" w:hAnsi="Arial"/>
          <w:rtl w:val="0"/>
        </w:rPr>
        <w:t xml:space="preserve">3.1.25.7 Crypto Material</w:t>
      </w:r>
    </w:p>
    <w:p w:rsidR="00000000" w:rsidDel="00000000" w:rsidP="00000000" w:rsidRDefault="00000000" w:rsidRPr="00000000" w14:paraId="000012FB">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2FC">
      <w:pPr>
        <w:pStyle w:val="Heading4"/>
        <w:ind w:left="0" w:right="4" w:firstLine="0"/>
        <w:rPr>
          <w:rFonts w:ascii="Roboto" w:cs="Roboto" w:eastAsia="Roboto" w:hAnsi="Roboto"/>
          <w:color w:val="222222"/>
          <w:sz w:val="24"/>
          <w:szCs w:val="24"/>
          <w:highlight w:val="white"/>
        </w:rPr>
      </w:pPr>
      <w:bookmarkStart w:colFirst="0" w:colLast="0" w:name="_heading=h.3y6o9vhqakro" w:id="203"/>
      <w:bookmarkEnd w:id="203"/>
      <w:r w:rsidDel="00000000" w:rsidR="00000000" w:rsidRPr="00000000">
        <w:rPr>
          <w:rFonts w:ascii="Arial" w:cs="Arial" w:eastAsia="Arial" w:hAnsi="Arial"/>
          <w:rtl w:val="0"/>
        </w:rPr>
        <w:t xml:space="preserve">3.1.25.8 Monotonic Counter</w:t>
      </w:r>
      <w:r w:rsidDel="00000000" w:rsidR="00000000" w:rsidRPr="00000000">
        <w:rPr>
          <w:rtl w:val="0"/>
        </w:rPr>
      </w:r>
    </w:p>
    <w:p w:rsidR="00000000" w:rsidDel="00000000" w:rsidP="00000000" w:rsidRDefault="00000000" w:rsidRPr="00000000" w14:paraId="000012FD">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2FE">
      <w:pPr>
        <w:pStyle w:val="Heading4"/>
        <w:ind w:left="0" w:right="4" w:firstLine="0"/>
        <w:rPr>
          <w:rFonts w:ascii="Arial" w:cs="Arial" w:eastAsia="Arial" w:hAnsi="Arial"/>
          <w:color w:val="222222"/>
          <w:sz w:val="22"/>
          <w:szCs w:val="22"/>
          <w:highlight w:val="white"/>
        </w:rPr>
      </w:pPr>
      <w:bookmarkStart w:colFirst="0" w:colLast="0" w:name="_heading=h.dovnwl46a7is" w:id="204"/>
      <w:bookmarkEnd w:id="204"/>
      <w:r w:rsidDel="00000000" w:rsidR="00000000" w:rsidRPr="00000000">
        <w:rPr>
          <w:rFonts w:ascii="Arial" w:cs="Arial" w:eastAsia="Arial" w:hAnsi="Arial"/>
          <w:rtl w:val="0"/>
        </w:rPr>
        <w:t xml:space="preserve">3.1.25.9 Protected MQTT-SN Packet</w:t>
      </w:r>
      <w:r w:rsidDel="00000000" w:rsidR="00000000" w:rsidRPr="00000000">
        <w:rPr>
          <w:rtl w:val="0"/>
        </w:rPr>
      </w:r>
    </w:p>
    <w:p w:rsidR="00000000" w:rsidDel="00000000" w:rsidP="00000000" w:rsidRDefault="00000000" w:rsidRPr="00000000" w14:paraId="000012FF">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00">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301">
      <w:pPr>
        <w:pStyle w:val="Heading4"/>
        <w:ind w:left="0" w:right="4" w:firstLine="0"/>
        <w:rPr>
          <w:rFonts w:ascii="Arial" w:cs="Arial" w:eastAsia="Arial" w:hAnsi="Arial"/>
        </w:rPr>
      </w:pPr>
      <w:bookmarkStart w:colFirst="0" w:colLast="0" w:name="_heading=h.j75p96o6vesm" w:id="205"/>
      <w:bookmarkEnd w:id="205"/>
      <w:r w:rsidDel="00000000" w:rsidR="00000000" w:rsidRPr="00000000">
        <w:rPr>
          <w:rFonts w:ascii="Arial" w:cs="Arial" w:eastAsia="Arial" w:hAnsi="Arial"/>
          <w:rtl w:val="0"/>
        </w:rPr>
        <w:t xml:space="preserve">3.1.25.10 Authentication Tag</w:t>
      </w:r>
    </w:p>
    <w:p w:rsidR="00000000" w:rsidDel="00000000" w:rsidP="00000000" w:rsidRDefault="00000000" w:rsidRPr="00000000" w14:paraId="00001302">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303">
      <w:pPr>
        <w:pStyle w:val="Heading1"/>
        <w:ind w:left="0" w:firstLine="0"/>
        <w:rPr>
          <w:rFonts w:ascii="Arial" w:cs="Arial" w:eastAsia="Arial" w:hAnsi="Arial"/>
        </w:rPr>
      </w:pPr>
      <w:bookmarkStart w:colFirst="0" w:colLast="0" w:name="_heading=h.2qk79lc" w:id="206"/>
      <w:bookmarkEnd w:id="206"/>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304">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305">
      <w:pPr>
        <w:pStyle w:val="Heading2"/>
        <w:keepLines w:val="1"/>
        <w:spacing w:after="64" w:before="0" w:line="259" w:lineRule="auto"/>
        <w:ind w:left="0" w:firstLine="0"/>
        <w:rPr>
          <w:rFonts w:ascii="Arial" w:cs="Arial" w:eastAsia="Arial" w:hAnsi="Arial"/>
        </w:rPr>
      </w:pPr>
      <w:bookmarkStart w:colFirst="0" w:colLast="0" w:name="_heading=h.21od6so" w:id="207"/>
      <w:bookmarkEnd w:id="207"/>
      <w:r w:rsidDel="00000000" w:rsidR="00000000" w:rsidRPr="00000000">
        <w:rPr>
          <w:rFonts w:ascii="Arial" w:cs="Arial" w:eastAsia="Arial" w:hAnsi="Arial"/>
          <w:rtl w:val="0"/>
        </w:rPr>
        <w:t xml:space="preserve">4.1 </w:t>
      </w:r>
      <w:sdt>
        <w:sdtPr>
          <w:tag w:val="goog_rdk_75"/>
        </w:sdtPr>
        <w:sdtContent>
          <w:commentRangeStart w:id="67"/>
        </w:sdtContent>
      </w:sdt>
      <w:r w:rsidDel="00000000" w:rsidR="00000000" w:rsidRPr="00000000">
        <w:rPr>
          <w:rFonts w:ascii="Arial" w:cs="Arial" w:eastAsia="Arial" w:hAnsi="Arial"/>
          <w:rtl w:val="0"/>
        </w:rPr>
        <w:t xml:space="preserve">Session state</w:t>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1306">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307">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308">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309">
      <w:pPr>
        <w:numPr>
          <w:ilvl w:val="0"/>
          <w:numId w:val="45"/>
        </w:numPr>
        <w:spacing w:after="0" w:afterAutospacing="0" w:before="240" w:lineRule="auto"/>
        <w:ind w:left="720" w:right="0" w:hanging="360"/>
        <w:rPr>
          <w:u w:val="none"/>
        </w:rPr>
      </w:pPr>
      <w:r w:rsidDel="00000000" w:rsidR="00000000" w:rsidRPr="00000000">
        <w:rPr>
          <w:rtl w:val="0"/>
        </w:rPr>
        <w:t xml:space="preserve">QoS 1 and QoS 2 messages which have been sent to the Server, but have not been completely acknowledged.</w:t>
      </w:r>
    </w:p>
    <w:p w:rsidR="00000000" w:rsidDel="00000000" w:rsidP="00000000" w:rsidRDefault="00000000" w:rsidRPr="00000000" w14:paraId="0000130A">
      <w:pPr>
        <w:numPr>
          <w:ilvl w:val="0"/>
          <w:numId w:val="45"/>
        </w:numPr>
        <w:spacing w:after="240" w:before="0" w:beforeAutospacing="0" w:lineRule="auto"/>
        <w:ind w:left="720" w:right="0" w:hanging="360"/>
        <w:rPr>
          <w:u w:val="none"/>
        </w:rPr>
      </w:pPr>
      <w:r w:rsidDel="00000000" w:rsidR="00000000" w:rsidRPr="00000000">
        <w:rPr>
          <w:rtl w:val="0"/>
        </w:rPr>
        <w:t xml:space="preserve">QoS 2 </w:t>
      </w:r>
      <w:sdt>
        <w:sdtPr>
          <w:tag w:val="goog_rdk_76"/>
        </w:sdtPr>
        <w:sdtContent>
          <w:commentRangeStart w:id="68"/>
        </w:sdtContent>
      </w:sdt>
      <w:r w:rsidDel="00000000" w:rsidR="00000000" w:rsidRPr="00000000">
        <w:rPr>
          <w:rtl w:val="0"/>
        </w:rPr>
        <w:t xml:space="preserve">messages </w:t>
      </w:r>
      <w:commentRangeEnd w:id="68"/>
      <w:r w:rsidDel="00000000" w:rsidR="00000000" w:rsidRPr="00000000">
        <w:commentReference w:id="68"/>
      </w:r>
      <w:r w:rsidDel="00000000" w:rsidR="00000000" w:rsidRPr="00000000">
        <w:rPr>
          <w:rtl w:val="0"/>
        </w:rPr>
        <w:t xml:space="preserve">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30B">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30C">
      <w:pPr>
        <w:numPr>
          <w:ilvl w:val="0"/>
          <w:numId w:val="41"/>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30D">
      <w:pPr>
        <w:numPr>
          <w:ilvl w:val="0"/>
          <w:numId w:val="41"/>
        </w:numPr>
        <w:spacing w:after="0" w:afterAutospacing="0" w:before="0" w:beforeAutospacing="0" w:lineRule="auto"/>
        <w:ind w:left="720" w:right="0" w:hanging="360"/>
        <w:rPr>
          <w:u w:val="none"/>
        </w:rPr>
      </w:pPr>
      <w:r w:rsidDel="00000000" w:rsidR="00000000" w:rsidRPr="00000000">
        <w:rPr>
          <w:rtl w:val="0"/>
        </w:rPr>
        <w:t xml:space="preserve">The Client’s subscriptions, including any Subscription Identifiers.</w:t>
      </w:r>
    </w:p>
    <w:p w:rsidR="00000000" w:rsidDel="00000000" w:rsidP="00000000" w:rsidRDefault="00000000" w:rsidRPr="00000000" w14:paraId="0000130E">
      <w:pPr>
        <w:numPr>
          <w:ilvl w:val="0"/>
          <w:numId w:val="41"/>
        </w:numPr>
        <w:spacing w:after="0" w:afterAutospacing="0" w:before="0" w:beforeAutospacing="0" w:lineRule="auto"/>
        <w:ind w:left="720" w:right="0" w:hanging="360"/>
        <w:rPr>
          <w:u w:val="none"/>
        </w:rPr>
      </w:pPr>
      <w:r w:rsidDel="00000000" w:rsidR="00000000" w:rsidRPr="00000000">
        <w:rPr>
          <w:rtl w:val="0"/>
        </w:rPr>
        <w:t xml:space="preserve">QoS 1 and QoS 2 messages which have been sent to the Client, but have not been completely acknowledged.</w:t>
      </w:r>
    </w:p>
    <w:p w:rsidR="00000000" w:rsidDel="00000000" w:rsidP="00000000" w:rsidRDefault="00000000" w:rsidRPr="00000000" w14:paraId="0000130F">
      <w:pPr>
        <w:numPr>
          <w:ilvl w:val="0"/>
          <w:numId w:val="41"/>
        </w:numPr>
        <w:spacing w:after="0" w:afterAutospacing="0" w:before="0" w:beforeAutospacing="0" w:lineRule="auto"/>
        <w:ind w:left="720" w:right="0" w:hanging="360"/>
        <w:rPr>
          <w:u w:val="none"/>
        </w:rPr>
      </w:pPr>
      <w:r w:rsidDel="00000000" w:rsidR="00000000" w:rsidRPr="00000000">
        <w:rPr>
          <w:rtl w:val="0"/>
        </w:rPr>
        <w:t xml:space="preserve">QoS 1 and QoS 2 messages pending transmission to the Client and OPTIONALLY QoS 0 messages pending transmission to the Client.</w:t>
      </w:r>
    </w:p>
    <w:p w:rsidR="00000000" w:rsidDel="00000000" w:rsidP="00000000" w:rsidRDefault="00000000" w:rsidRPr="00000000" w14:paraId="00001310">
      <w:pPr>
        <w:numPr>
          <w:ilvl w:val="0"/>
          <w:numId w:val="41"/>
        </w:numPr>
        <w:spacing w:after="0" w:afterAutospacing="0" w:before="0" w:beforeAutospacing="0" w:lineRule="auto"/>
        <w:ind w:left="720" w:right="0" w:hanging="360"/>
        <w:rPr>
          <w:u w:val="none"/>
        </w:rPr>
      </w:pPr>
      <w:r w:rsidDel="00000000" w:rsidR="00000000" w:rsidRPr="00000000">
        <w:rPr>
          <w:rtl w:val="0"/>
        </w:rPr>
        <w:t xml:space="preserve">QoS 2 messages which have been received from the Client, but have not been completely acknowledged.</w:t>
      </w:r>
    </w:p>
    <w:p w:rsidR="00000000" w:rsidDel="00000000" w:rsidP="00000000" w:rsidRDefault="00000000" w:rsidRPr="00000000" w14:paraId="00001311">
      <w:pPr>
        <w:numPr>
          <w:ilvl w:val="0"/>
          <w:numId w:val="41"/>
        </w:numPr>
        <w:spacing w:after="0" w:afterAutospacing="0" w:before="0" w:beforeAutospacing="0" w:lineRule="auto"/>
        <w:ind w:left="720" w:right="0" w:hanging="360"/>
        <w:rPr>
          <w:u w:val="none"/>
        </w:rPr>
      </w:pPr>
      <w:sdt>
        <w:sdtPr>
          <w:tag w:val="goog_rdk_77"/>
        </w:sdtPr>
        <w:sdtContent>
          <w:commentRangeStart w:id="69"/>
        </w:sdtContent>
      </w:sdt>
      <w:sdt>
        <w:sdtPr>
          <w:tag w:val="goog_rdk_78"/>
        </w:sdtPr>
        <w:sdtContent>
          <w:commentRangeStart w:id="70"/>
        </w:sdtContent>
      </w:sdt>
      <w:r w:rsidDel="00000000" w:rsidR="00000000" w:rsidRPr="00000000">
        <w:rPr>
          <w:rtl w:val="0"/>
        </w:rPr>
        <w:t xml:space="preserve">The Will Message</w:t>
      </w:r>
      <w:sdt>
        <w:sdtPr>
          <w:tag w:val="goog_rdk_79"/>
        </w:sdtPr>
        <w:sdtContent>
          <w:ins w:author="davide.lenzarini@u-blox.com" w:id="4" w:date="2024-03-19T17:48:32Z">
            <w:commentRangeEnd w:id="69"/>
            <w:r w:rsidDel="00000000" w:rsidR="00000000" w:rsidRPr="00000000">
              <w:commentReference w:id="69"/>
            </w:r>
            <w:commentRangeEnd w:id="70"/>
            <w:r w:rsidDel="00000000" w:rsidR="00000000" w:rsidRPr="00000000">
              <w:commentReference w:id="70"/>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312">
      <w:pPr>
        <w:numPr>
          <w:ilvl w:val="0"/>
          <w:numId w:val="41"/>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313">
      <w:pPr>
        <w:pStyle w:val="Heading3"/>
        <w:keepNext w:val="0"/>
        <w:pBdr>
          <w:top w:color="auto" w:space="0" w:sz="0" w:val="none"/>
        </w:pBdr>
        <w:spacing w:after="80" w:before="280" w:lineRule="auto"/>
        <w:ind w:left="0" w:right="0" w:firstLine="0"/>
        <w:rPr/>
      </w:pPr>
      <w:bookmarkStart w:colFirst="0" w:colLast="0" w:name="_heading=h.nasxg3iedd75" w:id="208"/>
      <w:bookmarkEnd w:id="208"/>
      <w:r w:rsidDel="00000000" w:rsidR="00000000" w:rsidRPr="00000000">
        <w:rPr>
          <w:rtl w:val="0"/>
        </w:rPr>
        <w:t xml:space="preserve">4.1.1 Storing Session State</w:t>
      </w:r>
    </w:p>
    <w:p w:rsidR="00000000" w:rsidDel="00000000" w:rsidP="00000000" w:rsidRDefault="00000000" w:rsidRPr="00000000" w14:paraId="00001314">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315">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16">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sdt>
        <w:sdtPr>
          <w:tag w:val="goog_rdk_80"/>
        </w:sdtPr>
        <w:sdtContent>
          <w:commentRangeStart w:id="71"/>
        </w:sdtContent>
      </w:sdt>
      <w:sdt>
        <w:sdtPr>
          <w:tag w:val="goog_rdk_81"/>
        </w:sdtPr>
        <w:sdtContent>
          <w:commentRangeStart w:id="72"/>
        </w:sdtContent>
      </w:sdt>
      <w:r w:rsidDel="00000000" w:rsidR="00000000" w:rsidRPr="00000000">
        <w:rPr>
          <w:highlight w:val="yellow"/>
          <w:rtl w:val="0"/>
        </w:rPr>
        <w:t xml:space="preserve"> </w:t>
      </w:r>
      <w:commentRangeEnd w:id="71"/>
      <w:r w:rsidDel="00000000" w:rsidR="00000000" w:rsidRPr="00000000">
        <w:commentReference w:id="71"/>
      </w:r>
      <w:commentRangeEnd w:id="72"/>
      <w:r w:rsidDel="00000000" w:rsidR="00000000" w:rsidRPr="00000000">
        <w:commentReference w:id="72"/>
      </w:r>
      <w:r w:rsidDel="00000000" w:rsidR="00000000" w:rsidRPr="00000000">
        <w:rPr>
          <w:highlight w:val="yellow"/>
          <w:rtl w:val="0"/>
        </w:rPr>
        <w:t xml:space="preserve">and </w:t>
      </w:r>
      <w:sdt>
        <w:sdtPr>
          <w:tag w:val="goog_rdk_82"/>
        </w:sdtPr>
        <w:sdtContent>
          <w:commentRangeStart w:id="73"/>
        </w:sdtContent>
      </w:sdt>
      <w:r w:rsidDel="00000000" w:rsidR="00000000" w:rsidRPr="00000000">
        <w:rPr>
          <w:highlight w:val="yellow"/>
          <w:rtl w:val="0"/>
        </w:rPr>
        <w:t xml:space="preserve">the Session Expiry Interval has passed</w:t>
      </w:r>
      <w:commentRangeEnd w:id="73"/>
      <w:r w:rsidDel="00000000" w:rsidR="00000000" w:rsidRPr="00000000">
        <w:commentReference w:id="73"/>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317">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18">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319">
      <w:pPr>
        <w:pStyle w:val="Heading3"/>
        <w:keepLines w:val="1"/>
        <w:spacing w:after="64" w:before="0" w:line="259" w:lineRule="auto"/>
        <w:ind w:left="0" w:firstLine="0"/>
        <w:rPr/>
      </w:pPr>
      <w:bookmarkStart w:colFirst="0" w:colLast="0" w:name="_heading=h.434ayfz" w:id="209"/>
      <w:bookmarkEnd w:id="209"/>
      <w:r w:rsidDel="00000000" w:rsidR="00000000" w:rsidRPr="00000000">
        <w:rPr>
          <w:rtl w:val="0"/>
        </w:rPr>
        <w:t xml:space="preserve">4.1.2 Session Establishment</w:t>
      </w:r>
    </w:p>
    <w:p w:rsidR="00000000" w:rsidDel="00000000" w:rsidP="00000000" w:rsidRDefault="00000000" w:rsidRPr="00000000" w14:paraId="0000131A">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31B">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31C">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6.png"/>
            <a:graphic>
              <a:graphicData uri="http://schemas.openxmlformats.org/drawingml/2006/picture">
                <pic:pic>
                  <pic:nvPicPr>
                    <pic:cNvPr id="0" name="image6.png"/>
                    <pic:cNvPicPr preferRelativeResize="0"/>
                  </pic:nvPicPr>
                  <pic:blipFill>
                    <a:blip r:embed="rId75"/>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31D">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31E">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3.png"/>
            <a:graphic>
              <a:graphicData uri="http://schemas.openxmlformats.org/drawingml/2006/picture">
                <pic:pic>
                  <pic:nvPicPr>
                    <pic:cNvPr id="0" name="image3.png"/>
                    <pic:cNvPicPr preferRelativeResize="0"/>
                  </pic:nvPicPr>
                  <pic:blipFill>
                    <a:blip r:embed="rId76"/>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31F">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320">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21">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22">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323">
      <w:pPr>
        <w:pStyle w:val="Heading2"/>
        <w:keepLines w:val="1"/>
        <w:spacing w:after="64" w:before="0" w:line="259" w:lineRule="auto"/>
        <w:ind w:left="0" w:firstLine="0"/>
        <w:rPr>
          <w:rFonts w:ascii="Arial" w:cs="Arial" w:eastAsia="Arial" w:hAnsi="Arial"/>
        </w:rPr>
      </w:pPr>
      <w:bookmarkStart w:colFirst="0" w:colLast="0" w:name="_heading=h.fc1j1f7dq6oy" w:id="210"/>
      <w:bookmarkEnd w:id="210"/>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324">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325">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326">
      <w:pPr>
        <w:numPr>
          <w:ilvl w:val="0"/>
          <w:numId w:val="61"/>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327">
      <w:pPr>
        <w:numPr>
          <w:ilvl w:val="0"/>
          <w:numId w:val="61"/>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328">
      <w:pPr>
        <w:numPr>
          <w:ilvl w:val="0"/>
          <w:numId w:val="61"/>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329">
      <w:pPr>
        <w:numPr>
          <w:ilvl w:val="0"/>
          <w:numId w:val="61"/>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32A">
      <w:pPr>
        <w:numPr>
          <w:ilvl w:val="0"/>
          <w:numId w:val="61"/>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32B">
      <w:pPr>
        <w:numPr>
          <w:ilvl w:val="0"/>
          <w:numId w:val="61"/>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32C">
      <w:pPr>
        <w:numPr>
          <w:ilvl w:val="0"/>
          <w:numId w:val="61"/>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32D">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2E">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32F">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30">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331">
      <w:pPr>
        <w:numPr>
          <w:ilvl w:val="0"/>
          <w:numId w:val="38"/>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32">
      <w:pPr>
        <w:numPr>
          <w:ilvl w:val="0"/>
          <w:numId w:val="38"/>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33">
      <w:pPr>
        <w:numPr>
          <w:ilvl w:val="0"/>
          <w:numId w:val="38"/>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34">
      <w:pPr>
        <w:numPr>
          <w:ilvl w:val="0"/>
          <w:numId w:val="38"/>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335">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336">
      <w:pPr>
        <w:numPr>
          <w:ilvl w:val="0"/>
          <w:numId w:val="38"/>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337">
      <w:pPr>
        <w:numPr>
          <w:ilvl w:val="0"/>
          <w:numId w:val="38"/>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38">
      <w:pPr>
        <w:numPr>
          <w:ilvl w:val="0"/>
          <w:numId w:val="38"/>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39">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3A">
      <w:pPr>
        <w:spacing w:after="240" w:before="240" w:lineRule="auto"/>
        <w:ind w:left="0" w:firstLine="0"/>
        <w:rPr>
          <w:shd w:fill="ffe599" w:val="clear"/>
        </w:rPr>
      </w:pPr>
      <w:r w:rsidDel="00000000" w:rsidR="00000000" w:rsidRPr="00000000">
        <w:rPr>
          <w:shd w:fill="ffe599" w:val="clear"/>
          <w:rtl w:val="0"/>
        </w:rPr>
        <w:t xml:space="preserve">Both </w:t>
      </w:r>
      <w:sdt>
        <w:sdtPr>
          <w:tag w:val="goog_rdk_83"/>
        </w:sdtPr>
        <w:sdtContent>
          <w:commentRangeStart w:id="74"/>
        </w:sdtContent>
      </w:sdt>
      <w:sdt>
        <w:sdtPr>
          <w:tag w:val="goog_rdk_84"/>
        </w:sdtPr>
        <w:sdtContent>
          <w:commentRangeStart w:id="75"/>
        </w:sdtContent>
      </w:sdt>
      <w:r w:rsidDel="00000000" w:rsidR="00000000" w:rsidRPr="00000000">
        <w:rPr>
          <w:shd w:fill="ffe599" w:val="clear"/>
          <w:rtl w:val="0"/>
        </w:rPr>
        <w:t xml:space="preserve">TCP and UDP ports 1883 and 8883 are registered with IANA for MQTT and secure communication respectively.</w:t>
      </w:r>
      <w:commentRangeEnd w:id="74"/>
      <w:r w:rsidDel="00000000" w:rsidR="00000000" w:rsidRPr="00000000">
        <w:commentReference w:id="74"/>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133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3C">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3D">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3E">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3F">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40">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41">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42">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43">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44">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45">
      <w:pPr>
        <w:pStyle w:val="Heading2"/>
        <w:keepLines w:val="1"/>
        <w:spacing w:after="64" w:before="0" w:line="259" w:lineRule="auto"/>
        <w:ind w:left="0" w:firstLine="0"/>
        <w:rPr>
          <w:rFonts w:ascii="Arial" w:cs="Arial" w:eastAsia="Arial" w:hAnsi="Arial"/>
        </w:rPr>
      </w:pPr>
      <w:bookmarkStart w:colFirst="0" w:colLast="0" w:name="_heading=h.2i9l8ns" w:id="211"/>
      <w:bookmarkEnd w:id="211"/>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46">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47">
      <w:pPr>
        <w:pStyle w:val="Heading3"/>
        <w:ind w:left="0" w:firstLine="0"/>
        <w:rPr/>
      </w:pPr>
      <w:bookmarkStart w:colFirst="0" w:colLast="0" w:name="_heading=h.be76rdrlcegt" w:id="212"/>
      <w:bookmarkEnd w:id="212"/>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48">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49">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4A">
      <w:pPr>
        <w:numPr>
          <w:ilvl w:val="0"/>
          <w:numId w:val="18"/>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4B">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4C">
      <w:pPr>
        <w:numPr>
          <w:ilvl w:val="0"/>
          <w:numId w:val="1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4D">
      <w:pPr>
        <w:numPr>
          <w:ilvl w:val="0"/>
          <w:numId w:val="11"/>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4E">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4F">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50">
      <w:pPr>
        <w:pStyle w:val="Heading3"/>
        <w:ind w:left="0" w:firstLine="0"/>
        <w:rPr>
          <w:rFonts w:ascii="Arial" w:cs="Arial" w:eastAsia="Arial" w:hAnsi="Arial"/>
        </w:rPr>
      </w:pPr>
      <w:bookmarkStart w:colFirst="0" w:colLast="0" w:name="_heading=h.xevivl" w:id="213"/>
      <w:bookmarkEnd w:id="213"/>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51">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52">
      <w:pPr>
        <w:rPr>
          <w:rFonts w:ascii="Arial" w:cs="Arial" w:eastAsia="Arial" w:hAnsi="Arial"/>
        </w:rPr>
      </w:pPr>
      <w:bookmarkStart w:colFirst="0" w:colLast="0" w:name="_heading=h.3hej1je" w:id="214"/>
      <w:bookmarkEnd w:id="214"/>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53">
      <w:pPr>
        <w:numPr>
          <w:ilvl w:val="0"/>
          <w:numId w:val="51"/>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54">
      <w:pPr>
        <w:rPr>
          <w:rFonts w:ascii="Arial" w:cs="Arial" w:eastAsia="Arial" w:hAnsi="Arial"/>
        </w:rPr>
      </w:pPr>
      <w:bookmarkStart w:colFirst="0" w:colLast="0" w:name="_heading=h.1wjtbr7" w:id="215"/>
      <w:bookmarkEnd w:id="215"/>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55">
      <w:pPr>
        <w:numPr>
          <w:ilvl w:val="0"/>
          <w:numId w:val="51"/>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56">
      <w:pPr>
        <w:ind w:left="720" w:firstLine="0"/>
        <w:rPr>
          <w:rFonts w:ascii="Arial" w:cs="Arial" w:eastAsia="Arial" w:hAnsi="Arial"/>
        </w:rPr>
      </w:pPr>
      <w:bookmarkStart w:colFirst="0" w:colLast="0" w:name="_heading=h.4gjguf0" w:id="216"/>
      <w:bookmarkEnd w:id="216"/>
      <w:r w:rsidDel="00000000" w:rsidR="00000000" w:rsidRPr="00000000">
        <w:rPr>
          <w:rtl w:val="0"/>
        </w:rPr>
      </w:r>
    </w:p>
    <w:tbl>
      <w:tblPr>
        <w:tblStyle w:val="Table4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57">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58">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59">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5A">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5B">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5C">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5D">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5E">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5F">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60">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6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62">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63">
      <w:pPr>
        <w:rPr/>
      </w:pPr>
      <w:sdt>
        <w:sdtPr>
          <w:tag w:val="goog_rdk_85"/>
        </w:sdtPr>
        <w:sdtContent>
          <w:commentRangeStart w:id="76"/>
        </w:sdtContent>
      </w:sdt>
      <w:r w:rsidDel="00000000" w:rsidR="00000000" w:rsidRPr="00000000">
        <w:rPr>
          <w:rtl w:val="0"/>
        </w:rPr>
      </w:r>
    </w:p>
    <w:p w:rsidR="00000000" w:rsidDel="00000000" w:rsidP="00000000" w:rsidRDefault="00000000" w:rsidRPr="00000000" w14:paraId="00001364">
      <w:pPr>
        <w:pStyle w:val="Heading3"/>
        <w:ind w:left="0" w:firstLine="0"/>
        <w:rPr>
          <w:rFonts w:ascii="Arial" w:cs="Arial" w:eastAsia="Arial" w:hAnsi="Arial"/>
        </w:rPr>
      </w:pPr>
      <w:bookmarkStart w:colFirst="0" w:colLast="0" w:name="_heading=h.1au1eum" w:id="217"/>
      <w:bookmarkEnd w:id="217"/>
      <w:commentRangeEnd w:id="76"/>
      <w:r w:rsidDel="00000000" w:rsidR="00000000" w:rsidRPr="00000000">
        <w:commentReference w:id="76"/>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65">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66">
      <w:pPr>
        <w:rPr>
          <w:rFonts w:ascii="Arial" w:cs="Arial" w:eastAsia="Arial" w:hAnsi="Arial"/>
        </w:rPr>
      </w:pPr>
      <w:bookmarkStart w:colFirst="0" w:colLast="0" w:name="_heading=h.3utoxif" w:id="218"/>
      <w:bookmarkEnd w:id="218"/>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67">
      <w:pPr>
        <w:numPr>
          <w:ilvl w:val="0"/>
          <w:numId w:val="51"/>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p w:rsidR="00000000" w:rsidDel="00000000" w:rsidP="00000000" w:rsidRDefault="00000000" w:rsidRPr="00000000" w14:paraId="00001368">
      <w:pPr>
        <w:numPr>
          <w:ilvl w:val="0"/>
          <w:numId w:val="51"/>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86"/>
        </w:sdtPr>
        <w:sdtContent>
          <w:commentRangeStart w:id="77"/>
        </w:sdtContent>
      </w:sdt>
      <w:sdt>
        <w:sdtPr>
          <w:tag w:val="goog_rdk_87"/>
        </w:sdtPr>
        <w:sdtContent>
          <w:commentRangeStart w:id="78"/>
        </w:sdtContent>
      </w:sdt>
      <w:r w:rsidDel="00000000" w:rsidR="00000000" w:rsidRPr="00000000">
        <w:rPr>
          <w:rFonts w:ascii="Arial" w:cs="Arial" w:eastAsia="Arial" w:hAnsi="Arial"/>
          <w:highlight w:val="yellow"/>
          <w:rtl w:val="0"/>
        </w:rPr>
        <w:t xml:space="preserve">and DUP flag set to 0</w:t>
      </w:r>
      <w:commentRangeEnd w:id="77"/>
      <w:r w:rsidDel="00000000" w:rsidR="00000000" w:rsidRPr="00000000">
        <w:commentReference w:id="77"/>
      </w:r>
      <w:commentRangeEnd w:id="78"/>
      <w:r w:rsidDel="00000000" w:rsidR="00000000" w:rsidRPr="00000000">
        <w:commentReference w:id="78"/>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p>
    <w:p w:rsidR="00000000" w:rsidDel="00000000" w:rsidP="00000000" w:rsidRDefault="00000000" w:rsidRPr="00000000" w14:paraId="00001369">
      <w:pPr>
        <w:numPr>
          <w:ilvl w:val="0"/>
          <w:numId w:val="51"/>
        </w:numPr>
        <w:ind w:left="780" w:hanging="360"/>
        <w:rPr>
          <w:rFonts w:ascii="Arial" w:cs="Arial" w:eastAsia="Arial" w:hAnsi="Arial"/>
          <w:color w:val="ff0000"/>
          <w:u w:val="none"/>
        </w:rPr>
      </w:pPr>
      <w:r w:rsidDel="00000000" w:rsidR="00000000" w:rsidRPr="00000000">
        <w:rPr>
          <w:rFonts w:ascii="Arial" w:cs="Arial" w:eastAsia="Arial" w:hAnsi="Arial"/>
          <w:color w:val="ff0000"/>
          <w:rtl w:val="0"/>
        </w:rPr>
        <w:t xml:space="preserve">The DUP flag must be set to 0 the first time the PUBLISH QoS 1 </w:t>
      </w:r>
    </w:p>
    <w:p w:rsidR="00000000" w:rsidDel="00000000" w:rsidP="00000000" w:rsidRDefault="00000000" w:rsidRPr="00000000" w14:paraId="0000136A">
      <w:pPr>
        <w:numPr>
          <w:ilvl w:val="0"/>
          <w:numId w:val="51"/>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36B">
      <w:pPr>
        <w:rPr>
          <w:rFonts w:ascii="Arial" w:cs="Arial" w:eastAsia="Arial" w:hAnsi="Arial"/>
          <w:highlight w:val="yellow"/>
        </w:rPr>
      </w:pPr>
      <w:bookmarkStart w:colFirst="0" w:colLast="0" w:name="_heading=h.29yz7q8" w:id="219"/>
      <w:bookmarkEnd w:id="219"/>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6C">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88"/>
        </w:sdtPr>
        <w:sdtContent>
          <w:commentRangeStart w:id="79"/>
        </w:sdtContent>
      </w:sdt>
      <w:r w:rsidDel="00000000" w:rsidR="00000000" w:rsidRPr="00000000">
        <w:rPr>
          <w:rFonts w:ascii="Arial" w:cs="Arial" w:eastAsia="Arial" w:hAnsi="Arial"/>
          <w:b w:val="1"/>
          <w:highlight w:val="yellow"/>
          <w:rtl w:val="0"/>
        </w:rPr>
        <w:t xml:space="preserve">At any given time a sender </w:t>
      </w:r>
      <w:sdt>
        <w:sdtPr>
          <w:tag w:val="goog_rdk_89"/>
        </w:sdtPr>
        <w:sdtContent>
          <w:commentRangeStart w:id="80"/>
        </w:sdtContent>
      </w:sdt>
      <w:r w:rsidDel="00000000" w:rsidR="00000000" w:rsidRPr="00000000">
        <w:rPr>
          <w:rFonts w:ascii="Arial" w:cs="Arial" w:eastAsia="Arial" w:hAnsi="Arial"/>
          <w:b w:val="1"/>
          <w:highlight w:val="yellow"/>
          <w:rtl w:val="0"/>
        </w:rPr>
        <w:t xml:space="preserve">must</w:t>
      </w:r>
      <w:commentRangeEnd w:id="80"/>
      <w:r w:rsidDel="00000000" w:rsidR="00000000" w:rsidRPr="00000000">
        <w:commentReference w:id="80"/>
      </w:r>
      <w:r w:rsidDel="00000000" w:rsidR="00000000" w:rsidRPr="00000000">
        <w:rPr>
          <w:rFonts w:ascii="Arial" w:cs="Arial" w:eastAsia="Arial" w:hAnsi="Arial"/>
          <w:b w:val="1"/>
          <w:highlight w:val="yellow"/>
          <w:rtl w:val="0"/>
        </w:rPr>
        <w:t xml:space="preserve"> ONLY have 1 outstanding application message in flight.</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136D">
      <w:pPr>
        <w:rPr>
          <w:rFonts w:ascii="Arial" w:cs="Arial" w:eastAsia="Arial" w:hAnsi="Arial"/>
        </w:rPr>
      </w:pPr>
      <w:bookmarkStart w:colFirst="0" w:colLast="0" w:name="_heading=h.p49hy1" w:id="220"/>
      <w:bookmarkEnd w:id="220"/>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6E">
      <w:pPr>
        <w:numPr>
          <w:ilvl w:val="0"/>
          <w:numId w:val="53"/>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6F">
      <w:pPr>
        <w:numPr>
          <w:ilvl w:val="0"/>
          <w:numId w:val="53"/>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70">
      <w:pPr>
        <w:ind w:left="720" w:firstLine="0"/>
        <w:rPr>
          <w:rFonts w:ascii="Arial" w:cs="Arial" w:eastAsia="Arial" w:hAnsi="Arial"/>
        </w:rPr>
      </w:pPr>
      <w:bookmarkStart w:colFirst="0" w:colLast="0" w:name="_heading=h.393x0lu" w:id="221"/>
      <w:bookmarkEnd w:id="221"/>
      <w:r w:rsidDel="00000000" w:rsidR="00000000" w:rsidRPr="00000000">
        <w:rPr>
          <w:rFonts w:ascii="Arial" w:cs="Arial" w:eastAsia="Arial" w:hAnsi="Arial"/>
          <w:rtl w:val="0"/>
        </w:rPr>
        <w:t xml:space="preserve">Figure 4.2 – QoS 1 protocol flow diagram, Informative example</w:t>
      </w:r>
    </w:p>
    <w:tbl>
      <w:tblPr>
        <w:tblStyle w:val="Table4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71">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72">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73">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74">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75">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6">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77">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78">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79">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7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C">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7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E">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7F">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80">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8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82">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83">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84">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85">
      <w:pPr>
        <w:numPr>
          <w:ilvl w:val="0"/>
          <w:numId w:val="23"/>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86">
      <w:pPr>
        <w:pStyle w:val="Heading3"/>
        <w:ind w:left="0" w:firstLine="0"/>
        <w:rPr>
          <w:rFonts w:ascii="Arial" w:cs="Arial" w:eastAsia="Arial" w:hAnsi="Arial"/>
        </w:rPr>
      </w:pPr>
      <w:bookmarkStart w:colFirst="0" w:colLast="0" w:name="_heading=h.1o97atn" w:id="222"/>
      <w:bookmarkEnd w:id="222"/>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87">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88">
      <w:pPr>
        <w:rPr>
          <w:rFonts w:ascii="Arial" w:cs="Arial" w:eastAsia="Arial" w:hAnsi="Arial"/>
        </w:rPr>
      </w:pPr>
      <w:bookmarkStart w:colFirst="0" w:colLast="0" w:name="_heading=h.488uthg" w:id="223"/>
      <w:bookmarkEnd w:id="223"/>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89">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8A">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8B">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8C">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8D">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8E">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8F">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90">
      <w:pPr>
        <w:rPr>
          <w:rFonts w:ascii="Arial" w:cs="Arial" w:eastAsia="Arial" w:hAnsi="Arial"/>
          <w:b w:val="1"/>
          <w:color w:val="000000"/>
          <w:sz w:val="18"/>
          <w:szCs w:val="18"/>
        </w:rPr>
      </w:pPr>
      <w:bookmarkStart w:colFirst="0" w:colLast="0" w:name="_heading=h.2ne53p9" w:id="224"/>
      <w:bookmarkEnd w:id="224"/>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91">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92">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93">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90"/>
        </w:sdtPr>
        <w:sdtContent>
          <w:commentRangeStart w:id="81"/>
        </w:sdtContent>
      </w:sdt>
      <w:sdt>
        <w:sdtPr>
          <w:tag w:val="goog_rdk_91"/>
        </w:sdtPr>
        <w:sdtContent>
          <w:commentRangeStart w:id="82"/>
        </w:sdtContent>
      </w:sdt>
      <w:sdt>
        <w:sdtPr>
          <w:tag w:val="goog_rdk_92"/>
        </w:sdtPr>
        <w:sdtContent>
          <w:commentRangeStart w:id="83"/>
        </w:sdtContent>
      </w:sdt>
      <w:sdt>
        <w:sdtPr>
          <w:tag w:val="goog_rdk_93"/>
        </w:sdtPr>
        <w:sdtContent>
          <w:commentRangeStart w:id="84"/>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81"/>
      <w:r w:rsidDel="00000000" w:rsidR="00000000" w:rsidRPr="00000000">
        <w:commentReference w:id="81"/>
      </w:r>
      <w:commentRangeEnd w:id="82"/>
      <w:r w:rsidDel="00000000" w:rsidR="00000000" w:rsidRPr="00000000">
        <w:commentReference w:id="82"/>
      </w:r>
      <w:commentRangeEnd w:id="83"/>
      <w:r w:rsidDel="00000000" w:rsidR="00000000" w:rsidRPr="00000000">
        <w:commentReference w:id="83"/>
      </w:r>
      <w:commentRangeEnd w:id="84"/>
      <w:r w:rsidDel="00000000" w:rsidR="00000000" w:rsidRPr="00000000">
        <w:commentReference w:id="84"/>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94">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96"/>
      </w:sdtPr>
      <w:sdtContent>
        <w:p w:rsidR="00000000" w:rsidDel="00000000" w:rsidP="00000000" w:rsidRDefault="00000000" w:rsidRPr="00000000" w14:paraId="00001395">
          <w:pPr>
            <w:numPr>
              <w:ilvl w:val="0"/>
              <w:numId w:val="56"/>
            </w:numPr>
            <w:ind w:left="720" w:hanging="360"/>
            <w:rPr>
              <w:rFonts w:ascii="Arial" w:cs="Arial" w:eastAsia="Arial" w:hAnsi="Arial"/>
              <w:b w:val="0"/>
              <w:color w:val="172b4d"/>
              <w:sz w:val="21"/>
              <w:szCs w:val="21"/>
              <w:highlight w:val="yellow"/>
              <w:rPrChange w:author="davide.lenzarini@u-blox.com" w:id="6"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6"/>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94"/>
            </w:sdtPr>
            <w:sdtContent>
              <w:ins w:author="davide.lenzarini@u-blox.com" w:id="5"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95"/>
            </w:sdtPr>
            <w:sdtContent>
              <w:r w:rsidDel="00000000" w:rsidR="00000000" w:rsidRPr="00000000">
                <w:rPr>
                  <w:rtl w:val="0"/>
                </w:rPr>
              </w:r>
            </w:sdtContent>
          </w:sdt>
        </w:p>
      </w:sdtContent>
    </w:sdt>
    <w:p w:rsidR="00000000" w:rsidDel="00000000" w:rsidP="00000000" w:rsidRDefault="00000000" w:rsidRPr="00000000" w14:paraId="00001396">
      <w:pPr>
        <w:pStyle w:val="Heading2"/>
        <w:ind w:left="0" w:firstLine="0"/>
        <w:rPr/>
      </w:pPr>
      <w:bookmarkStart w:colFirst="0" w:colLast="0" w:name="_heading=h.6udnv5yl5cv5" w:id="225"/>
      <w:bookmarkEnd w:id="225"/>
      <w:r w:rsidDel="00000000" w:rsidR="00000000" w:rsidRPr="00000000">
        <w:rPr>
          <w:rtl w:val="0"/>
        </w:rPr>
        <w:t xml:space="preserve">4.4 Packet delivery retry</w:t>
      </w:r>
    </w:p>
    <w:p w:rsidR="00000000" w:rsidDel="00000000" w:rsidP="00000000" w:rsidRDefault="00000000" w:rsidRPr="00000000" w14:paraId="00001397">
      <w:pPr>
        <w:rPr/>
      </w:pPr>
      <w:r w:rsidDel="00000000" w:rsidR="00000000" w:rsidRPr="00000000">
        <w:rPr>
          <w:rtl w:val="0"/>
        </w:rPr>
        <w:t xml:space="preserve">There are two situations when packets that require acknowledgement are resent by the sender:</w:t>
      </w:r>
    </w:p>
    <w:p w:rsidR="00000000" w:rsidDel="00000000" w:rsidP="00000000" w:rsidRDefault="00000000" w:rsidRPr="00000000" w14:paraId="00001398">
      <w:pPr>
        <w:numPr>
          <w:ilvl w:val="0"/>
          <w:numId w:val="30"/>
        </w:numPr>
        <w:spacing w:after="0" w:afterAutospacing="0"/>
        <w:ind w:left="720" w:hanging="360"/>
        <w:rPr>
          <w:u w:val="none"/>
        </w:rPr>
      </w:pPr>
      <w:r w:rsidDel="00000000" w:rsidR="00000000" w:rsidRPr="00000000">
        <w:rPr>
          <w:rtl w:val="0"/>
        </w:rPr>
        <w:t xml:space="preserve">when a Virtual Connection ends before the acknowledgement is received by the requester (and clean start is false)</w:t>
      </w:r>
    </w:p>
    <w:p w:rsidR="00000000" w:rsidDel="00000000" w:rsidP="00000000" w:rsidRDefault="00000000" w:rsidRPr="00000000" w14:paraId="00001399">
      <w:pPr>
        <w:numPr>
          <w:ilvl w:val="0"/>
          <w:numId w:val="30"/>
        </w:numPr>
        <w:spacing w:before="0" w:beforeAutospacing="0"/>
        <w:ind w:left="720" w:hanging="360"/>
        <w:rPr>
          <w:u w:val="none"/>
        </w:rPr>
      </w:pPr>
      <w:r w:rsidDel="00000000" w:rsidR="00000000" w:rsidRPr="00000000">
        <w:rPr>
          <w:rtl w:val="0"/>
        </w:rPr>
        <w:t xml:space="preserve">when no acknowledgment is received by the by the requester within a configured timeout period during the existence of a Virtual Connection</w:t>
      </w:r>
    </w:p>
    <w:p w:rsidR="00000000" w:rsidDel="00000000" w:rsidP="00000000" w:rsidRDefault="00000000" w:rsidRPr="00000000" w14:paraId="0000139A">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139B">
      <w:pPr>
        <w:pStyle w:val="Heading3"/>
        <w:ind w:left="0" w:firstLine="0"/>
        <w:rPr/>
      </w:pPr>
      <w:bookmarkStart w:colFirst="0" w:colLast="0" w:name="_heading=h.kc8msbstg9e" w:id="226"/>
      <w:bookmarkEnd w:id="226"/>
      <w:r w:rsidDel="00000000" w:rsidR="00000000" w:rsidRPr="00000000">
        <w:rPr>
          <w:rtl w:val="0"/>
        </w:rPr>
        <w:t xml:space="preserve">4.4.1 Virtual Connection End</w:t>
      </w:r>
    </w:p>
    <w:p w:rsidR="00000000" w:rsidDel="00000000" w:rsidP="00000000" w:rsidRDefault="00000000" w:rsidRPr="00000000" w14:paraId="0000139C">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39D">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39E">
      <w:pPr>
        <w:spacing w:after="240" w:before="240" w:lineRule="auto"/>
        <w:ind w:left="0" w:right="0" w:firstLine="0"/>
        <w:rPr/>
      </w:pPr>
      <w:sdt>
        <w:sdtPr>
          <w:tag w:val="goog_rdk_97"/>
        </w:sdtPr>
        <w:sdtContent>
          <w:commentRangeStart w:id="85"/>
        </w:sdtContent>
      </w:sdt>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139F">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0">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1">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2">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3">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5">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6">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8">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A">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B">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E">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1">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3">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4">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5">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6">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7">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8">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A">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C">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D">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F">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0">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1">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2">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3">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4">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5">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6">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7">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8">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9">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3CA">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3CB">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98"/>
        </w:sdtPr>
        <w:sdtContent>
          <w:commentRangeStart w:id="86"/>
        </w:sdtContent>
      </w:sdt>
      <w:r w:rsidDel="00000000" w:rsidR="00000000" w:rsidRPr="00000000">
        <w:rPr>
          <w:rtl w:val="0"/>
        </w:rPr>
        <w:t xml:space="preserve">he receiver does not need to complete delivery of the Application Message before sending the </w:t>
      </w:r>
      <w:sdt>
        <w:sdtPr>
          <w:tag w:val="goog_rdk_99"/>
        </w:sdtPr>
        <w:sdtContent>
          <w:commentRangeStart w:id="87"/>
        </w:sdtContent>
      </w:sdt>
      <w:r w:rsidDel="00000000" w:rsidR="00000000" w:rsidRPr="00000000">
        <w:rPr>
          <w:rtl w:val="0"/>
        </w:rPr>
        <w:t xml:space="preserve">PUBREC or</w:t>
      </w:r>
      <w:commentRangeEnd w:id="87"/>
      <w:r w:rsidDel="00000000" w:rsidR="00000000" w:rsidRPr="00000000">
        <w:commentReference w:id="87"/>
      </w:r>
      <w:r w:rsidDel="00000000" w:rsidR="00000000" w:rsidRPr="00000000">
        <w:rPr>
          <w:rtl w:val="0"/>
        </w:rPr>
        <w:t xml:space="preserve"> PUBCOMP.</w:t>
      </w:r>
      <w:commentRangeEnd w:id="86"/>
      <w:r w:rsidDel="00000000" w:rsidR="00000000" w:rsidRPr="00000000">
        <w:commentReference w:id="86"/>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3CC">
      <w:pPr>
        <w:pStyle w:val="Heading3"/>
        <w:keepLines w:val="1"/>
        <w:spacing w:after="64" w:before="0" w:line="259" w:lineRule="auto"/>
        <w:ind w:left="0" w:firstLine="0"/>
        <w:rPr/>
      </w:pPr>
      <w:bookmarkStart w:colFirst="0" w:colLast="0" w:name="_heading=h.17nz8yj" w:id="227"/>
      <w:bookmarkEnd w:id="227"/>
      <w:r w:rsidDel="00000000" w:rsidR="00000000" w:rsidRPr="00000000">
        <w:rPr>
          <w:rtl w:val="0"/>
        </w:rPr>
        <w:t xml:space="preserve">4.4.1 Unacknowledged Packets</w:t>
      </w:r>
    </w:p>
    <w:p w:rsidR="00000000" w:rsidDel="00000000" w:rsidP="00000000" w:rsidRDefault="00000000" w:rsidRPr="00000000" w14:paraId="000013C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3C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100"/>
        </w:sdtPr>
        <w:sdtContent>
          <w:commentRangeStart w:id="88"/>
        </w:sdtContent>
      </w:sdt>
      <w:r w:rsidDel="00000000" w:rsidR="00000000" w:rsidRPr="00000000">
        <w:rPr>
          <w:rFonts w:ascii="Arial" w:cs="Arial" w:eastAsia="Arial" w:hAnsi="Arial"/>
          <w:highlight w:val="yellow"/>
          <w:rtl w:val="0"/>
        </w:rPr>
        <w:t xml:space="preserve">Packets</w:t>
      </w:r>
      <w:commentRangeEnd w:id="88"/>
      <w:r w:rsidDel="00000000" w:rsidR="00000000" w:rsidRPr="00000000">
        <w:commentReference w:id="88"/>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C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101"/>
        </w:sdtPr>
        <w:sdtContent>
          <w:commentRangeStart w:id="89"/>
        </w:sdtContent>
      </w:sdt>
      <w:r w:rsidDel="00000000" w:rsidR="00000000" w:rsidRPr="00000000">
        <w:rPr>
          <w:rFonts w:ascii="Arial" w:cs="Arial" w:eastAsia="Arial" w:hAnsi="Arial"/>
          <w:highlight w:val="yellow"/>
          <w:rtl w:val="0"/>
        </w:rPr>
        <w:t xml:space="preserve">Packets</w:t>
      </w:r>
      <w:commentRangeEnd w:id="89"/>
      <w:r w:rsidDel="00000000" w:rsidR="00000000" w:rsidRPr="00000000">
        <w:commentReference w:id="89"/>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D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D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102"/>
        </w:sdtPr>
        <w:sdtContent>
          <w:commentRangeStart w:id="90"/>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13D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3D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3D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3D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D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3D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103"/>
        </w:sdtPr>
        <w:sdtContent>
          <w:commentRangeStart w:id="91"/>
        </w:sdtContent>
      </w:sdt>
      <w:r w:rsidDel="00000000" w:rsidR="00000000" w:rsidRPr="00000000">
        <w:rPr>
          <w:rFonts w:ascii="Arial" w:cs="Arial" w:eastAsia="Arial" w:hAnsi="Arial"/>
          <w:rtl w:val="0"/>
        </w:rPr>
        <w:t xml:space="preserve">also </w:t>
      </w:r>
      <w:commentRangeEnd w:id="91"/>
      <w:r w:rsidDel="00000000" w:rsidR="00000000" w:rsidRPr="00000000">
        <w:commentReference w:id="91"/>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3D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D9">
      <w:pPr>
        <w:pStyle w:val="Heading2"/>
        <w:ind w:left="0" w:firstLine="0"/>
        <w:rPr/>
      </w:pPr>
      <w:bookmarkStart w:colFirst="0" w:colLast="0" w:name="_heading=h.xoc2pfhnyfst" w:id="228"/>
      <w:bookmarkEnd w:id="228"/>
      <w:r w:rsidDel="00000000" w:rsidR="00000000" w:rsidRPr="00000000">
        <w:rPr>
          <w:rtl w:val="0"/>
        </w:rPr>
        <w:t xml:space="preserve">4.5 Application Message receipt</w:t>
      </w:r>
    </w:p>
    <w:p w:rsidR="00000000" w:rsidDel="00000000" w:rsidP="00000000" w:rsidRDefault="00000000" w:rsidRPr="00000000" w14:paraId="000013DA">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3DB">
      <w:pPr>
        <w:spacing w:after="240" w:before="240" w:lineRule="auto"/>
        <w:ind w:left="0" w:right="0" w:firstLine="0"/>
        <w:rPr/>
      </w:pPr>
      <w:r w:rsidDel="00000000" w:rsidR="00000000" w:rsidRPr="00000000">
        <w:rPr>
          <w:rtl w:val="0"/>
        </w:rPr>
        <w:t xml:space="preserve">Under normal circumstances Clients receive messages in response to Subscriptions they have created. A Client could also receive messages that do not match any of its explicit Subscriptions. This can happen if the Server automatically assigned a subscription to the Client. A Client could also receive messages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3DC">
      <w:pPr>
        <w:pStyle w:val="Heading2"/>
        <w:ind w:left="0" w:firstLine="0"/>
        <w:rPr/>
      </w:pPr>
      <w:bookmarkStart w:colFirst="0" w:colLast="0" w:name="_heading=h.rrfw7sclv8s" w:id="229"/>
      <w:bookmarkEnd w:id="229"/>
      <w:r w:rsidDel="00000000" w:rsidR="00000000" w:rsidRPr="00000000">
        <w:rPr>
          <w:rtl w:val="0"/>
        </w:rPr>
        <w:t xml:space="preserve">4.6 Application Message ordering</w:t>
      </w:r>
    </w:p>
    <w:p w:rsidR="00000000" w:rsidDel="00000000" w:rsidP="00000000" w:rsidRDefault="00000000" w:rsidRPr="00000000" w14:paraId="000013DD">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message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3DE">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messages.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3DF">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E0">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3E1">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3E2">
      <w:pPr>
        <w:pStyle w:val="Heading2"/>
        <w:keepNext w:val="0"/>
        <w:spacing w:after="80" w:before="360" w:lineRule="auto"/>
        <w:ind w:left="0" w:right="990" w:firstLine="0"/>
        <w:rPr/>
      </w:pPr>
      <w:bookmarkStart w:colFirst="0" w:colLast="0" w:name="_heading=h.g7vjj8m1vj3z" w:id="230"/>
      <w:bookmarkEnd w:id="230"/>
      <w:r w:rsidDel="00000000" w:rsidR="00000000" w:rsidRPr="00000000">
        <w:rPr>
          <w:rtl w:val="0"/>
        </w:rPr>
        <w:t xml:space="preserve">4.7 Topic Names and Topic Filters</w:t>
      </w:r>
    </w:p>
    <w:p w:rsidR="00000000" w:rsidDel="00000000" w:rsidP="00000000" w:rsidRDefault="00000000" w:rsidRPr="00000000" w14:paraId="000013E3">
      <w:pPr>
        <w:pStyle w:val="Heading3"/>
        <w:ind w:left="0" w:firstLine="0"/>
        <w:rPr/>
      </w:pPr>
      <w:bookmarkStart w:colFirst="0" w:colLast="0" w:name="_heading=h.q0s32id4lv9p" w:id="231"/>
      <w:bookmarkEnd w:id="231"/>
      <w:r w:rsidDel="00000000" w:rsidR="00000000" w:rsidRPr="00000000">
        <w:rPr>
          <w:rtl w:val="0"/>
        </w:rPr>
        <w:t xml:space="preserve">4.7.1 Topic wildcards</w:t>
      </w:r>
    </w:p>
    <w:p w:rsidR="00000000" w:rsidDel="00000000" w:rsidP="00000000" w:rsidRDefault="00000000" w:rsidRPr="00000000" w14:paraId="000013E4">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3E5">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3E6">
      <w:pPr>
        <w:spacing w:after="240" w:before="240" w:lineRule="auto"/>
        <w:rPr>
          <w:rFonts w:ascii="Arial" w:cs="Arial" w:eastAsia="Arial" w:hAnsi="Arial"/>
        </w:rPr>
      </w:pPr>
      <w:sdt>
        <w:sdtPr>
          <w:tag w:val="goog_rdk_104"/>
        </w:sdtPr>
        <w:sdtContent>
          <w:commentRangeStart w:id="92"/>
        </w:sdtContent>
      </w:sdt>
      <w:sdt>
        <w:sdtPr>
          <w:tag w:val="goog_rdk_105"/>
        </w:sdtPr>
        <w:sdtContent>
          <w:commentRangeStart w:id="93"/>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92"/>
      <w:r w:rsidDel="00000000" w:rsidR="00000000" w:rsidRPr="00000000">
        <w:commentReference w:id="92"/>
      </w:r>
      <w:commentRangeEnd w:id="93"/>
      <w:r w:rsidDel="00000000" w:rsidR="00000000" w:rsidRPr="00000000">
        <w:commentReference w:id="93"/>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3E7">
      <w:pPr>
        <w:pStyle w:val="Heading4"/>
        <w:ind w:left="0" w:firstLine="0"/>
        <w:rPr/>
      </w:pPr>
      <w:bookmarkStart w:colFirst="0" w:colLast="0" w:name="_heading=h.3kbulner4ob4" w:id="232"/>
      <w:bookmarkEnd w:id="232"/>
      <w:r w:rsidDel="00000000" w:rsidR="00000000" w:rsidRPr="00000000">
        <w:rPr>
          <w:rtl w:val="0"/>
        </w:rPr>
        <w:t xml:space="preserve">4.7.1.1 Topic level separator</w:t>
      </w:r>
    </w:p>
    <w:p w:rsidR="00000000" w:rsidDel="00000000" w:rsidP="00000000" w:rsidRDefault="00000000" w:rsidRPr="00000000" w14:paraId="000013E8">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3E9">
      <w:pPr>
        <w:pStyle w:val="Heading4"/>
        <w:ind w:left="0" w:firstLine="0"/>
        <w:rPr/>
      </w:pPr>
      <w:bookmarkStart w:colFirst="0" w:colLast="0" w:name="_heading=h.ychcrpqsu69r" w:id="233"/>
      <w:bookmarkEnd w:id="233"/>
      <w:r w:rsidDel="00000000" w:rsidR="00000000" w:rsidRPr="00000000">
        <w:rPr>
          <w:rtl w:val="0"/>
        </w:rPr>
        <w:t xml:space="preserve">4.7.1.2 Multi-level wildcard</w:t>
      </w:r>
    </w:p>
    <w:p w:rsidR="00000000" w:rsidDel="00000000" w:rsidP="00000000" w:rsidRDefault="00000000" w:rsidRPr="00000000" w14:paraId="000013EA">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3EB">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EC">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messages published using these Topic Names:</w:t>
      </w:r>
    </w:p>
    <w:p w:rsidR="00000000" w:rsidDel="00000000" w:rsidP="00000000" w:rsidRDefault="00000000" w:rsidRPr="00000000" w14:paraId="000013ED">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3EE">
      <w:pPr>
        <w:numPr>
          <w:ilvl w:val="0"/>
          <w:numId w:val="13"/>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3EF">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3F0">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F1">
      <w:pPr>
        <w:numPr>
          <w:ilvl w:val="0"/>
          <w:numId w:val="31"/>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3F2">
      <w:pPr>
        <w:numPr>
          <w:ilvl w:val="0"/>
          <w:numId w:val="31"/>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3F3">
      <w:pPr>
        <w:numPr>
          <w:ilvl w:val="0"/>
          <w:numId w:val="31"/>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3F4">
      <w:pPr>
        <w:numPr>
          <w:ilvl w:val="0"/>
          <w:numId w:val="31"/>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3F5">
      <w:pPr>
        <w:numPr>
          <w:ilvl w:val="0"/>
          <w:numId w:val="31"/>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3F6">
      <w:pPr>
        <w:pStyle w:val="Heading4"/>
        <w:ind w:left="0" w:firstLine="0"/>
        <w:rPr/>
      </w:pPr>
      <w:bookmarkStart w:colFirst="0" w:colLast="0" w:name="_heading=h.x4yye38w41vd" w:id="234"/>
      <w:bookmarkEnd w:id="234"/>
      <w:r w:rsidDel="00000000" w:rsidR="00000000" w:rsidRPr="00000000">
        <w:rPr>
          <w:rtl w:val="0"/>
        </w:rPr>
        <w:t xml:space="preserve">4.7.1.3 Single-level wildcard</w:t>
      </w:r>
    </w:p>
    <w:p w:rsidR="00000000" w:rsidDel="00000000" w:rsidP="00000000" w:rsidRDefault="00000000" w:rsidRPr="00000000" w14:paraId="000013F7">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3F8">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3F9">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FA">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3FB">
      <w:pPr>
        <w:numPr>
          <w:ilvl w:val="0"/>
          <w:numId w:val="22"/>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3FC">
      <w:pPr>
        <w:numPr>
          <w:ilvl w:val="0"/>
          <w:numId w:val="22"/>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3FD">
      <w:pPr>
        <w:numPr>
          <w:ilvl w:val="0"/>
          <w:numId w:val="22"/>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3FE">
      <w:pPr>
        <w:numPr>
          <w:ilvl w:val="0"/>
          <w:numId w:val="22"/>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3FF">
      <w:pPr>
        <w:numPr>
          <w:ilvl w:val="0"/>
          <w:numId w:val="22"/>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400">
      <w:pPr>
        <w:pStyle w:val="Heading3"/>
        <w:ind w:left="0" w:firstLine="0"/>
        <w:rPr/>
      </w:pPr>
      <w:bookmarkStart w:colFirst="0" w:colLast="0" w:name="_heading=h.p61p07rh2x26" w:id="235"/>
      <w:bookmarkEnd w:id="235"/>
      <w:r w:rsidDel="00000000" w:rsidR="00000000" w:rsidRPr="00000000">
        <w:rPr>
          <w:rtl w:val="0"/>
        </w:rPr>
        <w:t xml:space="preserve">4.7.2  Topics beginning with $</w:t>
      </w:r>
    </w:p>
    <w:p w:rsidR="00000000" w:rsidDel="00000000" w:rsidP="00000000" w:rsidRDefault="00000000" w:rsidRPr="00000000" w14:paraId="00001401">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402">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03">
      <w:pPr>
        <w:numPr>
          <w:ilvl w:val="0"/>
          <w:numId w:val="12"/>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404">
      <w:pPr>
        <w:numPr>
          <w:ilvl w:val="0"/>
          <w:numId w:val="12"/>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405">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06">
      <w:pPr>
        <w:numPr>
          <w:ilvl w:val="0"/>
          <w:numId w:val="17"/>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407">
      <w:pPr>
        <w:numPr>
          <w:ilvl w:val="0"/>
          <w:numId w:val="17"/>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408">
      <w:pPr>
        <w:numPr>
          <w:ilvl w:val="0"/>
          <w:numId w:val="17"/>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409">
      <w:pPr>
        <w:numPr>
          <w:ilvl w:val="0"/>
          <w:numId w:val="17"/>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40A">
      <w:pPr>
        <w:numPr>
          <w:ilvl w:val="0"/>
          <w:numId w:val="17"/>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40B">
      <w:pPr>
        <w:pStyle w:val="Heading3"/>
        <w:ind w:left="0" w:firstLine="0"/>
        <w:rPr/>
      </w:pPr>
      <w:bookmarkStart w:colFirst="0" w:colLast="0" w:name="_heading=h.rvcur5x0am" w:id="236"/>
      <w:bookmarkEnd w:id="236"/>
      <w:r w:rsidDel="00000000" w:rsidR="00000000" w:rsidRPr="00000000">
        <w:rPr>
          <w:rtl w:val="0"/>
        </w:rPr>
        <w:t xml:space="preserve">4.7.3 Topic semantic and usage</w:t>
      </w:r>
    </w:p>
    <w:p w:rsidR="00000000" w:rsidDel="00000000" w:rsidP="00000000" w:rsidRDefault="00000000" w:rsidRPr="00000000" w14:paraId="0000140C">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40D">
      <w:pPr>
        <w:numPr>
          <w:ilvl w:val="0"/>
          <w:numId w:val="50"/>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40E">
      <w:pPr>
        <w:numPr>
          <w:ilvl w:val="0"/>
          <w:numId w:val="50"/>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40F">
      <w:pPr>
        <w:numPr>
          <w:ilvl w:val="0"/>
          <w:numId w:val="50"/>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410">
      <w:pPr>
        <w:numPr>
          <w:ilvl w:val="0"/>
          <w:numId w:val="50"/>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411">
      <w:pPr>
        <w:numPr>
          <w:ilvl w:val="0"/>
          <w:numId w:val="50"/>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412">
      <w:pPr>
        <w:numPr>
          <w:ilvl w:val="0"/>
          <w:numId w:val="50"/>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77">
        <w:r w:rsidDel="00000000" w:rsidR="00000000" w:rsidRPr="00000000">
          <w:rPr>
            <w:rFonts w:ascii="Arial" w:cs="Arial" w:eastAsia="Arial" w:hAnsi="Arial"/>
            <w:rtl w:val="0"/>
          </w:rPr>
          <w:t xml:space="preserve"> </w:t>
        </w:r>
      </w:hyperlink>
      <w:hyperlink r:id="rId78">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413">
      <w:pPr>
        <w:numPr>
          <w:ilvl w:val="0"/>
          <w:numId w:val="50"/>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414">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415">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416">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7">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418">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9">
      <w:pPr>
        <w:numPr>
          <w:ilvl w:val="0"/>
          <w:numId w:val="37"/>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41A">
      <w:pPr>
        <w:numPr>
          <w:ilvl w:val="0"/>
          <w:numId w:val="37"/>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41B">
      <w:pPr>
        <w:numPr>
          <w:ilvl w:val="0"/>
          <w:numId w:val="37"/>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41C">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41D">
      <w:pPr>
        <w:pStyle w:val="Heading2"/>
        <w:ind w:left="0" w:firstLine="0"/>
        <w:rPr/>
      </w:pPr>
      <w:bookmarkStart w:colFirst="0" w:colLast="0" w:name="_heading=h.zh9mgr3i86c2" w:id="237"/>
      <w:bookmarkEnd w:id="237"/>
      <w:r w:rsidDel="00000000" w:rsidR="00000000" w:rsidRPr="00000000">
        <w:rPr>
          <w:rtl w:val="0"/>
        </w:rPr>
        <w:t xml:space="preserve">4.8 Subscriptions</w:t>
      </w:r>
    </w:p>
    <w:p w:rsidR="00000000" w:rsidDel="00000000" w:rsidP="00000000" w:rsidRDefault="00000000" w:rsidRPr="00000000" w14:paraId="0000141E">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41F">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420">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421">
      <w:pPr>
        <w:pStyle w:val="Heading2"/>
        <w:spacing w:after="80" w:before="360" w:lineRule="auto"/>
        <w:ind w:left="0" w:firstLine="0"/>
        <w:rPr/>
      </w:pPr>
      <w:bookmarkStart w:colFirst="0" w:colLast="0" w:name="_heading=h.bfojn6tjnvgm" w:id="238"/>
      <w:bookmarkEnd w:id="238"/>
      <w:r w:rsidDel="00000000" w:rsidR="00000000" w:rsidRPr="00000000">
        <w:rPr>
          <w:rtl w:val="0"/>
        </w:rPr>
        <w:t xml:space="preserve">4.9 Flow Control</w:t>
      </w:r>
    </w:p>
    <w:p w:rsidR="00000000" w:rsidDel="00000000" w:rsidP="00000000" w:rsidRDefault="00000000" w:rsidRPr="00000000" w14:paraId="00001422">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which need acknowledgement and are included in this constraint are:</w:t>
      </w:r>
    </w:p>
    <w:p w:rsidR="00000000" w:rsidDel="00000000" w:rsidP="00000000" w:rsidRDefault="00000000" w:rsidRPr="00000000" w14:paraId="00001423">
      <w:pPr>
        <w:numPr>
          <w:ilvl w:val="0"/>
          <w:numId w:val="46"/>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424">
      <w:pPr>
        <w:numPr>
          <w:ilvl w:val="0"/>
          <w:numId w:val="46"/>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425">
      <w:pPr>
        <w:numPr>
          <w:ilvl w:val="0"/>
          <w:numId w:val="46"/>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426">
      <w:pPr>
        <w:numPr>
          <w:ilvl w:val="0"/>
          <w:numId w:val="46"/>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427">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terminate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428">
      <w:pPr>
        <w:spacing w:after="240" w:lineRule="auto"/>
        <w:ind w:left="0" w:right="0" w:firstLine="0"/>
        <w:rPr/>
      </w:pPr>
      <w:r w:rsidDel="00000000" w:rsidR="00000000" w:rsidRPr="00000000">
        <w:rPr>
          <w:rtl w:val="0"/>
        </w:rPr>
        <w:t xml:space="preserve">Refer to</w:t>
      </w:r>
      <w:hyperlink r:id="rId79">
        <w:r w:rsidDel="00000000" w:rsidR="00000000" w:rsidRPr="00000000">
          <w:rPr>
            <w:color w:val="1155cc"/>
            <w:u w:val="single"/>
            <w:rtl w:val="0"/>
          </w:rPr>
          <w:t xml:space="preserve"> section 3.3.4</w:t>
        </w:r>
      </w:hyperlink>
      <w:r w:rsidDel="00000000" w:rsidR="00000000" w:rsidRPr="00000000">
        <w:rPr>
          <w:rtl w:val="0"/>
        </w:rPr>
        <w:t xml:space="preserve"> for a description of how Clients and Servers react if they are sent more PUBLISH packets than the Receive Maximum allows.</w:t>
      </w:r>
    </w:p>
    <w:p w:rsidR="00000000" w:rsidDel="00000000" w:rsidP="00000000" w:rsidRDefault="00000000" w:rsidRPr="00000000" w14:paraId="00001429">
      <w:pPr>
        <w:pStyle w:val="Heading2"/>
        <w:ind w:left="0" w:firstLine="0"/>
        <w:rPr/>
      </w:pPr>
      <w:bookmarkStart w:colFirst="0" w:colLast="0" w:name="_heading=h.k5nujtaz6h05" w:id="239"/>
      <w:bookmarkEnd w:id="239"/>
      <w:r w:rsidDel="00000000" w:rsidR="00000000" w:rsidRPr="00000000">
        <w:rPr>
          <w:rtl w:val="0"/>
        </w:rPr>
        <w:t xml:space="preserve">4.10 Server redirection</w:t>
      </w:r>
    </w:p>
    <w:p w:rsidR="00000000" w:rsidDel="00000000" w:rsidP="00000000" w:rsidRDefault="00000000" w:rsidRPr="00000000" w14:paraId="0000142A">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42B">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42C">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42D">
      <w:pPr>
        <w:pStyle w:val="Heading2"/>
        <w:ind w:left="0" w:firstLine="0"/>
        <w:rPr/>
      </w:pPr>
      <w:bookmarkStart w:colFirst="0" w:colLast="0" w:name="_heading=h.n3l7hni8c3ae" w:id="240"/>
      <w:bookmarkEnd w:id="240"/>
      <w:r w:rsidDel="00000000" w:rsidR="00000000" w:rsidRPr="00000000">
        <w:rPr>
          <w:rtl w:val="0"/>
        </w:rPr>
        <w:t xml:space="preserve">4.11 Enhanced authentication</w:t>
      </w:r>
    </w:p>
    <w:p w:rsidR="00000000" w:rsidDel="00000000" w:rsidP="00000000" w:rsidRDefault="00000000" w:rsidRPr="00000000" w14:paraId="0000142E">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42F">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430">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431">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432">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33">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434">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435">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436">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437">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438">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82">
        <w:r w:rsidDel="00000000" w:rsidR="00000000" w:rsidRPr="00000000">
          <w:rPr>
            <w:highlight w:val="yellow"/>
            <w:rtl w:val="0"/>
          </w:rPr>
          <w:t xml:space="preserve"> </w:t>
        </w:r>
      </w:hyperlink>
      <w:hyperlink r:id="rId83">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439">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43A">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43B">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3C">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43D">
      <w:pPr>
        <w:numPr>
          <w:ilvl w:val="0"/>
          <w:numId w:val="58"/>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43E">
      <w:pPr>
        <w:numPr>
          <w:ilvl w:val="0"/>
          <w:numId w:val="58"/>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43F">
      <w:pPr>
        <w:numPr>
          <w:ilvl w:val="0"/>
          <w:numId w:val="58"/>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440">
      <w:pPr>
        <w:numPr>
          <w:ilvl w:val="0"/>
          <w:numId w:val="58"/>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441">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442">
      <w:pPr>
        <w:numPr>
          <w:ilvl w:val="0"/>
          <w:numId w:val="20"/>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443">
      <w:pPr>
        <w:numPr>
          <w:ilvl w:val="0"/>
          <w:numId w:val="2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444">
      <w:pPr>
        <w:numPr>
          <w:ilvl w:val="0"/>
          <w:numId w:val="2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445">
      <w:pPr>
        <w:numPr>
          <w:ilvl w:val="0"/>
          <w:numId w:val="2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446">
      <w:pPr>
        <w:numPr>
          <w:ilvl w:val="0"/>
          <w:numId w:val="2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447">
      <w:pPr>
        <w:numPr>
          <w:ilvl w:val="0"/>
          <w:numId w:val="20"/>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448">
      <w:pPr>
        <w:pStyle w:val="Heading3"/>
        <w:ind w:left="0" w:firstLine="0"/>
        <w:rPr/>
      </w:pPr>
      <w:bookmarkStart w:colFirst="0" w:colLast="0" w:name="_heading=h.ut22r1f7l7us" w:id="241"/>
      <w:bookmarkEnd w:id="241"/>
      <w:r w:rsidDel="00000000" w:rsidR="00000000" w:rsidRPr="00000000">
        <w:rPr>
          <w:rtl w:val="0"/>
        </w:rPr>
        <w:t xml:space="preserve">4.11.1 Re-authentication</w:t>
      </w:r>
    </w:p>
    <w:p w:rsidR="00000000" w:rsidDel="00000000" w:rsidP="00000000" w:rsidRDefault="00000000" w:rsidRPr="00000000" w14:paraId="00001449">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44A">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44B">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84">
        <w:r w:rsidDel="00000000" w:rsidR="00000000" w:rsidRPr="00000000">
          <w:rPr>
            <w:highlight w:val="yellow"/>
            <w:rtl w:val="0"/>
          </w:rPr>
          <w:t xml:space="preserve"> </w:t>
        </w:r>
      </w:hyperlink>
      <w:hyperlink r:id="rId85">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44C">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44D">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4E">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4F">
      <w:pPr>
        <w:pStyle w:val="Heading2"/>
        <w:ind w:left="0" w:firstLine="0"/>
        <w:rPr/>
      </w:pPr>
      <w:bookmarkStart w:colFirst="0" w:colLast="0" w:name="_heading=h.v8vlgf6xm72a" w:id="242"/>
      <w:bookmarkEnd w:id="242"/>
      <w:r w:rsidDel="00000000" w:rsidR="00000000" w:rsidRPr="00000000">
        <w:rPr>
          <w:rtl w:val="0"/>
        </w:rPr>
        <w:t xml:space="preserve">4.12 Handling errors</w:t>
      </w:r>
    </w:p>
    <w:p w:rsidR="00000000" w:rsidDel="00000000" w:rsidP="00000000" w:rsidRDefault="00000000" w:rsidRPr="00000000" w14:paraId="00001450">
      <w:pPr>
        <w:pStyle w:val="Heading3"/>
        <w:ind w:left="0" w:firstLine="0"/>
        <w:rPr/>
      </w:pPr>
      <w:bookmarkStart w:colFirst="0" w:colLast="0" w:name="_heading=h.kbby30dtgah8" w:id="243"/>
      <w:bookmarkEnd w:id="243"/>
      <w:r w:rsidDel="00000000" w:rsidR="00000000" w:rsidRPr="00000000">
        <w:rPr>
          <w:rtl w:val="0"/>
        </w:rPr>
        <w:t xml:space="preserve">4.12.1 Malformed Packet and Protocol Errors</w:t>
      </w:r>
    </w:p>
    <w:p w:rsidR="00000000" w:rsidDel="00000000" w:rsidP="00000000" w:rsidRDefault="00000000" w:rsidRPr="00000000" w14:paraId="00001451">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52">
      <w:pPr>
        <w:numPr>
          <w:ilvl w:val="0"/>
          <w:numId w:val="40"/>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53">
      <w:pPr>
        <w:numPr>
          <w:ilvl w:val="0"/>
          <w:numId w:val="40"/>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54">
      <w:pPr>
        <w:numPr>
          <w:ilvl w:val="0"/>
          <w:numId w:val="40"/>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55">
      <w:pPr>
        <w:numPr>
          <w:ilvl w:val="0"/>
          <w:numId w:val="40"/>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56">
      <w:pPr>
        <w:numPr>
          <w:ilvl w:val="0"/>
          <w:numId w:val="40"/>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57">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58">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59">
      <w:pPr>
        <w:numPr>
          <w:ilvl w:val="0"/>
          <w:numId w:val="27"/>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5A">
      <w:pPr>
        <w:numPr>
          <w:ilvl w:val="0"/>
          <w:numId w:val="27"/>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5B">
      <w:pPr>
        <w:numPr>
          <w:ilvl w:val="0"/>
          <w:numId w:val="27"/>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5C">
      <w:pPr>
        <w:numPr>
          <w:ilvl w:val="0"/>
          <w:numId w:val="27"/>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5D">
      <w:pPr>
        <w:numPr>
          <w:ilvl w:val="0"/>
          <w:numId w:val="27"/>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5E">
      <w:pPr>
        <w:numPr>
          <w:ilvl w:val="0"/>
          <w:numId w:val="27"/>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5F">
      <w:pPr>
        <w:numPr>
          <w:ilvl w:val="0"/>
          <w:numId w:val="27"/>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60">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461">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PUBWOS and CONNECT, the Server</w:t>
      </w:r>
      <w:r w:rsidDel="00000000" w:rsidR="00000000" w:rsidRPr="00000000">
        <w:rPr>
          <w:highlight w:val="yellow"/>
          <w:rtl w:val="0"/>
        </w:rPr>
        <w:t xml:space="preserve"> SHOULD 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462">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63">
      <w:pPr>
        <w:pStyle w:val="Heading3"/>
        <w:ind w:left="0" w:firstLine="0"/>
        <w:rPr/>
      </w:pPr>
      <w:bookmarkStart w:colFirst="0" w:colLast="0" w:name="_heading=h.j0ufrffgt029" w:id="244"/>
      <w:bookmarkEnd w:id="244"/>
      <w:r w:rsidDel="00000000" w:rsidR="00000000" w:rsidRPr="00000000">
        <w:rPr>
          <w:rtl w:val="0"/>
        </w:rPr>
        <w:t xml:space="preserve">4.12.2 Other errors</w:t>
      </w:r>
    </w:p>
    <w:p w:rsidR="00000000" w:rsidDel="00000000" w:rsidP="00000000" w:rsidRDefault="00000000" w:rsidRPr="00000000" w14:paraId="00001464">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65">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66">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67">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68">
      <w:pPr>
        <w:spacing w:after="240" w:before="240" w:lineRule="auto"/>
        <w:ind w:left="0" w:right="0" w:firstLine="0"/>
        <w:rPr/>
      </w:pPr>
      <w:r w:rsidDel="00000000" w:rsidR="00000000" w:rsidRPr="00000000">
        <w:rPr>
          <w:rtl w:val="0"/>
        </w:rPr>
        <w:t xml:space="preserve">Refer to section </w:t>
      </w:r>
      <w:sdt>
        <w:sdtPr>
          <w:tag w:val="goog_rdk_106"/>
        </w:sdtPr>
        <w:sdtContent>
          <w:commentRangeStart w:id="94"/>
        </w:sdtContent>
      </w:sdt>
      <w:sdt>
        <w:sdtPr>
          <w:tag w:val="goog_rdk_107"/>
        </w:sdtPr>
        <w:sdtContent>
          <w:commentRangeStart w:id="95"/>
        </w:sdtContent>
      </w:sdt>
      <w:r w:rsidDel="00000000" w:rsidR="00000000" w:rsidRPr="00000000">
        <w:rPr>
          <w:rtl w:val="0"/>
        </w:rPr>
        <w:t xml:space="preserve">5.4.9</w:t>
      </w:r>
      <w:commentRangeEnd w:id="94"/>
      <w:r w:rsidDel="00000000" w:rsidR="00000000" w:rsidRPr="00000000">
        <w:commentReference w:id="94"/>
      </w:r>
      <w:commentRangeEnd w:id="95"/>
      <w:r w:rsidDel="00000000" w:rsidR="00000000" w:rsidRPr="00000000">
        <w:commentReference w:id="95"/>
      </w:r>
      <w:r w:rsidDel="00000000" w:rsidR="00000000" w:rsidRPr="00000000">
        <w:rPr>
          <w:rtl w:val="0"/>
        </w:rPr>
        <w:t xml:space="preserve"> for information about handling Disallowed Unicode code points.</w:t>
      </w:r>
    </w:p>
    <w:p w:rsidR="00000000" w:rsidDel="00000000" w:rsidP="00000000" w:rsidRDefault="00000000" w:rsidRPr="00000000" w14:paraId="00001469">
      <w:pPr>
        <w:pStyle w:val="Heading2"/>
        <w:spacing w:after="240" w:before="240" w:lineRule="auto"/>
        <w:ind w:left="0" w:right="0" w:firstLine="0"/>
        <w:rPr>
          <w:rFonts w:ascii="Arial" w:cs="Arial" w:eastAsia="Arial" w:hAnsi="Arial"/>
        </w:rPr>
      </w:pPr>
      <w:bookmarkStart w:colFirst="0" w:colLast="0" w:name="_heading=h.1vpy4wyrild2" w:id="245"/>
      <w:bookmarkEnd w:id="245"/>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46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6B">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6C">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6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6E">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6F">
      <w:pPr>
        <w:spacing w:after="303" w:line="259" w:lineRule="auto"/>
        <w:ind w:left="284" w:right="4" w:firstLine="0"/>
        <w:rPr>
          <w:rFonts w:ascii="Arial" w:cs="Arial" w:eastAsia="Arial" w:hAnsi="Arial"/>
        </w:rPr>
      </w:pPr>
      <w:sdt>
        <w:sdtPr>
          <w:tag w:val="goog_rdk_109"/>
        </w:sdtPr>
        <w:sdtContent>
          <w:del w:author="davide.lenzarini@u-blox.com" w:id="7" w:date="2024-03-14T11:37:29Z"/>
          <w:sdt>
            <w:sdtPr>
              <w:tag w:val="goog_rdk_110"/>
            </w:sdtPr>
            <w:sdtContent>
              <w:commentRangeStart w:id="96"/>
            </w:sdtContent>
          </w:sdt>
          <w:del w:author="davide.lenzarini@u-blox.com" w:id="7" w:date="2024-03-14T11:37:29Z">
            <w:sdt>
              <w:sdtPr>
                <w:tag w:val="goog_rdk_111"/>
              </w:sdtPr>
              <w:sdtContent>
                <w:commentRangeStart w:id="97"/>
              </w:sdtContent>
            </w:sdt>
            <w:r w:rsidDel="00000000" w:rsidR="00000000" w:rsidRPr="00000000">
              <w:rPr>
                <w:rFonts w:ascii="Arial" w:cs="Arial" w:eastAsia="Arial" w:hAnsi="Arial"/>
              </w:rPr>
              <w:drawing>
                <wp:inline distB="0" distT="0" distL="0" distR="0">
                  <wp:extent cx="5729288" cy="5321408"/>
                  <wp:effectExtent b="0" l="0" r="0" t="0"/>
                  <wp:docPr id="29" name="image5.png"/>
                  <a:graphic>
                    <a:graphicData uri="http://schemas.openxmlformats.org/drawingml/2006/picture">
                      <pic:pic>
                        <pic:nvPicPr>
                          <pic:cNvPr id="0" name="image5.png"/>
                          <pic:cNvPicPr preferRelativeResize="0"/>
                        </pic:nvPicPr>
                        <pic:blipFill>
                          <a:blip r:embed="rId88"/>
                          <a:srcRect b="1599" l="-1824" r="-1388" t="0"/>
                          <a:stretch>
                            <a:fillRect/>
                          </a:stretch>
                        </pic:blipFill>
                        <pic:spPr>
                          <a:xfrm>
                            <a:off x="0" y="0"/>
                            <a:ext cx="5729288" cy="5321408"/>
                          </a:xfrm>
                          <a:prstGeom prst="rect"/>
                          <a:ln/>
                        </pic:spPr>
                      </pic:pic>
                    </a:graphicData>
                  </a:graphic>
                </wp:inline>
              </w:drawing>
            </w:r>
          </w:del>
        </w:sdtContent>
      </w:sdt>
      <w:commentRangeEnd w:id="96"/>
      <w:r w:rsidDel="00000000" w:rsidR="00000000" w:rsidRPr="00000000">
        <w:commentReference w:id="96"/>
      </w:r>
      <w:commentRangeEnd w:id="97"/>
      <w:r w:rsidDel="00000000" w:rsidR="00000000" w:rsidRPr="00000000">
        <w:commentReference w:id="97"/>
      </w:r>
      <w:r w:rsidDel="00000000" w:rsidR="00000000" w:rsidRPr="00000000">
        <w:rPr>
          <w:rtl w:val="0"/>
        </w:rPr>
      </w:r>
    </w:p>
    <w:p w:rsidR="00000000" w:rsidDel="00000000" w:rsidP="00000000" w:rsidRDefault="00000000" w:rsidRPr="00000000" w14:paraId="00001470">
      <w:pPr>
        <w:spacing w:after="203" w:line="265" w:lineRule="auto"/>
        <w:ind w:right="4"/>
        <w:jc w:val="center"/>
        <w:rPr>
          <w:rFonts w:ascii="Arial" w:cs="Arial" w:eastAsia="Arial" w:hAnsi="Arial"/>
        </w:rPr>
      </w:pPr>
      <w:sdt>
        <w:sdtPr>
          <w:tag w:val="goog_rdk_113"/>
        </w:sdtPr>
        <w:sdtContent>
          <w:del w:author="davide.lenzarini@u-blox.com" w:id="8"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71">
      <w:pPr>
        <w:pStyle w:val="Heading3"/>
        <w:ind w:left="0" w:right="4" w:firstLine="0"/>
        <w:rPr>
          <w:rFonts w:ascii="Arial" w:cs="Arial" w:eastAsia="Arial" w:hAnsi="Arial"/>
        </w:rPr>
      </w:pPr>
      <w:bookmarkStart w:colFirst="0" w:colLast="0" w:name="_heading=h.3pp52gy" w:id="246"/>
      <w:bookmarkEnd w:id="246"/>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72">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7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119"/>
      </w:sdtPr>
      <w:sdtContent>
        <w:p w:rsidR="00000000" w:rsidDel="00000000" w:rsidP="00000000" w:rsidRDefault="00000000" w:rsidRPr="00000000" w14:paraId="00001474">
          <w:pPr>
            <w:spacing w:after="303" w:line="259" w:lineRule="auto"/>
            <w:ind w:right="4"/>
            <w:rPr>
              <w:ins w:author="davide.lenzarini@u-blox.com" w:id="9" w:date="2024-03-14T11:32:00Z"/>
              <w:rFonts w:ascii="Arial" w:cs="Arial" w:eastAsia="Arial" w:hAnsi="Arial"/>
            </w:rPr>
          </w:pPr>
          <w:r w:rsidDel="00000000" w:rsidR="00000000" w:rsidRPr="00000000">
            <w:rPr>
              <w:rFonts w:ascii="Arial" w:cs="Arial" w:eastAsia="Arial" w:hAnsi="Arial"/>
              <w:rtl w:val="0"/>
            </w:rPr>
            <w:t xml:space="preserve">          </w:t>
          </w:r>
          <w:sdt>
            <w:sdtPr>
              <w:tag w:val="goog_rdk_114"/>
            </w:sdtPr>
            <w:sdtContent>
              <w:del w:author="davide.lenzarini@u-blox.com" w:id="9" w:date="2024-03-14T11:32:00Z"/>
              <w:sdt>
                <w:sdtPr>
                  <w:tag w:val="goog_rdk_115"/>
                </w:sdtPr>
                <w:sdtContent>
                  <w:commentRangeStart w:id="98"/>
                </w:sdtContent>
              </w:sdt>
              <w:del w:author="davide.lenzarini@u-blox.com" w:id="9" w:date="2024-03-14T11:32:00Z">
                <w:sdt>
                  <w:sdtPr>
                    <w:tag w:val="goog_rdk_116"/>
                  </w:sdtPr>
                  <w:sdtContent>
                    <w:commentRangeStart w:id="99"/>
                  </w:sdtContent>
                </w:sdt>
                <w:sdt>
                  <w:sdtPr>
                    <w:tag w:val="goog_rdk_117"/>
                  </w:sdtPr>
                  <w:sdtContent>
                    <w:commentRangeStart w:id="100"/>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2.png"/>
                      <a:graphic>
                        <a:graphicData uri="http://schemas.openxmlformats.org/drawingml/2006/picture">
                          <pic:pic>
                            <pic:nvPicPr>
                              <pic:cNvPr descr="A close up of a map&#10;&#10;Description automatically generated" id="0" name="image2.png"/>
                              <pic:cNvPicPr preferRelativeResize="0"/>
                            </pic:nvPicPr>
                            <pic:blipFill>
                              <a:blip r:embed="rId89"/>
                              <a:srcRect b="0" l="0" r="0" t="0"/>
                              <a:stretch>
                                <a:fillRect/>
                              </a:stretch>
                            </pic:blipFill>
                            <pic:spPr>
                              <a:xfrm>
                                <a:off x="0" y="0"/>
                                <a:ext cx="4861756" cy="1810693"/>
                              </a:xfrm>
                              <a:prstGeom prst="rect"/>
                              <a:ln/>
                            </pic:spPr>
                          </pic:pic>
                        </a:graphicData>
                      </a:graphic>
                    </wp:inline>
                  </w:drawing>
                </w:r>
              </w:del>
            </w:sdtContent>
          </w:sdt>
          <w:sdt>
            <w:sdtPr>
              <w:tag w:val="goog_rdk_118"/>
            </w:sdtPr>
            <w:sdtContent>
              <w:ins w:author="davide.lenzarini@u-blox.com" w:id="9" w:date="2024-03-14T11:32:00Z">
                <w:commentRangeEnd w:id="98"/>
                <w:r w:rsidDel="00000000" w:rsidR="00000000" w:rsidRPr="00000000">
                  <w:commentReference w:id="98"/>
                </w:r>
                <w:commentRangeEnd w:id="99"/>
                <w:r w:rsidDel="00000000" w:rsidR="00000000" w:rsidRPr="00000000">
                  <w:commentReference w:id="99"/>
                </w:r>
                <w:commentRangeEnd w:id="100"/>
                <w:r w:rsidDel="00000000" w:rsidR="00000000" w:rsidRPr="00000000">
                  <w:commentReference w:id="100"/>
                </w:r>
                <w:r w:rsidDel="00000000" w:rsidR="00000000" w:rsidRPr="00000000">
                  <w:rPr>
                    <w:rtl w:val="0"/>
                  </w:rPr>
                </w:r>
              </w:ins>
            </w:sdtContent>
          </w:sdt>
        </w:p>
      </w:sdtContent>
    </w:sdt>
    <w:sdt>
      <w:sdtPr>
        <w:tag w:val="goog_rdk_122"/>
      </w:sdtPr>
      <w:sdtContent>
        <w:p w:rsidR="00000000" w:rsidDel="00000000" w:rsidP="00000000" w:rsidRDefault="00000000" w:rsidRPr="00000000" w14:paraId="00001475">
          <w:pPr>
            <w:spacing w:after="303" w:line="259" w:lineRule="auto"/>
            <w:ind w:right="4"/>
            <w:jc w:val="center"/>
            <w:rPr>
              <w:shd w:fill="auto" w:val="clear"/>
              <w:rPrChange w:author="davide.lenzarini@u-blox.com" w:id="11"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121"/>
            </w:sdtPr>
            <w:sdtContent>
              <w:ins w:author="davide.lenzarini@u-blox.com" w:id="10"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1.png"/>
                      <a:graphic>
                        <a:graphicData uri="http://schemas.openxmlformats.org/drawingml/2006/picture">
                          <pic:pic>
                            <pic:nvPicPr>
                              <pic:cNvPr id="0" name="image1.png"/>
                              <pic:cNvPicPr preferRelativeResize="0"/>
                            </pic:nvPicPr>
                            <pic:blipFill>
                              <a:blip r:embed="rId90"/>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76">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123"/>
        </w:sdtPr>
        <w:sdtContent>
          <w:ins w:author="davide.lenzarini@u-blox.com" w:id="12" w:date="2024-03-14T11:41:43Z">
            <w:r w:rsidDel="00000000" w:rsidR="00000000" w:rsidRPr="00000000">
              <w:rPr>
                <w:rFonts w:ascii="Arial" w:cs="Arial" w:eastAsia="Arial" w:hAnsi="Arial"/>
                <w:rtl w:val="0"/>
              </w:rPr>
              <w:t xml:space="preserve">XX</w:t>
            </w:r>
          </w:ins>
        </w:sdtContent>
      </w:sdt>
      <w:sdt>
        <w:sdtPr>
          <w:tag w:val="goog_rdk_124"/>
        </w:sdtPr>
        <w:sdtContent>
          <w:del w:author="davide.lenzarini@u-blox.com" w:id="12"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125"/>
        </w:sdtPr>
        <w:sdtContent>
          <w:del w:author="davide.lenzarini@u-blox.com" w:id="13"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126"/>
        </w:sdtPr>
        <w:sdtContent>
          <w:ins w:author="davide.lenzarini@u-blox.com" w:id="14" w:date="2024-03-14T11:35:46Z">
            <w:r w:rsidDel="00000000" w:rsidR="00000000" w:rsidRPr="00000000">
              <w:rPr>
                <w:rFonts w:ascii="Arial" w:cs="Arial" w:eastAsia="Arial" w:hAnsi="Arial"/>
                <w:rtl w:val="0"/>
              </w:rPr>
              <w:t xml:space="preserve"> scenario</w:t>
            </w:r>
          </w:ins>
        </w:sdtContent>
      </w:sdt>
      <w:sdt>
        <w:sdtPr>
          <w:tag w:val="goog_rdk_127"/>
        </w:sdtPr>
        <w:sdtContent>
          <w:del w:author="davide.lenzarini@u-blox.com" w:id="14"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77">
      <w:pPr>
        <w:pStyle w:val="Heading3"/>
        <w:ind w:left="0" w:right="4" w:firstLine="0"/>
        <w:rPr>
          <w:rFonts w:ascii="Arial" w:cs="Arial" w:eastAsia="Arial" w:hAnsi="Arial"/>
        </w:rPr>
      </w:pPr>
      <w:bookmarkStart w:colFirst="0" w:colLast="0" w:name="_heading=h.24ufcor" w:id="247"/>
      <w:bookmarkEnd w:id="247"/>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129"/>
      </w:sdtPr>
      <w:sdtContent>
        <w:p w:rsidR="00000000" w:rsidDel="00000000" w:rsidP="00000000" w:rsidRDefault="00000000" w:rsidRPr="00000000" w14:paraId="00001478">
          <w:pPr>
            <w:spacing w:after="460" w:lineRule="auto"/>
            <w:ind w:left="-5" w:right="4" w:firstLine="0"/>
            <w:rPr>
              <w:ins w:author="davide.lenzarini@u-blox.com" w:id="15"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128"/>
            </w:sdtPr>
            <w:sdtContent>
              <w:ins w:author="davide.lenzarini@u-blox.com" w:id="15" w:date="2024-03-14T11:38:25Z">
                <w:r w:rsidDel="00000000" w:rsidR="00000000" w:rsidRPr="00000000">
                  <w:rPr>
                    <w:rtl w:val="0"/>
                  </w:rPr>
                </w:r>
              </w:ins>
            </w:sdtContent>
          </w:sdt>
        </w:p>
      </w:sdtContent>
    </w:sdt>
    <w:sdt>
      <w:sdtPr>
        <w:tag w:val="goog_rdk_131"/>
      </w:sdtPr>
      <w:sdtContent>
        <w:p w:rsidR="00000000" w:rsidDel="00000000" w:rsidP="00000000" w:rsidRDefault="00000000" w:rsidRPr="00000000" w14:paraId="00001479">
          <w:pPr>
            <w:spacing w:after="460" w:lineRule="auto"/>
            <w:ind w:left="-5" w:right="4" w:firstLine="0"/>
            <w:jc w:val="center"/>
            <w:rPr>
              <w:ins w:author="davide.lenzarini@u-blox.com" w:id="15" w:date="2024-03-14T11:38:25Z"/>
              <w:rFonts w:ascii="Arial" w:cs="Arial" w:eastAsia="Arial" w:hAnsi="Arial"/>
            </w:rPr>
          </w:pPr>
          <w:sdt>
            <w:sdtPr>
              <w:tag w:val="goog_rdk_130"/>
            </w:sdtPr>
            <w:sdtContent>
              <w:ins w:author="davide.lenzarini@u-blox.com" w:id="15"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4.png"/>
                      <a:graphic>
                        <a:graphicData uri="http://schemas.openxmlformats.org/drawingml/2006/picture">
                          <pic:pic>
                            <pic:nvPicPr>
                              <pic:cNvPr id="0" name="image4.png"/>
                              <pic:cNvPicPr preferRelativeResize="0"/>
                            </pic:nvPicPr>
                            <pic:blipFill>
                              <a:blip r:embed="rId91"/>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133"/>
      </w:sdtPr>
      <w:sdtContent>
        <w:p w:rsidR="00000000" w:rsidDel="00000000" w:rsidP="00000000" w:rsidRDefault="00000000" w:rsidRPr="00000000" w14:paraId="0000147A">
          <w:pPr>
            <w:spacing w:after="572" w:line="265" w:lineRule="auto"/>
            <w:jc w:val="center"/>
            <w:rPr>
              <w:shd w:fill="auto" w:val="clear"/>
              <w:rPrChange w:author="davide.lenzarini@u-blox.com" w:id="16"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132"/>
            </w:sdtPr>
            <w:sdtContent>
              <w:ins w:author="davide.lenzarini@u-blox.com" w:id="15"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136"/>
      </w:sdtPr>
      <w:sdtContent>
        <w:p w:rsidR="00000000" w:rsidDel="00000000" w:rsidP="00000000" w:rsidRDefault="00000000" w:rsidRPr="00000000" w14:paraId="0000147B">
          <w:pPr>
            <w:pStyle w:val="Heading3"/>
            <w:keepLines w:val="1"/>
            <w:spacing w:after="64" w:before="0" w:line="259" w:lineRule="auto"/>
            <w:ind w:left="0" w:firstLine="0"/>
            <w:rPr>
              <w:ins w:author="davide.lenzarini@u-blox.com" w:id="17" w:date="2024-03-14T11:39:33Z"/>
            </w:rPr>
          </w:pPr>
          <w:sdt>
            <w:sdtPr>
              <w:tag w:val="goog_rdk_135"/>
            </w:sdtPr>
            <w:sdtContent>
              <w:ins w:author="davide.lenzarini@u-blox.com" w:id="17" w:date="2024-03-14T11:39:33Z">
                <w:bookmarkStart w:colFirst="0" w:colLast="0" w:name="_heading=h.jzpmwk" w:id="248"/>
                <w:bookmarkEnd w:id="248"/>
                <w:r w:rsidDel="00000000" w:rsidR="00000000" w:rsidRPr="00000000">
                  <w:rPr>
                    <w:rtl w:val="0"/>
                  </w:rPr>
                  <w:t xml:space="preserve">4.11.3 Forwarder encapsulator</w:t>
                </w:r>
              </w:ins>
            </w:sdtContent>
          </w:sdt>
        </w:p>
      </w:sdtContent>
    </w:sdt>
    <w:sdt>
      <w:sdtPr>
        <w:tag w:val="goog_rdk_138"/>
      </w:sdtPr>
      <w:sdtContent>
        <w:p w:rsidR="00000000" w:rsidDel="00000000" w:rsidP="00000000" w:rsidRDefault="00000000" w:rsidRPr="00000000" w14:paraId="0000147C">
          <w:pPr>
            <w:spacing w:after="572" w:line="265" w:lineRule="auto"/>
            <w:jc w:val="center"/>
            <w:rPr>
              <w:ins w:author="davide.lenzarini@u-blox.com" w:id="17" w:date="2024-03-14T11:39:33Z"/>
              <w:rFonts w:ascii="Arial" w:cs="Arial" w:eastAsia="Arial" w:hAnsi="Arial"/>
            </w:rPr>
          </w:pPr>
          <w:sdt>
            <w:sdtPr>
              <w:tag w:val="goog_rdk_137"/>
            </w:sdtPr>
            <w:sdtContent>
              <w:ins w:author="davide.lenzarini@u-blox.com" w:id="17"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12.png"/>
                      <a:graphic>
                        <a:graphicData uri="http://schemas.openxmlformats.org/drawingml/2006/picture">
                          <pic:pic>
                            <pic:nvPicPr>
                              <pic:cNvPr id="0" name="image12.png"/>
                              <pic:cNvPicPr preferRelativeResize="0"/>
                            </pic:nvPicPr>
                            <pic:blipFill>
                              <a:blip r:embed="rId92"/>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140"/>
      </w:sdtPr>
      <w:sdtContent>
        <w:p w:rsidR="00000000" w:rsidDel="00000000" w:rsidP="00000000" w:rsidRDefault="00000000" w:rsidRPr="00000000" w14:paraId="0000147D">
          <w:pPr>
            <w:spacing w:after="572" w:line="265" w:lineRule="auto"/>
            <w:jc w:val="center"/>
            <w:rPr>
              <w:ins w:author="davide.lenzarini@u-blox.com" w:id="17" w:date="2024-03-14T11:39:33Z"/>
              <w:rFonts w:ascii="Arial" w:cs="Arial" w:eastAsia="Arial" w:hAnsi="Arial"/>
            </w:rPr>
          </w:pPr>
          <w:sdt>
            <w:sdtPr>
              <w:tag w:val="goog_rdk_139"/>
            </w:sdtPr>
            <w:sdtContent>
              <w:ins w:author="davide.lenzarini@u-blox.com" w:id="17"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8.png"/>
                      <a:graphic>
                        <a:graphicData uri="http://schemas.openxmlformats.org/drawingml/2006/picture">
                          <pic:pic>
                            <pic:nvPicPr>
                              <pic:cNvPr id="0" name="image8.png"/>
                              <pic:cNvPicPr preferRelativeResize="0"/>
                            </pic:nvPicPr>
                            <pic:blipFill>
                              <a:blip r:embed="rId93"/>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142"/>
      </w:sdtPr>
      <w:sdtContent>
        <w:p w:rsidR="00000000" w:rsidDel="00000000" w:rsidP="00000000" w:rsidRDefault="00000000" w:rsidRPr="00000000" w14:paraId="0000147E">
          <w:pPr>
            <w:spacing w:after="572" w:line="265" w:lineRule="auto"/>
            <w:jc w:val="center"/>
            <w:rPr>
              <w:ins w:author="davide.lenzarini@u-blox.com" w:id="17" w:date="2024-03-14T11:39:33Z"/>
              <w:rFonts w:ascii="Arial" w:cs="Arial" w:eastAsia="Arial" w:hAnsi="Arial"/>
            </w:rPr>
          </w:pPr>
          <w:sdt>
            <w:sdtPr>
              <w:tag w:val="goog_rdk_141"/>
            </w:sdtPr>
            <w:sdtContent>
              <w:ins w:author="davide.lenzarini@u-blox.com" w:id="17"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144"/>
      </w:sdtPr>
      <w:sdtContent>
        <w:p w:rsidR="00000000" w:rsidDel="00000000" w:rsidP="00000000" w:rsidRDefault="00000000" w:rsidRPr="00000000" w14:paraId="0000147F">
          <w:pPr>
            <w:pStyle w:val="Heading3"/>
            <w:keepLines w:val="1"/>
            <w:spacing w:after="64" w:before="0" w:line="259" w:lineRule="auto"/>
            <w:ind w:left="0" w:firstLine="0"/>
            <w:rPr>
              <w:ins w:author="davide.lenzarini@u-blox.com" w:id="17" w:date="2024-03-14T11:39:33Z"/>
            </w:rPr>
          </w:pPr>
          <w:sdt>
            <w:sdtPr>
              <w:tag w:val="goog_rdk_143"/>
            </w:sdtPr>
            <w:sdtContent>
              <w:ins w:author="davide.lenzarini@u-blox.com" w:id="17" w:date="2024-03-14T11:39:33Z">
                <w:bookmarkStart w:colFirst="0" w:colLast="0" w:name="_heading=h.1ypnvbsijucn" w:id="249"/>
                <w:bookmarkEnd w:id="249"/>
                <w:r w:rsidDel="00000000" w:rsidR="00000000" w:rsidRPr="00000000">
                  <w:rPr>
                    <w:rtl w:val="0"/>
                  </w:rPr>
                  <w:t xml:space="preserve">4.13.4 MQTT-SN broker</w:t>
                </w:r>
              </w:ins>
            </w:sdtContent>
          </w:sdt>
        </w:p>
      </w:sdtContent>
    </w:sdt>
    <w:sdt>
      <w:sdtPr>
        <w:tag w:val="goog_rdk_146"/>
      </w:sdtPr>
      <w:sdtContent>
        <w:p w:rsidR="00000000" w:rsidDel="00000000" w:rsidP="00000000" w:rsidRDefault="00000000" w:rsidRPr="00000000" w14:paraId="00001480">
          <w:pPr>
            <w:spacing w:after="572" w:line="265" w:lineRule="auto"/>
            <w:jc w:val="center"/>
            <w:rPr>
              <w:ins w:author="davide.lenzarini@u-blox.com" w:id="17" w:date="2024-03-14T11:39:33Z"/>
              <w:rFonts w:ascii="Arial" w:cs="Arial" w:eastAsia="Arial" w:hAnsi="Arial"/>
            </w:rPr>
          </w:pPr>
          <w:sdt>
            <w:sdtPr>
              <w:tag w:val="goog_rdk_145"/>
            </w:sdtPr>
            <w:sdtContent>
              <w:ins w:author="davide.lenzarini@u-blox.com" w:id="17"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11.png"/>
                      <a:graphic>
                        <a:graphicData uri="http://schemas.openxmlformats.org/drawingml/2006/picture">
                          <pic:pic>
                            <pic:nvPicPr>
                              <pic:cNvPr id="0" name="image11.png"/>
                              <pic:cNvPicPr preferRelativeResize="0"/>
                            </pic:nvPicPr>
                            <pic:blipFill>
                              <a:blip r:embed="rId94"/>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148"/>
      </w:sdtPr>
      <w:sdtContent>
        <w:p w:rsidR="00000000" w:rsidDel="00000000" w:rsidP="00000000" w:rsidRDefault="00000000" w:rsidRPr="00000000" w14:paraId="00001481">
          <w:pPr>
            <w:spacing w:after="572" w:line="265" w:lineRule="auto"/>
            <w:jc w:val="center"/>
            <w:rPr>
              <w:ins w:author="davide.lenzarini@u-blox.com" w:id="17" w:date="2024-03-14T11:39:33Z"/>
              <w:rFonts w:ascii="Arial" w:cs="Arial" w:eastAsia="Arial" w:hAnsi="Arial"/>
            </w:rPr>
          </w:pPr>
          <w:sdt>
            <w:sdtPr>
              <w:tag w:val="goog_rdk_147"/>
            </w:sdtPr>
            <w:sdtContent>
              <w:ins w:author="davide.lenzarini@u-blox.com" w:id="17"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82">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pStyle w:val="Heading2"/>
        <w:keepLines w:val="1"/>
        <w:spacing w:after="64" w:before="0" w:line="259" w:lineRule="auto"/>
        <w:ind w:left="0" w:right="4" w:firstLine="0"/>
        <w:rPr>
          <w:rFonts w:ascii="Arial" w:cs="Arial" w:eastAsia="Arial" w:hAnsi="Arial"/>
        </w:rPr>
      </w:pPr>
      <w:bookmarkStart w:colFirst="0" w:colLast="0" w:name="_heading=h.1j4nfs6" w:id="250"/>
      <w:bookmarkEnd w:id="250"/>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48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8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149"/>
        </w:sdtPr>
        <w:sdtContent>
          <w:commentRangeStart w:id="101"/>
        </w:sdtContent>
      </w:sdt>
      <w:sdt>
        <w:sdtPr>
          <w:tag w:val="goog_rdk_150"/>
        </w:sdtPr>
        <w:sdtContent>
          <w:commentRangeStart w:id="102"/>
        </w:sdtContent>
      </w:sdt>
      <w:sdt>
        <w:sdtPr>
          <w:tag w:val="goog_rdk_151"/>
        </w:sdtPr>
        <w:sdtContent>
          <w:commentRangeStart w:id="103"/>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101"/>
      <w:r w:rsidDel="00000000" w:rsidR="00000000" w:rsidRPr="00000000">
        <w:commentReference w:id="101"/>
      </w:r>
      <w:commentRangeEnd w:id="102"/>
      <w:r w:rsidDel="00000000" w:rsidR="00000000" w:rsidRPr="00000000">
        <w:commentReference w:id="102"/>
      </w:r>
      <w:commentRangeEnd w:id="103"/>
      <w:r w:rsidDel="00000000" w:rsidR="00000000" w:rsidRPr="00000000">
        <w:commentReference w:id="103"/>
      </w:r>
      <w:r w:rsidDel="00000000" w:rsidR="00000000" w:rsidRPr="00000000">
        <w:rPr>
          <w:rtl w:val="0"/>
        </w:rPr>
      </w:r>
    </w:p>
    <w:p w:rsidR="00000000" w:rsidDel="00000000" w:rsidP="00000000" w:rsidRDefault="00000000" w:rsidRPr="00000000" w14:paraId="00001487">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152"/>
        </w:sdtPr>
        <w:sdtContent>
          <w:commentRangeStart w:id="104"/>
        </w:sdtContent>
      </w:sdt>
      <w:r w:rsidDel="00000000" w:rsidR="00000000" w:rsidRPr="00000000">
        <w:rPr>
          <w:rFonts w:ascii="Arial" w:cs="Arial" w:eastAsia="Arial" w:hAnsi="Arial"/>
          <w:rtl w:val="0"/>
        </w:rPr>
        <w:t xml:space="preserve">should</w:t>
      </w:r>
      <w:commentRangeEnd w:id="104"/>
      <w:r w:rsidDel="00000000" w:rsidR="00000000" w:rsidRPr="00000000">
        <w:commentReference w:id="104"/>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88">
      <w:pPr>
        <w:spacing w:after="26" w:lineRule="auto"/>
        <w:ind w:left="-15" w:right="4" w:firstLine="0"/>
        <w:rPr>
          <w:rFonts w:ascii="Arial" w:cs="Arial" w:eastAsia="Arial" w:hAnsi="Arial"/>
        </w:rPr>
      </w:pPr>
      <w:sdt>
        <w:sdtPr>
          <w:tag w:val="goog_rdk_153"/>
        </w:sdtPr>
        <w:sdtContent>
          <w:commentRangeStart w:id="105"/>
        </w:sdtContent>
      </w:sdt>
      <w:r w:rsidDel="00000000" w:rsidR="00000000" w:rsidRPr="00000000">
        <w:rPr>
          <w:rFonts w:ascii="Arial" w:cs="Arial" w:eastAsia="Arial" w:hAnsi="Arial"/>
          <w:rtl w:val="0"/>
        </w:rPr>
        <w:t xml:space="preserve">The time duration</w:t>
      </w:r>
      <w:commentRangeEnd w:id="105"/>
      <w:r w:rsidDel="00000000" w:rsidR="00000000" w:rsidRPr="00000000">
        <w:commentReference w:id="105"/>
      </w:r>
      <w:r w:rsidDel="00000000" w:rsidR="00000000" w:rsidRPr="00000000">
        <w:rPr>
          <w:rFonts w:ascii="Arial" w:cs="Arial" w:eastAsia="Arial" w:hAnsi="Arial"/>
          <w:rtl w:val="0"/>
        </w:rPr>
        <w:t xml:space="preserve"> </w:t>
      </w:r>
      <w:sdt>
        <w:sdtPr>
          <w:tag w:val="goog_rdk_154"/>
        </w:sdtPr>
        <w:sdtContent>
          <w:commentRangeStart w:id="106"/>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106"/>
      <w:r w:rsidDel="00000000" w:rsidR="00000000" w:rsidRPr="00000000">
        <w:commentReference w:id="106"/>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89">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8A">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155"/>
        </w:sdtPr>
        <w:sdtContent>
          <w:commentRangeStart w:id="107"/>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107"/>
      <w:r w:rsidDel="00000000" w:rsidR="00000000" w:rsidRPr="00000000">
        <w:commentReference w:id="107"/>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8B">
      <w:pPr>
        <w:spacing w:after="0" w:lineRule="auto"/>
        <w:ind w:left="-15" w:right="4" w:firstLine="0"/>
        <w:rPr>
          <w:rFonts w:ascii="Arial" w:cs="Arial" w:eastAsia="Arial" w:hAnsi="Arial"/>
        </w:rPr>
      </w:pPr>
      <w:sdt>
        <w:sdtPr>
          <w:tag w:val="goog_rdk_156"/>
        </w:sdtPr>
        <w:sdtContent>
          <w:commentRangeStart w:id="108"/>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108"/>
      <w:r w:rsidDel="00000000" w:rsidR="00000000" w:rsidRPr="00000000">
        <w:commentReference w:id="108"/>
      </w:r>
      <w:r w:rsidDel="00000000" w:rsidR="00000000" w:rsidRPr="00000000">
        <w:rPr>
          <w:rtl w:val="0"/>
        </w:rPr>
      </w:r>
    </w:p>
    <w:p w:rsidR="00000000" w:rsidDel="00000000" w:rsidP="00000000" w:rsidRDefault="00000000" w:rsidRPr="00000000" w14:paraId="0000148C">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8D">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8E">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8F">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90">
      <w:pPr>
        <w:pStyle w:val="Heading2"/>
        <w:keepLines w:val="1"/>
        <w:spacing w:after="64" w:before="0" w:line="259" w:lineRule="auto"/>
        <w:ind w:left="0" w:firstLine="0"/>
        <w:rPr>
          <w:rFonts w:ascii="Arial" w:cs="Arial" w:eastAsia="Arial" w:hAnsi="Arial"/>
        </w:rPr>
      </w:pPr>
      <w:bookmarkStart w:colFirst="0" w:colLast="0" w:name="_heading=h.3mj2wkv" w:id="251"/>
      <w:bookmarkEnd w:id="251"/>
      <w:r w:rsidDel="00000000" w:rsidR="00000000" w:rsidRPr="00000000">
        <w:rPr>
          <w:rFonts w:ascii="Arial" w:cs="Arial" w:eastAsia="Arial" w:hAnsi="Arial"/>
          <w:rtl w:val="0"/>
        </w:rPr>
        <w:t xml:space="preserve">4.15 Client states</w:t>
      </w:r>
    </w:p>
    <w:p w:rsidR="00000000" w:rsidDel="00000000" w:rsidP="00000000" w:rsidRDefault="00000000" w:rsidRPr="00000000" w14:paraId="00001491">
      <w:pPr>
        <w:rPr>
          <w:rFonts w:ascii="Arial" w:cs="Arial" w:eastAsia="Arial" w:hAnsi="Arial"/>
        </w:rPr>
      </w:pPr>
      <w:sdt>
        <w:sdtPr>
          <w:tag w:val="goog_rdk_157"/>
        </w:sdtPr>
        <w:sdtContent>
          <w:commentRangeStart w:id="109"/>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commentRangeEnd w:id="109"/>
      <w:r w:rsidDel="00000000" w:rsidR="00000000" w:rsidRPr="00000000">
        <w:commentReference w:id="109"/>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92">
      <w:pPr>
        <w:rPr>
          <w:rFonts w:ascii="Arial" w:cs="Arial" w:eastAsia="Arial" w:hAnsi="Arial"/>
        </w:rPr>
      </w:pPr>
      <w:r w:rsidDel="00000000" w:rsidR="00000000" w:rsidRPr="00000000">
        <w:rPr>
          <w:rtl w:val="0"/>
        </w:rPr>
      </w:r>
    </w:p>
    <w:tbl>
      <w:tblPr>
        <w:tblStyle w:val="Table4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93">
            <w:pPr>
              <w:jc w:val="center"/>
              <w:rPr>
                <w:rFonts w:ascii="Arial" w:cs="Arial" w:eastAsia="Arial" w:hAnsi="Arial"/>
                <w:b w:val="1"/>
              </w:rPr>
            </w:pPr>
            <w:sdt>
              <w:sdtPr>
                <w:tag w:val="goog_rdk_158"/>
              </w:sdtPr>
              <w:sdtContent>
                <w:commentRangeStart w:id="110"/>
              </w:sdtContent>
            </w:sdt>
            <w:sdt>
              <w:sdtPr>
                <w:tag w:val="goog_rdk_159"/>
              </w:sdtPr>
              <w:sdtContent>
                <w:commentRangeStart w:id="111"/>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94">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95">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96">
            <w:pPr>
              <w:rPr>
                <w:rFonts w:ascii="Arial" w:cs="Arial" w:eastAsia="Arial" w:hAnsi="Arial"/>
                <w:b w:val="1"/>
              </w:rPr>
            </w:pPr>
            <w:commentRangeEnd w:id="110"/>
            <w:r w:rsidDel="00000000" w:rsidR="00000000" w:rsidRPr="00000000">
              <w:commentReference w:id="110"/>
            </w:r>
            <w:commentRangeEnd w:id="111"/>
            <w:r w:rsidDel="00000000" w:rsidR="00000000" w:rsidRPr="00000000">
              <w:commentReference w:id="111"/>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97">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98">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99">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9A">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160"/>
              </w:sdtPr>
              <w:sdtContent>
                <w:commentRangeStart w:id="112"/>
              </w:sdtContent>
            </w:sdt>
            <w:r w:rsidDel="00000000" w:rsidR="00000000" w:rsidRPr="00000000">
              <w:rPr>
                <w:rFonts w:ascii="Arial" w:cs="Arial" w:eastAsia="Arial" w:hAnsi="Arial"/>
                <w:rtl w:val="0"/>
              </w:rPr>
              <w:t xml:space="preserve">by way of supervised gateway timers</w:t>
            </w:r>
            <w:commentRangeEnd w:id="112"/>
            <w:r w:rsidDel="00000000" w:rsidR="00000000" w:rsidRPr="00000000">
              <w:commentReference w:id="112"/>
            </w:r>
            <w:r w:rsidDel="00000000" w:rsidR="00000000" w:rsidRPr="00000000">
              <w:rPr>
                <w:rFonts w:ascii="Arial" w:cs="Arial" w:eastAsia="Arial" w:hAnsi="Arial"/>
                <w:rtl w:val="0"/>
              </w:rPr>
              <w:t xml:space="preserve">).</w:t>
            </w:r>
          </w:p>
        </w:tc>
        <w:tc>
          <w:tcPr/>
          <w:p w:rsidR="00000000" w:rsidDel="00000000" w:rsidP="00000000" w:rsidRDefault="00000000" w:rsidRPr="00000000" w14:paraId="0000149B">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9C">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9D">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9E">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161"/>
              </w:sdtPr>
              <w:sdtContent>
                <w:commentRangeStart w:id="113"/>
              </w:sdtContent>
            </w:sdt>
            <w:r w:rsidDel="00000000" w:rsidR="00000000" w:rsidRPr="00000000">
              <w:rPr>
                <w:rFonts w:ascii="Arial" w:cs="Arial" w:eastAsia="Arial" w:hAnsi="Arial"/>
                <w:rtl w:val="0"/>
              </w:rPr>
              <w:t xml:space="preserve">way of supervised gateway timers</w:t>
            </w:r>
            <w:commentRangeEnd w:id="113"/>
            <w:r w:rsidDel="00000000" w:rsidR="00000000" w:rsidRPr="00000000">
              <w:commentReference w:id="113"/>
            </w:r>
            <w:r w:rsidDel="00000000" w:rsidR="00000000" w:rsidRPr="00000000">
              <w:rPr>
                <w:rFonts w:ascii="Arial" w:cs="Arial" w:eastAsia="Arial" w:hAnsi="Arial"/>
                <w:rtl w:val="0"/>
              </w:rPr>
              <w:t xml:space="preserve">).</w:t>
            </w:r>
          </w:p>
        </w:tc>
        <w:tc>
          <w:tcPr/>
          <w:p w:rsidR="00000000" w:rsidDel="00000000" w:rsidP="00000000" w:rsidRDefault="00000000" w:rsidRPr="00000000" w14:paraId="0000149F">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A0">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A1">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A2">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A3">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A4">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162"/>
              </w:sdtPr>
              <w:sdtContent>
                <w:commentRangeStart w:id="114"/>
              </w:sdtContent>
            </w:sdt>
            <w:sdt>
              <w:sdtPr>
                <w:tag w:val="goog_rdk_163"/>
              </w:sdtPr>
              <w:sdtContent>
                <w:commentRangeStart w:id="115"/>
              </w:sdtContent>
            </w:sdt>
            <w:sdt>
              <w:sdtPr>
                <w:tag w:val="goog_rdk_164"/>
              </w:sdtPr>
              <w:sdtContent>
                <w:commentRangeStart w:id="116"/>
              </w:sdtContent>
            </w:sdt>
            <w:sdt>
              <w:sdtPr>
                <w:tag w:val="goog_rdk_165"/>
              </w:sdtPr>
              <w:sdtContent>
                <w:commentRangeStart w:id="117"/>
              </w:sdtContent>
            </w:sdt>
            <w:r w:rsidDel="00000000" w:rsidR="00000000" w:rsidRPr="00000000">
              <w:rPr>
                <w:rFonts w:ascii="Arial" w:cs="Arial" w:eastAsia="Arial" w:hAnsi="Arial"/>
                <w:rtl w:val="0"/>
              </w:rPr>
              <w:t xml:space="preserve">by way of supervised gateway timers</w:t>
            </w:r>
            <w:commentRangeEnd w:id="114"/>
            <w:r w:rsidDel="00000000" w:rsidR="00000000" w:rsidRPr="00000000">
              <w:commentReference w:id="114"/>
            </w:r>
            <w:commentRangeEnd w:id="115"/>
            <w:r w:rsidDel="00000000" w:rsidR="00000000" w:rsidRPr="00000000">
              <w:commentReference w:id="115"/>
            </w:r>
            <w:commentRangeEnd w:id="116"/>
            <w:r w:rsidDel="00000000" w:rsidR="00000000" w:rsidRPr="00000000">
              <w:commentReference w:id="116"/>
            </w:r>
            <w:commentRangeEnd w:id="117"/>
            <w:r w:rsidDel="00000000" w:rsidR="00000000" w:rsidRPr="00000000">
              <w:commentReference w:id="117"/>
            </w:r>
            <w:r w:rsidDel="00000000" w:rsidR="00000000" w:rsidRPr="00000000">
              <w:rPr>
                <w:rFonts w:ascii="Arial" w:cs="Arial" w:eastAsia="Arial" w:hAnsi="Arial"/>
                <w:rtl w:val="0"/>
              </w:rPr>
              <w:t xml:space="preserve">).</w:t>
            </w:r>
          </w:p>
        </w:tc>
        <w:tc>
          <w:tcPr/>
          <w:p w:rsidR="00000000" w:rsidDel="00000000" w:rsidP="00000000" w:rsidRDefault="00000000" w:rsidRPr="00000000" w14:paraId="000014A5">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A6">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A7">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A8">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A9">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AA">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AB">
      <w:pPr>
        <w:jc w:val="left"/>
        <w:rPr>
          <w:rFonts w:ascii="Arial" w:cs="Arial" w:eastAsia="Arial" w:hAnsi="Arial"/>
        </w:rPr>
      </w:pPr>
      <w:r w:rsidDel="00000000" w:rsidR="00000000" w:rsidRPr="00000000">
        <w:rPr>
          <w:rtl w:val="0"/>
        </w:rPr>
      </w:r>
    </w:p>
    <w:p w:rsidR="00000000" w:rsidDel="00000000" w:rsidP="00000000" w:rsidRDefault="00000000" w:rsidRPr="00000000" w14:paraId="000014AC">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9.png"/>
            <a:graphic>
              <a:graphicData uri="http://schemas.openxmlformats.org/drawingml/2006/picture">
                <pic:pic>
                  <pic:nvPicPr>
                    <pic:cNvPr id="0" name="image9.png"/>
                    <pic:cNvPicPr preferRelativeResize="0"/>
                  </pic:nvPicPr>
                  <pic:blipFill>
                    <a:blip r:embed="rId95"/>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AD">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166"/>
        </w:sdtPr>
        <w:sdtContent>
          <w:commentRangeStart w:id="118"/>
        </w:sdtContent>
      </w:sdt>
      <w:r w:rsidDel="00000000" w:rsidR="00000000" w:rsidRPr="00000000">
        <w:rPr>
          <w:rFonts w:ascii="Arial" w:cs="Arial" w:eastAsia="Arial" w:hAnsi="Arial"/>
          <w:rtl w:val="0"/>
        </w:rPr>
        <w:t xml:space="preserve">The Server View of the Client State</w:t>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14AE">
      <w:pPr>
        <w:pStyle w:val="Heading3"/>
        <w:ind w:left="0" w:firstLine="0"/>
        <w:rPr/>
      </w:pPr>
      <w:bookmarkStart w:colFirst="0" w:colLast="0" w:name="_heading=h.qfa0p4gzzbmu" w:id="252"/>
      <w:bookmarkEnd w:id="252"/>
      <w:r w:rsidDel="00000000" w:rsidR="00000000" w:rsidRPr="00000000">
        <w:rPr>
          <w:rtl w:val="0"/>
        </w:rPr>
        <w:t xml:space="preserve">4.15.1 Gateway timers</w:t>
      </w:r>
    </w:p>
    <w:p w:rsidR="00000000" w:rsidDel="00000000" w:rsidP="00000000" w:rsidRDefault="00000000" w:rsidRPr="00000000" w14:paraId="000014AF">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B0">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B1">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B2">
      <w:pPr>
        <w:pStyle w:val="Heading2"/>
        <w:keepLines w:val="1"/>
        <w:spacing w:after="64" w:before="0" w:line="259" w:lineRule="auto"/>
        <w:ind w:left="0" w:firstLine="0"/>
        <w:rPr>
          <w:rFonts w:ascii="Arial" w:cs="Arial" w:eastAsia="Arial" w:hAnsi="Arial"/>
        </w:rPr>
      </w:pPr>
      <w:bookmarkStart w:colFirst="0" w:colLast="0" w:name="_heading=h.gtnh0h" w:id="253"/>
      <w:bookmarkEnd w:id="253"/>
      <w:r w:rsidDel="00000000" w:rsidR="00000000" w:rsidRPr="00000000">
        <w:rPr>
          <w:rFonts w:ascii="Arial" w:cs="Arial" w:eastAsia="Arial" w:hAnsi="Arial"/>
          <w:rtl w:val="0"/>
        </w:rPr>
        <w:t xml:space="preserve">4.16 Clean start</w:t>
      </w:r>
    </w:p>
    <w:p w:rsidR="00000000" w:rsidDel="00000000" w:rsidP="00000000" w:rsidRDefault="00000000" w:rsidRPr="00000000" w14:paraId="000014B3">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interval.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B4">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B5">
      <w:pPr>
        <w:numPr>
          <w:ilvl w:val="0"/>
          <w:numId w:val="42"/>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B6">
      <w:pPr>
        <w:numPr>
          <w:ilvl w:val="0"/>
          <w:numId w:val="42"/>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B7">
      <w:pPr>
        <w:numPr>
          <w:ilvl w:val="0"/>
          <w:numId w:val="42"/>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B8">
      <w:pPr>
        <w:numPr>
          <w:ilvl w:val="0"/>
          <w:numId w:val="42"/>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B9">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4BA">
      <w:pPr>
        <w:pStyle w:val="Heading2"/>
        <w:keepLines w:val="1"/>
        <w:spacing w:after="64" w:before="0" w:line="259" w:lineRule="auto"/>
        <w:ind w:left="0" w:firstLine="0"/>
        <w:rPr>
          <w:rFonts w:ascii="Arial" w:cs="Arial" w:eastAsia="Arial" w:hAnsi="Arial"/>
        </w:rPr>
      </w:pPr>
      <w:bookmarkStart w:colFirst="0" w:colLast="0" w:name="_heading=h.1fyl9w3" w:id="254"/>
      <w:bookmarkEnd w:id="254"/>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4BB">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4BC">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4BD">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4BE">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167"/>
        </w:sdtPr>
        <w:sdtContent>
          <w:commentRangeStart w:id="119"/>
        </w:sdtContent>
      </w:sdt>
      <w:sdt>
        <w:sdtPr>
          <w:tag w:val="goog_rdk_168"/>
        </w:sdtPr>
        <w:sdtContent>
          <w:commentRangeStart w:id="120"/>
        </w:sdtContent>
      </w:sdt>
      <w:sdt>
        <w:sdtPr>
          <w:tag w:val="goog_rdk_169"/>
        </w:sdtPr>
        <w:sdtContent>
          <w:commentRangeStart w:id="121"/>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19"/>
      <w:r w:rsidDel="00000000" w:rsidR="00000000" w:rsidRPr="00000000">
        <w:commentReference w:id="119"/>
      </w:r>
      <w:commentRangeEnd w:id="120"/>
      <w:r w:rsidDel="00000000" w:rsidR="00000000" w:rsidRPr="00000000">
        <w:commentReference w:id="120"/>
      </w:r>
      <w:commentRangeEnd w:id="121"/>
      <w:r w:rsidDel="00000000" w:rsidR="00000000" w:rsidRPr="00000000">
        <w:commentReference w:id="121"/>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4BF">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4C0">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4C1">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4C2">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4C3">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4C4">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C5">
      <w:pPr>
        <w:ind w:left="720" w:firstLine="0"/>
        <w:rPr>
          <w:rFonts w:ascii="Arial" w:cs="Arial" w:eastAsia="Arial" w:hAnsi="Arial"/>
        </w:rPr>
      </w:pPr>
      <w:sdt>
        <w:sdtPr>
          <w:tag w:val="goog_rdk_170"/>
        </w:sdtPr>
        <w:sdtContent>
          <w:commentRangeStart w:id="122"/>
        </w:sdtContent>
      </w:sdt>
      <w:sdt>
        <w:sdtPr>
          <w:tag w:val="goog_rdk_171"/>
        </w:sdtPr>
        <w:sdtContent>
          <w:commentRangeStart w:id="123"/>
        </w:sdtContent>
      </w:sdt>
      <w:sdt>
        <w:sdtPr>
          <w:tag w:val="goog_rdk_172"/>
        </w:sdtPr>
        <w:sdtContent>
          <w:commentRangeStart w:id="124"/>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22"/>
      <w:r w:rsidDel="00000000" w:rsidR="00000000" w:rsidRPr="00000000">
        <w:commentReference w:id="122"/>
      </w:r>
      <w:commentRangeEnd w:id="123"/>
      <w:r w:rsidDel="00000000" w:rsidR="00000000" w:rsidRPr="00000000">
        <w:commentReference w:id="123"/>
      </w:r>
      <w:commentRangeEnd w:id="124"/>
      <w:r w:rsidDel="00000000" w:rsidR="00000000" w:rsidRPr="00000000">
        <w:commentReference w:id="124"/>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4C6">
      <w:pPr>
        <w:pStyle w:val="Heading2"/>
        <w:ind w:left="0" w:firstLine="0"/>
        <w:rPr>
          <w:rFonts w:ascii="Arial" w:cs="Arial" w:eastAsia="Arial" w:hAnsi="Arial"/>
        </w:rPr>
      </w:pPr>
      <w:bookmarkStart w:colFirst="0" w:colLast="0" w:name="_heading=h.3zy8sjw" w:id="255"/>
      <w:bookmarkEnd w:id="255"/>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4C7">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4C8">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4C9">
      <w:pPr>
        <w:pStyle w:val="Heading2"/>
        <w:keepLines w:val="1"/>
        <w:spacing w:after="64" w:before="0" w:line="259" w:lineRule="auto"/>
        <w:ind w:left="0" w:firstLine="0"/>
        <w:rPr>
          <w:rFonts w:ascii="Arial" w:cs="Arial" w:eastAsia="Arial" w:hAnsi="Arial"/>
        </w:rPr>
      </w:pPr>
      <w:bookmarkStart w:colFirst="0" w:colLast="0" w:name="_heading=h.2f3j2rp" w:id="256"/>
      <w:bookmarkEnd w:id="256"/>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4C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4CB">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4CC">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4CD">
      <w:pPr>
        <w:pStyle w:val="Heading2"/>
        <w:keepLines w:val="1"/>
        <w:spacing w:after="64" w:before="0" w:line="259" w:lineRule="auto"/>
        <w:ind w:left="0" w:right="4" w:firstLine="0"/>
        <w:rPr>
          <w:rFonts w:ascii="Arial" w:cs="Arial" w:eastAsia="Arial" w:hAnsi="Arial"/>
        </w:rPr>
      </w:pPr>
      <w:bookmarkStart w:colFirst="0" w:colLast="0" w:name="_heading=h.u8tczi" w:id="257"/>
      <w:bookmarkEnd w:id="257"/>
      <w:r w:rsidDel="00000000" w:rsidR="00000000" w:rsidRPr="00000000">
        <w:rPr>
          <w:rFonts w:ascii="Arial" w:cs="Arial" w:eastAsia="Arial" w:hAnsi="Arial"/>
          <w:rtl w:val="0"/>
        </w:rPr>
        <w:t xml:space="preserve">4.20 Client’s Topic Subscribe/Unsubscribe Procedure</w:t>
      </w:r>
    </w:p>
    <w:p w:rsidR="00000000" w:rsidDel="00000000" w:rsidP="00000000" w:rsidRDefault="00000000" w:rsidRPr="00000000" w14:paraId="000014CE">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173"/>
        </w:sdtPr>
        <w:sdtContent>
          <w:commentRangeStart w:id="125"/>
        </w:sdtContent>
      </w:sdt>
      <w:r w:rsidDel="00000000" w:rsidR="00000000" w:rsidRPr="00000000">
        <w:rPr>
          <w:rFonts w:ascii="Arial" w:cs="Arial" w:eastAsia="Arial" w:hAnsi="Arial"/>
          <w:rtl w:val="0"/>
        </w:rPr>
        <w:t xml:space="preserve">name </w:t>
      </w:r>
      <w:commentRangeEnd w:id="125"/>
      <w:r w:rsidDel="00000000" w:rsidR="00000000" w:rsidRPr="00000000">
        <w:commentReference w:id="125"/>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174"/>
        </w:sdtPr>
        <w:sdtContent>
          <w:commentRangeStart w:id="126"/>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26"/>
      <w:r w:rsidDel="00000000" w:rsidR="00000000" w:rsidRPr="00000000">
        <w:commentReference w:id="126"/>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4C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4D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4D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4D2">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4D3">
      <w:pPr>
        <w:pStyle w:val="Heading2"/>
        <w:keepLines w:val="1"/>
        <w:spacing w:after="64" w:before="0" w:line="259" w:lineRule="auto"/>
        <w:ind w:left="0" w:firstLine="0"/>
        <w:rPr>
          <w:rFonts w:ascii="Arial" w:cs="Arial" w:eastAsia="Arial" w:hAnsi="Arial"/>
        </w:rPr>
      </w:pPr>
      <w:bookmarkStart w:colFirst="0" w:colLast="0" w:name="_heading=h.3e8gvnb" w:id="258"/>
      <w:bookmarkEnd w:id="258"/>
      <w:r w:rsidDel="00000000" w:rsidR="00000000" w:rsidRPr="00000000">
        <w:rPr>
          <w:rFonts w:ascii="Arial" w:cs="Arial" w:eastAsia="Arial" w:hAnsi="Arial"/>
          <w:rtl w:val="0"/>
        </w:rPr>
        <w:t xml:space="preserve">4.21 Client’s Publish Procedure</w:t>
      </w:r>
    </w:p>
    <w:p w:rsidR="00000000" w:rsidDel="00000000" w:rsidP="00000000" w:rsidRDefault="00000000" w:rsidRPr="00000000" w14:paraId="000014D4">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4D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4D6">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4D7">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4D8">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4D9">
      <w:pPr>
        <w:rPr>
          <w:rFonts w:ascii="Arial" w:cs="Arial" w:eastAsia="Arial" w:hAnsi="Arial"/>
        </w:rPr>
      </w:pPr>
      <w:sdt>
        <w:sdtPr>
          <w:tag w:val="goog_rdk_175"/>
        </w:sdtPr>
        <w:sdtContent>
          <w:commentRangeStart w:id="127"/>
        </w:sdtContent>
      </w:sdt>
      <w:sdt>
        <w:sdtPr>
          <w:tag w:val="goog_rdk_176"/>
        </w:sdtPr>
        <w:sdtContent>
          <w:commentRangeStart w:id="128"/>
        </w:sdtContent>
      </w:sdt>
      <w:r w:rsidDel="00000000" w:rsidR="00000000" w:rsidRPr="00000000">
        <w:rPr>
          <w:rFonts w:ascii="Arial" w:cs="Arial" w:eastAsia="Arial" w:hAnsi="Arial"/>
          <w:rtl w:val="0"/>
        </w:rPr>
        <w:t xml:space="preserve">A Client or Gateway processes a single outbound QoS 1 or QoS 2 message at a time</w:t>
      </w:r>
      <w:commentRangeEnd w:id="127"/>
      <w:r w:rsidDel="00000000" w:rsidR="00000000" w:rsidRPr="00000000">
        <w:commentReference w:id="127"/>
      </w:r>
      <w:commentRangeEnd w:id="128"/>
      <w:r w:rsidDel="00000000" w:rsidR="00000000" w:rsidRPr="00000000">
        <w:commentReference w:id="128"/>
      </w:r>
      <w:r w:rsidDel="00000000" w:rsidR="00000000" w:rsidRPr="00000000">
        <w:rPr>
          <w:rFonts w:ascii="Arial" w:cs="Arial" w:eastAsia="Arial" w:hAnsi="Arial"/>
          <w:rtl w:val="0"/>
        </w:rPr>
        <w:t xml:space="preserve">.</w:t>
      </w:r>
    </w:p>
    <w:p w:rsidR="00000000" w:rsidDel="00000000" w:rsidP="00000000" w:rsidRDefault="00000000" w:rsidRPr="00000000" w14:paraId="000014DA">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4DB">
      <w:pPr>
        <w:rPr>
          <w:rFonts w:ascii="Arial" w:cs="Arial" w:eastAsia="Arial" w:hAnsi="Arial"/>
          <w:highlight w:val="yellow"/>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[MQTT-SN-???]</w:t>
      </w:r>
    </w:p>
    <w:p w:rsidR="00000000" w:rsidDel="00000000" w:rsidP="00000000" w:rsidRDefault="00000000" w:rsidRPr="00000000" w14:paraId="000014DC">
      <w:pPr>
        <w:pStyle w:val="Heading2"/>
        <w:keepLines w:val="1"/>
        <w:spacing w:after="64" w:before="0" w:line="259" w:lineRule="auto"/>
        <w:ind w:left="0" w:firstLine="0"/>
        <w:rPr>
          <w:rFonts w:ascii="Arial" w:cs="Arial" w:eastAsia="Arial" w:hAnsi="Arial"/>
        </w:rPr>
      </w:pPr>
      <w:bookmarkStart w:colFirst="0" w:colLast="0" w:name="_heading=h.1tdr5v4" w:id="259"/>
      <w:bookmarkEnd w:id="259"/>
      <w:r w:rsidDel="00000000" w:rsidR="00000000" w:rsidRPr="00000000">
        <w:rPr>
          <w:rFonts w:ascii="Arial" w:cs="Arial" w:eastAsia="Arial" w:hAnsi="Arial"/>
          <w:rtl w:val="0"/>
        </w:rPr>
        <w:t xml:space="preserve">4.22 Gateway’s Publish Procedure</w:t>
      </w:r>
    </w:p>
    <w:p w:rsidR="00000000" w:rsidDel="00000000" w:rsidP="00000000" w:rsidRDefault="00000000" w:rsidRPr="00000000" w14:paraId="000014DD">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client’s PUBLISH procedure described in </w:t>
      </w:r>
      <w:sdt>
        <w:sdtPr>
          <w:tag w:val="goog_rdk_177"/>
        </w:sdtPr>
        <w:sdtContent>
          <w:commentRangeStart w:id="129"/>
        </w:sdtContent>
      </w:sdt>
      <w:r w:rsidDel="00000000" w:rsidR="00000000" w:rsidRPr="00000000">
        <w:rPr>
          <w:rFonts w:ascii="Arial" w:cs="Arial" w:eastAsia="Arial" w:hAnsi="Arial"/>
          <w:rtl w:val="0"/>
        </w:rPr>
        <w:t xml:space="preserve">Section 3.14</w:t>
      </w:r>
      <w:commentRangeEnd w:id="129"/>
      <w:r w:rsidDel="00000000" w:rsidR="00000000" w:rsidRPr="00000000">
        <w:commentReference w:id="129"/>
      </w:r>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4D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4D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4E0">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4E1">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4E2">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4E3">
      <w:pPr>
        <w:pStyle w:val="Heading2"/>
        <w:keepLines w:val="1"/>
        <w:spacing w:after="64" w:before="0" w:line="259" w:lineRule="auto"/>
        <w:ind w:left="0" w:firstLine="0"/>
        <w:rPr>
          <w:rFonts w:ascii="Arial" w:cs="Arial" w:eastAsia="Arial" w:hAnsi="Arial"/>
        </w:rPr>
      </w:pPr>
      <w:bookmarkStart w:colFirst="0" w:colLast="0" w:name="_heading=h.4ddeoix" w:id="260"/>
      <w:bookmarkEnd w:id="260"/>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4E4">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4E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178"/>
        </w:sdtPr>
        <w:sdtContent>
          <w:ins w:author="davide.lenzarini@u-blox.com" w:id="18" w:date="2024-03-20T08:48:04Z"/>
          <w:sdt>
            <w:sdtPr>
              <w:tag w:val="goog_rdk_179"/>
            </w:sdtPr>
            <w:sdtContent>
              <w:commentRangeStart w:id="130"/>
            </w:sdtContent>
          </w:sdt>
          <w:ins w:author="davide.lenzarini@u-blox.com" w:id="18" w:date="2024-03-20T08:48:04Z">
            <w:sdt>
              <w:sdtPr>
                <w:tag w:val="goog_rdk_180"/>
              </w:sdtPr>
              <w:sdtContent>
                <w:commentRangeStart w:id="131"/>
              </w:sdtContent>
            </w:sdt>
            <w:r w:rsidDel="00000000" w:rsidR="00000000" w:rsidRPr="00000000">
              <w:rPr>
                <w:rFonts w:ascii="Arial" w:cs="Arial" w:eastAsia="Arial" w:hAnsi="Arial"/>
                <w:rtl w:val="0"/>
              </w:rPr>
              <w:t xml:space="preserve">virtually </w:t>
            </w:r>
          </w:ins>
        </w:sdtContent>
      </w:sdt>
      <w:commentRangeEnd w:id="130"/>
      <w:r w:rsidDel="00000000" w:rsidR="00000000" w:rsidRPr="00000000">
        <w:commentReference w:id="130"/>
      </w:r>
      <w:commentRangeEnd w:id="131"/>
      <w:r w:rsidDel="00000000" w:rsidR="00000000" w:rsidRPr="00000000">
        <w:commentReference w:id="131"/>
      </w:r>
      <w:r w:rsidDel="00000000" w:rsidR="00000000" w:rsidRPr="00000000">
        <w:rPr>
          <w:rFonts w:ascii="Arial" w:cs="Arial" w:eastAsia="Arial" w:hAnsi="Arial"/>
          <w:rtl w:val="0"/>
        </w:rPr>
        <w:t xml:space="preserve">connected. </w:t>
      </w:r>
      <w:sdt>
        <w:sdtPr>
          <w:tag w:val="goog_rdk_181"/>
        </w:sdtPr>
        <w:sdtContent>
          <w:commentRangeStart w:id="132"/>
        </w:sdtContent>
      </w:sdt>
      <w:r w:rsidDel="00000000" w:rsidR="00000000" w:rsidRPr="00000000">
        <w:rPr>
          <w:rFonts w:ascii="Arial" w:cs="Arial" w:eastAsia="Arial" w:hAnsi="Arial"/>
          <w:rtl w:val="0"/>
        </w:rPr>
        <w:t xml:space="preserve">Otherwise, the received PINGREQ packet is ignored.</w:t>
      </w:r>
      <w:commentRangeEnd w:id="132"/>
      <w:r w:rsidDel="00000000" w:rsidR="00000000" w:rsidRPr="00000000">
        <w:commentReference w:id="132"/>
      </w:r>
      <w:r w:rsidDel="00000000" w:rsidR="00000000" w:rsidRPr="00000000">
        <w:rPr>
          <w:rtl w:val="0"/>
        </w:rPr>
      </w:r>
    </w:p>
    <w:p w:rsidR="00000000" w:rsidDel="00000000" w:rsidP="00000000" w:rsidRDefault="00000000" w:rsidRPr="00000000" w14:paraId="000014E6">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4E7">
      <w:pPr>
        <w:pStyle w:val="Heading2"/>
        <w:keepLines w:val="1"/>
        <w:spacing w:after="64" w:before="0" w:line="259" w:lineRule="auto"/>
        <w:ind w:left="0" w:right="4" w:firstLine="0"/>
        <w:rPr>
          <w:rFonts w:ascii="Arial" w:cs="Arial" w:eastAsia="Arial" w:hAnsi="Arial"/>
        </w:rPr>
      </w:pPr>
      <w:bookmarkStart w:colFirst="0" w:colLast="0" w:name="_heading=h.2sioyqq" w:id="261"/>
      <w:bookmarkEnd w:id="261"/>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4E8">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establish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4E9">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r w:rsidDel="00000000" w:rsidR="00000000" w:rsidRPr="00000000">
        <w:rPr>
          <w:rtl w:val="0"/>
        </w:rPr>
      </w:r>
    </w:p>
    <w:p w:rsidR="00000000" w:rsidDel="00000000" w:rsidP="00000000" w:rsidRDefault="00000000" w:rsidRPr="00000000" w14:paraId="000014EA">
      <w:pPr>
        <w:pStyle w:val="Heading2"/>
        <w:keepLines w:val="1"/>
        <w:spacing w:after="94" w:before="0" w:line="259" w:lineRule="auto"/>
        <w:ind w:left="0" w:firstLine="0"/>
        <w:rPr>
          <w:rFonts w:ascii="Arial" w:cs="Arial" w:eastAsia="Arial" w:hAnsi="Arial"/>
        </w:rPr>
      </w:pPr>
      <w:bookmarkStart w:colFirst="0" w:colLast="0" w:name="_heading=h.3rnmrmc" w:id="262"/>
      <w:bookmarkEnd w:id="262"/>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4EB">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4EC">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4ED">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4EE">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EF">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4F0">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4F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182"/>
        </w:sdtPr>
        <w:sdtContent>
          <w:commentRangeStart w:id="133"/>
        </w:sdtContent>
      </w:sdt>
      <w:r w:rsidDel="00000000" w:rsidR="00000000" w:rsidRPr="00000000">
        <w:rPr>
          <w:rFonts w:ascii="Arial" w:cs="Arial" w:eastAsia="Arial" w:hAnsi="Arial"/>
          <w:color w:val="000000"/>
          <w:rtl w:val="0"/>
        </w:rPr>
        <w:t xml:space="preserve">the gateway detects a timeout in the delivery,</w:t>
      </w:r>
      <w:commentRangeEnd w:id="133"/>
      <w:r w:rsidDel="00000000" w:rsidR="00000000" w:rsidRPr="00000000">
        <w:commentReference w:id="133"/>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4F2">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4F3">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183"/>
        </w:sdtPr>
        <w:sdtContent>
          <w:commentRangeStart w:id="134"/>
        </w:sdtContent>
      </w:sdt>
      <w:r w:rsidDel="00000000" w:rsidR="00000000" w:rsidRPr="00000000">
        <w:rPr>
          <w:rFonts w:ascii="Arial" w:cs="Arial" w:eastAsia="Arial" w:hAnsi="Arial"/>
          <w:rtl w:val="0"/>
        </w:rPr>
        <w:t xml:space="preserve">3.18</w:t>
      </w:r>
      <w:commentRangeEnd w:id="134"/>
      <w:r w:rsidDel="00000000" w:rsidR="00000000" w:rsidRPr="00000000">
        <w:commentReference w:id="134"/>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184"/>
        </w:sdtPr>
        <w:sdtContent>
          <w:r w:rsidDel="00000000" w:rsidR="00000000" w:rsidRPr="00000000">
            <w:rPr>
              <w:rFonts w:ascii="Arial" w:cs="Arial" w:eastAsia="Arial" w:hAnsi="Arial"/>
              <w:color w:val="000000"/>
              <w:vertAlign w:val="subscript"/>
              <w:rtl w:val="0"/>
              <w:rPrChange w:author="davide.lenzarini@u-blox.com" w:id="19"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185"/>
        </w:sdtPr>
        <w:sdtContent>
          <w:commentRangeStart w:id="135"/>
        </w:sdtContent>
      </w:sdt>
      <w:r w:rsidDel="00000000" w:rsidR="00000000" w:rsidRPr="00000000">
        <w:rPr>
          <w:rFonts w:ascii="Arial" w:cs="Arial" w:eastAsia="Arial" w:hAnsi="Arial"/>
          <w:color w:val="000000"/>
          <w:rtl w:val="0"/>
        </w:rPr>
        <w:t xml:space="preserve">receives </w:t>
      </w:r>
      <w:commentRangeEnd w:id="135"/>
      <w:r w:rsidDel="00000000" w:rsidR="00000000" w:rsidRPr="00000000">
        <w:commentReference w:id="135"/>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186"/>
        </w:sdtPr>
        <w:sdtContent>
          <w:commentRangeStart w:id="136"/>
        </w:sdtContent>
      </w:sdt>
      <w:r w:rsidDel="00000000" w:rsidR="00000000" w:rsidRPr="00000000">
        <w:rPr>
          <w:rFonts w:ascii="Arial" w:cs="Arial" w:eastAsia="Arial" w:hAnsi="Arial"/>
          <w:color w:val="000000"/>
          <w:rtl w:val="0"/>
        </w:rPr>
        <w:t xml:space="preserve">PINGRESP</w:t>
      </w:r>
      <w:commentRangeEnd w:id="136"/>
      <w:r w:rsidDel="00000000" w:rsidR="00000000" w:rsidRPr="00000000">
        <w:commentReference w:id="136"/>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187"/>
        </w:sdtPr>
        <w:sdtContent>
          <w:r w:rsidDel="00000000" w:rsidR="00000000" w:rsidRPr="00000000">
            <w:rPr>
              <w:rFonts w:ascii="Arial" w:cs="Arial" w:eastAsia="Arial" w:hAnsi="Arial"/>
              <w:color w:val="000000"/>
              <w:vertAlign w:val="subscript"/>
              <w:rtl w:val="0"/>
              <w:rPrChange w:author="davide.lenzarini@u-blox.com" w:id="20"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188"/>
        </w:sdtPr>
        <w:sdtContent>
          <w:r w:rsidDel="00000000" w:rsidR="00000000" w:rsidRPr="00000000">
            <w:rPr>
              <w:rFonts w:ascii="Arial" w:cs="Arial" w:eastAsia="Arial" w:hAnsi="Arial"/>
              <w:color w:val="000000"/>
              <w:vertAlign w:val="subscript"/>
              <w:rtl w:val="0"/>
              <w:rPrChange w:author="davide.lenzarini@u-blox.com" w:id="21"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F4">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189"/>
        </w:sdtPr>
        <w:sdtContent>
          <w:commentRangeStart w:id="137"/>
        </w:sdtContent>
      </w:sdt>
      <w:sdt>
        <w:sdtPr>
          <w:tag w:val="goog_rdk_190"/>
        </w:sdtPr>
        <w:sdtContent>
          <w:commentRangeStart w:id="138"/>
        </w:sdtContent>
      </w:sdt>
      <w:sdt>
        <w:sdtPr>
          <w:tag w:val="goog_rdk_191"/>
        </w:sdtPr>
        <w:sdtContent>
          <w:commentRangeStart w:id="139"/>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37"/>
      <w:r w:rsidDel="00000000" w:rsidR="00000000" w:rsidRPr="00000000">
        <w:commentReference w:id="137"/>
      </w:r>
      <w:commentRangeEnd w:id="138"/>
      <w:r w:rsidDel="00000000" w:rsidR="00000000" w:rsidRPr="00000000">
        <w:commentReference w:id="138"/>
      </w:r>
      <w:commentRangeEnd w:id="139"/>
      <w:r w:rsidDel="00000000" w:rsidR="00000000" w:rsidRPr="00000000">
        <w:commentReference w:id="139"/>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F5">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4F6">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4F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192"/>
        </w:sdtPr>
        <w:sdtContent>
          <w:commentRangeStart w:id="140"/>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40"/>
      <w:r w:rsidDel="00000000" w:rsidR="00000000" w:rsidRPr="00000000">
        <w:commentReference w:id="140"/>
      </w:r>
      <w:r w:rsidDel="00000000" w:rsidR="00000000" w:rsidRPr="00000000">
        <w:rPr>
          <w:rFonts w:ascii="Arial" w:cs="Arial" w:eastAsia="Arial" w:hAnsi="Arial"/>
          <w:color w:val="000000"/>
          <w:highlight w:val="yellow"/>
          <w:rtl w:val="0"/>
        </w:rPr>
        <w:t xml:space="preserve">.</w:t>
      </w:r>
      <w:sdt>
        <w:sdtPr>
          <w:tag w:val="goog_rdk_193"/>
        </w:sdtPr>
        <w:sdtContent>
          <w:commentRangeStart w:id="141"/>
        </w:sdtContent>
      </w:sdt>
      <w:r w:rsidDel="00000000" w:rsidR="00000000" w:rsidRPr="00000000">
        <w:rPr>
          <w:rFonts w:ascii="Arial" w:cs="Arial" w:eastAsia="Arial" w:hAnsi="Arial"/>
          <w:color w:val="000000"/>
          <w:highlight w:val="yellow"/>
          <w:rtl w:val="0"/>
        </w:rPr>
        <w:t xml:space="preserve"> </w:t>
      </w:r>
      <w:sdt>
        <w:sdtPr>
          <w:tag w:val="goog_rdk_194"/>
        </w:sdtPr>
        <w:sdtContent>
          <w:commentRangeStart w:id="142"/>
        </w:sdtContent>
      </w:sdt>
      <w:sdt>
        <w:sdtPr>
          <w:tag w:val="goog_rdk_195"/>
        </w:sdtPr>
        <w:sdtContent>
          <w:commentRangeStart w:id="143"/>
        </w:sdtContent>
      </w:sdt>
      <w:sdt>
        <w:sdtPr>
          <w:tag w:val="goog_rdk_196"/>
        </w:sdtPr>
        <w:sdtContent>
          <w:commentRangeStart w:id="144"/>
        </w:sdtContent>
      </w:sdt>
      <w:sdt>
        <w:sdtPr>
          <w:tag w:val="goog_rdk_197"/>
        </w:sdtPr>
        <w:sdtContent>
          <w:commentRangeStart w:id="145"/>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42"/>
      <w:r w:rsidDel="00000000" w:rsidR="00000000" w:rsidRPr="00000000">
        <w:commentReference w:id="142"/>
      </w:r>
      <w:commentRangeEnd w:id="143"/>
      <w:r w:rsidDel="00000000" w:rsidR="00000000" w:rsidRPr="00000000">
        <w:commentReference w:id="143"/>
      </w:r>
      <w:commentRangeEnd w:id="144"/>
      <w:r w:rsidDel="00000000" w:rsidR="00000000" w:rsidRPr="00000000">
        <w:commentReference w:id="144"/>
      </w:r>
      <w:commentRangeEnd w:id="145"/>
      <w:r w:rsidDel="00000000" w:rsidR="00000000" w:rsidRPr="00000000">
        <w:commentReference w:id="145"/>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141"/>
      <w:r w:rsidDel="00000000" w:rsidR="00000000" w:rsidRPr="00000000">
        <w:commentReference w:id="141"/>
      </w:r>
      <w:r w:rsidDel="00000000" w:rsidR="00000000" w:rsidRPr="00000000">
        <w:rPr>
          <w:rtl w:val="0"/>
        </w:rPr>
      </w:r>
    </w:p>
    <w:p w:rsidR="00000000" w:rsidDel="00000000" w:rsidP="00000000" w:rsidRDefault="00000000" w:rsidRPr="00000000" w14:paraId="000014F8">
      <w:pPr>
        <w:rPr>
          <w:rFonts w:ascii="Arial" w:cs="Arial" w:eastAsia="Arial" w:hAnsi="Arial"/>
          <w:color w:val="000000"/>
        </w:rPr>
      </w:pPr>
      <w:r w:rsidDel="00000000" w:rsidR="00000000" w:rsidRPr="00000000">
        <w:rPr>
          <w:rtl w:val="0"/>
        </w:rPr>
      </w:r>
    </w:p>
    <w:p w:rsidR="00000000" w:rsidDel="00000000" w:rsidP="00000000" w:rsidRDefault="00000000" w:rsidRPr="00000000" w14:paraId="000014F9">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4FA">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4FB">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10.png"/>
            <a:graphic>
              <a:graphicData uri="http://schemas.openxmlformats.org/drawingml/2006/picture">
                <pic:pic>
                  <pic:nvPicPr>
                    <pic:cNvPr id="0" name="image10.png"/>
                    <pic:cNvPicPr preferRelativeResize="0"/>
                  </pic:nvPicPr>
                  <pic:blipFill>
                    <a:blip r:embed="rId96"/>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4FC">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198"/>
        </w:sdtPr>
        <w:sdtContent>
          <w:commentRangeStart w:id="146"/>
        </w:sdtContent>
      </w:sdt>
      <w:r w:rsidDel="00000000" w:rsidR="00000000" w:rsidRPr="00000000">
        <w:rPr>
          <w:rFonts w:ascii="Arial" w:cs="Arial" w:eastAsia="Arial" w:hAnsi="Arial"/>
          <w:rtl w:val="0"/>
        </w:rPr>
        <w:t xml:space="preserve">Awake ping packet flush</w:t>
      </w:r>
      <w:commentRangeEnd w:id="146"/>
      <w:r w:rsidDel="00000000" w:rsidR="00000000" w:rsidRPr="00000000">
        <w:commentReference w:id="146"/>
      </w:r>
      <w:r w:rsidDel="00000000" w:rsidR="00000000" w:rsidRPr="00000000">
        <w:rPr>
          <w:rtl w:val="0"/>
        </w:rPr>
      </w:r>
    </w:p>
    <w:p w:rsidR="00000000" w:rsidDel="00000000" w:rsidP="00000000" w:rsidRDefault="00000000" w:rsidRPr="00000000" w14:paraId="000014FD">
      <w:pPr>
        <w:pStyle w:val="Heading2"/>
        <w:ind w:left="0" w:firstLine="0"/>
        <w:rPr>
          <w:rFonts w:ascii="Arial" w:cs="Arial" w:eastAsia="Arial" w:hAnsi="Arial"/>
        </w:rPr>
      </w:pPr>
      <w:bookmarkStart w:colFirst="0" w:colLast="0" w:name="_heading=h.ly7c1y" w:id="263"/>
      <w:bookmarkEnd w:id="263"/>
      <w:r w:rsidDel="00000000" w:rsidR="00000000" w:rsidRPr="00000000">
        <w:rPr>
          <w:rFonts w:ascii="Arial" w:cs="Arial" w:eastAsia="Arial" w:hAnsi="Arial"/>
          <w:rtl w:val="0"/>
        </w:rPr>
        <w:t xml:space="preserve">4.26 Retained Messages</w:t>
      </w:r>
    </w:p>
    <w:p w:rsidR="00000000" w:rsidDel="00000000" w:rsidP="00000000" w:rsidRDefault="00000000" w:rsidRPr="00000000" w14:paraId="000014FE">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[MQTT-3.3.1-5]</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Payload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[MQTT-3.3.1-6]</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[MQTT-3.3.1-7]</w:t>
      </w:r>
      <w:r w:rsidDel="00000000" w:rsidR="00000000" w:rsidRPr="00000000">
        <w:rPr>
          <w:rFonts w:ascii="Arial" w:cs="Arial" w:eastAsia="Arial" w:hAnsi="Arial"/>
          <w:rtl w:val="0"/>
        </w:rPr>
        <w:t xml:space="preserve">.</w:t>
      </w:r>
    </w:p>
    <w:p w:rsidR="00000000" w:rsidDel="00000000" w:rsidP="00000000" w:rsidRDefault="00000000" w:rsidRPr="00000000" w14:paraId="000014FF">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[MQTT-3.3.1-8]</w:t>
      </w:r>
      <w:r w:rsidDel="00000000" w:rsidR="00000000" w:rsidRPr="00000000">
        <w:rPr>
          <w:rFonts w:ascii="Arial" w:cs="Arial" w:eastAsia="Arial" w:hAnsi="Arial"/>
          <w:rtl w:val="0"/>
        </w:rPr>
        <w:t xml:space="preserve">.</w:t>
      </w:r>
    </w:p>
    <w:p w:rsidR="00000000" w:rsidDel="00000000" w:rsidP="00000000" w:rsidRDefault="00000000" w:rsidRPr="00000000" w14:paraId="0000150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Subscription Option. These messages are sent with the RETAIN flag set to 1. Which retained messages are sent is controlled by the Retain Handling Subscription Option. At the time of the Subscription:</w:t>
      </w:r>
    </w:p>
    <w:p w:rsidR="00000000" w:rsidDel="00000000" w:rsidP="00000000" w:rsidRDefault="00000000" w:rsidRPr="00000000" w14:paraId="00001501">
      <w:pPr>
        <w:numPr>
          <w:ilvl w:val="0"/>
          <w:numId w:val="25"/>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[MQTT-3.3.1-9]</w:t>
      </w:r>
      <w:r w:rsidDel="00000000" w:rsidR="00000000" w:rsidRPr="00000000">
        <w:rPr>
          <w:rFonts w:ascii="Arial" w:cs="Arial" w:eastAsia="Arial" w:hAnsi="Arial"/>
          <w:rtl w:val="0"/>
        </w:rPr>
        <w:t xml:space="preserve">.</w:t>
      </w:r>
    </w:p>
    <w:p w:rsidR="00000000" w:rsidDel="00000000" w:rsidP="00000000" w:rsidRDefault="00000000" w:rsidRPr="00000000" w14:paraId="00001502">
      <w:pPr>
        <w:numPr>
          <w:ilvl w:val="0"/>
          <w:numId w:val="25"/>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[MQTT-3.3.1-10]</w:t>
      </w:r>
      <w:r w:rsidDel="00000000" w:rsidR="00000000" w:rsidRPr="00000000">
        <w:rPr>
          <w:rFonts w:ascii="Arial" w:cs="Arial" w:eastAsia="Arial" w:hAnsi="Arial"/>
          <w:rtl w:val="0"/>
        </w:rPr>
        <w:t xml:space="preserve">.</w:t>
      </w:r>
    </w:p>
    <w:p w:rsidR="00000000" w:rsidDel="00000000" w:rsidP="00000000" w:rsidRDefault="00000000" w:rsidRPr="00000000" w14:paraId="00001503">
      <w:pPr>
        <w:numPr>
          <w:ilvl w:val="0"/>
          <w:numId w:val="25"/>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[MQTT-3.3.1-11]</w:t>
      </w:r>
      <w:r w:rsidDel="00000000" w:rsidR="00000000" w:rsidRPr="00000000">
        <w:rPr>
          <w:rFonts w:ascii="Arial" w:cs="Arial" w:eastAsia="Arial" w:hAnsi="Arial"/>
          <w:rtl w:val="0"/>
        </w:rPr>
        <w:t xml:space="preserve">.</w:t>
      </w:r>
    </w:p>
    <w:p w:rsidR="00000000" w:rsidDel="00000000" w:rsidP="00000000" w:rsidRDefault="00000000" w:rsidRPr="00000000" w14:paraId="0000150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Options.</w:t>
      </w:r>
    </w:p>
    <w:p w:rsidR="00000000" w:rsidDel="00000000" w:rsidP="00000000" w:rsidRDefault="00000000" w:rsidRPr="00000000" w14:paraId="00001505">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150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Options.</w:t>
      </w:r>
    </w:p>
    <w:p w:rsidR="00000000" w:rsidDel="00000000" w:rsidP="00000000" w:rsidRDefault="00000000" w:rsidRPr="00000000" w14:paraId="00001507">
      <w:pPr>
        <w:numPr>
          <w:ilvl w:val="0"/>
          <w:numId w:val="19"/>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[MQTT-3.3.1-12]</w:t>
      </w:r>
      <w:r w:rsidDel="00000000" w:rsidR="00000000" w:rsidRPr="00000000">
        <w:rPr>
          <w:rFonts w:ascii="Arial" w:cs="Arial" w:eastAsia="Arial" w:hAnsi="Arial"/>
          <w:rtl w:val="0"/>
        </w:rPr>
        <w:t xml:space="preserve">.</w:t>
      </w:r>
    </w:p>
    <w:p w:rsidR="00000000" w:rsidDel="00000000" w:rsidP="00000000" w:rsidRDefault="00000000" w:rsidRPr="00000000" w14:paraId="00001508">
      <w:pPr>
        <w:numPr>
          <w:ilvl w:val="0"/>
          <w:numId w:val="19"/>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[MQTT-3.3.1-13]</w:t>
      </w:r>
      <w:r w:rsidDel="00000000" w:rsidR="00000000" w:rsidRPr="00000000">
        <w:rPr>
          <w:rFonts w:ascii="Arial" w:cs="Arial" w:eastAsia="Arial" w:hAnsi="Arial"/>
          <w:rtl w:val="0"/>
        </w:rPr>
        <w:t xml:space="preserve">.</w:t>
      </w:r>
    </w:p>
    <w:p w:rsidR="00000000" w:rsidDel="00000000" w:rsidP="00000000" w:rsidRDefault="00000000" w:rsidRPr="00000000" w14:paraId="00001509">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0A">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150B">
      <w:pPr>
        <w:pStyle w:val="Heading2"/>
        <w:ind w:left="0" w:firstLine="0"/>
        <w:rPr>
          <w:rFonts w:ascii="Arial" w:cs="Arial" w:eastAsia="Arial" w:hAnsi="Arial"/>
        </w:rPr>
      </w:pPr>
      <w:bookmarkStart w:colFirst="0" w:colLast="0" w:name="_heading=h.mo7ahow0t2fa" w:id="264"/>
      <w:bookmarkEnd w:id="264"/>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50C">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50D">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50E">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50F">
      <w:pPr>
        <w:pStyle w:val="Heading1"/>
        <w:ind w:left="0" w:firstLine="0"/>
        <w:rPr>
          <w:rFonts w:ascii="Arial" w:cs="Arial" w:eastAsia="Arial" w:hAnsi="Arial"/>
        </w:rPr>
      </w:pPr>
      <w:bookmarkStart w:colFirst="0" w:colLast="0" w:name="_heading=h.ao41zqqg0txn" w:id="265"/>
      <w:bookmarkEnd w:id="265"/>
      <w:r w:rsidDel="00000000" w:rsidR="00000000" w:rsidRPr="00000000">
        <w:rPr>
          <w:rFonts w:ascii="Arial" w:cs="Arial" w:eastAsia="Arial" w:hAnsi="Arial"/>
          <w:rtl w:val="0"/>
        </w:rPr>
        <w:t xml:space="preserve">5 Security (Informative)</w:t>
      </w:r>
    </w:p>
    <w:p w:rsidR="00000000" w:rsidDel="00000000" w:rsidP="00000000" w:rsidRDefault="00000000" w:rsidRPr="00000000" w14:paraId="00001510">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511">
      <w:pPr>
        <w:numPr>
          <w:ilvl w:val="0"/>
          <w:numId w:val="32"/>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512">
      <w:pPr>
        <w:numPr>
          <w:ilvl w:val="1"/>
          <w:numId w:val="32"/>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513">
      <w:pPr>
        <w:numPr>
          <w:ilvl w:val="1"/>
          <w:numId w:val="32"/>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514">
      <w:pPr>
        <w:numPr>
          <w:ilvl w:val="1"/>
          <w:numId w:val="32"/>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515">
      <w:pPr>
        <w:numPr>
          <w:ilvl w:val="1"/>
          <w:numId w:val="32"/>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516">
      <w:pPr>
        <w:pStyle w:val="Heading2"/>
        <w:ind w:left="0" w:firstLine="0"/>
        <w:rPr/>
      </w:pPr>
      <w:bookmarkStart w:colFirst="0" w:colLast="0" w:name="_heading=h.l3biudxg4em6" w:id="266"/>
      <w:bookmarkEnd w:id="266"/>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517">
      <w:pPr>
        <w:pStyle w:val="Heading1"/>
        <w:ind w:left="0" w:firstLine="0"/>
        <w:rPr>
          <w:rFonts w:ascii="Arial" w:cs="Arial" w:eastAsia="Arial" w:hAnsi="Arial"/>
        </w:rPr>
      </w:pPr>
      <w:bookmarkStart w:colFirst="0" w:colLast="0" w:name="_heading=h.2k82xt6" w:id="267"/>
      <w:bookmarkEnd w:id="267"/>
      <w:r w:rsidDel="00000000" w:rsidR="00000000" w:rsidRPr="00000000">
        <w:rPr>
          <w:rFonts w:ascii="Arial" w:cs="Arial" w:eastAsia="Arial" w:hAnsi="Arial"/>
          <w:rtl w:val="0"/>
        </w:rPr>
        <w:t xml:space="preserve">6 Conformance</w:t>
      </w:r>
    </w:p>
    <w:p w:rsidR="00000000" w:rsidDel="00000000" w:rsidP="00000000" w:rsidRDefault="00000000" w:rsidRPr="00000000" w14:paraId="00001518">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97">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519">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98">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1A">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99">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1B">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51C">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68"/>
      <w:bookmarkEnd w:id="268"/>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51D">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51E">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51F">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520">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2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52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2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52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52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2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52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28">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52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52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2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52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2D">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52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52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53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532">
      <w:pPr>
        <w:spacing w:after="40" w:before="40" w:lineRule="auto"/>
        <w:rPr>
          <w:rFonts w:ascii="Arial" w:cs="Arial" w:eastAsia="Arial" w:hAnsi="Arial"/>
          <w:highlight w:val="yellow"/>
        </w:rPr>
      </w:pPr>
      <w:hyperlink r:id="rId100">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3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101">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3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535">
      <w:pPr>
        <w:spacing w:after="40" w:before="40" w:lineRule="auto"/>
        <w:rPr>
          <w:rFonts w:ascii="Arial" w:cs="Arial" w:eastAsia="Arial" w:hAnsi="Arial"/>
          <w:highlight w:val="yellow"/>
        </w:rPr>
      </w:pPr>
      <w:hyperlink r:id="rId102">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3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537">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8">
      <w:pPr>
        <w:pStyle w:val="Heading2"/>
        <w:spacing w:after="120" w:before="240" w:lineRule="auto"/>
        <w:ind w:left="0" w:firstLine="0"/>
        <w:rPr/>
      </w:pPr>
      <w:bookmarkStart w:colFirst="0" w:colLast="0" w:name="_heading=h.2pjpzxrro3v8" w:id="269"/>
      <w:bookmarkEnd w:id="269"/>
      <w:r w:rsidDel="00000000" w:rsidR="00000000" w:rsidRPr="00000000">
        <w:rPr>
          <w:rtl w:val="0"/>
        </w:rPr>
        <w:t xml:space="preserve">A.1 Normative References</w:t>
      </w:r>
    </w:p>
    <w:p w:rsidR="00000000" w:rsidDel="00000000" w:rsidP="00000000" w:rsidRDefault="00000000" w:rsidRPr="00000000" w14:paraId="00001539">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53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53C">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103">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3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53E">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104">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3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41">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42">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543">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44">
      <w:pPr>
        <w:rPr>
          <w:rFonts w:ascii="Arial" w:cs="Arial" w:eastAsia="Arial" w:hAnsi="Arial"/>
          <w:color w:val="0000ee"/>
        </w:rPr>
      </w:pPr>
      <w:hyperlink r:id="rId105">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45">
      <w:pPr>
        <w:rPr>
          <w:rFonts w:ascii="Arial" w:cs="Arial" w:eastAsia="Arial" w:hAnsi="Arial"/>
        </w:rPr>
      </w:pPr>
      <w:r w:rsidDel="00000000" w:rsidR="00000000" w:rsidRPr="00000000">
        <w:rPr>
          <w:rtl w:val="0"/>
        </w:rPr>
      </w:r>
    </w:p>
    <w:bookmarkStart w:colFirst="0" w:colLast="0" w:name="bookmark=kix.32y02sm2iqny" w:id="270"/>
    <w:bookmarkEnd w:id="270"/>
    <w:p w:rsidR="00000000" w:rsidDel="00000000" w:rsidP="00000000" w:rsidRDefault="00000000" w:rsidRPr="00000000" w14:paraId="00001546">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47">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48">
      <w:pPr>
        <w:rPr>
          <w:rFonts w:ascii="Arial" w:cs="Arial" w:eastAsia="Arial" w:hAnsi="Arial"/>
        </w:rPr>
      </w:pPr>
      <w:hyperlink r:id="rId106">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49">
      <w:pPr>
        <w:rPr>
          <w:rFonts w:ascii="Arial" w:cs="Arial" w:eastAsia="Arial" w:hAnsi="Arial"/>
        </w:rPr>
      </w:pPr>
      <w:r w:rsidDel="00000000" w:rsidR="00000000" w:rsidRPr="00000000">
        <w:rPr>
          <w:rtl w:val="0"/>
        </w:rPr>
      </w:r>
    </w:p>
    <w:bookmarkStart w:colFirst="0" w:colLast="0" w:name="bookmark=kix.51xi25h5vzte" w:id="271"/>
    <w:bookmarkEnd w:id="271"/>
    <w:p w:rsidR="00000000" w:rsidDel="00000000" w:rsidP="00000000" w:rsidRDefault="00000000" w:rsidRPr="00000000" w14:paraId="0000154A">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4B">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4C">
      <w:pPr>
        <w:rPr>
          <w:rFonts w:ascii="Arial" w:cs="Arial" w:eastAsia="Arial" w:hAnsi="Arial"/>
        </w:rPr>
      </w:pPr>
      <w:hyperlink r:id="rId107">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4D">
      <w:pPr>
        <w:rPr>
          <w:rFonts w:ascii="Arial" w:cs="Arial" w:eastAsia="Arial" w:hAnsi="Arial"/>
        </w:rPr>
      </w:pPr>
      <w:r w:rsidDel="00000000" w:rsidR="00000000" w:rsidRPr="00000000">
        <w:rPr>
          <w:rtl w:val="0"/>
        </w:rPr>
      </w:r>
    </w:p>
    <w:bookmarkStart w:colFirst="0" w:colLast="0" w:name="bookmark=kix.sm86r7ecajs3" w:id="272"/>
    <w:bookmarkEnd w:id="272"/>
    <w:p w:rsidR="00000000" w:rsidDel="00000000" w:rsidP="00000000" w:rsidRDefault="00000000" w:rsidRPr="00000000" w14:paraId="0000154E">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4F">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50">
      <w:pPr>
        <w:rPr>
          <w:rFonts w:ascii="Arial" w:cs="Arial" w:eastAsia="Arial" w:hAnsi="Arial"/>
          <w:highlight w:val="yellow"/>
        </w:rPr>
      </w:pPr>
      <w:hyperlink r:id="rId108">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51">
      <w:pPr>
        <w:pStyle w:val="Heading2"/>
        <w:spacing w:after="120" w:before="240" w:lineRule="auto"/>
        <w:ind w:left="0" w:firstLine="0"/>
        <w:rPr/>
      </w:pPr>
      <w:bookmarkStart w:colFirst="0" w:colLast="0" w:name="_heading=h.wmz8ensz9jqs" w:id="273"/>
      <w:bookmarkEnd w:id="273"/>
      <w:r w:rsidDel="00000000" w:rsidR="00000000" w:rsidRPr="00000000">
        <w:rPr>
          <w:rtl w:val="0"/>
        </w:rPr>
        <w:t xml:space="preserve">A.2 Informative References</w:t>
      </w:r>
    </w:p>
    <w:p w:rsidR="00000000" w:rsidDel="00000000" w:rsidP="00000000" w:rsidRDefault="00000000" w:rsidRPr="00000000" w14:paraId="00001552">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53">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5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55">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109">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5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57">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58">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59">
      <w:pPr>
        <w:pStyle w:val="Heading1"/>
        <w:ind w:left="0" w:firstLine="0"/>
        <w:rPr/>
      </w:pPr>
      <w:bookmarkStart w:colFirst="0" w:colLast="0" w:name="_heading=h.twhu880t27o" w:id="274"/>
      <w:bookmarkEnd w:id="274"/>
      <w:sdt>
        <w:sdtPr>
          <w:tag w:val="goog_rdk_199"/>
        </w:sdtPr>
        <w:sdtContent>
          <w:commentRangeStart w:id="147"/>
        </w:sdtContent>
      </w:sdt>
      <w:r w:rsidDel="00000000" w:rsidR="00000000" w:rsidRPr="00000000">
        <w:rPr>
          <w:rtl w:val="0"/>
        </w:rPr>
        <w:t xml:space="preserve">Appendix B. Backwards Compatibility</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pStyle w:val="Heading3"/>
        <w:keepLines w:val="1"/>
        <w:spacing w:after="77" w:before="0" w:line="259" w:lineRule="auto"/>
        <w:ind w:left="0" w:firstLine="0"/>
        <w:rPr/>
      </w:pPr>
      <w:bookmarkStart w:colFirst="0" w:colLast="0" w:name="_heading=h.1qoc8b1" w:id="275"/>
      <w:bookmarkEnd w:id="275"/>
      <w:r w:rsidDel="00000000" w:rsidR="00000000" w:rsidRPr="00000000">
        <w:rPr>
          <w:rtl w:val="0"/>
        </w:rPr>
        <w:t xml:space="preserve">B.1 PUBLISH QoS -1 (Packet from MQTT-SN 1.2)</w:t>
      </w:r>
    </w:p>
    <w:p w:rsidR="00000000" w:rsidDel="00000000" w:rsidP="00000000" w:rsidRDefault="00000000" w:rsidRPr="00000000" w14:paraId="0000155C">
      <w:pPr>
        <w:rPr>
          <w:rFonts w:ascii="Arial" w:cs="Arial" w:eastAsia="Arial" w:hAnsi="Arial"/>
        </w:rPr>
      </w:pPr>
      <w:r w:rsidDel="00000000" w:rsidR="00000000" w:rsidRPr="00000000">
        <w:rPr>
          <w:rtl w:val="0"/>
        </w:rPr>
      </w:r>
    </w:p>
    <w:tbl>
      <w:tblPr>
        <w:tblStyle w:val="Table4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5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5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5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6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6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6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6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6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6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6B">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6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79">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7A">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87">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88">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96">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97">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99">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9A">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9C">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9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A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A1">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A2">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A6">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A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A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A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A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A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A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B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B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B4">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B5">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5C2">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5C3">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5D0">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5D1">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DE">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5DF">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EC">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5ED">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5FA">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5FB">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5FC">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5FD">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5FE">
      <w:pPr>
        <w:pStyle w:val="Heading4"/>
        <w:ind w:left="0" w:right="4" w:firstLine="0"/>
        <w:rPr>
          <w:rFonts w:ascii="Arial" w:cs="Arial" w:eastAsia="Arial" w:hAnsi="Arial"/>
        </w:rPr>
      </w:pPr>
      <w:bookmarkStart w:colFirst="0" w:colLast="0" w:name="_heading=h.4anzqyu" w:id="276"/>
      <w:bookmarkEnd w:id="276"/>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5F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147"/>
      <w:r w:rsidDel="00000000" w:rsidR="00000000" w:rsidRPr="00000000">
        <w:commentReference w:id="147"/>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200"/>
        </w:sdtPr>
        <w:sdtContent>
          <w:commentRangeStart w:id="148"/>
        </w:sdtContent>
      </w:sdt>
      <w:r w:rsidDel="00000000" w:rsidR="00000000" w:rsidRPr="00000000">
        <w:rPr>
          <w:rtl w:val="0"/>
        </w:rPr>
      </w:r>
    </w:p>
    <w:p w:rsidR="00000000" w:rsidDel="00000000" w:rsidP="00000000" w:rsidRDefault="00000000" w:rsidRPr="00000000" w14:paraId="00001600">
      <w:pPr>
        <w:pStyle w:val="Heading4"/>
        <w:ind w:left="0" w:right="4" w:firstLine="0"/>
        <w:rPr>
          <w:rFonts w:ascii="Arial" w:cs="Arial" w:eastAsia="Arial" w:hAnsi="Arial"/>
        </w:rPr>
      </w:pPr>
      <w:bookmarkStart w:colFirst="0" w:colLast="0" w:name="_heading=h.14ykbeg" w:id="277"/>
      <w:bookmarkEnd w:id="277"/>
      <w:r w:rsidDel="00000000" w:rsidR="00000000" w:rsidRPr="00000000">
        <w:rPr>
          <w:rFonts w:ascii="Arial" w:cs="Arial" w:eastAsia="Arial" w:hAnsi="Arial"/>
          <w:rtl w:val="0"/>
        </w:rPr>
        <w:t xml:space="preserve">B.1.2 PUBLISH Flags</w:t>
      </w:r>
    </w:p>
    <w:p w:rsidR="00000000" w:rsidDel="00000000" w:rsidP="00000000" w:rsidRDefault="00000000" w:rsidRPr="00000000" w14:paraId="00001601">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602">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603">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604">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605">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606">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607">
      <w:pPr>
        <w:pStyle w:val="Heading4"/>
        <w:ind w:left="0" w:right="4" w:firstLine="0"/>
        <w:rPr>
          <w:rFonts w:ascii="Arial" w:cs="Arial" w:eastAsia="Arial" w:hAnsi="Arial"/>
        </w:rPr>
      </w:pPr>
      <w:bookmarkStart w:colFirst="0" w:colLast="0" w:name="_heading=h.3oy7u29" w:id="278"/>
      <w:bookmarkEnd w:id="278"/>
      <w:r w:rsidDel="00000000" w:rsidR="00000000" w:rsidRPr="00000000">
        <w:rPr>
          <w:rFonts w:ascii="Arial" w:cs="Arial" w:eastAsia="Arial" w:hAnsi="Arial"/>
          <w:rtl w:val="0"/>
        </w:rPr>
        <w:t xml:space="preserve">B.1.3 Topic Id</w:t>
      </w:r>
    </w:p>
    <w:p w:rsidR="00000000" w:rsidDel="00000000" w:rsidP="00000000" w:rsidRDefault="00000000" w:rsidRPr="00000000" w14:paraId="00001608">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609">
      <w:pPr>
        <w:pStyle w:val="Heading4"/>
        <w:ind w:left="0" w:right="4" w:firstLine="0"/>
        <w:rPr>
          <w:rFonts w:ascii="Arial" w:cs="Arial" w:eastAsia="Arial" w:hAnsi="Arial"/>
        </w:rPr>
      </w:pPr>
      <w:bookmarkStart w:colFirst="0" w:colLast="0" w:name="_heading=h.243i4a2" w:id="279"/>
      <w:bookmarkEnd w:id="279"/>
      <w:r w:rsidDel="00000000" w:rsidR="00000000" w:rsidRPr="00000000">
        <w:rPr>
          <w:rFonts w:ascii="Arial" w:cs="Arial" w:eastAsia="Arial" w:hAnsi="Arial"/>
          <w:rtl w:val="0"/>
        </w:rPr>
        <w:t xml:space="preserve">B.1.4 Data</w:t>
      </w:r>
    </w:p>
    <w:p w:rsidR="00000000" w:rsidDel="00000000" w:rsidP="00000000" w:rsidRDefault="00000000" w:rsidRPr="00000000" w14:paraId="0000160A">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48"/>
      <w:r w:rsidDel="00000000" w:rsidR="00000000" w:rsidRPr="00000000">
        <w:commentReference w:id="148"/>
      </w:r>
      <w:r w:rsidDel="00000000" w:rsidR="00000000" w:rsidRPr="00000000">
        <w:rPr>
          <w:rtl w:val="0"/>
        </w:rPr>
      </w:r>
    </w:p>
    <w:p w:rsidR="00000000" w:rsidDel="00000000" w:rsidP="00000000" w:rsidRDefault="00000000" w:rsidRPr="00000000" w14:paraId="0000160B">
      <w:pPr>
        <w:pStyle w:val="Heading1"/>
        <w:spacing w:after="360" w:before="360" w:lineRule="auto"/>
        <w:ind w:left="0" w:firstLine="0"/>
        <w:rPr/>
      </w:pPr>
      <w:bookmarkStart w:colFirst="0" w:colLast="0" w:name="_heading=h.55r6c0xsdoov" w:id="280"/>
      <w:bookmarkEnd w:id="280"/>
      <w:r w:rsidDel="00000000" w:rsidR="00000000" w:rsidRPr="00000000">
        <w:rPr>
          <w:rtl w:val="0"/>
        </w:rPr>
        <w:t xml:space="preserve">Appendix C. Security and Privacy Considerations</w:t>
      </w:r>
    </w:p>
    <w:p w:rsidR="00000000" w:rsidDel="00000000" w:rsidP="00000000" w:rsidRDefault="00000000" w:rsidRPr="00000000" w14:paraId="0000160C">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60D">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60E">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60F">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610">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611">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612">
      <w:pPr>
        <w:rPr>
          <w:rFonts w:ascii="Arial" w:cs="Arial" w:eastAsia="Arial" w:hAnsi="Arial"/>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614">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615">
      <w:pPr>
        <w:keepNext w:val="1"/>
        <w:spacing w:after="120" w:before="240" w:lineRule="auto"/>
        <w:ind w:left="144.00000000000006" w:hanging="15"/>
        <w:rPr>
          <w:rFonts w:ascii="Arial" w:cs="Arial" w:eastAsia="Arial" w:hAnsi="Arial"/>
          <w:b w:val="1"/>
          <w:color w:val="446caa"/>
        </w:rPr>
      </w:pPr>
      <w:bookmarkStart w:colFirst="0" w:colLast="0" w:name="_heading=h.452snld" w:id="281"/>
      <w:bookmarkEnd w:id="281"/>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616">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617">
      <w:pPr>
        <w:rPr>
          <w:rFonts w:ascii="Arial" w:cs="Arial" w:eastAsia="Arial" w:hAnsi="Arial"/>
        </w:rPr>
      </w:pPr>
      <w:r w:rsidDel="00000000" w:rsidR="00000000" w:rsidRPr="00000000">
        <w:rPr>
          <w:rtl w:val="0"/>
        </w:rPr>
      </w:r>
    </w:p>
    <w:p w:rsidR="00000000" w:rsidDel="00000000" w:rsidP="00000000" w:rsidRDefault="00000000" w:rsidRPr="00000000" w14:paraId="000016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6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6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6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6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61D">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1E">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1F">
      <w:pPr>
        <w:pStyle w:val="Heading1"/>
        <w:spacing w:after="360" w:before="360" w:lineRule="auto"/>
        <w:ind w:left="0" w:firstLine="0"/>
        <w:rPr/>
      </w:pPr>
      <w:bookmarkStart w:colFirst="0" w:colLast="0" w:name="_heading=h.bc8w7ov5oli4" w:id="282"/>
      <w:bookmarkEnd w:id="282"/>
      <w:r w:rsidDel="00000000" w:rsidR="00000000" w:rsidRPr="00000000">
        <w:rPr>
          <w:rtl w:val="0"/>
        </w:rPr>
        <w:t xml:space="preserve">Appendix D. Acknowledgments</w:t>
      </w:r>
    </w:p>
    <w:p w:rsidR="00000000" w:rsidDel="00000000" w:rsidP="00000000" w:rsidRDefault="00000000" w:rsidRPr="00000000" w14:paraId="0000162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621">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622">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623">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24">
      <w:pPr>
        <w:pStyle w:val="Heading2"/>
        <w:spacing w:after="120" w:before="240" w:lineRule="auto"/>
        <w:ind w:left="0" w:firstLine="0"/>
        <w:rPr/>
      </w:pPr>
      <w:bookmarkStart w:colFirst="0" w:colLast="0" w:name="_heading=h.glow6i83isd5" w:id="283"/>
      <w:bookmarkEnd w:id="283"/>
      <w:r w:rsidDel="00000000" w:rsidR="00000000" w:rsidRPr="00000000">
        <w:rPr>
          <w:rtl w:val="0"/>
        </w:rPr>
        <w:t xml:space="preserve">D.1 Special Thanks</w:t>
      </w:r>
    </w:p>
    <w:p w:rsidR="00000000" w:rsidDel="00000000" w:rsidP="00000000" w:rsidRDefault="00000000" w:rsidRPr="00000000" w14:paraId="00001625">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626">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627">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28">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29">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2A">
      <w:pPr>
        <w:pStyle w:val="Heading2"/>
        <w:spacing w:after="120" w:before="240" w:lineRule="auto"/>
        <w:ind w:left="0" w:firstLine="0"/>
        <w:rPr/>
      </w:pPr>
      <w:bookmarkStart w:colFirst="0" w:colLast="0" w:name="_heading=h.tdeowwajj1wf" w:id="284"/>
      <w:bookmarkEnd w:id="284"/>
      <w:r w:rsidDel="00000000" w:rsidR="00000000" w:rsidRPr="00000000">
        <w:rPr>
          <w:rtl w:val="0"/>
        </w:rPr>
        <w:t xml:space="preserve">D.2 Participants</w:t>
      </w:r>
    </w:p>
    <w:p w:rsidR="00000000" w:rsidDel="00000000" w:rsidP="00000000" w:rsidRDefault="00000000" w:rsidRPr="00000000" w14:paraId="0000162B">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62C">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62D">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2E">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630">
      <w:pPr>
        <w:pStyle w:val="Heading1"/>
        <w:spacing w:after="360" w:before="360" w:lineRule="auto"/>
        <w:ind w:left="0" w:firstLine="0"/>
        <w:rPr>
          <w:rFonts w:ascii="Arial" w:cs="Arial" w:eastAsia="Arial" w:hAnsi="Arial"/>
          <w:highlight w:val="yellow"/>
        </w:rPr>
      </w:pPr>
      <w:bookmarkStart w:colFirst="0" w:colLast="0" w:name="_heading=h.ewpzaw2f211a" w:id="285"/>
      <w:bookmarkEnd w:id="285"/>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631">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632">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633">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7"/>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4">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5">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6">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7">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8">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9">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A">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B">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C">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D">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E">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63F">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0">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641">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2">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3">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5">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6">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7">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9">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A">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B">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D">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E">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F">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5">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6">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7">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9">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A">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B">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D">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E">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F">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0">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1">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2">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3">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7">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9">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A">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B">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D">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F">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0">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1">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2">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3">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4">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5">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6">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7">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9">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A">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B">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C">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1">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2">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3">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5">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6">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7">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9">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8A">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8B">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8C">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8D">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8E">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8F">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90">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1">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2">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4">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95">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96">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97">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98">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99">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9A">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B">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C">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E">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9F">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A0">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A1">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A2">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A3">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A4">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5">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6">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8">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A9">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AA">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AB">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AC">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AD">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AE">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F">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0">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2">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B3">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B4">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5">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6">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8">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9">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A">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C">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6BD">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E">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F">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0">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1">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2">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3">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4">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5">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6C6">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6C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6C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6C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A">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B">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D">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6CE">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CF">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86"/>
      <w:bookmarkEnd w:id="286"/>
      <w:r w:rsidDel="00000000" w:rsidR="00000000" w:rsidRPr="00000000">
        <w:rPr>
          <w:rtl w:val="0"/>
        </w:rPr>
      </w:r>
    </w:p>
    <w:p w:rsidR="00000000" w:rsidDel="00000000" w:rsidP="00000000" w:rsidRDefault="00000000" w:rsidRPr="00000000" w14:paraId="000016D0">
      <w:pPr>
        <w:pStyle w:val="Heading1"/>
        <w:keepNext w:val="1"/>
        <w:pBdr>
          <w:top w:color="808080" w:space="6" w:sz="4" w:val="single"/>
        </w:pBdr>
        <w:spacing w:after="120" w:before="480" w:lineRule="auto"/>
        <w:ind w:left="0" w:firstLine="0"/>
        <w:rPr>
          <w:vertAlign w:val="baseline"/>
        </w:rPr>
      </w:pPr>
      <w:bookmarkStart w:colFirst="0" w:colLast="0" w:name="_heading=h.3jd0qos" w:id="287"/>
      <w:bookmarkEnd w:id="287"/>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6D1">
      <w:pPr>
        <w:pStyle w:val="Heading2"/>
        <w:ind w:left="0" w:firstLine="0"/>
        <w:rPr>
          <w:vertAlign w:val="baseline"/>
        </w:rPr>
      </w:pPr>
      <w:bookmarkStart w:colFirst="0" w:colLast="0" w:name="_heading=h.1yib0wl" w:id="288"/>
      <w:bookmarkEnd w:id="288"/>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6D2">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6D3">
      <w:pPr>
        <w:pStyle w:val="Heading2"/>
        <w:ind w:left="0" w:firstLine="0"/>
        <w:rPr>
          <w:vertAlign w:val="baseline"/>
        </w:rPr>
      </w:pPr>
      <w:bookmarkStart w:colFirst="0" w:colLast="0" w:name="_heading=h.4ihyjke" w:id="289"/>
      <w:bookmarkEnd w:id="289"/>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6D4">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8"/>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D5">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D6">
            <w:pPr>
              <w:spacing w:after="0" w:line="259" w:lineRule="auto"/>
              <w:ind w:right="4"/>
              <w:jc w:val="center"/>
              <w:rPr>
                <w:rFonts w:ascii="Arial" w:cs="Arial" w:eastAsia="Arial" w:hAnsi="Arial"/>
                <w:b w:val="1"/>
              </w:rPr>
            </w:pPr>
            <w:sdt>
              <w:sdtPr>
                <w:tag w:val="goog_rdk_201"/>
              </w:sdtPr>
              <w:sdtContent>
                <w:commentRangeStart w:id="149"/>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7">
            <w:pPr>
              <w:spacing w:after="0" w:line="259" w:lineRule="auto"/>
              <w:ind w:right="4"/>
              <w:rPr>
                <w:rFonts w:ascii="Arial" w:cs="Arial" w:eastAsia="Arial" w:hAnsi="Arial"/>
                <w:sz w:val="20"/>
                <w:szCs w:val="20"/>
                <w:vertAlign w:val="subscript"/>
              </w:rPr>
            </w:pPr>
            <w:commentRangeEnd w:id="149"/>
            <w:r w:rsidDel="00000000" w:rsidR="00000000" w:rsidRPr="00000000">
              <w:commentReference w:id="149"/>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8">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9">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A">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B">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C">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D">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E">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F">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0">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1">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2">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3">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4">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5">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6">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6E7">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6E8">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6E9">
      <w:pPr>
        <w:pStyle w:val="Heading2"/>
        <w:ind w:left="0" w:firstLine="0"/>
        <w:rPr>
          <w:vertAlign w:val="baseline"/>
        </w:rPr>
      </w:pPr>
      <w:bookmarkStart w:colFirst="0" w:colLast="0" w:name="_heading=h.2xn8ts7" w:id="290"/>
      <w:bookmarkEnd w:id="290"/>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6EA">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6EB">
      <w:pPr>
        <w:pStyle w:val="Heading2"/>
        <w:ind w:left="0" w:firstLine="0"/>
        <w:rPr>
          <w:vertAlign w:val="baseline"/>
        </w:rPr>
      </w:pPr>
      <w:bookmarkStart w:colFirst="0" w:colLast="0" w:name="_heading=h.1csj400" w:id="291"/>
      <w:bookmarkEnd w:id="291"/>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6EC">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6ED">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6EE">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6EF">
      <w:pPr>
        <w:numPr>
          <w:ilvl w:val="0"/>
          <w:numId w:val="65"/>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6F0">
      <w:pPr>
        <w:numPr>
          <w:ilvl w:val="0"/>
          <w:numId w:val="6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6F1">
      <w:pPr>
        <w:numPr>
          <w:ilvl w:val="0"/>
          <w:numId w:val="6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6F2">
      <w:pPr>
        <w:numPr>
          <w:ilvl w:val="0"/>
          <w:numId w:val="6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6F3">
      <w:pPr>
        <w:numPr>
          <w:ilvl w:val="0"/>
          <w:numId w:val="65"/>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6F4">
      <w:pPr>
        <w:numPr>
          <w:ilvl w:val="0"/>
          <w:numId w:val="65"/>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6F5">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6F6">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6F7">
      <w:pPr>
        <w:pStyle w:val="Heading1"/>
        <w:spacing w:after="360" w:before="360" w:lineRule="auto"/>
        <w:ind w:left="0" w:firstLine="0"/>
        <w:rPr/>
      </w:pPr>
      <w:bookmarkStart w:colFirst="0" w:colLast="0" w:name="_heading=h.sg1xgdru14ui" w:id="292"/>
      <w:bookmarkEnd w:id="292"/>
      <w:r w:rsidDel="00000000" w:rsidR="00000000" w:rsidRPr="00000000">
        <w:rPr>
          <w:rtl w:val="0"/>
        </w:rPr>
        <w:t xml:space="preserve">Appendix G. Notices</w:t>
      </w:r>
    </w:p>
    <w:p w:rsidR="00000000" w:rsidDel="00000000" w:rsidP="00000000" w:rsidRDefault="00000000" w:rsidRPr="00000000" w14:paraId="000016F8">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6F9">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6FA">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110">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11">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6FB">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6FC">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6FD">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6FE">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6FF">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700">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701">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702">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12">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13">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tefan Hagen" w:id="147" w:date="2024-03-03T08:53:53Z">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148" w:date="2024-03-03T08:53:53Z">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imon Johnson" w:id="15" w:date="2024-02-02T15:03:53Z">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16" w:date="2024-02-22T15:03:28Z">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26" w:date="2023-10-26T13:21:10Z">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80" w:date="2024-03-19T16:49:34Z">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Ian Craggs" w:id="29" w:date="2024-06-27T09:49:19Z">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Virtual connection?</w:t>
      </w:r>
    </w:p>
  </w:comment>
  <w:comment w:author="Ian Craggs" w:id="30" w:date="2024-06-27T15:45:03Z">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 at MQTT 3.1.1 for guidance</w:t>
      </w:r>
    </w:p>
  </w:comment>
  <w:comment w:author="Ian Craggs" w:id="6" w:date="2024-06-12T08:52:02Z">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Simon Johnson" w:id="63" w:date="2023-10-20T09:26:02Z">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64" w:date="2024-01-04T16:48:28Z">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24" w:date="2023-10-20T12:41:18Z">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5" w:date="2023-11-02T14:12:55Z">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6" w:date="2023-11-02T14:52:40Z">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7" w:date="2023-11-02T14:53:30Z">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8" w:date="2023-11-02T15:58:55Z">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Andrew Banks" w:id="57" w:date="2024-03-19T16:09:39Z">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Stefan Hagen" w:id="92" w:date="2024-03-18T15:44:35Z">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93" w:date="2024-06-20T11:10:24Z">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Andrew Banks" w:id="118" w:date="2024-06-16T09:32:40Z">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94" w:date="2024-03-19T17:42:59Z">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95" w:date="2024-06-11T15:41:31Z">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Ian Craggs" w:id="42" w:date="2024-06-27T15:24:32Z">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Richard Coppen" w:id="21" w:date="2024-03-19T12:22:45Z">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Ian Craggs" w:id="41" w:date="2024-06-27T15:27:19Z">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Andrew Banks" w:id="56" w:date="2024-03-19T16:08:19Z">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Andrew Banks" w:id="58" w:date="2024-03-19T16:07:44Z">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davide.lenzarini@u-blox.com" w:id="86" w:date="2024-03-19T16:07:38Z">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14" w:date="2024-03-19T12:05:40Z">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3" w:date="2024-03-19T12:04:36Z">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10" w:date="2023-12-08T16:41:32Z">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1" w:date="2024-06-04T12:40:11Z">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19" w:date="2024-03-19T17:55:57Z">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20" w:date="2024-03-20T14:04:25Z">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21" w:date="2024-03-20T14:22:55Z">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43" w:date="2024-03-20T08:38:34Z">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67" w:date="2024-03-18T12:26:05Z">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Andrew Banks" w:id="59" w:date="2024-03-19T16:20:12Z">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60" w:date="2024-05-02T12:17:44Z">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44" w:date="2024-03-14T09:44:26Z">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33" w:date="2024-06-11T16:09:18Z">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34" w:date="2024-06-13T15:32:08Z">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35" w:date="2024-06-13T15:34:20Z">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Andrew Banks" w:id="61" w:date="2024-03-19T16:39:58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62" w:date="2024-05-02T12:18:26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Ian Craggs" w:id="36" w:date="2024-06-11T16:15:50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davide.lenzarini@u-blox.com" w:id="31" w:date="2024-06-13T15:23:51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Stefan Hagen" w:id="22" w:date="2024-02-01T16:59:35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23" w:date="2024-02-22T13:05:28Z">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davide.lenzarini@u-blox.com" w:id="32" w:date="2024-06-13T15:23:44Z">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Ian Craggs" w:id="4" w:date="2024-03-19T10:30:16Z">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davide.lenzarini@u-blox.com" w:id="109" w:date="2024-06-13T16:05:28Z">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Richard Coppen" w:id="5" w:date="2024-03-19T10:28:33Z">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88" w:date="2024-03-20T08:54:09Z">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46" w:date="2023-10-12T19:28:02Z">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34" w:date="2024-03-20T09:03:26Z">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 w:date="2023-12-08T14:25:46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Andrew Banks" w:id="49" w:date="2024-03-19T15:53:06Z">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91" w:date="2024-03-20T09:00:07Z">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10" w:date="2023-10-12T19:20:15Z">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11" w:date="2024-01-05T15:08:54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69" w:date="2024-03-19T15:21:48Z">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70" w:date="2024-03-19T15:23:50Z">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79" w:date="2024-02-22T16:19:54Z">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36" w:date="2024-03-20T09:04:50Z">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135" w:date="2024-03-20T09:04:24Z">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96" w:date="2024-02-15T17:21:45Z">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97" w:date="2024-03-18T16:06:47Z">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3" w:date="2024-03-20T10:27:41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25" w:date="2024-03-20T08:35:53Z">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2" w:date="2024-05-30T14:20:06Z">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Anonymous" w:id="76" w:date="2024-03-20T10:34:54Z">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Ian Craggs" w:id="85" w:date="2024-06-25T10:18:44Z">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89" w:date="2024-03-20T08:55:23Z">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32" w:date="2024-03-20T08:48:29Z">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41" w:date="2024-03-20T09:07:26Z">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29" w:date="2024-03-20T08:45:44Z">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Andrew Banks" w:id="48" w:date="2024-03-19T15:54:52Z">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90" w:date="2024-03-20T08:57:22Z">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127" w:date="2024-03-20T08:45:05Z">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28" w:date="2024-03-20T14:33:27Z">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Ian Craggs" w:id="130" w:date="2024-06-13T14:25:07Z">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131" w:date="2024-06-13T15:41:53Z">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17" w:date="2024-02-07T16:41:05Z">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8" w:date="2024-06-24T14:39:36Z">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37" w:date="2024-06-25T04:33:39Z">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"Auth Data Length" right? It is not Byte 11 in general.</w:t>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indicate with a letter the final Byte of each section so the next one can be parametric.</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here Byte(10+5) could by X, Byte 10 could by Y. Byte11=Y+X</w:t>
      </w:r>
    </w:p>
  </w:comment>
  <w:comment w:author="Stefan Hagen" w:id="66" w:date="2023-11-16T16:45:21Z">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Stefan Hagen" w:id="52" w:date="2024-01-04T16:52:29Z">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13" w:date="2024-02-14T10:03:36Z">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81" w:date="2024-03-19T16:04:02Z">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Ian Craggs" w:id="82" w:date="2024-06-27T08:24:14Z">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is. If the PUBREC packet got lost and the sender resends the PUBLISH message, this statement is true.</w:t>
      </w:r>
    </w:p>
  </w:comment>
  <w:comment w:author="davide.lenzarini@u-blox.com" w:id="83" w:date="2024-06-27T08:43:05Z">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it is one allowed application message per direction?</w:t>
      </w:r>
    </w:p>
  </w:comment>
  <w:comment w:author="Ian Craggs" w:id="84" w:date="2024-06-27T08:43:35Z">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Stefan Hagen" w:id="105" w:date="2024-03-18T16:14:25Z">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106" w:date="2024-03-18T16:13:21Z">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47" w:date="2024-03-19T17:41:20Z">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104" w:date="2024-03-18T16:09:57Z">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12" w:date="2024-02-14T09:56:26Z">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45" w:date="2023-10-12T14:50:37Z">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tefan Hagen" w:id="108" w:date="2024-03-18T16:20:57Z">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49" w:date="2023-10-05T18:07:12Z">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107" w:date="2024-03-18T16:19:29Z">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8" w:date="2023-12-08T14:31:19Z">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51" w:date="2024-03-19T15:33:30Z">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71" w:date="2024-03-19T15:28:38Z">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consistent with terminology</w:t>
      </w:r>
    </w:p>
  </w:comment>
  <w:comment w:author="Ian Craggs" w:id="72" w:date="2024-03-20T11:16:49Z">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40" w:date="2024-03-20T14:35:28Z">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39" w:date="2024-02-13T14:12:29Z">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40" w:date="2024-06-13T12:56:25Z">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Richard Coppen" w:id="19" w:date="2024-03-19T14:22:50Z">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Stefan Hagen" w:id="98" w:date="2023-11-16T15:43:09Z">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99" w:date="2023-12-08T15:53:24Z">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100" w:date="2024-01-11T20:17:16Z">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Andrew Banks" w:id="46" w:date="2024-03-19T15:41:47Z">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38" w:date="2024-03-19T14:40:45Z">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Richard Coppen" w:id="20" w:date="2024-03-19T14:25:15Z">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Andrew Banks" w:id="50" w:date="2024-03-19T15:45:06Z">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122" w:date="2023-10-05T17:47:17Z">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23" w:date="2024-02-22T14:51:43Z">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24" w:date="2024-02-22T15:37:09Z">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87" w:date="2024-03-20T13:54:26Z">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33" w:date="2023-10-05T17:55:10Z">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137" w:date="2023-10-05T17:57:41Z">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38" w:date="2024-02-07T15:54:50Z">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39" w:date="2024-02-13T07:47:44Z">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Stefan Hagen" w:id="65" w:date="2024-03-03T17:43:50Z">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53" w:date="2023-10-05T15:57:55Z">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54" w:date="2023-10-20T08:48:53Z">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55" w:date="2023-10-20T11:31:25Z">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68" w:date="2024-03-20T10:06:31Z">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"messages" or "packets". It seems inconsistent all over the document</w:t>
      </w:r>
    </w:p>
  </w:comment>
  <w:comment w:author="davide.lenzarini@u-blox.com" w:id="73" w:date="2024-03-19T15:25:59Z">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74" w:date="2023-11-23T17:39:04Z">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75" w:date="2023-11-23T17:42:22Z">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Stefan Hagen" w:id="101" w:date="2023-10-12T19:15:52Z">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102" w:date="2023-10-20T08:59:01Z">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103" w:date="2023-10-20T08:59:10Z">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42" w:date="2023-10-05T17:51:33Z">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43" w:date="2024-03-20T14:36:59Z">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44" w:date="2024-03-20T14:37:44Z">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45" w:date="2024-03-20T14:39:15Z">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77" w:date="2024-03-19T15:48:20Z">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78" w:date="2024-06-20T11:05:09Z">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14" w:date="2023-10-05T17:39:46Z">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15" w:date="2024-02-02T15:09:56Z">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16" w:date="2024-02-05T08:15:56Z">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17" w:date="2024-02-05T08:16:22Z">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1709" w15:done="0"/>
  <w15:commentEx w15:paraId="0000170B" w15:done="0"/>
  <w15:commentEx w15:paraId="0000170C" w15:done="0"/>
  <w15:commentEx w15:paraId="0000170D" w15:paraIdParent="0000170C" w15:done="0"/>
  <w15:commentEx w15:paraId="0000170E" w15:done="0"/>
  <w15:commentEx w15:paraId="0000170F" w15:done="0"/>
  <w15:commentEx w15:paraId="00001710" w15:done="0"/>
  <w15:commentEx w15:paraId="00001711" w15:paraIdParent="00001710" w15:done="0"/>
  <w15:commentEx w15:paraId="00001712" w15:done="0"/>
  <w15:commentEx w15:paraId="00001713" w15:paraIdParent="00001712" w15:done="0"/>
  <w15:commentEx w15:paraId="00001714" w15:done="0"/>
  <w15:commentEx w15:paraId="00001716" w15:paraIdParent="00001714" w15:done="0"/>
  <w15:commentEx w15:paraId="00001717" w15:done="0"/>
  <w15:commentEx w15:paraId="00001718" w15:paraIdParent="00001717" w15:done="0"/>
  <w15:commentEx w15:paraId="00001719" w15:paraIdParent="00001717" w15:done="0"/>
  <w15:commentEx w15:paraId="0000171A" w15:paraIdParent="00001717" w15:done="0"/>
  <w15:commentEx w15:paraId="0000171C" w15:paraIdParent="00001717" w15:done="0"/>
  <w15:commentEx w15:paraId="0000171D" w15:done="0"/>
  <w15:commentEx w15:paraId="00001728" w15:done="0"/>
  <w15:commentEx w15:paraId="00001729" w15:paraIdParent="00001728" w15:done="0"/>
  <w15:commentEx w15:paraId="0000172C" w15:done="0"/>
  <w15:commentEx w15:paraId="0000172D" w15:done="0"/>
  <w15:commentEx w15:paraId="0000172E" w15:paraIdParent="0000172D" w15:done="0"/>
  <w15:commentEx w15:paraId="0000172F" w15:done="0"/>
  <w15:commentEx w15:paraId="00001730" w15:done="0"/>
  <w15:commentEx w15:paraId="00001731" w15:done="0"/>
  <w15:commentEx w15:paraId="00001732" w15:done="0"/>
  <w15:commentEx w15:paraId="00001733" w15:done="0"/>
  <w15:commentEx w15:paraId="00001734" w15:done="0"/>
  <w15:commentEx w15:paraId="00001737" w15:done="0"/>
  <w15:commentEx w15:paraId="00001738" w15:done="0"/>
  <w15:commentEx w15:paraId="00001739" w15:done="0"/>
  <w15:commentEx w15:paraId="0000173A" w15:paraIdParent="00001739" w15:done="0"/>
  <w15:commentEx w15:paraId="0000173B" w15:done="0"/>
  <w15:commentEx w15:paraId="0000173C" w15:paraIdParent="0000173B" w15:done="0"/>
  <w15:commentEx w15:paraId="0000173D" w15:paraIdParent="0000173B" w15:done="0"/>
  <w15:commentEx w15:paraId="0000173E" w15:done="0"/>
  <w15:commentEx w15:paraId="00001747" w15:done="0"/>
  <w15:commentEx w15:paraId="00001748" w15:done="0"/>
  <w15:commentEx w15:paraId="00001749" w15:paraIdParent="00001748" w15:done="0"/>
  <w15:commentEx w15:paraId="0000174A" w15:done="0"/>
  <w15:commentEx w15:paraId="0000174B" w15:done="0"/>
  <w15:commentEx w15:paraId="0000174C" w15:done="0"/>
  <w15:commentEx w15:paraId="0000174D" w15:done="0"/>
  <w15:commentEx w15:paraId="0000174E" w15:paraIdParent="0000174D" w15:done="0"/>
  <w15:commentEx w15:paraId="0000174F" w15:paraIdParent="0000174D" w15:done="0"/>
  <w15:commentEx w15:paraId="00001750" w15:done="0"/>
  <w15:commentEx w15:paraId="00001751" w15:paraIdParent="00001750" w15:done="0"/>
  <w15:commentEx w15:paraId="00001752" w15:done="0"/>
  <w15:commentEx w15:paraId="00001753" w15:done="0"/>
  <w15:commentEx w15:paraId="00001756" w15:done="0"/>
  <w15:commentEx w15:paraId="00001757" w15:paraIdParent="00001756" w15:done="0"/>
  <w15:commentEx w15:paraId="00001758" w15:done="0"/>
  <w15:commentEx w15:paraId="00001759" w15:done="0"/>
  <w15:commentEx w15:paraId="0000175A" w15:done="0"/>
  <w15:commentEx w15:paraId="0000175B" w15:done="0"/>
  <w15:commentEx w15:paraId="0000175C" w15:done="0"/>
  <w15:commentEx w15:paraId="0000175D" w15:done="0"/>
  <w15:commentEx w15:paraId="0000175E" w15:done="0"/>
  <w15:commentEx w15:paraId="0000175F" w15:done="0"/>
  <w15:commentEx w15:paraId="00001764" w15:done="0"/>
  <w15:commentEx w15:paraId="00001765" w15:done="0"/>
  <w15:commentEx w15:paraId="0000176A" w15:done="0"/>
  <w15:commentEx w15:paraId="0000176B" w15:paraIdParent="0000176A" w15:done="0"/>
  <w15:commentEx w15:paraId="0000176C" w15:done="0"/>
  <w15:commentEx w15:paraId="0000176D" w15:paraIdParent="0000176C" w15:done="0"/>
  <w15:commentEx w15:paraId="0000176E" w15:done="0"/>
  <w15:commentEx w15:paraId="0000176F" w15:done="0"/>
  <w15:commentEx w15:paraId="00001770" w15:done="0"/>
  <w15:commentEx w15:paraId="00001771" w15:done="0"/>
  <w15:commentEx w15:paraId="00001773" w15:paraIdParent="00001771" w15:done="0"/>
  <w15:commentEx w15:paraId="00001774" w15:done="0"/>
  <w15:commentEx w15:paraId="00001775" w15:done="0"/>
  <w15:commentEx w15:paraId="00001776" w15:done="0"/>
  <w15:commentEx w15:paraId="00001778" w15:done="0"/>
  <w15:commentEx w15:paraId="00001779" w15:done="0"/>
  <w15:commentEx w15:paraId="0000177A" w15:done="0"/>
  <w15:commentEx w15:paraId="0000177B" w15:done="0"/>
  <w15:commentEx w15:paraId="0000177C" w15:done="0"/>
  <w15:commentEx w15:paraId="0000177D" w15:done="0"/>
  <w15:commentEx w15:paraId="0000177E" w15:done="0"/>
  <w15:commentEx w15:paraId="0000177F" w15:done="0"/>
  <w15:commentEx w15:paraId="00001780" w15:done="0"/>
  <w15:commentEx w15:paraId="00001781" w15:paraIdParent="00001780" w15:done="0"/>
  <w15:commentEx w15:paraId="00001782" w15:done="0"/>
  <w15:commentEx w15:paraId="00001783" w15:paraIdParent="00001782" w15:done="0"/>
  <w15:commentEx w15:paraId="00001784" w15:done="0"/>
  <w15:commentEx w15:paraId="00001785" w15:paraIdParent="00001784" w15:done="0"/>
  <w15:commentEx w15:paraId="00001788" w15:done="0"/>
  <w15:commentEx w15:paraId="00001789" w15:done="0"/>
  <w15:commentEx w15:paraId="0000178A" w15:done="0"/>
  <w15:commentEx w15:paraId="0000178B" w15:done="0"/>
  <w15:commentEx w15:paraId="0000178C" w15:done="0"/>
  <w15:commentEx w15:paraId="0000178D" w15:paraIdParent="0000178C" w15:done="0"/>
  <w15:commentEx w15:paraId="0000178E" w15:paraIdParent="0000178C" w15:done="0"/>
  <w15:commentEx w15:paraId="0000178F" w15:paraIdParent="0000178C" w15:done="0"/>
  <w15:commentEx w15:paraId="00001790" w15:done="0"/>
  <w15:commentEx w15:paraId="00001792" w15:done="0"/>
  <w15:commentEx w15:paraId="00001793" w15:done="0"/>
  <w15:commentEx w15:paraId="00001794" w15:done="0"/>
  <w15:commentEx w15:paraId="00001795" w15:done="0"/>
  <w15:commentEx w15:paraId="00001796" w15:done="0"/>
  <w15:commentEx w15:paraId="00001797" w15:done="0"/>
  <w15:commentEx w15:paraId="00001798" w15:done="0"/>
  <w15:commentEx w15:paraId="0000179B" w15:done="0"/>
  <w15:commentEx w15:paraId="0000179C" w15:done="0"/>
  <w15:commentEx w15:paraId="0000179D" w15:paraIdParent="0000179C" w15:done="0"/>
  <w15:commentEx w15:paraId="0000179E" w15:done="0"/>
  <w15:commentEx w15:paraId="0000179F" w15:done="0"/>
  <w15:commentEx w15:paraId="000017A0" w15:paraIdParent="0000179F" w15:done="0"/>
  <w15:commentEx w15:paraId="000017A1" w15:done="0"/>
  <w15:commentEx w15:paraId="000017A2" w15:done="0"/>
  <w15:commentEx w15:paraId="000017A3" w15:paraIdParent="000017A2" w15:done="0"/>
  <w15:commentEx w15:paraId="000017A4" w15:done="0"/>
  <w15:commentEx w15:paraId="000017A5" w15:done="0"/>
  <w15:commentEx w15:paraId="000017A6" w15:paraIdParent="000017A5" w15:done="0"/>
  <w15:commentEx w15:paraId="000017A7" w15:paraIdParent="000017A5" w15:done="0"/>
  <w15:commentEx w15:paraId="000017A8" w15:done="0"/>
  <w15:commentEx w15:paraId="000017A9" w15:done="0"/>
  <w15:commentEx w15:paraId="000017AA" w15:done="0"/>
  <w15:commentEx w15:paraId="000017AD" w15:done="0"/>
  <w15:commentEx w15:paraId="000017AE" w15:done="0"/>
  <w15:commentEx w15:paraId="000017AF" w15:paraIdParent="000017AE" w15:done="0"/>
  <w15:commentEx w15:paraId="000017B0" w15:paraIdParent="000017AE" w15:done="0"/>
  <w15:commentEx w15:paraId="000017B1" w15:done="0"/>
  <w15:commentEx w15:paraId="000017B2" w15:done="0"/>
  <w15:commentEx w15:paraId="000017B3" w15:done="0"/>
  <w15:commentEx w15:paraId="000017B4" w15:paraIdParent="000017B3" w15:done="0"/>
  <w15:commentEx w15:paraId="000017B5" w15:paraIdParent="000017B3" w15:done="0"/>
  <w15:commentEx w15:paraId="000017B6" w15:done="0"/>
  <w15:commentEx w15:paraId="000017B7" w15:done="0"/>
  <w15:commentEx w15:paraId="000017B8" w15:paraIdParent="000017B7" w15:done="0"/>
  <w15:commentEx w15:paraId="000017B9" w15:paraIdParent="000017B7" w15:done="0"/>
  <w15:commentEx w15:paraId="000017BA" w15:done="0"/>
  <w15:commentEx w15:paraId="000017BB" w15:done="0"/>
  <w15:commentEx w15:paraId="000017BD" w15:done="0"/>
  <w15:commentEx w15:paraId="000017BF" w15:paraIdParent="000017BD" w15:done="0"/>
  <w15:commentEx w15:paraId="000017C4" w15:done="0"/>
  <w15:commentEx w15:paraId="000017C5" w15:paraIdParent="000017C4" w15:done="0"/>
  <w15:commentEx w15:paraId="000017C6" w15:paraIdParent="000017C4" w15:done="0"/>
  <w15:commentEx w15:paraId="000017C7" w15:done="0"/>
  <w15:commentEx w15:paraId="000017C8" w15:paraIdParent="000017C7" w15:done="0"/>
  <w15:commentEx w15:paraId="000017C9" w15:paraIdParent="000017C7" w15:done="0"/>
  <w15:commentEx w15:paraId="000017CA" w15:paraIdParent="000017C7" w15:done="0"/>
  <w15:commentEx w15:paraId="000017CB" w15:done="0"/>
  <w15:commentEx w15:paraId="000017CC" w15:paraIdParent="000017CB" w15:done="0"/>
  <w15:commentEx w15:paraId="000017CD" w15:done="0"/>
  <w15:commentEx w15:paraId="000017CE" w15:paraIdParent="000017CD" w15:done="0"/>
  <w15:commentEx w15:paraId="000017CF" w15:paraIdParent="000017CD" w15:done="0"/>
  <w15:commentEx w15:paraId="000017D0" w15:paraIdParent="000017C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0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17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03">
    <w:pPr>
      <w:rPr/>
    </w:pPr>
    <w:r w:rsidDel="00000000" w:rsidR="00000000" w:rsidRPr="00000000">
      <w:rPr/>
      <w:drawing>
        <wp:inline distB="114300" distT="114300" distL="114300" distR="114300">
          <wp:extent cx="2200275" cy="457200"/>
          <wp:effectExtent b="0" l="0" r="0" t="0"/>
          <wp:docPr id="37"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3">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4">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Non-Assertion-Mode" TargetMode="External"/><Relationship Id="rId42" Type="http://schemas.openxmlformats.org/officeDocument/2006/relationships/hyperlink" Target="https://www.oasis-open.org/policies-guidelines/ipr"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committees/mqtt/ipr.php"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www.rfc-editor.org/info/rfc3629" TargetMode="External"/><Relationship Id="rId45" Type="http://schemas.openxmlformats.org/officeDocument/2006/relationships/hyperlink" Target="http://www.rfc-editor.org/info/rfc2119" TargetMode="External"/><Relationship Id="rId107" Type="http://schemas.openxmlformats.org/officeDocument/2006/relationships/hyperlink" Target="http://www.rfc-editor.org/info/rfc6455" TargetMode="External"/><Relationship Id="rId106" Type="http://schemas.openxmlformats.org/officeDocument/2006/relationships/hyperlink" Target="http://www.rfc-editor.org/info/rfc3629" TargetMode="External"/><Relationship Id="rId105" Type="http://schemas.openxmlformats.org/officeDocument/2006/relationships/hyperlink" Target="http://www.rfc-editor.org/info/rfc2119" TargetMode="External"/><Relationship Id="rId104" Type="http://schemas.openxmlformats.org/officeDocument/2006/relationships/hyperlink" Target="https://www.rfc-editor.org/info/rfc8174" TargetMode="External"/><Relationship Id="rId109" Type="http://schemas.openxmlformats.org/officeDocument/2006/relationships/hyperlink" Target="https://www.rfc-editor.org/info/rfc3552" TargetMode="External"/><Relationship Id="rId108" Type="http://schemas.openxmlformats.org/officeDocument/2006/relationships/hyperlink" Target="http://www.unicode.org/versions/latest/" TargetMode="External"/><Relationship Id="rId48" Type="http://schemas.openxmlformats.org/officeDocument/2006/relationships/hyperlink" Target="http://www.unicode.org/versions/latest/" TargetMode="External"/><Relationship Id="rId47" Type="http://schemas.openxmlformats.org/officeDocument/2006/relationships/hyperlink" Target="http://www.rfc-editor.org/info/rfc6455" TargetMode="External"/><Relationship Id="rId49" Type="http://schemas.openxmlformats.org/officeDocument/2006/relationships/hyperlink" Target="https://docs.oasis-open.org/mqtt/mqtt/v5.0/cos02/mqtt-v5.0-cos02.html#RFC3629" TargetMode="External"/><Relationship Id="rId103" Type="http://schemas.openxmlformats.org/officeDocument/2006/relationships/hyperlink" Target="https://www.rfc-editor.org/info/rfc2119" TargetMode="External"/><Relationship Id="rId102" Type="http://schemas.openxmlformats.org/officeDocument/2006/relationships/hyperlink" Target="https://docs.oasis-open.org/templates/w3c-recommendations-list/w3c-recommendations-list.html" TargetMode="External"/><Relationship Id="rId101" Type="http://schemas.openxmlformats.org/officeDocument/2006/relationships/hyperlink" Target="https://www.rfc-editor.org/in-notes/rfc-ref.txt" TargetMode="External"/><Relationship Id="rId100" Type="http://schemas.openxmlformats.org/officeDocument/2006/relationships/hyperlink" Target="https://docs.oasis-open.org/templates/ietf-rfc-list/ietf-rfc-list.html" TargetMode="External"/><Relationship Id="rId31" Type="http://schemas.openxmlformats.org/officeDocument/2006/relationships/hyperlink" Target="https://docs.oasis-open.org/mqtt/mqtt-sn/v12.30/csd01/mqtt-sn-v12.30-csd01.docx" TargetMode="External"/><Relationship Id="rId30" Type="http://schemas.openxmlformats.org/officeDocument/2006/relationships/hyperlink" Target="https://www.oasis-open.org/policies-guidelines/tc-process#wpComponentsCompLang" TargetMode="External"/><Relationship Id="rId33" Type="http://schemas.openxmlformats.org/officeDocument/2006/relationships/hyperlink" Target="https://www.oasis-open.org/policies-guidelines/tc-process#wpComponentsGeneral" TargetMode="External"/><Relationship Id="rId32" Type="http://schemas.openxmlformats.org/officeDocument/2006/relationships/hyperlink" Target="https://docs.oasis-open.org/mqtt/mqtt-sn/v12.30/mqtt-sn-v12.30.docx" TargetMode="External"/><Relationship Id="rId35" Type="http://schemas.openxmlformats.org/officeDocument/2006/relationships/hyperlink" Target="https://www.oasis-open.org/policies-guidelines/ipr/" TargetMode="External"/><Relationship Id="rId34" Type="http://schemas.openxmlformats.org/officeDocument/2006/relationships/hyperlink" Target="https://docs.oasis-open.org/specGuidelines/ndr/namingDirectives.html" TargetMode="External"/><Relationship Id="rId37" Type="http://schemas.openxmlformats.org/officeDocument/2006/relationships/header" Target="header1.xml"/><Relationship Id="rId36" Type="http://schemas.openxmlformats.org/officeDocument/2006/relationships/header" Target="header2.xml"/><Relationship Id="rId39" Type="http://schemas.openxmlformats.org/officeDocument/2006/relationships/footer" Target="footer1.xml"/><Relationship Id="rId38" Type="http://schemas.openxmlformats.org/officeDocument/2006/relationships/footer" Target="footer2.xml"/><Relationship Id="rId20" Type="http://schemas.openxmlformats.org/officeDocument/2006/relationships/hyperlink" Target="http://www.microsoft.com" TargetMode="External"/><Relationship Id="rId22" Type="http://schemas.openxmlformats.org/officeDocument/2006/relationships/hyperlink" Target="http://docs.oasis-open.org/mqtt/mqtt/v3.1.1/mqtt-v3.1.1.html" TargetMode="External"/><Relationship Id="rId21" Type="http://schemas.openxmlformats.org/officeDocument/2006/relationships/hyperlink" Target="https://docs.oasis-open.org/mqtt/mqtt/v5.0/mqtt-v5.0.html" TargetMode="External"/><Relationship Id="rId24" Type="http://schemas.openxmlformats.org/officeDocument/2006/relationships/hyperlink" Target="https://www.oasis-open.org/committees/tc_home.php?wg_abbrev=mqtt#technical" TargetMode="External"/><Relationship Id="rId23" Type="http://schemas.openxmlformats.org/officeDocument/2006/relationships/hyperlink" Target="https://www.oasis-open.org/committees/download.php/66091/MQTT-SN_spec_v1.2.pdf" TargetMode="External"/><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95" Type="http://schemas.openxmlformats.org/officeDocument/2006/relationships/image" Target="media/image9.png"/><Relationship Id="rId94" Type="http://schemas.openxmlformats.org/officeDocument/2006/relationships/image" Target="media/image11.png"/><Relationship Id="rId97" Type="http://schemas.openxmlformats.org/officeDocument/2006/relationships/hyperlink" Target="https://www.oasis-open.org/policies-guidelines/tc-process#wpComponentsConfClause" TargetMode="External"/><Relationship Id="rId96" Type="http://schemas.openxmlformats.org/officeDocument/2006/relationships/image" Target="media/image10.png"/><Relationship Id="rId11" Type="http://schemas.openxmlformats.org/officeDocument/2006/relationships/hyperlink" Target="mailto:Andrew_Banks@uk.ibm.com" TargetMode="External"/><Relationship Id="rId99" Type="http://schemas.openxmlformats.org/officeDocument/2006/relationships/hyperlink" Target="https://docs.oasis-open.org/templates/TCHandbook/ConformanceGuidelines.html" TargetMode="External"/><Relationship Id="rId10" Type="http://schemas.openxmlformats.org/officeDocument/2006/relationships/hyperlink" Target="mailto:icraggs@gmail.com" TargetMode="External"/><Relationship Id="rId98" Type="http://schemas.openxmlformats.org/officeDocument/2006/relationships/hyperlink" Target="https://www.oasis-open.org/policies-guidelines/oasis-defined-terms-2017-05-26#dConformanceClause" TargetMode="External"/><Relationship Id="rId13" Type="http://schemas.openxmlformats.org/officeDocument/2006/relationships/hyperlink" Target="mailto:davide.lenzarini@u-blox.com" TargetMode="External"/><Relationship Id="rId12" Type="http://schemas.openxmlformats.org/officeDocument/2006/relationships/hyperlink" Target="http://www.ibm.com" TargetMode="External"/><Relationship Id="rId91" Type="http://schemas.openxmlformats.org/officeDocument/2006/relationships/image" Target="media/image4.png"/><Relationship Id="rId90" Type="http://schemas.openxmlformats.org/officeDocument/2006/relationships/image" Target="media/image1.png"/><Relationship Id="rId93" Type="http://schemas.openxmlformats.org/officeDocument/2006/relationships/image" Target="media/image8.png"/><Relationship Id="rId92" Type="http://schemas.openxmlformats.org/officeDocument/2006/relationships/image" Target="media/image12.png"/><Relationship Id="rId15" Type="http://schemas.openxmlformats.org/officeDocument/2006/relationships/hyperlink" Target="mailto:rahul.gupta@us.ibm.com" TargetMode="External"/><Relationship Id="rId110" Type="http://schemas.openxmlformats.org/officeDocument/2006/relationships/hyperlink" Target="https://www.oasis-open.org/policies-guidelines/ipr/" TargetMode="External"/><Relationship Id="rId14" Type="http://schemas.openxmlformats.org/officeDocument/2006/relationships/hyperlink" Target="mailto:icraggs@gmail.com" TargetMode="External"/><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8" Type="http://schemas.openxmlformats.org/officeDocument/2006/relationships/hyperlink" Target="mailto:stefan@hagen.link" TargetMode="External"/><Relationship Id="rId113" Type="http://schemas.openxmlformats.org/officeDocument/2006/relationships/hyperlink" Target="https://www.oasis-open.org/policies-guidelines/trademark/" TargetMode="External"/><Relationship Id="rId112" Type="http://schemas.openxmlformats.org/officeDocument/2006/relationships/hyperlink" Target="https://www.oasis-open.org/" TargetMode="External"/><Relationship Id="rId111" Type="http://schemas.openxmlformats.org/officeDocument/2006/relationships/hyperlink" Target="https://www.oasis-open.org/policies-guidelines/ipr/" TargetMode="External"/><Relationship Id="rId84" Type="http://schemas.openxmlformats.org/officeDocument/2006/relationships/hyperlink" Target="https://docs.oasis-open.org/mqtt/mqtt/v5.0/os/mqtt-v5.0-os.html#S4_13_Errors" TargetMode="External"/><Relationship Id="rId83" Type="http://schemas.openxmlformats.org/officeDocument/2006/relationships/hyperlink" Target="https://docs.oasis-open.org/mqtt/mqtt/v5.0/os/mqtt-v5.0-os.html#S4_13_Errors" TargetMode="External"/><Relationship Id="rId86" Type="http://schemas.openxmlformats.org/officeDocument/2006/relationships/hyperlink" Target="https://docs.oasis-open.org/mqtt/mqtt/v5.0/os/mqtt-v5.0-os.html#_CONNECT_Actions" TargetMode="External"/><Relationship Id="rId85" Type="http://schemas.openxmlformats.org/officeDocument/2006/relationships/hyperlink" Target="https://docs.oasis-open.org/mqtt/mqtt/v5.0/os/mqtt-v5.0-os.html#S4_13_Errors" TargetMode="External"/><Relationship Id="rId88" Type="http://schemas.openxmlformats.org/officeDocument/2006/relationships/image" Target="media/image5.png"/><Relationship Id="rId87" Type="http://schemas.openxmlformats.org/officeDocument/2006/relationships/hyperlink" Target="https://docs.oasis-open.org/mqtt/mqtt/v5.0/os/mqtt-v5.0-os.html#_CONNECT_Actions" TargetMode="External"/><Relationship Id="rId89" Type="http://schemas.openxmlformats.org/officeDocument/2006/relationships/image" Target="media/image2.png"/><Relationship Id="rId80" Type="http://schemas.openxmlformats.org/officeDocument/2006/relationships/hyperlink" Target="https://docs.oasis-open.org/mqtt/mqtt/v5.0/os/mqtt-v5.0-os.html#S4_13_Errors" TargetMode="External"/><Relationship Id="rId82" Type="http://schemas.openxmlformats.org/officeDocument/2006/relationships/hyperlink" Target="https://docs.oasis-open.org/mqtt/mqtt/v5.0/os/mqtt-v5.0-os.html#S4_13_Errors" TargetMode="External"/><Relationship Id="rId81" Type="http://schemas.openxmlformats.org/officeDocument/2006/relationships/hyperlink" Target="https://docs.oasis-open.org/mqtt/mqtt/v5.0/os/mqtt-v5.0-os.html#S4_13_Erro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en.wikipedia.org/wiki/CCM_mode" TargetMode="External"/><Relationship Id="rId72"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75" Type="http://schemas.openxmlformats.org/officeDocument/2006/relationships/image" Target="media/image6.png"/><Relationship Id="rId74" Type="http://schemas.openxmlformats.org/officeDocument/2006/relationships/hyperlink" Target="https://en.wikipedia.org/wiki/Galois/Counter_Mode" TargetMode="External"/><Relationship Id="rId77" Type="http://schemas.openxmlformats.org/officeDocument/2006/relationships/hyperlink" Target="https://docs.oasis-open.org/mqtt/mqtt/v5.0/os/mqtt-v5.0-os.html#Unicode" TargetMode="External"/><Relationship Id="rId76" Type="http://schemas.openxmlformats.org/officeDocument/2006/relationships/image" Target="media/image3.png"/><Relationship Id="rId79" Type="http://schemas.openxmlformats.org/officeDocument/2006/relationships/hyperlink" Target="https://docs.oasis-open.org/mqtt/mqtt/v5.0/cos02/mqtt-v5.0-cos02.html#_PUBLISH_Actions" TargetMode="External"/><Relationship Id="rId78" Type="http://schemas.openxmlformats.org/officeDocument/2006/relationships/hyperlink" Target="https://docs.oasis-open.org/mqtt/mqtt/v5.0/os/mqtt-v5.0-os.html#Unicode" TargetMode="External"/><Relationship Id="rId71" Type="http://schemas.openxmlformats.org/officeDocument/2006/relationships/hyperlink" Target="https://www.rfc-editor.org/rfc/rfc3610" TargetMode="External"/><Relationship Id="rId70"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62" Type="http://schemas.openxmlformats.org/officeDocument/2006/relationships/hyperlink" Target="https://docs.oasis-open.org/mqtt/mqtt/v5.0/cos02/mqtt-v5.0-cos02.html#S4_13_Errors" TargetMode="External"/><Relationship Id="rId61" Type="http://schemas.openxmlformats.org/officeDocument/2006/relationships/hyperlink" Target="https://docs.oasis-open.org/mqtt/mqtt/v5.0/cos02/mqtt-v5.0-cos02.html#S4_13_Errors" TargetMode="External"/><Relationship Id="rId64" Type="http://schemas.openxmlformats.org/officeDocument/2006/relationships/hyperlink" Target="https://docs.oasis-open.org/mqtt/mqtt/v5.0/cos02/mqtt-v5.0-cos02.html#_Toc479576982" TargetMode="External"/><Relationship Id="rId63" Type="http://schemas.openxmlformats.org/officeDocument/2006/relationships/hyperlink" Target="https://docs.oasis-open.org/mqtt/mqtt/v5.0/cos02/mqtt-v5.0-cos02.html#S4_13_Errors" TargetMode="External"/><Relationship Id="rId66" Type="http://schemas.openxmlformats.org/officeDocument/2006/relationships/hyperlink" Target="https://www.rfc-editor.org/rfc/rfc2104" TargetMode="External"/><Relationship Id="rId65" Type="http://schemas.openxmlformats.org/officeDocument/2006/relationships/hyperlink" Target="https://docs.oasis-open.org/mqtt/mqtt/v5.0/cos02/mqtt-v5.0-cos02.html#_Toc479576982" TargetMode="External"/><Relationship Id="rId68"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67" Type="http://schemas.openxmlformats.org/officeDocument/2006/relationships/hyperlink" Target="https://nvlpubs.nist.gov/nistpubs/FIPS/NIST.FIPS.198-1.pdf" TargetMode="External"/><Relationship Id="rId60" Type="http://schemas.openxmlformats.org/officeDocument/2006/relationships/hyperlink" Target="https://docs.oasis-open.org/mqtt/mqtt/v5.0/cos02/mqtt-v5.0-cos02.html#S4_13_Errors" TargetMode="External"/><Relationship Id="rId69" Type="http://schemas.openxmlformats.org/officeDocument/2006/relationships/hyperlink" Target="https://nvlpubs.nist.gov/nistpubs/SpecialPublications/NIST.SP.800-38b.pdf" TargetMode="External"/><Relationship Id="rId51" Type="http://schemas.openxmlformats.org/officeDocument/2006/relationships/hyperlink" Target="https://docs.oasis-open.org/mqtt/mqtt/v5.0/cos02/mqtt-v5.0-cos02.html#Unicode" TargetMode="External"/><Relationship Id="rId50" Type="http://schemas.openxmlformats.org/officeDocument/2006/relationships/hyperlink" Target="https://docs.oasis-open.org/mqtt/mqtt/v5.0/cos02/mqtt-v5.0-cos02.html#Unicode" TargetMode="External"/><Relationship Id="rId53" Type="http://schemas.openxmlformats.org/officeDocument/2006/relationships/hyperlink" Target="https://docs.oasis-open.org/mqtt/mqtt/v5.0/cos02/mqtt-v5.0-cos02.html#S4_13_Errors" TargetMode="External"/><Relationship Id="rId52" Type="http://schemas.openxmlformats.org/officeDocument/2006/relationships/hyperlink" Target="https://docs.oasis-open.org/mqtt/mqtt/v5.0/cos02/mqtt-v5.0-cos02.html#RFC3629" TargetMode="External"/><Relationship Id="rId55" Type="http://schemas.openxmlformats.org/officeDocument/2006/relationships/image" Target="media/image7.png"/><Relationship Id="rId54" Type="http://schemas.openxmlformats.org/officeDocument/2006/relationships/hyperlink" Target="https://docs.oasis-open.org/mqtt/mqtt/v5.0/cos02/mqtt-v5.0-cos02.html#Unicode" TargetMode="External"/><Relationship Id="rId57" Type="http://schemas.openxmlformats.org/officeDocument/2006/relationships/hyperlink" Target="https://docs.oasis-open.org/mqtt/mqtt/v5.0/cos02/mqtt-v5.0-cos02.html#_CONNECT_%E2%80%93_Connection" TargetMode="External"/><Relationship Id="rId56" Type="http://schemas.openxmlformats.org/officeDocument/2006/relationships/hyperlink" Target="https://docs.oasis-open.org/mqtt/mqtt/v5.0/cos02/mqtt-v5.0-cos02.html#_CONNECT_%E2%80%93_Connection" TargetMode="External"/><Relationship Id="rId59" Type="http://schemas.openxmlformats.org/officeDocument/2006/relationships/hyperlink" Target="https://docs.oasis-open.org/mqtt/mqtt/v5.0/cos02/mqtt-v5.0-cos02.html#_CONNACK_%E2%80%93_Connect" TargetMode="External"/><Relationship Id="rId58" Type="http://schemas.openxmlformats.org/officeDocument/2006/relationships/hyperlink" Target="https://docs.oasis-open.org/mqtt/mqtt/v5.0/cos02/mqtt-v5.0-cos02.html#_CONNACK_%E2%80%93_Conn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KtHreKsbKXsBQd+biKhPH6aNOw==">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yLzAQoKdGV4dC9wbGFpbh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yobIhUxMTM5NjUyMjQ0MjgwNTgwOTM3MzkoADgAMMr+49LWMTjK/uPS1jFaDHV6NHpvajUwN2NuenICIAB4AIgBApoBBggAEAAYAKoB5wE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wAQC4AQFClwYKC0FBQUJISkxvbUxrEgtBQUFCRnh3WGoyMBrkAQoJdGV4dC9odG1s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LlAQoKdGV4dC9wbGFpbh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4qGyIVMTAzOTc0MTE4OTE0NDAzMDc4ODc2KAA4ADD1mN+K3TE49Zjfit0xWgx2ajJuOGdpazVveXhyAiAAeACIAQKaAQYIABAAGACqAdkB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sAEAuAEBWgw2cXlwd3B5YzEyZnJyAiAAeACIAQKaAQYIABAAGACqAWkSZ0JyZWFrIHRoZSBjb25mb3JtYW5jZSBjbGF1c2VzIG91dCwgYW5kIG1vdmXCoHRoZSBub24tbm9ybWF0aXZlIHNlY3Rpb25zIHRvIHRoZSBzZWN1dGlyeSBjaGFwdGVyIChtYXliZSmwAQC4AQEY6uaf47QxIMuigavNMTAAQhBraXguM3pzZ3Y4cWRycjIx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hB4KC0FBQUE5Yi1rcEE0EtIdCgtBQUFBOWIta3BBNBILQUFBQTliLWtwQTQa3AMKCXRleHQvaHRtbB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LdAwoKdGV4dC9wbGFpbh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iygIKCnRleHQvcGxhaW4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qGyIVMTE2MDgxODk5MTcxMTM0NTMwMDAzKAA4ADD8nImGuTE4/JyJhrkxUAFaDGRlOGZpNHc0NDVhdXICIAB4AIgBApoBBggAEAAYAKoBvgI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6wAQC4AQFaDHhueGYwZ29keXEydHICIAB4AIgBApoBBggAEAAYAKoB0QM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6wAQC4AQEY0Ozq6LQxIPyciYa5MTAAQhBraXguNTJ4bHJvNTZpMDN2IpMCCgtBQUFCS0JJMmJYRRLdAQoLQUFBQktCSTJiWEUSC0FBQUJLQkkyYlhFGg0KCXRleHQvaHRtbBIAIg4KCnRleHQvcGxhaW4SACobIhUxMTU2MjYzNTcxNDI3MzU4MTIyNjYoADgAMMqV4dflMTjwm+HX5TFKPQokYXBwbGljYXRpb24vdm5kLmdvb2dsZS1hcHBzLmRvY3MubWRzGhXC19rkAQ8SDQoJCgPigJkQARgAEAFaDHlwZTI5bW8xY2JwbXICIAB4AIIBFHN1Z2dlc3QuczI2OWM1aG9vN2x5mgEGCAAQABgAsAEAuAEAGMqV4dflMSDwm+HX5TEwAEIUc3VnZ2VzdC5zMjY5YzVob283bHk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rABALgBABiY1/GR5TEgy+DcqoMyMABCD2tpeC5nZnlqc2ExeWUzMyLLFwoLQUFBQlB4azJpdmcSmRcKC0FBQUJQeGsyaXZnEgtBQUFCUHhrMml2ZxqsBwoJdGV4dC9odG1sEp4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PGJyPjxicj5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4ipwcKCnRleHQvcGxhaW4SmA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KC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iobIhUxMTYwODE4OTkxNzExMzQ1MzAwMDMoADgAMJqLkYOCMjiai5GDgjJKMQoKdGV4dC9wbGFpbhIjVGhlIFNlcnZlciBWaWV3IG9mIHRoZSBDbGllbnQgU3RhdGVaDDhtenhyNmdncG9ra3ICIAB4AJoBBggAEAAYAKoBoQcSng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48YnI+PGJyP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sEMCgtBQUFCSmg0aG05TRKPDAoLQUFBQkpoNGhtOU0SC0FBQUJKaDRobTlNGrEDCgl0ZXh0L2h0bWw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IoQECgp0ZXh0L3BsYWluEvUDQVNDIHNheXMsIGFkZCBzb21ldGhpbmcgbGlrZToK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KiUiH0FOT05ZTU9VU18xMDE0MzcyMjc2OTMyMjc4ODI0NzEoADgBMI28ttvlMTiNvLbb5TF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yKSAgoKdGV4dC9wbGFpb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qGyIVMTA4MTg0Mzc1ODE0MDUwNjYyMDc2KAA4ADDv7/aS5TE47+/2kuUxSpMBCgp0ZXh0L3BsYWluEoQBVGhlIHRyYW5zbWlzc2lvbiByYWRpdXMgUmIgb2YgdGhlIFNFQVJDSEdXIHBhY2tldCBpcyBsaW1pdGVkLCBlLmcuIHRvIGEgc2luZ2xlIGhvcCBpbiBjYXNlIG9mIGEgZGVuc2UgZGVwbG95bWVudCBvZiBNUVRULVNOIGNsaWVudHMuWgw1NG1wczdqcXo1ZjdyAiAAeACaAQYIABAAGACqAYYC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7ABALgBABjv7/aS5TEg7+/2kuUxMABCEGtpeC5iMjVtbjEyeWZ1Y2gi1ggKC0FBQUE2Y1hUci1VEqQICgtBQUFBNmNYVHItVRILQUFBQTZjWFRyLVUawQIKCXRleHQvaHRtbB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iuAIKCnRleHQvcGxhaW4SqQJJdCBzaG91bGQgYmUgYmUgY29uc2lzdGVudCB3aXRoIHRoZSBDb25uZWN0ICJLZWVwIEFsaXZlIFRpbWVyIi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qGyIVMTE1NjI2MzU3MTQyNzM1ODEyMjY2KAA4ADDq55aIsDE46ueWiLAxWgx2YzA5ZzF1d2xtOHhyAiAAeACIAQKaAQYIABAAGACqAbYC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i7wEKCnRleHQvcGxhaW4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iobIhUxMTM5NjUyMjQ0MjgwNTgwOTM3MzkoADgAMO3bl+K0MTjt25fitDFaDGozZmVyd3plNmwyZHICIAB4AIgBApoBBggAEAAYAKoB4wES4AFUaGUgd2lyZWxlc3Mgbm9kZSBpZCwgd2hpbHN0IGFuYWxvZ291c8KgdG8sIGlzIG5vdCBkaXJlY3RseSBsaW5rZWQgdG8gdGhlIGNsaWVudCBpZC4gSXRzIG9udCBoZSBleHRlcm5hbCBuZXR3b3JrLCBhbmQgdGh1cyBhZGRyZXNzZWQgaW4gYW4gdW5rbm93biBtYW5uZXIgKHBlcmhhcHMgd2UgY291bGQgbG9vayB0byBib3VuZCB0aGlzIHRvIGEgcmVhc29uYWJsZSBudW1iZXIgb2YgYnl0ZXMpLrABALgBAUK4BgoLQUFBQTliLWtvOHMSC0FBQUE2Y1hUcnlrGvkBCgl0ZXh0L2h0bWw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ItIBCgp0ZXh0L3BsYWluEsMBRnJvbSBodHRwczovL2lzc3Vlcy5vYXNpcy1vcGVuLm9yZy9icm93c2UvTVFUVC02MDQ6IE1RVFQgcmVzZXJ2ZWQgYm90aCB0aGUgVURQIGFuZCBUQ1AgcG9ydHMgYnV0IHByb2hpYml0cyB0aGUgdXNlIG9mIFVEUCwKV2Ugc2hvdWxkIGFwcHJvYWNoIHRoZSBNUVRUIFRDIHRvIGdldCB0aGlzIHJlZGVzaWduYXRlZCBhcyBNUVRUL01RVFQtU04uKhsiFTExNTYyNjM1NzE0MjczNTgxMjI2NigAOAAwqJaO6r8xOPWmmuq/MUKECwoLQUFBQkJMUkdMNUESC0FBQUJCTFJHTDRBGrQDCgl0ZXh0L2h0bWw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KyAwoKdGV4dC9wbGFpbhKjA0lBTkEgODg4MyBhbmQgMTg4MyBmb3IgYm90aCBUQ1AgYW5kIFVEUCBhcmUgYWxyZWFkeSByZWdpc3RlcmVkIHRvIOKAnFNlY3VyZSBNUVRU4oCdIGFuZCDigJxNUVRU4oCdIHNpbmNlIDIwMTUsIHNvIEkgc3VwcG9zZSB0aGUgVURQIHBvcnRzIHdlIGNhbiBiZSByZXVzZWQgZm9yIE1RVFQtU04K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KhsiFTExNTYyNjM1NzE0MjczNTgxMjI2NigAOAAw9aaa6r8xOPWmmuq/MVoMZjZ1dnl0anRmZmt4cgIgAHgAiAECmgEGCAAQABgAqgGpAx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sAEAuAEBWgxwMmJpaHB2MHZ3c3JyAiAAeACIAQKaAQYIABAAGACqAcYDEsMDRnJvbSA8YSBocmVmPSJodHRwczovL3d3dy5nb29nbGUuY29tL3VybD9xPWh0dHBzOi8vaXNzdWVzLm9hc2lzLW9wZW4ub3JnL2Jyb3dzZS9NUVRULTYwNCZhbXA7c2E9RCZhbXA7c291cmNlPWRvY3MmYW1wO3VzdD0xNzE5NTAyOTg3ODA5Mzc2JmFtcDt1c2c9QU92VmF3M2FMYWpsek8zN3NrTlJIMXJBSlNvSC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KhBAoKdGV4dC9wbGFpbhKSBERvIHRoZXNlIHllbGxvd8KgaGlnaGxpZ2h0cyBpbmRpY2F0ZSBjb250ZW50L3J1bGVzIGFuZCBmb3JtIGVxdWFsbHkgdG8gbmVlZCB3b3JrPyBJIGd1ZXNzIHNvLgoKRGVwZW5kaW5nIG9uIHRoZSB1bmRlcmx5aW5nICJydWxlcyIgZnJvbSBlbmZvcmNlbWVudCBwZXIgZWl0aGVyIGhvcGluZywgY29udmVudGlvbiwgb3IgZW5mb3JjZW1lbnQgSSBhbSBzdXJlIHdlIGNhbiB3cml0ZSB0aGlzIHN0YXRlbWVudCBzaG9ydGVyIGFuZCB0byB0aGUgcG9pbnQuCgp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