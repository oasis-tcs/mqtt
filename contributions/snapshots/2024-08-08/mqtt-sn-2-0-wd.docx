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Th</w:t>
      </w: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sdt>
        <w:sdtPr>
          <w:tag w:val="goog_rdk_6"/>
        </w:sdtPr>
        <w:sdtContent>
          <w:del w:author="davide.lenzarini@u-blox.com" w:id="0" w:date="2024-08-08T09:49:08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sdt>
        <w:sdtPr>
          <w:tag w:val="goog_rdk_8"/>
        </w:sdtPr>
        <w:sdtContent>
          <w:del w:author="davide.lenzarini@u-blox.com" w:id="1" w:date="2024-08-08T09:49:11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9"/>
        </w:sdtPr>
        <w:sdtContent>
          <w:ins w:author="davide.lenzarini@u-blox.com" w:id="2"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10"/>
        </w:sdtPr>
        <w:sdtContent>
          <w:commentRangeStart w:id="5"/>
        </w:sdtContent>
      </w:sdt>
      <w:r w:rsidDel="00000000" w:rsidR="00000000" w:rsidRPr="00000000">
        <w:rPr>
          <w:rFonts w:ascii="Arial" w:cs="Arial" w:eastAsia="Arial" w:hAnsi="Arial"/>
          <w:b w:val="1"/>
          <w:color w:val="000000"/>
          <w:sz w:val="22"/>
          <w:szCs w:val="22"/>
          <w:shd w:fill="auto" w:val="clear"/>
          <w:rtl w:val="0"/>
        </w:rPr>
        <w:t xml:space="preserve">MQTT Server: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sdt>
        <w:sdtPr>
          <w:tag w:val="goog_rdk_12"/>
        </w:sdtPr>
        <w:sdtContent>
          <w:del w:author="davide.lenzarini@u-blox.com" w:id="3" w:date="2024-08-08T09:49:25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13"/>
        </w:sdtPr>
        <w:sdtContent>
          <w:commentRangeStart w:id="6"/>
        </w:sdtContent>
      </w:sdt>
      <w:sdt>
        <w:sdtPr>
          <w:tag w:val="goog_rdk_14"/>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5"/>
        </w:sdtPr>
        <w:sdtContent>
          <w:commentRangeStart w:id="8"/>
        </w:sdtContent>
      </w:sdt>
      <w:sdt>
        <w:sdtPr>
          <w:tag w:val="goog_rdk_16"/>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7"/>
              </w:sdtPr>
              <w:sdtContent>
                <w:commentRangeStart w:id="10"/>
              </w:sdtContent>
            </w:sdt>
            <w:r w:rsidDel="00000000" w:rsidR="00000000" w:rsidRPr="00000000">
              <w:rPr>
                <w:rFonts w:ascii="Arial" w:cs="Arial" w:eastAsia="Arial" w:hAnsi="Arial"/>
                <w:rtl w:val="0"/>
              </w:rPr>
              <w:t xml:space="preserve"> or broker</w:t>
            </w:r>
            <w:commentRangeEnd w:id="10"/>
            <w:r w:rsidDel="00000000" w:rsidR="00000000" w:rsidRPr="00000000">
              <w:commentReference w:id="1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4"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8"/>
          </w:sdtPr>
          <w:sdtContent>
            <w:tc>
              <w:tcPr>
                <w:tcBorders>
                  <w:top w:color="000000" w:space="0" w:sz="4" w:val="single"/>
                  <w:left w:color="000000" w:space="0" w:sz="4" w:val="single"/>
                  <w:bottom w:color="000000" w:space="0" w:sz="4" w:val="single"/>
                  <w:right w:color="000000" w:space="0" w:sz="4" w:val="single"/>
                </w:tcBorders>
                <w:tcPrChange w:author="davide.lenzarini@u-blox.com" w:id="4" w:date="2024-07-30T18:04:29Z">
                  <w:tcPr>
                    <w:tcBorders>
                      <w:top w:color="000000" w:space="0" w:sz="4" w:val="single"/>
                      <w:left w:color="000000" w:space="0" w:sz="4" w:val="single"/>
                      <w:bottom w:color="000000" w:space="0" w:sz="4" w:val="single"/>
                      <w:right w:color="000000" w:space="0" w:sz="4" w:val="single"/>
                    </w:tcBorders>
                  </w:tcPr>
                </w:tcPrChange>
              </w:tcPr>
              <w:sdt>
                <w:sdtPr>
                  <w:tag w:val="goog_rdk_22"/>
                </w:sdtPr>
                <w:sdtContent>
                  <w:p w:rsidR="00000000" w:rsidDel="00000000" w:rsidP="00000000" w:rsidRDefault="00000000" w:rsidRPr="00000000" w14:paraId="000002CE">
                    <w:pPr>
                      <w:jc w:val="center"/>
                      <w:rPr>
                        <w:rFonts w:ascii="Arial" w:cs="Arial" w:eastAsia="Arial" w:hAnsi="Arial"/>
                        <w:rPrChange w:author="davide.lenzarini@u-blox.com" w:id="4" w:date="2024-07-30T18:04:29Z">
                          <w:rPr>
                            <w:rFonts w:ascii="Arial" w:cs="Arial" w:eastAsia="Arial" w:hAnsi="Arial"/>
                            <w:color w:val="000000"/>
                          </w:rPr>
                        </w:rPrChange>
                      </w:rPr>
                    </w:pPr>
                    <w:sdt>
                      <w:sdtPr>
                        <w:tag w:val="goog_rdk_20"/>
                      </w:sdtPr>
                      <w:sdtContent>
                        <w:ins w:author="davide.lenzarini@u-blox.com" w:id="5" w:date="2024-07-30T18:04:29Z">
                          <w:r w:rsidDel="00000000" w:rsidR="00000000" w:rsidRPr="00000000">
                            <w:rPr>
                              <w:rFonts w:ascii="Arial" w:cs="Arial" w:eastAsia="Arial" w:hAnsi="Arial"/>
                              <w:color w:val="000000"/>
                              <w:rtl w:val="0"/>
                            </w:rPr>
                            <w:t xml:space="preserve">Gateway to Client</w:t>
                          </w:r>
                        </w:ins>
                      </w:sdtContent>
                    </w:sdt>
                    <w:sdt>
                      <w:sdtPr>
                        <w:tag w:val="goog_rdk_21"/>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4"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24"/>
              </w:sdtPr>
              <w:sdtContent>
                <w:ins w:author="davide.lenzarini@u-blox.com" w:id="6"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26"/>
              </w:sdtPr>
              <w:sdtContent>
                <w:ins w:author="davide.lenzarini@u-blox.com" w:id="7" w:date="2024-07-30T18:05:49Z">
                  <w:r w:rsidDel="00000000" w:rsidR="00000000" w:rsidRPr="00000000">
                    <w:rPr>
                      <w:rFonts w:ascii="Arial" w:cs="Arial" w:eastAsia="Arial" w:hAnsi="Arial"/>
                      <w:color w:val="666666"/>
                      <w:rtl w:val="0"/>
                    </w:rPr>
                    <w:t xml:space="preserve">Reserved</w:t>
                  </w:r>
                </w:ins>
              </w:sdtContent>
            </w:sdt>
            <w:sdt>
              <w:sdtPr>
                <w:tag w:val="goog_rdk_27"/>
              </w:sdtPr>
              <w:sdtContent>
                <w:del w:author="davide.lenzarini@u-blox.com" w:id="7"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29"/>
              </w:sdtPr>
              <w:sdtContent>
                <w:ins w:author="davide.lenzarini@u-blox.com" w:id="8"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31"/>
              </w:sdtPr>
              <w:sdtContent>
                <w:ins w:author="davide.lenzarini@u-blox.com" w:id="9" w:date="2024-07-30T18:05:56Z">
                  <w:r w:rsidDel="00000000" w:rsidR="00000000" w:rsidRPr="00000000">
                    <w:rPr>
                      <w:rFonts w:ascii="Arial" w:cs="Arial" w:eastAsia="Arial" w:hAnsi="Arial"/>
                      <w:color w:val="666666"/>
                      <w:rtl w:val="0"/>
                    </w:rPr>
                    <w:t xml:space="preserve">Reserved</w:t>
                  </w:r>
                </w:ins>
              </w:sdtContent>
            </w:sdt>
            <w:sdt>
              <w:sdtPr>
                <w:tag w:val="goog_rdk_32"/>
              </w:sdtPr>
              <w:sdtContent>
                <w:del w:author="davide.lenzarini@u-blox.com" w:id="9"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4">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5">
            <w:pPr>
              <w:jc w:val="center"/>
              <w:rPr>
                <w:rFonts w:ascii="Arial" w:cs="Arial" w:eastAsia="Arial" w:hAnsi="Arial"/>
                <w:b w:val="1"/>
              </w:rPr>
            </w:pPr>
            <w:sdt>
              <w:sdtPr>
                <w:tag w:val="goog_rdk_33"/>
              </w:sdtPr>
              <w:sdtContent>
                <w:commentRangeStart w:id="11"/>
              </w:sdtContent>
            </w:sdt>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9">
            <w:pPr>
              <w:jc w:val="center"/>
              <w:rPr>
                <w:rFonts w:ascii="Arial" w:cs="Arial" w:eastAsia="Arial" w:hAnsi="Arial"/>
                <w:b w:val="1"/>
              </w:rPr>
            </w:pPr>
            <w:commentRangeEnd w:id="11"/>
            <w:r w:rsidDel="00000000" w:rsidR="00000000" w:rsidRPr="00000000">
              <w:commentReference w:id="11"/>
            </w: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6">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D">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61">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34"/>
        </w:sdtPr>
        <w:sdtContent>
          <w:commentRangeStart w:id="12"/>
        </w:sdtContent>
      </w:sdt>
      <w:sdt>
        <w:sdtPr>
          <w:tag w:val="goog_rdk_35"/>
        </w:sdtPr>
        <w:sdtContent>
          <w:commentRangeStart w:id="13"/>
        </w:sdtContent>
      </w:sdt>
      <w:r w:rsidDel="00000000" w:rsidR="00000000" w:rsidRPr="00000000">
        <w:rPr>
          <w:rFonts w:ascii="Arial" w:cs="Arial" w:eastAsia="Arial" w:hAnsi="Arial"/>
          <w:rtl w:val="0"/>
        </w:rPr>
        <w:t xml:space="preserve">MQTT-SN Control Packets that require a Packet Identifier are shown below</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6"/>
        </w:sdtPr>
        <w:sdtContent>
          <w:commentRangeStart w:id="1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4"/>
      <w:r w:rsidDel="00000000" w:rsidR="00000000" w:rsidRPr="00000000">
        <w:commentReference w:id="1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7"/>
        </w:sdtPr>
        <w:sdtContent>
          <w:commentRangeStart w:id="15"/>
        </w:sdtContent>
      </w:sdt>
      <w:sdt>
        <w:sdtPr>
          <w:tag w:val="goog_rdk_38"/>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9"/>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40"/>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41"/>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45"/>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1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42"/>
            </w:sdtPr>
            <w:sdtContent>
              <w:commentRangeStart w:id="20"/>
            </w:sdtContent>
          </w:sdt>
          <w:commentRangeEnd w:id="20"/>
          <w:r w:rsidDel="00000000" w:rsidR="00000000" w:rsidRPr="00000000">
            <w:commentReference w:id="20"/>
          </w:r>
          <w:sdt>
            <w:sdtPr>
              <w:tag w:val="goog_rdk_43"/>
            </w:sdtPr>
            <w:sdtContent>
              <w:commentRangeStart w:id="21"/>
            </w:sdtContent>
          </w:sdt>
          <w:commentRangeEnd w:id="21"/>
          <w:r w:rsidDel="00000000" w:rsidR="00000000" w:rsidRPr="00000000">
            <w:commentReference w:id="21"/>
          </w:r>
          <w:sdt>
            <w:sdtPr>
              <w:tag w:val="goog_rdk_44"/>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46"/>
        </w:sdtPr>
        <w:sdtContent>
          <w:commentRangeStart w:id="22"/>
        </w:sdtContent>
      </w:sdt>
      <w:r w:rsidDel="00000000" w:rsidR="00000000" w:rsidRPr="00000000">
        <w:rPr>
          <w:rFonts w:ascii="Arial" w:cs="Arial" w:eastAsia="Arial" w:hAnsi="Arial"/>
          <w:rtl w:val="0"/>
        </w:rPr>
        <w:t xml:space="preserve">Protocol </w:t>
      </w:r>
      <w:sdt>
        <w:sdtPr>
          <w:tag w:val="goog_rdk_47"/>
        </w:sdtPr>
        <w:sdtContent>
          <w:ins w:author="davide.lenzarini@u-blox.com" w:id="11" w:date="2024-07-30T18:33:07Z">
            <w:r w:rsidDel="00000000" w:rsidR="00000000" w:rsidRPr="00000000">
              <w:rPr>
                <w:rFonts w:ascii="Arial" w:cs="Arial" w:eastAsia="Arial" w:hAnsi="Arial"/>
                <w:rtl w:val="0"/>
              </w:rPr>
              <w:t xml:space="preserve">Version</w:t>
            </w:r>
          </w:ins>
        </w:sdtContent>
      </w:sdt>
      <w:sdt>
        <w:sdtPr>
          <w:tag w:val="goog_rdk_48"/>
        </w:sdtPr>
        <w:sdtContent>
          <w:del w:author="davide.lenzarini@u-blox.com" w:id="11"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49"/>
        </w:sdtPr>
        <w:sdtContent>
          <w:ins w:author="davide.lenzarini@u-blox.com" w:id="12" w:date="2024-07-30T18:33:12Z">
            <w:r w:rsidDel="00000000" w:rsidR="00000000" w:rsidRPr="00000000">
              <w:rPr>
                <w:rFonts w:ascii="Arial" w:cs="Arial" w:eastAsia="Arial" w:hAnsi="Arial"/>
                <w:i w:val="1"/>
                <w:rtl w:val="0"/>
              </w:rPr>
              <w:t xml:space="preserve">Version</w:t>
            </w:r>
          </w:ins>
        </w:sdtContent>
      </w:sdt>
      <w:sdt>
        <w:sdtPr>
          <w:tag w:val="goog_rdk_50"/>
        </w:sdtPr>
        <w:sdtContent>
          <w:del w:author="davide.lenzarini@u-blox.com" w:id="12"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51"/>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52"/>
              </w:sdtPr>
              <w:sdtContent>
                <w:commentRangeStart w:id="24"/>
              </w:sdtContent>
            </w:sdt>
            <w:sdt>
              <w:sdtPr>
                <w:tag w:val="goog_rdk_53"/>
              </w:sdtPr>
              <w:sdtContent>
                <w:commentRangeStart w:id="25"/>
              </w:sdtContent>
            </w:sdt>
            <w:sdt>
              <w:sdtPr>
                <w:tag w:val="goog_rdk_54"/>
              </w:sdtPr>
              <w:sdtContent>
                <w:commentRangeStart w:id="26"/>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55"/>
              </w:sdtPr>
              <w:sdtContent>
                <w:commentRangeStart w:id="27"/>
              </w:sdtContent>
            </w:sdt>
            <w:sdt>
              <w:sdtPr>
                <w:tag w:val="goog_rdk_56"/>
              </w:sdtPr>
              <w:sdtContent>
                <w:commentRangeStart w:id="28"/>
              </w:sdtContent>
            </w:sdt>
            <w:sdt>
              <w:sdtPr>
                <w:tag w:val="goog_rdk_57"/>
              </w:sdtPr>
              <w:sdtContent>
                <w:commentRangeStart w:id="29"/>
              </w:sdtContent>
            </w:sdt>
            <w:r w:rsidDel="00000000" w:rsidR="00000000" w:rsidRPr="00000000">
              <w:rPr>
                <w:rFonts w:ascii="Arial" w:cs="Arial" w:eastAsia="Arial" w:hAnsi="Arial"/>
                <w:rtl w:val="0"/>
              </w:rPr>
              <w:t xml:space="preserve">MQTT</w:t>
            </w:r>
            <w:sdt>
              <w:sdtPr>
                <w:tag w:val="goog_rdk_58"/>
              </w:sdtPr>
              <w:sdtContent>
                <w:ins w:author="davide.lenzarini@u-blox.com" w:id="13"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is not available</w:t>
            </w:r>
            <w:sdt>
              <w:sdtPr>
                <w:tag w:val="goog_rdk_59"/>
              </w:sdtPr>
              <w:sdtContent>
                <w:ins w:author="davide.lenzarini@u-blox.com" w:id="14"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60"/>
              </w:sdtPr>
              <w:sdtContent>
                <w:commentRangeStart w:id="30"/>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30"/>
            <w:r w:rsidDel="00000000" w:rsidR="00000000" w:rsidRPr="00000000">
              <w:commentReference w:id="30"/>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61"/>
              </w:sdtPr>
              <w:sdtContent>
                <w:ins w:author="davide.lenzarini@u-blox.com" w:id="15"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62"/>
              </w:sdtPr>
              <w:sdtContent>
                <w:ins w:author="davide.lenzarini@u-blox.com" w:id="16"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sdt>
              <w:sdtPr>
                <w:tag w:val="goog_rdk_64"/>
              </w:sdtPr>
              <w:sdtContent>
                <w:del w:author="davide.lenzarini@u-blox.com" w:id="17"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C1">
            <w:pPr>
              <w:spacing w:after="9" w:lineRule="auto"/>
              <w:ind w:right="4"/>
              <w:rPr>
                <w:rFonts w:ascii="Arial" w:cs="Arial" w:eastAsia="Arial" w:hAnsi="Arial"/>
              </w:rPr>
            </w:pPr>
            <w:sdt>
              <w:sdtPr>
                <w:tag w:val="goog_rdk_66"/>
              </w:sdtPr>
              <w:sdtContent>
                <w:del w:author="davide.lenzarini@u-blox.com" w:id="17"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C2">
            <w:pPr>
              <w:spacing w:after="9" w:lineRule="auto"/>
              <w:ind w:right="4"/>
              <w:rPr>
                <w:rFonts w:ascii="Arial" w:cs="Arial" w:eastAsia="Arial" w:hAnsi="Arial"/>
              </w:rPr>
            </w:pPr>
            <w:sdt>
              <w:sdtPr>
                <w:tag w:val="goog_rdk_68"/>
              </w:sdtPr>
              <w:sdtContent>
                <w:del w:author="davide.lenzarini@u-blox.com" w:id="17"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C3">
            <w:pPr>
              <w:keepNext w:val="1"/>
              <w:spacing w:after="9" w:lineRule="auto"/>
              <w:ind w:right="4"/>
              <w:rPr>
                <w:rFonts w:ascii="Arial" w:cs="Arial" w:eastAsia="Arial" w:hAnsi="Arial"/>
              </w:rPr>
            </w:pPr>
            <w:sdt>
              <w:sdtPr>
                <w:tag w:val="goog_rdk_70"/>
              </w:sdtPr>
              <w:sdtContent>
                <w:del w:author="davide.lenzarini@u-blox.com" w:id="17"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C4">
            <w:pPr>
              <w:keepNext w:val="1"/>
              <w:spacing w:after="9" w:lineRule="auto"/>
              <w:ind w:right="4"/>
              <w:rPr>
                <w:rFonts w:ascii="Arial" w:cs="Arial" w:eastAsia="Arial" w:hAnsi="Arial"/>
              </w:rPr>
            </w:pPr>
            <w:sdt>
              <w:sdtPr>
                <w:tag w:val="goog_rdk_72"/>
              </w:sdtPr>
              <w:sdtContent>
                <w:del w:author="davide.lenzarini@u-blox.com" w:id="17"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73"/>
              </w:sdtPr>
              <w:sdtContent>
                <w:ins w:author="davide.lenzarini@u-blox.com" w:id="18" w:date="2024-08-06T08:20:20Z">
                  <w:r w:rsidDel="00000000" w:rsidR="00000000" w:rsidRPr="00000000">
                    <w:rPr>
                      <w:rFonts w:ascii="Arial" w:cs="Arial" w:eastAsia="Arial" w:hAnsi="Arial"/>
                      <w:rtl w:val="0"/>
                    </w:rPr>
                    <w:t xml:space="preserve">4</w:t>
                  </w:r>
                </w:ins>
              </w:sdtContent>
            </w:sdt>
            <w:sdt>
              <w:sdtPr>
                <w:tag w:val="goog_rdk_74"/>
              </w:sdtPr>
              <w:sdtContent>
                <w:del w:author="davide.lenzarini@u-blox.com" w:id="18"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76"/>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19"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75"/>
            </w:sdtPr>
            <w:sdtContent>
              <w:ins w:author="davide.lenzarini@u-blox.com" w:id="19"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77"/>
        </w:sdtPr>
        <w:sdtContent>
          <w:ins w:author="davide.lenzarini@u-blox.com" w:id="19" w:date="2024-02-07T16:36:36Z"/>
          <w:sdt>
            <w:sdtPr>
              <w:tag w:val="goog_rdk_78"/>
            </w:sdtPr>
            <w:sdtContent>
              <w:commentRangeStart w:id="31"/>
            </w:sdtContent>
          </w:sdt>
          <w:ins w:author="davide.lenzarini@u-blox.com" w:id="19" w:date="2024-02-07T16:36:36Z">
            <w:sdt>
              <w:sdtPr>
                <w:tag w:val="goog_rdk_79"/>
              </w:sdtPr>
              <w:sdtContent>
                <w:commentRangeStart w:id="32"/>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80"/>
              </w:sdtPr>
              <w:sdtContent>
                <w:del w:author="davide.lenzarini@u-blox.com" w:id="20"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81"/>
              </w:sdtPr>
              <w:sdtContent>
                <w:del w:author="davide.lenzarini@u-blox.com" w:id="21"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82"/>
              </w:sdtPr>
              <w:sdtContent>
                <w:commentRangeStart w:id="33"/>
              </w:sdtContent>
            </w:sdt>
            <w:r w:rsidDel="00000000" w:rsidR="00000000" w:rsidRPr="00000000">
              <w:rPr>
                <w:rFonts w:ascii="Arial" w:cs="Arial" w:eastAsia="Arial" w:hAnsi="Arial"/>
                <w:rtl w:val="0"/>
              </w:rPr>
              <w:t xml:space="preserve">no negotiation.</w:t>
            </w:r>
            <w:commentRangeEnd w:id="33"/>
            <w:r w:rsidDel="00000000" w:rsidR="00000000" w:rsidRPr="00000000">
              <w:commentReference w:id="33"/>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83"/>
        </w:sdtPr>
        <w:sdtContent>
          <w:commentRangeStart w:id="34"/>
        </w:sdtContent>
      </w:sdt>
      <w:r w:rsidDel="00000000" w:rsidR="00000000" w:rsidRPr="00000000">
        <w:rPr>
          <w:rFonts w:ascii="Arial" w:cs="Arial" w:eastAsia="Arial" w:hAnsi="Arial"/>
          <w:rtl w:val="0"/>
        </w:rPr>
        <w:t xml:space="preserve"> topic names and aliases.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sdt>
        <w:sdtPr>
          <w:tag w:val="goog_rdk_84"/>
        </w:sdtPr>
        <w:sdtContent>
          <w:commentRangeStart w:id="35"/>
        </w:sdtContent>
      </w:sdt>
      <w:r w:rsidDel="00000000" w:rsidR="00000000" w:rsidRPr="00000000">
        <w:rPr>
          <w:rFonts w:ascii="Arial" w:cs="Arial" w:eastAsia="Arial" w:hAnsi="Arial"/>
          <w:rtl w:val="0"/>
        </w:rPr>
        <w:t xml:space="preserve">3.1 Format of Individual Packets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F1">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F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F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F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0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0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E">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1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7">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20">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9">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E">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3">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4">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5">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36">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9">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A">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B">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C">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D">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E">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F">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40">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41">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9">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A">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52">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53">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C">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85"/>
        </w:sdtPr>
        <w:sdtContent>
          <w:commentRangeStart w:id="36"/>
        </w:sdtContent>
      </w:sdt>
      <w:r w:rsidDel="00000000" w:rsidR="00000000" w:rsidRPr="00000000">
        <w:rPr>
          <w:rFonts w:ascii="Arial" w:cs="Arial" w:eastAsia="Arial" w:hAnsi="Arial"/>
          <w:rtl w:val="0"/>
        </w:rPr>
        <w:t xml:space="preserve">1-hop </w:t>
      </w:r>
      <w:commentRangeEnd w:id="36"/>
      <w:r w:rsidDel="00000000" w:rsidR="00000000" w:rsidRPr="00000000">
        <w:commentReference w:id="36"/>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86"/>
        </w:sdtPr>
        <w:sdtContent>
          <w:del w:author="davide.lenzarini@u-blox.com" w:id="22"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5F">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2">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3">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4">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65">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8">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9">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A">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B">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C">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D">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E">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F">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70">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8">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9">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81">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82">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A">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B">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4">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7">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9">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A">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87"/>
        </w:sdtPr>
        <w:sdtContent>
          <w:commentRangeStart w:id="37"/>
        </w:sdtContent>
      </w:sdt>
      <w:r w:rsidDel="00000000" w:rsidR="00000000" w:rsidRPr="00000000">
        <w:rPr>
          <w:rFonts w:ascii="Arial" w:cs="Arial" w:eastAsia="Arial" w:hAnsi="Arial"/>
          <w:rtl w:val="0"/>
        </w:rPr>
        <w:t xml:space="preserve">1-byte long</w:t>
      </w:r>
      <w:commentRangeEnd w:id="37"/>
      <w:r w:rsidDel="00000000" w:rsidR="00000000" w:rsidRPr="00000000">
        <w:commentReference w:id="37"/>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B">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C">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88"/>
        </w:sdtPr>
        <w:sdtContent>
          <w:del w:author="davide.lenzarini@u-blox.com" w:id="23"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p w:rsidR="00000000" w:rsidDel="00000000" w:rsidP="00000000" w:rsidRDefault="00000000" w:rsidRPr="00000000" w14:paraId="0000059D">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A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A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A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C">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A">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8">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9">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F">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E3">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F2">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3">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7">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B">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1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9">
            <w:pPr>
              <w:jc w:val="center"/>
              <w:rPr>
                <w:rFonts w:ascii="Arial" w:cs="Arial" w:eastAsia="Arial" w:hAnsi="Arial"/>
              </w:rPr>
            </w:pPr>
            <w:sdt>
              <w:sdtPr>
                <w:tag w:val="goog_rdk_89"/>
              </w:sdtPr>
              <w:sdtContent>
                <w:commentRangeStart w:id="38"/>
              </w:sdtContent>
            </w:sdt>
            <w:sdt>
              <w:sdtPr>
                <w:tag w:val="goog_rdk_90"/>
              </w:sdtPr>
              <w:sdtContent>
                <w:commentRangeStart w:id="39"/>
              </w:sdtContent>
            </w:sdt>
            <w:r w:rsidDel="00000000" w:rsidR="00000000" w:rsidRPr="00000000">
              <w:rPr>
                <w:rFonts w:ascii="Arial" w:cs="Arial" w:eastAsia="Arial" w:hAnsi="Arial"/>
                <w:rtl w:val="0"/>
              </w:rPr>
              <w:t xml:space="preserve">Protocol Version</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tc>
      </w:tr>
      <w:tr>
        <w:trPr>
          <w:cantSplit w:val="0"/>
          <w:tblHeader w:val="0"/>
        </w:trPr>
        <w:tc>
          <w:tcPr/>
          <w:p w:rsidR="00000000" w:rsidDel="00000000" w:rsidP="00000000" w:rsidRDefault="00000000" w:rsidRPr="00000000" w14:paraId="00000646">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54">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55">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63">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70">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71">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E">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C">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D">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A">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8">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9">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B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7">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C4">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5">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D2">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3">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E0">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E1">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E">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F">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C">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D">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B">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8">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9">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26">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7">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34">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35">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42">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43">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50">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51">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E">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F">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D">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91"/>
        </w:sdtPr>
        <w:sdtContent>
          <w:ins w:author="davide.lenzarini@u-blox.com" w:id="24"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6E">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0">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2">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7">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8">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92"/>
        </w:sdtPr>
        <w:sdtContent>
          <w:commentRangeStart w:id="40"/>
        </w:sdtContent>
      </w:sdt>
      <w:r w:rsidDel="00000000" w:rsidR="00000000" w:rsidRPr="00000000">
        <w:rPr>
          <w:rFonts w:ascii="Arial" w:cs="Arial" w:eastAsia="Arial" w:hAnsi="Arial"/>
          <w:rtl w:val="0"/>
        </w:rPr>
        <w:t xml:space="preserve">CONNACK </w:t>
      </w:r>
      <w:commentRangeEnd w:id="40"/>
      <w:r w:rsidDel="00000000" w:rsidR="00000000" w:rsidRPr="00000000">
        <w:commentReference w:id="40"/>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A">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B">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F">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0">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3">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7">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8">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9">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A">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B">
      <w:pPr>
        <w:rPr>
          <w:rFonts w:ascii="Arial" w:cs="Arial" w:eastAsia="Arial" w:hAnsi="Arial"/>
          <w:color w:val="000000"/>
        </w:rPr>
      </w:pPr>
      <w:sdt>
        <w:sdtPr>
          <w:tag w:val="goog_rdk_93"/>
        </w:sdtPr>
        <w:sdtContent>
          <w:commentRangeStart w:id="41"/>
        </w:sdtContent>
      </w:sdt>
      <w:sdt>
        <w:sdtPr>
          <w:tag w:val="goog_rdk_94"/>
        </w:sdtPr>
        <w:sdtContent>
          <w:commentRangeStart w:id="42"/>
        </w:sdtContent>
      </w:sdt>
      <w:sdt>
        <w:sdtPr>
          <w:tag w:val="goog_rdk_95"/>
        </w:sdtPr>
        <w:sdtContent>
          <w:commentRangeStart w:id="43"/>
        </w:sdtContent>
      </w:sdt>
      <w:sdt>
        <w:sdtPr>
          <w:tag w:val="goog_rdk_96"/>
        </w:sdtPr>
        <w:sdtContent>
          <w:commentRangeStart w:id="44"/>
        </w:sdtContent>
      </w:sdt>
      <w:sdt>
        <w:sdtPr>
          <w:tag w:val="goog_rdk_97"/>
        </w:sdtPr>
        <w:sdtContent>
          <w:commentRangeStart w:id="45"/>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w:t>
      </w:r>
      <w:sdt>
        <w:sdtPr>
          <w:tag w:val="goog_rdk_98"/>
        </w:sdtPr>
        <w:sdtContent>
          <w:ins w:author="davide.lenzarini@u-blox.com" w:id="25" w:date="2024-08-08T10:45:14Z">
            <w:r w:rsidDel="00000000" w:rsidR="00000000" w:rsidRPr="00000000">
              <w:rPr>
                <w:rFonts w:ascii="Arial" w:cs="Arial" w:eastAsia="Arial" w:hAnsi="Arial"/>
                <w:highlight w:val="yellow"/>
                <w:rtl w:val="0"/>
              </w:rPr>
              <w:t xml:space="preserve">Client </w:t>
            </w:r>
          </w:ins>
        </w:sdtContent>
      </w:sdt>
      <w:sdt>
        <w:sdtPr>
          <w:tag w:val="goog_rdk_99"/>
        </w:sdtPr>
        <w:sdtContent>
          <w:del w:author="davide.lenzarini@u-blox.com" w:id="25" w:date="2024-08-08T10:45:14Z">
            <w:r w:rsidDel="00000000" w:rsidR="00000000" w:rsidRPr="00000000">
              <w:rPr>
                <w:rFonts w:ascii="Arial" w:cs="Arial" w:eastAsia="Arial" w:hAnsi="Arial"/>
                <w:highlight w:val="yellow"/>
                <w:rtl w:val="0"/>
              </w:rPr>
              <w:delText xml:space="preserve">session </w:delText>
            </w:r>
          </w:del>
        </w:sdtContent>
      </w:sdt>
      <w:r w:rsidDel="00000000" w:rsidR="00000000" w:rsidRPr="00000000">
        <w:rPr>
          <w:rFonts w:ascii="Arial" w:cs="Arial" w:eastAsia="Arial" w:hAnsi="Arial"/>
          <w:highlight w:val="yellow"/>
          <w:rtl w:val="0"/>
        </w:rPr>
        <w:t xml:space="preserve">‘LOST’ (</w:t>
      </w:r>
      <w:sdt>
        <w:sdtPr>
          <w:tag w:val="goog_rdk_100"/>
        </w:sdtPr>
        <w:sdtContent>
          <w:commentRangeStart w:id="46"/>
        </w:sdtContent>
      </w:sdt>
      <w:r w:rsidDel="00000000" w:rsidR="00000000" w:rsidRPr="00000000">
        <w:rPr>
          <w:rFonts w:ascii="Arial" w:cs="Arial" w:eastAsia="Arial" w:hAnsi="Arial"/>
          <w:highlight w:val="yellow"/>
          <w:rtl w:val="0"/>
        </w:rPr>
        <w:t xml:space="preserve">see state description in table 3.6</w:t>
      </w:r>
      <w:commentRangeEnd w:id="46"/>
      <w:r w:rsidDel="00000000" w:rsidR="00000000" w:rsidRPr="00000000">
        <w:commentReference w:id="46"/>
      </w:r>
      <w:r w:rsidDel="00000000" w:rsidR="00000000" w:rsidRPr="00000000">
        <w:rPr>
          <w:rFonts w:ascii="Arial" w:cs="Arial" w:eastAsia="Arial" w:hAnsi="Arial"/>
          <w:highlight w:val="yellow"/>
          <w:rtl w:val="0"/>
        </w:rPr>
        <w:t xml:space="preserve">).</w:t>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78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01"/>
        </w:sdtPr>
        <w:sdtContent>
          <w:commentRangeStart w:id="47"/>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7"/>
      <w:r w:rsidDel="00000000" w:rsidR="00000000" w:rsidRPr="00000000">
        <w:commentReference w:id="47"/>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102"/>
        </w:sdtPr>
        <w:sdtContent>
          <w:ins w:author="davide.lenzarini@u-blox.com" w:id="26" w:date="2024-08-06T08:32:19Z">
            <w:r w:rsidDel="00000000" w:rsidR="00000000" w:rsidRPr="00000000">
              <w:rPr>
                <w:rFonts w:ascii="Arial" w:cs="Arial" w:eastAsia="Arial" w:hAnsi="Arial"/>
                <w:color w:val="000000"/>
                <w:highlight w:val="yellow"/>
                <w:rtl w:val="0"/>
              </w:rPr>
              <w:t xml:space="preserve">i</w:t>
            </w:r>
          </w:ins>
        </w:sdtContent>
      </w:sdt>
      <w:sdt>
        <w:sdtPr>
          <w:tag w:val="goog_rdk_103"/>
        </w:sdtPr>
        <w:sdtContent>
          <w:del w:author="davide.lenzarini@u-blox.com" w:id="26"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104"/>
        </w:sdtPr>
        <w:sdtContent>
          <w:ins w:author="davide.lenzarini@u-blox.com" w:id="27"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F">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1">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3">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4">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5">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6">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7">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8">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9">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B">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C">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D">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F">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1">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2">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3">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6">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7">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9">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A">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B">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C">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D">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E">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105"/>
        </w:sdtPr>
        <w:sdtContent>
          <w:commentRangeStart w:id="48"/>
        </w:sdtContent>
      </w:sdt>
      <w:sdt>
        <w:sdtPr>
          <w:tag w:val="goog_rdk_106"/>
        </w:sdtPr>
        <w:sdtContent>
          <w:commentRangeStart w:id="49"/>
        </w:sdtContent>
      </w:sdt>
      <w:sdt>
        <w:sdtPr>
          <w:tag w:val="goog_rdk_107"/>
        </w:sdtPr>
        <w:sdtContent>
          <w:commentRangeStart w:id="50"/>
        </w:sdtContent>
      </w:sdt>
      <w:r w:rsidDel="00000000" w:rsidR="00000000" w:rsidRPr="00000000">
        <w:rPr>
          <w:rFonts w:ascii="Arial" w:cs="Arial" w:eastAsia="Arial" w:hAnsi="Arial"/>
          <w:b w:val="0"/>
          <w:color w:val="000000"/>
          <w:sz w:val="20"/>
          <w:szCs w:val="20"/>
          <w:rtl w:val="0"/>
        </w:rPr>
        <w:t xml:space="preserve">retained when it is published</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r w:rsidDel="00000000" w:rsidR="00000000" w:rsidRPr="00000000">
        <w:rPr>
          <w:rFonts w:ascii="Arial" w:cs="Arial" w:eastAsia="Arial" w:hAnsi="Arial"/>
          <w:b w:val="0"/>
          <w:color w:val="000000"/>
          <w:sz w:val="20"/>
          <w:szCs w:val="20"/>
          <w:rtl w:val="0"/>
        </w:rPr>
        <w:t xml:space="preserve">.</w:t>
      </w:r>
      <w:sdt>
        <w:sdtPr>
          <w:tag w:val="goog_rdk_108"/>
        </w:sdtPr>
        <w:sdtContent>
          <w:ins w:author="davide.lenzarini@u-blox.com" w:id="28"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7AF">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0">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1">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7B2">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3">
      <w:pPr>
        <w:numPr>
          <w:ilvl w:val="0"/>
          <w:numId w:val="31"/>
        </w:numPr>
        <w:spacing w:after="240" w:before="0" w:lineRule="auto"/>
        <w:ind w:left="720" w:right="0" w:hanging="360"/>
        <w:rPr>
          <w:rFonts w:ascii="Arial" w:cs="Arial" w:eastAsia="Arial" w:hAnsi="Arial"/>
          <w:color w:val="000000"/>
          <w:sz w:val="22"/>
          <w:szCs w:val="22"/>
          <w:shd w:fill="auto" w:val="clear"/>
        </w:rPr>
      </w:pPr>
      <w:sdt>
        <w:sdtPr>
          <w:tag w:val="goog_rdk_109"/>
        </w:sdtPr>
        <w:sdtContent>
          <w:commentRangeStart w:id="51"/>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110"/>
        </w:sdtPr>
        <w:sdtContent>
          <w:commentRangeStart w:id="52"/>
        </w:sdtContent>
      </w:sdt>
      <w:r w:rsidDel="00000000" w:rsidR="00000000" w:rsidRPr="00000000">
        <w:rPr>
          <w:rFonts w:ascii="Arial" w:cs="Arial" w:eastAsia="Arial" w:hAnsi="Arial"/>
          <w:color w:val="000000"/>
          <w:sz w:val="20"/>
          <w:szCs w:val="20"/>
          <w:highlight w:val="yellow"/>
          <w:rtl w:val="0"/>
        </w:rPr>
        <w:t xml:space="preserve"> been published</w:t>
      </w:r>
      <w:commentRangeEnd w:id="52"/>
      <w:r w:rsidDel="00000000" w:rsidR="00000000" w:rsidRPr="00000000">
        <w:commentReference w:id="52"/>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6">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w:t>
      </w:r>
      <w:sdt>
        <w:sdtPr>
          <w:tag w:val="goog_rdk_111"/>
        </w:sdtPr>
        <w:sdtContent>
          <w:ins w:author="davide.lenzarini@u-blox.com" w:id="29" w:date="2024-08-06T10:31:19Z">
            <w:r w:rsidDel="00000000" w:rsidR="00000000" w:rsidRPr="00000000">
              <w:rPr>
                <w:rFonts w:ascii="Arial" w:cs="Arial" w:eastAsia="Arial" w:hAnsi="Arial"/>
                <w:rtl w:val="0"/>
              </w:rPr>
              <w:t xml:space="preserve">Data</w:t>
            </w:r>
          </w:ins>
        </w:sdtContent>
      </w:sdt>
      <w:sdt>
        <w:sdtPr>
          <w:tag w:val="goog_rdk_112"/>
        </w:sdtPr>
        <w:sdtContent>
          <w:del w:author="davide.lenzarini@u-blox.com" w:id="29"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8">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A">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C">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D">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E">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13"/>
        </w:sdtPr>
        <w:sdtContent>
          <w:ins w:author="davide.lenzarini@u-blox.com" w:id="30" w:date="2024-08-06T10:33:11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4"/>
        </w:sdtPr>
        <w:sdtContent>
          <w:del w:author="davide.lenzarini@u-blox.com" w:id="30" w:date="2024-08-06T10:33:11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F">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0">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15"/>
        </w:sdtPr>
        <w:sdtContent>
          <w:ins w:author="davide.lenzarini@u-blox.com" w:id="31" w:date="2024-08-06T10:33:55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6"/>
        </w:sdtPr>
        <w:sdtContent>
          <w:del w:author="davide.lenzarini@u-blox.com" w:id="31" w:date="2024-08-06T10:33:55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17"/>
        </w:sdtPr>
        <w:sdtContent>
          <w:ins w:author="davide.lenzarini@u-blox.com" w:id="32" w:date="2024-08-06T10:34:28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18"/>
        </w:sdtPr>
        <w:sdtContent>
          <w:del w:author="davide.lenzarini@u-blox.com" w:id="32" w:date="2024-08-06T10:34:28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19"/>
        </w:sdtPr>
        <w:sdtContent>
          <w:ins w:author="davide.lenzarini@u-blox.com" w:id="33" w:date="2024-08-06T10:34:44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120"/>
        </w:sdtPr>
        <w:sdtContent>
          <w:del w:author="davide.lenzarini@u-blox.com" w:id="33" w:date="2024-08-06T10:34:44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7">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8">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A">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w:t>
      </w:r>
      <w:sdt>
        <w:sdtPr>
          <w:tag w:val="goog_rdk_121"/>
        </w:sdtPr>
        <w:sdtContent>
          <w:commentRangeStart w:id="53"/>
        </w:sdtContent>
      </w:sdt>
      <w:r w:rsidDel="00000000" w:rsidR="00000000" w:rsidRPr="00000000">
        <w:rPr>
          <w:rFonts w:ascii="Arial" w:cs="Arial" w:eastAsia="Arial" w:hAnsi="Arial"/>
          <w:rtl w:val="0"/>
        </w:rPr>
        <w:t xml:space="preserve"> section 3.1.2.5</w:t>
      </w:r>
      <w:commentRangeEnd w:id="53"/>
      <w:r w:rsidDel="00000000" w:rsidR="00000000" w:rsidRPr="00000000">
        <w:commentReference w:id="53"/>
      </w:r>
      <w:r w:rsidDel="00000000" w:rsidR="00000000" w:rsidRPr="00000000">
        <w:rPr>
          <w:rFonts w:ascii="Arial" w:cs="Arial" w:eastAsia="Arial" w:hAnsi="Arial"/>
          <w:rtl w:val="0"/>
        </w:rPr>
        <w:t xml:space="preserve">. </w:t>
      </w:r>
    </w:p>
    <w:p w:rsidR="00000000" w:rsidDel="00000000" w:rsidP="00000000" w:rsidRDefault="00000000" w:rsidRPr="00000000" w14:paraId="000007CB">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C">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E">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F">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122"/>
        </w:sdtPr>
        <w:sdtContent>
          <w:commentRangeStart w:id="54"/>
        </w:sdtContent>
      </w:sdt>
      <w:sdt>
        <w:sdtPr>
          <w:tag w:val="goog_rdk_123"/>
        </w:sdtPr>
        <w:sdtContent>
          <w:commentRangeStart w:id="55"/>
        </w:sdtContent>
      </w:sdt>
      <w:sdt>
        <w:sdtPr>
          <w:tag w:val="goog_rdk_124"/>
        </w:sdtPr>
        <w:sdtContent>
          <w:commentRangeStart w:id="56"/>
        </w:sdtContent>
      </w:sdt>
      <w:sdt>
        <w:sdtPr>
          <w:tag w:val="goog_rdk_125"/>
        </w:sdtPr>
        <w:sdtContent>
          <w:commentRangeStart w:id="57"/>
        </w:sdtContent>
      </w:sdt>
      <w:r w:rsidDel="00000000" w:rsidR="00000000" w:rsidRPr="00000000">
        <w:rPr>
          <w:rFonts w:ascii="Arial" w:cs="Arial" w:eastAsia="Arial" w:hAnsi="Arial"/>
          <w:rtl w:val="0"/>
        </w:rPr>
        <w:t xml:space="preserve">ents are allowed to send further MQTT Control Packets im</w:t>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1">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2">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3">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4">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sdt>
        <w:sdtPr>
          <w:tag w:val="goog_rdk_126"/>
        </w:sdtPr>
        <w:sdtContent>
          <w:commentRangeStart w:id="58"/>
        </w:sdtContent>
      </w:sdt>
      <w:sdt>
        <w:sdtPr>
          <w:tag w:val="goog_rdk_127"/>
        </w:sdtPr>
        <w:sdtContent>
          <w:commentRangeStart w:id="59"/>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7D7">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8">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5">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6">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5">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2">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1">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3">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2">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1">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2">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0">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1">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F">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0">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E">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F">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D">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E">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C">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D">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B">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C">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A">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B">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9">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8">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9">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7">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8">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6">
            <w:pPr>
              <w:rPr>
                <w:rFonts w:ascii="Arial" w:cs="Arial" w:eastAsia="Arial" w:hAnsi="Arial"/>
              </w:rPr>
            </w:pPr>
            <w:sdt>
              <w:sdtPr>
                <w:tag w:val="goog_rdk_128"/>
              </w:sdtPr>
              <w:sdtContent>
                <w:commentRangeStart w:id="60"/>
              </w:sdtContent>
            </w:sdt>
            <w:r w:rsidDel="00000000" w:rsidR="00000000" w:rsidRPr="00000000">
              <w:rPr>
                <w:rFonts w:ascii="Arial" w:cs="Arial" w:eastAsia="Arial" w:hAnsi="Arial"/>
                <w:rtl w:val="0"/>
              </w:rPr>
              <w:t xml:space="preserve">Byte 11</w:t>
            </w:r>
            <w:commentRangeEnd w:id="60"/>
            <w:r w:rsidDel="00000000" w:rsidR="00000000" w:rsidRPr="00000000">
              <w:commentReference w:id="60"/>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F7">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6">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7">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8">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9">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A">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129"/>
        </w:sdtPr>
        <w:sdtContent>
          <w:del w:author="davide.lenzarini@u-blox.com" w:id="34"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B">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C">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D">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130"/>
        </w:sdtPr>
        <w:sdtContent>
          <w:del w:author="davide.lenzarini@u-blox.com" w:id="35"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90E">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F">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1">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131"/>
        </w:sdtPr>
        <w:sdtContent>
          <w:commentRangeStart w:id="61"/>
        </w:sdtContent>
      </w:sdt>
      <w:r w:rsidDel="00000000" w:rsidR="00000000" w:rsidRPr="00000000">
        <w:rPr>
          <w:rFonts w:ascii="Arial" w:cs="Arial" w:eastAsia="Arial" w:hAnsi="Arial"/>
          <w:rtl w:val="0"/>
        </w:rPr>
        <w:t xml:space="preserve">should</w:t>
      </w:r>
      <w:commentRangeEnd w:id="61"/>
      <w:r w:rsidDel="00000000" w:rsidR="00000000" w:rsidRPr="00000000">
        <w:commentReference w:id="61"/>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2">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3">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132"/>
        </w:sdtPr>
        <w:sdtContent>
          <w:commentRangeStart w:id="62"/>
        </w:sdtContent>
      </w:sdt>
      <w:r w:rsidDel="00000000" w:rsidR="00000000" w:rsidRPr="00000000">
        <w:rPr>
          <w:rFonts w:ascii="Arial" w:cs="Arial" w:eastAsia="Arial" w:hAnsi="Arial"/>
          <w:rtl w:val="0"/>
        </w:rPr>
        <w:t xml:space="preserve">CONNECT </w:t>
      </w:r>
      <w:commentRangeEnd w:id="62"/>
      <w:r w:rsidDel="00000000" w:rsidR="00000000" w:rsidRPr="00000000">
        <w:commentReference w:id="62"/>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5">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6">
      <w:pPr>
        <w:rPr>
          <w:rFonts w:ascii="Arial" w:cs="Arial" w:eastAsia="Arial" w:hAnsi="Arial"/>
        </w:rPr>
      </w:pPr>
      <w:sdt>
        <w:sdtPr>
          <w:tag w:val="goog_rdk_134"/>
        </w:sdtPr>
        <w:sdtContent>
          <w:del w:author="davide.lenzarini@u-blox.com" w:id="36"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135"/>
        </w:sdtPr>
        <w:sdtContent>
          <w:commentRangeStart w:id="63"/>
        </w:sdtContent>
      </w:sdt>
      <w:r w:rsidDel="00000000" w:rsidR="00000000" w:rsidRPr="00000000">
        <w:rPr>
          <w:highlight w:val="yellow"/>
          <w:rtl w:val="0"/>
        </w:rPr>
        <w:t xml:space="preserve">Connect Reason Code values</w:t>
      </w:r>
      <w:commentRangeEnd w:id="63"/>
      <w:r w:rsidDel="00000000" w:rsidR="00000000" w:rsidRPr="00000000">
        <w:commentReference w:id="63"/>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917">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136"/>
        </w:sdtPr>
        <w:sdtContent>
          <w:commentRangeStart w:id="64"/>
        </w:sdtContent>
      </w:sdt>
      <w:sdt>
        <w:sdtPr>
          <w:tag w:val="goog_rdk_137"/>
        </w:sdtPr>
        <w:sdtContent>
          <w:commentRangeStart w:id="65"/>
        </w:sdtContent>
      </w:sdt>
      <w:r w:rsidDel="00000000" w:rsidR="00000000" w:rsidRPr="00000000">
        <w:rPr>
          <w:highlight w:val="yellow"/>
          <w:rtl w:val="0"/>
        </w:rPr>
        <w:t xml:space="preserve">128</w:t>
      </w:r>
      <w:commentRangeEnd w:id="64"/>
      <w:r w:rsidDel="00000000" w:rsidR="00000000" w:rsidRPr="00000000">
        <w:commentReference w:id="64"/>
      </w:r>
      <w:commentRangeEnd w:id="65"/>
      <w:r w:rsidDel="00000000" w:rsidR="00000000" w:rsidRPr="00000000">
        <w:commentReference w:id="65"/>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9">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3">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4">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5">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6">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138"/>
        </w:sdtPr>
        <w:sdtContent>
          <w:commentRangeStart w:id="66"/>
        </w:sdtContent>
      </w:sdt>
      <w:r w:rsidDel="00000000" w:rsidR="00000000" w:rsidRPr="00000000">
        <w:rPr>
          <w:rFonts w:ascii="Arial" w:cs="Arial" w:eastAsia="Arial" w:hAnsi="Arial"/>
          <w:color w:val="000000"/>
          <w:rtl w:val="0"/>
        </w:rPr>
        <w:t xml:space="preserve">247 </w:t>
      </w:r>
      <w:commentRangeEnd w:id="66"/>
      <w:r w:rsidDel="00000000" w:rsidR="00000000" w:rsidRPr="00000000">
        <w:commentReference w:id="66"/>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927">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8">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9">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D">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3">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C">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D">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57">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8">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60">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61">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9">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A">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72">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73">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39"/>
        </w:sdtPr>
        <w:sdtContent>
          <w:commentRangeStart w:id="67"/>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7"/>
      <w:r w:rsidDel="00000000" w:rsidR="00000000" w:rsidRPr="00000000">
        <w:commentReference w:id="67"/>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97C">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0">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140"/>
        </w:sdtPr>
        <w:sdtContent>
          <w:commentRangeStart w:id="68"/>
        </w:sdtContent>
      </w:sdt>
      <w:r w:rsidDel="00000000" w:rsidR="00000000" w:rsidRPr="00000000">
        <w:rPr>
          <w:rFonts w:ascii="Arial" w:cs="Arial" w:eastAsia="Arial" w:hAnsi="Arial"/>
          <w:rtl w:val="0"/>
        </w:rPr>
        <w:t xml:space="preserve">CONNECT</w:t>
      </w:r>
      <w:sdt>
        <w:sdtPr>
          <w:tag w:val="goog_rdk_141"/>
        </w:sdtPr>
        <w:sdtContent>
          <w:ins w:author="davide.lenzarini@u-blox.com" w:id="37" w:date="2024-08-06T10:56:37Z">
            <w:r w:rsidDel="00000000" w:rsidR="00000000" w:rsidRPr="00000000">
              <w:rPr>
                <w:rFonts w:ascii="Arial" w:cs="Arial" w:eastAsia="Arial" w:hAnsi="Arial"/>
                <w:rtl w:val="0"/>
              </w:rPr>
              <w:t xml:space="preserve"> or</w:t>
            </w:r>
          </w:ins>
        </w:sdtContent>
      </w:sdt>
      <w:sdt>
        <w:sdtPr>
          <w:tag w:val="goog_rdk_142"/>
        </w:sdtPr>
        <w:sdtContent>
          <w:del w:author="davide.lenzarini@u-blox.com" w:id="37"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68"/>
      <w:r w:rsidDel="00000000" w:rsidR="00000000" w:rsidRPr="00000000">
        <w:commentReference w:id="68"/>
      </w:r>
      <w:r w:rsidDel="00000000" w:rsidR="00000000" w:rsidRPr="00000000">
        <w:rPr>
          <w:rFonts w:ascii="Arial" w:cs="Arial" w:eastAsia="Arial" w:hAnsi="Arial"/>
          <w:rtl w:val="0"/>
        </w:rPr>
        <w:t xml:space="preserve">AUTH </w:t>
      </w:r>
      <w:sdt>
        <w:sdtPr>
          <w:tag w:val="goog_rdk_143"/>
        </w:sdtPr>
        <w:sdtContent>
          <w:del w:author="davide.lenzarini@u-blox.com" w:id="38"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1">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2">
      <w:pPr>
        <w:rPr>
          <w:rFonts w:ascii="Arial" w:cs="Arial" w:eastAsia="Arial" w:hAnsi="Arial"/>
          <w:sz w:val="24"/>
          <w:szCs w:val="24"/>
        </w:rPr>
      </w:pPr>
      <w:sdt>
        <w:sdtPr>
          <w:tag w:val="goog_rdk_145"/>
        </w:sdtPr>
        <w:sdtContent>
          <w:del w:author="davide.lenzarini@u-blox.com" w:id="39"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146"/>
        </w:sdtPr>
        <w:sdtContent>
          <w:commentRangeStart w:id="69"/>
        </w:sdtContent>
      </w:sdt>
      <w:r w:rsidDel="00000000" w:rsidR="00000000" w:rsidRPr="00000000">
        <w:rPr>
          <w:rFonts w:ascii="Arial" w:cs="Arial" w:eastAsia="Arial" w:hAnsi="Arial"/>
          <w:highlight w:val="white"/>
          <w:rtl w:val="0"/>
        </w:rPr>
        <w:t xml:space="preserve"> Authenticate Reason Codes</w:t>
      </w:r>
      <w:commentRangeEnd w:id="69"/>
      <w:r w:rsidDel="00000000" w:rsidR="00000000" w:rsidRPr="00000000">
        <w:commentReference w:id="69"/>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9">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A">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B">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C">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C">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C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C5">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147"/>
        </w:sdtPr>
        <w:sdtContent>
          <w:commentRangeStart w:id="7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70"/>
      <w:r w:rsidDel="00000000" w:rsidR="00000000" w:rsidRPr="00000000">
        <w:commentReference w:id="7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9D7">
      <w:pPr>
        <w:ind w:left="-5" w:right="990" w:firstLine="0"/>
        <w:rPr>
          <w:rFonts w:ascii="Arial" w:cs="Arial" w:eastAsia="Arial" w:hAnsi="Arial"/>
        </w:rPr>
      </w:pPr>
      <w:sdt>
        <w:sdtPr>
          <w:tag w:val="goog_rdk_148"/>
        </w:sdtPr>
        <w:sdtContent>
          <w:commentRangeStart w:id="71"/>
        </w:sdtContent>
      </w:sdt>
      <w:r w:rsidDel="00000000" w:rsidR="00000000" w:rsidRPr="00000000">
        <w:rPr>
          <w:rFonts w:ascii="Arial" w:cs="Arial" w:eastAsia="Arial" w:hAnsi="Arial"/>
          <w:rtl w:val="0"/>
        </w:rPr>
        <w:t xml:space="preserve">The REGISTER packet </w:t>
      </w:r>
      <w:commentRangeEnd w:id="71"/>
      <w:r w:rsidDel="00000000" w:rsidR="00000000" w:rsidRPr="00000000">
        <w:commentReference w:id="71"/>
      </w:r>
      <w:r w:rsidDel="00000000" w:rsidR="00000000" w:rsidRPr="00000000">
        <w:rPr>
          <w:rFonts w:ascii="Arial" w:cs="Arial" w:eastAsia="Arial" w:hAnsi="Arial"/>
          <w:rtl w:val="0"/>
        </w:rPr>
        <w:t xml:space="preserve">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A">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C">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0">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1">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E2">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E7">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E">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9">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A04">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5">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0">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C">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1">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22">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23">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25">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2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0">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3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B">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C">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46">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47">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51">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5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D">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1">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149"/>
        </w:sdtPr>
        <w:sdtContent>
          <w:del w:author="davide.lenzarini@u-blox.com" w:id="40"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A62">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4">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5">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w:t>
      </w:r>
      <w:sdt>
        <w:sdtPr>
          <w:tag w:val="goog_rdk_150"/>
        </w:sdtPr>
        <w:sdtContent>
          <w:commentRangeStart w:id="72"/>
        </w:sdtContent>
      </w:sdt>
      <w:r w:rsidDel="00000000" w:rsidR="00000000" w:rsidRPr="00000000">
        <w:rPr>
          <w:rFonts w:ascii="Arial" w:cs="Arial" w:eastAsia="Arial" w:hAnsi="Arial"/>
          <w:rtl w:val="0"/>
        </w:rPr>
        <w:t xml:space="preserve"> Topic Alias</w:t>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9">
      <w:pPr>
        <w:rPr/>
      </w:pPr>
      <w:sdt>
        <w:sdtPr>
          <w:tag w:val="goog_rdk_152"/>
        </w:sdtPr>
        <w:sdtContent>
          <w:del w:author="davide.lenzarini@u-blox.com" w:id="41"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153"/>
        </w:sdtPr>
        <w:sdtContent>
          <w:commentRangeStart w:id="73"/>
        </w:sdtContent>
      </w:sdt>
      <w:r w:rsidDel="00000000" w:rsidR="00000000" w:rsidRPr="00000000">
        <w:rPr>
          <w:highlight w:val="yellow"/>
          <w:rtl w:val="0"/>
        </w:rPr>
        <w:t xml:space="preserve">Register Reason Codes</w:t>
      </w:r>
      <w:commentRangeEnd w:id="73"/>
      <w:r w:rsidDel="00000000" w:rsidR="00000000" w:rsidRPr="00000000">
        <w:commentReference w:id="73"/>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A6A">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B">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154"/>
        </w:sdtPr>
        <w:sdtContent>
          <w:del w:author="davide.lenzarini@u-blox.com" w:id="42"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155"/>
        </w:sdtPr>
        <w:sdtContent>
          <w:commentRangeStart w:id="74"/>
        </w:sdtContent>
      </w:sdt>
      <w:r w:rsidDel="00000000" w:rsidR="00000000" w:rsidRPr="00000000">
        <w:rPr>
          <w:rtl w:val="0"/>
        </w:rPr>
        <w:t xml:space="preserve">table below</w:t>
      </w:r>
      <w:commentRangeEnd w:id="74"/>
      <w:r w:rsidDel="00000000" w:rsidR="00000000" w:rsidRPr="00000000">
        <w:commentReference w:id="74"/>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C">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D">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E">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F">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0">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1">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156"/>
              </w:sdtPr>
              <w:sdtContent>
                <w:del w:author="davide.lenzarini@u-blox.com" w:id="43"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A72">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3">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4">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75">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7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8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8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8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8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8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9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95">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A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4">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3">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2">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C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F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57"/>
        </w:sdtPr>
        <w:sdtContent>
          <w:commentRangeStart w:id="7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5"/>
      <w:r w:rsidDel="00000000" w:rsidR="00000000" w:rsidRPr="00000000">
        <w:commentReference w:id="7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F">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0">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2">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4">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5">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07">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8">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158"/>
        </w:sdtPr>
        <w:sdtContent>
          <w:del w:author="davide.lenzarini@u-blox.com" w:id="44"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B09">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A">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C">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F">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0">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13">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1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20">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2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23">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24">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32">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33">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2">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51">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52">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5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57">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E">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6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7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71">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2">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80">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F">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90">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F">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159"/>
        </w:sdtPr>
        <w:sdtContent>
          <w:commentRangeStart w:id="76"/>
        </w:sdtContent>
      </w:sdt>
      <w:r w:rsidDel="00000000" w:rsidR="00000000" w:rsidRPr="00000000">
        <w:rPr>
          <w:rFonts w:ascii="Arial" w:cs="Arial" w:eastAsia="Arial" w:hAnsi="Arial"/>
          <w:highlight w:val="yellow"/>
          <w:rtl w:val="0"/>
        </w:rPr>
        <w:t xml:space="preserve">MUST be associated with a </w:t>
      </w:r>
      <w:sdt>
        <w:sdtPr>
          <w:tag w:val="goog_rdk_160"/>
        </w:sdtPr>
        <w:sdtContent>
          <w:del w:author="davide.lenzarini@u-blox.com" w:id="45"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76"/>
      <w:r w:rsidDel="00000000" w:rsidR="00000000" w:rsidRPr="00000000">
        <w:commentReference w:id="76"/>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1">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3">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5">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A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8">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61"/>
        </w:sdtPr>
        <w:sdtContent>
          <w:ins w:author="davide.lenzarini@u-blox.com" w:id="46" w:date="2024-08-08T13:31:40Z">
            <w:r w:rsidDel="00000000" w:rsidR="00000000" w:rsidRPr="00000000">
              <w:rPr>
                <w:rFonts w:ascii="Arial" w:cs="Arial" w:eastAsia="Arial" w:hAnsi="Arial"/>
                <w:rtl w:val="0"/>
              </w:rPr>
              <w:t xml:space="preserve">session topic alias</w:t>
            </w:r>
          </w:ins>
        </w:sdtContent>
      </w:sdt>
      <w:sdt>
        <w:sdtPr>
          <w:tag w:val="goog_rdk_162"/>
        </w:sdtPr>
        <w:sdtContent>
          <w:del w:author="davide.lenzarini@u-blox.com" w:id="46" w:date="2024-08-08T13:31:40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B">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C">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D">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E">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B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B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B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D">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E">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C">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D">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F0">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F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F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C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C0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C0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B">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A">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8">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9">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8">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9">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163"/>
        </w:sdtPr>
        <w:sdtContent>
          <w:del w:author="davide.lenzarini@u-blox.com" w:id="47"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C">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D">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w:t>
      </w:r>
      <w:sdt>
        <w:sdtPr>
          <w:tag w:val="goog_rdk_164"/>
        </w:sdtPr>
        <w:sdtContent>
          <w:del w:author="davide.lenzarini@u-blox.com" w:id="48"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C5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66"/>
              </w:sdtPr>
              <w:sdtContent>
                <w:del w:author="davide.lenzarini@u-blox.com" w:id="49" w:date="2024-08-06T14:37:36Z"/>
                <w:sdt>
                  <w:sdtPr>
                    <w:tag w:val="goog_rdk_167"/>
                  </w:sdtPr>
                  <w:sdtContent>
                    <w:commentRangeStart w:id="77"/>
                  </w:sdtContent>
                </w:sdt>
                <w:del w:author="davide.lenzarini@u-blox.com" w:id="4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77"/>
            <w:r w:rsidDel="00000000" w:rsidR="00000000" w:rsidRPr="00000000">
              <w:commentReference w:id="77"/>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69"/>
              </w:sdtPr>
              <w:sdtContent>
                <w:del w:author="davide.lenzarini@u-blox.com" w:id="4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71"/>
              </w:sdtPr>
              <w:sdtContent>
                <w:del w:author="davide.lenzarini@u-blox.com" w:id="4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173"/>
              </w:sdtPr>
              <w:sdtContent>
                <w:del w:author="davide.lenzarini@u-blox.com" w:id="49"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75">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174"/>
        </w:sdtPr>
        <w:sdtContent>
          <w:commentRangeStart w:id="78"/>
        </w:sdtContent>
      </w:sdt>
      <w:r w:rsidDel="00000000" w:rsidR="00000000" w:rsidRPr="00000000">
        <w:rPr>
          <w:rFonts w:ascii="Arial" w:cs="Arial" w:eastAsia="Arial" w:hAnsi="Arial"/>
          <w:color w:val="000000"/>
          <w:sz w:val="20"/>
          <w:szCs w:val="20"/>
          <w:shd w:fill="auto" w:val="clear"/>
          <w:rtl w:val="0"/>
        </w:rPr>
        <w:t xml:space="preserve">Table 3‑2</w:t>
      </w:r>
      <w:commentRangeEnd w:id="78"/>
      <w:r w:rsidDel="00000000" w:rsidR="00000000" w:rsidRPr="00000000">
        <w:commentReference w:id="78"/>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9">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B">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75"/>
        </w:sdtPr>
        <w:sdtContent>
          <w:ins w:author="davide.lenzarini@u-blox.com" w:id="50" w:date="2024-08-08T13:32:03Z">
            <w:r w:rsidDel="00000000" w:rsidR="00000000" w:rsidRPr="00000000">
              <w:rPr>
                <w:rFonts w:ascii="Arial" w:cs="Arial" w:eastAsia="Arial" w:hAnsi="Arial"/>
                <w:rtl w:val="0"/>
              </w:rPr>
              <w:t xml:space="preserve">session topic alias</w:t>
            </w:r>
          </w:ins>
        </w:sdtContent>
      </w:sdt>
      <w:sdt>
        <w:sdtPr>
          <w:tag w:val="goog_rdk_176"/>
        </w:sdtPr>
        <w:sdtContent>
          <w:del w:author="davide.lenzarini@u-blox.com" w:id="50"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D">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sdt>
      <w:sdtPr>
        <w:tag w:val="goog_rdk_181"/>
      </w:sdtPr>
      <w:sdtContent>
        <w:p w:rsidR="00000000" w:rsidDel="00000000" w:rsidP="00000000" w:rsidRDefault="00000000" w:rsidRPr="00000000" w14:paraId="00000C7E">
          <w:pPr>
            <w:spacing w:after="306" w:lineRule="auto"/>
            <w:ind w:left="-5" w:right="4" w:firstLine="0"/>
            <w:rPr>
              <w:ins w:author="davide.lenzarini@u-blox.com" w:id="51" w:date="2024-08-06T14:41:38Z"/>
              <w:del w:author="davide.lenzarini@u-blox.com" w:id="51" w:date="2024-08-06T14:41:38Z"/>
              <w:rFonts w:ascii="Arial" w:cs="Arial" w:eastAsia="Arial" w:hAnsi="Arial"/>
            </w:rPr>
          </w:pPr>
          <w:sdt>
            <w:sdtPr>
              <w:tag w:val="goog_rdk_178"/>
            </w:sdtPr>
            <w:sdtContent>
              <w:del w:author="davide.lenzarini@u-blox.com" w:id="51"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179"/>
            </w:sdtPr>
            <w:sdtContent>
              <w:ins w:author="davide.lenzarini@u-blox.com" w:id="51" w:date="2024-08-06T14:41:38Z">
                <w:sdt>
                  <w:sdtPr>
                    <w:tag w:val="goog_rdk_180"/>
                  </w:sdtPr>
                  <w:sdtContent>
                    <w:del w:author="davide.lenzarini@u-blox.com" w:id="51" w:date="2024-08-06T14:41:38Z">
                      <w:r w:rsidDel="00000000" w:rsidR="00000000" w:rsidRPr="00000000">
                        <w:rPr>
                          <w:rtl w:val="0"/>
                        </w:rPr>
                      </w:r>
                    </w:del>
                  </w:sdtContent>
                </w:sdt>
              </w:ins>
            </w:sdtContent>
          </w:sdt>
        </w:p>
      </w:sdtContent>
    </w:sdt>
    <w:sdt>
      <w:sdtPr>
        <w:tag w:val="goog_rdk_183"/>
      </w:sdtPr>
      <w:sdtContent>
        <w:p w:rsidR="00000000" w:rsidDel="00000000" w:rsidP="00000000" w:rsidRDefault="00000000" w:rsidRPr="00000000" w14:paraId="00000C7F">
          <w:pPr>
            <w:rPr>
              <w:rFonts w:ascii="Arial" w:cs="Arial" w:eastAsia="Arial" w:hAnsi="Arial"/>
            </w:rPr>
            <w:pPrChange w:author="davide.lenzarini@u-blox.com" w:id="0" w:date="2024-08-06T14:41:38Z">
              <w:pPr>
                <w:spacing w:after="306" w:lineRule="auto"/>
                <w:ind w:left="-5" w:right="4" w:firstLine="0"/>
              </w:pPr>
            </w:pPrChange>
          </w:pPr>
          <w:sdt>
            <w:sdtPr>
              <w:tag w:val="goog_rdk_182"/>
            </w:sdtPr>
            <w:sdtContent>
              <w:ins w:author="davide.lenzarini@u-blox.com" w:id="51"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C80">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1">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184"/>
        </w:sdtPr>
        <w:sdtContent>
          <w:ins w:author="davide.lenzarini@u-blox.com" w:id="53" w:date="2024-08-06T14:42:06Z">
            <w:r w:rsidDel="00000000" w:rsidR="00000000" w:rsidRPr="00000000">
              <w:rPr>
                <w:rFonts w:ascii="Arial" w:cs="Arial" w:eastAsia="Arial" w:hAnsi="Arial"/>
                <w:highlight w:val="yellow"/>
                <w:rtl w:val="0"/>
              </w:rPr>
              <w:t xml:space="preserve">p</w:t>
            </w:r>
          </w:ins>
        </w:sdtContent>
      </w:sdt>
      <w:sdt>
        <w:sdtPr>
          <w:tag w:val="goog_rdk_185"/>
        </w:sdtPr>
        <w:sdtContent>
          <w:del w:author="davide.lenzarini@u-blox.com" w:id="53"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186"/>
        </w:sdtPr>
        <w:sdtContent>
          <w:commentRangeStart w:id="79"/>
        </w:sdtContent>
      </w:sdt>
      <w:r w:rsidDel="00000000" w:rsidR="00000000" w:rsidRPr="00000000">
        <w:rPr>
          <w:rFonts w:ascii="Arial" w:cs="Arial" w:eastAsia="Arial" w:hAnsi="Arial"/>
          <w:color w:val="000000"/>
          <w:rtl w:val="0"/>
        </w:rPr>
        <w:t xml:space="preserve">Table 3‑3</w:t>
      </w:r>
      <w:commentRangeEnd w:id="79"/>
      <w:r w:rsidDel="00000000" w:rsidR="00000000" w:rsidRPr="00000000">
        <w:commentReference w:id="79"/>
      </w:r>
      <w:r w:rsidDel="00000000" w:rsidR="00000000" w:rsidRPr="00000000">
        <w:rPr>
          <w:rFonts w:ascii="Arial" w:cs="Arial" w:eastAsia="Arial" w:hAnsi="Arial"/>
          <w:color w:val="000000"/>
          <w:rtl w:val="0"/>
        </w:rPr>
        <w:t xml:space="preserve">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187"/>
        </w:sdtPr>
        <w:sdtContent>
          <w:commentRangeStart w:id="80"/>
        </w:sdtContent>
      </w:sdt>
      <w:r w:rsidDel="00000000" w:rsidR="00000000" w:rsidRPr="00000000">
        <w:rPr>
          <w:rFonts w:ascii="Arial" w:cs="Arial" w:eastAsia="Arial" w:hAnsi="Arial"/>
          <w:rtl w:val="0"/>
        </w:rPr>
        <w:t xml:space="preserve">the Subscription Identifier </w:t>
      </w:r>
      <w:commentRangeEnd w:id="80"/>
      <w:r w:rsidDel="00000000" w:rsidR="00000000" w:rsidRPr="00000000">
        <w:commentReference w:id="80"/>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C8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E">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F">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0">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1">
      <w:pPr>
        <w:spacing w:after="240" w:before="240" w:lineRule="auto"/>
        <w:ind w:left="0" w:right="0" w:firstLine="0"/>
        <w:rPr>
          <w:rFonts w:ascii="Arial" w:cs="Arial" w:eastAsia="Arial" w:hAnsi="Arial"/>
        </w:rPr>
      </w:pPr>
      <w:sdt>
        <w:sdtPr>
          <w:tag w:val="goog_rdk_188"/>
        </w:sdtPr>
        <w:sdtContent>
          <w:commentRangeStart w:id="81"/>
        </w:sdtContent>
      </w:sdt>
      <w:sdt>
        <w:sdtPr>
          <w:tag w:val="goog_rdk_189"/>
        </w:sdtPr>
        <w:sdtContent>
          <w:commentRangeStart w:id="82"/>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90"/>
        </w:sdtPr>
        <w:sdtContent>
          <w:commentRangeStart w:id="83"/>
        </w:sdtContent>
      </w:sdt>
      <w:r w:rsidDel="00000000" w:rsidR="00000000" w:rsidRPr="00000000">
        <w:rPr>
          <w:rFonts w:ascii="Arial" w:cs="Arial" w:eastAsia="Arial" w:hAnsi="Arial"/>
          <w:highlight w:val="yellow"/>
          <w:rtl w:val="0"/>
        </w:rPr>
        <w:t xml:space="preserve">with a Reason Code of 128 or greater from the </w:t>
      </w:r>
      <w:sdt>
        <w:sdtPr>
          <w:tag w:val="goog_rdk_191"/>
        </w:sdtPr>
        <w:sdtContent>
          <w:commentRangeStart w:id="84"/>
        </w:sdtContent>
      </w:sdt>
      <w:r w:rsidDel="00000000" w:rsidR="00000000" w:rsidRPr="00000000">
        <w:rPr>
          <w:rFonts w:ascii="Arial" w:cs="Arial" w:eastAsia="Arial" w:hAnsi="Arial"/>
          <w:highlight w:val="yellow"/>
          <w:rtl w:val="0"/>
        </w:rPr>
        <w:t xml:space="preserve">Server</w:t>
      </w:r>
      <w:commentRangeEnd w:id="84"/>
      <w:r w:rsidDel="00000000" w:rsidR="00000000" w:rsidRPr="00000000">
        <w:commentReference w:id="84"/>
      </w:r>
      <w:commentRangeEnd w:id="83"/>
      <w:r w:rsidDel="00000000" w:rsidR="00000000" w:rsidRPr="00000000">
        <w:commentReference w:id="8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92"/>
        </w:sdtPr>
        <w:sdtContent>
          <w:commentRangeStart w:id="85"/>
        </w:sdtContent>
      </w:sdt>
      <w:r w:rsidDel="00000000" w:rsidR="00000000" w:rsidRPr="00000000">
        <w:rPr>
          <w:rFonts w:ascii="Arial" w:cs="Arial" w:eastAsia="Arial" w:hAnsi="Arial"/>
          <w:rtl w:val="0"/>
        </w:rPr>
        <w:t xml:space="preserve">it </w:t>
      </w:r>
      <w:commentRangeEnd w:id="85"/>
      <w:r w:rsidDel="00000000" w:rsidR="00000000" w:rsidRPr="00000000">
        <w:commentReference w:id="85"/>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81"/>
      <w:r w:rsidDel="00000000" w:rsidR="00000000" w:rsidRPr="00000000">
        <w:commentReference w:id="81"/>
      </w:r>
      <w:commentRangeEnd w:id="82"/>
      <w:r w:rsidDel="00000000" w:rsidR="00000000" w:rsidRPr="00000000">
        <w:commentReference w:id="82"/>
      </w:r>
      <w:r w:rsidDel="00000000" w:rsidR="00000000" w:rsidRPr="00000000">
        <w:rPr>
          <w:rtl w:val="0"/>
        </w:rPr>
      </w:r>
    </w:p>
    <w:p w:rsidR="00000000" w:rsidDel="00000000" w:rsidP="00000000" w:rsidRDefault="00000000" w:rsidRPr="00000000" w14:paraId="00000C92">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4">
      <w:pPr>
        <w:spacing w:after="240" w:before="240" w:lineRule="auto"/>
        <w:ind w:left="0" w:right="0" w:firstLine="0"/>
        <w:rPr>
          <w:rFonts w:ascii="Arial" w:cs="Arial" w:eastAsia="Arial" w:hAnsi="Arial"/>
        </w:rPr>
      </w:pPr>
      <w:sdt>
        <w:sdtPr>
          <w:tag w:val="goog_rdk_193"/>
        </w:sdtPr>
        <w:sdtContent>
          <w:commentRangeStart w:id="86"/>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86"/>
      <w:r w:rsidDel="00000000" w:rsidR="00000000" w:rsidRPr="00000000">
        <w:commentReference w:id="86"/>
      </w:r>
      <w:r w:rsidDel="00000000" w:rsidR="00000000" w:rsidRPr="00000000">
        <w:rPr>
          <w:rtl w:val="0"/>
        </w:rPr>
      </w:r>
    </w:p>
    <w:p w:rsidR="00000000" w:rsidDel="00000000" w:rsidP="00000000" w:rsidRDefault="00000000" w:rsidRPr="00000000" w14:paraId="00000C95">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6">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97">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C5">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6">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F">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94"/>
        </w:sdtPr>
        <w:sdtContent>
          <w:commentRangeStart w:id="87"/>
        </w:sdtContent>
      </w:sdt>
      <w:r w:rsidDel="00000000" w:rsidR="00000000" w:rsidRPr="00000000">
        <w:rPr>
          <w:rFonts w:ascii="Arial" w:cs="Arial" w:eastAsia="Arial" w:hAnsi="Arial"/>
          <w:rtl w:val="0"/>
        </w:rPr>
        <w:t xml:space="preserve">It can also be sent as response to a PUBLISH packet of any QoS</w:t>
      </w:r>
      <w:commentRangeEnd w:id="87"/>
      <w:r w:rsidDel="00000000" w:rsidR="00000000" w:rsidRPr="00000000">
        <w:commentReference w:id="87"/>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95"/>
        </w:sdtPr>
        <w:sdtContent>
          <w:commentRangeStart w:id="88"/>
        </w:sdtContent>
      </w:sdt>
      <w:r w:rsidDel="00000000" w:rsidR="00000000" w:rsidRPr="00000000">
        <w:rPr>
          <w:rFonts w:ascii="Arial" w:cs="Arial" w:eastAsia="Arial" w:hAnsi="Arial"/>
          <w:i w:val="1"/>
          <w:rtl w:val="0"/>
        </w:rPr>
        <w:t xml:space="preserve">QoS -1</w:t>
      </w:r>
      <w:commentRangeEnd w:id="88"/>
      <w:r w:rsidDel="00000000" w:rsidR="00000000" w:rsidRPr="00000000">
        <w:commentReference w:id="88"/>
      </w:r>
      <w:r w:rsidDel="00000000" w:rsidR="00000000" w:rsidRPr="00000000">
        <w:rPr>
          <w:rFonts w:ascii="Arial" w:cs="Arial" w:eastAsia="Arial" w:hAnsi="Arial"/>
          <w:i w:val="1"/>
          <w:rtl w:val="0"/>
        </w:rPr>
        <w:t xml:space="preserve">,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D0">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2">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4">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D5">
      <w:pPr>
        <w:spacing w:after="174" w:before="0" w:line="248.00000000000006" w:lineRule="auto"/>
        <w:ind w:right="4"/>
        <w:jc w:val="both"/>
        <w:rPr>
          <w:rFonts w:ascii="Arial" w:cs="Arial" w:eastAsia="Arial" w:hAnsi="Arial"/>
        </w:rPr>
      </w:pPr>
      <w:sdt>
        <w:sdtPr>
          <w:tag w:val="goog_rdk_197"/>
        </w:sdtPr>
        <w:sdtContent>
          <w:del w:author="davide.lenzarini@u-blox.com" w:id="54"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D6">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D7">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D8">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98"/>
        </w:sdtPr>
        <w:sdtContent>
          <w:commentRangeStart w:id="8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89"/>
      <w:r w:rsidDel="00000000" w:rsidR="00000000" w:rsidRPr="00000000">
        <w:commentReference w:id="8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D1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1">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3">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1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5">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16">
      <w:pPr>
        <w:spacing w:after="174" w:before="0" w:line="248.00000000000006" w:lineRule="auto"/>
        <w:ind w:right="4"/>
        <w:jc w:val="both"/>
        <w:rPr>
          <w:rFonts w:ascii="Arial" w:cs="Arial" w:eastAsia="Arial" w:hAnsi="Arial"/>
        </w:rPr>
      </w:pPr>
      <w:sdt>
        <w:sdtPr>
          <w:tag w:val="goog_rdk_200"/>
        </w:sdtPr>
        <w:sdtContent>
          <w:del w:author="davide.lenzarini@u-blox.com" w:id="55"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17">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1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9">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6">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8">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1">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52">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53">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4">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5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6">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57">
      <w:pPr>
        <w:spacing w:after="174" w:before="0" w:line="248.00000000000006" w:lineRule="auto"/>
        <w:ind w:right="4"/>
        <w:jc w:val="both"/>
        <w:rPr>
          <w:rFonts w:ascii="Arial" w:cs="Arial" w:eastAsia="Arial" w:hAnsi="Arial"/>
        </w:rPr>
      </w:pPr>
      <w:sdt>
        <w:sdtPr>
          <w:tag w:val="goog_rdk_202"/>
        </w:sdtPr>
        <w:sdtContent>
          <w:del w:author="davide.lenzarini@u-blox.com" w:id="56"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58">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A">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6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6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7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8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92">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93">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9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5">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9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97">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98">
      <w:pPr>
        <w:spacing w:after="174" w:before="0" w:line="248.00000000000006" w:lineRule="auto"/>
        <w:ind w:right="4"/>
        <w:jc w:val="both"/>
        <w:rPr>
          <w:rFonts w:ascii="Arial" w:cs="Arial" w:eastAsia="Arial" w:hAnsi="Arial"/>
        </w:rPr>
      </w:pPr>
      <w:sdt>
        <w:sdtPr>
          <w:tag w:val="goog_rdk_204"/>
        </w:sdtPr>
        <w:sdtContent>
          <w:del w:author="davide.lenzarini@u-blox.com" w:id="57"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9">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B">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A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A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A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A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A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A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A">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B8">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C6">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C7">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D6">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C">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E">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E1">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E2">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E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F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F3">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F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01">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02">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F">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14">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18">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9">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E">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F">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D">
      <w:pPr>
        <w:ind w:left="-5" w:right="4" w:firstLine="0"/>
        <w:rPr>
          <w:rFonts w:ascii="Arial" w:cs="Arial" w:eastAsia="Arial" w:hAnsi="Arial"/>
        </w:rPr>
      </w:pPr>
      <w:sdt>
        <w:sdtPr>
          <w:tag w:val="goog_rdk_205"/>
        </w:sdtPr>
        <w:sdtContent>
          <w:commentRangeStart w:id="90"/>
        </w:sdtContent>
      </w:sdt>
      <w:r w:rsidDel="00000000" w:rsidR="00000000" w:rsidRPr="00000000">
        <w:rPr>
          <w:rFonts w:ascii="Arial" w:cs="Arial" w:eastAsia="Arial" w:hAnsi="Arial"/>
          <w:rtl w:val="0"/>
        </w:rPr>
        <w:t xml:space="preserve">The SUBSCRIBE packet</w:t>
      </w:r>
      <w:commentRangeEnd w:id="90"/>
      <w:r w:rsidDel="00000000" w:rsidR="00000000" w:rsidRPr="00000000">
        <w:commentReference w:id="90"/>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E2E">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30">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31">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w:t>
      </w:r>
      <w:sdt>
        <w:sdtPr>
          <w:tag w:val="goog_rdk_206"/>
        </w:sdtPr>
        <w:sdtContent>
          <w:commentRangeStart w:id="91"/>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Virtual Connection with a ClientID</w:t>
      </w:r>
      <w:commentRangeEnd w:id="91"/>
      <w:r w:rsidDel="00000000" w:rsidR="00000000" w:rsidRPr="00000000">
        <w:commentReference w:id="91"/>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w:t>
      </w:r>
      <w:sdt>
        <w:sdtPr>
          <w:tag w:val="goog_rdk_207"/>
        </w:sdtPr>
        <w:sdtContent>
          <w:commentRangeStart w:id="92"/>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Retained messages sent when the subscription is established have the RETAIN flag set to 1.</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E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3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w:t>
      </w:r>
      <w:sdt>
        <w:sdtPr>
          <w:tag w:val="goog_rdk_208"/>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8" w:date="2024-08-07T08:01:31Z">
                <w:rPr>
                  <w:rFonts w:ascii="Arial" w:cs="Arial" w:eastAsia="Arial" w:hAnsi="Arial"/>
                  <w:b w:val="0"/>
                  <w:i w:val="0"/>
                  <w:smallCaps w:val="0"/>
                  <w:strike w:val="0"/>
                  <w:color w:val="000000"/>
                  <w:sz w:val="20"/>
                  <w:szCs w:val="20"/>
                  <w:u w:val="none"/>
                  <w:shd w:fill="auto" w:val="clear"/>
                  <w:vertAlign w:val="baseline"/>
                </w:rPr>
              </w:rPrChange>
            </w:rPr>
            <w:t xml:space="preserve"> if the subscription does not currently exist</w:t>
          </w:r>
        </w:sdtContent>
      </w:sdt>
    </w:p>
    <w:sdt>
      <w:sdtPr>
        <w:tag w:val="goog_rdk_212"/>
      </w:sdtPr>
      <w:sdtContent>
        <w:p w:rsidR="00000000" w:rsidDel="00000000" w:rsidP="00000000" w:rsidRDefault="00000000" w:rsidRPr="00000000" w14:paraId="00000E3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shd w:fill="auto" w:val="clear"/>
              <w:vertAlign w:val="baseline"/>
              <w:rPrChange w:author="davide.lenzarini@u-blox.com" w:id="58" w:date="2024-08-07T08:01:31Z">
                <w:rPr>
                  <w:rFonts w:ascii="Arial" w:cs="Arial" w:eastAsia="Arial" w:hAnsi="Arial"/>
                  <w:b w:val="0"/>
                  <w:i w:val="0"/>
                  <w:smallCaps w:val="0"/>
                  <w:strike w:val="0"/>
                  <w:color w:val="000000"/>
                  <w:sz w:val="20"/>
                  <w:szCs w:val="20"/>
                  <w:u w:val="none"/>
                  <w:shd w:fill="auto" w:val="clear"/>
                  <w:vertAlign w:val="baseline"/>
                </w:rPr>
              </w:rPrChange>
            </w:rPr>
            <w:pPrChange w:author="davide.lenzarini@u-blox.com" w:id="0" w:date="2024-08-07T08:01:31Z">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pPr>
            </w:pPrChange>
          </w:pPr>
          <w:sdt>
            <w:sdtPr>
              <w:tag w:val="goog_rdk_209"/>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8" w:date="2024-08-07T08:01:31Z">
                    <w:rPr>
                      <w:rFonts w:ascii="Arial" w:cs="Arial" w:eastAsia="Arial" w:hAnsi="Arial"/>
                      <w:b w:val="0"/>
                      <w:i w:val="0"/>
                      <w:smallCaps w:val="0"/>
                      <w:strike w:val="0"/>
                      <w:color w:val="000000"/>
                      <w:sz w:val="20"/>
                      <w:szCs w:val="20"/>
                      <w:u w:val="none"/>
                      <w:shd w:fill="auto" w:val="clear"/>
                      <w:vertAlign w:val="baseline"/>
                    </w:rPr>
                  </w:rPrChange>
                </w:rPr>
                <w:t xml:space="preserve">2: Do not send retained messages at the time </w:t>
              </w:r>
            </w:sdtContent>
          </w:sdt>
          <w:sdt>
            <w:sdtPr>
              <w:tag w:val="goog_rdk_210"/>
            </w:sdtPr>
            <w:sdtContent>
              <w:r w:rsidDel="00000000" w:rsidR="00000000" w:rsidRPr="00000000">
                <w:rPr>
                  <w:rFonts w:ascii="Arial" w:cs="Arial" w:eastAsia="Arial" w:hAnsi="Arial"/>
                  <w:sz w:val="20"/>
                  <w:szCs w:val="20"/>
                  <w:rtl w:val="0"/>
                  <w:rPrChange w:author="davide.lenzarini@u-blox.com" w:id="58" w:date="2024-08-07T08:01:31Z">
                    <w:rPr>
                      <w:rFonts w:ascii="Arial" w:cs="Arial" w:eastAsia="Arial" w:hAnsi="Arial"/>
                    </w:rPr>
                  </w:rPrChange>
                </w:rPr>
                <w:t xml:space="preserve">the new subscription is processed</w:t>
              </w:r>
            </w:sdtContent>
          </w:sdt>
          <w:sdt>
            <w:sdtPr>
              <w:tag w:val="goog_rdk_211"/>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58" w:date="2024-08-07T08:01:31Z">
                    <w:rPr>
                      <w:rFonts w:ascii="Arial" w:cs="Arial" w:eastAsia="Arial" w:hAnsi="Arial"/>
                      <w:b w:val="0"/>
                      <w:i w:val="0"/>
                      <w:smallCaps w:val="0"/>
                      <w:strike w:val="0"/>
                      <w:color w:val="000000"/>
                      <w:sz w:val="20"/>
                      <w:szCs w:val="20"/>
                      <w:u w:val="none"/>
                      <w:shd w:fill="auto" w:val="clear"/>
                      <w:vertAlign w:val="baseline"/>
                    </w:rPr>
                  </w:rPrChange>
                </w:rPr>
                <w:t xml:space="preserve">.</w:t>
              </w:r>
            </w:sdtContent>
          </w:sdt>
        </w:p>
      </w:sdtContent>
    </w:sdt>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sdt>
        <w:sdtPr>
          <w:tag w:val="goog_rdk_213"/>
        </w:sdtPr>
        <w:sdtContent>
          <w:commentRangeStart w:id="9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3"/>
      <w:r w:rsidDel="00000000" w:rsidR="00000000" w:rsidRPr="00000000">
        <w:commentReference w:id="9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B">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C">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D">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E">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214"/>
        </w:sdtPr>
        <w:sdtContent>
          <w:ins w:author="davide.lenzarini@u-blox.com" w:id="59" w:date="2024-08-08T13:33:34Z">
            <w:r w:rsidDel="00000000" w:rsidR="00000000" w:rsidRPr="00000000">
              <w:rPr>
                <w:rFonts w:ascii="Arial" w:cs="Arial" w:eastAsia="Arial" w:hAnsi="Arial"/>
                <w:rtl w:val="0"/>
              </w:rPr>
              <w:t xml:space="preserve">session topic alias</w:t>
            </w:r>
          </w:ins>
        </w:sdtContent>
      </w:sdt>
      <w:sdt>
        <w:sdtPr>
          <w:tag w:val="goog_rdk_215"/>
        </w:sdtPr>
        <w:sdtContent>
          <w:del w:author="davide.lenzarini@u-blox.com" w:id="59"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F">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40">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41">
      <w:pPr>
        <w:spacing w:after="240" w:before="240" w:line="248.00000000000006" w:lineRule="auto"/>
        <w:ind w:left="0" w:right="0" w:firstLine="0"/>
        <w:rPr>
          <w:rFonts w:ascii="Arial" w:cs="Arial" w:eastAsia="Arial" w:hAnsi="Arial"/>
        </w:rPr>
      </w:pPr>
      <w:sdt>
        <w:sdtPr>
          <w:tag w:val="goog_rdk_216"/>
        </w:sdtPr>
        <w:sdtContent>
          <w:commentRangeStart w:id="94"/>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94"/>
      <w:r w:rsidDel="00000000" w:rsidR="00000000" w:rsidRPr="00000000">
        <w:commentReference w:id="94"/>
      </w:r>
      <w:r w:rsidDel="00000000" w:rsidR="00000000" w:rsidRPr="00000000">
        <w:rPr>
          <w:rtl w:val="0"/>
        </w:rPr>
      </w:r>
    </w:p>
    <w:p w:rsidR="00000000" w:rsidDel="00000000" w:rsidP="00000000" w:rsidRDefault="00000000" w:rsidRPr="00000000" w14:paraId="00000E4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217"/>
        </w:sdtPr>
        <w:sdtContent>
          <w:commentRangeStart w:id="95"/>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95"/>
      <w:r w:rsidDel="00000000" w:rsidR="00000000" w:rsidRPr="00000000">
        <w:commentReference w:id="95"/>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43">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4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45">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46">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7">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48">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9">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A">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5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5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5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5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5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6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6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7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7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91">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9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9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A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A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A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B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B1">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E">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F">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C">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D">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A">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9">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C">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D">
      <w:pPr>
        <w:ind w:right="4"/>
        <w:rPr>
          <w:rFonts w:ascii="Arial" w:cs="Arial" w:eastAsia="Arial" w:hAnsi="Arial"/>
        </w:rPr>
      </w:pPr>
      <w:r w:rsidDel="00000000" w:rsidR="00000000" w:rsidRPr="00000000">
        <w:rPr>
          <w:rFonts w:ascii="Arial" w:cs="Arial" w:eastAsia="Arial" w:hAnsi="Arial"/>
          <w:rtl w:val="0"/>
        </w:rPr>
        <w:t xml:space="preserve">The SUBACK Flags field is 1-byte </w:t>
      </w:r>
      <w:sdt>
        <w:sdtPr>
          <w:tag w:val="goog_rdk_218"/>
        </w:sdtPr>
        <w:sdtContent>
          <w:del w:author="davide.lenzarini@u-blox.com" w:id="60" w:date="2024-08-07T08:18:55Z">
            <w:r w:rsidDel="00000000" w:rsidR="00000000" w:rsidRPr="00000000">
              <w:rPr>
                <w:rFonts w:ascii="Arial" w:cs="Arial" w:eastAsia="Arial" w:hAnsi="Arial"/>
                <w:rtl w:val="0"/>
              </w:rPr>
              <w:delText xml:space="preserve">located in Byte 3 position </w:delText>
            </w:r>
          </w:del>
        </w:sdtContent>
      </w:sdt>
      <w:r w:rsidDel="00000000" w:rsidR="00000000" w:rsidRPr="00000000">
        <w:rPr>
          <w:rFonts w:ascii="Arial" w:cs="Arial" w:eastAsia="Arial" w:hAnsi="Arial"/>
          <w:rtl w:val="0"/>
        </w:rPr>
        <w:t xml:space="preserve">of the SUBACK control packet. The SUBACK Flags includes the following flags:</w:t>
      </w:r>
    </w:p>
    <w:p w:rsidR="00000000" w:rsidDel="00000000" w:rsidP="00000000" w:rsidRDefault="00000000" w:rsidRPr="00000000" w14:paraId="00000E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219"/>
        </w:sdtPr>
        <w:sdtContent>
          <w:commentRangeStart w:id="96"/>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6"/>
      <w:r w:rsidDel="00000000" w:rsidR="00000000" w:rsidRPr="00000000">
        <w:commentReference w:id="96"/>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F">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F0">
      <w:pPr>
        <w:spacing w:after="147" w:before="0" w:line="248.00000000000006" w:lineRule="auto"/>
        <w:ind w:right="4"/>
        <w:jc w:val="both"/>
        <w:rPr>
          <w:rFonts w:ascii="Arial" w:cs="Arial" w:eastAsia="Arial" w:hAnsi="Arial"/>
        </w:rPr>
      </w:pPr>
      <w:sdt>
        <w:sdtPr>
          <w:tag w:val="goog_rdk_220"/>
        </w:sdtPr>
        <w:sdtContent>
          <w:commentRangeStart w:id="97"/>
        </w:sdtContent>
      </w:sdt>
      <w:sdt>
        <w:sdtPr>
          <w:tag w:val="goog_rdk_221"/>
        </w:sdtPr>
        <w:sdtContent>
          <w:commentRangeStart w:id="98"/>
        </w:sdtContent>
      </w:sdt>
      <w:r w:rsidDel="00000000" w:rsidR="00000000" w:rsidRPr="00000000">
        <w:rPr>
          <w:rFonts w:ascii="Arial" w:cs="Arial" w:eastAsia="Arial" w:hAnsi="Arial"/>
          <w:rtl w:val="0"/>
        </w:rPr>
        <w:t xml:space="preserve">In case of “accepted”</w:t>
      </w:r>
      <w:commentRangeEnd w:id="98"/>
      <w:r w:rsidDel="00000000" w:rsidR="00000000" w:rsidRPr="00000000">
        <w:commentReference w:id="98"/>
      </w:r>
      <w:r w:rsidDel="00000000" w:rsidR="00000000" w:rsidRPr="00000000">
        <w:rPr>
          <w:rFonts w:ascii="Arial" w:cs="Arial" w:eastAsia="Arial" w:hAnsi="Arial"/>
          <w:rtl w:val="0"/>
        </w:rPr>
        <w:t xml:space="preserve"> the </w:t>
      </w:r>
      <w:sdt>
        <w:sdtPr>
          <w:tag w:val="goog_rdk_222"/>
        </w:sdtPr>
        <w:sdtContent>
          <w:ins w:author="davide.lenzarini@u-blox.com" w:id="61" w:date="2024-03-20T08:37:30Z">
            <w:r w:rsidDel="00000000" w:rsidR="00000000" w:rsidRPr="00000000">
              <w:rPr>
                <w:rFonts w:ascii="Arial" w:cs="Arial" w:eastAsia="Arial" w:hAnsi="Arial"/>
                <w:rtl w:val="0"/>
              </w:rPr>
              <w:t xml:space="preserve">returned Topic Data</w:t>
            </w:r>
          </w:ins>
        </w:sdtContent>
      </w:sdt>
      <w:sdt>
        <w:sdtPr>
          <w:tag w:val="goog_rdk_223"/>
        </w:sdtPr>
        <w:sdtContent>
          <w:del w:author="davide.lenzarini@u-blox.com" w:id="61"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224"/>
        </w:sdtPr>
        <w:sdtContent>
          <w:commentRangeStart w:id="99"/>
        </w:sdtContent>
      </w:sdt>
      <w:r w:rsidDel="00000000" w:rsidR="00000000" w:rsidRPr="00000000">
        <w:rPr>
          <w:rFonts w:ascii="Arial" w:cs="Arial" w:eastAsia="Arial" w:hAnsi="Arial"/>
          <w:rtl w:val="0"/>
        </w:rPr>
        <w:t xml:space="preserve">not relevant</w:t>
      </w:r>
      <w:sdt>
        <w:sdtPr>
          <w:tag w:val="goog_rdk_225"/>
        </w:sdtPr>
        <w:sdtContent>
          <w:ins w:author="davide.lenzarini@u-blox.com" w:id="62"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99"/>
      <w:r w:rsidDel="00000000" w:rsidR="00000000" w:rsidRPr="00000000">
        <w:commentReference w:id="99"/>
      </w:r>
      <w:r w:rsidDel="00000000" w:rsidR="00000000" w:rsidRPr="00000000">
        <w:rPr>
          <w:rFonts w:ascii="Arial" w:cs="Arial" w:eastAsia="Arial" w:hAnsi="Arial"/>
          <w:rtl w:val="0"/>
        </w:rPr>
        <w:t xml:space="preserve">)</w:t>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0EF1">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F2">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F3">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F4">
      <w:pPr>
        <w:spacing w:after="174" w:before="0" w:line="248.00000000000006" w:lineRule="auto"/>
        <w:ind w:right="4"/>
        <w:jc w:val="both"/>
        <w:rPr>
          <w:rFonts w:ascii="Arial" w:cs="Arial" w:eastAsia="Arial" w:hAnsi="Arial"/>
        </w:rPr>
      </w:pPr>
      <w:sdt>
        <w:sdtPr>
          <w:tag w:val="goog_rdk_227"/>
        </w:sdtPr>
        <w:sdtContent>
          <w:del w:author="davide.lenzarini@u-blox.com" w:id="63" w:date="2024-08-07T08:39:58Z">
            <w:r w:rsidDel="00000000" w:rsidR="00000000" w:rsidRPr="00000000">
              <w:rPr>
                <w:rFonts w:ascii="Arial" w:cs="Arial" w:eastAsia="Arial" w:hAnsi="Arial"/>
                <w:rtl w:val="0"/>
              </w:rPr>
              <w:delText xml:space="preserve">Byte 8 in the SUBACK packet holds the Reason code in response to the SUBSCRIBE packet. </w:delText>
            </w:r>
          </w:del>
        </w:sdtContent>
      </w:sdt>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F5">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F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F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0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0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F0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05">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F0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14">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1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23">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24">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33">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F">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42">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4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5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51">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5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60">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61">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F">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78">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9">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A">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F">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80">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28"/>
        </w:sdtPr>
        <w:sdtContent>
          <w:commentRangeStart w:id="100"/>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100"/>
      <w:r w:rsidDel="00000000" w:rsidR="00000000" w:rsidRPr="00000000">
        <w:commentReference w:id="100"/>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F8F">
      <w:pPr>
        <w:spacing w:after="119" w:lineRule="auto"/>
        <w:ind w:left="-5" w:right="990" w:firstLine="0"/>
        <w:rPr>
          <w:rFonts w:ascii="Arial" w:cs="Arial" w:eastAsia="Arial" w:hAnsi="Arial"/>
        </w:rPr>
      </w:pPr>
      <w:bookmarkStart w:colFirst="0" w:colLast="0" w:name="_heading=h.2wwbldi" w:id="161"/>
      <w:bookmarkEnd w:id="161"/>
      <w:sdt>
        <w:sdtPr>
          <w:tag w:val="goog_rdk_229"/>
        </w:sdtPr>
        <w:sdtContent>
          <w:commentRangeStart w:id="101"/>
        </w:sdtContent>
      </w:sdt>
      <w:r w:rsidDel="00000000" w:rsidR="00000000" w:rsidRPr="00000000">
        <w:rPr>
          <w:rFonts w:ascii="Arial" w:cs="Arial" w:eastAsia="Arial" w:hAnsi="Arial"/>
          <w:rtl w:val="0"/>
        </w:rPr>
        <w:t xml:space="preserve">An UNSUBSCRIBE packet </w:t>
      </w:r>
      <w:commentRangeEnd w:id="101"/>
      <w:r w:rsidDel="00000000" w:rsidR="00000000" w:rsidRPr="00000000">
        <w:commentReference w:id="101"/>
      </w:r>
      <w:r w:rsidDel="00000000" w:rsidR="00000000" w:rsidRPr="00000000">
        <w:rPr>
          <w:rFonts w:ascii="Arial" w:cs="Arial" w:eastAsia="Arial" w:hAnsi="Arial"/>
          <w:rtl w:val="0"/>
        </w:rPr>
        <w:t xml:space="preserve">is sent by the client to the GW to unsubscribe from </w:t>
      </w:r>
      <w:sdt>
        <w:sdtPr>
          <w:tag w:val="goog_rdk_230"/>
        </w:sdtPr>
        <w:sdtContent>
          <w:del w:author="davide.lenzarini@u-blox.com" w:id="64" w:date="2024-08-07T08:43:59Z">
            <w:r w:rsidDel="00000000" w:rsidR="00000000" w:rsidRPr="00000000">
              <w:rPr>
                <w:rFonts w:ascii="Arial" w:cs="Arial" w:eastAsia="Arial" w:hAnsi="Arial"/>
                <w:rtl w:val="0"/>
              </w:rPr>
              <w:delText xml:space="preserve">named </w:delText>
            </w:r>
          </w:del>
        </w:sdtContent>
      </w:sdt>
      <w:r w:rsidDel="00000000" w:rsidR="00000000" w:rsidRPr="00000000">
        <w:rPr>
          <w:rFonts w:ascii="Arial" w:cs="Arial" w:eastAsia="Arial" w:hAnsi="Arial"/>
          <w:rtl w:val="0"/>
        </w:rPr>
        <w:t xml:space="preserve">topics.</w:t>
      </w:r>
    </w:p>
    <w:p w:rsidR="00000000" w:rsidDel="00000000" w:rsidP="00000000" w:rsidRDefault="00000000" w:rsidRPr="00000000" w14:paraId="00000F90">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92">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93">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w:t>
      </w:r>
      <w:sdt>
        <w:sdtPr>
          <w:tag w:val="goog_rdk_231"/>
        </w:sdtPr>
        <w:sdtContent>
          <w:del w:author="davide.lenzarini@u-blox.com" w:id="65" w:date="2024-08-07T08:44:30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UNSUBSCRIBE packet.  </w:t>
      </w:r>
    </w:p>
    <w:p w:rsidR="00000000" w:rsidDel="00000000" w:rsidP="00000000" w:rsidRDefault="00000000" w:rsidRPr="00000000" w14:paraId="00000F94">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232"/>
        </w:sdtPr>
        <w:sdtContent>
          <w:commentRangeStart w:id="102"/>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02"/>
      <w:r w:rsidDel="00000000" w:rsidR="00000000" w:rsidRPr="00000000">
        <w:commentReference w:id="102"/>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233"/>
        </w:sdtPr>
        <w:sdtContent>
          <w:ins w:author="davide.lenzarini@u-blox.com" w:id="66"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234"/>
        </w:sdtPr>
        <w:sdtContent>
          <w:del w:author="davide.lenzarini@u-blox.com" w:id="66"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96">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9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98">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235"/>
        </w:sdtPr>
        <w:sdtContent>
          <w:ins w:author="davide.lenzarini@u-blox.com" w:id="67" w:date="2024-08-08T13:32:29Z">
            <w:r w:rsidDel="00000000" w:rsidR="00000000" w:rsidRPr="00000000">
              <w:rPr>
                <w:rFonts w:ascii="Arial" w:cs="Arial" w:eastAsia="Arial" w:hAnsi="Arial"/>
                <w:rtl w:val="0"/>
              </w:rPr>
              <w:t xml:space="preserve">session topic alias</w:t>
            </w:r>
          </w:ins>
        </w:sdtContent>
      </w:sdt>
      <w:sdt>
        <w:sdtPr>
          <w:tag w:val="goog_rdk_236"/>
        </w:sdtPr>
        <w:sdtContent>
          <w:del w:author="davide.lenzarini@u-blox.com" w:id="67"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A">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37"/>
        </w:sdtPr>
        <w:sdtContent>
          <w:commentRangeStart w:id="103"/>
        </w:sdtContent>
      </w:sdt>
      <w:r w:rsidDel="00000000" w:rsidR="00000000" w:rsidRPr="00000000">
        <w:rPr>
          <w:rFonts w:ascii="Arial" w:cs="Arial" w:eastAsia="Arial" w:hAnsi="Arial"/>
          <w:highlight w:val="yellow"/>
          <w:rtl w:val="0"/>
        </w:rPr>
        <w:t xml:space="preserve">Topic Filter</w:t>
      </w:r>
      <w:commentRangeEnd w:id="103"/>
      <w:r w:rsidDel="00000000" w:rsidR="00000000" w:rsidRPr="00000000">
        <w:commentReference w:id="103"/>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C">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D">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238"/>
        </w:sdtPr>
        <w:sdtContent>
          <w:commentRangeStart w:id="104"/>
        </w:sdtContent>
      </w:sdt>
      <w:r w:rsidDel="00000000" w:rsidR="00000000" w:rsidRPr="00000000">
        <w:rPr>
          <w:rFonts w:ascii="Arial" w:cs="Arial" w:eastAsia="Arial" w:hAnsi="Arial"/>
          <w:highlight w:val="yellow"/>
          <w:rtl w:val="0"/>
        </w:rPr>
        <w:t xml:space="preserve">Topic Filters</w:t>
      </w:r>
      <w:commentRangeEnd w:id="104"/>
      <w:r w:rsidDel="00000000" w:rsidR="00000000" w:rsidRPr="00000000">
        <w:commentReference w:id="104"/>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E">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239"/>
        </w:sdtPr>
        <w:sdtContent>
          <w:commentRangeStart w:id="105"/>
        </w:sdtContent>
      </w:sdt>
      <w:r w:rsidDel="00000000" w:rsidR="00000000" w:rsidRPr="00000000">
        <w:rPr>
          <w:rFonts w:ascii="Arial" w:cs="Arial" w:eastAsia="Arial" w:hAnsi="Arial"/>
          <w:highlight w:val="yellow"/>
          <w:rtl w:val="0"/>
        </w:rPr>
        <w:t xml:space="preserve">Topic Filters</w:t>
      </w:r>
      <w:commentRangeEnd w:id="105"/>
      <w:r w:rsidDel="00000000" w:rsidR="00000000" w:rsidRPr="00000000">
        <w:commentReference w:id="105"/>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F">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240"/>
        </w:sdtPr>
        <w:sdtContent>
          <w:ins w:author="davide.lenzarini@u-blox.com" w:id="68" w:date="2024-08-07T08:57:11Z">
            <w:r w:rsidDel="00000000" w:rsidR="00000000" w:rsidRPr="00000000">
              <w:rPr>
                <w:rFonts w:ascii="Arial" w:cs="Arial" w:eastAsia="Arial" w:hAnsi="Arial"/>
                <w:rtl w:val="0"/>
              </w:rPr>
              <w:t xml:space="preserve">which match the </w:t>
            </w:r>
          </w:ins>
          <w:sdt>
            <w:sdtPr>
              <w:tag w:val="goog_rdk_241"/>
            </w:sdtPr>
            <w:sdtContent>
              <w:commentRangeStart w:id="106"/>
            </w:sdtContent>
          </w:sdt>
          <w:ins w:author="davide.lenzarini@u-blox.com" w:id="68" w:date="2024-08-07T08:57:11Z">
            <w:r w:rsidDel="00000000" w:rsidR="00000000" w:rsidRPr="00000000">
              <w:rPr>
                <w:rFonts w:ascii="Arial" w:cs="Arial" w:eastAsia="Arial" w:hAnsi="Arial"/>
                <w:rtl w:val="0"/>
              </w:rPr>
              <w:t xml:space="preserve">Topic Filters </w:t>
            </w:r>
          </w:ins>
        </w:sdtContent>
      </w:sdt>
      <w:commentRangeEnd w:id="106"/>
      <w:r w:rsidDel="00000000" w:rsidR="00000000" w:rsidRPr="00000000">
        <w:commentReference w:id="106"/>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FA0">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A1">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A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A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A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A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A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A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A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C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D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9">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A">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C">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D">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E">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F">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43"/>
        </w:sdtPr>
        <w:sdtContent>
          <w:del w:author="davide.lenzarini@u-blox.com" w:id="69" w:date="2024-08-07T08:59:28Z">
            <w:r w:rsidDel="00000000" w:rsidR="00000000" w:rsidRPr="00000000">
              <w:rPr>
                <w:rFonts w:ascii="Arial" w:cs="Arial" w:eastAsia="Arial" w:hAnsi="Arial"/>
                <w:rtl w:val="0"/>
              </w:rPr>
              <w:delText xml:space="preserve">Byte 5 in the UNSUBACK packet holds the Reason code in response to UNSUBSCRIBE packet. </w:delText>
            </w:r>
          </w:del>
        </w:sdtContent>
      </w:sdt>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E0">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E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E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E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E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E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E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E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E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06">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E">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F">
            <w:pPr>
              <w:keepNext w:val="1"/>
              <w:jc w:val="center"/>
              <w:rPr>
                <w:rFonts w:ascii="Arial" w:cs="Arial" w:eastAsia="Arial" w:hAnsi="Arial"/>
              </w:rPr>
            </w:pPr>
            <w:sdt>
              <w:sdtPr>
                <w:tag w:val="goog_rdk_244"/>
              </w:sdtPr>
              <w:sdtContent>
                <w:commentRangeStart w:id="107"/>
              </w:sdtContent>
            </w:sdt>
            <w:r w:rsidDel="00000000" w:rsidR="00000000" w:rsidRPr="00000000">
              <w:rPr>
                <w:rFonts w:ascii="Arial" w:cs="Arial" w:eastAsia="Arial" w:hAnsi="Arial"/>
                <w:rtl w:val="0"/>
              </w:rPr>
              <w:t xml:space="preserve">Client Identifier (optional)</w:t>
            </w:r>
            <w:commentRangeEnd w:id="107"/>
            <w:r w:rsidDel="00000000" w:rsidR="00000000" w:rsidRPr="00000000">
              <w:commentReference w:id="107"/>
            </w:r>
            <w:r w:rsidDel="00000000" w:rsidR="00000000" w:rsidRPr="00000000">
              <w:rPr>
                <w:rtl w:val="0"/>
              </w:rPr>
            </w:r>
          </w:p>
        </w:tc>
      </w:tr>
    </w:tbl>
    <w:p w:rsidR="00000000" w:rsidDel="00000000" w:rsidP="00000000" w:rsidRDefault="00000000" w:rsidRPr="00000000" w14:paraId="00001017">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18">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A">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C">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D">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w:t>
      </w:r>
      <w:sdt>
        <w:sdtPr>
          <w:tag w:val="goog_rdk_245"/>
        </w:sdtPr>
        <w:sdtContent>
          <w:del w:author="davide.lenzarini@u-blox.com" w:id="70" w:date="2024-08-08T12:37: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w:t>
      </w:r>
    </w:p>
    <w:p w:rsidR="00000000" w:rsidDel="00000000" w:rsidP="00000000" w:rsidRDefault="00000000" w:rsidRPr="00000000" w14:paraId="0000101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F">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2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2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022">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23">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24">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25">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26">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27">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28">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9">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A">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B">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C">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D">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5">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36">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F">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47">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4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50">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51">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46"/>
        </w:sdtPr>
        <w:sdtContent>
          <w:commentRangeStart w:id="10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108"/>
      <w:r w:rsidDel="00000000" w:rsidR="00000000" w:rsidRPr="00000000">
        <w:commentReference w:id="10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10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247"/>
        </w:sdtPr>
        <w:sdtContent>
          <w:ins w:author="davide.lenzarini@u-blox.com" w:id="71" w:date="2024-08-07T09:05:50Z">
            <w:r w:rsidDel="00000000" w:rsidR="00000000" w:rsidRPr="00000000">
              <w:rPr>
                <w:rFonts w:ascii="Arial" w:cs="Arial" w:eastAsia="Arial" w:hAnsi="Arial"/>
                <w:rtl w:val="0"/>
              </w:rPr>
              <w:t xml:space="preserve">l</w:t>
            </w:r>
          </w:ins>
        </w:sdtContent>
      </w:sdt>
      <w:sdt>
        <w:sdtPr>
          <w:tag w:val="goog_rdk_248"/>
        </w:sdtPr>
        <w:sdtContent>
          <w:del w:author="davide.lenzarini@u-blox.com" w:id="71"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105C">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E">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F">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60">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61">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249"/>
        </w:sdtPr>
        <w:sdtContent>
          <w:commentRangeStart w:id="109"/>
        </w:sdtContent>
      </w:sdt>
      <w:r w:rsidDel="00000000" w:rsidR="00000000" w:rsidRPr="00000000">
        <w:rPr>
          <w:rFonts w:ascii="Arial" w:cs="Arial" w:eastAsia="Arial" w:hAnsi="Arial"/>
          <w:rtl w:val="0"/>
        </w:rPr>
        <w:t xml:space="preserve">when a Client is sent back to sleep</w:t>
      </w:r>
      <w:commentRangeEnd w:id="109"/>
      <w:r w:rsidDel="00000000" w:rsidR="00000000" w:rsidRPr="00000000">
        <w:commentReference w:id="109"/>
      </w:r>
      <w:r w:rsidDel="00000000" w:rsidR="00000000" w:rsidRPr="00000000">
        <w:rPr>
          <w:rFonts w:ascii="Arial" w:cs="Arial" w:eastAsia="Arial" w:hAnsi="Arial"/>
          <w:rtl w:val="0"/>
        </w:rPr>
        <w:t xml:space="preserve">.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62">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63">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64">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65">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6">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67">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68">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9">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B">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7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7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7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7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7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D">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E">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F">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A0">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B1">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9">
            <w:pPr>
              <w:jc w:val="center"/>
              <w:rPr>
                <w:rFonts w:ascii="Arial" w:cs="Arial" w:eastAsia="Arial" w:hAnsi="Arial"/>
                <w:i w:val="1"/>
                <w:sz w:val="18"/>
                <w:szCs w:val="18"/>
              </w:rPr>
            </w:pPr>
            <w:sdt>
              <w:sdtPr>
                <w:tag w:val="goog_rdk_250"/>
              </w:sdtPr>
              <w:sdtContent>
                <w:commentRangeStart w:id="110"/>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B">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D">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C0">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C1">
            <w:pPr>
              <w:rPr>
                <w:rFonts w:ascii="Arial" w:cs="Arial" w:eastAsia="Arial" w:hAnsi="Arial"/>
              </w:rPr>
            </w:pPr>
            <w:commentRangeEnd w:id="110"/>
            <w:r w:rsidDel="00000000" w:rsidR="00000000" w:rsidRPr="00000000">
              <w:commentReference w:id="110"/>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4">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C">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E">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D0">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D3">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E3">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E4">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F4">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F5">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5">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106">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16">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17">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27">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28">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9">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251"/>
        </w:sdtPr>
        <w:sdtContent>
          <w:commentRangeStart w:id="111"/>
        </w:sdtContent>
      </w:sdt>
      <w:r w:rsidDel="00000000" w:rsidR="00000000" w:rsidRPr="00000000">
        <w:rPr>
          <w:rFonts w:ascii="Arial" w:cs="Arial" w:eastAsia="Arial" w:hAnsi="Arial"/>
          <w:rtl w:val="0"/>
        </w:rPr>
        <w:t xml:space="preserve">wants to </w:t>
      </w:r>
      <w:commentRangeEnd w:id="111"/>
      <w:r w:rsidDel="00000000" w:rsidR="00000000" w:rsidRPr="00000000">
        <w:commentReference w:id="111"/>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w:t>
      </w:r>
      <w:sdt>
        <w:sdtPr>
          <w:tag w:val="goog_rdk_252"/>
        </w:sdtPr>
        <w:sdtContent>
          <w:commentRangeStart w:id="112"/>
        </w:sdtContent>
      </w:sdt>
      <w:sdt>
        <w:sdtPr>
          <w:tag w:val="goog_rdk_253"/>
        </w:sdtPr>
        <w:sdtContent>
          <w:commentRangeStart w:id="113"/>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12"/>
      <w:r w:rsidDel="00000000" w:rsidR="00000000" w:rsidRPr="00000000">
        <w:commentReference w:id="112"/>
      </w:r>
      <w:commentRangeEnd w:id="113"/>
      <w:r w:rsidDel="00000000" w:rsidR="00000000" w:rsidRPr="00000000">
        <w:commentReference w:id="113"/>
      </w:r>
      <w:r w:rsidDel="00000000" w:rsidR="00000000" w:rsidRPr="00000000">
        <w:rPr>
          <w:rFonts w:ascii="Arial" w:cs="Arial" w:eastAsia="Arial" w:hAnsi="Arial"/>
          <w:rtl w:val="0"/>
        </w:rPr>
        <w:t xml:space="preserve"> </w:t>
      </w:r>
      <w:sdt>
        <w:sdtPr>
          <w:tag w:val="goog_rdk_254"/>
        </w:sdtPr>
        <w:sdtContent>
          <w:commentRangeStart w:id="114"/>
        </w:sdtContent>
      </w:sdt>
      <w:r w:rsidDel="00000000" w:rsidR="00000000" w:rsidRPr="00000000">
        <w:rPr>
          <w:rFonts w:ascii="Arial" w:cs="Arial" w:eastAsia="Arial" w:hAnsi="Arial"/>
          <w:rtl w:val="0"/>
        </w:rPr>
        <w:t xml:space="preserve">A server </w:t>
      </w:r>
      <w:sdt>
        <w:sdtPr>
          <w:tag w:val="goog_rdk_255"/>
        </w:sdtPr>
        <w:sdtContent>
          <w:del w:author="davide.lenzarini@u-blox.com" w:id="72" w:date="2024-08-07T09:58:45Z">
            <w:r w:rsidDel="00000000" w:rsidR="00000000" w:rsidRPr="00000000">
              <w:rPr>
                <w:rFonts w:ascii="Arial" w:cs="Arial" w:eastAsia="Arial" w:hAnsi="Arial"/>
                <w:rtl w:val="0"/>
              </w:rPr>
              <w:delText xml:space="preserve">or gateway </w:delText>
            </w:r>
          </w:del>
        </w:sdtContent>
      </w:sdt>
      <w:r w:rsidDel="00000000" w:rsidR="00000000" w:rsidRPr="00000000">
        <w:rPr>
          <w:rFonts w:ascii="Arial" w:cs="Arial" w:eastAsia="Arial" w:hAnsi="Arial"/>
          <w:rtl w:val="0"/>
        </w:rPr>
        <w:t xml:space="preserve">may also send a DISCONNECT to a client</w:t>
      </w:r>
      <w:sdt>
        <w:sdtPr>
          <w:tag w:val="goog_rdk_256"/>
        </w:sdtPr>
        <w:sdtContent>
          <w:del w:author="davide.lenzarini@u-blox.com" w:id="73" w:date="2024-08-07T09:58:56Z">
            <w:r w:rsidDel="00000000" w:rsidR="00000000" w:rsidRPr="00000000">
              <w:rPr>
                <w:rFonts w:ascii="Arial" w:cs="Arial" w:eastAsia="Arial" w:hAnsi="Arial"/>
                <w:rtl w:val="0"/>
              </w:rPr>
              <w:delText xml:space="preserve">, e.g. in case a gateway,</w:delText>
            </w:r>
          </w:del>
        </w:sdtContent>
      </w:sdt>
      <w:r w:rsidDel="00000000" w:rsidR="00000000" w:rsidRPr="00000000">
        <w:rPr>
          <w:rFonts w:ascii="Arial" w:cs="Arial" w:eastAsia="Arial" w:hAnsi="Arial"/>
          <w:rtl w:val="0"/>
        </w:rPr>
        <w:t xml:space="preserve"> due to an error</w:t>
      </w:r>
      <w:sdt>
        <w:sdtPr>
          <w:tag w:val="goog_rdk_257"/>
        </w:sdtPr>
        <w:sdtContent>
          <w:ins w:author="davide.lenzarini@u-blox.com" w:id="74" w:date="2024-08-07T09:59:08Z">
            <w:r w:rsidDel="00000000" w:rsidR="00000000" w:rsidRPr="00000000">
              <w:rPr>
                <w:rFonts w:ascii="Arial" w:cs="Arial" w:eastAsia="Arial" w:hAnsi="Arial"/>
                <w:rtl w:val="0"/>
              </w:rPr>
              <w:t xml:space="preserve"> when for instance it</w:t>
            </w:r>
          </w:ins>
        </w:sdtContent>
      </w:sdt>
      <w:sdt>
        <w:sdtPr>
          <w:tag w:val="goog_rdk_258"/>
        </w:sdtPr>
        <w:sdtContent>
          <w:del w:author="davide.lenzarini@u-blox.com" w:id="74" w:date="2024-08-07T09:59:08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cannot map a received packet to </w:t>
      </w:r>
      <w:sdt>
        <w:sdtPr>
          <w:tag w:val="goog_rdk_259"/>
        </w:sdtPr>
        <w:sdtContent>
          <w:ins w:author="davide.lenzarini@u-blox.com" w:id="75" w:date="2024-08-07T09:59:31Z">
            <w:r w:rsidDel="00000000" w:rsidR="00000000" w:rsidRPr="00000000">
              <w:rPr>
                <w:rFonts w:ascii="Arial" w:cs="Arial" w:eastAsia="Arial" w:hAnsi="Arial"/>
                <w:rtl w:val="0"/>
              </w:rPr>
              <w:t xml:space="preserve">the</w:t>
            </w:r>
          </w:ins>
        </w:sdtContent>
      </w:sdt>
      <w:sdt>
        <w:sdtPr>
          <w:tag w:val="goog_rdk_260"/>
        </w:sdtPr>
        <w:sdtContent>
          <w:del w:author="davide.lenzarini@u-blox.com" w:id="75" w:date="2024-08-07T09:59:31Z">
            <w:r w:rsidDel="00000000" w:rsidR="00000000" w:rsidRPr="00000000">
              <w:rPr>
                <w:rFonts w:ascii="Arial" w:cs="Arial" w:eastAsia="Arial" w:hAnsi="Arial"/>
                <w:rtl w:val="0"/>
              </w:rPr>
              <w:delText xml:space="preserve">a</w:delText>
            </w:r>
          </w:del>
        </w:sdtContent>
      </w:sdt>
      <w:r w:rsidDel="00000000" w:rsidR="00000000" w:rsidRPr="00000000">
        <w:rPr>
          <w:rFonts w:ascii="Arial" w:cs="Arial" w:eastAsia="Arial" w:hAnsi="Arial"/>
          <w:rtl w:val="0"/>
        </w:rPr>
        <w:t xml:space="preserve"> client. </w:t>
      </w:r>
      <w:commentRangeEnd w:id="114"/>
      <w:r w:rsidDel="00000000" w:rsidR="00000000" w:rsidRPr="00000000">
        <w:commentReference w:id="114"/>
      </w:r>
      <w:sdt>
        <w:sdtPr>
          <w:tag w:val="goog_rdk_261"/>
        </w:sdtPr>
        <w:sdtContent>
          <w:commentRangeStart w:id="115"/>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113A">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B">
      <w:pPr>
        <w:spacing w:after="306" w:lineRule="auto"/>
        <w:ind w:right="4"/>
        <w:rPr>
          <w:rFonts w:ascii="Arial" w:cs="Arial" w:eastAsia="Arial" w:hAnsi="Arial"/>
        </w:rPr>
      </w:pPr>
      <w:sdt>
        <w:sdtPr>
          <w:tag w:val="goog_rdk_262"/>
        </w:sdtPr>
        <w:sdtContent>
          <w:commentRangeStart w:id="116"/>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113C">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E">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sdt>
      <w:sdtPr>
        <w:tag w:val="goog_rdk_264"/>
      </w:sdtPr>
      <w:sdtContent>
        <w:p w:rsidR="00000000" w:rsidDel="00000000" w:rsidP="00000000" w:rsidRDefault="00000000" w:rsidRPr="00000000" w14:paraId="0000113F">
          <w:pPr>
            <w:rPr>
              <w:del w:author="davide.lenzarini@u-blox.com" w:id="76" w:date="2024-08-07T10:00:39Z"/>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w:t>
          </w:r>
          <w:sdt>
            <w:sdtPr>
              <w:tag w:val="goog_rdk_263"/>
            </w:sdtPr>
            <w:sdtContent>
              <w:del w:author="davide.lenzarini@u-blox.com" w:id="76" w:date="2024-08-07T10:00:39Z">
                <w:r w:rsidDel="00000000" w:rsidR="00000000" w:rsidRPr="00000000">
                  <w:rPr>
                    <w:rFonts w:ascii="Arial" w:cs="Arial" w:eastAsia="Arial" w:hAnsi="Arial"/>
                    <w:color w:val="000000"/>
                    <w:rtl w:val="0"/>
                  </w:rPr>
                  <w:delText xml:space="preserve">located at byte </w:delText>
                </w:r>
                <w:r w:rsidDel="00000000" w:rsidR="00000000" w:rsidRPr="00000000">
                  <w:rPr>
                    <w:rFonts w:ascii="Arial" w:cs="Arial" w:eastAsia="Arial" w:hAnsi="Arial"/>
                    <w:rtl w:val="0"/>
                  </w:rPr>
                  <w:delText xml:space="preserve">3</w:delText>
                </w:r>
                <w:r w:rsidDel="00000000" w:rsidR="00000000" w:rsidRPr="00000000">
                  <w:rPr>
                    <w:rFonts w:ascii="Arial" w:cs="Arial" w:eastAsia="Arial" w:hAnsi="Arial"/>
                    <w:color w:val="000000"/>
                    <w:rtl w:val="0"/>
                  </w:rPr>
                  <w:delText xml:space="preserve"> which contains parameters specifying the behavior of the MQTT-SN sleep on the gateway. </w:delText>
                </w:r>
              </w:del>
            </w:sdtContent>
          </w:sdt>
        </w:p>
      </w:sdtContent>
    </w:sdt>
    <w:sdt>
      <w:sdtPr>
        <w:tag w:val="goog_rdk_265"/>
      </w:sdtPr>
      <w:sdtContent>
        <w:p w:rsidR="00000000" w:rsidDel="00000000" w:rsidP="00000000" w:rsidRDefault="00000000" w:rsidRPr="00000000" w14:paraId="00001140">
          <w:pPr>
            <w:rPr>
              <w:rFonts w:ascii="Arial" w:cs="Arial" w:eastAsia="Arial" w:hAnsi="Arial"/>
            </w:rPr>
            <w:pPrChange w:author="davide.lenzarini@u-blox.com" w:id="0" w:date="2024-08-07T10:00:39Z">
              <w:pPr>
                <w:ind w:right="4"/>
              </w:pPr>
            </w:pPrChange>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sdtContent>
    </w:sdt>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46">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66"/>
        </w:sdtPr>
        <w:sdtContent>
          <w:commentRangeStart w:id="117"/>
        </w:sdtContent>
      </w:sdt>
      <w:r w:rsidDel="00000000" w:rsidR="00000000" w:rsidRPr="00000000">
        <w:rPr>
          <w:rFonts w:ascii="Arial" w:cs="Arial" w:eastAsia="Arial" w:hAnsi="Arial"/>
          <w:highlight w:val="yellow"/>
          <w:rtl w:val="0"/>
        </w:rPr>
        <w:t xml:space="preserve">Gateway</w:t>
      </w:r>
      <w:commentRangeEnd w:id="117"/>
      <w:r w:rsidDel="00000000" w:rsidR="00000000" w:rsidRPr="00000000">
        <w:commentReference w:id="117"/>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47">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4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w:t>
      </w:r>
      <w:sdt>
        <w:sdtPr>
          <w:tag w:val="goog_rdk_267"/>
        </w:sdtPr>
        <w:sdtContent>
          <w:del w:author="davide.lenzarini@u-blox.com" w:id="78" w:date="2024-08-07T10:06:18Z">
            <w:r w:rsidDel="00000000" w:rsidR="00000000" w:rsidRPr="00000000">
              <w:rPr>
                <w:rFonts w:ascii="Arial" w:cs="Arial" w:eastAsia="Arial" w:hAnsi="Arial"/>
                <w:rtl w:val="0"/>
              </w:rPr>
              <w:delText xml:space="preserve">If provided, Byte 3 in the DISCONNECT control packet holds the Reason Code of the disconnection. </w:delText>
            </w:r>
          </w:del>
        </w:sdtContent>
      </w:sdt>
      <w:r w:rsidDel="00000000" w:rsidR="00000000" w:rsidRPr="00000000">
        <w:rPr>
          <w:rFonts w:ascii="Arial" w:cs="Arial" w:eastAsia="Arial" w:hAnsi="Arial"/>
          <w:rtl w:val="0"/>
        </w:rPr>
        <w:t xml:space="preserve">If not provided, 0x00 (Normal disconnection) is assumed. </w:t>
      </w:r>
    </w:p>
    <w:p w:rsidR="00000000" w:rsidDel="00000000" w:rsidP="00000000" w:rsidRDefault="00000000" w:rsidRPr="00000000" w14:paraId="00001149">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A">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w:t>
      </w:r>
      <w:sdt>
        <w:sdtPr>
          <w:tag w:val="goog_rdk_268"/>
        </w:sdtPr>
        <w:sdtContent>
          <w:ins w:author="davide.lenzarini@u-blox.com" w:id="79" w:date="2024-08-07T10:07:20Z">
            <w:r w:rsidDel="00000000" w:rsidR="00000000" w:rsidRPr="00000000">
              <w:rPr>
                <w:rFonts w:ascii="Arial" w:cs="Arial" w:eastAsia="Arial" w:hAnsi="Arial"/>
                <w:rtl w:val="0"/>
              </w:rPr>
              <w:t xml:space="preserve">4.15</w:t>
            </w:r>
          </w:ins>
        </w:sdtContent>
      </w:sdt>
      <w:sdt>
        <w:sdtPr>
          <w:tag w:val="goog_rdk_269"/>
        </w:sdtPr>
        <w:sdtContent>
          <w:del w:author="davide.lenzarini@u-blox.com" w:id="79" w:date="2024-08-07T10:07:20Z">
            <w:r w:rsidDel="00000000" w:rsidR="00000000" w:rsidRPr="00000000">
              <w:rPr>
                <w:rFonts w:ascii="Arial" w:cs="Arial" w:eastAsia="Arial" w:hAnsi="Arial"/>
                <w:rtl w:val="0"/>
              </w:rPr>
              <w:delText xml:space="preserve">3.19</w:delText>
            </w:r>
          </w:del>
        </w:sdtContent>
      </w:sdt>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114C">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D">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E">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F">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5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51">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52">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53">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54">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55">
      <w:pPr>
        <w:numPr>
          <w:ilvl w:val="0"/>
          <w:numId w:val="11"/>
        </w:numPr>
        <w:spacing w:after="240" w:before="0" w:lineRule="auto"/>
        <w:ind w:left="720" w:right="0" w:hanging="360"/>
        <w:rPr>
          <w:rFonts w:ascii="Arial" w:cs="Arial" w:eastAsia="Arial" w:hAnsi="Arial"/>
          <w:shd w:fill="auto" w:val="clear"/>
        </w:rPr>
      </w:pPr>
      <w:sdt>
        <w:sdtPr>
          <w:tag w:val="goog_rdk_270"/>
        </w:sdtPr>
        <w:sdtContent>
          <w:commentRangeStart w:id="118"/>
        </w:sdtContent>
      </w:sdt>
      <w:r w:rsidDel="00000000" w:rsidR="00000000" w:rsidRPr="00000000">
        <w:rPr>
          <w:rFonts w:ascii="Arial" w:cs="Arial" w:eastAsia="Arial" w:hAnsi="Arial"/>
          <w:shd w:fill="auto" w:val="clear"/>
          <w:rtl w:val="0"/>
        </w:rPr>
        <w:t xml:space="preserve">SHOULD wait for a DISCONNECT packet in response from the Server.</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15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57">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58">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A">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5B">
      <w:pPr>
        <w:spacing w:after="24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115C">
      <w:pPr>
        <w:pStyle w:val="Heading3"/>
        <w:keepLines w:val="1"/>
        <w:spacing w:after="77" w:before="0" w:line="259" w:lineRule="auto"/>
        <w:ind w:left="0" w:firstLine="0"/>
        <w:rPr>
          <w:rFonts w:ascii="Arial" w:cs="Arial" w:eastAsia="Arial" w:hAnsi="Arial"/>
        </w:rPr>
      </w:pPr>
      <w:bookmarkStart w:colFirst="0" w:colLast="0" w:name="_heading=h.elrc49qsiun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6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Packet Type</w:t>
            </w:r>
          </w:p>
        </w:tc>
      </w:tr>
    </w:tbl>
    <w:p w:rsidR="00000000" w:rsidDel="00000000" w:rsidP="00000000" w:rsidRDefault="00000000" w:rsidRPr="00000000" w14:paraId="00001178">
      <w:pPr>
        <w:spacing w:after="120" w:before="120" w:line="360" w:lineRule="auto"/>
        <w:ind w:left="0" w:right="0" w:firstLine="0"/>
        <w:jc w:val="center"/>
        <w:rPr>
          <w:color w:val="000000"/>
          <w:sz w:val="20"/>
          <w:szCs w:val="20"/>
          <w:u w:val="single"/>
          <w:shd w:fill="auto" w:val="clear"/>
        </w:rPr>
      </w:pPr>
      <w:sdt>
        <w:sdtPr>
          <w:tag w:val="goog_rdk_271"/>
        </w:sdtPr>
        <w:sdtContent>
          <w:commentRangeStart w:id="119"/>
        </w:sdtContent>
      </w:sdt>
      <w:r w:rsidDel="00000000" w:rsidR="00000000" w:rsidRPr="00000000">
        <w:rPr>
          <w:color w:val="000000"/>
          <w:sz w:val="20"/>
          <w:szCs w:val="20"/>
          <w:u w:val="single"/>
          <w:shd w:fill="auto" w:val="clear"/>
          <w:rtl w:val="0"/>
        </w:rPr>
        <w:t xml:space="preserve">Table ??</w:t>
      </w:r>
      <w:commentRangeEnd w:id="119"/>
      <w:r w:rsidDel="00000000" w:rsidR="00000000" w:rsidRPr="00000000">
        <w:commentReference w:id="119"/>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1179">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7A">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7B">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54">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7C">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sdt>
        <w:sdtPr>
          <w:tag w:val="goog_rdk_272"/>
        </w:sdtPr>
        <w:sdtContent>
          <w:commentRangeStart w:id="120"/>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117D">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7E">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7F">
      <w:pPr>
        <w:spacing w:after="9" w:lineRule="auto"/>
        <w:ind w:left="-5" w:right="990" w:firstLine="0"/>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8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8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8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8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8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8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8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8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88">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89">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8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92">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93">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9B">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9C">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A4">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A5">
            <w:pPr>
              <w:jc w:val="center"/>
              <w:rPr>
                <w:rFonts w:ascii="Arial" w:cs="Arial" w:eastAsia="Arial" w:hAnsi="Arial"/>
              </w:rPr>
            </w:pPr>
            <w:r w:rsidDel="00000000" w:rsidR="00000000" w:rsidRPr="00000000">
              <w:rPr>
                <w:rFonts w:ascii="Arial" w:cs="Arial" w:eastAsia="Arial" w:hAnsi="Arial"/>
                <w:rtl w:val="0"/>
              </w:rPr>
              <w:t xml:space="preserve">Wireless Node Id</w:t>
            </w:r>
            <w:r w:rsidDel="00000000" w:rsidR="00000000" w:rsidRPr="00000000">
              <w:rPr>
                <w:rtl w:val="0"/>
              </w:rPr>
            </w:r>
          </w:p>
        </w:tc>
      </w:tr>
      <w:tr>
        <w:trPr>
          <w:cantSplit w:val="0"/>
          <w:tblHeader w:val="0"/>
        </w:trPr>
        <w:tc>
          <w:tcPr/>
          <w:p w:rsidR="00000000" w:rsidDel="00000000" w:rsidP="00000000" w:rsidRDefault="00000000" w:rsidRPr="00000000" w14:paraId="000011AD">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AE">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73"/>
        </w:sdtPr>
        <w:sdtContent>
          <w:commentRangeStart w:id="12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21"/>
      <w:r w:rsidDel="00000000" w:rsidR="00000000" w:rsidRPr="00000000">
        <w:commentReference w:id="12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11B7">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274"/>
        </w:sdtPr>
        <w:sdtContent>
          <w:commentRangeStart w:id="122"/>
        </w:sdtContent>
      </w:sdt>
      <w:r w:rsidDel="00000000" w:rsidR="00000000" w:rsidRPr="00000000">
        <w:rPr>
          <w:rFonts w:ascii="Arial" w:cs="Arial" w:eastAsia="Arial" w:hAnsi="Arial"/>
          <w:rtl w:val="0"/>
        </w:rPr>
        <w:t xml:space="preserve"> wireless side </w:t>
      </w:r>
      <w:commentRangeEnd w:id="122"/>
      <w:r w:rsidDel="00000000" w:rsidR="00000000" w:rsidRPr="00000000">
        <w:commentReference w:id="122"/>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B8">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B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BA">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B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BC">
      <w:pPr>
        <w:pStyle w:val="Heading4"/>
        <w:ind w:left="0" w:right="4" w:firstLine="0"/>
        <w:rPr>
          <w:rFonts w:ascii="Arial" w:cs="Arial" w:eastAsia="Arial" w:hAnsi="Arial"/>
        </w:rPr>
      </w:pPr>
      <w:bookmarkStart w:colFirst="0" w:colLast="0" w:name="_heading=h.sabnu4" w:id="193"/>
      <w:bookmarkEnd w:id="193"/>
      <w:r w:rsidDel="00000000" w:rsidR="00000000" w:rsidRPr="00000000">
        <w:rPr>
          <w:rFonts w:ascii="Arial" w:cs="Arial" w:eastAsia="Arial" w:hAnsi="Arial"/>
          <w:rtl w:val="0"/>
        </w:rPr>
        <w:t xml:space="preserve">3.1.25.3 Ctrl</w:t>
      </w:r>
    </w:p>
    <w:p w:rsidR="00000000" w:rsidDel="00000000" w:rsidP="00000000" w:rsidRDefault="00000000" w:rsidRPr="00000000" w14:paraId="000011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E">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BF">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0">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1">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2">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3">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4">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5">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C6">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7">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C8">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CE">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CF">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1">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8">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D9">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DB">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DC">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DD">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D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DF">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E0">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E1">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p w:rsidR="00000000" w:rsidDel="00000000" w:rsidP="00000000" w:rsidRDefault="00000000" w:rsidRPr="00000000" w14:paraId="000011E2">
      <w:pPr>
        <w:pStyle w:val="Heading3"/>
        <w:keepLines w:val="1"/>
        <w:spacing w:after="77" w:before="0" w:line="259" w:lineRule="auto"/>
        <w:ind w:left="1440" w:firstLine="0"/>
        <w:rPr/>
      </w:pPr>
      <w:bookmarkStart w:colFirst="0" w:colLast="0" w:name="_heading=h.efvs1al4eeri" w:id="198"/>
      <w:bookmarkEnd w:id="198"/>
      <w:r w:rsidDel="00000000" w:rsidR="00000000" w:rsidRPr="00000000">
        <w:rPr>
          <w:rtl w:val="0"/>
        </w:rPr>
      </w:r>
    </w:p>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E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E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E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E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E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E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E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E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E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F0">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F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FD">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FE">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20A">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0B">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18">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21F">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222">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22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22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22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2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2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3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31">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32">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3E">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3F">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4B">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4C">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58">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59">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65">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66">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72">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73">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7F">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80">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8C">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8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75"/>
        </w:sdtPr>
        <w:sdtContent>
          <w:commentRangeStart w:id="123"/>
        </w:sdtContent>
      </w:sdt>
      <w:sdt>
        <w:sdtPr>
          <w:tag w:val="goog_rdk_276"/>
        </w:sdtPr>
        <w:sdtContent>
          <w:commentRangeStart w:id="124"/>
        </w:sdtContent>
      </w:sdt>
      <w:r w:rsidDel="00000000" w:rsidR="00000000" w:rsidRPr="00000000">
        <w:rPr>
          <w:rFonts w:ascii="Arial" w:cs="Arial" w:eastAsia="Arial" w:hAnsi="Arial"/>
          <w:rtl w:val="0"/>
        </w:rPr>
        <w:t xml:space="preserve"> packet is protected</w:t>
      </w:r>
      <w:commentRangeEnd w:id="123"/>
      <w:r w:rsidDel="00000000" w:rsidR="00000000" w:rsidRPr="00000000">
        <w:commentReference w:id="123"/>
      </w:r>
      <w:commentRangeEnd w:id="124"/>
      <w:r w:rsidDel="00000000" w:rsidR="00000000" w:rsidRPr="00000000">
        <w:commentReference w:id="124"/>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8E">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8F">
      <w:pPr>
        <w:spacing w:after="9" w:lineRule="auto"/>
        <w:ind w:left="-5" w:right="4" w:firstLine="0"/>
        <w:rPr>
          <w:rFonts w:ascii="Arial" w:cs="Arial" w:eastAsia="Arial" w:hAnsi="Arial"/>
        </w:rPr>
      </w:pPr>
      <w:sdt>
        <w:sdtPr>
          <w:tag w:val="goog_rdk_277"/>
        </w:sdtPr>
        <w:sdtContent>
          <w:commentRangeStart w:id="125"/>
        </w:sdtContent>
      </w:sdt>
      <w:sdt>
        <w:sdtPr>
          <w:tag w:val="goog_rdk_278"/>
        </w:sdtPr>
        <w:sdtContent>
          <w:commentRangeStart w:id="126"/>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25"/>
      <w:r w:rsidDel="00000000" w:rsidR="00000000" w:rsidRPr="00000000">
        <w:commentReference w:id="125"/>
      </w:r>
      <w:commentRangeEnd w:id="126"/>
      <w:r w:rsidDel="00000000" w:rsidR="00000000" w:rsidRPr="00000000">
        <w:commentReference w:id="126"/>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90">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91">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92">
      <w:pPr>
        <w:spacing w:after="9" w:lineRule="auto"/>
        <w:ind w:left="-5" w:right="4" w:firstLine="0"/>
        <w:rPr>
          <w:rFonts w:ascii="Arial" w:cs="Arial" w:eastAsia="Arial" w:hAnsi="Arial"/>
          <w:b w:val="1"/>
        </w:rPr>
      </w:pPr>
      <w:sdt>
        <w:sdtPr>
          <w:tag w:val="goog_rdk_279"/>
        </w:sdtPr>
        <w:sdtContent>
          <w:commentRangeStart w:id="127"/>
        </w:sdtContent>
      </w:sdt>
      <w:sdt>
        <w:sdtPr>
          <w:tag w:val="goog_rdk_280"/>
        </w:sdtPr>
        <w:sdtContent>
          <w:commentRangeStart w:id="128"/>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93">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94">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95">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96">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27"/>
      <w:r w:rsidDel="00000000" w:rsidR="00000000" w:rsidRPr="00000000">
        <w:commentReference w:id="127"/>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1297">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9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99">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9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9B">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9C">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w:t>
      </w:r>
      <w:sdt>
        <w:sdtPr>
          <w:tag w:val="goog_rdk_281"/>
        </w:sdtPr>
        <w:sdtContent>
          <w:del w:author="davide.lenzarini@u-blox.com" w:id="80" w:date="2024-08-07T10:25:27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packet, specifying the properties of the PROTECTION. </w:t>
      </w:r>
    </w:p>
    <w:p w:rsidR="00000000" w:rsidDel="00000000" w:rsidP="00000000" w:rsidRDefault="00000000" w:rsidRPr="00000000" w14:paraId="0000129D">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9E">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9F">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A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A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A2">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A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A4">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A5">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A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A7">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9">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A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A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A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AD">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AE">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AF">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B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B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B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B3">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B4">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B5">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w:t>
      </w:r>
      <w:sdt>
        <w:sdtPr>
          <w:tag w:val="goog_rdk_282"/>
        </w:sdtPr>
        <w:sdtContent>
          <w:del w:author="davide.lenzarini@u-blox.com" w:id="81" w:date="2024-08-07T10:25:38Z">
            <w:r w:rsidDel="00000000" w:rsidR="00000000" w:rsidRPr="00000000">
              <w:rPr>
                <w:rFonts w:ascii="Arial" w:cs="Arial" w:eastAsia="Arial" w:hAnsi="Arial"/>
                <w:color w:val="222222"/>
                <w:rtl w:val="0"/>
              </w:rPr>
              <w:delText xml:space="preserve">located at byte 4 </w:delText>
            </w:r>
          </w:del>
        </w:sdtContent>
      </w:sdt>
      <w:r w:rsidDel="00000000" w:rsidR="00000000" w:rsidRPr="00000000">
        <w:rPr>
          <w:rFonts w:ascii="Arial" w:cs="Arial" w:eastAsia="Arial" w:hAnsi="Arial"/>
          <w:color w:val="222222"/>
          <w:rtl w:val="0"/>
        </w:rPr>
        <w:t xml:space="preserve">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B6">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7">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8">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9">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BB">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1B">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1C">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1D">
      <w:pPr>
        <w:numPr>
          <w:ilvl w:val="0"/>
          <w:numId w:val="17"/>
        </w:numPr>
        <w:spacing w:after="0" w:before="0" w:lineRule="auto"/>
        <w:ind w:left="720" w:hanging="360"/>
        <w:rPr>
          <w:rFonts w:ascii="Arial" w:cs="Arial" w:eastAsia="Arial" w:hAnsi="Arial"/>
          <w:u w:val="none"/>
        </w:rPr>
      </w:pPr>
      <w:sdt>
        <w:sdtPr>
          <w:tag w:val="goog_rdk_283"/>
        </w:sdtPr>
        <w:sdtContent>
          <w:commentRangeStart w:id="129"/>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1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1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2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2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2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2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2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2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29"/>
      <w:r w:rsidDel="00000000" w:rsidR="00000000" w:rsidRPr="00000000">
        <w:commentReference w:id="129"/>
      </w:r>
      <w:r w:rsidDel="00000000" w:rsidR="00000000" w:rsidRPr="00000000">
        <w:rPr>
          <w:rtl w:val="0"/>
        </w:rPr>
      </w:r>
    </w:p>
    <w:p w:rsidR="00000000" w:rsidDel="00000000" w:rsidP="00000000" w:rsidRDefault="00000000" w:rsidRPr="00000000" w14:paraId="00001326">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27">
      <w:pPr>
        <w:spacing w:after="0" w:before="0" w:lineRule="auto"/>
        <w:ind w:left="0" w:firstLine="0"/>
        <w:rPr>
          <w:rFonts w:ascii="Arial" w:cs="Arial" w:eastAsia="Arial" w:hAnsi="Arial"/>
          <w:color w:val="222222"/>
        </w:rPr>
      </w:pPr>
      <w:sdt>
        <w:sdtPr>
          <w:tag w:val="goog_rdk_285"/>
        </w:sdtPr>
        <w:sdtContent>
          <w:ins w:author="davide.lenzarini@u-blox.com" w:id="82" w:date="2024-08-07T10:25:52Z">
            <w:r w:rsidDel="00000000" w:rsidR="00000000" w:rsidRPr="00000000">
              <w:rPr>
                <w:rFonts w:ascii="Roboto" w:cs="Roboto" w:eastAsia="Roboto" w:hAnsi="Roboto"/>
                <w:b w:val="1"/>
                <w:color w:val="222222"/>
                <w:sz w:val="24"/>
                <w:szCs w:val="24"/>
                <w:u w:val="single"/>
                <w:rtl w:val="0"/>
              </w:rPr>
              <w:t xml:space="preserve">T</w:t>
            </w:r>
          </w:ins>
        </w:sdtContent>
      </w:sdt>
      <w:sdt>
        <w:sdtPr>
          <w:tag w:val="goog_rdk_286"/>
        </w:sdtPr>
        <w:sdtContent>
          <w:del w:author="davide.lenzarini@u-blox.com" w:id="82" w:date="2024-08-07T10:25:52Z">
            <w:r w:rsidDel="00000000" w:rsidR="00000000" w:rsidRPr="00000000">
              <w:rPr>
                <w:rFonts w:ascii="Arial" w:cs="Arial" w:eastAsia="Arial" w:hAnsi="Arial"/>
                <w:color w:val="222222"/>
                <w:rtl w:val="0"/>
              </w:rPr>
              <w:delText xml:space="preserve">Located at Bytes 5 - 12 t</w:delText>
            </w:r>
          </w:del>
        </w:sdtContent>
      </w:sdt>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1328">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9">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A">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2B">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2C">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2D">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2E">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2F">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30">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1">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32">
      <w:pPr>
        <w:spacing w:after="0" w:before="0" w:lineRule="auto"/>
        <w:ind w:left="720" w:firstLine="0"/>
        <w:rPr>
          <w:rFonts w:ascii="Arial" w:cs="Arial" w:eastAsia="Arial" w:hAnsi="Arial"/>
          <w:b w:val="1"/>
          <w:i w:val="1"/>
          <w:color w:val="222222"/>
          <w:u w:val="single"/>
          <w:shd w:fill="fff2cc" w:val="clear"/>
        </w:rPr>
      </w:pPr>
      <w:sdt>
        <w:sdtPr>
          <w:tag w:val="goog_rdk_287"/>
        </w:sdtPr>
        <w:sdtContent>
          <w:commentRangeStart w:id="130"/>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33">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34">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35">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36">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1337">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38">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39">
      <w:pPr>
        <w:spacing w:after="0" w:before="0" w:lineRule="auto"/>
        <w:ind w:left="0" w:firstLine="0"/>
        <w:rPr>
          <w:rFonts w:ascii="Arial" w:cs="Arial" w:eastAsia="Arial" w:hAnsi="Arial"/>
          <w:color w:val="222222"/>
        </w:rPr>
      </w:pPr>
      <w:sdt>
        <w:sdtPr>
          <w:tag w:val="goog_rdk_289"/>
        </w:sdtPr>
        <w:sdtContent>
          <w:ins w:author="davide.lenzarini@u-blox.com" w:id="83" w:date="2024-08-07T10:25:59Z">
            <w:r w:rsidDel="00000000" w:rsidR="00000000" w:rsidRPr="00000000">
              <w:rPr>
                <w:rFonts w:ascii="Arial" w:cs="Arial" w:eastAsia="Arial" w:hAnsi="Arial"/>
                <w:rtl w:val="0"/>
              </w:rPr>
              <w:t xml:space="preserve">T</w:t>
            </w:r>
          </w:ins>
        </w:sdtContent>
      </w:sdt>
      <w:sdt>
        <w:sdtPr>
          <w:tag w:val="goog_rdk_290"/>
        </w:sdtPr>
        <w:sdtContent>
          <w:del w:author="davide.lenzarini@u-blox.com" w:id="83" w:date="2024-08-07T10:25:59Z">
            <w:r w:rsidDel="00000000" w:rsidR="00000000" w:rsidRPr="00000000">
              <w:rPr>
                <w:rFonts w:ascii="Arial" w:cs="Arial" w:eastAsia="Arial" w:hAnsi="Arial"/>
                <w:b w:val="1"/>
                <w:color w:val="222222"/>
                <w:u w:val="single"/>
                <w:rtl w:val="0"/>
              </w:rPr>
              <w:delText xml:space="preserve">Located at Byte 13 - 16</w:delText>
            </w:r>
            <w:r w:rsidDel="00000000" w:rsidR="00000000" w:rsidRPr="00000000">
              <w:rPr>
                <w:rFonts w:ascii="Arial" w:cs="Arial" w:eastAsia="Arial" w:hAnsi="Arial"/>
                <w:color w:val="222222"/>
                <w:rtl w:val="0"/>
              </w:rPr>
              <w:delText xml:space="preserve"> , t</w:delText>
            </w:r>
          </w:del>
        </w:sdtContent>
      </w:sdt>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3A">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B">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3C">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291"/>
        </w:sdtPr>
        <w:sdtContent>
          <w:del w:author="davide.lenzarini@u-blox.com" w:id="84"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3D">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3E">
      <w:pPr>
        <w:spacing w:after="0" w:before="0" w:lineRule="auto"/>
        <w:ind w:left="0" w:firstLine="0"/>
        <w:rPr>
          <w:rFonts w:ascii="Arial" w:cs="Arial" w:eastAsia="Arial" w:hAnsi="Arial"/>
          <w:color w:val="222222"/>
          <w:highlight w:val="white"/>
        </w:rPr>
      </w:pPr>
      <w:sdt>
        <w:sdtPr>
          <w:tag w:val="goog_rdk_293"/>
        </w:sdtPr>
        <w:sdtContent>
          <w:ins w:author="davide.lenzarini@u-blox.com" w:id="85" w:date="2024-08-07T10:26:15Z">
            <w:r w:rsidDel="00000000" w:rsidR="00000000" w:rsidRPr="00000000">
              <w:rPr>
                <w:rFonts w:ascii="Arial" w:cs="Arial" w:eastAsia="Arial" w:hAnsi="Arial"/>
                <w:rtl w:val="0"/>
              </w:rPr>
              <w:t xml:space="preserve">T</w:t>
            </w:r>
          </w:ins>
        </w:sdtContent>
      </w:sdt>
      <w:sdt>
        <w:sdtPr>
          <w:tag w:val="goog_rdk_294"/>
        </w:sdtPr>
        <w:sdtContent>
          <w:del w:author="davide.lenzarini@u-blox.com" w:id="85" w:date="2024-08-07T10:26:15Z">
            <w:r w:rsidDel="00000000" w:rsidR="00000000" w:rsidRPr="00000000">
              <w:rPr>
                <w:rtl w:val="0"/>
              </w:rPr>
              <w:delText xml:space="preserve">Located at</w:delText>
            </w:r>
            <w:r w:rsidDel="00000000" w:rsidR="00000000" w:rsidRPr="00000000">
              <w:rPr>
                <w:rFonts w:ascii="Arial" w:cs="Arial" w:eastAsia="Arial" w:hAnsi="Arial"/>
                <w:rtl w:val="0"/>
              </w:rPr>
              <w:delText xml:space="preserve"> </w:delText>
            </w:r>
            <w:r w:rsidDel="00000000" w:rsidR="00000000" w:rsidRPr="00000000">
              <w:rPr>
                <w:rFonts w:ascii="Arial" w:cs="Arial" w:eastAsia="Arial" w:hAnsi="Arial"/>
                <w:color w:val="222222"/>
                <w:rtl w:val="0"/>
              </w:rPr>
              <w:delText xml:space="preserve">Byte (17 - P),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3F">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40">
      <w:pPr>
        <w:spacing w:after="0" w:before="0" w:lineRule="auto"/>
        <w:ind w:left="0" w:firstLine="0"/>
        <w:rPr>
          <w:rFonts w:ascii="Arial" w:cs="Arial" w:eastAsia="Arial" w:hAnsi="Arial"/>
          <w:color w:val="222222"/>
          <w:highlight w:val="white"/>
        </w:rPr>
      </w:pPr>
      <w:sdt>
        <w:sdtPr>
          <w:tag w:val="goog_rdk_296"/>
        </w:sdtPr>
        <w:sdtContent>
          <w:ins w:author="davide.lenzarini@u-blox.com" w:id="86" w:date="2024-08-07T10:26:21Z">
            <w:r w:rsidDel="00000000" w:rsidR="00000000" w:rsidRPr="00000000">
              <w:rPr>
                <w:rFonts w:ascii="Roboto" w:cs="Roboto" w:eastAsia="Roboto" w:hAnsi="Roboto"/>
                <w:color w:val="222222"/>
                <w:sz w:val="24"/>
                <w:szCs w:val="24"/>
                <w:highlight w:val="white"/>
                <w:rtl w:val="0"/>
              </w:rPr>
              <w:t xml:space="preserve">T</w:t>
            </w:r>
          </w:ins>
        </w:sdtContent>
      </w:sdt>
      <w:sdt>
        <w:sdtPr>
          <w:tag w:val="goog_rdk_297"/>
        </w:sdtPr>
        <w:sdtContent>
          <w:del w:author="davide.lenzarini@u-blox.com" w:id="86" w:date="2024-08-07T10:26:21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Byte (Q - R),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41">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42">
      <w:pPr>
        <w:spacing w:after="0" w:before="0" w:lineRule="auto"/>
        <w:ind w:left="0" w:firstLine="0"/>
        <w:rPr>
          <w:rFonts w:ascii="Arial" w:cs="Arial" w:eastAsia="Arial" w:hAnsi="Arial"/>
          <w:color w:val="222222"/>
        </w:rPr>
      </w:pPr>
      <w:sdt>
        <w:sdtPr>
          <w:tag w:val="goog_rdk_299"/>
        </w:sdtPr>
        <w:sdtContent>
          <w:ins w:author="davide.lenzarini@u-blox.com" w:id="87" w:date="2024-08-07T10:26:26Z">
            <w:r w:rsidDel="00000000" w:rsidR="00000000" w:rsidRPr="00000000">
              <w:rPr>
                <w:rFonts w:ascii="Arial" w:cs="Arial" w:eastAsia="Arial" w:hAnsi="Arial"/>
                <w:color w:val="222222"/>
                <w:sz w:val="22"/>
                <w:szCs w:val="22"/>
                <w:highlight w:val="white"/>
                <w:rtl w:val="0"/>
              </w:rPr>
              <w:t xml:space="preserve">T</w:t>
            </w:r>
          </w:ins>
        </w:sdtContent>
      </w:sdt>
      <w:sdt>
        <w:sdtPr>
          <w:tag w:val="goog_rdk_300"/>
        </w:sdtPr>
        <w:sdtContent>
          <w:del w:author="davide.lenzarini@u-blox.com" w:id="87" w:date="2024-08-07T10:26:26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(S - T), t</w:delText>
            </w:r>
          </w:del>
        </w:sdtContent>
      </w:sdt>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43">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44">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45">
      <w:pPr>
        <w:ind w:left="0" w:firstLine="0"/>
        <w:rPr>
          <w:rFonts w:ascii="Roboto" w:cs="Roboto" w:eastAsia="Roboto" w:hAnsi="Roboto"/>
          <w:color w:val="222222"/>
          <w:sz w:val="24"/>
          <w:szCs w:val="24"/>
        </w:rPr>
      </w:pPr>
      <w:sdt>
        <w:sdtPr>
          <w:tag w:val="goog_rdk_302"/>
        </w:sdtPr>
        <w:sdtContent>
          <w:ins w:author="davide.lenzarini@u-blox.com" w:id="88" w:date="2024-08-07T10:26:30Z">
            <w:r w:rsidDel="00000000" w:rsidR="00000000" w:rsidRPr="00000000">
              <w:rPr>
                <w:rFonts w:ascii="Arial" w:cs="Arial" w:eastAsia="Arial" w:hAnsi="Arial"/>
                <w:rtl w:val="0"/>
              </w:rPr>
              <w:t xml:space="preserve">T</w:t>
            </w:r>
          </w:ins>
        </w:sdtContent>
      </w:sdt>
      <w:sdt>
        <w:sdtPr>
          <w:tag w:val="goog_rdk_303"/>
        </w:sdtPr>
        <w:sdtContent>
          <w:del w:author="davide.lenzarini@u-blox.com" w:id="88" w:date="2024-08-07T10:26:30Z">
            <w:r w:rsidDel="00000000" w:rsidR="00000000" w:rsidRPr="00000000">
              <w:rPr>
                <w:rFonts w:ascii="Arial" w:cs="Arial" w:eastAsia="Arial" w:hAnsi="Arial"/>
                <w:rtl w:val="0"/>
              </w:rPr>
              <w:delText xml:space="preserve">Located at Byte (U - N), t</w:delText>
            </w:r>
          </w:del>
        </w:sdtContent>
      </w:sdt>
      <w:r w:rsidDel="00000000" w:rsidR="00000000" w:rsidRPr="00000000">
        <w:rPr>
          <w:rFonts w:ascii="Arial" w:cs="Arial" w:eastAsia="Arial" w:hAnsi="Arial"/>
          <w:rtl w:val="0"/>
        </w:rPr>
        <w:t xml:space="preserve">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46">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47">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48">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304"/>
        </w:sdtPr>
        <w:sdtContent>
          <w:commentRangeStart w:id="131"/>
        </w:sdtContent>
      </w:sdt>
      <w:r w:rsidDel="00000000" w:rsidR="00000000" w:rsidRPr="00000000">
        <w:rPr>
          <w:rFonts w:ascii="Arial" w:cs="Arial" w:eastAsia="Arial" w:hAnsi="Arial"/>
          <w:rtl w:val="0"/>
        </w:rPr>
        <w:t xml:space="preserve">Session state</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349">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4A">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4B">
      <w:pPr>
        <w:spacing w:after="240" w:before="240" w:lineRule="auto"/>
        <w:ind w:left="0" w:right="0" w:firstLine="0"/>
        <w:rPr/>
      </w:pPr>
      <w:sdt>
        <w:sdtPr>
          <w:tag w:val="goog_rdk_305"/>
        </w:sdtPr>
        <w:sdtContent>
          <w:commentRangeStart w:id="132"/>
        </w:sdtContent>
      </w:sdt>
      <w:r w:rsidDel="00000000" w:rsidR="00000000" w:rsidRPr="00000000">
        <w:rPr>
          <w:rtl w:val="0"/>
        </w:rPr>
        <w:t xml:space="preserve">The Session State in the Client consists of:</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34C">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307"/>
      </w:sdtPr>
      <w:sdtContent>
        <w:p w:rsidR="00000000" w:rsidDel="00000000" w:rsidP="00000000" w:rsidRDefault="00000000" w:rsidRPr="00000000" w14:paraId="0000134D">
          <w:pPr>
            <w:numPr>
              <w:ilvl w:val="0"/>
              <w:numId w:val="47"/>
            </w:numPr>
            <w:spacing w:after="0" w:afterAutospacing="0" w:before="0" w:beforeAutospacing="0" w:lineRule="auto"/>
            <w:ind w:left="720" w:right="0" w:hanging="360"/>
            <w:rPr>
              <w:ins w:author="davide.lenzarini@u-blox.com" w:id="89"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306"/>
            </w:sdtPr>
            <w:sdtContent>
              <w:ins w:author="davide.lenzarini@u-blox.com" w:id="89" w:date="2024-08-08T15:36:39Z">
                <w:r w:rsidDel="00000000" w:rsidR="00000000" w:rsidRPr="00000000">
                  <w:rPr>
                    <w:rtl w:val="0"/>
                  </w:rPr>
                </w:r>
              </w:ins>
            </w:sdtContent>
          </w:sdt>
        </w:p>
      </w:sdtContent>
    </w:sdt>
    <w:p w:rsidR="00000000" w:rsidDel="00000000" w:rsidP="00000000" w:rsidRDefault="00000000" w:rsidRPr="00000000" w14:paraId="0000134E">
      <w:pPr>
        <w:numPr>
          <w:ilvl w:val="0"/>
          <w:numId w:val="47"/>
        </w:numPr>
        <w:spacing w:after="240" w:before="0" w:beforeAutospacing="0" w:lineRule="auto"/>
        <w:ind w:left="720" w:right="0" w:hanging="360"/>
        <w:rPr>
          <w:u w:val="none"/>
        </w:rPr>
      </w:pPr>
      <w:sdt>
        <w:sdtPr>
          <w:tag w:val="goog_rdk_308"/>
        </w:sdtPr>
        <w:sdtContent>
          <w:ins w:author="davide.lenzarini@u-blox.com" w:id="89"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4F">
      <w:pPr>
        <w:spacing w:after="240" w:before="240" w:lineRule="auto"/>
        <w:ind w:left="0" w:right="0" w:firstLine="0"/>
        <w:rPr/>
      </w:pPr>
      <w:sdt>
        <w:sdtPr>
          <w:tag w:val="goog_rdk_309"/>
        </w:sdtPr>
        <w:sdtContent>
          <w:commentRangeStart w:id="133"/>
        </w:sdtContent>
      </w:sdt>
      <w:r w:rsidDel="00000000" w:rsidR="00000000" w:rsidRPr="00000000">
        <w:rPr>
          <w:rtl w:val="0"/>
        </w:rPr>
        <w:t xml:space="preserve">The Session State in the Server consists of:</w:t>
      </w:r>
      <w:commentRangeEnd w:id="133"/>
      <w:r w:rsidDel="00000000" w:rsidR="00000000" w:rsidRPr="00000000">
        <w:commentReference w:id="133"/>
      </w:r>
      <w:r w:rsidDel="00000000" w:rsidR="00000000" w:rsidRPr="00000000">
        <w:rPr>
          <w:rtl w:val="0"/>
        </w:rPr>
      </w:r>
    </w:p>
    <w:p w:rsidR="00000000" w:rsidDel="00000000" w:rsidP="00000000" w:rsidRDefault="00000000" w:rsidRPr="00000000" w14:paraId="00001350">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51">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310"/>
        </w:sdtPr>
        <w:sdtContent>
          <w:commentRangeStart w:id="134"/>
        </w:sdtContent>
      </w:sdt>
      <w:r w:rsidDel="00000000" w:rsidR="00000000" w:rsidRPr="00000000">
        <w:rPr>
          <w:rtl w:val="0"/>
        </w:rPr>
        <w:t xml:space="preserve"> including any Subscription Identifiers</w:t>
      </w:r>
      <w:commentRangeEnd w:id="134"/>
      <w:r w:rsidDel="00000000" w:rsidR="00000000" w:rsidRPr="00000000">
        <w:commentReference w:id="134"/>
      </w:r>
      <w:r w:rsidDel="00000000" w:rsidR="00000000" w:rsidRPr="00000000">
        <w:rPr>
          <w:rtl w:val="0"/>
        </w:rPr>
        <w:t xml:space="preserve">.</w:t>
      </w:r>
    </w:p>
    <w:p w:rsidR="00000000" w:rsidDel="00000000" w:rsidP="00000000" w:rsidRDefault="00000000" w:rsidRPr="00000000" w14:paraId="0000135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53">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54">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55">
      <w:pPr>
        <w:numPr>
          <w:ilvl w:val="0"/>
          <w:numId w:val="43"/>
        </w:numPr>
        <w:spacing w:after="0" w:afterAutospacing="0" w:before="0" w:beforeAutospacing="0" w:lineRule="auto"/>
        <w:ind w:left="720" w:right="0" w:hanging="360"/>
        <w:rPr>
          <w:u w:val="none"/>
        </w:rPr>
      </w:pPr>
      <w:sdt>
        <w:sdtPr>
          <w:tag w:val="goog_rdk_311"/>
        </w:sdtPr>
        <w:sdtContent>
          <w:commentRangeStart w:id="135"/>
        </w:sdtContent>
      </w:sdt>
      <w:sdt>
        <w:sdtPr>
          <w:tag w:val="goog_rdk_312"/>
        </w:sdtPr>
        <w:sdtContent>
          <w:commentRangeStart w:id="136"/>
        </w:sdtContent>
      </w:sdt>
      <w:r w:rsidDel="00000000" w:rsidR="00000000" w:rsidRPr="00000000">
        <w:rPr>
          <w:rtl w:val="0"/>
        </w:rPr>
        <w:t xml:space="preserve">The Will </w:t>
      </w:r>
      <w:sdt>
        <w:sdtPr>
          <w:tag w:val="goog_rdk_313"/>
        </w:sdtPr>
        <w:sdtContent>
          <w:ins w:author="davide.lenzarini@u-blox.com" w:id="90" w:date="2024-03-19T17:48:32Z">
            <w:commentRangeEnd w:id="135"/>
            <w:r w:rsidDel="00000000" w:rsidR="00000000" w:rsidRPr="00000000">
              <w:commentReference w:id="135"/>
            </w:r>
            <w:commentRangeEnd w:id="136"/>
            <w:r w:rsidDel="00000000" w:rsidR="00000000" w:rsidRPr="00000000">
              <w:commentReference w:id="136"/>
            </w:r>
            <w:r w:rsidDel="00000000" w:rsidR="00000000" w:rsidRPr="00000000">
              <w:rPr>
                <w:rtl w:val="0"/>
              </w:rPr>
              <w:t xml:space="preserve">Payload</w:t>
            </w:r>
          </w:ins>
        </w:sdtContent>
      </w:sdt>
      <w:sdt>
        <w:sdtPr>
          <w:tag w:val="goog_rdk_314"/>
        </w:sdtPr>
        <w:sdtContent>
          <w:del w:author="davide.lenzarini@u-blox.com" w:id="90" w:date="2024-03-19T17:48:32Z">
            <w:r w:rsidDel="00000000" w:rsidR="00000000" w:rsidRPr="00000000">
              <w:rPr>
                <w:rtl w:val="0"/>
              </w:rPr>
              <w:delText xml:space="preserve">Message</w:delText>
            </w:r>
          </w:del>
        </w:sdtContent>
      </w:sdt>
      <w:sdt>
        <w:sdtPr>
          <w:tag w:val="goog_rdk_315"/>
        </w:sdtPr>
        <w:sdtContent>
          <w:ins w:author="davide.lenzarini@u-blox.com" w:id="90" w:date="2024-03-19T17:48:32Z">
            <w:sdt>
              <w:sdtPr>
                <w:tag w:val="goog_rdk_316"/>
              </w:sdtPr>
              <w:sdtContent>
                <w:del w:author="davide.lenzarini@u-blox.com" w:id="90"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318"/>
      </w:sdtPr>
      <w:sdtContent>
        <w:p w:rsidR="00000000" w:rsidDel="00000000" w:rsidP="00000000" w:rsidRDefault="00000000" w:rsidRPr="00000000" w14:paraId="00001356">
          <w:pPr>
            <w:numPr>
              <w:ilvl w:val="0"/>
              <w:numId w:val="43"/>
            </w:numPr>
            <w:spacing w:after="0" w:afterAutospacing="0" w:before="0" w:beforeAutospacing="0" w:lineRule="auto"/>
            <w:ind w:left="720" w:right="0" w:hanging="360"/>
            <w:rPr>
              <w:ins w:author="davide.lenzarini@u-blox.com" w:id="91"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317"/>
            </w:sdtPr>
            <w:sdtContent>
              <w:ins w:author="davide.lenzarini@u-blox.com" w:id="91" w:date="2024-08-08T15:36:54Z">
                <w:r w:rsidDel="00000000" w:rsidR="00000000" w:rsidRPr="00000000">
                  <w:rPr>
                    <w:rtl w:val="0"/>
                  </w:rPr>
                </w:r>
              </w:ins>
            </w:sdtContent>
          </w:sdt>
        </w:p>
      </w:sdtContent>
    </w:sdt>
    <w:p w:rsidR="00000000" w:rsidDel="00000000" w:rsidP="00000000" w:rsidRDefault="00000000" w:rsidRPr="00000000" w14:paraId="00001357">
      <w:pPr>
        <w:numPr>
          <w:ilvl w:val="0"/>
          <w:numId w:val="43"/>
        </w:numPr>
        <w:spacing w:after="240" w:before="0" w:beforeAutospacing="0" w:lineRule="auto"/>
        <w:ind w:left="720" w:right="0" w:hanging="360"/>
        <w:rPr>
          <w:u w:val="none"/>
        </w:rPr>
      </w:pPr>
      <w:sdt>
        <w:sdtPr>
          <w:tag w:val="goog_rdk_319"/>
        </w:sdtPr>
        <w:sdtContent>
          <w:ins w:author="davide.lenzarini@u-blox.com" w:id="91"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58">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59">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5A">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5B">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5C">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320"/>
        </w:sdtPr>
        <w:sdtContent>
          <w:commentRangeStart w:id="137"/>
        </w:sdtContent>
      </w:sdt>
      <w:r w:rsidDel="00000000" w:rsidR="00000000" w:rsidRPr="00000000">
        <w:rPr>
          <w:highlight w:val="yellow"/>
          <w:rtl w:val="0"/>
        </w:rPr>
        <w:t xml:space="preserve">the Session Expiry Interval has passed</w:t>
      </w:r>
      <w:commentRangeEnd w:id="137"/>
      <w:r w:rsidDel="00000000" w:rsidR="00000000" w:rsidRPr="00000000">
        <w:commentReference w:id="137"/>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5D">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5E">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5F">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60">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61">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321"/>
        </w:sdtPr>
        <w:sdtContent>
          <w:del w:author="davide.lenzarini@u-blox.com" w:id="92"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1362">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3.png"/>
            <a:graphic>
              <a:graphicData uri="http://schemas.openxmlformats.org/drawingml/2006/picture">
                <pic:pic>
                  <pic:nvPicPr>
                    <pic:cNvPr id="0" name="image13.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63">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322"/>
        </w:sdtPr>
        <w:sdtContent>
          <w:del w:author="davide.lenzarini@u-blox.com" w:id="93"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1364">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65">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66">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67">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68">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69">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6A">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w:t>
      </w:r>
      <w:sdt>
        <w:sdtPr>
          <w:tag w:val="goog_rdk_323"/>
        </w:sdtPr>
        <w:sdtContent>
          <w:ins w:author="davide.lenzarini@u-blox.com" w:id="94" w:date="2024-08-07T10:50:34Z">
            <w:r w:rsidDel="00000000" w:rsidR="00000000" w:rsidRPr="00000000">
              <w:rPr>
                <w:rtl w:val="0"/>
              </w:rPr>
              <w:t xml:space="preserve">from </w:t>
            </w:r>
          </w:ins>
        </w:sdtContent>
      </w:sdt>
      <w:r w:rsidDel="00000000" w:rsidR="00000000" w:rsidRPr="00000000">
        <w:rPr>
          <w:rtl w:val="0"/>
        </w:rPr>
        <w:t xml:space="preserve">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6B">
      <w:pPr>
        <w:spacing w:after="240" w:before="240" w:lineRule="auto"/>
        <w:rPr/>
      </w:pPr>
      <w:r w:rsidDel="00000000" w:rsidR="00000000" w:rsidRPr="00000000">
        <w:rPr>
          <w:rtl w:val="0"/>
        </w:rPr>
        <w:t xml:space="preserve">MQTT-SN Packets which are received must be unaltered and complete</w:t>
      </w:r>
      <w:sdt>
        <w:sdtPr>
          <w:tag w:val="goog_rdk_324"/>
        </w:sdtPr>
        <w:sdtContent>
          <w:ins w:author="davide.lenzarini@u-blox.com" w:id="95" w:date="2024-08-07T10:58:41Z">
            <w:r w:rsidDel="00000000" w:rsidR="00000000" w:rsidRPr="00000000">
              <w:rPr>
                <w:rtl w:val="0"/>
              </w:rPr>
              <w:t xml:space="preserve"> and delivered only once</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6C">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6D">
      <w:pPr>
        <w:numPr>
          <w:ilvl w:val="0"/>
          <w:numId w:val="63"/>
        </w:numPr>
        <w:spacing w:after="0" w:before="0" w:lineRule="auto"/>
        <w:ind w:left="720" w:hanging="360"/>
      </w:pPr>
      <w:sdt>
        <w:sdtPr>
          <w:tag w:val="goog_rdk_325"/>
        </w:sdtPr>
        <w:sdtContent>
          <w:commentRangeStart w:id="138"/>
        </w:sdtContent>
      </w:sdt>
      <w:r w:rsidDel="00000000" w:rsidR="00000000" w:rsidRPr="00000000">
        <w:rPr>
          <w:rtl w:val="0"/>
        </w:rPr>
        <w:t xml:space="preserve">I</w:t>
      </w:r>
      <w:sdt>
        <w:sdtPr>
          <w:tag w:val="goog_rdk_326"/>
        </w:sdtPr>
        <w:sdtContent>
          <w:del w:author="davide.lenzarini@u-blox.com" w:id="96"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36E">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sdt>
        <w:sdtPr>
          <w:tag w:val="goog_rdk_327"/>
        </w:sdtPr>
        <w:sdtContent>
          <w:ins w:author="davide.lenzarini@u-blox.com" w:id="97" w:date="2024-08-07T10:53:15Z">
            <w:r w:rsidDel="00000000" w:rsidR="00000000" w:rsidRPr="00000000">
              <w:rPr>
                <w:rtl w:val="0"/>
              </w:rPr>
              <w:t xml:space="preserve"> (so Packets for which an expected </w:t>
            </w:r>
            <w:r w:rsidDel="00000000" w:rsidR="00000000" w:rsidRPr="00000000">
              <w:rPr>
                <w:rtl w:val="0"/>
              </w:rPr>
              <w:t xml:space="preserve">acknowledgement</w:t>
            </w:r>
            <w:r w:rsidDel="00000000" w:rsidR="00000000" w:rsidRPr="00000000">
              <w:rPr>
                <w:rtl w:val="0"/>
              </w:rPr>
              <w:t xml:space="preserve"> has not been received)</w:t>
            </w:r>
          </w:ins>
        </w:sdtContent>
      </w:sdt>
      <w:r w:rsidDel="00000000" w:rsidR="00000000" w:rsidRPr="00000000">
        <w:rPr>
          <w:rtl w:val="0"/>
        </w:rPr>
        <w:t xml:space="preserve">.</w:t>
      </w:r>
    </w:p>
    <w:p w:rsidR="00000000" w:rsidDel="00000000" w:rsidP="00000000" w:rsidRDefault="00000000" w:rsidRPr="00000000" w14:paraId="0000136F">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70">
      <w:pPr>
        <w:numPr>
          <w:ilvl w:val="0"/>
          <w:numId w:val="63"/>
        </w:numPr>
        <w:spacing w:after="0" w:before="0" w:lineRule="auto"/>
        <w:ind w:left="720" w:hanging="360"/>
      </w:pPr>
      <w:r w:rsidDel="00000000" w:rsidR="00000000" w:rsidRPr="00000000">
        <w:rPr>
          <w:rtl w:val="0"/>
        </w:rPr>
        <w:t xml:space="preserve">The MQTT-SN implementation may use either the origin network address</w:t>
      </w:r>
      <w:sdt>
        <w:sdtPr>
          <w:tag w:val="goog_rdk_328"/>
        </w:sdtPr>
        <w:sdtContent>
          <w:ins w:author="davide.lenzarini@u-blox.com" w:id="98"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71">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72">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73">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74">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329"/>
        </w:sdtPr>
        <w:sdtContent>
          <w:ins w:author="davide.lenzarini@u-blox.com" w:id="99" w:date="2024-08-07T10:59:35Z">
            <w:r w:rsidDel="00000000" w:rsidR="00000000" w:rsidRPr="00000000">
              <w:rPr>
                <w:shd w:fill="ffe599" w:val="clear"/>
                <w:rtl w:val="0"/>
              </w:rPr>
              <w:t xml:space="preserve">the MQTT-SN should not be used</w:t>
            </w:r>
          </w:ins>
        </w:sdtContent>
      </w:sdt>
      <w:sdt>
        <w:sdtPr>
          <w:tag w:val="goog_rdk_330"/>
        </w:sdtPr>
        <w:sdtContent>
          <w:del w:author="davide.lenzarini@u-blox.com" w:id="99"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1375">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331"/>
        </w:sdtPr>
        <w:sdtContent>
          <w:ins w:author="davide.lenzarini@u-blox.com" w:id="100" w:date="2024-08-07T11:00:21Z">
            <w:r w:rsidDel="00000000" w:rsidR="00000000" w:rsidRPr="00000000">
              <w:rPr>
                <w:shd w:fill="ffe599" w:val="clear"/>
                <w:rtl w:val="0"/>
              </w:rPr>
              <w:t xml:space="preserve">allowing</w:t>
            </w:r>
          </w:ins>
        </w:sdtContent>
      </w:sdt>
      <w:sdt>
        <w:sdtPr>
          <w:tag w:val="goog_rdk_332"/>
        </w:sdtPr>
        <w:sdtContent>
          <w:del w:author="davide.lenzarini@u-blox.com" w:id="100"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76">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77">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78">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79">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7A">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7B">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7C">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7D">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7E">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7F">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80">
      <w:pPr>
        <w:spacing w:after="240" w:before="240" w:lineRule="auto"/>
        <w:ind w:left="0" w:firstLine="0"/>
        <w:rPr>
          <w:shd w:fill="ffe599" w:val="clear"/>
        </w:rPr>
      </w:pPr>
      <w:r w:rsidDel="00000000" w:rsidR="00000000" w:rsidRPr="00000000">
        <w:rPr>
          <w:shd w:fill="ffe599" w:val="clear"/>
          <w:rtl w:val="0"/>
        </w:rPr>
        <w:t xml:space="preserve">Both </w:t>
      </w:r>
      <w:sdt>
        <w:sdtPr>
          <w:tag w:val="goog_rdk_333"/>
        </w:sdtPr>
        <w:sdtContent>
          <w:commentRangeStart w:id="139"/>
        </w:sdtContent>
      </w:sdt>
      <w:sdt>
        <w:sdtPr>
          <w:tag w:val="goog_rdk_334"/>
        </w:sdtPr>
        <w:sdtContent>
          <w:commentRangeStart w:id="140"/>
        </w:sdtContent>
      </w:sdt>
      <w:r w:rsidDel="00000000" w:rsidR="00000000" w:rsidRPr="00000000">
        <w:rPr>
          <w:shd w:fill="ffe599" w:val="clear"/>
          <w:rtl w:val="0"/>
        </w:rPr>
        <w:t xml:space="preserve">TCP and UDP ports 1883 and 8883 are registered with IANA for MQTT and secure communication respectively.</w:t>
      </w:r>
      <w:commentRangeEnd w:id="139"/>
      <w:r w:rsidDel="00000000" w:rsidR="00000000" w:rsidRPr="00000000">
        <w:commentReference w:id="139"/>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3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82">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83">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8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8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8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87">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8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8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335"/>
        </w:sdtPr>
        <w:sdtContent>
          <w:commentRangeStart w:id="141"/>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38A">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8B">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8C">
      <w:pPr>
        <w:rPr>
          <w:rFonts w:ascii="Arial" w:cs="Arial" w:eastAsia="Arial" w:hAnsi="Arial"/>
        </w:rPr>
      </w:pPr>
      <w:r w:rsidDel="00000000" w:rsidR="00000000" w:rsidRPr="00000000">
        <w:rPr>
          <w:rFonts w:ascii="Arial" w:cs="Arial" w:eastAsia="Arial" w:hAnsi="Arial"/>
          <w:rtl w:val="0"/>
        </w:rPr>
        <w:t xml:space="preserve">MQTT</w:t>
      </w:r>
      <w:sdt>
        <w:sdtPr>
          <w:tag w:val="goog_rdk_336"/>
        </w:sdtPr>
        <w:sdtContent>
          <w:ins w:author="davide.lenzarini@u-blox.com" w:id="101" w:date="2024-08-07T13:25:23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delivers Application Messages according to the Quality of Service (QoS) levels defined in the following sections. The delivery protocol is symmetric, in the description below the Client and Server </w:t>
      </w:r>
      <w:sdt>
        <w:sdtPr>
          <w:tag w:val="goog_rdk_337"/>
        </w:sdtPr>
        <w:sdtContent>
          <w:del w:author="davide.lenzarini@u-blox.com" w:id="102" w:date="2024-08-07T13:25:00Z">
            <w:r w:rsidDel="00000000" w:rsidR="00000000" w:rsidRPr="00000000">
              <w:rPr>
                <w:rFonts w:ascii="Arial" w:cs="Arial" w:eastAsia="Arial" w:hAnsi="Arial"/>
                <w:rtl w:val="0"/>
              </w:rPr>
              <w:delText xml:space="preserve">&amp; Gateway </w:delText>
            </w:r>
          </w:del>
        </w:sdtContent>
      </w:sdt>
      <w:r w:rsidDel="00000000" w:rsidR="00000000" w:rsidRPr="00000000">
        <w:rPr>
          <w:rFonts w:ascii="Arial" w:cs="Arial" w:eastAsia="Arial" w:hAnsi="Arial"/>
          <w:rtl w:val="0"/>
        </w:rPr>
        <w:t xml:space="preserve">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8D">
      <w:pPr>
        <w:pStyle w:val="Heading3"/>
        <w:ind w:left="0" w:firstLine="0"/>
        <w:rPr/>
      </w:pPr>
      <w:bookmarkStart w:colFirst="0" w:colLast="0" w:name="_heading=h.be76rdrlcegt" w:id="215"/>
      <w:bookmarkEnd w:id="215"/>
      <w:r w:rsidDel="00000000" w:rsidR="00000000" w:rsidRPr="00000000">
        <w:rPr>
          <w:rtl w:val="0"/>
        </w:rPr>
        <w:t xml:space="preserve">4.3.1 Publish without session: </w:t>
      </w:r>
      <w:sdt>
        <w:sdtPr>
          <w:tag w:val="goog_rdk_338"/>
        </w:sdtPr>
        <w:sdtContent>
          <w:commentRangeStart w:id="142"/>
        </w:sdtContent>
      </w:sdt>
      <w:r w:rsidDel="00000000" w:rsidR="00000000" w:rsidRPr="00000000">
        <w:rPr>
          <w:rtl w:val="0"/>
        </w:rPr>
        <w:t xml:space="preserve">Any number of deliveries</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138E">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339"/>
        </w:sdtPr>
        <w:sdtContent>
          <w:commentRangeStart w:id="143"/>
        </w:sdtContent>
      </w:sdt>
      <w:r w:rsidDel="00000000" w:rsidR="00000000" w:rsidRPr="00000000">
        <w:rPr>
          <w:rFonts w:ascii="Arial" w:cs="Arial" w:eastAsia="Arial" w:hAnsi="Arial"/>
          <w:rtl w:val="0"/>
        </w:rPr>
        <w:t xml:space="preserve">any number of times</w:t>
      </w:r>
      <w:commentRangeEnd w:id="143"/>
      <w:r w:rsidDel="00000000" w:rsidR="00000000" w:rsidRPr="00000000">
        <w:commentReference w:id="143"/>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138F">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90">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91">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92">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93">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94">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95">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96">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97">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98">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99">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340"/>
        </w:sdtPr>
        <w:sdtContent>
          <w:commentRangeStart w:id="144"/>
        </w:sdtContent>
      </w:sdt>
      <w:r w:rsidDel="00000000" w:rsidR="00000000" w:rsidRPr="00000000">
        <w:rPr>
          <w:rFonts w:ascii="Arial" w:cs="Arial" w:eastAsia="Arial" w:hAnsi="Arial"/>
          <w:highlight w:val="yellow"/>
          <w:rtl w:val="0"/>
        </w:rPr>
        <w:t xml:space="preserve">and DUP flag set to 0</w:t>
      </w:r>
      <w:commentRangeEnd w:id="144"/>
      <w:r w:rsidDel="00000000" w:rsidR="00000000" w:rsidRPr="00000000">
        <w:commentReference w:id="144"/>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9A">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9B">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9C">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9D">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9E">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9F">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A0">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341"/>
              </w:sdtPr>
              <w:sdtContent>
                <w:commentRangeStart w:id="145"/>
              </w:sdtContent>
            </w:sdt>
            <w:r w:rsidDel="00000000" w:rsidR="00000000" w:rsidRPr="00000000">
              <w:rPr>
                <w:rFonts w:ascii="Arial" w:cs="Arial" w:eastAsia="Arial" w:hAnsi="Arial"/>
                <w:rtl w:val="0"/>
              </w:rPr>
              <w:t xml:space="preserve">, DUP=0</w:t>
            </w:r>
            <w:commentRangeEnd w:id="145"/>
            <w:r w:rsidDel="00000000" w:rsidR="00000000" w:rsidRPr="00000000">
              <w:commentReference w:id="145"/>
            </w:r>
            <w:r w:rsidDel="00000000" w:rsidR="00000000" w:rsidRPr="00000000">
              <w:rPr>
                <w:rtl w:val="0"/>
              </w:rPr>
            </w:r>
          </w:p>
        </w:tc>
        <w:tc>
          <w:tcPr>
            <w:shd w:fill="auto" w:val="clear"/>
          </w:tcPr>
          <w:p w:rsidR="00000000" w:rsidDel="00000000" w:rsidP="00000000" w:rsidRDefault="00000000" w:rsidRPr="00000000" w14:paraId="000013A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2">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4">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A5">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A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A8">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A9">
      <w:pPr>
        <w:rPr/>
      </w:pPr>
      <w:sdt>
        <w:sdtPr>
          <w:tag w:val="goog_rdk_342"/>
        </w:sdtPr>
        <w:sdtContent>
          <w:commentRangeStart w:id="146"/>
        </w:sdtContent>
      </w:sdt>
      <w:sdt>
        <w:sdtPr>
          <w:tag w:val="goog_rdk_343"/>
        </w:sdtPr>
        <w:sdtContent>
          <w:commentRangeStart w:id="147"/>
        </w:sdtContent>
      </w:sdt>
      <w:r w:rsidDel="00000000" w:rsidR="00000000" w:rsidRPr="00000000">
        <w:rPr>
          <w:rtl w:val="0"/>
        </w:rPr>
      </w:r>
    </w:p>
    <w:p w:rsidR="00000000" w:rsidDel="00000000" w:rsidP="00000000" w:rsidRDefault="00000000" w:rsidRPr="00000000" w14:paraId="000013AA">
      <w:pPr>
        <w:pStyle w:val="Heading3"/>
        <w:ind w:left="0" w:firstLine="0"/>
        <w:rPr>
          <w:rFonts w:ascii="Arial" w:cs="Arial" w:eastAsia="Arial" w:hAnsi="Arial"/>
        </w:rPr>
      </w:pPr>
      <w:bookmarkStart w:colFirst="0" w:colLast="0" w:name="_heading=h.1au1eum" w:id="220"/>
      <w:bookmarkEnd w:id="220"/>
      <w:commentRangeEnd w:id="146"/>
      <w:r w:rsidDel="00000000" w:rsidR="00000000" w:rsidRPr="00000000">
        <w:commentReference w:id="146"/>
      </w:r>
      <w:commentRangeEnd w:id="147"/>
      <w:r w:rsidDel="00000000" w:rsidR="00000000" w:rsidRPr="00000000">
        <w:commentReference w:id="147"/>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AB">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AC">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AD">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349"/>
      </w:sdtPr>
      <w:sdtContent>
        <w:p w:rsidR="00000000" w:rsidDel="00000000" w:rsidP="00000000" w:rsidRDefault="00000000" w:rsidRPr="00000000" w14:paraId="000013AE">
          <w:pPr>
            <w:numPr>
              <w:ilvl w:val="0"/>
              <w:numId w:val="53"/>
            </w:numPr>
            <w:ind w:left="780" w:hanging="360"/>
            <w:rPr>
              <w:del w:author="davide.lenzarini@u-blox.com" w:id="103"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344"/>
            </w:sdtPr>
            <w:sdtContent>
              <w:commentRangeStart w:id="148"/>
            </w:sdtContent>
          </w:sdt>
          <w:sdt>
            <w:sdtPr>
              <w:tag w:val="goog_rdk_345"/>
            </w:sdtPr>
            <w:sdtContent>
              <w:commentRangeStart w:id="149"/>
            </w:sdtContent>
          </w:sdt>
          <w:sdt>
            <w:sdtPr>
              <w:tag w:val="goog_rdk_346"/>
            </w:sdtPr>
            <w:sdtContent>
              <w:commentRangeStart w:id="150"/>
            </w:sdtContent>
          </w:sdt>
          <w:r w:rsidDel="00000000" w:rsidR="00000000" w:rsidRPr="00000000">
            <w:rPr>
              <w:rFonts w:ascii="Arial" w:cs="Arial" w:eastAsia="Arial" w:hAnsi="Arial"/>
              <w:highlight w:val="yellow"/>
              <w:rtl w:val="0"/>
            </w:rPr>
            <w:t xml:space="preserve">and DUP flag set to 0</w:t>
          </w:r>
          <w:commentRangeEnd w:id="148"/>
          <w:r w:rsidDel="00000000" w:rsidR="00000000" w:rsidRPr="00000000">
            <w:commentReference w:id="148"/>
          </w:r>
          <w:commentRangeEnd w:id="149"/>
          <w:r w:rsidDel="00000000" w:rsidR="00000000" w:rsidRPr="00000000">
            <w:commentReference w:id="149"/>
          </w:r>
          <w:commentRangeEnd w:id="150"/>
          <w:r w:rsidDel="00000000" w:rsidR="00000000" w:rsidRPr="00000000">
            <w:commentReference w:id="150"/>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347"/>
            </w:sdtPr>
            <w:sdtContent>
              <w:ins w:author="davide.lenzarini@u-blox.com" w:id="103" w:date="2024-08-07T13:35:18Z">
                <w:r w:rsidDel="00000000" w:rsidR="00000000" w:rsidRPr="00000000">
                  <w:rPr>
                    <w:rFonts w:ascii="Arial" w:cs="Arial" w:eastAsia="Arial" w:hAnsi="Arial"/>
                    <w:color w:val="ff0000"/>
                    <w:rtl w:val="0"/>
                  </w:rPr>
                  <w:t xml:space="preserve">.</w:t>
                </w:r>
              </w:ins>
            </w:sdtContent>
          </w:sdt>
          <w:sdt>
            <w:sdtPr>
              <w:tag w:val="goog_rdk_348"/>
            </w:sdtPr>
            <w:sdtContent>
              <w:del w:author="davide.lenzarini@u-blox.com" w:id="103" w:date="2024-08-07T13:35:18Z">
                <w:r w:rsidDel="00000000" w:rsidR="00000000" w:rsidRPr="00000000">
                  <w:rPr>
                    <w:rFonts w:ascii="Arial" w:cs="Arial" w:eastAsia="Arial" w:hAnsi="Arial"/>
                    <w:color w:val="ff0000"/>
                    <w:rtl w:val="0"/>
                  </w:rPr>
                  <w:delText xml:space="preserve">.</w:delText>
                </w:r>
              </w:del>
            </w:sdtContent>
          </w:sdt>
        </w:p>
      </w:sdtContent>
    </w:sdt>
    <w:sdt>
      <w:sdtPr>
        <w:tag w:val="goog_rdk_351"/>
      </w:sdtPr>
      <w:sdtContent>
        <w:p w:rsidR="00000000" w:rsidDel="00000000" w:rsidP="00000000" w:rsidRDefault="00000000" w:rsidRPr="00000000" w14:paraId="000013AF">
          <w:pPr>
            <w:numPr>
              <w:ilvl w:val="0"/>
              <w:numId w:val="53"/>
            </w:numPr>
            <w:ind w:left="780" w:hanging="360"/>
            <w:rPr>
              <w:rFonts w:ascii="Arial" w:cs="Arial" w:eastAsia="Arial" w:hAnsi="Arial"/>
              <w:b w:val="0"/>
              <w:color w:val="172b4d"/>
              <w:sz w:val="21"/>
              <w:szCs w:val="21"/>
              <w:rPrChange w:author="davide.lenzarini@u-blox.com" w:id="104" w:date="2024-08-07T13:35:18Z">
                <w:rPr>
                  <w:rFonts w:ascii="Arial" w:cs="Arial" w:eastAsia="Arial" w:hAnsi="Arial"/>
                  <w:color w:val="ff0000"/>
                  <w:u w:val="none"/>
                </w:rPr>
              </w:rPrChange>
            </w:rPr>
            <w:pPrChange w:author="davide.lenzarini@u-blox.com" w:id="0" w:date="2024-08-07T13:35:18Z">
              <w:pPr>
                <w:numPr>
                  <w:ilvl w:val="0"/>
                  <w:numId w:val="53"/>
                </w:numPr>
                <w:ind w:left="780" w:hanging="360"/>
              </w:pPr>
            </w:pPrChange>
          </w:pPr>
          <w:sdt>
            <w:sdtPr>
              <w:tag w:val="goog_rdk_350"/>
            </w:sdtPr>
            <w:sdtContent>
              <w:del w:author="davide.lenzarini@u-blox.com" w:id="103"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13B0">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B1">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B2">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352"/>
        </w:sdtPr>
        <w:sdtContent>
          <w:commentRangeStart w:id="151"/>
        </w:sdtContent>
      </w:sdt>
      <w:r w:rsidDel="00000000" w:rsidR="00000000" w:rsidRPr="00000000">
        <w:rPr>
          <w:rFonts w:ascii="Arial" w:cs="Arial" w:eastAsia="Arial" w:hAnsi="Arial"/>
          <w:b w:val="1"/>
          <w:highlight w:val="yellow"/>
          <w:rtl w:val="0"/>
        </w:rPr>
        <w:t xml:space="preserve">At any given time a sender </w:t>
      </w:r>
      <w:sdt>
        <w:sdtPr>
          <w:tag w:val="goog_rdk_353"/>
        </w:sdtPr>
        <w:sdtContent>
          <w:commentRangeStart w:id="152"/>
        </w:sdtContent>
      </w:sdt>
      <w:r w:rsidDel="00000000" w:rsidR="00000000" w:rsidRPr="00000000">
        <w:rPr>
          <w:rFonts w:ascii="Arial" w:cs="Arial" w:eastAsia="Arial" w:hAnsi="Arial"/>
          <w:b w:val="1"/>
          <w:highlight w:val="yellow"/>
          <w:rtl w:val="0"/>
        </w:rPr>
        <w:t xml:space="preserve">must</w:t>
      </w:r>
      <w:commentRangeEnd w:id="152"/>
      <w:r w:rsidDel="00000000" w:rsidR="00000000" w:rsidRPr="00000000">
        <w:commentReference w:id="152"/>
      </w:r>
      <w:r w:rsidDel="00000000" w:rsidR="00000000" w:rsidRPr="00000000">
        <w:rPr>
          <w:rFonts w:ascii="Arial" w:cs="Arial" w:eastAsia="Arial" w:hAnsi="Arial"/>
          <w:b w:val="1"/>
          <w:highlight w:val="yellow"/>
          <w:rtl w:val="0"/>
        </w:rPr>
        <w:t xml:space="preserve"> ONLY have 1 outstanding application message in flight.</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13B3">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B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B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354"/>
        </w:sdtPr>
        <w:sdtContent>
          <w:del w:author="davide.lenzarini@u-blox.com" w:id="105" w:date="2024-08-07T13:40:04Z"/>
          <w:sdt>
            <w:sdtPr>
              <w:tag w:val="goog_rdk_355"/>
            </w:sdtPr>
            <w:sdtContent>
              <w:commentRangeStart w:id="153"/>
            </w:sdtContent>
          </w:sdt>
          <w:del w:author="davide.lenzarini@u-blox.com" w:id="105"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13B6">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B7">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8">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B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BA">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C">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B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BF">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2">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C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4">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C5">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C6">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C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8">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C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CA">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CB">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CC">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CD">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CE">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C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D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D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D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D3">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D4">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D5">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D6">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D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D8">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9">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DA">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358"/>
      </w:sdtPr>
      <w:sdtContent>
        <w:p w:rsidR="00000000" w:rsidDel="00000000" w:rsidP="00000000" w:rsidRDefault="00000000" w:rsidRPr="00000000" w14:paraId="000013DB">
          <w:pPr>
            <w:numPr>
              <w:ilvl w:val="0"/>
              <w:numId w:val="58"/>
            </w:numPr>
            <w:ind w:left="720" w:hanging="360"/>
            <w:rPr>
              <w:rFonts w:ascii="Arial" w:cs="Arial" w:eastAsia="Arial" w:hAnsi="Arial"/>
              <w:b w:val="0"/>
              <w:color w:val="172b4d"/>
              <w:sz w:val="21"/>
              <w:szCs w:val="21"/>
              <w:highlight w:val="yellow"/>
              <w:rPrChange w:author="davide.lenzarini@u-blox.com" w:id="107"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356"/>
            </w:sdtPr>
            <w:sdtContent>
              <w:ins w:author="davide.lenzarini@u-blox.com" w:id="106"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357"/>
            </w:sdtPr>
            <w:sdtContent>
              <w:r w:rsidDel="00000000" w:rsidR="00000000" w:rsidRPr="00000000">
                <w:rPr>
                  <w:rtl w:val="0"/>
                </w:rPr>
              </w:r>
            </w:sdtContent>
          </w:sdt>
        </w:p>
      </w:sdtContent>
    </w:sdt>
    <w:p w:rsidR="00000000" w:rsidDel="00000000" w:rsidP="00000000" w:rsidRDefault="00000000" w:rsidRPr="00000000" w14:paraId="000013DC">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DD">
      <w:pPr>
        <w:rPr/>
      </w:pPr>
      <w:r w:rsidDel="00000000" w:rsidR="00000000" w:rsidRPr="00000000">
        <w:rPr>
          <w:rtl w:val="0"/>
        </w:rPr>
        <w:t xml:space="preserve">There are two situations when packets that require acknowledgement</w:t>
      </w:r>
      <w:sdt>
        <w:sdtPr>
          <w:tag w:val="goog_rdk_359"/>
        </w:sdtPr>
        <w:sdtContent>
          <w:ins w:author="davide.lenzarini@u-blox.com" w:id="108" w:date="2024-08-07T13:46:36Z">
            <w:r w:rsidDel="00000000" w:rsidR="00000000" w:rsidRPr="00000000">
              <w:rPr>
                <w:rtl w:val="0"/>
              </w:rPr>
              <w:t xml:space="preserve"> (CONNECT, REGISTER, PUBLISH QoS 1 and 2, SUBSCRIBE, UNSUBSCRIBE, PUBREC, PUBREL, </w:t>
            </w:r>
          </w:ins>
          <w:sdt>
            <w:sdtPr>
              <w:tag w:val="goog_rdk_360"/>
            </w:sdtPr>
            <w:sdtContent>
              <w:commentRangeStart w:id="154"/>
            </w:sdtContent>
          </w:sdt>
          <w:ins w:author="davide.lenzarini@u-blox.com" w:id="108" w:date="2024-08-07T13:46:36Z">
            <w:r w:rsidDel="00000000" w:rsidR="00000000" w:rsidRPr="00000000">
              <w:rPr>
                <w:rtl w:val="0"/>
              </w:rPr>
              <w:t xml:space="preserve">PINGREQ</w:t>
            </w:r>
            <w:commentRangeEnd w:id="154"/>
            <w:r w:rsidDel="00000000" w:rsidR="00000000" w:rsidRPr="00000000">
              <w:commentReference w:id="154"/>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13DE">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DF">
      <w:pPr>
        <w:numPr>
          <w:ilvl w:val="0"/>
          <w:numId w:val="32"/>
        </w:numPr>
        <w:spacing w:before="0" w:beforeAutospacing="0"/>
        <w:ind w:left="720" w:hanging="360"/>
        <w:rPr>
          <w:u w:val="none"/>
        </w:rPr>
      </w:pPr>
      <w:r w:rsidDel="00000000" w:rsidR="00000000" w:rsidRPr="00000000">
        <w:rPr>
          <w:rtl w:val="0"/>
        </w:rPr>
        <w:t xml:space="preserve">when no acknowledgment is received by the </w:t>
      </w:r>
      <w:sdt>
        <w:sdtPr>
          <w:tag w:val="goog_rdk_361"/>
        </w:sdtPr>
        <w:sdtContent>
          <w:del w:author="davide.lenzarini@u-blox.com" w:id="109" w:date="2024-08-07T13:49:42Z">
            <w:r w:rsidDel="00000000" w:rsidR="00000000" w:rsidRPr="00000000">
              <w:rPr>
                <w:rtl w:val="0"/>
              </w:rPr>
              <w:delText xml:space="preserve">by the </w:delText>
            </w:r>
          </w:del>
        </w:sdtContent>
      </w:sdt>
      <w:r w:rsidDel="00000000" w:rsidR="00000000" w:rsidRPr="00000000">
        <w:rPr>
          <w:rtl w:val="0"/>
        </w:rPr>
        <w:t xml:space="preserve">requester within a configured timeout period during the existence of a Virtual Connection</w:t>
      </w:r>
    </w:p>
    <w:p w:rsidR="00000000" w:rsidDel="00000000" w:rsidP="00000000" w:rsidRDefault="00000000" w:rsidRPr="00000000" w14:paraId="000013E0">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E1">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E2">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362"/>
        </w:sdtPr>
        <w:sdtContent>
          <w:commentRangeStart w:id="155"/>
        </w:sdtContent>
      </w:sdt>
      <w:r w:rsidDel="00000000" w:rsidR="00000000" w:rsidRPr="00000000">
        <w:rPr>
          <w:sz w:val="22"/>
          <w:szCs w:val="22"/>
          <w:highlight w:val="yellow"/>
          <w:rtl w:val="0"/>
        </w:rPr>
        <w:t xml:space="preserve">unacknowledged PUBLISH packets</w:t>
      </w:r>
      <w:commentRangeEnd w:id="155"/>
      <w:r w:rsidDel="00000000" w:rsidR="00000000" w:rsidRPr="00000000">
        <w:commentReference w:id="155"/>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E3">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E4">
      <w:pPr>
        <w:spacing w:after="240" w:before="240" w:lineRule="auto"/>
        <w:ind w:left="0" w:right="0" w:firstLine="0"/>
        <w:rPr/>
      </w:pPr>
      <w:sdt>
        <w:sdtPr>
          <w:tag w:val="goog_rdk_363"/>
        </w:sdtPr>
        <w:sdtContent>
          <w:commentRangeStart w:id="156"/>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364"/>
        </w:sdtPr>
        <w:sdtContent>
          <w:ins w:author="davide.lenzarini@u-blox.com" w:id="110"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365"/>
        </w:sdtPr>
        <w:sdtContent>
          <w:commentRangeStart w:id="157"/>
        </w:sdtContent>
      </w:sdt>
      <w:r w:rsidDel="00000000" w:rsidR="00000000" w:rsidRPr="00000000">
        <w:rPr>
          <w:sz w:val="22"/>
          <w:szCs w:val="22"/>
          <w:highlight w:val="yellow"/>
          <w:rtl w:val="0"/>
        </w:rPr>
        <w:t xml:space="preserve">The DUP flag must be set to 0 for all QoS </w:t>
      </w:r>
      <w:sdt>
        <w:sdtPr>
          <w:tag w:val="goog_rdk_366"/>
        </w:sdtPr>
        <w:sdtContent>
          <w:ins w:author="davide.lenzarini@u-blox.com" w:id="111" w:date="2024-08-07T13:52:14Z">
            <w:r w:rsidDel="00000000" w:rsidR="00000000" w:rsidRPr="00000000">
              <w:rPr>
                <w:sz w:val="22"/>
                <w:szCs w:val="22"/>
                <w:highlight w:val="yellow"/>
                <w:rtl w:val="0"/>
              </w:rPr>
              <w:t xml:space="preserve">1</w:t>
            </w:r>
          </w:ins>
        </w:sdtContent>
      </w:sdt>
      <w:sdt>
        <w:sdtPr>
          <w:tag w:val="goog_rdk_367"/>
        </w:sdtPr>
        <w:sdtContent>
          <w:del w:author="davide.lenzarini@u-blox.com" w:id="111"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57"/>
      <w:r w:rsidDel="00000000" w:rsidR="00000000" w:rsidRPr="00000000">
        <w:commentReference w:id="157"/>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13E5">
      <w:pPr>
        <w:spacing w:after="240" w:before="240" w:lineRule="auto"/>
        <w:ind w:left="720" w:right="0" w:firstLine="0"/>
        <w:rPr/>
      </w:pPr>
      <w:sdt>
        <w:sdtPr>
          <w:tag w:val="goog_rdk_368"/>
        </w:sdtPr>
        <w:sdtContent>
          <w:commentRangeStart w:id="158"/>
        </w:sdtContent>
      </w:sdt>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0">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1">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4">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7">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9">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A">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B">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C">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D">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E">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F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0">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F">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10">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11">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58"/>
      <w:r w:rsidDel="00000000" w:rsidR="00000000" w:rsidRPr="00000000">
        <w:commentReference w:id="158"/>
      </w:r>
      <w:r w:rsidDel="00000000" w:rsidR="00000000" w:rsidRPr="00000000">
        <w:rPr>
          <w:rtl w:val="0"/>
        </w:rPr>
      </w:r>
    </w:p>
    <w:p w:rsidR="00000000" w:rsidDel="00000000" w:rsidP="00000000" w:rsidRDefault="00000000" w:rsidRPr="00000000" w14:paraId="00001412">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369"/>
        </w:sdtPr>
        <w:sdtContent>
          <w:ins w:author="davide.lenzarini@u-blox.com" w:id="112" w:date="2024-08-07T14:00:25Z">
            <w:r w:rsidDel="00000000" w:rsidR="00000000" w:rsidRPr="00000000">
              <w:rPr>
                <w:rFonts w:ascii="Arial" w:cs="Arial" w:eastAsia="Arial" w:hAnsi="Arial"/>
                <w:rtl w:val="0"/>
              </w:rPr>
              <w:t xml:space="preserve">in the following use cases.</w:t>
            </w:r>
          </w:ins>
        </w:sdtContent>
      </w:sdt>
      <w:sdt>
        <w:sdtPr>
          <w:tag w:val="goog_rdk_370"/>
        </w:sdtPr>
        <w:sdtContent>
          <w:del w:author="davide.lenzarini@u-blox.com" w:id="112"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371"/>
        </w:sdtPr>
        <w:sdtContent>
          <w:ins w:author="davide.lenzarini@u-blox.com" w:id="113"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372"/>
        </w:sdtPr>
        <w:sdtContent>
          <w:commentRangeStart w:id="159"/>
        </w:sdtContent>
      </w:sdt>
      <w:r w:rsidDel="00000000" w:rsidR="00000000" w:rsidRPr="00000000">
        <w:rPr>
          <w:rFonts w:ascii="Arial" w:cs="Arial" w:eastAsia="Arial" w:hAnsi="Arial"/>
          <w:highlight w:val="yellow"/>
          <w:rtl w:val="0"/>
        </w:rPr>
        <w:t xml:space="preserve">UNSUBSCRIBE </w:t>
      </w:r>
      <w:sdt>
        <w:sdtPr>
          <w:tag w:val="goog_rdk_373"/>
        </w:sdtPr>
        <w:sdtContent>
          <w:commentRangeStart w:id="160"/>
        </w:sdtContent>
      </w:sdt>
      <w:r w:rsidDel="00000000" w:rsidR="00000000" w:rsidRPr="00000000">
        <w:rPr>
          <w:rFonts w:ascii="Arial" w:cs="Arial" w:eastAsia="Arial" w:hAnsi="Arial"/>
          <w:highlight w:val="yellow"/>
          <w:rtl w:val="0"/>
        </w:rPr>
        <w:t xml:space="preserve">Packets</w:t>
      </w:r>
      <w:commentRangeEnd w:id="159"/>
      <w:r w:rsidDel="00000000" w:rsidR="00000000" w:rsidRPr="00000000">
        <w:commentReference w:id="159"/>
      </w:r>
      <w:commentRangeEnd w:id="160"/>
      <w:r w:rsidDel="00000000" w:rsidR="00000000" w:rsidRPr="00000000">
        <w:commentReference w:id="16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374"/>
        </w:sdtPr>
        <w:sdtContent>
          <w:ins w:author="davide.lenzarini@u-blox.com" w:id="114"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375"/>
        </w:sdtPr>
        <w:sdtContent>
          <w:commentRangeStart w:id="161"/>
        </w:sdtContent>
      </w:sdt>
      <w:r w:rsidDel="00000000" w:rsidR="00000000" w:rsidRPr="00000000">
        <w:rPr>
          <w:rFonts w:ascii="Arial" w:cs="Arial" w:eastAsia="Arial" w:hAnsi="Arial"/>
          <w:highlight w:val="yellow"/>
          <w:rtl w:val="0"/>
        </w:rPr>
        <w:t xml:space="preserve">Packets</w:t>
      </w:r>
      <w:commentRangeEnd w:id="161"/>
      <w:r w:rsidDel="00000000" w:rsidR="00000000" w:rsidRPr="00000000">
        <w:commentReference w:id="161"/>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376"/>
        </w:sdtPr>
        <w:sdtContent>
          <w:commentRangeStart w:id="162"/>
        </w:sdtContent>
      </w:sdt>
      <w:r w:rsidDel="00000000" w:rsidR="00000000" w:rsidRPr="00000000">
        <w:rPr>
          <w:rFonts w:ascii="Arial" w:cs="Arial" w:eastAsia="Arial" w:hAnsi="Arial"/>
          <w:highlight w:val="yellow"/>
          <w:rtl w:val="0"/>
        </w:rPr>
        <w:t xml:space="preserve">or the Virtual Connection deleted</w:t>
      </w:r>
      <w:commentRangeEnd w:id="162"/>
      <w:r w:rsidDel="00000000" w:rsidR="00000000" w:rsidRPr="00000000">
        <w:commentReference w:id="162"/>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377"/>
        </w:sdtPr>
        <w:sdtContent>
          <w:commentRangeStart w:id="163"/>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63"/>
      <w:r w:rsidDel="00000000" w:rsidR="00000000" w:rsidRPr="00000000">
        <w:commentReference w:id="163"/>
      </w:r>
      <w:r w:rsidDel="00000000" w:rsidR="00000000" w:rsidRPr="00000000">
        <w:rPr>
          <w:rtl w:val="0"/>
        </w:rPr>
      </w:r>
    </w:p>
    <w:p w:rsidR="00000000" w:rsidDel="00000000" w:rsidP="00000000" w:rsidRDefault="00000000" w:rsidRPr="00000000" w14:paraId="000014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w:t>
      </w:r>
      <w:sdt>
        <w:sdtPr>
          <w:tag w:val="goog_rdk_378"/>
        </w:sdtPr>
        <w:sdtContent>
          <w:ins w:author="davide.lenzarini@u-blox.com" w:id="115" w:date="2024-08-07T14:01:40Z">
            <w:r w:rsidDel="00000000" w:rsidR="00000000" w:rsidRPr="00000000">
              <w:rPr>
                <w:rFonts w:ascii="Arial" w:cs="Arial" w:eastAsia="Arial" w:hAnsi="Arial"/>
                <w:highlight w:val="yellow"/>
                <w:rtl w:val="0"/>
              </w:rPr>
              <w:t xml:space="preserve">and PUBLISH QoS -1 </w:t>
            </w:r>
          </w:ins>
        </w:sdtContent>
      </w:sdt>
      <w:r w:rsidDel="00000000" w:rsidR="00000000" w:rsidRPr="00000000">
        <w:rPr>
          <w:rFonts w:ascii="Arial" w:cs="Arial" w:eastAsia="Arial" w:hAnsi="Arial"/>
          <w:highlight w:val="yellow"/>
          <w:rtl w:val="0"/>
        </w:rPr>
        <w:t xml:space="preserve">Packets MUST NOT be retransmitted.</w:t>
      </w:r>
    </w:p>
    <w:p w:rsidR="00000000" w:rsidDel="00000000" w:rsidP="00000000" w:rsidRDefault="00000000" w:rsidRPr="00000000" w14:paraId="000014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379"/>
        </w:sdtPr>
        <w:sdtContent>
          <w:commentRangeStart w:id="164"/>
        </w:sdtContent>
      </w:sdt>
      <w:r w:rsidDel="00000000" w:rsidR="00000000" w:rsidRPr="00000000">
        <w:rPr>
          <w:rFonts w:ascii="Arial" w:cs="Arial" w:eastAsia="Arial" w:hAnsi="Arial"/>
          <w:rtl w:val="0"/>
        </w:rPr>
        <w:t xml:space="preserve">also </w:t>
      </w:r>
      <w:commentRangeEnd w:id="164"/>
      <w:r w:rsidDel="00000000" w:rsidR="00000000" w:rsidRPr="00000000">
        <w:commentReference w:id="164"/>
      </w:r>
      <w:r w:rsidDel="00000000" w:rsidR="00000000" w:rsidRPr="00000000">
        <w:rPr>
          <w:rFonts w:ascii="Arial" w:cs="Arial" w:eastAsia="Arial" w:hAnsi="Arial"/>
          <w:rtl w:val="0"/>
        </w:rPr>
        <w:t xml:space="preserve">be used to determine whether the </w:t>
      </w:r>
      <w:sdt>
        <w:sdtPr>
          <w:tag w:val="goog_rdk_380"/>
        </w:sdtPr>
        <w:sdtContent>
          <w:commentRangeStart w:id="165"/>
        </w:sdtContent>
      </w:sdt>
      <w:r w:rsidDel="00000000" w:rsidR="00000000" w:rsidRPr="00000000">
        <w:rPr>
          <w:rFonts w:ascii="Arial" w:cs="Arial" w:eastAsia="Arial" w:hAnsi="Arial"/>
          <w:rtl w:val="0"/>
        </w:rPr>
        <w:t xml:space="preserve">Virtual Connection is alive</w:t>
      </w:r>
      <w:commentRangeEnd w:id="165"/>
      <w:r w:rsidDel="00000000" w:rsidR="00000000" w:rsidRPr="00000000">
        <w:commentReference w:id="165"/>
      </w:r>
      <w:r w:rsidDel="00000000" w:rsidR="00000000" w:rsidRPr="00000000">
        <w:rPr>
          <w:rFonts w:ascii="Arial" w:cs="Arial" w:eastAsia="Arial" w:hAnsi="Arial"/>
          <w:rtl w:val="0"/>
        </w:rPr>
        <w:t xml:space="preserve">.</w:t>
      </w:r>
    </w:p>
    <w:p w:rsidR="00000000" w:rsidDel="00000000" w:rsidP="00000000" w:rsidRDefault="00000000" w:rsidRPr="00000000" w14:paraId="000014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sdt>
        <w:sdtPr>
          <w:tag w:val="goog_rdk_381"/>
        </w:sdtPr>
        <w:sdtContent>
          <w:ins w:author="davide.lenzarini@u-blox.com" w:id="116" w:date="2024-08-07T14:04:19Z">
            <w:r w:rsidDel="00000000" w:rsidR="00000000" w:rsidRPr="00000000">
              <w:fldChar w:fldCharType="begin"/>
            </w:r>
            <w:r w:rsidDel="00000000" w:rsidR="00000000" w:rsidRPr="00000000">
              <w:instrText xml:space="preserve">HYPERLINK \l "_heading=h.1csj400"</w:instrText>
            </w:r>
            <w:r w:rsidDel="00000000" w:rsidR="00000000" w:rsidRPr="00000000">
              <w:fldChar w:fldCharType="separate"/>
            </w:r>
            <w:r w:rsidDel="00000000" w:rsidR="00000000" w:rsidRPr="00000000">
              <w:rPr>
                <w:rFonts w:ascii="Arial" w:cs="Arial" w:eastAsia="Arial" w:hAnsi="Arial"/>
                <w:rtl w:val="0"/>
              </w:rPr>
              <w:t xml:space="preserve">Appendix F.4</w:t>
            </w:r>
            <w:r w:rsidDel="00000000" w:rsidR="00000000" w:rsidRPr="00000000">
              <w:fldChar w:fldCharType="end"/>
            </w:r>
          </w:ins>
        </w:sdtContent>
      </w:sdt>
      <w:sdt>
        <w:sdtPr>
          <w:tag w:val="goog_rdk_382"/>
        </w:sdtPr>
        <w:sdtContent>
          <w:del w:author="davide.lenzarini@u-blox.com" w:id="116" w:date="2024-08-07T14:04:19Z">
            <w:r w:rsidDel="00000000" w:rsidR="00000000" w:rsidRPr="00000000">
              <w:fldChar w:fldCharType="begin"/>
            </w:r>
            <w:r w:rsidDel="00000000" w:rsidR="00000000" w:rsidRPr="00000000">
              <w:delInstrText xml:space="preserve">HYPERLINK \l "_heading=h.1csj400"</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Appendix E.F4</w:delText>
            </w:r>
            <w:r w:rsidDel="00000000" w:rsidR="00000000" w:rsidRPr="00000000">
              <w:fldChar w:fldCharType="end"/>
            </w:r>
          </w:del>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1F">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20">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21">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22">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23">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24">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25">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26">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27">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w:t>
      </w:r>
      <w:sdt>
        <w:sdtPr>
          <w:tag w:val="goog_rdk_383"/>
        </w:sdtPr>
        <w:sdtContent>
          <w:del w:author="davide.lenzarini@u-blox.com" w:id="117" w:date="2024-08-07T14:06:53Z">
            <w:r w:rsidDel="00000000" w:rsidR="00000000" w:rsidRPr="00000000">
              <w:rPr>
                <w:rtl w:val="0"/>
              </w:rPr>
              <w:delText xml:space="preserve">.</w:delText>
            </w:r>
          </w:del>
        </w:sdtContent>
      </w:sdt>
      <w:r w:rsidDel="00000000" w:rsidR="00000000" w:rsidRPr="00000000">
        <w:rPr>
          <w:rtl w:val="0"/>
        </w:rPr>
        <w:t xml:space="preserve">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28">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29">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2A">
      <w:pPr>
        <w:spacing w:after="240" w:before="240" w:lineRule="auto"/>
        <w:rPr>
          <w:rFonts w:ascii="Arial" w:cs="Arial" w:eastAsia="Arial" w:hAnsi="Arial"/>
        </w:rPr>
      </w:pPr>
      <w:sdt>
        <w:sdtPr>
          <w:tag w:val="goog_rdk_384"/>
        </w:sdtPr>
        <w:sdtContent>
          <w:commentRangeStart w:id="166"/>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2C">
      <w:pPr>
        <w:spacing w:after="240" w:before="240" w:lineRule="auto"/>
        <w:rPr>
          <w:rFonts w:ascii="Arial" w:cs="Arial" w:eastAsia="Arial" w:hAnsi="Arial"/>
        </w:rPr>
      </w:pPr>
      <w:sdt>
        <w:sdtPr>
          <w:tag w:val="goog_rdk_385"/>
        </w:sdtPr>
        <w:sdtContent>
          <w:commentRangeStart w:id="167"/>
        </w:sdtContent>
      </w:sdt>
      <w:sdt>
        <w:sdtPr>
          <w:tag w:val="goog_rdk_386"/>
        </w:sdtPr>
        <w:sdtContent>
          <w:commentRangeStart w:id="168"/>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67"/>
      <w:r w:rsidDel="00000000" w:rsidR="00000000" w:rsidRPr="00000000">
        <w:commentReference w:id="167"/>
      </w:r>
      <w:commentRangeEnd w:id="168"/>
      <w:r w:rsidDel="00000000" w:rsidR="00000000" w:rsidRPr="00000000">
        <w:commentReference w:id="16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2D">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2E">
      <w:pPr>
        <w:spacing w:after="240" w:before="240" w:lineRule="auto"/>
        <w:rPr>
          <w:rFonts w:ascii="Arial" w:cs="Arial" w:eastAsia="Arial" w:hAnsi="Arial"/>
        </w:rPr>
      </w:pPr>
      <w:sdt>
        <w:sdtPr>
          <w:tag w:val="goog_rdk_387"/>
        </w:sdtPr>
        <w:sdtContent>
          <w:commentRangeStart w:id="169"/>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69"/>
      <w:r w:rsidDel="00000000" w:rsidR="00000000" w:rsidRPr="00000000">
        <w:commentReference w:id="169"/>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2F">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30">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3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2">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33">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34">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35">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3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7">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38">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39">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3A">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3B">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3C">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3D">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3E">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3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41">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42">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43">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44">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45">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46">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47">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48">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9">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4A">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4B">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C">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4D">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4E">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4F">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50">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51">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52">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53">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5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55">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56">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57">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58">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59">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5A">
      <w:pPr>
        <w:spacing w:after="240" w:before="240" w:lineRule="auto"/>
        <w:rPr>
          <w:rFonts w:ascii="Arial" w:cs="Arial" w:eastAsia="Arial" w:hAnsi="Arial"/>
        </w:rPr>
      </w:pPr>
      <w:sdt>
        <w:sdtPr>
          <w:tag w:val="goog_rdk_389"/>
        </w:sdtPr>
        <w:sdtContent>
          <w:del w:author="davide.lenzarini@u-blox.com" w:id="118" w:date="2024-08-07T15: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45B">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5C">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5E">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F">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60">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61">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62">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63">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64">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390"/>
        </w:sdtPr>
        <w:sdtContent>
          <w:ins w:author="davide.lenzarini@u-blox.com" w:id="119"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391"/>
        </w:sdtPr>
        <w:sdtContent>
          <w:ins w:author="davide.lenzarini@u-blox.com" w:id="120" w:date="2024-08-08T08:42:06Z">
            <w:r w:rsidDel="00000000" w:rsidR="00000000" w:rsidRPr="00000000">
              <w:rPr>
                <w:rtl w:val="0"/>
              </w:rPr>
              <w:t xml:space="preserve">subscription </w:t>
            </w:r>
          </w:ins>
        </w:sdtContent>
      </w:sdt>
      <w:sdt>
        <w:sdtPr>
          <w:tag w:val="goog_rdk_392"/>
        </w:sdtPr>
        <w:sdtContent>
          <w:del w:author="davide.lenzarini@u-blox.com" w:id="120"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1465">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393"/>
        </w:sdtPr>
        <w:sdtContent>
          <w:ins w:author="davide.lenzarini@u-blox.com" w:id="121"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394"/>
        </w:sdtPr>
        <w:sdtContent>
          <w:ins w:author="davide.lenzarini@u-blox.com" w:id="122"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1466">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67">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68">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395"/>
        </w:sdtPr>
        <w:sdtContent>
          <w:commentRangeStart w:id="170"/>
        </w:sdtContent>
      </w:sdt>
      <w:r w:rsidDel="00000000" w:rsidR="00000000" w:rsidRPr="00000000">
        <w:rPr>
          <w:rtl w:val="0"/>
        </w:rPr>
        <w:t xml:space="preserve">which need acknowledgement </w:t>
      </w:r>
      <w:commentRangeEnd w:id="170"/>
      <w:r w:rsidDel="00000000" w:rsidR="00000000" w:rsidRPr="00000000">
        <w:commentReference w:id="170"/>
      </w:r>
      <w:r w:rsidDel="00000000" w:rsidR="00000000" w:rsidRPr="00000000">
        <w:rPr>
          <w:rtl w:val="0"/>
        </w:rPr>
        <w:t xml:space="preserve">and are included in this constraint are:</w:t>
      </w:r>
    </w:p>
    <w:p w:rsidR="00000000" w:rsidDel="00000000" w:rsidP="00000000" w:rsidRDefault="00000000" w:rsidRPr="00000000" w14:paraId="00001469">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6A">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6B">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6C">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6D">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6E">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6F">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70">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sdt>
        <w:sdtPr>
          <w:tag w:val="goog_rdk_396"/>
        </w:sdtPr>
        <w:sdtContent>
          <w:commentRangeStart w:id="171"/>
        </w:sdtContent>
      </w:sdt>
      <w:r w:rsidDel="00000000" w:rsidR="00000000" w:rsidRPr="00000000">
        <w:rPr>
          <w:rtl w:val="0"/>
        </w:rPr>
        <w:t xml:space="preserve">as described in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section 4.13</w:t>
        </w:r>
      </w:hyperlink>
      <w:commentRangeEnd w:id="171"/>
      <w:r w:rsidDel="00000000" w:rsidR="00000000" w:rsidRPr="00000000">
        <w:commentReference w:id="171"/>
      </w:r>
      <w:r w:rsidDel="00000000" w:rsidR="00000000" w:rsidRPr="00000000">
        <w:rPr>
          <w:rtl w:val="0"/>
        </w:rPr>
        <w:t xml:space="preserve">. </w:t>
      </w:r>
    </w:p>
    <w:p w:rsidR="00000000" w:rsidDel="00000000" w:rsidP="00000000" w:rsidRDefault="00000000" w:rsidRPr="00000000" w14:paraId="00001471">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72">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73">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74">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75">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76">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77">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sdt>
        <w:sdtPr>
          <w:tag w:val="goog_rdk_397"/>
        </w:sdtPr>
        <w:sdtContent>
          <w:commentRangeStart w:id="172"/>
        </w:sdtContent>
      </w:sdt>
      <w:r w:rsidDel="00000000" w:rsidR="00000000" w:rsidRPr="00000000">
        <w:rPr>
          <w:rtl w:val="0"/>
        </w:rPr>
        <w:t xml:space="preserve">and any of the other fields in CONNECT</w:t>
      </w:r>
      <w:commentRangeEnd w:id="172"/>
      <w:r w:rsidDel="00000000" w:rsidR="00000000" w:rsidRPr="00000000">
        <w:commentReference w:id="172"/>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1478">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79">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7A">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w:t>
      </w:r>
      <w:sdt>
        <w:sdtPr>
          <w:tag w:val="goog_rdk_398"/>
        </w:sdtPr>
        <w:sdtContent>
          <w:ins w:author="davide.lenzarini@u-blox.com" w:id="123" w:date="2024-08-08T08:57:15Z">
            <w:r w:rsidDel="00000000" w:rsidR="00000000" w:rsidRPr="00000000">
              <w:rPr>
                <w:rtl w:val="0"/>
              </w:rPr>
              <w:t xml:space="preserve">the </w:t>
            </w:r>
          </w:ins>
        </w:sdtContent>
      </w:sdt>
      <w:sdt>
        <w:sdtPr>
          <w:tag w:val="goog_rdk_399"/>
        </w:sdtPr>
        <w:sdtContent>
          <w:del w:author="davide.lenzarini@u-blox.com" w:id="123" w:date="2024-08-08T08:57:15Z">
            <w:r w:rsidDel="00000000" w:rsidR="00000000" w:rsidRPr="00000000">
              <w:rPr>
                <w:rtl w:val="0"/>
              </w:rPr>
              <w:delText xml:space="preserve">an </w:delText>
            </w:r>
          </w:del>
        </w:sdtContent>
      </w:sdt>
      <w:r w:rsidDel="00000000" w:rsidR="00000000" w:rsidRPr="00000000">
        <w:rPr>
          <w:rtl w:val="0"/>
        </w:rPr>
        <w:t xml:space="preserve">Authentication Data </w:t>
      </w:r>
      <w:sdt>
        <w:sdtPr>
          <w:tag w:val="goog_rdk_400"/>
        </w:sdtPr>
        <w:sdtContent>
          <w:del w:author="davide.lenzarini@u-blox.com" w:id="124" w:date="2024-08-08T08:57:23Z">
            <w:r w:rsidDel="00000000" w:rsidR="00000000" w:rsidRPr="00000000">
              <w:rPr>
                <w:rtl w:val="0"/>
              </w:rPr>
              <w:delText xml:space="preserve">property </w:delText>
            </w:r>
          </w:del>
        </w:sdtContent>
      </w:sdt>
      <w:r w:rsidDel="00000000" w:rsidR="00000000" w:rsidRPr="00000000">
        <w:rPr>
          <w:rtl w:val="0"/>
        </w:rPr>
        <w:t xml:space="preserve">in the CONNECT packet. </w:t>
      </w:r>
      <w:sdt>
        <w:sdtPr>
          <w:tag w:val="goog_rdk_401"/>
        </w:sdtPr>
        <w:sdtContent>
          <w:del w:author="davide.lenzarini@u-blox.com" w:id="125" w:date="2024-08-08T08:57:45Z">
            <w:r w:rsidDel="00000000" w:rsidR="00000000" w:rsidRPr="00000000">
              <w:rPr>
                <w:rtl w:val="0"/>
              </w:rPr>
              <w:delText xml:space="preserve">This property can be used to provide data as specified by the Authentication Method. </w:delText>
            </w:r>
          </w:del>
        </w:sdtContent>
      </w:sdt>
      <w:r w:rsidDel="00000000" w:rsidR="00000000" w:rsidRPr="00000000">
        <w:rPr>
          <w:rtl w:val="0"/>
        </w:rPr>
        <w:t xml:space="preserve">The contents of the Authentication Data are defined by the authentication method.</w:t>
      </w:r>
    </w:p>
    <w:p w:rsidR="00000000" w:rsidDel="00000000" w:rsidP="00000000" w:rsidRDefault="00000000" w:rsidRPr="00000000" w14:paraId="0000147B">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sdt>
        <w:sdtPr>
          <w:tag w:val="goog_rdk_402"/>
        </w:sdtPr>
        <w:sdtContent>
          <w:ins w:author="davide.lenzarini@u-blox.com" w:id="126" w:date="2024-08-08T08:58:35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7C">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sdt>
        <w:sdtPr>
          <w:tag w:val="goog_rdk_403"/>
        </w:sdtPr>
        <w:sdtContent>
          <w:ins w:author="davide.lenzarini@u-blox.com" w:id="127" w:date="2024-08-08T08:58:48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7D">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sdt>
        <w:sdtPr>
          <w:tag w:val="goog_rdk_404"/>
        </w:sdtPr>
        <w:sdtContent>
          <w:ins w:author="davide.lenzarini@u-blox.com" w:id="128" w:date="2024-08-08T08:59:36Z">
            <w:r w:rsidDel="00000000" w:rsidR="00000000" w:rsidRPr="00000000">
              <w:rPr>
                <w:rtl w:val="0"/>
              </w:rPr>
              <w:t xml:space="preserve"> field of the CONNACK packet</w:t>
            </w:r>
          </w:ins>
        </w:sdtContent>
      </w:sdt>
      <w:r w:rsidDel="00000000" w:rsidR="00000000" w:rsidRPr="00000000">
        <w:rPr>
          <w:rtl w:val="0"/>
        </w:rPr>
        <w:t xml:space="preserve">.</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0">
        <w:r w:rsidDel="00000000" w:rsidR="00000000" w:rsidRPr="00000000">
          <w:rPr>
            <w:highlight w:val="yellow"/>
            <w:rtl w:val="0"/>
          </w:rPr>
          <w:t xml:space="preserve"> </w:t>
        </w:r>
      </w:hyperlink>
      <w:sdt>
        <w:sdtPr>
          <w:tag w:val="goog_rdk_405"/>
        </w:sdtPr>
        <w:sdtContent>
          <w:commentRangeStart w:id="173"/>
        </w:sdtContent>
      </w:sdt>
      <w:hyperlink r:id="rId71">
        <w:r w:rsidDel="00000000" w:rsidR="00000000" w:rsidRPr="00000000">
          <w:rPr>
            <w:color w:val="1155cc"/>
            <w:highlight w:val="yellow"/>
            <w:u w:val="single"/>
            <w:rtl w:val="0"/>
          </w:rPr>
          <w:t xml:space="preserve">section 4.13</w:t>
        </w:r>
      </w:hyperlink>
      <w:commentRangeEnd w:id="173"/>
      <w:r w:rsidDel="00000000" w:rsidR="00000000" w:rsidRPr="00000000">
        <w:commentReference w:id="173"/>
      </w:r>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7F">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80">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81">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sdt>
        <w:sdtPr>
          <w:tag w:val="goog_rdk_406"/>
        </w:sdtPr>
        <w:sdtContent>
          <w:ins w:author="davide.lenzarini@u-blox.com" w:id="129" w:date="2024-08-08T09:02:31Z">
            <w:r w:rsidDel="00000000" w:rsidR="00000000" w:rsidRPr="00000000">
              <w:rPr>
                <w:rFonts w:ascii="Arial" w:cs="Arial" w:eastAsia="Arial" w:hAnsi="Arial"/>
                <w:shd w:fill="fff2cc" w:val="clear"/>
                <w:rtl w:val="0"/>
              </w:rPr>
              <w:t xml:space="preserve"> or in alternative use the Protection Encapsulation packet</w:t>
            </w:r>
          </w:ins>
        </w:sdtContent>
      </w:sdt>
      <w:sdt>
        <w:sdtPr>
          <w:tag w:val="goog_rdk_407"/>
        </w:sdtPr>
        <w:sdtContent>
          <w:del w:author="davide.lenzarini@u-blox.com" w:id="129" w:date="2024-08-08T09:02:31Z">
            <w:r w:rsidDel="00000000" w:rsidR="00000000" w:rsidRPr="00000000">
              <w:rPr>
                <w:rFonts w:ascii="Arial" w:cs="Arial" w:eastAsia="Arial" w:hAnsi="Arial"/>
                <w:shd w:fill="fff2cc" w:val="clear"/>
                <w:rtl w:val="0"/>
              </w:rPr>
              <w:delText xml:space="preserve">.</w:delText>
            </w:r>
          </w:del>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82">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83">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84">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85">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86">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87">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88">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8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8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8B">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8C">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8D">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8E">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8F">
      <w:pPr>
        <w:spacing w:after="240" w:before="240" w:lineRule="auto"/>
        <w:ind w:left="0" w:right="0" w:firstLine="0"/>
        <w:rPr/>
      </w:pPr>
      <w:r w:rsidDel="00000000" w:rsidR="00000000" w:rsidRPr="00000000">
        <w:rPr>
          <w:highlight w:val="yellow"/>
          <w:rtl w:val="0"/>
        </w:rPr>
        <w:t xml:space="preserve">If the Client supplied an Authentication Method in the CONNECT packet</w:t>
      </w:r>
      <w:sdt>
        <w:sdtPr>
          <w:tag w:val="goog_rdk_408"/>
        </w:sdtPr>
        <w:sdtContent>
          <w:ins w:author="davide.lenzarini@u-blox.com" w:id="130" w:date="2024-08-08T09:04:25Z">
            <w:r w:rsidDel="00000000" w:rsidR="00000000" w:rsidRPr="00000000">
              <w:rPr>
                <w:highlight w:val="yellow"/>
                <w:rtl w:val="0"/>
              </w:rPr>
              <w:t xml:space="preserve">,</w:t>
            </w:r>
          </w:ins>
        </w:sdtContent>
      </w:sdt>
      <w:r w:rsidDel="00000000" w:rsidR="00000000" w:rsidRPr="00000000">
        <w:rPr>
          <w:highlight w:val="yellow"/>
          <w:rtl w:val="0"/>
        </w:rPr>
        <w:t xml:space="preserve">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w:t>
      </w:r>
      <w:sdt>
        <w:sdtPr>
          <w:tag w:val="goog_rdk_409"/>
        </w:sdtPr>
        <w:sdtContent>
          <w:ins w:author="davide.lenzarini@u-blox.com" w:id="131" w:date="2024-08-08T09:05:44Z">
            <w:r w:rsidDel="00000000" w:rsidR="00000000" w:rsidRPr="00000000">
              <w:rPr>
                <w:rtl w:val="0"/>
              </w:rPr>
              <w:t xml:space="preserve">in</w:t>
            </w:r>
          </w:ins>
        </w:sdtContent>
      </w:sdt>
      <w:sdt>
        <w:sdtPr>
          <w:tag w:val="goog_rdk_410"/>
        </w:sdtPr>
        <w:sdtContent>
          <w:del w:author="davide.lenzarini@u-blox.com" w:id="131" w:date="2024-08-08T09:05:44Z">
            <w:r w:rsidDel="00000000" w:rsidR="00000000" w:rsidRPr="00000000">
              <w:rPr>
                <w:rtl w:val="0"/>
              </w:rPr>
              <w:delText xml:space="preserve">as </w:delText>
            </w:r>
          </w:del>
        </w:sdtContent>
      </w:sdt>
      <w:sdt>
        <w:sdtPr>
          <w:tag w:val="goog_rdk_411"/>
        </w:sdtPr>
        <w:sdtContent>
          <w:ins w:author="davide.lenzarini@u-blox.com" w:id="131" w:date="2024-08-08T09:05:44Z">
            <w:r w:rsidDel="00000000" w:rsidR="00000000" w:rsidRPr="00000000">
              <w:rPr>
                <w:rtl w:val="0"/>
              </w:rPr>
              <w:t xml:space="preserve"> </w:t>
            </w:r>
          </w:ins>
        </w:sdtContent>
      </w:sdt>
      <w:r w:rsidDel="00000000" w:rsidR="00000000" w:rsidRPr="00000000">
        <w:rPr>
          <w:rtl w:val="0"/>
        </w:rPr>
        <w:t xml:space="preserve">the Authentication Data</w:t>
      </w:r>
      <w:sdt>
        <w:sdtPr>
          <w:tag w:val="goog_rdk_412"/>
        </w:sdtPr>
        <w:sdtContent>
          <w:ins w:author="davide.lenzarini@u-blox.com" w:id="132" w:date="2024-08-08T09:05:49Z">
            <w:r w:rsidDel="00000000" w:rsidR="00000000" w:rsidRPr="00000000">
              <w:rPr>
                <w:rtl w:val="0"/>
              </w:rPr>
              <w:t xml:space="preserve"> field</w:t>
            </w:r>
          </w:ins>
        </w:sdtContent>
      </w:sdt>
      <w:r w:rsidDel="00000000" w:rsidR="00000000" w:rsidRPr="00000000">
        <w:rPr>
          <w:rtl w:val="0"/>
        </w:rPr>
        <w:t xml:space="preserve">.</w:t>
      </w:r>
    </w:p>
    <w:p w:rsidR="00000000" w:rsidDel="00000000" w:rsidP="00000000" w:rsidRDefault="00000000" w:rsidRPr="00000000" w14:paraId="00001490">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91">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2">
        <w:r w:rsidDel="00000000" w:rsidR="00000000" w:rsidRPr="00000000">
          <w:rPr>
            <w:highlight w:val="yellow"/>
            <w:rtl w:val="0"/>
          </w:rPr>
          <w:t xml:space="preserve"> </w:t>
        </w:r>
      </w:hyperlink>
      <w:sdt>
        <w:sdtPr>
          <w:tag w:val="goog_rdk_413"/>
        </w:sdtPr>
        <w:sdtContent>
          <w:commentRangeStart w:id="174"/>
        </w:sdtContent>
      </w:sdt>
      <w:hyperlink r:id="rId73">
        <w:r w:rsidDel="00000000" w:rsidR="00000000" w:rsidRPr="00000000">
          <w:rPr>
            <w:color w:val="1155cc"/>
            <w:highlight w:val="yellow"/>
            <w:u w:val="single"/>
            <w:rtl w:val="0"/>
          </w:rPr>
          <w:t xml:space="preserve">section 4.13</w:t>
        </w:r>
      </w:hyperlink>
      <w:commentRangeEnd w:id="174"/>
      <w:r w:rsidDel="00000000" w:rsidR="00000000" w:rsidRPr="00000000">
        <w:commentReference w:id="174"/>
      </w:r>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92">
      <w:pPr>
        <w:spacing w:after="240" w:before="240" w:lineRule="auto"/>
        <w:ind w:left="0" w:right="0" w:firstLine="0"/>
        <w:rPr/>
      </w:pPr>
      <w:sdt>
        <w:sdtPr>
          <w:tag w:val="goog_rdk_414"/>
        </w:sdtPr>
        <w:sdtContent>
          <w:commentRangeStart w:id="175"/>
        </w:sdtContent>
      </w:sdt>
      <w:r w:rsidDel="00000000" w:rsidR="00000000" w:rsidRPr="00000000">
        <w:rPr>
          <w:rtl w:val="0"/>
        </w:rPr>
        <w:t xml:space="preserve">During this re-authentication sequence, the flow of other packets between the Client and Server can continue using the previous authentication.</w:t>
      </w:r>
      <w:commentRangeEnd w:id="175"/>
      <w:r w:rsidDel="00000000" w:rsidR="00000000" w:rsidRPr="00000000">
        <w:commentReference w:id="175"/>
      </w:r>
      <w:r w:rsidDel="00000000" w:rsidR="00000000" w:rsidRPr="00000000">
        <w:rPr>
          <w:rtl w:val="0"/>
        </w:rPr>
      </w:r>
    </w:p>
    <w:p w:rsidR="00000000" w:rsidDel="00000000" w:rsidP="00000000" w:rsidRDefault="00000000" w:rsidRPr="00000000" w14:paraId="00001493">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94">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95">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96">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97">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98">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99">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9A">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9B">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9C">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9D">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9E">
      <w:pPr>
        <w:spacing w:after="240" w:before="240" w:lineRule="auto"/>
        <w:ind w:left="0" w:right="0" w:firstLine="0"/>
        <w:rPr/>
      </w:pPr>
      <w:sdt>
        <w:sdtPr>
          <w:tag w:val="goog_rdk_416"/>
        </w:sdtPr>
        <w:sdtContent>
          <w:del w:author="davide.lenzarini@u-blox.com" w:id="133" w:date="2024-08-08T09:51:32Z">
            <w:r w:rsidDel="00000000" w:rsidR="00000000" w:rsidRPr="00000000">
              <w:rPr>
                <w:rtl w:val="0"/>
              </w:rPr>
              <w:delText xml:space="preserve"> </w:delText>
            </w:r>
          </w:del>
        </w:sdtContent>
      </w:sdt>
      <w:sdt>
        <w:sdtPr>
          <w:tag w:val="goog_rdk_417"/>
        </w:sdtPr>
        <w:sdtContent>
          <w:commentRangeStart w:id="176"/>
        </w:sdtContent>
      </w:sdt>
      <w:r w:rsidDel="00000000" w:rsidR="00000000" w:rsidRPr="00000000">
        <w:rPr>
          <w:rtl w:val="0"/>
        </w:rPr>
        <w:t xml:space="preserve">The Reason Codes used for Malformed Packet and Protocol Errors are:</w:t>
      </w:r>
      <w:commentRangeEnd w:id="176"/>
      <w:r w:rsidDel="00000000" w:rsidR="00000000" w:rsidRPr="00000000">
        <w:commentReference w:id="176"/>
      </w:r>
      <w:r w:rsidDel="00000000" w:rsidR="00000000" w:rsidRPr="00000000">
        <w:rPr>
          <w:rtl w:val="0"/>
        </w:rPr>
      </w:r>
    </w:p>
    <w:p w:rsidR="00000000" w:rsidDel="00000000" w:rsidP="00000000" w:rsidRDefault="00000000" w:rsidRPr="00000000" w14:paraId="0000149F">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A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A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A2">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A3">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A4">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A5">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A6">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A7">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418"/>
        </w:sdtPr>
        <w:sdtContent>
          <w:commentRangeStart w:id="177"/>
        </w:sdtContent>
      </w:sdt>
      <w:r w:rsidDel="00000000" w:rsidR="00000000" w:rsidRPr="00000000">
        <w:rPr>
          <w:highlight w:val="yellow"/>
          <w:rtl w:val="0"/>
        </w:rPr>
        <w:t xml:space="preserve">PUBWOS </w:t>
      </w:r>
      <w:commentRangeEnd w:id="177"/>
      <w:r w:rsidDel="00000000" w:rsidR="00000000" w:rsidRPr="00000000">
        <w:commentReference w:id="177"/>
      </w:r>
      <w:r w:rsidDel="00000000" w:rsidR="00000000" w:rsidRPr="00000000">
        <w:rPr>
          <w:highlight w:val="yellow"/>
          <w:rtl w:val="0"/>
        </w:rPr>
        <w:t xml:space="preserve">and CONNECT, the Server</w:t>
      </w:r>
      <w:r w:rsidDel="00000000" w:rsidR="00000000" w:rsidRPr="00000000">
        <w:rPr>
          <w:highlight w:val="yellow"/>
          <w:rtl w:val="0"/>
        </w:rPr>
        <w:t xml:space="preserve"> </w:t>
      </w:r>
      <w:sdt>
        <w:sdtPr>
          <w:tag w:val="goog_rdk_419"/>
        </w:sdtPr>
        <w:sdtContent>
          <w:commentRangeStart w:id="178"/>
        </w:sdtContent>
      </w:sdt>
      <w:r w:rsidDel="00000000" w:rsidR="00000000" w:rsidRPr="00000000">
        <w:rPr>
          <w:highlight w:val="yellow"/>
          <w:rtl w:val="0"/>
        </w:rPr>
        <w:t xml:space="preserve">SHOULD </w:t>
      </w:r>
      <w:commentRangeEnd w:id="178"/>
      <w:r w:rsidDel="00000000" w:rsidR="00000000" w:rsidRPr="00000000">
        <w:commentReference w:id="178"/>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A8">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A9">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AA">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AC">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AD">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AE">
      <w:pPr>
        <w:spacing w:after="240" w:before="240" w:lineRule="auto"/>
        <w:ind w:left="0" w:right="0" w:firstLine="0"/>
        <w:rPr/>
      </w:pPr>
      <w:r w:rsidDel="00000000" w:rsidR="00000000" w:rsidRPr="00000000">
        <w:rPr>
          <w:rtl w:val="0"/>
        </w:rPr>
        <w:t xml:space="preserve">Refer to section </w:t>
      </w:r>
      <w:sdt>
        <w:sdtPr>
          <w:tag w:val="goog_rdk_420"/>
        </w:sdtPr>
        <w:sdtContent>
          <w:commentRangeStart w:id="179"/>
        </w:sdtContent>
      </w:sdt>
      <w:sdt>
        <w:sdtPr>
          <w:tag w:val="goog_rdk_421"/>
        </w:sdtPr>
        <w:sdtContent>
          <w:commentRangeStart w:id="180"/>
        </w:sdtContent>
      </w:sdt>
      <w:sdt>
        <w:sdtPr>
          <w:tag w:val="goog_rdk_422"/>
        </w:sdtPr>
        <w:sdtContent>
          <w:commentRangeStart w:id="181"/>
        </w:sdtContent>
      </w:sdt>
      <w:r w:rsidDel="00000000" w:rsidR="00000000" w:rsidRPr="00000000">
        <w:rPr>
          <w:rtl w:val="0"/>
        </w:rPr>
        <w:t xml:space="preserve">5.4.9</w:t>
      </w:r>
      <w:commentRangeEnd w:id="179"/>
      <w:r w:rsidDel="00000000" w:rsidR="00000000" w:rsidRPr="00000000">
        <w:commentReference w:id="179"/>
      </w:r>
      <w:commentRangeEnd w:id="180"/>
      <w:r w:rsidDel="00000000" w:rsidR="00000000" w:rsidRPr="00000000">
        <w:commentReference w:id="180"/>
      </w:r>
      <w:commentRangeEnd w:id="181"/>
      <w:r w:rsidDel="00000000" w:rsidR="00000000" w:rsidRPr="00000000">
        <w:commentReference w:id="181"/>
      </w:r>
      <w:r w:rsidDel="00000000" w:rsidR="00000000" w:rsidRPr="00000000">
        <w:rPr>
          <w:rtl w:val="0"/>
        </w:rPr>
        <w:t xml:space="preserve"> for information about handling Disallowed Unicode code points.</w:t>
      </w:r>
    </w:p>
    <w:p w:rsidR="00000000" w:rsidDel="00000000" w:rsidP="00000000" w:rsidRDefault="00000000" w:rsidRPr="00000000" w14:paraId="000014AF">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B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423"/>
        </w:sdtPr>
        <w:sdtContent>
          <w:ins w:author="davide.lenzarini@u-blox.com" w:id="134"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B1">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B2">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B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B4">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B5">
      <w:pPr>
        <w:spacing w:after="303" w:line="259" w:lineRule="auto"/>
        <w:ind w:left="284" w:right="4" w:firstLine="0"/>
        <w:rPr>
          <w:rFonts w:ascii="Arial" w:cs="Arial" w:eastAsia="Arial" w:hAnsi="Arial"/>
        </w:rPr>
      </w:pPr>
      <w:sdt>
        <w:sdtPr>
          <w:tag w:val="goog_rdk_425"/>
        </w:sdtPr>
        <w:sdtContent>
          <w:del w:author="davide.lenzarini@u-blox.com" w:id="135" w:date="2024-03-14T11:37:29Z">
            <w:r w:rsidDel="00000000" w:rsidR="00000000" w:rsidRPr="00000000">
              <w:rPr>
                <w:rFonts w:ascii="Arial" w:cs="Arial" w:eastAsia="Arial" w:hAnsi="Arial"/>
              </w:rPr>
              <w:drawing>
                <wp:inline distB="0" distT="0" distL="0" distR="0">
                  <wp:extent cx="5729288" cy="5321408"/>
                  <wp:effectExtent b="0" l="0" r="0" t="0"/>
                  <wp:docPr id="29" name="image5.png"/>
                  <a:graphic>
                    <a:graphicData uri="http://schemas.openxmlformats.org/drawingml/2006/picture">
                      <pic:pic>
                        <pic:nvPicPr>
                          <pic:cNvPr id="0" name="image5.png"/>
                          <pic:cNvPicPr preferRelativeResize="0"/>
                        </pic:nvPicPr>
                        <pic:blipFill>
                          <a:blip r:embed="rId76"/>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14B6">
      <w:pPr>
        <w:spacing w:after="203" w:line="265" w:lineRule="auto"/>
        <w:ind w:right="4"/>
        <w:jc w:val="center"/>
        <w:rPr>
          <w:rFonts w:ascii="Arial" w:cs="Arial" w:eastAsia="Arial" w:hAnsi="Arial"/>
        </w:rPr>
      </w:pPr>
      <w:sdt>
        <w:sdtPr>
          <w:tag w:val="goog_rdk_427"/>
        </w:sdtPr>
        <w:sdtContent>
          <w:del w:author="davide.lenzarini@u-blox.com" w:id="136"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B7">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B8">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B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430"/>
      </w:sdtPr>
      <w:sdtContent>
        <w:p w:rsidR="00000000" w:rsidDel="00000000" w:rsidP="00000000" w:rsidRDefault="00000000" w:rsidRPr="00000000" w14:paraId="000014BA">
          <w:pPr>
            <w:spacing w:after="303" w:line="259" w:lineRule="auto"/>
            <w:ind w:right="4"/>
            <w:rPr>
              <w:ins w:author="davide.lenzarini@u-blox.com" w:id="137" w:date="2024-03-14T11:32:00Z"/>
              <w:rFonts w:ascii="Arial" w:cs="Arial" w:eastAsia="Arial" w:hAnsi="Arial"/>
            </w:rPr>
          </w:pPr>
          <w:r w:rsidDel="00000000" w:rsidR="00000000" w:rsidRPr="00000000">
            <w:rPr>
              <w:rFonts w:ascii="Arial" w:cs="Arial" w:eastAsia="Arial" w:hAnsi="Arial"/>
              <w:rtl w:val="0"/>
            </w:rPr>
            <w:t xml:space="preserve">          </w:t>
          </w:r>
          <w:sdt>
            <w:sdtPr>
              <w:tag w:val="goog_rdk_428"/>
            </w:sdtPr>
            <w:sdtContent>
              <w:del w:author="davide.lenzarini@u-blox.com" w:id="137"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9.png"/>
                      <a:graphic>
                        <a:graphicData uri="http://schemas.openxmlformats.org/drawingml/2006/picture">
                          <pic:pic>
                            <pic:nvPicPr>
                              <pic:cNvPr descr="A close up of a map&#10;&#10;Description automatically generated" id="0" name="image9.png"/>
                              <pic:cNvPicPr preferRelativeResize="0"/>
                            </pic:nvPicPr>
                            <pic:blipFill>
                              <a:blip r:embed="rId77"/>
                              <a:srcRect b="0" l="0" r="0" t="0"/>
                              <a:stretch>
                                <a:fillRect/>
                              </a:stretch>
                            </pic:blipFill>
                            <pic:spPr>
                              <a:xfrm>
                                <a:off x="0" y="0"/>
                                <a:ext cx="4861756" cy="1810693"/>
                              </a:xfrm>
                              <a:prstGeom prst="rect"/>
                              <a:ln/>
                            </pic:spPr>
                          </pic:pic>
                        </a:graphicData>
                      </a:graphic>
                    </wp:inline>
                  </w:drawing>
                </w:r>
              </w:del>
            </w:sdtContent>
          </w:sdt>
          <w:sdt>
            <w:sdtPr>
              <w:tag w:val="goog_rdk_429"/>
            </w:sdtPr>
            <w:sdtContent>
              <w:ins w:author="davide.lenzarini@u-blox.com" w:id="137" w:date="2024-03-14T11:32:00Z">
                <w:r w:rsidDel="00000000" w:rsidR="00000000" w:rsidRPr="00000000">
                  <w:rPr>
                    <w:rtl w:val="0"/>
                  </w:rPr>
                </w:r>
              </w:ins>
            </w:sdtContent>
          </w:sdt>
        </w:p>
      </w:sdtContent>
    </w:sdt>
    <w:sdt>
      <w:sdtPr>
        <w:tag w:val="goog_rdk_433"/>
      </w:sdtPr>
      <w:sdtContent>
        <w:p w:rsidR="00000000" w:rsidDel="00000000" w:rsidP="00000000" w:rsidRDefault="00000000" w:rsidRPr="00000000" w14:paraId="000014BB">
          <w:pPr>
            <w:spacing w:after="303" w:line="259" w:lineRule="auto"/>
            <w:ind w:right="4"/>
            <w:jc w:val="center"/>
            <w:rPr>
              <w:shd w:fill="auto" w:val="clear"/>
              <w:rPrChange w:author="davide.lenzarini@u-blox.com" w:id="139"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432"/>
            </w:sdtPr>
            <w:sdtContent>
              <w:ins w:author="davide.lenzarini@u-blox.com" w:id="138"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6.png"/>
                      <a:graphic>
                        <a:graphicData uri="http://schemas.openxmlformats.org/drawingml/2006/picture">
                          <pic:pic>
                            <pic:nvPicPr>
                              <pic:cNvPr id="0" name="image6.png"/>
                              <pic:cNvPicPr preferRelativeResize="0"/>
                            </pic:nvPicPr>
                            <pic:blipFill>
                              <a:blip r:embed="rId78"/>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BC">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434"/>
        </w:sdtPr>
        <w:sdtContent>
          <w:ins w:author="davide.lenzarini@u-blox.com" w:id="140" w:date="2024-03-14T11:41:43Z">
            <w:r w:rsidDel="00000000" w:rsidR="00000000" w:rsidRPr="00000000">
              <w:rPr>
                <w:rFonts w:ascii="Arial" w:cs="Arial" w:eastAsia="Arial" w:hAnsi="Arial"/>
                <w:rtl w:val="0"/>
              </w:rPr>
              <w:t xml:space="preserve">XX</w:t>
            </w:r>
          </w:ins>
        </w:sdtContent>
      </w:sdt>
      <w:sdt>
        <w:sdtPr>
          <w:tag w:val="goog_rdk_435"/>
        </w:sdtPr>
        <w:sdtContent>
          <w:del w:author="davide.lenzarini@u-blox.com" w:id="140"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436"/>
        </w:sdtPr>
        <w:sdtContent>
          <w:del w:author="davide.lenzarini@u-blox.com" w:id="141"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437"/>
        </w:sdtPr>
        <w:sdtContent>
          <w:ins w:author="davide.lenzarini@u-blox.com" w:id="142" w:date="2024-03-14T11:35:46Z">
            <w:r w:rsidDel="00000000" w:rsidR="00000000" w:rsidRPr="00000000">
              <w:rPr>
                <w:rFonts w:ascii="Arial" w:cs="Arial" w:eastAsia="Arial" w:hAnsi="Arial"/>
                <w:rtl w:val="0"/>
              </w:rPr>
              <w:t xml:space="preserve"> scenario</w:t>
            </w:r>
          </w:ins>
        </w:sdtContent>
      </w:sdt>
      <w:sdt>
        <w:sdtPr>
          <w:tag w:val="goog_rdk_438"/>
        </w:sdtPr>
        <w:sdtContent>
          <w:del w:author="davide.lenzarini@u-blox.com" w:id="142"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BD">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443"/>
      </w:sdtPr>
      <w:sdtContent>
        <w:p w:rsidR="00000000" w:rsidDel="00000000" w:rsidP="00000000" w:rsidRDefault="00000000" w:rsidRPr="00000000" w14:paraId="000014BE">
          <w:pPr>
            <w:spacing w:after="460" w:lineRule="auto"/>
            <w:ind w:left="-5" w:right="4" w:firstLine="0"/>
            <w:rPr>
              <w:ins w:author="davide.lenzarini@u-blox.com" w:id="144"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w:t>
          </w:r>
          <w:sdt>
            <w:sdtPr>
              <w:tag w:val="goog_rdk_439"/>
            </w:sdtPr>
            <w:sdtContent>
              <w:ins w:author="davide.lenzarini@u-blox.com" w:id="143" w:date="2024-08-08T10:13:28Z">
                <w:r w:rsidDel="00000000" w:rsidR="00000000" w:rsidRPr="00000000">
                  <w:rPr>
                    <w:rFonts w:ascii="Arial" w:cs="Arial" w:eastAsia="Arial" w:hAnsi="Arial"/>
                    <w:rtl w:val="0"/>
                  </w:rPr>
                  <w:t xml:space="preserve">MQTT Broker</w:t>
                </w:r>
              </w:ins>
            </w:sdtContent>
          </w:sdt>
          <w:sdt>
            <w:sdtPr>
              <w:tag w:val="goog_rdk_440"/>
            </w:sdtPr>
            <w:sdtContent>
              <w:del w:author="davide.lenzarini@u-blox.com" w:id="143" w:date="2024-08-08T10:13:2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441"/>
            </w:sdtPr>
            <w:sdtContent>
              <w:commentRangeStart w:id="182"/>
            </w:sdtContent>
          </w:sdt>
          <w:r w:rsidDel="00000000" w:rsidR="00000000" w:rsidRPr="00000000">
            <w:rPr>
              <w:rFonts w:ascii="Arial" w:cs="Arial" w:eastAsia="Arial" w:hAnsi="Arial"/>
              <w:rtl w:val="0"/>
            </w:rPr>
            <w:t xml:space="preserve">SAs</w:t>
          </w:r>
          <w:commentRangeEnd w:id="182"/>
          <w:r w:rsidDel="00000000" w:rsidR="00000000" w:rsidRPr="00000000">
            <w:commentReference w:id="182"/>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442"/>
            </w:sdtPr>
            <w:sdtContent>
              <w:ins w:author="davide.lenzarini@u-blox.com" w:id="144" w:date="2024-03-14T11:38:25Z">
                <w:r w:rsidDel="00000000" w:rsidR="00000000" w:rsidRPr="00000000">
                  <w:rPr>
                    <w:rtl w:val="0"/>
                  </w:rPr>
                </w:r>
              </w:ins>
            </w:sdtContent>
          </w:sdt>
        </w:p>
      </w:sdtContent>
    </w:sdt>
    <w:sdt>
      <w:sdtPr>
        <w:tag w:val="goog_rdk_445"/>
      </w:sdtPr>
      <w:sdtContent>
        <w:p w:rsidR="00000000" w:rsidDel="00000000" w:rsidP="00000000" w:rsidRDefault="00000000" w:rsidRPr="00000000" w14:paraId="000014BF">
          <w:pPr>
            <w:spacing w:after="460" w:lineRule="auto"/>
            <w:ind w:left="-5" w:right="4" w:firstLine="0"/>
            <w:jc w:val="center"/>
            <w:rPr>
              <w:ins w:author="davide.lenzarini@u-blox.com" w:id="144" w:date="2024-03-14T11:38:25Z"/>
              <w:rFonts w:ascii="Arial" w:cs="Arial" w:eastAsia="Arial" w:hAnsi="Arial"/>
            </w:rPr>
          </w:pPr>
          <w:sdt>
            <w:sdtPr>
              <w:tag w:val="goog_rdk_444"/>
            </w:sdtPr>
            <w:sdtContent>
              <w:ins w:author="davide.lenzarini@u-blox.com" w:id="144"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447"/>
      </w:sdtPr>
      <w:sdtContent>
        <w:p w:rsidR="00000000" w:rsidDel="00000000" w:rsidP="00000000" w:rsidRDefault="00000000" w:rsidRPr="00000000" w14:paraId="000014C0">
          <w:pPr>
            <w:spacing w:after="572" w:line="265" w:lineRule="auto"/>
            <w:jc w:val="center"/>
            <w:rPr>
              <w:shd w:fill="auto" w:val="clear"/>
              <w:rPrChange w:author="davide.lenzarini@u-blox.com" w:id="145"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446"/>
            </w:sdtPr>
            <w:sdtContent>
              <w:ins w:author="davide.lenzarini@u-blox.com" w:id="144"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450"/>
      </w:sdtPr>
      <w:sdtContent>
        <w:p w:rsidR="00000000" w:rsidDel="00000000" w:rsidP="00000000" w:rsidRDefault="00000000" w:rsidRPr="00000000" w14:paraId="000014C1">
          <w:pPr>
            <w:pStyle w:val="Heading3"/>
            <w:keepLines w:val="1"/>
            <w:spacing w:after="64" w:before="0" w:line="259" w:lineRule="auto"/>
            <w:ind w:left="0" w:firstLine="0"/>
            <w:rPr>
              <w:ins w:author="davide.lenzarini@u-blox.com" w:id="146" w:date="2024-03-14T11:39:33Z"/>
            </w:rPr>
          </w:pPr>
          <w:sdt>
            <w:sdtPr>
              <w:tag w:val="goog_rdk_449"/>
            </w:sdtPr>
            <w:sdtContent>
              <w:ins w:author="davide.lenzarini@u-blox.com" w:id="146"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452"/>
      </w:sdtPr>
      <w:sdtContent>
        <w:p w:rsidR="00000000" w:rsidDel="00000000" w:rsidP="00000000" w:rsidRDefault="00000000" w:rsidRPr="00000000" w14:paraId="000014C2">
          <w:pPr>
            <w:spacing w:after="572" w:line="265" w:lineRule="auto"/>
            <w:jc w:val="center"/>
            <w:rPr>
              <w:ins w:author="davide.lenzarini@u-blox.com" w:id="146" w:date="2024-03-14T11:39:33Z"/>
              <w:rFonts w:ascii="Arial" w:cs="Arial" w:eastAsia="Arial" w:hAnsi="Arial"/>
            </w:rPr>
          </w:pPr>
          <w:sdt>
            <w:sdtPr>
              <w:tag w:val="goog_rdk_451"/>
            </w:sdtPr>
            <w:sdtContent>
              <w:ins w:author="davide.lenzarini@u-blox.com" w:id="146"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454"/>
      </w:sdtPr>
      <w:sdtContent>
        <w:p w:rsidR="00000000" w:rsidDel="00000000" w:rsidP="00000000" w:rsidRDefault="00000000" w:rsidRPr="00000000" w14:paraId="000014C3">
          <w:pPr>
            <w:spacing w:after="572" w:line="265" w:lineRule="auto"/>
            <w:jc w:val="center"/>
            <w:rPr>
              <w:ins w:author="davide.lenzarini@u-blox.com" w:id="146" w:date="2024-03-14T11:39:33Z"/>
              <w:rFonts w:ascii="Arial" w:cs="Arial" w:eastAsia="Arial" w:hAnsi="Arial"/>
            </w:rPr>
          </w:pPr>
          <w:sdt>
            <w:sdtPr>
              <w:tag w:val="goog_rdk_453"/>
            </w:sdtPr>
            <w:sdtContent>
              <w:ins w:author="davide.lenzarini@u-blox.com" w:id="146"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10.png"/>
                      <a:graphic>
                        <a:graphicData uri="http://schemas.openxmlformats.org/drawingml/2006/picture">
                          <pic:pic>
                            <pic:nvPicPr>
                              <pic:cNvPr id="0" name="image10.png"/>
                              <pic:cNvPicPr preferRelativeResize="0"/>
                            </pic:nvPicPr>
                            <pic:blipFill>
                              <a:blip r:embed="rId81"/>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456"/>
      </w:sdtPr>
      <w:sdtContent>
        <w:p w:rsidR="00000000" w:rsidDel="00000000" w:rsidP="00000000" w:rsidRDefault="00000000" w:rsidRPr="00000000" w14:paraId="000014C4">
          <w:pPr>
            <w:spacing w:after="572" w:line="265" w:lineRule="auto"/>
            <w:jc w:val="center"/>
            <w:rPr>
              <w:ins w:author="davide.lenzarini@u-blox.com" w:id="146" w:date="2024-03-14T11:39:33Z"/>
              <w:rFonts w:ascii="Arial" w:cs="Arial" w:eastAsia="Arial" w:hAnsi="Arial"/>
            </w:rPr>
          </w:pPr>
          <w:sdt>
            <w:sdtPr>
              <w:tag w:val="goog_rdk_455"/>
            </w:sdtPr>
            <w:sdtContent>
              <w:ins w:author="davide.lenzarini@u-blox.com" w:id="146"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458"/>
      </w:sdtPr>
      <w:sdtContent>
        <w:p w:rsidR="00000000" w:rsidDel="00000000" w:rsidP="00000000" w:rsidRDefault="00000000" w:rsidRPr="00000000" w14:paraId="000014C5">
          <w:pPr>
            <w:pStyle w:val="Heading3"/>
            <w:keepLines w:val="1"/>
            <w:spacing w:after="64" w:before="0" w:line="259" w:lineRule="auto"/>
            <w:ind w:left="0" w:firstLine="0"/>
            <w:rPr>
              <w:ins w:author="davide.lenzarini@u-blox.com" w:id="146" w:date="2024-03-14T11:39:33Z"/>
            </w:rPr>
          </w:pPr>
          <w:sdt>
            <w:sdtPr>
              <w:tag w:val="goog_rdk_457"/>
            </w:sdtPr>
            <w:sdtContent>
              <w:ins w:author="davide.lenzarini@u-blox.com" w:id="146"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460"/>
      </w:sdtPr>
      <w:sdtContent>
        <w:p w:rsidR="00000000" w:rsidDel="00000000" w:rsidP="00000000" w:rsidRDefault="00000000" w:rsidRPr="00000000" w14:paraId="000014C6">
          <w:pPr>
            <w:spacing w:after="572" w:line="265" w:lineRule="auto"/>
            <w:jc w:val="center"/>
            <w:rPr>
              <w:ins w:author="davide.lenzarini@u-blox.com" w:id="146" w:date="2024-03-14T11:39:33Z"/>
              <w:rFonts w:ascii="Arial" w:cs="Arial" w:eastAsia="Arial" w:hAnsi="Arial"/>
            </w:rPr>
          </w:pPr>
          <w:sdt>
            <w:sdtPr>
              <w:tag w:val="goog_rdk_459"/>
            </w:sdtPr>
            <w:sdtContent>
              <w:ins w:author="davide.lenzarini@u-blox.com" w:id="146"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462"/>
      </w:sdtPr>
      <w:sdtContent>
        <w:p w:rsidR="00000000" w:rsidDel="00000000" w:rsidP="00000000" w:rsidRDefault="00000000" w:rsidRPr="00000000" w14:paraId="000014C7">
          <w:pPr>
            <w:spacing w:after="572" w:line="265" w:lineRule="auto"/>
            <w:jc w:val="center"/>
            <w:rPr>
              <w:ins w:author="davide.lenzarini@u-blox.com" w:id="146" w:date="2024-03-14T11:39:33Z"/>
              <w:rFonts w:ascii="Arial" w:cs="Arial" w:eastAsia="Arial" w:hAnsi="Arial"/>
            </w:rPr>
          </w:pPr>
          <w:sdt>
            <w:sdtPr>
              <w:tag w:val="goog_rdk_461"/>
            </w:sdtPr>
            <w:sdtContent>
              <w:ins w:author="davide.lenzarini@u-blox.com" w:id="146"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C8">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C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463"/>
        </w:sdtPr>
        <w:sdtContent>
          <w:commentRangeStart w:id="183"/>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83"/>
      <w:r w:rsidDel="00000000" w:rsidR="00000000" w:rsidRPr="00000000">
        <w:commentReference w:id="183"/>
      </w:r>
      <w:r w:rsidDel="00000000" w:rsidR="00000000" w:rsidRPr="00000000">
        <w:rPr>
          <w:rtl w:val="0"/>
        </w:rPr>
      </w:r>
    </w:p>
    <w:p w:rsidR="00000000" w:rsidDel="00000000" w:rsidP="00000000" w:rsidRDefault="00000000" w:rsidRPr="00000000" w14:paraId="000014C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464"/>
        </w:sdtPr>
        <w:sdtContent>
          <w:commentRangeStart w:id="184"/>
        </w:sdtContent>
      </w:sdt>
      <w:sdt>
        <w:sdtPr>
          <w:tag w:val="goog_rdk_465"/>
        </w:sdtPr>
        <w:sdtContent>
          <w:commentRangeStart w:id="185"/>
        </w:sdtContent>
      </w:sdt>
      <w:sdt>
        <w:sdtPr>
          <w:tag w:val="goog_rdk_466"/>
        </w:sdtPr>
        <w:sdtContent>
          <w:commentRangeStart w:id="186"/>
        </w:sdtContent>
      </w:sdt>
      <w:r w:rsidDel="00000000" w:rsidR="00000000" w:rsidRPr="00000000">
        <w:rPr>
          <w:rFonts w:ascii="Arial" w:cs="Arial" w:eastAsia="Arial" w:hAnsi="Arial"/>
          <w:highlight w:val="yellow"/>
          <w:rtl w:val="0"/>
        </w:rPr>
        <w:t xml:space="preserve">At any point in time a Client is allowed to </w:t>
      </w:r>
      <w:sdt>
        <w:sdtPr>
          <w:tag w:val="goog_rdk_467"/>
        </w:sdtPr>
        <w:sdtContent>
          <w:ins w:author="davide.lenzarini@u-blox.com" w:id="147" w:date="2024-08-08T10:18:03Z">
            <w:r w:rsidDel="00000000" w:rsidR="00000000" w:rsidRPr="00000000">
              <w:rPr>
                <w:rFonts w:ascii="Arial" w:cs="Arial" w:eastAsia="Arial" w:hAnsi="Arial"/>
                <w:highlight w:val="yellow"/>
                <w:rtl w:val="0"/>
              </w:rPr>
              <w:t xml:space="preserve">have a Virtual Connection</w:t>
            </w:r>
          </w:ins>
        </w:sdtContent>
      </w:sdt>
      <w:sdt>
        <w:sdtPr>
          <w:tag w:val="goog_rdk_468"/>
        </w:sdtPr>
        <w:sdtContent>
          <w:del w:author="davide.lenzarini@u-blox.com" w:id="147" w:date="2024-08-08T10:18:03Z">
            <w:r w:rsidDel="00000000" w:rsidR="00000000" w:rsidRPr="00000000">
              <w:rPr>
                <w:rFonts w:ascii="Arial" w:cs="Arial" w:eastAsia="Arial" w:hAnsi="Arial"/>
                <w:highlight w:val="yellow"/>
                <w:rtl w:val="0"/>
              </w:rPr>
              <w:delText xml:space="preserve">be connected</w:delText>
            </w:r>
          </w:del>
        </w:sdtContent>
      </w:sdt>
      <w:r w:rsidDel="00000000" w:rsidR="00000000" w:rsidRPr="00000000">
        <w:rPr>
          <w:rFonts w:ascii="Arial" w:cs="Arial" w:eastAsia="Arial" w:hAnsi="Arial"/>
          <w:highlight w:val="yellow"/>
          <w:rtl w:val="0"/>
        </w:rPr>
        <w:t xml:space="preserve"> to only one Gateway on the same network.</w:t>
      </w:r>
      <w:commentRangeEnd w:id="184"/>
      <w:r w:rsidDel="00000000" w:rsidR="00000000" w:rsidRPr="00000000">
        <w:commentReference w:id="184"/>
      </w:r>
      <w:commentRangeEnd w:id="185"/>
      <w:r w:rsidDel="00000000" w:rsidR="00000000" w:rsidRPr="00000000">
        <w:commentReference w:id="185"/>
      </w:r>
      <w:commentRangeEnd w:id="186"/>
      <w:r w:rsidDel="00000000" w:rsidR="00000000" w:rsidRPr="00000000">
        <w:commentReference w:id="186"/>
      </w:r>
      <w:r w:rsidDel="00000000" w:rsidR="00000000" w:rsidRPr="00000000">
        <w:rPr>
          <w:rtl w:val="0"/>
        </w:rPr>
      </w:r>
    </w:p>
    <w:p w:rsidR="00000000" w:rsidDel="00000000" w:rsidP="00000000" w:rsidRDefault="00000000" w:rsidRPr="00000000" w14:paraId="000014CD">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469"/>
        </w:sdtPr>
        <w:sdtContent>
          <w:commentRangeStart w:id="187"/>
        </w:sdtContent>
      </w:sdt>
      <w:r w:rsidDel="00000000" w:rsidR="00000000" w:rsidRPr="00000000">
        <w:rPr>
          <w:rFonts w:ascii="Arial" w:cs="Arial" w:eastAsia="Arial" w:hAnsi="Arial"/>
          <w:rtl w:val="0"/>
        </w:rPr>
        <w:t xml:space="preserve">should</w:t>
      </w:r>
      <w:commentRangeEnd w:id="187"/>
      <w:r w:rsidDel="00000000" w:rsidR="00000000" w:rsidRPr="00000000">
        <w:commentReference w:id="187"/>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CE">
      <w:pPr>
        <w:spacing w:after="26" w:lineRule="auto"/>
        <w:ind w:left="-15" w:right="4" w:firstLine="0"/>
        <w:rPr>
          <w:rFonts w:ascii="Arial" w:cs="Arial" w:eastAsia="Arial" w:hAnsi="Arial"/>
        </w:rPr>
      </w:pPr>
      <w:sdt>
        <w:sdtPr>
          <w:tag w:val="goog_rdk_470"/>
        </w:sdtPr>
        <w:sdtContent>
          <w:commentRangeStart w:id="188"/>
        </w:sdtContent>
      </w:sdt>
      <w:r w:rsidDel="00000000" w:rsidR="00000000" w:rsidRPr="00000000">
        <w:rPr>
          <w:rFonts w:ascii="Arial" w:cs="Arial" w:eastAsia="Arial" w:hAnsi="Arial"/>
          <w:rtl w:val="0"/>
        </w:rPr>
        <w:t xml:space="preserve">The time duration</w:t>
      </w:r>
      <w:commentRangeEnd w:id="188"/>
      <w:r w:rsidDel="00000000" w:rsidR="00000000" w:rsidRPr="00000000">
        <w:commentReference w:id="188"/>
      </w:r>
      <w:r w:rsidDel="00000000" w:rsidR="00000000" w:rsidRPr="00000000">
        <w:rPr>
          <w:rFonts w:ascii="Arial" w:cs="Arial" w:eastAsia="Arial" w:hAnsi="Arial"/>
          <w:rtl w:val="0"/>
        </w:rPr>
        <w:t xml:space="preserve"> </w:t>
      </w:r>
      <w:sdt>
        <w:sdtPr>
          <w:tag w:val="goog_rdk_471"/>
        </w:sdtPr>
        <w:sdtContent>
          <w:commentRangeStart w:id="189"/>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89"/>
      <w:r w:rsidDel="00000000" w:rsidR="00000000" w:rsidRPr="00000000">
        <w:commentReference w:id="189"/>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CF">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D0">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472"/>
        </w:sdtPr>
        <w:sdtContent>
          <w:commentRangeStart w:id="190"/>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90"/>
      <w:r w:rsidDel="00000000" w:rsidR="00000000" w:rsidRPr="00000000">
        <w:commentReference w:id="190"/>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D1">
      <w:pPr>
        <w:spacing w:after="0" w:lineRule="auto"/>
        <w:ind w:left="-15" w:right="4" w:firstLine="0"/>
        <w:rPr>
          <w:rFonts w:ascii="Arial" w:cs="Arial" w:eastAsia="Arial" w:hAnsi="Arial"/>
        </w:rPr>
      </w:pPr>
      <w:sdt>
        <w:sdtPr>
          <w:tag w:val="goog_rdk_473"/>
        </w:sdtPr>
        <w:sdtContent>
          <w:commentRangeStart w:id="191"/>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91"/>
      <w:r w:rsidDel="00000000" w:rsidR="00000000" w:rsidRPr="00000000">
        <w:commentReference w:id="191"/>
      </w:r>
      <w:r w:rsidDel="00000000" w:rsidR="00000000" w:rsidRPr="00000000">
        <w:rPr>
          <w:rtl w:val="0"/>
        </w:rPr>
      </w:r>
    </w:p>
    <w:p w:rsidR="00000000" w:rsidDel="00000000" w:rsidP="00000000" w:rsidRDefault="00000000" w:rsidRPr="00000000" w14:paraId="000014D2">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D3">
      <w:pPr>
        <w:spacing w:after="13" w:lineRule="auto"/>
        <w:ind w:left="-15" w:right="4" w:firstLine="0"/>
        <w:rPr>
          <w:rFonts w:ascii="Arial" w:cs="Arial" w:eastAsia="Arial" w:hAnsi="Arial"/>
        </w:rPr>
      </w:pPr>
      <w:sdt>
        <w:sdtPr>
          <w:tag w:val="goog_rdk_474"/>
        </w:sdtPr>
        <w:sdtContent>
          <w:commentRangeStart w:id="192"/>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192"/>
      <w:r w:rsidDel="00000000" w:rsidR="00000000" w:rsidRPr="00000000">
        <w:commentReference w:id="192"/>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D4">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D5">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w:t>
      </w:r>
      <w:sdt>
        <w:sdtPr>
          <w:tag w:val="goog_rdk_475"/>
        </w:sdtPr>
        <w:sdtContent>
          <w:commentRangeStart w:id="193"/>
        </w:sdtContent>
      </w:sdt>
      <w:r w:rsidDel="00000000" w:rsidR="00000000" w:rsidRPr="00000000">
        <w:rPr>
          <w:rFonts w:ascii="Arial" w:cs="Arial" w:eastAsia="Arial" w:hAnsi="Arial"/>
          <w:rtl w:val="0"/>
        </w:rPr>
        <w:t xml:space="preserve">appendix</w:t>
      </w:r>
      <w:commentRangeEnd w:id="193"/>
      <w:r w:rsidDel="00000000" w:rsidR="00000000" w:rsidRPr="00000000">
        <w:commentReference w:id="193"/>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D6">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D7">
      <w:pPr>
        <w:rPr>
          <w:rFonts w:ascii="Arial" w:cs="Arial" w:eastAsia="Arial" w:hAnsi="Arial"/>
        </w:rPr>
      </w:pPr>
      <w:sdt>
        <w:sdtPr>
          <w:tag w:val="goog_rdk_476"/>
        </w:sdtPr>
        <w:sdtContent>
          <w:commentRangeStart w:id="194"/>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sdt>
        <w:sdtPr>
          <w:tag w:val="goog_rdk_477"/>
        </w:sdtPr>
        <w:sdtContent>
          <w:ins w:author="davide.lenzarini@u-blox.com" w:id="148" w:date="2024-08-08T10:26:52Z">
            <w:commentRangeEnd w:id="194"/>
            <w:r w:rsidDel="00000000" w:rsidR="00000000" w:rsidRPr="00000000">
              <w:commentReference w:id="194"/>
            </w:r>
            <w:r w:rsidDel="00000000" w:rsidR="00000000" w:rsidRPr="00000000">
              <w:rPr>
                <w:rFonts w:ascii="Arial" w:cs="Arial" w:eastAsia="Arial" w:hAnsi="Arial"/>
                <w:b w:val="1"/>
                <w:rtl w:val="0"/>
              </w:rPr>
              <w:t xml:space="preserve"> from the perspective of the gateway</w:t>
            </w:r>
          </w:ins>
        </w:sdtContent>
      </w:sdt>
      <w:r w:rsidDel="00000000" w:rsidR="00000000" w:rsidRPr="00000000">
        <w:rPr>
          <w:rFonts w:ascii="Arial" w:cs="Arial" w:eastAsia="Arial" w:hAnsi="Arial"/>
          <w:rtl w:val="0"/>
        </w:rPr>
        <w:t xml:space="preserve">. Transition through these states is governed by a strictly coordinated sequence of packets between client and </w:t>
      </w:r>
      <w:sdt>
        <w:sdtPr>
          <w:tag w:val="goog_rdk_478"/>
        </w:sdtPr>
        <w:sdtContent>
          <w:del w:author="davide.lenzarini@u-blox.com" w:id="149" w:date="2024-08-08T10:26:2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w:t>
      </w:r>
      <w:sdt>
        <w:sdtPr>
          <w:tag w:val="goog_rdk_479"/>
        </w:sdtPr>
        <w:sdtContent>
          <w:del w:author="davide.lenzarini@u-blox.com" w:id="150" w:date="2024-08-08T10:27:13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CONNECT packet from that client. This state is supervised by the </w:t>
      </w:r>
      <w:sdt>
        <w:sdtPr>
          <w:tag w:val="goog_rdk_480"/>
        </w:sdtPr>
        <w:sdtContent>
          <w:del w:author="davide.lenzarini@u-blox.com" w:id="151" w:date="2024-08-08T10:27:20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“keep alive” timer. If the </w:t>
      </w:r>
      <w:sdt>
        <w:sdtPr>
          <w:tag w:val="goog_rdk_481"/>
        </w:sdtPr>
        <w:sdtContent>
          <w:del w:author="davide.lenzarini@u-blox.com" w:id="152" w:date="2024-08-08T10:27:2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w:t>
      </w:r>
      <w:sdt>
        <w:sdtPr>
          <w:tag w:val="goog_rdk_482"/>
        </w:sdtPr>
        <w:sdtContent>
          <w:del w:author="davide.lenzarini@u-blox.com" w:id="153" w:date="2024-08-08T10:28:12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w:t>
      </w:r>
      <w:sdt>
        <w:sdtPr>
          <w:tag w:val="goog_rdk_483"/>
        </w:sdtPr>
        <w:sdtContent>
          <w:del w:author="davide.lenzarini@u-blox.com" w:id="154" w:date="2024-08-08T10:28:5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w:t>
      </w:r>
      <w:sdt>
        <w:sdtPr>
          <w:tag w:val="goog_rdk_484"/>
        </w:sdtPr>
        <w:sdtContent>
          <w:commentRangeStart w:id="195"/>
        </w:sdtContent>
      </w:sdt>
      <w:r w:rsidDel="00000000" w:rsidR="00000000" w:rsidRPr="00000000">
        <w:rPr>
          <w:rFonts w:ascii="Arial" w:cs="Arial" w:eastAsia="Arial" w:hAnsi="Arial"/>
          <w:rtl w:val="0"/>
        </w:rPr>
        <w:t xml:space="preserve"> “Sleeping clients” section</w:t>
      </w:r>
      <w:commentRangeEnd w:id="195"/>
      <w:r w:rsidDel="00000000" w:rsidR="00000000" w:rsidRPr="00000000">
        <w:commentReference w:id="195"/>
      </w:r>
      <w:r w:rsidDel="00000000" w:rsidR="00000000" w:rsidRPr="00000000">
        <w:rPr>
          <w:rFonts w:ascii="Arial" w:cs="Arial" w:eastAsia="Arial" w:hAnsi="Arial"/>
          <w:rtl w:val="0"/>
        </w:rPr>
        <w:t xml:space="preserve">.</w:t>
      </w:r>
    </w:p>
    <w:p w:rsidR="00000000" w:rsidDel="00000000" w:rsidP="00000000" w:rsidRDefault="00000000" w:rsidRPr="00000000" w14:paraId="000014D8">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D9">
            <w:pPr>
              <w:jc w:val="center"/>
              <w:rPr>
                <w:rFonts w:ascii="Arial" w:cs="Arial" w:eastAsia="Arial" w:hAnsi="Arial"/>
                <w:b w:val="1"/>
              </w:rPr>
            </w:pPr>
            <w:sdt>
              <w:sdtPr>
                <w:tag w:val="goog_rdk_485"/>
              </w:sdtPr>
              <w:sdtContent>
                <w:commentRangeStart w:id="196"/>
              </w:sdtContent>
            </w:sdt>
            <w:sdt>
              <w:sdtPr>
                <w:tag w:val="goog_rdk_486"/>
              </w:sdtPr>
              <w:sdtContent>
                <w:commentRangeStart w:id="197"/>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DA">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DB">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DC">
            <w:pPr>
              <w:rPr>
                <w:rFonts w:ascii="Arial" w:cs="Arial" w:eastAsia="Arial" w:hAnsi="Arial"/>
                <w:b w:val="1"/>
              </w:rPr>
            </w:pPr>
            <w:commentRangeEnd w:id="196"/>
            <w:r w:rsidDel="00000000" w:rsidR="00000000" w:rsidRPr="00000000">
              <w:commentReference w:id="196"/>
            </w:r>
            <w:commentRangeEnd w:id="197"/>
            <w:r w:rsidDel="00000000" w:rsidR="00000000" w:rsidRPr="00000000">
              <w:commentReference w:id="197"/>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DD">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DE">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DF">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E0">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by way of supervised </w:t>
            </w:r>
            <w:sdt>
              <w:sdtPr>
                <w:tag w:val="goog_rdk_487"/>
              </w:sdtPr>
              <w:sdtContent>
                <w:ins w:author="davide.lenzarini@u-blox.com" w:id="155" w:date="2024-08-08T10:41:49Z">
                  <w:r w:rsidDel="00000000" w:rsidR="00000000" w:rsidRPr="00000000">
                    <w:rPr>
                      <w:rFonts w:ascii="Arial" w:cs="Arial" w:eastAsia="Arial" w:hAnsi="Arial"/>
                      <w:rtl w:val="0"/>
                    </w:rPr>
                    <w:t xml:space="preserve">“keep alive” </w:t>
                  </w:r>
                </w:ins>
              </w:sdtContent>
            </w:sdt>
            <w:r w:rsidDel="00000000" w:rsidR="00000000" w:rsidRPr="00000000">
              <w:rPr>
                <w:rFonts w:ascii="Arial" w:cs="Arial" w:eastAsia="Arial" w:hAnsi="Arial"/>
                <w:rtl w:val="0"/>
              </w:rPr>
              <w:t xml:space="preserve">gateway timer</w:t>
            </w:r>
            <w:sdt>
              <w:sdtPr>
                <w:tag w:val="goog_rdk_488"/>
              </w:sdtPr>
              <w:sdtContent>
                <w:del w:author="davide.lenzarini@u-blox.com" w:id="156" w:date="2024-08-08T10:41:56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w:t>
            </w:r>
          </w:p>
        </w:tc>
        <w:tc>
          <w:tcPr/>
          <w:p w:rsidR="00000000" w:rsidDel="00000000" w:rsidP="00000000" w:rsidRDefault="00000000" w:rsidRPr="00000000" w14:paraId="000014E1">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E2">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3">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E4">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489"/>
              </w:sdtPr>
              <w:sdtContent>
                <w:commentRangeStart w:id="198"/>
              </w:sdtContent>
            </w:sdt>
            <w:r w:rsidDel="00000000" w:rsidR="00000000" w:rsidRPr="00000000">
              <w:rPr>
                <w:rFonts w:ascii="Arial" w:cs="Arial" w:eastAsia="Arial" w:hAnsi="Arial"/>
                <w:rtl w:val="0"/>
              </w:rPr>
              <w:t xml:space="preserve">way of supervised gateway timers</w:t>
            </w:r>
            <w:commentRangeEnd w:id="198"/>
            <w:r w:rsidDel="00000000" w:rsidR="00000000" w:rsidRPr="00000000">
              <w:commentReference w:id="19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E5">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E6">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E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8">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EA">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way of supervised gateway timers</w:t>
            </w:r>
            <w:sdt>
              <w:sdtPr>
                <w:tag w:val="goog_rdk_490"/>
              </w:sdtPr>
              <w:sdtContent>
                <w:ins w:author="davide.lenzarini@u-blox.com" w:id="157" w:date="2024-08-08T10:58:14Z">
                  <w:r w:rsidDel="00000000" w:rsidR="00000000" w:rsidRPr="00000000">
                    <w:rPr>
                      <w:rFonts w:ascii="Arial" w:cs="Arial" w:eastAsia="Arial" w:hAnsi="Arial"/>
                      <w:rtl w:val="0"/>
                    </w:rPr>
                    <w:t xml:space="preserve"> for the possible PUBACK, PUBREC, PUBCOMP or REGACK packets to be receiv</w:t>
                  </w:r>
                </w:ins>
              </w:sdtContent>
            </w:sdt>
            <w:r w:rsidDel="00000000" w:rsidR="00000000" w:rsidRPr="00000000">
              <w:rPr>
                <w:rFonts w:ascii="Arial" w:cs="Arial" w:eastAsia="Arial" w:hAnsi="Arial"/>
                <w:rtl w:val="0"/>
              </w:rPr>
              <w:t xml:space="preserve">ed from the Client).</w:t>
            </w:r>
          </w:p>
        </w:tc>
        <w:tc>
          <w:tcPr/>
          <w:p w:rsidR="00000000" w:rsidDel="00000000" w:rsidP="00000000" w:rsidRDefault="00000000" w:rsidRPr="00000000" w14:paraId="000014EB">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EC">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EE">
            <w:pPr>
              <w:rPr>
                <w:rFonts w:ascii="Arial" w:cs="Arial" w:eastAsia="Arial" w:hAnsi="Arial"/>
                <w:b w:val="1"/>
              </w:rPr>
            </w:pPr>
            <w:sdt>
              <w:sdtPr>
                <w:tag w:val="goog_rdk_491"/>
              </w:sdtPr>
              <w:sdtContent>
                <w:commentRangeStart w:id="199"/>
              </w:sdtContent>
            </w:sdt>
            <w:r w:rsidDel="00000000" w:rsidR="00000000" w:rsidRPr="00000000">
              <w:rPr>
                <w:rFonts w:ascii="Arial" w:cs="Arial" w:eastAsia="Arial" w:hAnsi="Arial"/>
                <w:b w:val="1"/>
                <w:rtl w:val="0"/>
              </w:rPr>
              <w:t xml:space="preserve">LOST</w:t>
            </w:r>
            <w:commentRangeEnd w:id="199"/>
            <w:r w:rsidDel="00000000" w:rsidR="00000000" w:rsidRPr="00000000">
              <w:commentReference w:id="199"/>
            </w:r>
            <w:r w:rsidDel="00000000" w:rsidR="00000000" w:rsidRPr="00000000">
              <w:rPr>
                <w:rtl w:val="0"/>
              </w:rPr>
            </w:r>
          </w:p>
        </w:tc>
        <w:tc>
          <w:tcPr/>
          <w:p w:rsidR="00000000" w:rsidDel="00000000" w:rsidP="00000000" w:rsidRDefault="00000000" w:rsidRPr="00000000" w14:paraId="000014EF">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w:t>
            </w:r>
            <w:r w:rsidDel="00000000" w:rsidR="00000000" w:rsidRPr="00000000">
              <w:rPr>
                <w:rFonts w:ascii="Arial" w:cs="Arial" w:eastAsia="Arial" w:hAnsi="Arial"/>
                <w:rtl w:val="0"/>
              </w:rPr>
              <w:t xml:space="preserve">or PUBLISH </w:t>
            </w:r>
            <w:sdt>
              <w:sdtPr>
                <w:tag w:val="goog_rdk_492"/>
              </w:sdtPr>
              <w:sdtContent>
                <w:ins w:author="davide.lenzarini@u-blox.com" w:id="158" w:date="2024-08-08T12:30:08Z">
                  <w:r w:rsidDel="00000000" w:rsidR="00000000" w:rsidRPr="00000000">
                    <w:rPr>
                      <w:rFonts w:ascii="Arial" w:cs="Arial" w:eastAsia="Arial" w:hAnsi="Arial"/>
                      <w:rtl w:val="0"/>
                    </w:rPr>
                    <w:t xml:space="preserve">QoS </w:t>
                  </w:r>
                </w:ins>
              </w:sdtContent>
            </w:sdt>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F0">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F1">
      <w:pPr>
        <w:jc w:val="left"/>
        <w:rPr>
          <w:rFonts w:ascii="Arial" w:cs="Arial" w:eastAsia="Arial" w:hAnsi="Arial"/>
        </w:rPr>
      </w:pPr>
      <w:r w:rsidDel="00000000" w:rsidR="00000000" w:rsidRPr="00000000">
        <w:rPr>
          <w:rtl w:val="0"/>
        </w:rPr>
      </w:r>
    </w:p>
    <w:p w:rsidR="00000000" w:rsidDel="00000000" w:rsidP="00000000" w:rsidRDefault="00000000" w:rsidRPr="00000000" w14:paraId="000014F2">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1.png"/>
            <a:graphic>
              <a:graphicData uri="http://schemas.openxmlformats.org/drawingml/2006/picture">
                <pic:pic>
                  <pic:nvPicPr>
                    <pic:cNvPr id="0" name="image11.png"/>
                    <pic:cNvPicPr preferRelativeResize="0"/>
                  </pic:nvPicPr>
                  <pic:blipFill>
                    <a:blip r:embed="rId83"/>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F3">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493"/>
        </w:sdtPr>
        <w:sdtContent>
          <w:commentRangeStart w:id="200"/>
        </w:sdtContent>
      </w:sdt>
      <w:r w:rsidDel="00000000" w:rsidR="00000000" w:rsidRPr="00000000">
        <w:rPr>
          <w:rFonts w:ascii="Arial" w:cs="Arial" w:eastAsia="Arial" w:hAnsi="Arial"/>
          <w:rtl w:val="0"/>
        </w:rPr>
        <w:t xml:space="preserve">The Server </w:t>
      </w:r>
      <w:sdt>
        <w:sdtPr>
          <w:tag w:val="goog_rdk_494"/>
        </w:sdtPr>
        <w:sdtContent>
          <w:ins w:author="davide.lenzarini@u-blox.com" w:id="159" w:date="2024-08-08T12:30:20Z">
            <w:r w:rsidDel="00000000" w:rsidR="00000000" w:rsidRPr="00000000">
              <w:rPr>
                <w:rFonts w:ascii="Arial" w:cs="Arial" w:eastAsia="Arial" w:hAnsi="Arial"/>
                <w:rtl w:val="0"/>
              </w:rPr>
              <w:t xml:space="preserve">v</w:t>
            </w:r>
          </w:ins>
        </w:sdtContent>
      </w:sdt>
      <w:sdt>
        <w:sdtPr>
          <w:tag w:val="goog_rdk_495"/>
        </w:sdtPr>
        <w:sdtContent>
          <w:del w:author="davide.lenzarini@u-blox.com" w:id="159" w:date="2024-08-08T12:30:20Z">
            <w:r w:rsidDel="00000000" w:rsidR="00000000" w:rsidRPr="00000000">
              <w:rPr>
                <w:rFonts w:ascii="Arial" w:cs="Arial" w:eastAsia="Arial" w:hAnsi="Arial"/>
                <w:rtl w:val="0"/>
              </w:rPr>
              <w:delText xml:space="preserve">V</w:delText>
            </w:r>
          </w:del>
        </w:sdtContent>
      </w:sdt>
      <w:r w:rsidDel="00000000" w:rsidR="00000000" w:rsidRPr="00000000">
        <w:rPr>
          <w:rFonts w:ascii="Arial" w:cs="Arial" w:eastAsia="Arial" w:hAnsi="Arial"/>
          <w:rtl w:val="0"/>
        </w:rPr>
        <w:t xml:space="preserve">iew of the Client State</w:t>
      </w:r>
      <w:commentRangeEnd w:id="200"/>
      <w:r w:rsidDel="00000000" w:rsidR="00000000" w:rsidRPr="00000000">
        <w:commentReference w:id="200"/>
      </w:r>
      <w:r w:rsidDel="00000000" w:rsidR="00000000" w:rsidRPr="00000000">
        <w:rPr>
          <w:rtl w:val="0"/>
        </w:rPr>
      </w:r>
    </w:p>
    <w:p w:rsidR="00000000" w:rsidDel="00000000" w:rsidP="00000000" w:rsidRDefault="00000000" w:rsidRPr="00000000" w14:paraId="000014F4">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4F5">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F6">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w:t>
      </w:r>
      <w:sdt>
        <w:sdtPr>
          <w:tag w:val="goog_rdk_496"/>
        </w:sdtPr>
        <w:sdtContent>
          <w:del w:author="davide.lenzarini@u-blox.com" w:id="160" w:date="2024-08-08T12:33:28Z">
            <w:r w:rsidDel="00000000" w:rsidR="00000000" w:rsidRPr="00000000">
              <w:rPr>
                <w:rtl w:val="0"/>
              </w:rPr>
              <w:delText xml:space="preserve"> </w:delText>
            </w:r>
          </w:del>
          <w:sdt>
            <w:sdtPr>
              <w:tag w:val="goog_rdk_497"/>
            </w:sdtPr>
            <w:sdtContent>
              <w:commentRangeStart w:id="201"/>
            </w:sdtContent>
          </w:sdt>
          <w:del w:author="davide.lenzarini@u-blox.com" w:id="160" w:date="2024-08-08T12:33:28Z">
            <w:r w:rsidDel="00000000" w:rsidR="00000000" w:rsidRPr="00000000">
              <w:rPr>
                <w:rtl w:val="0"/>
              </w:rPr>
              <w:delText xml:space="preserve">or from Asleep to Lost state or from Awake to Lost state</w:delText>
            </w:r>
          </w:del>
        </w:sdtContent>
      </w:sdt>
      <w:commentRangeEnd w:id="201"/>
      <w:r w:rsidDel="00000000" w:rsidR="00000000" w:rsidRPr="00000000">
        <w:commentReference w:id="201"/>
      </w:r>
      <w:r w:rsidDel="00000000" w:rsidR="00000000" w:rsidRPr="00000000">
        <w:rPr>
          <w:rtl w:val="0"/>
        </w:rPr>
        <w:t xml:space="preserve">.</w:t>
      </w:r>
      <w:r w:rsidDel="00000000" w:rsidR="00000000" w:rsidRPr="00000000">
        <w:rPr>
          <w:rtl w:val="0"/>
        </w:rPr>
      </w:r>
    </w:p>
    <w:sdt>
      <w:sdtPr>
        <w:tag w:val="goog_rdk_499"/>
      </w:sdtPr>
      <w:sdtContent>
        <w:p w:rsidR="00000000" w:rsidDel="00000000" w:rsidP="00000000" w:rsidRDefault="00000000" w:rsidRPr="00000000" w14:paraId="000014F7">
          <w:pPr>
            <w:numPr>
              <w:ilvl w:val="0"/>
              <w:numId w:val="6"/>
            </w:numPr>
            <w:spacing w:before="0" w:lineRule="auto"/>
            <w:ind w:left="720" w:hanging="360"/>
            <w:rPr>
              <w:ins w:author="davide.lenzarini@u-blox.com" w:id="161" w:date="2024-08-08T12:33:58Z"/>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sdt>
            <w:sdtPr>
              <w:tag w:val="goog_rdk_498"/>
            </w:sdtPr>
            <w:sdtContent>
              <w:ins w:author="davide.lenzarini@u-blox.com" w:id="161" w:date="2024-08-08T12:33:58Z">
                <w:r w:rsidDel="00000000" w:rsidR="00000000" w:rsidRPr="00000000">
                  <w:rPr>
                    <w:rtl w:val="0"/>
                  </w:rPr>
                </w:r>
              </w:ins>
            </w:sdtContent>
          </w:sdt>
        </w:p>
      </w:sdtContent>
    </w:sdt>
    <w:p w:rsidR="00000000" w:rsidDel="00000000" w:rsidP="00000000" w:rsidRDefault="00000000" w:rsidRPr="00000000" w14:paraId="000014F8">
      <w:pPr>
        <w:numPr>
          <w:ilvl w:val="0"/>
          <w:numId w:val="6"/>
        </w:numPr>
        <w:spacing w:before="0" w:lineRule="auto"/>
        <w:ind w:left="720" w:hanging="360"/>
        <w:rPr>
          <w:u w:val="none"/>
        </w:rPr>
      </w:pPr>
      <w:sdt>
        <w:sdtPr>
          <w:tag w:val="goog_rdk_500"/>
        </w:sdtPr>
        <w:sdtContent>
          <w:ins w:author="davide.lenzarini@u-blox.com" w:id="161" w:date="2024-08-08T12:33:58Z">
            <w:r w:rsidDel="00000000" w:rsidR="00000000" w:rsidRPr="00000000">
              <w:rPr>
                <w:rtl w:val="0"/>
              </w:rPr>
              <w:t xml:space="preserve">Retransmission timers for the packets not yet acknowledged. </w:t>
            </w:r>
          </w:ins>
        </w:sdtContent>
      </w:sdt>
      <w:sdt>
        <w:sdtPr>
          <w:tag w:val="goog_rdk_501"/>
        </w:sdtPr>
        <w:sdtContent>
          <w:r w:rsidDel="00000000" w:rsidR="00000000" w:rsidRPr="00000000">
            <w:rPr>
              <w:rtl w:val="0"/>
            </w:rPr>
          </w:r>
        </w:sdtContent>
      </w:sdt>
    </w:p>
    <w:p w:rsidR="00000000" w:rsidDel="00000000" w:rsidP="00000000" w:rsidRDefault="00000000" w:rsidRPr="00000000" w14:paraId="000014F9">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4FA">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w:t>
      </w:r>
      <w:sdt>
        <w:sdtPr>
          <w:tag w:val="goog_rdk_502"/>
        </w:sdtPr>
        <w:sdtContent>
          <w:ins w:author="davide.lenzarini@u-blox.com" w:id="163" w:date="2024-08-08T12:39:06Z">
            <w:r w:rsidDel="00000000" w:rsidR="00000000" w:rsidRPr="00000000">
              <w:rPr>
                <w:rFonts w:ascii="Arial" w:cs="Arial" w:eastAsia="Arial" w:hAnsi="Arial"/>
                <w:rtl w:val="0"/>
              </w:rPr>
              <w:t xml:space="preserve">session state </w:t>
            </w:r>
          </w:ins>
        </w:sdtContent>
      </w:sdt>
      <w:sdt>
        <w:sdtPr>
          <w:tag w:val="goog_rdk_503"/>
        </w:sdtPr>
        <w:sdtContent>
          <w:del w:author="davide.lenzarini@u-blox.com" w:id="163" w:date="2024-08-08T12:39:06Z">
            <w:r w:rsidDel="00000000" w:rsidR="00000000" w:rsidRPr="00000000">
              <w:rPr>
                <w:rFonts w:ascii="Arial" w:cs="Arial" w:eastAsia="Arial" w:hAnsi="Arial"/>
                <w:rtl w:val="0"/>
              </w:rPr>
              <w:delText xml:space="preserve">subscriptions a</w:delText>
            </w:r>
          </w:del>
        </w:sdtContent>
      </w:sdt>
      <w:sdt>
        <w:sdtPr>
          <w:tag w:val="goog_rdk_504"/>
        </w:sdtPr>
        <w:sdtContent>
          <w:del w:author="davide.lenzarini@u-blox.com" w:id="164" w:date="2024-08-08T12:39:21Z">
            <w:r w:rsidDel="00000000" w:rsidR="00000000" w:rsidRPr="00000000">
              <w:rPr>
                <w:rFonts w:ascii="Arial" w:cs="Arial" w:eastAsia="Arial" w:hAnsi="Arial"/>
                <w:rtl w:val="0"/>
              </w:rPr>
              <w:delText xml:space="preserve">re</w:delText>
            </w:r>
          </w:del>
        </w:sdtContent>
      </w:sdt>
      <w:sdt>
        <w:sdtPr>
          <w:tag w:val="goog_rdk_505"/>
        </w:sdtPr>
        <w:sdtContent>
          <w:ins w:author="davide.lenzarini@u-blox.com" w:id="164" w:date="2024-08-08T12:39:21Z">
            <w:r w:rsidDel="00000000" w:rsidR="00000000" w:rsidRPr="00000000">
              <w:rPr>
                <w:rFonts w:ascii="Arial" w:cs="Arial" w:eastAsia="Arial" w:hAnsi="Arial"/>
                <w:rtl w:val="0"/>
              </w:rPr>
              <w:t xml:space="preserve">is</w:t>
            </w:r>
          </w:ins>
        </w:sdtContent>
      </w:sdt>
      <w:r w:rsidDel="00000000" w:rsidR="00000000" w:rsidRPr="00000000">
        <w:rPr>
          <w:rFonts w:ascii="Arial" w:cs="Arial" w:eastAsia="Arial" w:hAnsi="Arial"/>
          <w:rtl w:val="0"/>
        </w:rPr>
        <w:t xml:space="preserve"> retained for no less than the session expiration interval. </w:t>
      </w:r>
      <w:sdt>
        <w:sdtPr>
          <w:tag w:val="goog_rdk_506"/>
        </w:sdtPr>
        <w:sdtContent>
          <w:ins w:author="davide.lenzarini@u-blox.com" w:id="165" w:date="2024-08-08T12:39:38Z">
            <w:r w:rsidDel="00000000" w:rsidR="00000000" w:rsidRPr="00000000">
              <w:rPr>
                <w:rFonts w:ascii="Arial" w:cs="Arial" w:eastAsia="Arial" w:hAnsi="Arial"/>
                <w:rtl w:val="0"/>
              </w:rPr>
              <w:t xml:space="preserve">The session state is</w:t>
            </w:r>
          </w:ins>
        </w:sdtContent>
      </w:sdt>
      <w:sdt>
        <w:sdtPr>
          <w:tag w:val="goog_rdk_507"/>
        </w:sdtPr>
        <w:sdtContent>
          <w:del w:author="davide.lenzarini@u-blox.com" w:id="165" w:date="2024-08-08T12:39:38Z">
            <w:r w:rsidDel="00000000" w:rsidR="00000000" w:rsidRPr="00000000">
              <w:rPr>
                <w:rFonts w:ascii="Arial" w:cs="Arial" w:eastAsia="Arial" w:hAnsi="Arial"/>
                <w:rtl w:val="0"/>
              </w:rPr>
              <w:delText xml:space="preserve">They are </w:delText>
            </w:r>
          </w:del>
        </w:sdtContent>
      </w:sdt>
      <w:r w:rsidDel="00000000" w:rsidR="00000000" w:rsidRPr="00000000">
        <w:rPr>
          <w:rFonts w:ascii="Arial" w:cs="Arial" w:eastAsia="Arial" w:hAnsi="Arial"/>
          <w:rtl w:val="0"/>
        </w:rPr>
        <w:t xml:space="preserve">persistent and valid for new (non clean start) sessions, until </w:t>
      </w:r>
      <w:sdt>
        <w:sdtPr>
          <w:tag w:val="goog_rdk_508"/>
        </w:sdtPr>
        <w:sdtContent>
          <w:del w:author="davide.lenzarini@u-blox.com" w:id="166" w:date="2024-08-08T12:40:16Z">
            <w:r w:rsidDel="00000000" w:rsidR="00000000" w:rsidRPr="00000000">
              <w:rPr>
                <w:rFonts w:ascii="Arial" w:cs="Arial" w:eastAsia="Arial" w:hAnsi="Arial"/>
                <w:rtl w:val="0"/>
              </w:rPr>
              <w:delText xml:space="preserve">either they are explicitly un-subscribed by the client, or </w:delText>
            </w:r>
          </w:del>
        </w:sdtContent>
      </w:sdt>
      <w:r w:rsidDel="00000000" w:rsidR="00000000" w:rsidRPr="00000000">
        <w:rPr>
          <w:rFonts w:ascii="Arial" w:cs="Arial" w:eastAsia="Arial" w:hAnsi="Arial"/>
          <w:rtl w:val="0"/>
        </w:rPr>
        <w:t xml:space="preserve">the client establishes a new session with the “clean start” flag set or </w:t>
      </w:r>
      <w:sdt>
        <w:sdtPr>
          <w:tag w:val="goog_rdk_509"/>
        </w:sdtPr>
        <w:sdtContent>
          <w:ins w:author="davide.lenzarini@u-blox.com" w:id="167" w:date="2024-08-08T12:40:50Z">
            <w:r w:rsidDel="00000000" w:rsidR="00000000" w:rsidRPr="00000000">
              <w:rPr>
                <w:rFonts w:ascii="Arial" w:cs="Arial" w:eastAsia="Arial" w:hAnsi="Arial"/>
                <w:rtl w:val="0"/>
              </w:rPr>
              <w:t xml:space="preserve">the </w:t>
            </w:r>
          </w:ins>
        </w:sdtContent>
      </w:sdt>
      <w:sdt>
        <w:sdtPr>
          <w:tag w:val="goog_rdk_510"/>
        </w:sdtPr>
        <w:sdtContent>
          <w:del w:author="davide.lenzarini@u-blox.com" w:id="167" w:date="2024-08-08T12:40:50Z">
            <w:r w:rsidDel="00000000" w:rsidR="00000000" w:rsidRPr="00000000">
              <w:rPr>
                <w:rFonts w:ascii="Arial" w:cs="Arial" w:eastAsia="Arial" w:hAnsi="Arial"/>
                <w:rtl w:val="0"/>
              </w:rPr>
              <w:delText xml:space="preserve">their </w:delText>
            </w:r>
          </w:del>
        </w:sdtContent>
      </w:sdt>
      <w:r w:rsidDel="00000000" w:rsidR="00000000" w:rsidRPr="00000000">
        <w:rPr>
          <w:rFonts w:ascii="Arial" w:cs="Arial" w:eastAsia="Arial" w:hAnsi="Arial"/>
          <w:rtl w:val="0"/>
        </w:rPr>
        <w:t xml:space="preserve">idle time exceeds the session expiry interval associated with the session.</w:t>
      </w:r>
    </w:p>
    <w:p w:rsidR="00000000" w:rsidDel="00000000" w:rsidP="00000000" w:rsidRDefault="00000000" w:rsidRPr="00000000" w14:paraId="000014FB">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FC">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w:t>
      </w:r>
      <w:sdt>
        <w:sdtPr>
          <w:tag w:val="goog_rdk_511"/>
        </w:sdtPr>
        <w:sdtContent>
          <w:ins w:author="davide.lenzarini@u-blox.com" w:id="168" w:date="2024-08-08T12:41:49Z">
            <w:r w:rsidDel="00000000" w:rsidR="00000000" w:rsidRPr="00000000">
              <w:rPr>
                <w:rFonts w:ascii="Arial" w:cs="Arial" w:eastAsia="Arial" w:hAnsi="Arial"/>
                <w:rtl w:val="0"/>
              </w:rPr>
              <w:t xml:space="preserve">s</w:t>
            </w:r>
          </w:ins>
        </w:sdtContent>
      </w:sdt>
      <w:sdt>
        <w:sdtPr>
          <w:tag w:val="goog_rdk_512"/>
        </w:sdtPr>
        <w:sdtContent>
          <w:del w:author="davide.lenzarini@u-blox.com" w:id="168" w:date="2024-08-08T12:41:49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ession </w:t>
      </w:r>
      <w:sdt>
        <w:sdtPr>
          <w:tag w:val="goog_rdk_513"/>
        </w:sdtPr>
        <w:sdtContent>
          <w:ins w:author="davide.lenzarini@u-blox.com" w:id="169" w:date="2024-08-08T12:41:45Z">
            <w:r w:rsidDel="00000000" w:rsidR="00000000" w:rsidRPr="00000000">
              <w:rPr>
                <w:rFonts w:ascii="Arial" w:cs="Arial" w:eastAsia="Arial" w:hAnsi="Arial"/>
                <w:rtl w:val="0"/>
              </w:rPr>
              <w:t xml:space="preserve">state </w:t>
            </w:r>
          </w:ins>
        </w:sdtContent>
      </w:sdt>
      <w:r w:rsidDel="00000000" w:rsidR="00000000" w:rsidRPr="00000000">
        <w:rPr>
          <w:rFonts w:ascii="Arial" w:cs="Arial" w:eastAsia="Arial" w:hAnsi="Arial"/>
          <w:rtl w:val="0"/>
        </w:rPr>
        <w:t xml:space="preserve">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FD">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514"/>
        </w:sdtPr>
        <w:sdtContent>
          <w:ins w:author="davide.lenzarini@u-blox.com" w:id="170" w:date="2024-08-08T12:41:57Z">
            <w:r w:rsidDel="00000000" w:rsidR="00000000" w:rsidRPr="00000000">
              <w:rPr>
                <w:rFonts w:ascii="Arial" w:cs="Arial" w:eastAsia="Arial" w:hAnsi="Arial"/>
                <w:rtl w:val="0"/>
              </w:rPr>
              <w:t xml:space="preserve">session state data </w:t>
            </w:r>
          </w:ins>
        </w:sdtContent>
      </w:sdt>
      <w:sdt>
        <w:sdtPr>
          <w:tag w:val="goog_rdk_515"/>
        </w:sdtPr>
        <w:sdtContent>
          <w:del w:author="davide.lenzarini@u-blox.com" w:id="170"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14FE">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516"/>
        </w:sdtPr>
        <w:sdtContent>
          <w:ins w:author="davide.lenzarini@u-blox.com" w:id="171"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14FF">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517"/>
        </w:sdtPr>
        <w:sdtContent>
          <w:ins w:author="davide.lenzarini@u-blox.com" w:id="172" w:date="2024-08-08T12:42:42Z">
            <w:r w:rsidDel="00000000" w:rsidR="00000000" w:rsidRPr="00000000">
              <w:rPr>
                <w:rFonts w:ascii="Arial" w:cs="Arial" w:eastAsia="Arial" w:hAnsi="Arial"/>
                <w:rtl w:val="0"/>
              </w:rPr>
              <w:t xml:space="preserve">session state data</w:t>
            </w:r>
          </w:ins>
        </w:sdtContent>
      </w:sdt>
      <w:sdt>
        <w:sdtPr>
          <w:tag w:val="goog_rdk_518"/>
        </w:sdtPr>
        <w:sdtContent>
          <w:del w:author="davide.lenzarini@u-blox.com" w:id="172"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150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501">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503">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04">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519"/>
        </w:sdtPr>
        <w:sdtContent>
          <w:del w:author="davide.lenzarini@u-blox.com" w:id="173" w:date="2024-08-08T12:51:41Z">
            <w:r w:rsidDel="00000000" w:rsidR="00000000" w:rsidRPr="00000000">
              <w:rPr>
                <w:rFonts w:ascii="Arial" w:cs="Arial" w:eastAsia="Arial" w:hAnsi="Arial"/>
                <w:rtl w:val="0"/>
              </w:rPr>
              <w:delText xml:space="preserve">, </w:delText>
            </w:r>
          </w:del>
          <w:sdt>
            <w:sdtPr>
              <w:tag w:val="goog_rdk_520"/>
            </w:sdtPr>
            <w:sdtContent>
              <w:commentRangeStart w:id="202"/>
            </w:sdtContent>
          </w:sdt>
          <w:del w:author="davide.lenzarini@u-blox.com" w:id="173" w:date="2024-08-08T12:51:41Z">
            <w:sdt>
              <w:sdtPr>
                <w:tag w:val="goog_rdk_521"/>
              </w:sdtPr>
              <w:sdtContent>
                <w:commentRangeStart w:id="203"/>
              </w:sdtContent>
            </w:sdt>
            <w:sdt>
              <w:sdtPr>
                <w:tag w:val="goog_rdk_522"/>
              </w:sdtPr>
              <w:sdtContent>
                <w:commentRangeStart w:id="204"/>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202"/>
      <w:r w:rsidDel="00000000" w:rsidR="00000000" w:rsidRPr="00000000">
        <w:commentReference w:id="202"/>
      </w:r>
      <w:commentRangeEnd w:id="203"/>
      <w:r w:rsidDel="00000000" w:rsidR="00000000" w:rsidRPr="00000000">
        <w:commentReference w:id="203"/>
      </w:r>
      <w:commentRangeEnd w:id="204"/>
      <w:r w:rsidDel="00000000" w:rsidR="00000000" w:rsidRPr="00000000">
        <w:commentReference w:id="204"/>
      </w:r>
      <w:r w:rsidDel="00000000" w:rsidR="00000000" w:rsidRPr="00000000">
        <w:rPr>
          <w:rFonts w:ascii="Arial" w:cs="Arial" w:eastAsia="Arial" w:hAnsi="Arial"/>
          <w:rtl w:val="0"/>
        </w:rPr>
        <w:t xml:space="preserve"> The gateway will specify </w:t>
      </w:r>
      <w:sdt>
        <w:sdtPr>
          <w:tag w:val="goog_rdk_523"/>
        </w:sdtPr>
        <w:sdtContent>
          <w:ins w:author="davide.lenzarini@u-blox.com" w:id="174"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524"/>
        </w:sdtPr>
        <w:sdtContent>
          <w:ins w:author="davide.lenzarini@u-blox.com" w:id="175"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525"/>
        </w:sdtPr>
        <w:sdtContent>
          <w:del w:author="davide.lenzarini@u-blox.com" w:id="176"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526"/>
        </w:sdtPr>
        <w:sdtContent>
          <w:commentRangeStart w:id="205"/>
        </w:sdtContent>
      </w:sdt>
      <w:r w:rsidDel="00000000" w:rsidR="00000000" w:rsidRPr="00000000">
        <w:rPr>
          <w:rFonts w:ascii="Arial" w:cs="Arial" w:eastAsia="Arial" w:hAnsi="Arial"/>
          <w:rtl w:val="0"/>
        </w:rPr>
        <w:t xml:space="preserve">it will also set a reason code on the REGACK to indicate the issue</w:t>
      </w:r>
      <w:commentRangeEnd w:id="205"/>
      <w:r w:rsidDel="00000000" w:rsidR="00000000" w:rsidRPr="00000000">
        <w:commentReference w:id="205"/>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1506">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527"/>
        </w:sdtPr>
        <w:sdtContent>
          <w:ins w:author="davide.lenzarini@u-blox.com" w:id="177" w:date="2024-08-08T12:57:37Z">
            <w:r w:rsidDel="00000000" w:rsidR="00000000" w:rsidRPr="00000000">
              <w:rPr>
                <w:rFonts w:ascii="Arial" w:cs="Arial" w:eastAsia="Arial" w:hAnsi="Arial"/>
                <w:highlight w:val="yellow"/>
                <w:rtl w:val="0"/>
              </w:rPr>
              <w:t xml:space="preserve">error</w:t>
            </w:r>
          </w:ins>
        </w:sdtContent>
      </w:sdt>
      <w:sdt>
        <w:sdtPr>
          <w:tag w:val="goog_rdk_528"/>
        </w:sdtPr>
        <w:sdtContent>
          <w:del w:author="davide.lenzarini@u-blox.com" w:id="177" w:date="2024-08-08T12:57:37Z">
            <w:r w:rsidDel="00000000" w:rsidR="00000000" w:rsidRPr="00000000">
              <w:rPr>
                <w:rFonts w:ascii="Arial" w:cs="Arial" w:eastAsia="Arial" w:hAnsi="Arial"/>
                <w:highlight w:val="yellow"/>
                <w:rtl w:val="0"/>
              </w:rPr>
              <w:delText xml:space="preserve">v</w:delText>
            </w:r>
          </w:del>
        </w:sdtContent>
      </w:sdt>
      <w:sdt>
        <w:sdtPr>
          <w:tag w:val="goog_rdk_529"/>
        </w:sdtPr>
        <w:sdtContent>
          <w:del w:author="davide.lenzarini@u-blox.com" w:id="178"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07">
      <w:pPr>
        <w:rPr>
          <w:rFonts w:ascii="Arial" w:cs="Arial" w:eastAsia="Arial" w:hAnsi="Arial"/>
        </w:rPr>
      </w:pPr>
      <w:sdt>
        <w:sdtPr>
          <w:tag w:val="goog_rdk_530"/>
        </w:sdtPr>
        <w:sdtContent>
          <w:commentRangeStart w:id="206"/>
        </w:sdtContent>
      </w:sdt>
      <w:r w:rsidDel="00000000" w:rsidR="00000000" w:rsidRPr="00000000">
        <w:rPr>
          <w:rFonts w:ascii="Arial" w:cs="Arial" w:eastAsia="Arial" w:hAnsi="Arial"/>
          <w:rtl w:val="0"/>
        </w:rPr>
        <w:t xml:space="preserve">If there are no predefined topic aliases, the gateway will pass back a </w:t>
      </w:r>
      <w:sdt>
        <w:sdtPr>
          <w:tag w:val="goog_rdk_531"/>
        </w:sdtPr>
        <w:sdtContent>
          <w:ins w:author="davide.lenzarini@u-blox.com" w:id="179" w:date="2024-08-08T13:23:55Z">
            <w:r w:rsidDel="00000000" w:rsidR="00000000" w:rsidRPr="00000000">
              <w:rPr>
                <w:rFonts w:ascii="Arial" w:cs="Arial" w:eastAsia="Arial" w:hAnsi="Arial"/>
                <w:rtl w:val="0"/>
              </w:rPr>
              <w:t xml:space="preserve">Session </w:t>
            </w:r>
          </w:ins>
        </w:sdtContent>
      </w:sdt>
      <w:sdt>
        <w:sdtPr>
          <w:tag w:val="goog_rdk_532"/>
        </w:sdtPr>
        <w:sdtContent>
          <w:del w:author="davide.lenzarini@u-blox.com" w:id="179"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206"/>
      <w:r w:rsidDel="00000000" w:rsidR="00000000" w:rsidRPr="00000000">
        <w:commentReference w:id="206"/>
      </w:r>
      <w:r w:rsidDel="00000000" w:rsidR="00000000" w:rsidRPr="00000000">
        <w:rPr>
          <w:rtl w:val="0"/>
        </w:rPr>
      </w:r>
    </w:p>
    <w:p w:rsidR="00000000" w:rsidDel="00000000" w:rsidP="00000000" w:rsidRDefault="00000000" w:rsidRPr="00000000" w14:paraId="00001508">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533"/>
        </w:sdtPr>
        <w:sdtContent>
          <w:commentRangeStart w:id="207"/>
        </w:sdtContent>
      </w:sdt>
      <w:r w:rsidDel="00000000" w:rsidR="00000000" w:rsidRPr="00000000">
        <w:rPr>
          <w:rFonts w:ascii="Arial" w:cs="Arial" w:eastAsia="Arial" w:hAnsi="Arial"/>
          <w:i w:val="1"/>
          <w:rtl w:val="0"/>
        </w:rPr>
        <w:t xml:space="preserve">ReasonCode =“accepted”</w:t>
      </w:r>
      <w:commentRangeEnd w:id="207"/>
      <w:r w:rsidDel="00000000" w:rsidR="00000000" w:rsidRPr="00000000">
        <w:commentReference w:id="207"/>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534"/>
        </w:sdtPr>
        <w:sdtContent>
          <w:ins w:author="davide.lenzarini@u-blox.com" w:id="180" w:date="2024-08-08T13:03:53Z">
            <w:r w:rsidDel="00000000" w:rsidR="00000000" w:rsidRPr="00000000">
              <w:rPr>
                <w:rFonts w:ascii="Arial" w:cs="Arial" w:eastAsia="Arial" w:hAnsi="Arial"/>
                <w:i w:val="1"/>
                <w:rtl w:val="0"/>
              </w:rPr>
              <w:t xml:space="preserve"> alias</w:t>
            </w:r>
          </w:ins>
        </w:sdtContent>
      </w:sdt>
      <w:sdt>
        <w:sdtPr>
          <w:tag w:val="goog_rdk_535"/>
        </w:sdtPr>
        <w:sdtContent>
          <w:del w:author="davide.lenzarini@u-blox.com" w:id="180"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09">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0B">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C">
      <w:pPr>
        <w:ind w:left="720" w:firstLine="0"/>
        <w:rPr>
          <w:rFonts w:ascii="Arial" w:cs="Arial" w:eastAsia="Arial" w:hAnsi="Arial"/>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0D">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0E">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536"/>
        </w:sdtPr>
        <w:sdtContent>
          <w:ins w:author="davide.lenzarini@u-blox.com" w:id="181"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537"/>
        </w:sdtPr>
        <w:sdtContent>
          <w:ins w:author="davide.lenzarini@u-blox.com" w:id="182" w:date="2024-08-08T13:13:30Z">
            <w:r w:rsidDel="00000000" w:rsidR="00000000" w:rsidRPr="00000000">
              <w:rPr>
                <w:rFonts w:ascii="Arial" w:cs="Arial" w:eastAsia="Arial" w:hAnsi="Arial"/>
                <w:highlight w:val="yellow"/>
                <w:rtl w:val="0"/>
              </w:rPr>
              <w:t xml:space="preserve">alias </w:t>
            </w:r>
          </w:ins>
        </w:sdtContent>
      </w:sdt>
      <w:sdt>
        <w:sdtPr>
          <w:tag w:val="goog_rdk_538"/>
        </w:sdtPr>
        <w:sdtContent>
          <w:del w:author="davide.lenzarini@u-blox.com" w:id="182"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539"/>
        </w:sdtPr>
        <w:sdtContent>
          <w:ins w:author="davide.lenzarini@u-blox.com" w:id="183" w:date="2024-08-08T13:13:44Z">
            <w:r w:rsidDel="00000000" w:rsidR="00000000" w:rsidRPr="00000000">
              <w:rPr>
                <w:rFonts w:ascii="Arial" w:cs="Arial" w:eastAsia="Arial" w:hAnsi="Arial"/>
                <w:highlight w:val="yellow"/>
                <w:rtl w:val="0"/>
              </w:rPr>
              <w:t xml:space="preserve">alias </w:t>
            </w:r>
          </w:ins>
        </w:sdtContent>
      </w:sdt>
      <w:sdt>
        <w:sdtPr>
          <w:tag w:val="goog_rdk_540"/>
        </w:sdtPr>
        <w:sdtContent>
          <w:del w:author="davide.lenzarini@u-blox.com" w:id="183"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150F">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541"/>
        </w:sdtPr>
        <w:sdtContent>
          <w:ins w:author="davide.lenzarini@u-blox.com" w:id="184" w:date="2024-08-08T13:32:55Z">
            <w:r w:rsidDel="00000000" w:rsidR="00000000" w:rsidRPr="00000000">
              <w:rPr>
                <w:rFonts w:ascii="Arial" w:cs="Arial" w:eastAsia="Arial" w:hAnsi="Arial"/>
                <w:rtl w:val="0"/>
              </w:rPr>
              <w:t xml:space="preserve">session </w:t>
            </w:r>
          </w:ins>
        </w:sdtContent>
      </w:sdt>
      <w:sdt>
        <w:sdtPr>
          <w:tag w:val="goog_rdk_542"/>
        </w:sdtPr>
        <w:sdtContent>
          <w:del w:author="davide.lenzarini@u-blox.com" w:id="184"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543"/>
        </w:sdtPr>
        <w:sdtContent>
          <w:ins w:author="davide.lenzarini@u-blox.com" w:id="185" w:date="2024-08-08T13:33:06Z">
            <w:r w:rsidDel="00000000" w:rsidR="00000000" w:rsidRPr="00000000">
              <w:rPr>
                <w:rFonts w:ascii="Arial" w:cs="Arial" w:eastAsia="Arial" w:hAnsi="Arial"/>
                <w:rtl w:val="0"/>
              </w:rPr>
              <w:t xml:space="preserve">session </w:t>
            </w:r>
          </w:ins>
        </w:sdtContent>
      </w:sdt>
      <w:sdt>
        <w:sdtPr>
          <w:tag w:val="goog_rdk_544"/>
        </w:sdtPr>
        <w:sdtContent>
          <w:del w:author="davide.lenzarini@u-blox.com" w:id="185"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545"/>
        </w:sdtPr>
        <w:sdtContent>
          <w:ins w:author="davide.lenzarini@u-blox.com" w:id="186"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1510">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1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546"/>
        </w:sdtPr>
        <w:sdtContent>
          <w:del w:author="davide.lenzarini@u-blox.com" w:id="187"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547"/>
        </w:sdtPr>
        <w:sdtContent>
          <w:ins w:author="davide.lenzarini@u-blox.com" w:id="188" w:date="2024-08-08T13:23:11Z">
            <w:r w:rsidDel="00000000" w:rsidR="00000000" w:rsidRPr="00000000">
              <w:rPr>
                <w:rFonts w:ascii="Arial" w:cs="Arial" w:eastAsia="Arial" w:hAnsi="Arial"/>
                <w:rtl w:val="0"/>
              </w:rPr>
              <w:t xml:space="preserve">Session</w:t>
            </w:r>
          </w:ins>
        </w:sdtContent>
      </w:sdt>
      <w:sdt>
        <w:sdtPr>
          <w:tag w:val="goog_rdk_548"/>
        </w:sdtPr>
        <w:sdtContent>
          <w:del w:author="davide.lenzarini@u-blox.com" w:id="188"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12">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549"/>
        </w:sdtPr>
        <w:sdtContent>
          <w:del w:author="davide.lenzarini@u-blox.com" w:id="189"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13">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550"/>
        </w:sdtPr>
        <w:sdtContent>
          <w:ins w:author="davide.lenzarini@u-blox.com" w:id="190" w:date="2024-08-08T13:33:57Z">
            <w:r w:rsidDel="00000000" w:rsidR="00000000" w:rsidRPr="00000000">
              <w:rPr>
                <w:rFonts w:ascii="Arial" w:cs="Arial" w:eastAsia="Arial" w:hAnsi="Arial"/>
                <w:rtl w:val="0"/>
              </w:rPr>
              <w:t xml:space="preserve">session </w:t>
            </w:r>
          </w:ins>
        </w:sdtContent>
      </w:sdt>
      <w:sdt>
        <w:sdtPr>
          <w:tag w:val="goog_rdk_551"/>
        </w:sdtPr>
        <w:sdtContent>
          <w:del w:author="davide.lenzarini@u-blox.com" w:id="190"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14">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15">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552"/>
        </w:sdtPr>
        <w:sdtContent>
          <w:commentRangeStart w:id="208"/>
        </w:sdtContent>
      </w:sdt>
      <w:r w:rsidDel="00000000" w:rsidR="00000000" w:rsidRPr="00000000">
        <w:rPr>
          <w:rFonts w:ascii="Arial" w:cs="Arial" w:eastAsia="Arial" w:hAnsi="Arial"/>
          <w:rtl w:val="0"/>
        </w:rPr>
        <w:t xml:space="preserve">name </w:t>
      </w:r>
      <w:commentRangeEnd w:id="208"/>
      <w:r w:rsidDel="00000000" w:rsidR="00000000" w:rsidRPr="00000000">
        <w:commentReference w:id="208"/>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553"/>
        </w:sdtPr>
        <w:sdtContent>
          <w:commentRangeStart w:id="209"/>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09"/>
      <w:r w:rsidDel="00000000" w:rsidR="00000000" w:rsidRPr="00000000">
        <w:commentReference w:id="209"/>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1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554"/>
        </w:sdtPr>
        <w:sdtContent>
          <w:ins w:author="davide.lenzarini@u-blox.com" w:id="191" w:date="2024-08-08T14:58:42Z">
            <w:r w:rsidDel="00000000" w:rsidR="00000000" w:rsidRPr="00000000">
              <w:rPr>
                <w:rFonts w:ascii="Arial" w:cs="Arial" w:eastAsia="Arial" w:hAnsi="Arial"/>
                <w:rtl w:val="0"/>
              </w:rPr>
              <w:t xml:space="preserve">data </w:t>
            </w:r>
          </w:ins>
        </w:sdtContent>
      </w:sdt>
      <w:sdt>
        <w:sdtPr>
          <w:tag w:val="goog_rdk_555"/>
        </w:sdtPr>
        <w:sdtContent>
          <w:del w:author="davide.lenzarini@u-blox.com" w:id="191"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1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w:t>
      </w:r>
      <w:sdt>
        <w:sdtPr>
          <w:tag w:val="goog_rdk_556"/>
        </w:sdtPr>
        <w:sdtContent>
          <w:del w:author="davide.lenzarini@u-blox.com" w:id="192" w:date="2024-08-08T14:59:1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for certain topic names. Short topic names may be used as well. In those two cases the client still needs to subscribe to those pre</w:t>
      </w:r>
      <w:sdt>
        <w:sdtPr>
          <w:tag w:val="goog_rdk_557"/>
        </w:sdtPr>
        <w:sdtContent>
          <w:del w:author="davide.lenzarini@u-blox.com" w:id="193" w:date="2024-08-08T14:59:24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or short topic names.</w:t>
      </w:r>
    </w:p>
    <w:p w:rsidR="00000000" w:rsidDel="00000000" w:rsidP="00000000" w:rsidRDefault="00000000" w:rsidRPr="00000000" w14:paraId="0000151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19">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1A">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1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558"/>
        </w:sdtPr>
        <w:sdtContent>
          <w:del w:author="davide.lenzarini@u-blox.com" w:id="194" w:date="2024-08-08T15:03:09Z"/>
          <w:sdt>
            <w:sdtPr>
              <w:tag w:val="goog_rdk_559"/>
            </w:sdtPr>
            <w:sdtContent>
              <w:commentRangeStart w:id="210"/>
            </w:sdtContent>
          </w:sdt>
          <w:del w:author="davide.lenzarini@u-blox.com" w:id="194"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10"/>
      <w:r w:rsidDel="00000000" w:rsidR="00000000" w:rsidRPr="00000000">
        <w:commentReference w:id="210"/>
      </w:r>
      <w:r w:rsidDel="00000000" w:rsidR="00000000" w:rsidRPr="00000000">
        <w:rPr>
          <w:rtl w:val="0"/>
        </w:rPr>
      </w:r>
    </w:p>
    <w:p w:rsidR="00000000" w:rsidDel="00000000" w:rsidP="00000000" w:rsidRDefault="00000000" w:rsidRPr="00000000" w14:paraId="0000151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1D">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1E">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1F">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560"/>
        </w:sdtPr>
        <w:sdtContent>
          <w:ins w:author="davide.lenzarini@u-blox.com" w:id="195" w:date="2024-08-08T15:06:05Z">
            <w:r w:rsidDel="00000000" w:rsidR="00000000" w:rsidRPr="00000000">
              <w:rPr>
                <w:rFonts w:ascii="Arial" w:cs="Arial" w:eastAsia="Arial" w:hAnsi="Arial"/>
                <w:rtl w:val="0"/>
              </w:rPr>
              <w:t xml:space="preserve"> but it is possible to publish QoS 0 or PUBWOS or PUBLISH QoS -1 </w:t>
            </w:r>
            <w:r w:rsidDel="00000000" w:rsidR="00000000" w:rsidRPr="00000000">
              <w:rPr>
                <w:rFonts w:ascii="Arial" w:cs="Arial" w:eastAsia="Arial" w:hAnsi="Arial"/>
                <w:rtl w:val="0"/>
              </w:rPr>
              <w:t xml:space="preserve">packets in the middle of a QoS 1 or QoS 2 exchange.</w:t>
            </w:r>
            <w:sdt>
              <w:sdtPr>
                <w:tag w:val="goog_rdk_561"/>
              </w:sdtPr>
              <w:sdtContent>
                <w:del w:author="davide.lenzarini@u-blox.com" w:id="195" w:date="2024-08-08T15:06:05Z">
                  <w:r w:rsidDel="00000000" w:rsidR="00000000" w:rsidRPr="00000000">
                    <w:rPr>
                      <w:rFonts w:ascii="Arial" w:cs="Arial" w:eastAsia="Arial" w:hAnsi="Arial"/>
                      <w:rtl w:val="0"/>
                    </w:rPr>
                    <w:delText xml:space="preserve"> </w:delText>
                  </w:r>
                </w:del>
              </w:sdtContent>
            </w:sdt>
          </w:ins>
        </w:sdtContent>
      </w:sdt>
      <w:sdt>
        <w:sdtPr>
          <w:tag w:val="goog_rdk_562"/>
        </w:sdtPr>
        <w:sdtContent>
          <w:del w:author="davide.lenzarini@u-blox.com" w:id="195"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1521">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22">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23">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2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2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563"/>
        </w:sdtPr>
        <w:sdtContent>
          <w:ins w:author="davide.lenzarini@u-blox.com" w:id="196"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2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27">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2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29">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2A">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2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564"/>
        </w:sdtPr>
        <w:sdtContent>
          <w:ins w:author="davide.lenzarini@u-blox.com" w:id="197" w:date="2024-03-20T08:48:04Z"/>
          <w:sdt>
            <w:sdtPr>
              <w:tag w:val="goog_rdk_565"/>
            </w:sdtPr>
            <w:sdtContent>
              <w:commentRangeStart w:id="211"/>
            </w:sdtContent>
          </w:sdt>
          <w:ins w:author="davide.lenzarini@u-blox.com" w:id="197" w:date="2024-03-20T08:48:04Z">
            <w:sdt>
              <w:sdtPr>
                <w:tag w:val="goog_rdk_566"/>
              </w:sdtPr>
              <w:sdtContent>
                <w:commentRangeStart w:id="212"/>
              </w:sdtContent>
            </w:sdt>
            <w:r w:rsidDel="00000000" w:rsidR="00000000" w:rsidRPr="00000000">
              <w:rPr>
                <w:rFonts w:ascii="Arial" w:cs="Arial" w:eastAsia="Arial" w:hAnsi="Arial"/>
                <w:rtl w:val="0"/>
              </w:rPr>
              <w:t xml:space="preserve">virtually </w:t>
            </w:r>
          </w:ins>
        </w:sdtContent>
      </w:sdt>
      <w:commentRangeEnd w:id="211"/>
      <w:r w:rsidDel="00000000" w:rsidR="00000000" w:rsidRPr="00000000">
        <w:commentReference w:id="211"/>
      </w:r>
      <w:commentRangeEnd w:id="212"/>
      <w:r w:rsidDel="00000000" w:rsidR="00000000" w:rsidRPr="00000000">
        <w:commentReference w:id="212"/>
      </w:r>
      <w:r w:rsidDel="00000000" w:rsidR="00000000" w:rsidRPr="00000000">
        <w:rPr>
          <w:rFonts w:ascii="Arial" w:cs="Arial" w:eastAsia="Arial" w:hAnsi="Arial"/>
          <w:rtl w:val="0"/>
        </w:rPr>
        <w:t xml:space="preserve">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152D">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2E">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2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w:t>
      </w:r>
      <w:sdt>
        <w:sdtPr>
          <w:tag w:val="goog_rdk_567"/>
        </w:sdtPr>
        <w:sdtContent>
          <w:commentRangeStart w:id="213"/>
        </w:sdtContent>
      </w:sdt>
      <w:r w:rsidDel="00000000" w:rsidR="00000000" w:rsidRPr="00000000">
        <w:rPr>
          <w:rFonts w:ascii="Arial" w:cs="Arial" w:eastAsia="Arial" w:hAnsi="Arial"/>
          <w:rtl w:val="0"/>
        </w:rPr>
        <w:t xml:space="preserve">The gateway acknowledges the receipt of the DISCONNECT packet by returning a DISCONNECT to the client.</w:t>
      </w:r>
      <w:commentRangeEnd w:id="213"/>
      <w:r w:rsidDel="00000000" w:rsidR="00000000" w:rsidRPr="00000000">
        <w:commentReference w:id="213"/>
      </w:r>
      <w:r w:rsidDel="00000000" w:rsidR="00000000" w:rsidRPr="00000000">
        <w:rPr>
          <w:rtl w:val="0"/>
        </w:rPr>
      </w:r>
    </w:p>
    <w:p w:rsidR="00000000" w:rsidDel="00000000" w:rsidP="00000000" w:rsidRDefault="00000000" w:rsidRPr="00000000" w14:paraId="00001530">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31">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32">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w:t>
      </w:r>
      <w:sdt>
        <w:sdtPr>
          <w:tag w:val="goog_rdk_568"/>
        </w:sdtPr>
        <w:sdtContent>
          <w:del w:author="davide.lenzarini@u-blox.com" w:id="198" w:date="2024-08-08T12:36:31Z">
            <w:r w:rsidDel="00000000" w:rsidR="00000000" w:rsidRPr="00000000">
              <w:rPr>
                <w:rFonts w:ascii="Arial" w:cs="Arial" w:eastAsia="Arial" w:hAnsi="Arial"/>
                <w:rtl w:val="0"/>
              </w:rPr>
              <w:delText xml:space="preserve"> server/</w:delText>
            </w:r>
          </w:del>
        </w:sdtContent>
      </w:sdt>
      <w:r w:rsidDel="00000000" w:rsidR="00000000" w:rsidRPr="00000000">
        <w:rPr>
          <w:rFonts w:ascii="Arial" w:cs="Arial" w:eastAsia="Arial" w:hAnsi="Arial"/>
          <w:rtl w:val="0"/>
        </w:rPr>
        <w:t xml:space="preserve">gateway needs to be aware of the sleeping state of these clients and will buffer messages destined to them for later delivery when they wake up. </w:t>
      </w:r>
    </w:p>
    <w:p w:rsidR="00000000" w:rsidDel="00000000" w:rsidP="00000000" w:rsidRDefault="00000000" w:rsidRPr="00000000" w14:paraId="00001533">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w:t>
      </w:r>
      <w:sdt>
        <w:sdtPr>
          <w:tag w:val="goog_rdk_569"/>
        </w:sdtPr>
        <w:sdtContent>
          <w:commentRangeStart w:id="214"/>
        </w:sdtContent>
      </w:sdt>
      <w:r w:rsidDel="00000000" w:rsidR="00000000" w:rsidRPr="00000000">
        <w:rPr>
          <w:rFonts w:ascii="Arial" w:cs="Arial" w:eastAsia="Arial" w:hAnsi="Arial"/>
          <w:rtl w:val="0"/>
        </w:rPr>
        <w:t xml:space="preserve">The </w:t>
      </w:r>
      <w:sdt>
        <w:sdtPr>
          <w:tag w:val="goog_rdk_570"/>
        </w:sdtPr>
        <w:sdtContent>
          <w:del w:author="davide.lenzarini@u-blox.com" w:id="199" w:date="2024-08-08T12:36:3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w:t>
      </w:r>
      <w:commentRangeEnd w:id="214"/>
      <w:r w:rsidDel="00000000" w:rsidR="00000000" w:rsidRPr="00000000">
        <w:commentReference w:id="214"/>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w:t>
      </w:r>
      <w:sdt>
        <w:sdtPr>
          <w:tag w:val="goog_rdk_571"/>
        </w:sdtPr>
        <w:sdtContent>
          <w:del w:author="davide.lenzarini@u-blox.com" w:id="200" w:date="2024-08-08T12:36: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indicated sleep session expiry interval. If the </w:t>
      </w:r>
      <w:sdt>
        <w:sdtPr>
          <w:tag w:val="goog_rdk_572"/>
        </w:sdtPr>
        <w:sdtContent>
          <w:del w:author="davide.lenzarini@u-blox.com" w:id="201" w:date="2024-08-08T12:36:3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sleep session expiry interval, the </w:t>
      </w:r>
      <w:sdt>
        <w:sdtPr>
          <w:tag w:val="goog_rdk_573"/>
        </w:sdtPr>
        <w:sdtContent>
          <w:del w:author="davide.lenzarini@u-blox.com" w:id="202" w:date="2024-08-08T12:36:4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w:t>
      </w:r>
      <w:sdt>
        <w:sdtPr>
          <w:tag w:val="goog_rdk_574"/>
        </w:sdtPr>
        <w:sdtContent>
          <w:commentRangeStart w:id="215"/>
        </w:sdtContent>
      </w:sdt>
      <w:r w:rsidDel="00000000" w:rsidR="00000000" w:rsidRPr="00000000">
        <w:rPr>
          <w:rFonts w:ascii="Arial" w:cs="Arial" w:eastAsia="Arial" w:hAnsi="Arial"/>
          <w:rtl w:val="0"/>
        </w:rPr>
        <w:t xml:space="preserve">activates for example the Will feature</w:t>
      </w:r>
      <w:commentRangeEnd w:id="215"/>
      <w:r w:rsidDel="00000000" w:rsidR="00000000" w:rsidRPr="00000000">
        <w:commentReference w:id="215"/>
      </w:r>
      <w:r w:rsidDel="00000000" w:rsidR="00000000" w:rsidRPr="00000000">
        <w:rPr>
          <w:rFonts w:ascii="Arial" w:cs="Arial" w:eastAsia="Arial" w:hAnsi="Arial"/>
          <w:rtl w:val="0"/>
        </w:rPr>
        <w:t xml:space="preserve">. </w:t>
      </w:r>
    </w:p>
    <w:p w:rsidR="00000000" w:rsidDel="00000000" w:rsidP="00000000" w:rsidRDefault="00000000" w:rsidRPr="00000000" w14:paraId="00001534">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w:t>
      </w:r>
      <w:sdt>
        <w:sdtPr>
          <w:tag w:val="goog_rdk_575"/>
        </w:sdtPr>
        <w:sdtContent>
          <w:del w:author="davide.lenzarini@u-blox.com" w:id="203" w:date="2024-08-08T12:36:49Z">
            <w:r w:rsidDel="00000000" w:rsidR="00000000" w:rsidRPr="00000000">
              <w:rPr>
                <w:rFonts w:ascii="Arial" w:cs="Arial" w:eastAsia="Arial" w:hAnsi="Arial"/>
                <w:highlight w:val="yellow"/>
                <w:rtl w:val="0"/>
              </w:rPr>
              <w:delText xml:space="preserve">server/</w:delText>
            </w:r>
          </w:del>
        </w:sdtContent>
      </w:sdt>
      <w:r w:rsidDel="00000000" w:rsidR="00000000" w:rsidRPr="00000000">
        <w:rPr>
          <w:rFonts w:ascii="Arial" w:cs="Arial" w:eastAsia="Arial" w:hAnsi="Arial"/>
          <w:highlight w:val="yellow"/>
          <w:rtl w:val="0"/>
        </w:rPr>
        <w:t xml:space="preserve">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3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36">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37">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w:t>
      </w:r>
      <w:sdt>
        <w:sdtPr>
          <w:tag w:val="goog_rdk_576"/>
        </w:sdtPr>
        <w:sdtContent>
          <w:del w:author="davide.lenzarini@u-blox.com" w:id="204" w:date="2024-08-08T12:36:5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w:t>
      </w:r>
      <w:sdt>
        <w:sdtPr>
          <w:tag w:val="goog_rdk_577"/>
        </w:sdtPr>
        <w:sdtContent>
          <w:del w:author="davide.lenzarini@u-blox.com" w:id="205" w:date="2024-08-08T12:36:5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3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578"/>
        </w:sdtPr>
        <w:sdtContent>
          <w:commentRangeStart w:id="216"/>
        </w:sdtContent>
      </w:sdt>
      <w:r w:rsidDel="00000000" w:rsidR="00000000" w:rsidRPr="00000000">
        <w:rPr>
          <w:rFonts w:ascii="Arial" w:cs="Arial" w:eastAsia="Arial" w:hAnsi="Arial"/>
          <w:color w:val="000000"/>
          <w:rtl w:val="0"/>
        </w:rPr>
        <w:t xml:space="preserve">the gateway detects a timeout in the delivery,</w:t>
      </w:r>
      <w:commentRangeEnd w:id="216"/>
      <w:r w:rsidDel="00000000" w:rsidR="00000000" w:rsidRPr="00000000">
        <w:commentReference w:id="216"/>
      </w:r>
      <w:sdt>
        <w:sdtPr>
          <w:tag w:val="goog_rdk_579"/>
        </w:sdtPr>
        <w:sdtContent>
          <w:commentRangeStart w:id="217"/>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217"/>
      <w:r w:rsidDel="00000000" w:rsidR="00000000" w:rsidRPr="00000000">
        <w:commentReference w:id="217"/>
      </w:r>
      <w:r w:rsidDel="00000000" w:rsidR="00000000" w:rsidRPr="00000000">
        <w:rPr>
          <w:rtl w:val="0"/>
        </w:rPr>
      </w:r>
    </w:p>
    <w:p w:rsidR="00000000" w:rsidDel="00000000" w:rsidP="00000000" w:rsidRDefault="00000000" w:rsidRPr="00000000" w14:paraId="00001539">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w:t>
      </w:r>
      <w:sdt>
        <w:sdtPr>
          <w:tag w:val="goog_rdk_580"/>
        </w:sdtPr>
        <w:sdtContent>
          <w:del w:author="davide.lenzarini@u-blox.com" w:id="206" w:date="2024-08-08T12:37:0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w:t>
      </w:r>
      <w:sdt>
        <w:sdtPr>
          <w:tag w:val="goog_rdk_581"/>
        </w:sdtPr>
        <w:sdtContent>
          <w:del w:author="davide.lenzarini@u-blox.com" w:id="207" w:date="2024-08-08T12:37:0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w:t>
      </w:r>
      <w:sdt>
        <w:sdtPr>
          <w:tag w:val="goog_rdk_582"/>
        </w:sdtPr>
        <w:sdtContent>
          <w:del w:author="davide.lenzarini@u-blox.com" w:id="208" w:date="2024-08-08T12:37:0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3A">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w:t>
      </w:r>
      <w:sdt>
        <w:sdtPr>
          <w:tag w:val="goog_rdk_583"/>
        </w:sdtPr>
        <w:sdtContent>
          <w:del w:author="davide.lenzarini@u-blox.com" w:id="209" w:date="2024-08-08T12:37:08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the client uses the “retransmission procedure” of </w:t>
      </w:r>
      <w:sdt>
        <w:sdtPr>
          <w:tag w:val="goog_rdk_584"/>
        </w:sdtPr>
        <w:sdtContent>
          <w:commentRangeStart w:id="218"/>
        </w:sdtContent>
      </w:sdt>
      <w:r w:rsidDel="00000000" w:rsidR="00000000" w:rsidRPr="00000000">
        <w:rPr>
          <w:rFonts w:ascii="Arial" w:cs="Arial" w:eastAsia="Arial" w:hAnsi="Arial"/>
          <w:color w:val="000000"/>
          <w:rtl w:val="0"/>
        </w:rPr>
        <w:t xml:space="preserve">section </w:t>
      </w:r>
      <w:sdt>
        <w:sdtPr>
          <w:tag w:val="goog_rdk_585"/>
        </w:sdtPr>
        <w:sdtContent>
          <w:commentRangeStart w:id="219"/>
        </w:sdtContent>
      </w:sdt>
      <w:r w:rsidDel="00000000" w:rsidR="00000000" w:rsidRPr="00000000">
        <w:rPr>
          <w:rFonts w:ascii="Arial" w:cs="Arial" w:eastAsia="Arial" w:hAnsi="Arial"/>
          <w:rtl w:val="0"/>
        </w:rPr>
        <w:t xml:space="preserve">3.18</w:t>
      </w:r>
      <w:commentRangeEnd w:id="218"/>
      <w:r w:rsidDel="00000000" w:rsidR="00000000" w:rsidRPr="00000000">
        <w:commentReference w:id="218"/>
      </w:r>
      <w:commentRangeEnd w:id="219"/>
      <w:r w:rsidDel="00000000" w:rsidR="00000000" w:rsidRPr="00000000">
        <w:commentReference w:id="219"/>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w:t>
      </w:r>
      <w:sdt>
        <w:sdtPr>
          <w:tag w:val="goog_rdk_586"/>
        </w:sdtPr>
        <w:sdtContent>
          <w:del w:author="davide.lenzarini@u-blox.com" w:id="210" w:date="2024-08-08T12:37:1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i.e. it restarts timer T</w:t>
      </w:r>
      <w:sdt>
        <w:sdtPr>
          <w:tag w:val="goog_rdk_587"/>
        </w:sdtPr>
        <w:sdtContent>
          <w:r w:rsidDel="00000000" w:rsidR="00000000" w:rsidRPr="00000000">
            <w:rPr>
              <w:rFonts w:ascii="Arial" w:cs="Arial" w:eastAsia="Arial" w:hAnsi="Arial"/>
              <w:color w:val="000000"/>
              <w:vertAlign w:val="subscript"/>
              <w:rtl w:val="0"/>
              <w:rPrChange w:author="davide.lenzarini@u-blox.com" w:id="211"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588"/>
        </w:sdtPr>
        <w:sdtContent>
          <w:commentRangeStart w:id="220"/>
        </w:sdtContent>
      </w:sdt>
      <w:r w:rsidDel="00000000" w:rsidR="00000000" w:rsidRPr="00000000">
        <w:rPr>
          <w:rFonts w:ascii="Arial" w:cs="Arial" w:eastAsia="Arial" w:hAnsi="Arial"/>
          <w:color w:val="000000"/>
          <w:rtl w:val="0"/>
        </w:rPr>
        <w:t xml:space="preserve">receives </w:t>
      </w:r>
      <w:commentRangeEnd w:id="220"/>
      <w:r w:rsidDel="00000000" w:rsidR="00000000" w:rsidRPr="00000000">
        <w:commentReference w:id="220"/>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589"/>
        </w:sdtPr>
        <w:sdtContent>
          <w:commentRangeStart w:id="221"/>
        </w:sdtContent>
      </w:sdt>
      <w:r w:rsidDel="00000000" w:rsidR="00000000" w:rsidRPr="00000000">
        <w:rPr>
          <w:rFonts w:ascii="Arial" w:cs="Arial" w:eastAsia="Arial" w:hAnsi="Arial"/>
          <w:color w:val="000000"/>
          <w:rtl w:val="0"/>
        </w:rPr>
        <w:t xml:space="preserve">PINGRESP</w:t>
      </w:r>
      <w:commentRangeEnd w:id="221"/>
      <w:r w:rsidDel="00000000" w:rsidR="00000000" w:rsidRPr="00000000">
        <w:commentReference w:id="221"/>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590"/>
        </w:sdtPr>
        <w:sdtContent>
          <w:r w:rsidDel="00000000" w:rsidR="00000000" w:rsidRPr="00000000">
            <w:rPr>
              <w:rFonts w:ascii="Arial" w:cs="Arial" w:eastAsia="Arial" w:hAnsi="Arial"/>
              <w:color w:val="000000"/>
              <w:vertAlign w:val="subscript"/>
              <w:rtl w:val="0"/>
              <w:rPrChange w:author="davide.lenzarini@u-blox.com" w:id="212"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591"/>
        </w:sdtPr>
        <w:sdtContent>
          <w:r w:rsidDel="00000000" w:rsidR="00000000" w:rsidRPr="00000000">
            <w:rPr>
              <w:rFonts w:ascii="Arial" w:cs="Arial" w:eastAsia="Arial" w:hAnsi="Arial"/>
              <w:color w:val="000000"/>
              <w:vertAlign w:val="subscript"/>
              <w:rtl w:val="0"/>
              <w:rPrChange w:author="davide.lenzarini@u-blox.com" w:id="213"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B">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3C">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w:t>
      </w:r>
      <w:sdt>
        <w:sdtPr>
          <w:tag w:val="goog_rdk_592"/>
        </w:sdtPr>
        <w:sdtContent>
          <w:del w:author="davide.lenzarini@u-blox.com" w:id="214" w:date="2024-08-08T12:37:17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w:t>
      </w:r>
      <w:sdt>
        <w:sdtPr>
          <w:tag w:val="goog_rdk_593"/>
        </w:sdtPr>
        <w:sdtContent>
          <w:del w:author="davide.lenzarini@u-blox.com" w:id="215" w:date="2024-08-08T12:37:20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w:t>
      </w:r>
      <w:sdt>
        <w:sdtPr>
          <w:tag w:val="goog_rdk_594"/>
        </w:sdtPr>
        <w:sdtContent>
          <w:del w:author="davide.lenzarini@u-blox.com" w:id="216" w:date="2024-08-08T12:37:2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t>
      </w:r>
    </w:p>
    <w:p w:rsidR="00000000" w:rsidDel="00000000" w:rsidP="00000000" w:rsidRDefault="00000000" w:rsidRPr="00000000" w14:paraId="0000153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3E">
      <w:pPr>
        <w:rPr>
          <w:rFonts w:ascii="Arial" w:cs="Arial" w:eastAsia="Arial" w:hAnsi="Arial"/>
          <w:color w:val="000000"/>
        </w:rPr>
      </w:pPr>
      <w:sdt>
        <w:sdtPr>
          <w:tag w:val="goog_rdk_595"/>
        </w:sdtPr>
        <w:sdtContent>
          <w:commentRangeStart w:id="222"/>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596"/>
        </w:sdtPr>
        <w:sdtContent>
          <w:commentRangeStart w:id="223"/>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23"/>
      <w:r w:rsidDel="00000000" w:rsidR="00000000" w:rsidRPr="00000000">
        <w:commentReference w:id="223"/>
      </w:r>
      <w:r w:rsidDel="00000000" w:rsidR="00000000" w:rsidRPr="00000000">
        <w:rPr>
          <w:rFonts w:ascii="Arial" w:cs="Arial" w:eastAsia="Arial" w:hAnsi="Arial"/>
          <w:color w:val="000000"/>
          <w:highlight w:val="yellow"/>
          <w:rtl w:val="0"/>
        </w:rPr>
        <w:t xml:space="preserve">.</w:t>
      </w:r>
      <w:sdt>
        <w:sdtPr>
          <w:tag w:val="goog_rdk_597"/>
        </w:sdtPr>
        <w:sdtContent>
          <w:commentRangeStart w:id="224"/>
        </w:sdtContent>
      </w:sdt>
      <w:r w:rsidDel="00000000" w:rsidR="00000000" w:rsidRPr="00000000">
        <w:rPr>
          <w:rFonts w:ascii="Arial" w:cs="Arial" w:eastAsia="Arial" w:hAnsi="Arial"/>
          <w:color w:val="000000"/>
          <w:highlight w:val="yellow"/>
          <w:rtl w:val="0"/>
        </w:rPr>
        <w:t xml:space="preserve"> </w:t>
      </w:r>
      <w:commentRangeEnd w:id="222"/>
      <w:r w:rsidDel="00000000" w:rsidR="00000000" w:rsidRPr="00000000">
        <w:commentReference w:id="222"/>
      </w:r>
      <w:sdt>
        <w:sdtPr>
          <w:tag w:val="goog_rdk_598"/>
        </w:sdtPr>
        <w:sdtContent>
          <w:commentRangeStart w:id="225"/>
        </w:sdtContent>
      </w:sdt>
      <w:sdt>
        <w:sdtPr>
          <w:tag w:val="goog_rdk_599"/>
        </w:sdtPr>
        <w:sdtContent>
          <w:commentRangeStart w:id="226"/>
        </w:sdtContent>
      </w:sdt>
      <w:sdt>
        <w:sdtPr>
          <w:tag w:val="goog_rdk_600"/>
        </w:sdtPr>
        <w:sdtContent>
          <w:commentRangeStart w:id="227"/>
        </w:sdtContent>
      </w:sdt>
      <w:sdt>
        <w:sdtPr>
          <w:tag w:val="goog_rdk_601"/>
        </w:sdtPr>
        <w:sdtContent>
          <w:commentRangeStart w:id="228"/>
        </w:sdtContent>
      </w:sdt>
      <w:sdt>
        <w:sdtPr>
          <w:tag w:val="goog_rdk_602"/>
        </w:sdtPr>
        <w:sdtContent>
          <w:commentRangeStart w:id="229"/>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26"/>
      <w:r w:rsidDel="00000000" w:rsidR="00000000" w:rsidRPr="00000000">
        <w:commentReference w:id="226"/>
      </w:r>
      <w:commentRangeEnd w:id="227"/>
      <w:r w:rsidDel="00000000" w:rsidR="00000000" w:rsidRPr="00000000">
        <w:commentReference w:id="227"/>
      </w:r>
      <w:commentRangeEnd w:id="228"/>
      <w:r w:rsidDel="00000000" w:rsidR="00000000" w:rsidRPr="00000000">
        <w:commentReference w:id="228"/>
      </w:r>
      <w:commentRangeEnd w:id="229"/>
      <w:r w:rsidDel="00000000" w:rsidR="00000000" w:rsidRPr="00000000">
        <w:commentReference w:id="229"/>
      </w:r>
      <w:r w:rsidDel="00000000" w:rsidR="00000000" w:rsidRPr="00000000">
        <w:rPr>
          <w:rFonts w:ascii="Arial" w:cs="Arial" w:eastAsia="Arial" w:hAnsi="Arial"/>
          <w:color w:val="000000"/>
          <w:highlight w:val="yellow"/>
          <w:rtl w:val="0"/>
        </w:rPr>
        <w:t xml:space="preserve">.</w:t>
      </w:r>
      <w:commentRangeEnd w:id="225"/>
      <w:r w:rsidDel="00000000" w:rsidR="00000000" w:rsidRPr="00000000">
        <w:commentReference w:id="225"/>
      </w:r>
      <w:r w:rsidDel="00000000" w:rsidR="00000000" w:rsidRPr="00000000">
        <w:rPr>
          <w:rFonts w:ascii="Arial" w:cs="Arial" w:eastAsia="Arial" w:hAnsi="Arial"/>
          <w:color w:val="000000"/>
          <w:rtl w:val="0"/>
        </w:rPr>
        <w:t xml:space="preserve"> </w:t>
      </w:r>
      <w:commentRangeEnd w:id="224"/>
      <w:r w:rsidDel="00000000" w:rsidR="00000000" w:rsidRPr="00000000">
        <w:commentReference w:id="224"/>
      </w:r>
      <w:r w:rsidDel="00000000" w:rsidR="00000000" w:rsidRPr="00000000">
        <w:rPr>
          <w:rtl w:val="0"/>
        </w:rPr>
      </w:r>
    </w:p>
    <w:p w:rsidR="00000000" w:rsidDel="00000000" w:rsidP="00000000" w:rsidRDefault="00000000" w:rsidRPr="00000000" w14:paraId="0000153F">
      <w:pPr>
        <w:rPr>
          <w:rFonts w:ascii="Arial" w:cs="Arial" w:eastAsia="Arial" w:hAnsi="Arial"/>
          <w:color w:val="000000"/>
        </w:rPr>
      </w:pPr>
      <w:r w:rsidDel="00000000" w:rsidR="00000000" w:rsidRPr="00000000">
        <w:rPr>
          <w:rtl w:val="0"/>
        </w:rPr>
      </w:r>
    </w:p>
    <w:p w:rsidR="00000000" w:rsidDel="00000000" w:rsidP="00000000" w:rsidRDefault="00000000" w:rsidRPr="00000000" w14:paraId="00001540">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41">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42">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43">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603"/>
        </w:sdtPr>
        <w:sdtContent>
          <w:commentRangeStart w:id="230"/>
        </w:sdtContent>
      </w:sdt>
      <w:r w:rsidDel="00000000" w:rsidR="00000000" w:rsidRPr="00000000">
        <w:rPr>
          <w:rFonts w:ascii="Arial" w:cs="Arial" w:eastAsia="Arial" w:hAnsi="Arial"/>
          <w:rtl w:val="0"/>
        </w:rPr>
        <w:t xml:space="preserve">Awake ping packet flush</w:t>
      </w:r>
      <w:commentRangeEnd w:id="230"/>
      <w:r w:rsidDel="00000000" w:rsidR="00000000" w:rsidRPr="00000000">
        <w:commentReference w:id="230"/>
      </w:r>
      <w:r w:rsidDel="00000000" w:rsidR="00000000" w:rsidRPr="00000000">
        <w:rPr>
          <w:rtl w:val="0"/>
        </w:rPr>
      </w:r>
    </w:p>
    <w:p w:rsidR="00000000" w:rsidDel="00000000" w:rsidP="00000000" w:rsidRDefault="00000000" w:rsidRPr="00000000" w14:paraId="00001544">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45">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w:t>
      </w:r>
      <w:sdt>
        <w:sdtPr>
          <w:tag w:val="goog_rdk_604"/>
        </w:sdtPr>
        <w:sdtContent>
          <w:ins w:author="davide.lenzarini@u-blox.com" w:id="217" w:date="2024-08-08T15:39:42Z">
            <w:r w:rsidDel="00000000" w:rsidR="00000000" w:rsidRPr="00000000">
              <w:rPr>
                <w:rFonts w:ascii="Arial" w:cs="Arial" w:eastAsia="Arial" w:hAnsi="Arial"/>
                <w:highlight w:val="yellow"/>
                <w:rtl w:val="0"/>
              </w:rPr>
              <w:t xml:space="preserve">or PUBLISH QoS-1 </w:t>
            </w:r>
          </w:ins>
        </w:sdtContent>
      </w:sdt>
      <w:r w:rsidDel="00000000" w:rsidR="00000000" w:rsidRPr="00000000">
        <w:rPr>
          <w:rFonts w:ascii="Arial" w:cs="Arial" w:eastAsia="Arial" w:hAnsi="Arial"/>
          <w:highlight w:val="yellow"/>
          <w:rtl w:val="0"/>
        </w:rPr>
        <w:t xml:space="preserve">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4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48">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49">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4A">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4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4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4E">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4F">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5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51">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52">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53">
      <w:pPr>
        <w:rPr>
          <w:rFonts w:ascii="Arial" w:cs="Arial" w:eastAsia="Arial" w:hAnsi="Arial"/>
        </w:rPr>
      </w:pPr>
      <w:r w:rsidDel="00000000" w:rsidR="00000000" w:rsidRPr="00000000">
        <w:rPr>
          <w:rFonts w:ascii="Arial" w:cs="Arial" w:eastAsia="Arial" w:hAnsi="Arial"/>
          <w:rtl w:val="0"/>
        </w:rPr>
        <w:t xml:space="preserve">Support for the ADVERTISE, SEARCHGW, GWINFO</w:t>
      </w:r>
      <w:sdt>
        <w:sdtPr>
          <w:tag w:val="goog_rdk_605"/>
        </w:sdtPr>
        <w:sdtContent>
          <w:ins w:author="davide.lenzarini@u-blox.com" w:id="218" w:date="2024-08-08T15:44:59Z">
            <w:r w:rsidDel="00000000" w:rsidR="00000000" w:rsidRPr="00000000">
              <w:rPr>
                <w:rFonts w:ascii="Arial" w:cs="Arial" w:eastAsia="Arial" w:hAnsi="Arial"/>
                <w:rtl w:val="0"/>
              </w:rPr>
              <w:t xml:space="preserve">, PUBLISH QoS -1</w:t>
            </w:r>
          </w:ins>
        </w:sdtContent>
      </w:sdt>
      <w:r w:rsidDel="00000000" w:rsidR="00000000" w:rsidRPr="00000000">
        <w:rPr>
          <w:rFonts w:ascii="Arial" w:cs="Arial" w:eastAsia="Arial" w:hAnsi="Arial"/>
          <w:rtl w:val="0"/>
        </w:rPr>
        <w:t xml:space="preserve"> and PUBWOS packet types is optional. </w:t>
      </w:r>
    </w:p>
    <w:p w:rsidR="00000000" w:rsidDel="00000000" w:rsidP="00000000" w:rsidRDefault="00000000" w:rsidRPr="00000000" w14:paraId="0000155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55">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56">
      <w:pPr>
        <w:pStyle w:val="Heading1"/>
        <w:ind w:left="0" w:firstLine="0"/>
        <w:rPr>
          <w:rFonts w:ascii="Arial" w:cs="Arial" w:eastAsia="Arial" w:hAnsi="Arial"/>
        </w:rPr>
      </w:pPr>
      <w:bookmarkStart w:colFirst="0" w:colLast="0" w:name="_heading=h.ao41zqqg0txn" w:id="268"/>
      <w:bookmarkEnd w:id="268"/>
      <w:sdt>
        <w:sdtPr>
          <w:tag w:val="goog_rdk_606"/>
        </w:sdtPr>
        <w:sdtContent>
          <w:commentRangeStart w:id="231"/>
        </w:sdtContent>
      </w:sdt>
      <w:r w:rsidDel="00000000" w:rsidR="00000000" w:rsidRPr="00000000">
        <w:rPr>
          <w:rFonts w:ascii="Arial" w:cs="Arial" w:eastAsia="Arial" w:hAnsi="Arial"/>
          <w:rtl w:val="0"/>
        </w:rPr>
        <w:t xml:space="preserve">5 Security (Informative)</w:t>
      </w:r>
      <w:commentRangeEnd w:id="231"/>
      <w:r w:rsidDel="00000000" w:rsidR="00000000" w:rsidRPr="00000000">
        <w:commentReference w:id="231"/>
      </w: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58">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59">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5A">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5B">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5C">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5D">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5E">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5F">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85">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60">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86">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61">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87">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63">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64">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65">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66">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6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6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6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6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7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7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7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7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7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7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79">
      <w:pPr>
        <w:spacing w:after="40" w:before="40" w:lineRule="auto"/>
        <w:rPr>
          <w:rFonts w:ascii="Arial" w:cs="Arial" w:eastAsia="Arial" w:hAnsi="Arial"/>
          <w:highlight w:val="yellow"/>
        </w:rPr>
      </w:pPr>
      <w:hyperlink r:id="rId88">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89">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7C">
      <w:pPr>
        <w:spacing w:after="40" w:before="40" w:lineRule="auto"/>
        <w:rPr>
          <w:rFonts w:ascii="Arial" w:cs="Arial" w:eastAsia="Arial" w:hAnsi="Arial"/>
          <w:highlight w:val="yellow"/>
        </w:rPr>
      </w:pPr>
      <w:hyperlink r:id="rId90">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7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7F">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80">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8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8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91">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8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92">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8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8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89">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8A">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8B">
      <w:pPr>
        <w:rPr>
          <w:rFonts w:ascii="Arial" w:cs="Arial" w:eastAsia="Arial" w:hAnsi="Arial"/>
          <w:color w:val="0000ee"/>
        </w:rPr>
      </w:pPr>
      <w:hyperlink r:id="rId93">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8C">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8D">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8E">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8F">
      <w:pPr>
        <w:rPr>
          <w:rFonts w:ascii="Arial" w:cs="Arial" w:eastAsia="Arial" w:hAnsi="Arial"/>
        </w:rPr>
      </w:pPr>
      <w:hyperlink r:id="rId94">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90">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91">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92">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93">
      <w:pPr>
        <w:rPr>
          <w:rFonts w:ascii="Arial" w:cs="Arial" w:eastAsia="Arial" w:hAnsi="Arial"/>
        </w:rPr>
      </w:pPr>
      <w:hyperlink r:id="rId95">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94">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95">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96">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97">
      <w:pPr>
        <w:rPr>
          <w:rFonts w:ascii="Arial" w:cs="Arial" w:eastAsia="Arial" w:hAnsi="Arial"/>
          <w:highlight w:val="yellow"/>
        </w:rPr>
      </w:pPr>
      <w:hyperlink r:id="rId96">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8">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9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9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9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97">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9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9F">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A0">
      <w:pPr>
        <w:pStyle w:val="Heading1"/>
        <w:ind w:left="0" w:firstLine="0"/>
        <w:rPr/>
      </w:pPr>
      <w:bookmarkStart w:colFirst="0" w:colLast="0" w:name="_heading=h.twhu880t27o" w:id="277"/>
      <w:bookmarkEnd w:id="277"/>
      <w:sdt>
        <w:sdtPr>
          <w:tag w:val="goog_rdk_607"/>
        </w:sdtPr>
        <w:sdtContent>
          <w:commentRangeStart w:id="232"/>
        </w:sdtContent>
      </w:sdt>
      <w:r w:rsidDel="00000000" w:rsidR="00000000" w:rsidRPr="00000000">
        <w:rPr>
          <w:rtl w:val="0"/>
        </w:rPr>
        <w:t xml:space="preserve">Appendix B. Backwards Compatibility</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A3">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A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A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A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A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A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A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A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A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B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B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B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C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C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C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CF">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D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D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E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E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E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E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E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E8">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E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E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E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F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F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F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F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FC">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0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0A">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1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1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2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26">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33">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3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41">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42">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4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4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45">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4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32"/>
      <w:r w:rsidDel="00000000" w:rsidR="00000000" w:rsidRPr="00000000">
        <w:commentReference w:id="232"/>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608"/>
        </w:sdtPr>
        <w:sdtContent>
          <w:commentRangeStart w:id="233"/>
        </w:sdtContent>
      </w:sdt>
      <w:r w:rsidDel="00000000" w:rsidR="00000000" w:rsidRPr="00000000">
        <w:rPr>
          <w:rtl w:val="0"/>
        </w:rPr>
      </w:r>
    </w:p>
    <w:p w:rsidR="00000000" w:rsidDel="00000000" w:rsidP="00000000" w:rsidRDefault="00000000" w:rsidRPr="00000000" w14:paraId="00001647">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48">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609"/>
        </w:sdtPr>
        <w:sdtContent>
          <w:del w:author="davide.lenzarini@u-blox.com" w:id="219"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1649">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4A">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4B">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4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4D">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4E">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4F">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w:t>
      </w:r>
      <w:sdt>
        <w:sdtPr>
          <w:tag w:val="goog_rdk_610"/>
        </w:sdtPr>
        <w:sdtContent>
          <w:ins w:author="davide.lenzarini@u-blox.com" w:id="220" w:date="2024-08-08T15:47:38Z">
            <w:r w:rsidDel="00000000" w:rsidR="00000000" w:rsidRPr="00000000">
              <w:rPr>
                <w:rFonts w:ascii="Arial" w:cs="Arial" w:eastAsia="Arial" w:hAnsi="Arial"/>
                <w:rtl w:val="0"/>
              </w:rPr>
              <w:t xml:space="preserve">alias</w:t>
            </w:r>
          </w:ins>
        </w:sdtContent>
      </w:sdt>
      <w:sdt>
        <w:sdtPr>
          <w:tag w:val="goog_rdk_611"/>
        </w:sdtPr>
        <w:sdtContent>
          <w:del w:author="davide.lenzarini@u-blox.com" w:id="220" w:date="2024-08-08T15:47:38Z">
            <w:r w:rsidDel="00000000" w:rsidR="00000000" w:rsidRPr="00000000">
              <w:rPr>
                <w:rFonts w:ascii="Arial" w:cs="Arial" w:eastAsia="Arial" w:hAnsi="Arial"/>
                <w:rtl w:val="0"/>
              </w:rPr>
              <w:delText xml:space="preserve">id</w:delText>
            </w:r>
          </w:del>
        </w:sdtContent>
      </w:sdt>
      <w:r w:rsidDel="00000000" w:rsidR="00000000" w:rsidRPr="00000000">
        <w:rPr>
          <w:rFonts w:ascii="Arial" w:cs="Arial" w:eastAsia="Arial" w:hAnsi="Arial"/>
          <w:rtl w:val="0"/>
        </w:rPr>
        <w:t xml:space="preserve"> value or the short topic name for which the data is published.</w:t>
      </w:r>
    </w:p>
    <w:p w:rsidR="00000000" w:rsidDel="00000000" w:rsidP="00000000" w:rsidRDefault="00000000" w:rsidRPr="00000000" w14:paraId="00001650">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51">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33"/>
      <w:r w:rsidDel="00000000" w:rsidR="00000000" w:rsidRPr="00000000">
        <w:commentReference w:id="233"/>
      </w:r>
      <w:r w:rsidDel="00000000" w:rsidR="00000000" w:rsidRPr="00000000">
        <w:rPr>
          <w:rtl w:val="0"/>
        </w:rPr>
      </w:r>
    </w:p>
    <w:p w:rsidR="00000000" w:rsidDel="00000000" w:rsidP="00000000" w:rsidRDefault="00000000" w:rsidRPr="00000000" w14:paraId="00001652">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5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58">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59">
      <w:pPr>
        <w:rPr>
          <w:rFonts w:ascii="Arial" w:cs="Arial" w:eastAsia="Arial" w:hAnsi="Arial"/>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MQTT-SN Client and Gateway</w:t>
      </w:r>
      <w:sdt>
        <w:sdtPr>
          <w:tag w:val="goog_rdk_612"/>
        </w:sdtPr>
        <w:sdtContent>
          <w:del w:author="davide.lenzarini@u-blox.com" w:id="221" w:date="2024-08-08T15:48:16Z">
            <w:r w:rsidDel="00000000" w:rsidR="00000000" w:rsidRPr="00000000">
              <w:rPr>
                <w:rtl w:val="0"/>
              </w:rPr>
              <w:delText xml:space="preserve">/Server</w:delText>
            </w:r>
          </w:del>
        </w:sdtContent>
      </w:sdt>
      <w:r w:rsidDel="00000000" w:rsidR="00000000" w:rsidRPr="00000000">
        <w:rPr>
          <w:rtl w:val="0"/>
        </w:rPr>
        <w:t xml:space="preserve"> implementations SHOULD offer Authentication and Authorization options. Furthermore, the confidentiality and authenticity of the MQTT-SN messages can be provided by the underlying transport or can be obtained by encapsulating the MQTT-SN messages into the P</w:t>
      </w:r>
      <w:sdt>
        <w:sdtPr>
          <w:tag w:val="goog_rdk_613"/>
        </w:sdtPr>
        <w:sdtContent>
          <w:ins w:author="davide.lenzarini@u-blox.com" w:id="222" w:date="2024-08-08T15:49:01Z">
            <w:r w:rsidDel="00000000" w:rsidR="00000000" w:rsidRPr="00000000">
              <w:rPr>
                <w:rtl w:val="0"/>
              </w:rPr>
              <w:t xml:space="preserve">rotection</w:t>
            </w:r>
          </w:ins>
        </w:sdtContent>
      </w:sdt>
      <w:sdt>
        <w:sdtPr>
          <w:tag w:val="goog_rdk_614"/>
        </w:sdtPr>
        <w:sdtContent>
          <w:del w:author="davide.lenzarini@u-blox.com" w:id="222" w:date="2024-08-08T15:49:01Z">
            <w:r w:rsidDel="00000000" w:rsidR="00000000" w:rsidRPr="00000000">
              <w:rPr>
                <w:rtl w:val="0"/>
              </w:rPr>
              <w:delText xml:space="preserve">ROTECTION</w:delText>
            </w:r>
          </w:del>
        </w:sdtContent>
      </w:sdt>
      <w:r w:rsidDel="00000000" w:rsidR="00000000" w:rsidRPr="00000000">
        <w:rPr>
          <w:rtl w:val="0"/>
        </w:rPr>
        <w:t xml:space="preserve"> </w:t>
      </w:r>
      <w:sdt>
        <w:sdtPr>
          <w:tag w:val="goog_rdk_615"/>
        </w:sdtPr>
        <w:sdtContent>
          <w:ins w:author="davide.lenzarini@u-blox.com" w:id="223" w:date="2024-08-08T15:48:54Z">
            <w:r w:rsidDel="00000000" w:rsidR="00000000" w:rsidRPr="00000000">
              <w:rPr>
                <w:rtl w:val="0"/>
              </w:rPr>
              <w:t xml:space="preserve">Encapsulation </w:t>
            </w:r>
          </w:ins>
        </w:sdtContent>
      </w:sdt>
      <w:r w:rsidDel="00000000" w:rsidR="00000000" w:rsidRPr="00000000">
        <w:rPr>
          <w:rtl w:val="0"/>
        </w:rPr>
        <w:t xml:space="preserve">packet.</w:t>
      </w:r>
    </w:p>
    <w:p w:rsidR="00000000" w:rsidDel="00000000" w:rsidP="00000000" w:rsidRDefault="00000000" w:rsidRPr="00000000" w14:paraId="0000165B">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5C">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5D">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5E">
      <w:pPr>
        <w:rPr>
          <w:rFonts w:ascii="Arial" w:cs="Arial" w:eastAsia="Arial" w:hAnsi="Arial"/>
        </w:rPr>
      </w:pPr>
      <w:r w:rsidDel="00000000" w:rsidR="00000000" w:rsidRPr="00000000">
        <w:rPr>
          <w:rtl w:val="0"/>
        </w:rPr>
      </w:r>
    </w:p>
    <w:p w:rsidR="00000000" w:rsidDel="00000000" w:rsidP="00000000" w:rsidRDefault="00000000" w:rsidRPr="00000000" w14:paraId="00001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6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6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66">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6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B">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6D">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6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1">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73">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7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75">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77">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C">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F0">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F1">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F5">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3">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04">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5">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0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0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0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1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1">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2">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1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16">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17">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18">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19">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1A">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1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C">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1D">
            <w:pPr>
              <w:spacing w:after="0" w:line="259" w:lineRule="auto"/>
              <w:ind w:right="4"/>
              <w:jc w:val="center"/>
              <w:rPr>
                <w:rFonts w:ascii="Arial" w:cs="Arial" w:eastAsia="Arial" w:hAnsi="Arial"/>
                <w:b w:val="1"/>
              </w:rPr>
            </w:pPr>
            <w:sdt>
              <w:sdtPr>
                <w:tag w:val="goog_rdk_616"/>
              </w:sdtPr>
              <w:sdtContent>
                <w:commentRangeStart w:id="234"/>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E">
            <w:pPr>
              <w:spacing w:after="0" w:line="259" w:lineRule="auto"/>
              <w:ind w:right="4"/>
              <w:rPr>
                <w:rFonts w:ascii="Arial" w:cs="Arial" w:eastAsia="Arial" w:hAnsi="Arial"/>
                <w:sz w:val="20"/>
                <w:szCs w:val="20"/>
                <w:vertAlign w:val="subscript"/>
              </w:rPr>
            </w:pPr>
            <w:commentRangeEnd w:id="234"/>
            <w:r w:rsidDel="00000000" w:rsidR="00000000" w:rsidRPr="00000000">
              <w:commentReference w:id="234"/>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1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7">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C">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2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2E">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sdt>
      <w:sdtPr>
        <w:tag w:val="goog_rdk_618"/>
      </w:sdtPr>
      <w:sdtContent>
        <w:p w:rsidR="00000000" w:rsidDel="00000000" w:rsidP="00000000" w:rsidRDefault="00000000" w:rsidRPr="00000000" w14:paraId="0000172F">
          <w:pPr>
            <w:spacing w:after="354" w:lineRule="auto"/>
            <w:ind w:left="-15" w:right="4" w:firstLine="0"/>
            <w:rPr>
              <w:rFonts w:ascii="Arial" w:cs="Arial" w:eastAsia="Arial" w:hAnsi="Arial"/>
            </w:rPr>
            <w:pPrChange w:author="davide.lenzarini@u-blox.com" w:id="0" w:date="2024-08-08T10:31:49Z">
              <w:pPr>
                <w:spacing w:after="354" w:lineRule="auto"/>
                <w:ind w:left="-15" w:right="4" w:firstLine="299"/>
              </w:pPr>
            </w:pPrChange>
          </w:pPr>
          <w:r w:rsidDel="00000000" w:rsidR="00000000" w:rsidRPr="00000000">
            <w:rPr>
              <w:rFonts w:ascii="Arial" w:cs="Arial" w:eastAsia="Arial" w:hAnsi="Arial"/>
              <w:rtl w:val="0"/>
            </w:rPr>
            <w:t xml:space="preserve">The “tolerance” of the sleep and keep-alive timers at the </w:t>
          </w:r>
          <w:sdt>
            <w:sdtPr>
              <w:tag w:val="goog_rdk_617"/>
            </w:sdtPr>
            <w:sdtContent>
              <w:del w:author="davide.lenzarini@u-blox.com" w:id="224" w:date="2024-08-08T10:31:55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depends on the values indicated by the clients. For example, the timer values should be 10% higher than the indicated values for periods larger than 1 minute, and 50% higher if less.</w:t>
          </w:r>
        </w:p>
      </w:sdtContent>
    </w:sdt>
    <w:p w:rsidR="00000000" w:rsidDel="00000000" w:rsidP="00000000" w:rsidRDefault="00000000" w:rsidRPr="00000000" w14:paraId="00001730">
      <w:pPr>
        <w:pStyle w:val="Heading2"/>
        <w:ind w:left="0" w:firstLine="0"/>
        <w:rPr>
          <w:vertAlign w:val="baseline"/>
        </w:rPr>
      </w:pPr>
      <w:bookmarkStart w:colFirst="0" w:colLast="0" w:name="_heading=h.2xn8ts7" w:id="293"/>
      <w:bookmarkEnd w:id="293"/>
      <w:sdt>
        <w:sdtPr>
          <w:tag w:val="goog_rdk_619"/>
        </w:sdtPr>
        <w:sdtContent>
          <w:commentRangeStart w:id="235"/>
        </w:sdtContent>
      </w:sdt>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31">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35"/>
      <w:r w:rsidDel="00000000" w:rsidR="00000000" w:rsidRPr="00000000">
        <w:commentReference w:id="235"/>
      </w:r>
      <w:r w:rsidDel="00000000" w:rsidR="00000000" w:rsidRPr="00000000">
        <w:rPr>
          <w:rtl w:val="0"/>
        </w:rPr>
      </w:r>
    </w:p>
    <w:p w:rsidR="00000000" w:rsidDel="00000000" w:rsidP="00000000" w:rsidRDefault="00000000" w:rsidRPr="00000000" w14:paraId="00001732">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3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34">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3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36">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3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38">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39">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3A">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3B">
      <w:pPr>
        <w:numPr>
          <w:ilvl w:val="0"/>
          <w:numId w:val="66"/>
        </w:numPr>
        <w:spacing w:after="280" w:before="0" w:lineRule="auto"/>
        <w:ind w:left="720" w:hanging="360"/>
        <w:rPr>
          <w:rFonts w:ascii="Arial" w:cs="Arial" w:eastAsia="Arial" w:hAnsi="Arial"/>
          <w:color w:val="333333"/>
        </w:rPr>
      </w:pPr>
      <w:sdt>
        <w:sdtPr>
          <w:tag w:val="goog_rdk_620"/>
        </w:sdtPr>
        <w:sdtContent>
          <w:commentRangeStart w:id="236"/>
        </w:sdtContent>
      </w:sdt>
      <w:r w:rsidDel="00000000" w:rsidR="00000000" w:rsidRPr="00000000">
        <w:rPr>
          <w:rFonts w:ascii="Arial" w:cs="Arial" w:eastAsia="Arial" w:hAnsi="Arial"/>
          <w:color w:val="333333"/>
          <w:rtl w:val="0"/>
        </w:rPr>
        <w:t xml:space="preserve">Continue waiting and retrying up to some maximum number of retries,</w:t>
      </w:r>
      <w:commentRangeEnd w:id="236"/>
      <w:r w:rsidDel="00000000" w:rsidR="00000000" w:rsidRPr="00000000">
        <w:commentReference w:id="236"/>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173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3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3E">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3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40">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41">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98">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99">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42">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43">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44">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45">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46">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47">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48">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49">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0">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01">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79" w:date="2024-08-06T14:44:03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85" w:date="2024-08-06T14:55:28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0" w:date="2024-02-02T15:03:53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59" w:date="2024-08-07T13:56:01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09" w:date="2023-10-26T13:21:10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54" w:date="2024-08-07T13:49:15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55" w:date="2024-08-07T13:51:40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52" w:date="2024-03-19T16:49:34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43" w:date="2024-08-07T13:27:53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53" w:date="2024-08-07T13:40:43Z">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42" w:date="2024-08-07T13:30:25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45" w:date="2024-08-07T13:41:12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44" w:date="2024-08-07T13:32:30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27" w:date="2023-10-20T09:26:02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28" w:date="2024-01-04T16:48:28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57" w:date="2024-08-07T13:52:40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58" w:date="2024-08-07T13:53:53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217" w:date="2024-08-08T15:31:03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10" w:date="2024-08-08T15:04:06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218" w:date="2024-08-08T15:32:00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13" w:date="2024-08-08T15:19:33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Look for comments in 3.1.23 as DISCONNECT doesn't have a packet identifier</w:t>
      </w:r>
    </w:p>
  </w:comment>
  <w:comment w:author="davide.lenzarini@u-blox.com" w:id="67" w:date="2024-08-06T09:16:37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4" w:date="2024-08-06T09:15:55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77" w:date="2024-08-06T14:39:52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65" w:date="2024-08-07T14:03:47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76" w:date="2024-08-06T14:31:51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20" w:date="2024-08-07T10:20:14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22" w:date="2024-03-19T16:09:39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100" w:date="2024-08-06T09:18:55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67" w:date="2024-03-18T15:44:35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68" w:date="2024-06-20T11:10:24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davide.lenzarini@u-blox.com" w:id="89" w:date="2024-08-06T09:18:23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78" w:date="2024-08-06T09:17:57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75" w:date="2024-08-06T09:17:27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32" w:date="2024-08-07T10:44:02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38" w:date="2024-08-07T10:58:02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70" w:date="2024-08-06T09:17:02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33" w:date="2024-08-07T10:44:47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05" w:date="2024-08-08T12:55:57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36" w:date="2024-03-19T12:22:45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206" w:date="2024-08-08T12:59:07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18" w:date="2024-08-07T10:14:08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Richard Coppen" w:id="19" w:date="2024-03-19T12:05:40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171" w:date="2024-08-08T08:52:31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any reference to this topic in chapter 4.13 (example mqtt-sb architectures)</w:t>
      </w:r>
    </w:p>
  </w:comment>
  <w:comment w:author="davide.lenzarini@u-blox.com" w:id="71" w:date="2024-08-08T08:38:01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21" w:date="2024-08-06T09:20:02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1" w:date="2024-08-08T08:38:38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19" w:date="2024-08-06T09:19:50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0" w:date="2024-08-08T08:38:24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07" w:date="2024-08-08T13:02:23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108" w:date="2024-08-06T09:19:18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174" w:date="2024-08-08T09:06:4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72" w:date="2024-08-08T08:55:58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What are the other CONNECT fields relevant for the authentication?</w:t>
      </w:r>
    </w:p>
  </w:comment>
  <w:comment w:author="davide.lenzarini@u-blox.com" w:id="170" w:date="2024-08-08T08:49:55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23" w:date="2024-03-19T16:20:12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24" w:date="2024-05-02T12:17:44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5" w:date="2024-08-06T10:14:5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recommend to remove this title to reduce the levels by one (they are all 3.1.*</w:t>
      </w:r>
    </w:p>
  </w:comment>
  <w:comment w:author="davide.lenzarini@u-blox.com" w:id="52" w:date="2024-08-06T10:19:55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175" w:date="2024-08-08T09:07:57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flow control mechanism of chapter 4.9 (only one message at a time per direction)</w:t>
      </w:r>
    </w:p>
  </w:comment>
  <w:comment w:author="davide.lenzarini@u-blox.com" w:id="0" w:date="2023-12-08T14:05:17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73" w:date="2024-08-08T09:01:10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 w:date="2023-12-08T14:13:08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25" w:date="2024-03-19T16:39:58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26" w:date="2024-05-02T12:18:26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98" w:date="2024-08-08T13:01:00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53" w:date="2024-08-06T10:37:25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to be fixed</w:t>
      </w:r>
    </w:p>
  </w:comment>
  <w:comment w:author="davide.lenzarini@u-blox.com" w:id="48" w:date="2024-08-06T10:24:07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9" w:date="2024-08-07T10:26:25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50" w:date="2024-08-07T12:02:02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88" w:date="2024-08-07T11:03:24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Ian Craggs" w:id="3" w:date="2024-03-19T10:30:16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4" w:date="2024-03-19T10:28:33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41" w:date="2024-08-07T11:05:55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60" w:date="2024-03-20T08:54:09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30" w:date="2023-10-12T19:28:02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19" w:date="2024-03-20T09:03:26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114" w:date="2024-03-19T15:53:06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64" w:date="2024-03-20T09:00:07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96" w:date="2023-10-12T19:20:15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97" w:date="2024-01-05T15:08:54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35" w:date="2024-03-19T15:21:48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36" w:date="2024-03-19T15:23:50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51" w:date="2024-02-22T16:19:54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21" w:date="2024-03-20T09:04:50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6" w:date="2024-07-30T19:20:35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220" w:date="2024-03-20T09:04:24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08" w:date="2024-03-20T08:35:53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56" w:date="2024-06-25T10:18:44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61" w:date="2024-03-20T08:55:23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224" w:date="2024-03-20T09:07:26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112" w:date="2024-03-19T15:54:52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13" w:date="2024-08-07T10:04:14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if it is an acknowledge we should use a PacketIdentifier, right?</w:t>
      </w:r>
    </w:p>
  </w:comment>
  <w:comment w:author="davide.lenzarini@u-blox.com" w:id="163" w:date="2024-03-20T08:57:22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63" w:date="2024-08-06T10:48:39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Ian Craggs" w:id="211" w:date="2024-06-13T14:25:07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212" w:date="2024-06-13T15:41:53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72" w:date="2024-08-06T14:21:51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69" w:date="2024-08-06T11:00:04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davide.lenzarini@u-blox.com" w:id="73" w:date="2024-08-06T14:20:14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davide.lenzarini@u-blox.com" w:id="195" w:date="2024-08-08T10:29:23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link</w:t>
      </w:r>
    </w:p>
  </w:comment>
  <w:comment w:author="Stefan Hagen" w:id="130" w:date="2023-11-16T16:45:21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66" w:date="2024-08-06T10:52:22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davide.lenzarini@u-blox.com" w:id="193" w:date="2024-08-08T10:25:01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link</w:t>
      </w:r>
    </w:p>
  </w:comment>
  <w:comment w:author="Stefan Hagen" w:id="117" w:date="2024-01-04T16:52:29Z">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74" w:date="2024-08-06T14:23:10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82" w:date="2024-08-08T10:15:19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188" w:date="2024-03-18T16:14:25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89" w:date="2024-03-18T16:13:21Z">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Stefan Hagen" w:id="187" w:date="2024-03-18T16:09:57Z">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92" w:date="2024-08-08T10:24:21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191" w:date="2024-03-18T16:20:57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34" w:date="2023-10-05T18:07:12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83" w:date="2024-08-08T10:17:31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190" w:date="2024-03-18T16:19:29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76" w:date="2024-08-08T09:55:47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Andrew Banks" w:id="116" w:date="2024-03-19T15:33:30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231" w:date="2024-08-08T10:07:11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davide.lenzarini@u-blox.com" w:id="223" w:date="2024-03-20T14:35:28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178" w:date="2024-08-08T09:59:43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minimize the attack surface for DoS attacks I would recommend to replace "SHOULD" with "MAY"</w:t>
      </w:r>
    </w:p>
  </w:comment>
  <w:comment w:author="Richard Coppen" w:id="33" w:date="2024-03-19T14:22:50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77" w:date="2024-08-08T09:57:23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214" w:date="2024-08-08T15:23:51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See comments on chapter 3.1.23</w:t>
      </w:r>
    </w:p>
  </w:comment>
  <w:comment w:author="davide.lenzarini@u-blox.com" w:id="235" w:date="2024-08-08T15:50:53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integrated with chapter 4.18 (topic mapping and aliasing)</w:t>
      </w:r>
    </w:p>
  </w:comment>
  <w:comment w:author="davide.lenzarini@u-blox.com" w:id="166" w:date="2024-08-07T15:05:20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davide.lenzarini@u-blox.com" w:id="10" w:date="2024-07-30T18:03:24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davide.lenzarini@u-blox.com" w:id="222" w:date="2024-08-08T15:38:06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69" w:date="2024-08-07T15:06:43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davide.lenzarini@u-blox.com" w:id="24" w:date="2024-07-30T18:47:07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6" w:date="2024-08-06T08:15:17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15" w:date="2024-08-08T15:26:10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22" w:date="2024-07-30T18:42:18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111" w:date="2024-03-19T15:41:47Z">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61" w:date="2024-03-19T14:40:45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92" w:date="2024-08-08T15:44:40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225" w:date="2024-08-08T15:39:08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Richard Coppen" w:id="34" w:date="2024-03-19T14:25:15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8" w:date="2024-07-30T18:21:12Z">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5" w:date="2024-07-30T17:31:31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7" w:date="2024-07-30T18:49:13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8" w:date="2024-07-31T09:56:45Z">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9" w:date="2024-08-06T08:16:55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0" w:date="2024-07-30T18:51:45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115" w:date="2024-03-19T15:45:06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8" w:date="2024-07-30T18:33:47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216" w:date="2023-10-05T17:55:1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0" w:date="2024-07-30T18:24:44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1" w:date="2024-07-30T18:06:37Z">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62" w:date="2024-07-30T18:25:38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Stefan Hagen" w:id="129" w:date="2024-03-03T17:43:50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37" w:date="2024-07-30T19:08:51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37" w:date="2024-03-19T15:25:59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83" w:date="2024-08-06T14:54:46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84" w:date="2023-10-12T19:15:52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85" w:date="2023-10-20T08:59:01Z">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86" w:date="2023-10-20T08:59:10Z">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62" w:date="2024-08-06T14:59:19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226" w:date="2023-10-05T17:51:33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27" w:date="2024-03-20T14:36:59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28" w:date="2024-03-20T14:37:44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29" w:date="2024-03-20T14:39:15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34" w:date="2024-08-06T14:49:36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80" w:date="2024-08-06T14:44:46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48" w:date="2024-03-19T15:48:20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49" w:date="2024-06-20T11:05:09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50" w:date="2024-08-07T13:37:00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davide.lenzarini@u-blox.com" w:id="47" w:date="2024-07-30T19:22:21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 w:author="Stefan Hagen" w:id="232" w:date="2024-03-03T08:53:53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33" w:date="2024-03-03T08:53:53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Ian Craggs" w:id="6" w:date="2024-06-12T08:52:02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Andrew Banks" w:id="41" w:date="2023-10-20T12:41:18Z">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2" w:date="2023-11-02T14:12:55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3" w:date="2023-11-02T14:52:40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4" w:date="2023-11-02T14:53:30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5" w:date="2023-11-02T15:58:55Z">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199" w:date="2024-08-08T11:05:13Z">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gateway perspective the LOST status should not be distinguished from the DISCONNECTED state. I propose to remove the LOST Client state.</w:t>
      </w:r>
    </w:p>
  </w:comment>
  <w:comment w:author="Andrew Banks" w:id="200" w:date="2024-06-16T09:32:40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79" w:date="2024-03-19T17:42:59Z">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80" w:date="2024-06-11T15:41:31Z">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181" w:date="2024-08-08T10:06:37Z">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Ian Craggs" w:id="84" w:date="2024-06-27T15:24:32Z">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81" w:date="2024-06-27T15:27:19Z">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82" w:date="2024-08-06T14:59:58Z">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Stefan Hagen" w:id="12" w:date="2023-12-08T16:41:32Z">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3" w:date="2024-06-04T12:40:11Z">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02" w:date="2024-03-19T17:55:57Z">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03" w:date="2024-03-20T14:04:25Z">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204" w:date="2024-03-20T14:22:55Z">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86" w:date="2024-08-06T15:27:54Z">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96" w:date="2024-03-20T08:38:34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31" w:date="2024-03-18T12:26:05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87" w:date="2024-08-06T15:30:36Z">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99" w:date="2024-03-14T09:44:26Z">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Ian Craggs" w:id="54" w:date="2024-06-11T16:09:18Z">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5" w:date="2024-06-13T15:32:08Z">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6" w:date="2024-06-13T15:34:20Z">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davide.lenzarini@u-blox.com" w:id="57" w:date="2024-08-06T10:40:06Z">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should not be allowed and we can remove the following "informative comments" about that. This will also simplify the gateway implementation</w:t>
      </w:r>
    </w:p>
  </w:comment>
  <w:comment w:author="Ian Craggs" w:id="58" w:date="2024-06-11T16:15:50Z">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59" w:date="2024-08-06T10:42:18Z">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We should remove the possibility for a Clien to send anything before CONNACK</w:t>
      </w:r>
    </w:p>
  </w:comment>
  <w:comment w:author="Stefan Hagen" w:id="38" w:date="2024-02-01T16:59:35Z">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39" w:date="2024-02-22T13:05:28Z">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194" w:date="2024-06-13T16:05:28Z">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davide.lenzarini@u-blox.com" w:id="2" w:date="2023-12-08T14:25:46Z">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5" w:date="2024-05-30T14:20:06Z">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46" w:date="2024-03-20T10:34:54Z">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47" w:date="2024-08-07T13:34:54Z">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31" w:date="2024-02-07T16:41:05Z">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2" w:date="2024-06-24T14:39:36Z">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60" w:date="2024-06-25T04:33:39Z">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109" w:date="2024-08-07T09:07:37Z">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198" w:date="2024-02-14T10:03:36Z">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 so how is it possible that a client state is transitioned from ASLEEP to LOST with a TIMEOUT?</w:t>
      </w:r>
    </w:p>
  </w:comment>
  <w:comment w:author="davide.lenzarini@u-blox.com" w:id="51" w:date="2024-08-08T12:23:57Z">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davide.lenzarini@u-blox.com" w:id="236" w:date="2024-08-08T12:22:41Z">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201" w:date="2024-08-08T12:33:21Z">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w:t>
      </w:r>
    </w:p>
  </w:comment>
  <w:comment w:author="davide.lenzarini@u-blox.com" w:id="105" w:date="2024-08-07T08:58:40Z">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6" w:date="2024-08-07T08:58:49Z">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7" w:date="2024-08-07T09:04:41Z">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Identifier" here is really helping the server but for the very same reason we should have the "Client identifier" also in the SUBSCRIBE/UNSUBSCRIBE/REGISTER. Why do we need the "Client Identifier" only on the PINGREQ originated by the client?</w:t>
      </w:r>
    </w:p>
  </w:comment>
  <w:comment w:author="Simon Johnson" w:id="110" w:date="2023-10-12T14:50:37Z">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03" w:date="2024-08-07T08:58:16Z">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4" w:date="2024-08-07T08:58:27Z">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 w:date="2023-12-08T14:31:19Z">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64" w:date="2024-02-13T14:12:29Z">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65" w:date="2024-06-13T12:56:25Z">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davide.lenzarini@u-blox.com" w:id="97" w:date="2024-08-07T08:39:49Z">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93" w:date="2024-08-07T08:51:15Z">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02" w:date="2024-08-07T08:51:52Z">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39" w:date="2023-11-23T17:39:04Z">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40" w:date="2023-11-23T17:42:22Z">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91" w:date="2024-08-07T07:46:46Z">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95" w:date="2024-08-07T08:11:50Z">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94" w:date="2024-08-07T08:03:59Z">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74F" w15:done="0"/>
  <w15:commentEx w15:paraId="00001750" w15:done="0"/>
  <w15:commentEx w15:paraId="00001751" w15:done="0"/>
  <w15:commentEx w15:paraId="00001752" w15:paraIdParent="00001751" w15:done="0"/>
  <w15:commentEx w15:paraId="00001753" w15:done="0"/>
  <w15:commentEx w15:paraId="00001754" w15:done="0"/>
  <w15:commentEx w15:paraId="00001756" w15:done="0"/>
  <w15:commentEx w15:paraId="00001757" w15:done="0"/>
  <w15:commentEx w15:paraId="00001758" w15:done="0"/>
  <w15:commentEx w15:paraId="0000175A" w15:done="0"/>
  <w15:commentEx w15:paraId="0000175B" w15:done="0"/>
  <w15:commentEx w15:paraId="0000175D" w15:done="0"/>
  <w15:commentEx w15:paraId="0000175E" w15:done="0"/>
  <w15:commentEx w15:paraId="0000175F" w15:done="0"/>
  <w15:commentEx w15:paraId="00001760" w15:done="0"/>
  <w15:commentEx w15:paraId="00001762" w15:paraIdParent="00001760" w15:done="0"/>
  <w15:commentEx w15:paraId="00001763" w15:done="0"/>
  <w15:commentEx w15:paraId="00001764" w15:done="0"/>
  <w15:commentEx w15:paraId="00001765" w15:done="0"/>
  <w15:commentEx w15:paraId="00001766" w15:done="0"/>
  <w15:commentEx w15:paraId="00001767" w15:done="0"/>
  <w15:commentEx w15:paraId="00001768" w15:done="0"/>
  <w15:commentEx w15:paraId="00001769" w15:done="0"/>
  <w15:commentEx w15:paraId="0000176A" w15:done="0"/>
  <w15:commentEx w15:paraId="0000176B" w15:done="0"/>
  <w15:commentEx w15:paraId="0000176C" w15:done="0"/>
  <w15:commentEx w15:paraId="0000176E" w15:done="0"/>
  <w15:commentEx w15:paraId="0000176F" w15:done="0"/>
  <w15:commentEx w15:paraId="00001770" w15:done="0"/>
  <w15:commentEx w15:paraId="00001771" w15:done="0"/>
  <w15:commentEx w15:paraId="0000177C" w15:done="0"/>
  <w15:commentEx w15:paraId="0000177D" w15:paraIdParent="0000177C" w15:done="0"/>
  <w15:commentEx w15:paraId="0000177E" w15:done="0"/>
  <w15:commentEx w15:paraId="0000177F" w15:done="0"/>
  <w15:commentEx w15:paraId="00001780" w15:done="0"/>
  <w15:commentEx w15:paraId="00001782" w15:done="0"/>
  <w15:commentEx w15:paraId="00001783" w15:done="0"/>
  <w15:commentEx w15:paraId="00001784" w15:done="0"/>
  <w15:commentEx w15:paraId="00001786" w15:done="0"/>
  <w15:commentEx w15:paraId="00001787" w15:done="0"/>
  <w15:commentEx w15:paraId="00001788" w15:done="0"/>
  <w15:commentEx w15:paraId="00001789" w15:done="0"/>
  <w15:commentEx w15:paraId="0000178A" w15:done="0"/>
  <w15:commentEx w15:paraId="0000178D" w15:done="0"/>
  <w15:commentEx w15:paraId="0000178E" w15:done="0"/>
  <w15:commentEx w15:paraId="0000178F" w15:done="0"/>
  <w15:commentEx w15:paraId="00001790" w15:done="0"/>
  <w15:commentEx w15:paraId="00001791" w15:done="0"/>
  <w15:commentEx w15:paraId="00001792" w15:done="0"/>
  <w15:commentEx w15:paraId="00001793" w15:done="0"/>
  <w15:commentEx w15:paraId="00001794" w15:done="0"/>
  <w15:commentEx w15:paraId="00001795" w15:done="0"/>
  <w15:commentEx w15:paraId="00001796" w15:done="0"/>
  <w15:commentEx w15:paraId="00001797" w15:done="0"/>
  <w15:commentEx w15:paraId="00001798" w15:done="0"/>
  <w15:commentEx w15:paraId="00001799" w15:done="0"/>
  <w15:commentEx w15:paraId="0000179A" w15:done="0"/>
  <w15:commentEx w15:paraId="0000179B" w15:paraIdParent="0000179A" w15:done="0"/>
  <w15:commentEx w15:paraId="0000179C" w15:done="0"/>
  <w15:commentEx w15:paraId="0000179D" w15:done="0"/>
  <w15:commentEx w15:paraId="0000179E" w15:done="0"/>
  <w15:commentEx w15:paraId="0000179F" w15:done="0"/>
  <w15:commentEx w15:paraId="000017A0" w15:done="0"/>
  <w15:commentEx w15:paraId="000017A1" w15:done="0"/>
  <w15:commentEx w15:paraId="000017A2" w15:done="0"/>
  <w15:commentEx w15:paraId="000017A3" w15:paraIdParent="000017A2" w15:done="0"/>
  <w15:commentEx w15:paraId="000017A4" w15:done="0"/>
  <w15:commentEx w15:paraId="000017A5" w15:done="0"/>
  <w15:commentEx w15:paraId="000017A6" w15:done="0"/>
  <w15:commentEx w15:paraId="000017A7" w15:paraIdParent="000017A6" w15:done="0"/>
  <w15:commentEx w15:paraId="000017A8" w15:paraIdParent="000017A6" w15:done="0"/>
  <w15:commentEx w15:paraId="000017A9" w15:done="0"/>
  <w15:commentEx w15:paraId="000017AA" w15:done="0"/>
  <w15:commentEx w15:paraId="000017AB" w15:done="0"/>
  <w15:commentEx w15:paraId="000017AC" w15:done="0"/>
  <w15:commentEx w15:paraId="000017AD" w15:done="0"/>
  <w15:commentEx w15:paraId="000017AE" w15:done="0"/>
  <w15:commentEx w15:paraId="000017AF" w15:done="0"/>
  <w15:commentEx w15:paraId="000017B4" w15:done="0"/>
  <w15:commentEx w15:paraId="000017B5" w15:done="0"/>
  <w15:commentEx w15:paraId="000017BA" w15:done="0"/>
  <w15:commentEx w15:paraId="000017BB" w15:paraIdParent="000017BA" w15:done="0"/>
  <w15:commentEx w15:paraId="000017BC" w15:done="0"/>
  <w15:commentEx w15:paraId="000017BD" w15:paraIdParent="000017BC" w15:done="0"/>
  <w15:commentEx w15:paraId="000017BE" w15:done="0"/>
  <w15:commentEx w15:paraId="000017BF" w15:done="0"/>
  <w15:commentEx w15:paraId="000017C0" w15:done="0"/>
  <w15:commentEx w15:paraId="000017C1" w15:done="0"/>
  <w15:commentEx w15:paraId="000017C2" w15:done="0"/>
  <w15:commentEx w15:paraId="000017C3" w15:done="0"/>
  <w15:commentEx w15:paraId="000017C4" w15:done="0"/>
  <w15:commentEx w15:paraId="000017C5" w15:done="0"/>
  <w15:commentEx w15:paraId="000017C6" w15:done="0"/>
  <w15:commentEx w15:paraId="000017C7" w15:paraIdParent="000017C6" w15:done="0"/>
  <w15:commentEx w15:paraId="000017C8" w15:done="0"/>
  <w15:commentEx w15:paraId="000017C9" w15:done="0"/>
  <w15:commentEx w15:paraId="000017CA" w15:done="0"/>
  <w15:commentEx w15:paraId="000017CB" w15:paraIdParent="000017CA" w15:done="0"/>
  <w15:commentEx w15:paraId="000017CC" w15:done="0"/>
  <w15:commentEx w15:paraId="000017CD" w15:done="0"/>
  <w15:commentEx w15:paraId="000017CE" w15:done="0"/>
  <w15:commentEx w15:paraId="000017CF" w15:done="0"/>
  <w15:commentEx w15:paraId="000017D0" w15:done="0"/>
  <w15:commentEx w15:paraId="000017D1" w15:done="0"/>
  <w15:commentEx w15:paraId="000017D2" w15:done="0"/>
  <w15:commentEx w15:paraId="000017D3" w15:done="0"/>
  <w15:commentEx w15:paraId="000017D4" w15:done="0"/>
  <w15:commentEx w15:paraId="000017D5" w15:done="0"/>
  <w15:commentEx w15:paraId="000017D6" w15:done="0"/>
  <w15:commentEx w15:paraId="000017D8" w15:done="0"/>
  <w15:commentEx w15:paraId="000017D9" w15:done="0"/>
  <w15:commentEx w15:paraId="000017DA" w15:done="0"/>
  <w15:commentEx w15:paraId="000017DB" w15:done="0"/>
  <w15:commentEx w15:paraId="000017DC" w15:done="0"/>
  <w15:commentEx w15:paraId="000017DD" w15:done="0"/>
  <w15:commentEx w15:paraId="000017E0" w15:done="0"/>
  <w15:commentEx w15:paraId="000017E1" w15:done="0"/>
  <w15:commentEx w15:paraId="000017E2" w15:done="0"/>
  <w15:commentEx w15:paraId="000017E4" w15:done="0"/>
  <w15:commentEx w15:paraId="000017E5" w15:done="0"/>
  <w15:commentEx w15:paraId="000017E6" w15:done="0"/>
  <w15:commentEx w15:paraId="000017E7" w15:done="0"/>
  <w15:commentEx w15:paraId="000017E8" w15:done="0"/>
  <w15:commentEx w15:paraId="000017E9" w15:done="0"/>
  <w15:commentEx w15:paraId="000017EA" w15:done="0"/>
  <w15:commentEx w15:paraId="000017EB" w15:done="0"/>
  <w15:commentEx w15:paraId="000017EC" w15:done="0"/>
  <w15:commentEx w15:paraId="000017ED" w15:done="0"/>
  <w15:commentEx w15:paraId="000017EE" w15:done="0"/>
  <w15:commentEx w15:paraId="000017EF" w15:done="0"/>
  <w15:commentEx w15:paraId="000017F0" w15:paraIdParent="000017EF" w15:done="0"/>
  <w15:commentEx w15:paraId="000017F1" w15:paraIdParent="000017EF" w15:done="0"/>
  <w15:commentEx w15:paraId="000017F2" w15:done="0"/>
  <w15:commentEx w15:paraId="000017F3" w15:done="0"/>
  <w15:commentEx w15:paraId="000017F4" w15:done="0"/>
  <w15:commentEx w15:paraId="000017F5" w15:done="0"/>
  <w15:commentEx w15:paraId="000017F6" w15:done="0"/>
  <w15:commentEx w15:paraId="000017F7" w15:done="0"/>
  <w15:commentEx w15:paraId="000017F8" w15:done="0"/>
  <w15:commentEx w15:paraId="000017F9" w15:done="0"/>
  <w15:commentEx w15:paraId="000017FA" w15:done="0"/>
  <w15:commentEx w15:paraId="000017FB" w15:done="0"/>
  <w15:commentEx w15:paraId="000017FC" w15:paraIdParent="000017FB" w15:done="0"/>
  <w15:commentEx w15:paraId="000017FD" w15:paraIdParent="000017FB" w15:done="0"/>
  <w15:commentEx w15:paraId="000017FE" w15:done="0"/>
  <w15:commentEx w15:paraId="00001801" w15:done="0"/>
  <w15:commentEx w15:paraId="00001802" w15:done="0"/>
  <w15:commentEx w15:paraId="00001803" w15:done="0"/>
  <w15:commentEx w15:paraId="00001804" w15:done="0"/>
  <w15:commentEx w15:paraId="00001805" w15:done="0"/>
  <w15:commentEx w15:paraId="00001806" w15:done="0"/>
  <w15:commentEx w15:paraId="00001807" w15:done="0"/>
  <w15:commentEx w15:paraId="00001808" w15:done="0"/>
  <w15:commentEx w15:paraId="00001809" w15:done="0"/>
  <w15:commentEx w15:paraId="0000180A" w15:done="0"/>
  <w15:commentEx w15:paraId="0000180B" w15:done="0"/>
  <w15:commentEx w15:paraId="00001810" w15:done="0"/>
  <w15:commentEx w15:paraId="00001811" w15:paraIdParent="00001810" w15:done="0"/>
  <w15:commentEx w15:paraId="00001812" w15:paraIdParent="00001810" w15:done="0"/>
  <w15:commentEx w15:paraId="00001813" w15:done="0"/>
  <w15:commentEx w15:paraId="00001814" w15:done="0"/>
  <w15:commentEx w15:paraId="00001815" w15:paraIdParent="00001814" w15:done="0"/>
  <w15:commentEx w15:paraId="00001816" w15:paraIdParent="00001814" w15:done="0"/>
  <w15:commentEx w15:paraId="00001817" w15:paraIdParent="00001814" w15:done="0"/>
  <w15:commentEx w15:paraId="00001818" w15:done="0"/>
  <w15:commentEx w15:paraId="00001819" w15:done="0"/>
  <w15:commentEx w15:paraId="0000181A" w15:done="0"/>
  <w15:commentEx w15:paraId="0000181B" w15:paraIdParent="0000181A" w15:done="0"/>
  <w15:commentEx w15:paraId="0000181C" w15:paraIdParent="0000181A" w15:done="0"/>
  <w15:commentEx w15:paraId="0000181D" w15:done="0"/>
  <w15:commentEx w15:paraId="0000181F" w15:done="0"/>
  <w15:commentEx w15:paraId="00001821" w15:done="0"/>
  <w15:commentEx w15:paraId="00001822" w15:done="0"/>
  <w15:commentEx w15:paraId="00001823" w15:paraIdParent="00001822" w15:done="0"/>
  <w15:commentEx w15:paraId="00001824" w15:done="0"/>
  <w15:commentEx w15:paraId="00001825" w15:paraIdParent="00001824" w15:done="0"/>
  <w15:commentEx w15:paraId="00001826" w15:paraIdParent="00001824" w15:done="0"/>
  <w15:commentEx w15:paraId="00001827" w15:paraIdParent="00001824" w15:done="0"/>
  <w15:commentEx w15:paraId="00001829" w15:paraIdParent="00001824" w15:done="0"/>
  <w15:commentEx w15:paraId="0000182A" w15:done="0"/>
  <w15:commentEx w15:paraId="0000182D" w15:done="0"/>
  <w15:commentEx w15:paraId="0000182E" w15:done="0"/>
  <w15:commentEx w15:paraId="0000182F" w15:paraIdParent="0000182E" w15:done="0"/>
  <w15:commentEx w15:paraId="00001831" w15:paraIdParent="0000182E" w15:done="0"/>
  <w15:commentEx w15:paraId="00001832" w15:done="0"/>
  <w15:commentEx w15:paraId="00001833" w15:done="0"/>
  <w15:commentEx w15:paraId="00001834" w15:paraIdParent="00001833" w15:done="0"/>
  <w15:commentEx w15:paraId="00001835" w15:done="0"/>
  <w15:commentEx w15:paraId="00001836" w15:paraIdParent="00001835" w15:done="0"/>
  <w15:commentEx w15:paraId="00001837" w15:done="0"/>
  <w15:commentEx w15:paraId="00001838" w15:paraIdParent="00001837" w15:done="0"/>
  <w15:commentEx w15:paraId="00001839" w15:paraIdParent="00001837" w15:done="0"/>
  <w15:commentEx w15:paraId="0000183A" w15:done="0"/>
  <w15:commentEx w15:paraId="0000183C" w15:done="0"/>
  <w15:commentEx w15:paraId="00001845" w15:done="0"/>
  <w15:commentEx w15:paraId="00001846" w15:done="0"/>
  <w15:commentEx w15:paraId="00001847" w15:done="0"/>
  <w15:commentEx w15:paraId="00001848" w15:done="0"/>
  <w15:commentEx w15:paraId="00001849" w15:paraIdParent="00001848" w15:done="0"/>
  <w15:commentEx w15:paraId="0000184A" w15:paraIdParent="00001848" w15:done="0"/>
  <w15:commentEx w15:paraId="0000184B" w15:paraIdParent="00001848" w15:done="0"/>
  <w15:commentEx w15:paraId="0000184C" w15:done="0"/>
  <w15:commentEx w15:paraId="0000184D" w15:paraIdParent="0000184C" w15:done="0"/>
  <w15:commentEx w15:paraId="00001850" w15:done="0"/>
  <w15:commentEx w15:paraId="00001851" w15:paraIdParent="00001850" w15:done="0"/>
  <w15:commentEx w15:paraId="00001852" w15:done="0"/>
  <w15:commentEx w15:paraId="00001853" w15:done="0"/>
  <w15:commentEx w15:paraId="00001854" w15:done="0"/>
  <w15:commentEx w15:paraId="00001855" w15:paraIdParent="00001854" w15:done="0"/>
  <w15:commentEx w15:paraId="00001857" w15:done="0"/>
  <w15:commentEx w15:paraId="00001858" w15:paraIdParent="00001857" w15:done="0"/>
  <w15:commentEx w15:paraId="00001859" w15:done="0"/>
  <w15:commentEx w15:paraId="0000185A" w15:paraIdParent="00001859" w15:done="0"/>
  <w15:commentEx w15:paraId="0000185D" w15:done="0"/>
  <w15:commentEx w15:paraId="0000185E" w15:done="0"/>
  <w15:commentEx w15:paraId="0000185F" w15:done="0"/>
  <w15:commentEx w15:paraId="00001860" w15:done="0"/>
  <w15:commentEx w15:paraId="00001863" w15:done="0"/>
  <w15:commentEx w15:paraId="00001864" w15:done="0"/>
  <w15:commentEx w15:paraId="00001865" w15:done="0"/>
  <w15:commentEx w15:paraId="00001866" w15:done="0"/>
  <w15:commentEx w15:paraId="00001867" w15:done="0"/>
  <w15:commentEx w15:paraId="00001868" w15:done="0"/>
  <w15:commentEx w15:paraId="00001869" w15:done="0"/>
  <w15:commentEx w15:paraId="0000186A" w15:done="0"/>
  <w15:commentEx w15:paraId="0000186B" w15:done="0"/>
  <w15:commentEx w15:paraId="0000186C" w15:paraIdParent="0000186B" w15:done="0"/>
  <w15:commentEx w15:paraId="0000186D" w15:done="0"/>
  <w15:commentEx w15:paraId="0000186E" w15:paraIdParent="0000186D" w15:done="0"/>
  <w15:commentEx w15:paraId="0000186F" w15:done="0"/>
  <w15:commentEx w15:paraId="00001870" w15:done="0"/>
  <w15:commentEx w15:paraId="00001871" w15:done="0"/>
  <w15:commentEx w15:paraId="00001873" w15:done="0"/>
  <w15:commentEx w15:paraId="00001875" w15:paraIdParent="00001873" w15:done="0"/>
  <w15:commentEx w15:paraId="00001876" w15:done="0"/>
  <w15:commentEx w15:paraId="00001877" w15:done="0"/>
  <w15:commentEx w15:paraId="000018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4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A">
    <w:pPr>
      <w:rPr/>
    </w:pPr>
    <w:r w:rsidDel="00000000" w:rsidR="00000000" w:rsidRPr="00000000">
      <w:rPr/>
      <w:drawing>
        <wp:inline distB="114300" distT="114300" distL="114300" distR="114300">
          <wp:extent cx="2200275" cy="457200"/>
          <wp:effectExtent b="0" l="0" r="0" t="0"/>
          <wp:docPr id="3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1" Type="http://schemas.openxmlformats.org/officeDocument/2006/relationships/hyperlink" Target="https://www.oasis-open.org/policies-guidelines/trademark/" TargetMode="External"/><Relationship Id="rId100" Type="http://schemas.openxmlformats.org/officeDocument/2006/relationships/hyperlink" Target="https://www.oasis-open.org/"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95" Type="http://schemas.openxmlformats.org/officeDocument/2006/relationships/hyperlink" Target="http://www.rfc-editor.org/info/rfc6455" TargetMode="External"/><Relationship Id="rId94" Type="http://schemas.openxmlformats.org/officeDocument/2006/relationships/hyperlink" Target="http://www.rfc-editor.org/info/rfc3629" TargetMode="External"/><Relationship Id="rId97" Type="http://schemas.openxmlformats.org/officeDocument/2006/relationships/hyperlink" Target="https://www.rfc-editor.org/info/rfc3552" TargetMode="External"/><Relationship Id="rId96" Type="http://schemas.openxmlformats.org/officeDocument/2006/relationships/hyperlink" Target="http://www.unicode.org/versions/latest/" TargetMode="External"/><Relationship Id="rId11" Type="http://schemas.openxmlformats.org/officeDocument/2006/relationships/hyperlink" Target="mailto:davide.lenzarini@u-blox.com" TargetMode="External"/><Relationship Id="rId99" Type="http://schemas.openxmlformats.org/officeDocument/2006/relationships/hyperlink" Target="https://www.oasis-open.org/policies-guidelines/ipr/" TargetMode="External"/><Relationship Id="rId10" Type="http://schemas.openxmlformats.org/officeDocument/2006/relationships/hyperlink" Target="mailto:icraggs@gmail.com" TargetMode="External"/><Relationship Id="rId98" Type="http://schemas.openxmlformats.org/officeDocument/2006/relationships/hyperlink" Target="https://www.oasis-open.org/policies-guidelines/ipr/"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info/rfc2119" TargetMode="External"/><Relationship Id="rId90" Type="http://schemas.openxmlformats.org/officeDocument/2006/relationships/hyperlink" Target="https://docs.oasis-open.org/templates/w3c-recommendations-list/w3c-recommendations-list.html" TargetMode="External"/><Relationship Id="rId93" Type="http://schemas.openxmlformats.org/officeDocument/2006/relationships/hyperlink" Target="http://www.rfc-editor.org/info/rfc2119" TargetMode="External"/><Relationship Id="rId92" Type="http://schemas.openxmlformats.org/officeDocument/2006/relationships/hyperlink" Target="https://www.rfc-editor.org/info/rfc8174" TargetMode="External"/><Relationship Id="rId15" Type="http://schemas.openxmlformats.org/officeDocument/2006/relationships/hyperlink" Target="mailto:simon622@gmail.com"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8" Type="http://schemas.openxmlformats.org/officeDocument/2006/relationships/hyperlink" Target="http://www.microsoft.com/" TargetMode="External"/><Relationship Id="rId84" Type="http://schemas.openxmlformats.org/officeDocument/2006/relationships/image" Target="media/image3.png"/><Relationship Id="rId83" Type="http://schemas.openxmlformats.org/officeDocument/2006/relationships/image" Target="media/image11.png"/><Relationship Id="rId86" Type="http://schemas.openxmlformats.org/officeDocument/2006/relationships/hyperlink" Target="https://www.oasis-open.org/policies-guidelines/oasis-defined-terms-2017-05-26#dConformanceClause" TargetMode="External"/><Relationship Id="rId85" Type="http://schemas.openxmlformats.org/officeDocument/2006/relationships/hyperlink" Target="https://www.oasis-open.org/policies-guidelines/tc-process#wpComponentsConfClause" TargetMode="External"/><Relationship Id="rId88" Type="http://schemas.openxmlformats.org/officeDocument/2006/relationships/hyperlink" Target="https://docs.oasis-open.org/templates/ietf-rfc-list/ietf-rfc-list.html" TargetMode="External"/><Relationship Id="rId87" Type="http://schemas.openxmlformats.org/officeDocument/2006/relationships/hyperlink" Target="https://docs.oasis-open.org/templates/TCHandbook/ConformanceGuidelines.html" TargetMode="External"/><Relationship Id="rId89" Type="http://schemas.openxmlformats.org/officeDocument/2006/relationships/hyperlink" Target="https://www.rfc-editor.org/in-notes/rfc-ref.txt" TargetMode="External"/><Relationship Id="rId80" Type="http://schemas.openxmlformats.org/officeDocument/2006/relationships/image" Target="media/image12.png"/><Relationship Id="rId82" Type="http://schemas.openxmlformats.org/officeDocument/2006/relationships/image" Target="media/image7.png"/><Relationship Id="rId81"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_CONNECT_Actions" TargetMode="External"/><Relationship Id="rId74" Type="http://schemas.openxmlformats.org/officeDocument/2006/relationships/hyperlink" Target="https://docs.oasis-open.org/mqtt/mqtt/v5.0/os/mqtt-v5.0-os.html#_CONNECT_Actions" TargetMode="External"/><Relationship Id="rId77" Type="http://schemas.openxmlformats.org/officeDocument/2006/relationships/image" Target="media/image9.png"/><Relationship Id="rId76" Type="http://schemas.openxmlformats.org/officeDocument/2006/relationships/image" Target="media/image5.png"/><Relationship Id="rId79" Type="http://schemas.openxmlformats.org/officeDocument/2006/relationships/image" Target="media/image8.png"/><Relationship Id="rId78" Type="http://schemas.openxmlformats.org/officeDocument/2006/relationships/image" Target="media/image6.png"/><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13.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1.png"/><Relationship Id="rId68" Type="http://schemas.openxmlformats.org/officeDocument/2006/relationships/hyperlink" Target="https://docs.oasis-open.org/mqtt/mqtt/v5.0/os/mqtt-v5.0-os.html#S4_13_Errors"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S4_13_Errors" TargetMode="External"/><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4.png"/><Relationship Id="rId52" Type="http://schemas.openxmlformats.org/officeDocument/2006/relationships/hyperlink" Target="https://docs.oasis-open.org/mqtt/mqtt/v5.0/cos02/mqtt-v5.0-cos02.html#Unicode" TargetMode="External"/><Relationship Id="rId55" Type="http://schemas.openxmlformats.org/officeDocument/2006/relationships/hyperlink" Target="https://www.rfc-editor.org/rfc/rfc2104" TargetMode="External"/><Relationship Id="rId54" Type="http://schemas.openxmlformats.org/officeDocument/2006/relationships/hyperlink" Target="https://docs.google.com/document/d/1Q_l-TOttOqktQmnupRv7Un1Y8KzULIxc/edit?pli=1#heading=h.23ckvvd" TargetMode="External"/><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sKzLmczMQgwZa606W8o5zDStg==">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KQAgoLQUFBQlRWLVg3N1kS2gEKC0FBQUJUVi1YNzdZEgtBQUFCVFYtWDc3WRoNCgl0ZXh0L2h0bWwSACIOCgp0ZXh0L3BsYWluEgAqGyIVMTE1NjI2MzU3MTQyNzM1ODEyMjY2KAA4ADDezJKLkzI42dWSi5MySjoKJGFwcGxpY2F0aW9uL3ZuZC5nb29nbGUtYXBwcy5kb2NzLm1kcxoSwtfa5AEMEgoKBgoAEBQYABABWgx0dmN6NDR4ejNwdHJyAiAAeACCARRzdWdnZXN0LncxMDZ2d2wxb3hnYpoBBggAEAAYALABALgBABjezJKLkzIg2dWSi5MyMABCFHN1Z2dlc3QudzEwNnZ3bDFveGdiIpkHCgtBQUFCVFV1dFJtZxLnBgoLQUFBQlRVdXRSbWcSC0FBQUJUVXV0Um1nGvwBCgl0ZXh0L2h0bWw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IuYBCgp0ZXh0L3BsYWluEtcBSWYgd2UgZXhjbHVkZSB0aGUgZHVwbGljYXRlIHVzZSBjYXNlIHRoYXQgd2UgZXhjbHVkZWQgaW4gNC4yLiBIb3cgYSBQVUJXT1MgY2FuIHJlYWNoIGEgcmVjaXBpZW50IG1vcmUgdGhhbiBvbmNlPwpJIHRoaW5rIHdlIHNob3VsZCByZXBsYWNlICJhbnkgbnVtYmVyIG9mIHRpbWVzLCBpbmNsdWRpbmcgbm90IGF0IGFsbCIgd2l0aCAiZWl0aGVyIG9uY2Ugb3Igbm90IGF0IGFsbCIqGyIVMTE1NjI2MzU3MTQyNzM1ODEyMjY2KAA4ADDhnpnokjI4juKk6JIySiEKCnRleHQvcGxhaW4SE2FueSBudW1iZXIgb2YgdGltZXNaC2VwZ3dra28xazVwcgIgAHgAmgEGCAAQABgAqgHxAR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y6KBq80x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rPDr4pIy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KbBQoLQUFBQlRVdXRSZ3MS6QQKC0FBQUJUVXV0UmdzEgtBQUFCVFV1dFJnc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q8CCgtBQUFCVEZIbExtQRL6AQoLQUFBQlRGSGxMbUESC0FBQUJURkhsTG1BGg0KCXRleHQvaHRtbBIAIg4KCnRleHQvcGxhaW4SACobIhUxMTU2MjYzNTcxNDI3MzU4MTIyNjYoADgAMObBw5GTMjiSzMORkzJKWwokYXBwbGljYXRpb24vdm5kLmdvb2dsZS1hcHBzLmRvY3MubWRzGjPC19rkAS0KKwoZChNzZXNzaW9uIHRvcGljIGFsaWFzEAEYABIMCgZub3JtYWwQARgAGAFaDDQ5bzI2ZmQ2a3g5ZHICIAB4AIIBE3N1Z2dlc3QuMnZteWFoZ2JvdDmaAQYIABAAGACwAQC4AQAY5sHDkZMyIJLMw5GTMjAAQhNzdWdnZXN0LjJ2bXlhaGdib3Q5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sAIKC0FBQUJUUnVpdUhrEvoBCgtBQUFCVFJ1aXVIaxILQUFBQlRSdWl1SGsaDQoJdGV4dC9odG1sEgAiDgoKdGV4dC9wbGFpbhIAKhsiFTExNTYyNjM1NzE0MjczNTgxMjI2NigAOAAw8taEupIyOL7ghLqSMkpaCiRhcHBsaWNhdGlvbi92bmQuZ29vZ2xlLWFwcHMuZG9jcy5tZHMaMsLX2uQBLAoqChIKDHNlY3Rpb24gNC4xMRABGAASEgoMc2VjdGlvbiA0LjEwEAEYABgBWgx1cmRjamJ1MDc1dHNyAiAAeACCARRzdWdnZXN0Lms2ZnJjb3A0OGYwaJoBBggAEAAYALABALgBABjy1oS6kjIgvuCEupIyMABCFHN1Z2dlc3QuazZmcmNvcDQ4ZjBo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R3EtQBCgtBQUFCS0JJMmJkdxILQUFBQktCSTJiZHcaDQoJdGV4dC9odG1sEgAiDgoKdGV4dC9wbGFpbhIAKhsiFTExNTYyNjM1NzE0MjczNTgxMjI2NigAOAAwo5nw2OUxOPKf8NjlMUo0CiRhcHBsaWNhdGlvbi92bmQuZ29vZ2xlLWFwcHMuZG9jcy5tZHMaDMLX2uQBBiIECAkQAVoMdWlhbHd3OHRxbG11cgIgAHgAggEUc3VnZ2VzdC5yb2RyenN1OHUyczeaAQYIABAAGACwAQC4AQAYo5nw2OUxIPKf8NjlMTAAQhRzdWdnZXN0LnJvZHJ6c3U4dTJzNyKGCQoLQUFBQTZkZXRhM00S1AgKC0FBQUE2ZGV0YTNNEgtBQUFBNmRldGEzTRrvAQoJdGV4dC9odG1s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NW1r+KSMj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xAgoLQUFBQlRYRlRkZjgS/AEKC0FBQUJUWEZUZGY4EgtBQUFCVFhGVGRmOBoNCgl0ZXh0L2h0bWwSACIOCgp0ZXh0L3BsYWluEgAqGyIVMTE1NjI2MzU3MTQyNzM1ODEyMjY2KAA4ADDF3puMkzI4/qecjJMySl0KJGFwcGxpY2F0aW9uL3ZuZC5nb29nbGUtYXBwcy5kb2NzLm1kcxo1wtfa5AEvGi0KKQojZnJvbSB0aGUgcGVyc3BlY3RpdmUgb2YgdGhlIGdhdGV3YXkQARgAEAFaDGdrNnZqYThiYXR2OHICIAB4AIIBE3N1Z2dlc3QudDZkcmw3b3cxYXGaAQYIABAAGACwAQC4AQAYxd6bjJMyIP6nnIyTMjAAQhNzdWdnZXN0LnQ2ZHJsN293MWFx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lQIKC0FBQUJUWEZUZGdNEuABCgtBQUFCVFhGVGRnTRILQUFBQlRYRlRkZ00aDQoJdGV4dC9odG1sEgAiDgoKdGV4dC9wbGFpbhIAKhsiFTExNTYyNjM1NzE0MjczNTgxMjI2NigAOAAwp9KgjJMyOLzcoIyTMkpBCiRhcHBsaWNhdGlvbi92bmQuZ29vZ2xlLWFwcHMuZG9jcy5tZHMaGcLX2uQBExIRCg0KB3NlcnZlci8QARgAEAFaDGphZThwZmVpZ3Y4eXICIAB4AIIBE3N1Z2dlc3QuZGN4dGhndGRpaHiaAQYIABAAGACwAQC4AQAYp9KgjJMyILzcoIyTMjAAQhNzdWdnZXN0LmRjeHRoZ3RkaWh4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rvfmLkzJKcQoKdGV4dC9wbGFpbhJjQSBnYXRld2F5IHNob3VsZCBvbmx5IGFkdmVydGlzZSBpdHMgcHJlc2VuY2UgaWYgaXQgaXMgY29ubmVjdGVkIHRvIGEgc2VydmVyLCBvciBpcyBpdHNlbGYgYSBzZXJ2ZXIuWgxzZGlreGd5MXRlNWVyAiAAeACaAQYIABAAGACqAWMSYVRoaXMgaXMgaW5jb25zaXN0ZW50IHdpdGggdGhlIHRlcm1pbm9sb2d5IHNlY3Rpb24gd2hlcmUgU2VydmVyLCBHYXRld2F5IGFuZCBHVyBpcyB0aGUgc2FtZSBlbnRpdHmwAQC4AQAYq735i5MyIKu9+YuTMjAAQhBraXguaHN2cml0cmVsa3B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jxicj5BcyBtZW50aW9uZWQgaW4gY2hhcHRlciAzLjEuMjYgJnF1b3Q7VGhlIGF1dGhlbnRpY2F0aW9uIG9mIHRoZSBzZW5kZXIgYW5kIHRoZSByZWNlaXZlciwgdGhlaXIgYXV0aG9yaXphdGlvbnMgYW5kIHRoZSBwcm92aXNpb25pbmcgb2YgdGhlIHNoYXJlZCBrZXlzIHVzZWQgdG8gcHJvdGVjdCBpbnRlZ3JpdHkgYW5kIG9wdGlvbmFsbHkgY29uZmlkZW50aWFsaXR5IG9mIHRoZSBwcm90ZWN0ZWQgcGFja2V0IGNvbnRlbnQgYXJlIG91dCBvZiBzY29wZS4mcXVvdDsi6AMKCnRleHQvcGxhaW4S2QNJIGRvbid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gpBcyBtZW50aW9uZWQgaW4gY2hhcHRlciAzLjEuMjYgIl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IiobIhUxMTU2MjYzNTcxNDI3MzU4MTIyNjYoADgAMN/W04uTMjjf1tOLkzJKJgoKdGV4dC9wbGFpbhIYNSBTZWN1cml0eSAoSW5mb3JtYXRpdmUpWgxrMWxjNWN3MDk4bzR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uIHCgtBQUFCSmg0aG01QRKwBwoLQUFBQkpoNGhtNUESC0FBQUJKaDRobTVBGuEBCgl0ZXh0L2h0bWw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oQCCgtBQUFCT3cxb1ZNNBLSAQoLQUFBQk93MW9WTTQSC0FBQUJPdzFvVk00GhsKCXRleHQvaHRtbBIOSXMgaXQgY29ycmVjdD8iHAoKdGV4dC9wbGFpbhIOSXMgaXQgY29ycmVjdD8qGyIVMTE1NjI2MzU3MTQyNzM1ODEyMjY2KAA4ADDs59+okDI47OffqJAyShoKCnRleHQvcGxhaW4SDHNlY3Rpb24gNC4yNFoMdHd0M2tueDcyYWFmcgIgAHgAmgEGCAAQABgAqgEQEg5JcyBpdCBjb3JyZWN0P7ABALgBABjs59+okDIg7OffqJAyMABCEGtpeC5mb3htanlpaDF2Y2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MxMjk1OTg5NjQ2NjAmYW1wO3VzZz1BT3ZWYXcySzdZc0RMN3pWSkxJT1IxRG9PNnhK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zMTI5NTk4OTY0NjYwJmFtcDt1c2c9QU92VmF3Mks3WXNETDd6VkpMSU9SMURvTzZ4Si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sM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LQAgoLQUFBQkpoNGhuZFkSmgIKC0FBQUJKaDRobmRZEgtBQUFCSmg0aG5kWRoNCgl0ZXh0L2h0bWwSACIOCgp0ZXh0L3BsYWluEgAqGyIVMTE1NjI2MzU3MTQyNzM1ODEyMjY2KAA4ADDEhdG+5TE46am945IySnoKJGFwcGxpY2F0aW9uL3ZuZC5nb29nbGUtYXBwcy5kb2NzLm1kcxpSwtfa5AFMCiAKDQoHUGF5bG9hZBABGAASDQoHTWVzc2FnZRABGAAYARooCiQKHmFuZCB0aGUgV2lsbCBUb3BpYyAoV2lsbCBkYXRhKRABGAAQAVoMYWdudnhjcHg2MnVucgIgAHgAggEUc3VnZ2VzdC54OGRkMGtld2IyOGSaAQYIABAAGACwAQC4AQAYxIXRvuUxIOmpveOSMjAAQhRzdWdnZXN0Lng4ZGQwa2V3YjI4ZC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sREKC0FBQUJKaDRobmRJEv8QCgtBQUFCSmg0aG5kSRILQUFBQkpoNGhuZEkaHQoJdGV4dC9odG1sEhBCcm9rZW4gcmVmZXJlbmNlIh4KCnRleHQvcGxhaW4SEEJyb2tlbiByZWZlcmVuY2UqGyIVMTE1NjI2MzU3MTQyNzM1ODEyMjY2KAA4ADCb4Ly+5TE4zMnRi5M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K/DAoLQUFBQlRYRlRkZDQSC0FBQUJKaDRobmRJGvgDCgl0ZXh0L2h0bWwS6gNJIGRvbiYjMzk7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48YnI+QXMgbWVudGlvbmVkIGluIGNoYXB0ZXIgMy4xLjI2ICZxdW90O1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JnF1b3Q7IugDCgp0ZXh0L3BsYWluEtkDSSBkb24n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KQXMgbWVudGlvbmVkIGluIGNoYXB0ZXIgMy4xLjI2ICJ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IqGyIVMTE1NjI2MzU3MTQyNzM1ODEyMjY2KAA4ADDMydGLkzI4zMnRi5MyWgxlNmxuOHBsZ2JoYm1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EoTCgp0ZXh0L3BsYWluEgU1LjQuOVoMbDd6bmliYml2M2picgIgAHgAmgEGCAAQABgAqgESEhBCcm9rZW4gcmVmZXJlbmNlsAEAuAEAGJvgvL7lMSDMydGLkz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hCgoLQUFBQk9RY1ZZWlkSrwo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r1rDCkjJCxgIKC0FBQUJUVFZ2NmJJEgtBQUFCT1FjVllaWRpLCgl0ZXh0L2h0bWwSPk9LIGZvciBtZSB0byBiZSB0cmVhdGVkIGluIDQuNC4xIGJ1dCB0aGlzIHNlY3Rpb24gaXMgbm90IGNsZWFyIkwKCnRleHQvcGxhaW4SPk9LIGZvciBtZSB0byBiZSB0cmVhdGVkIGluIDQuNC4xIGJ1dCB0aGlzIHNlY3Rpb24gaXMgbm90IGNsZWFyKhsiFTExNTYyNjM1NzE0MjczNTgxMjI2NigAOAAwrILRwZIyOKvWsMKSMloMaHZsZmtjZHI3YnhtcgIgAHgAmgEGCAAQABgAqgFAEj5PSyBmb3IgbWUgdG8gYmUgdHJlYXRlZCBpbiA0LjQuMSBidXQgdGhpcyBzZWN0aW9uIGlzIG5vdCBjbGVhcrABALgBAE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rABALgBABiNvLbb5TEg+PCy6JIyMABCEGtpeC5mODFxdnZ3am9hbWQi4QgKC0FBQUJHSkpwbFlNEq8I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lysDVhD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IuYBCgp0ZXh0L3BsYWluEtcBRHVyaW5nIHRoZSAiYXNsZWVwIiBzdGF0ZSBhcyBwZXIgY2hhcHRlciAzLjEuMjMuNCAoZGlzY29ubmVjdCwgc2Vzc2lvbiBleHBpcnkgaW50ZXJ2YWwpIHRoZSBrZWVwIGFsaXZlIHRpbWVyIGlzIG5vdCB1c2VkLCBzbyBob3cgaXMgaXQgcG9zc2libGUgdGhhdCBhIGNsaWVudCBzdGF0ZSBpcyB0cmFuc2l0aW9uZWQgZnJvbSBBU0xFRVAgdG8gTE9TVCB3aXRoIGEgVElNRU9VVD8qGyIVMTE1NjI2MzU3MTQyNzM1ODEyMjY2KAA4ADDrwsm42jE4nI3Vj5MyWgwyY21lNmxpbjJiZ25yAiAAeACIAQKaAQYIABAAGACqAeQB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yLlAQoKdGV4dC9wbGFpbhLWAVdoYXQgaGFwcGVucyBhZnRlciB0aGUgTl9SRVRSWSBoYXMgYmVlbiByZWFjaGVkP8KgClNob3VsZCB0aGUgY2xpZW50IGF0dGVtcHQgYSBuZXcgQ09OTkVDVCwgc28gYSBuZXcgVmlydHVhbCBDb25uZWN0aW9uPwpTaG91bGQgdGhlIHNlcnZlciBjb25zaWRlciB0aGUgQ2xpZW50IGluIERJU0NPTk5FQ1RFRCBzdGF0ZSBhbmQgc2VuZCB0aGUgd2lsbCBtZXNzYWdlIGlmIGFueT8qGyIVMTE1NjI2MzU3MTQyNzM1ODEyMjY2KAA4ADDI88OPkzI4yPPDj5My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IzMTI5NTk4OTQzNTk4JmFtcDt1c2c9QU92VmF3MFpzalhxVlFiVWdfMnJDaWRaNW44aC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3QkKC0FBQUJUVXV0Ulh3EqsJCgtBQUFCVFV1dFJYdxILQUFBQlRVdXRSWHca2wIKCXRleHQvaHRtbB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yLcAgoKdGV4dC9wbGFpbh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yobIhUxMTU2MjYzNTcxNDI3MzU4MTIyNjYoADgAMKiCuN6SMjiogrjekjJKMAoKdGV4dC9wbGFpbhIiVmlydHVhbCBDb25uZWN0aW9uIHdpdGggYSBDbGllbnRJRFoMdmYwbDcyOG02c2kycgIgAHgAmgEGCAAQABgAqgHQAh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Nybm1ybWMyCGgubHk3YzF5Mg5oLm1vN2Fob3cwdDJmYTIOaC5hbzQxenFxZzB0eG4yDmgubDNiaXVkeGc0ZW02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ncxMDZ2d2wxb3hnYhIbZGF2aWRlLmxlbnphcmluaUB1LWJsb3guY29tajMKFHN1Z2dlc3QuazV4OHY0YXlnNDVvEhtkYXZpZGUubGVuemFyaW5pQHUtYmxveC5jb21qMwoUc3VnZ2VzdC5saTR1eWJhNGgzdDcSG2RhdmlkZS5sZW56YXJpbmlAdS1ibG94LmNvbWozChRzdWdnZXN0LmR5bWtlN2ZtN3UzbxIbZGF2aWRlLmxlbnphcmluaUB1LWJsb3guY29tajMKFHN1Z2dlc3Qud3d4bGd6eWx4bnZ5EhtkYXZpZGUubGVuemFyaW5pQHUtYmxveC5jb21qMwoUc3VnZ2VzdC5wMHk4NjZ3MXAxOTM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IKE3N1Z2dlc3QuOXdsNTV0OWJwZXISG2RhdmlkZS5sZW56YXJpbmlAdS1ibG94LmNvbWozChRzdWdnZXN0LnNxYzlvMHl4NDVqMB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goTc3VnZ2VzdC41Z2I0eWMzNjVsNRIbZGF2aWRlLmxlbnphcmluaUB1LWJsb3guY29tajMKFHN1Z2dlc3Quc3ZpMHZ2amN3ZWp4EhtkYXZpZGUubGVuemFyaW5pQHUtYmxveC5jb21qMwoUc3VnZ2VzdC52bXgzMjY2NjluNzISG2RhdmlkZS5sZW56YXJpbmlAdS1ibG94LmNvbWoyChNzdWdnZXN0Lmh6bjk1Z2dtYms5EhtkYXZpZGUubGVuemFyaW5pQHUtYmxveC5jb21qMwoUc3VnZ2VzdC5zZWI5c2EzaWM2NDISG2RhdmlkZS5sZW56YXJpbmlAdS1ibG94LmNvbWozChRzdWdnZXN0Lm9kcHYzcW9vcWtrMBIbZGF2aWRlLmxlbnphcmluaUB1LWJsb3guY29taiEKFHN1Z2dlc3QubzN0Mjc2bDFtOHFjEglBbm9ueW1vdXNqMwoUc3VnZ2VzdC45Z3lzbWltem1jbTI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dG5uOHhzeWFiNGp4EhtkYXZpZGUubGVuemFyaW5pQHUtYmxveC5jb21qMwoUc3VnZ2VzdC45ZTJ0MTNkNTZvcjU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iEKFHN1Z2dlc3QuY2c2cHZzd2t6bzllEglBbm9ueW1vdXNqMwoUc3VnZ2VzdC5ieDJhdm91eHdtazA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nAzYWlpNWl2cGZtYRIbZGF2aWRlLmxlbnphcmluaUB1LWJsb3guY29tajMKFHN1Z2dlc3Qud3IxbzNycnVpbjV5EhtkYXZpZGUubGVuemFyaW5pQHUtYmxveC5jb21qMwoUc3VnZ2VzdC5reG9iNG14b2Fra2ISG2RhdmlkZS5sZW56YXJpbmlAdS1ibG94LmNvbWozChRzdWdnZXN0LmVqbXI3NmU4YjQyNhIbZGF2aWRlLmxlbnphcmluaUB1LWJsb3guY29tajMKFHN1Z2dlc3QubG15dXd5aGlydjl3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IQoUc3VnZ2VzdC45OGo2Ynk1dWhqN3oSCUFub255bW91c2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hChRzdWdnZXN0LnQ3b2FkZHM2MzRtbRIJQW5vbnltb3VzajMKFHN1Z2dlc3QuOWNndWZlMzJ6cnNiEhtkYXZpZGUubGVuemFyaW5pQHUtYmxveC5jb21qMwoUc3VnZ2VzdC5uZ3d3NDlzcHFwdGMSG2RhdmlkZS5sZW56YXJpbmlAdS1ibG94LmNvbWohChRzdWdnZXN0LmVhczI4MGx0bmpjdxIJQW5vbnltb3VzaiEKFHN1Z2dlc3QuZTV3dTFyZmlxcTM3EglBbm9ueW1vdXNqMwoUc3VnZ2VzdC40Y2FkdHNnNW5hdDQSG2RhdmlkZS5sZW56YXJpbmlAdS1ibG94LmNvbWozChRzdWdnZXN0LjhoamR1aGpkMnF5bxIbZGF2aWRlLmxlbnphcmluaUB1LWJsb3guY29taiEKFHN1Z2dlc3QuODluMG1zMnpjMWxhEglBbm9ueW1vdXN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lYjdydmphY2d2dHQ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amppdHFvcnVqMWg0EhtkYXZpZGUubGVuemFyaW5pQHUtYmxveC5jb21qMwoUc3VnZ2VzdC5rZzdrY3g1Njc4MWcSG2RhdmlkZS5sZW56YXJpbmlAdS1ibG94LmNvbWohChRzdWdnZXN0LmJibmE1dmg2dWdlMBIJQW5vbnltb3VzaiEKFHN1Z2dlc3QuN2F2cDNseDVzbDVyEglBbm9ueW1vdXNqIQoUc3VnZ2VzdC41c3lqb29odXY1a3USCUFub255bW91c2ozChRzdWdnZXN0LjQ1aTcweHluYWJ4cxIbZGF2aWRlLmxlbnphcmluaUB1LWJsb3guY29tajMKFHN1Z2dlc3QubTVwOThiZnQyeWNhEhtkYXZpZGUubGVuemFyaW5pQHUtYmxveC5jb21qIQoUc3VnZ2VzdC5qZTkxa2N2M2llZmcSCUFub255bW91c2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NzNlcjdqNjAzZjRxEhtkYXZpZGUubGVuemFyaW5pQHUtYmxveC5jb21qMwoUc3VnZ2VzdC50d2gzM3o3cjdlYnQSG2RhdmlkZS5sZW56YXJpbmlAdS1ibG94LmNvbW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