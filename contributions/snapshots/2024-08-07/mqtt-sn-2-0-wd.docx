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r w:rsidDel="00000000" w:rsidR="00000000" w:rsidRPr="00000000">
        <w:rPr>
          <w:rFonts w:ascii="Arial" w:cs="Arial" w:eastAsia="Arial" w:hAnsi="Arial"/>
          <w:color w:val="000000"/>
          <w:sz w:val="22"/>
          <w:szCs w:val="22"/>
          <w:shd w:fill="auto" w:val="clear"/>
          <w:rtl w:val="0"/>
        </w:rPr>
        <w:t xml:space="preserve">Th</w:t>
      </w:r>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1">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2">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3">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sdt>
        <w:sdtPr>
          <w:tag w:val="goog_rdk_5"/>
        </w:sdtPr>
        <w:sdtContent>
          <w:ins w:author="davide.lenzarini@u-blox.com" w:id="0" w:date="2024-08-06T14:17:02Z">
            <w:r w:rsidDel="00000000" w:rsidR="00000000" w:rsidRPr="00000000">
              <w:rPr>
                <w:rFonts w:ascii="Arial" w:cs="Arial" w:eastAsia="Arial" w:hAnsi="Arial"/>
                <w:b w:val="1"/>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or</w:t>
            </w:r>
            <w:r w:rsidDel="00000000" w:rsidR="00000000" w:rsidRPr="00000000">
              <w:rPr>
                <w:rFonts w:ascii="Arial" w:cs="Arial" w:eastAsia="Arial" w:hAnsi="Arial"/>
                <w:b w:val="1"/>
                <w:color w:val="000000"/>
                <w:sz w:val="22"/>
                <w:szCs w:val="22"/>
                <w:shd w:fill="auto" w:val="clear"/>
                <w:rtl w:val="0"/>
              </w:rPr>
              <w:t xml:space="preserve"> GW</w:t>
            </w:r>
          </w:ins>
        </w:sdtContent>
      </w:sdt>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0">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5">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6">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sdt>
        <w:sdtPr>
          <w:tag w:val="goog_rdk_6"/>
        </w:sdtPr>
        <w:sdtContent>
          <w:commentRangeStart w:id="5"/>
        </w:sdtContent>
      </w:sdt>
      <w:r w:rsidDel="00000000" w:rsidR="00000000" w:rsidRPr="00000000">
        <w:rPr>
          <w:rFonts w:ascii="Arial" w:cs="Arial" w:eastAsia="Arial" w:hAnsi="Arial"/>
          <w:b w:val="1"/>
          <w:color w:val="000000"/>
          <w:sz w:val="22"/>
          <w:szCs w:val="22"/>
          <w:shd w:fill="auto" w:val="clear"/>
          <w:rtl w:val="0"/>
        </w:rPr>
        <w:t xml:space="preserve">MQTT Server: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sdt>
        <w:sdtPr>
          <w:tag w:val="goog_rdk_7"/>
        </w:sdtPr>
        <w:sdtContent>
          <w:commentRangeStart w:id="6"/>
        </w:sdtContent>
      </w:sdt>
      <w:sdt>
        <w:sdtPr>
          <w:tag w:val="goog_rdk_8"/>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C">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F">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A">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B">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C">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D">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0">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3">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6">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9">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5">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6">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9">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0">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9">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1">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0">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E1">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9"/>
        </w:sdtPr>
        <w:sdtContent>
          <w:commentRangeStart w:id="8"/>
        </w:sdtContent>
      </w:sdt>
      <w:sdt>
        <w:sdtPr>
          <w:tag w:val="goog_rdk_10"/>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6">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7">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B">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D">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E">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1">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2">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3">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5">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6">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7">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8">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w:t>
            </w:r>
            <w:sdt>
              <w:sdtPr>
                <w:tag w:val="goog_rdk_11"/>
              </w:sdtPr>
              <w:sdtContent>
                <w:commentRangeStart w:id="10"/>
              </w:sdtContent>
            </w:sdt>
            <w:r w:rsidDel="00000000" w:rsidR="00000000" w:rsidRPr="00000000">
              <w:rPr>
                <w:rFonts w:ascii="Arial" w:cs="Arial" w:eastAsia="Arial" w:hAnsi="Arial"/>
                <w:rtl w:val="0"/>
              </w:rPr>
              <w:t xml:space="preserve"> or broker</w:t>
            </w:r>
            <w:commentRangeEnd w:id="10"/>
            <w:r w:rsidDel="00000000" w:rsidR="00000000" w:rsidRPr="00000000">
              <w:commentReference w:id="1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Change w:author="davide.lenzarini@u-blox.com" w:id="1" w:date="2024-07-30T18:04:29Z">
            <w:trPr>
              <w:cantSplit w:val="0"/>
              <w:tblHeader w:val="0"/>
            </w:trPr>
          </w:trPrChange>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sdt>
          <w:sdtPr>
            <w:tag w:val="goog_rdk_12"/>
          </w:sdtPr>
          <w:sdtContent>
            <w:tc>
              <w:tcPr>
                <w:tcBorders>
                  <w:top w:color="000000" w:space="0" w:sz="4" w:val="single"/>
                  <w:left w:color="000000" w:space="0" w:sz="4" w:val="single"/>
                  <w:bottom w:color="000000" w:space="0" w:sz="4" w:val="single"/>
                  <w:right w:color="000000" w:space="0" w:sz="4" w:val="single"/>
                </w:tcBorders>
                <w:tcPrChange w:author="davide.lenzarini@u-blox.com" w:id="1" w:date="2024-07-30T18:04:29Z">
                  <w:tcPr>
                    <w:tcBorders>
                      <w:top w:color="000000" w:space="0" w:sz="4" w:val="single"/>
                      <w:left w:color="000000" w:space="0" w:sz="4" w:val="single"/>
                      <w:bottom w:color="000000" w:space="0" w:sz="4" w:val="single"/>
                      <w:right w:color="000000" w:space="0" w:sz="4" w:val="single"/>
                    </w:tcBorders>
                  </w:tcPr>
                </w:tcPrChange>
              </w:tcPr>
              <w:sdt>
                <w:sdtPr>
                  <w:tag w:val="goog_rdk_16"/>
                </w:sdtPr>
                <w:sdtContent>
                  <w:p w:rsidR="00000000" w:rsidDel="00000000" w:rsidP="00000000" w:rsidRDefault="00000000" w:rsidRPr="00000000" w14:paraId="000002CE">
                    <w:pPr>
                      <w:jc w:val="center"/>
                      <w:rPr>
                        <w:rFonts w:ascii="Arial" w:cs="Arial" w:eastAsia="Arial" w:hAnsi="Arial"/>
                        <w:rPrChange w:author="davide.lenzarini@u-blox.com" w:id="1" w:date="2024-07-30T18:04:29Z">
                          <w:rPr>
                            <w:rFonts w:ascii="Arial" w:cs="Arial" w:eastAsia="Arial" w:hAnsi="Arial"/>
                            <w:color w:val="000000"/>
                          </w:rPr>
                        </w:rPrChange>
                      </w:rPr>
                    </w:pPr>
                    <w:sdt>
                      <w:sdtPr>
                        <w:tag w:val="goog_rdk_14"/>
                      </w:sdtPr>
                      <w:sdtContent>
                        <w:ins w:author="davide.lenzarini@u-blox.com" w:id="2" w:date="2024-07-30T18:04:29Z">
                          <w:r w:rsidDel="00000000" w:rsidR="00000000" w:rsidRPr="00000000">
                            <w:rPr>
                              <w:rFonts w:ascii="Arial" w:cs="Arial" w:eastAsia="Arial" w:hAnsi="Arial"/>
                              <w:color w:val="000000"/>
                              <w:rtl w:val="0"/>
                            </w:rPr>
                            <w:t xml:space="preserve">Gateway to Client</w:t>
                          </w:r>
                        </w:ins>
                      </w:sdtContent>
                    </w:sdt>
                    <w:sdt>
                      <w:sdtPr>
                        <w:tag w:val="goog_rdk_15"/>
                      </w:sdtPr>
                      <w:sdtContent>
                        <w:r w:rsidDel="00000000" w:rsidR="00000000" w:rsidRPr="00000000">
                          <w:rPr>
                            <w:rtl w:val="0"/>
                          </w:rPr>
                        </w:r>
                      </w:sdtContent>
                    </w:sdt>
                  </w:p>
                </w:sdtContent>
              </w:sdt>
            </w:tc>
          </w:sdtContent>
        </w:sdt>
        <w:tc>
          <w:tcPr>
            <w:tcBorders>
              <w:top w:color="000000" w:space="0" w:sz="4" w:val="single"/>
              <w:left w:color="000000" w:space="0" w:sz="4" w:val="single"/>
              <w:bottom w:color="000000" w:space="0" w:sz="4" w:val="single"/>
              <w:right w:color="000000" w:space="0" w:sz="4" w:val="single"/>
            </w:tcBorders>
            <w:tcPrChange w:author="davide.lenzarini@u-blox.com" w:id="1" w:date="2024-07-30T18:04:29Z">
              <w:tcPr>
                <w:tcBorders>
                  <w:top w:color="000000" w:space="0" w:sz="4" w:val="single"/>
                  <w:left w:color="000000" w:space="0" w:sz="4" w:val="single"/>
                  <w:bottom w:color="000000" w:space="0" w:sz="4" w:val="single"/>
                  <w:right w:color="000000" w:space="0" w:sz="4" w:val="single"/>
                </w:tcBorders>
              </w:tcPr>
            </w:tcPrChange>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sdt>
              <w:sdtPr>
                <w:tag w:val="goog_rdk_18"/>
              </w:sdtPr>
              <w:sdtContent>
                <w:ins w:author="davide.lenzarini@u-blox.com" w:id="3" w:date="2024-07-30T18:05:31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sdt>
              <w:sdtPr>
                <w:tag w:val="goog_rdk_20"/>
              </w:sdtPr>
              <w:sdtContent>
                <w:ins w:author="davide.lenzarini@u-blox.com" w:id="4" w:date="2024-07-30T18:05:49Z">
                  <w:r w:rsidDel="00000000" w:rsidR="00000000" w:rsidRPr="00000000">
                    <w:rPr>
                      <w:rFonts w:ascii="Arial" w:cs="Arial" w:eastAsia="Arial" w:hAnsi="Arial"/>
                      <w:color w:val="666666"/>
                      <w:rtl w:val="0"/>
                    </w:rPr>
                    <w:t xml:space="preserve">Reserved</w:t>
                  </w:r>
                </w:ins>
              </w:sdtContent>
            </w:sdt>
            <w:sdt>
              <w:sdtPr>
                <w:tag w:val="goog_rdk_21"/>
              </w:sdtPr>
              <w:sdtContent>
                <w:del w:author="davide.lenzarini@u-blox.com" w:id="4" w:date="2024-07-30T18:05:49Z">
                  <w:r w:rsidDel="00000000" w:rsidR="00000000" w:rsidRPr="00000000">
                    <w:rPr>
                      <w:rFonts w:ascii="Arial" w:cs="Arial" w:eastAsia="Arial" w:hAnsi="Arial"/>
                      <w:color w:val="666666"/>
                      <w:rtl w:val="0"/>
                    </w:rPr>
                    <w:delText xml:space="preserve">Forbidden</w:delText>
                  </w:r>
                </w:del>
              </w:sdtContent>
            </w:sdt>
            <w:r w:rsidDel="00000000" w:rsidR="00000000" w:rsidRPr="00000000">
              <w:rPr>
                <w:rFonts w:ascii="Arial" w:cs="Arial" w:eastAsia="Arial" w:hAnsi="Arial"/>
                <w:color w:val="666666"/>
                <w:rtl w:val="0"/>
              </w:rPr>
              <w:t xml:space="preserve">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sdt>
              <w:sdtPr>
                <w:tag w:val="goog_rdk_23"/>
              </w:sdtPr>
              <w:sdtContent>
                <w:ins w:author="davide.lenzarini@u-blox.com" w:id="5" w:date="2024-07-30T18:05:34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sdt>
              <w:sdtPr>
                <w:tag w:val="goog_rdk_25"/>
              </w:sdtPr>
              <w:sdtContent>
                <w:ins w:author="davide.lenzarini@u-blox.com" w:id="6" w:date="2024-07-30T18:05:56Z">
                  <w:r w:rsidDel="00000000" w:rsidR="00000000" w:rsidRPr="00000000">
                    <w:rPr>
                      <w:rFonts w:ascii="Arial" w:cs="Arial" w:eastAsia="Arial" w:hAnsi="Arial"/>
                      <w:color w:val="666666"/>
                      <w:rtl w:val="0"/>
                    </w:rPr>
                    <w:t xml:space="preserve">Reserved</w:t>
                  </w:r>
                </w:ins>
              </w:sdtContent>
            </w:sdt>
            <w:sdt>
              <w:sdtPr>
                <w:tag w:val="goog_rdk_26"/>
              </w:sdtPr>
              <w:sdtContent>
                <w:del w:author="davide.lenzarini@u-blox.com" w:id="6" w:date="2024-07-30T18:05:56Z">
                  <w:r w:rsidDel="00000000" w:rsidR="00000000" w:rsidRPr="00000000">
                    <w:rPr>
                      <w:rFonts w:ascii="Arial" w:cs="Arial" w:eastAsia="Arial" w:hAnsi="Arial"/>
                      <w:color w:val="666666"/>
                      <w:rtl w:val="0"/>
                    </w:rPr>
                    <w:delText xml:space="preserve">Forbidden</w:delText>
                  </w:r>
                </w:del>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5">
            <w:pPr>
              <w:jc w:val="center"/>
              <w:rPr>
                <w:rFonts w:ascii="Arial" w:cs="Arial" w:eastAsia="Arial" w:hAnsi="Arial"/>
                <w:b w:val="1"/>
              </w:rPr>
            </w:pPr>
            <w:sdt>
              <w:sdtPr>
                <w:tag w:val="goog_rdk_27"/>
              </w:sdtPr>
              <w:sdtContent>
                <w:commentRangeStart w:id="11"/>
              </w:sdtContent>
            </w:sdt>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7">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8">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rPr>
            </w:pPr>
            <w:commentRangeEnd w:id="11"/>
            <w:r w:rsidDel="00000000" w:rsidR="00000000" w:rsidRPr="00000000">
              <w:commentReference w:id="11"/>
            </w: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2">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6">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5">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9">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D">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9">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61">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3">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4">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28"/>
        </w:sdtPr>
        <w:sdtContent>
          <w:commentRangeStart w:id="12"/>
        </w:sdtContent>
      </w:sdt>
      <w:sdt>
        <w:sdtPr>
          <w:tag w:val="goog_rdk_29"/>
        </w:sdtPr>
        <w:sdtContent>
          <w:commentRangeStart w:id="13"/>
        </w:sdtContent>
      </w:sdt>
      <w:r w:rsidDel="00000000" w:rsidR="00000000" w:rsidRPr="00000000">
        <w:rPr>
          <w:rFonts w:ascii="Arial" w:cs="Arial" w:eastAsia="Arial" w:hAnsi="Arial"/>
          <w:rtl w:val="0"/>
        </w:rPr>
        <w:t xml:space="preserve">MQTT-SN Control Packets that require a Packet Identifier are shown below</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w:cs="Arial" w:eastAsia="Arial" w:hAnsi="Arial"/>
          <w:rtl w:val="0"/>
        </w:rPr>
        <w:t xml:space="preserve">:</w:t>
      </w:r>
    </w:p>
    <w:p w:rsidR="00000000" w:rsidDel="00000000" w:rsidP="00000000" w:rsidRDefault="00000000" w:rsidRPr="00000000" w14:paraId="00000365">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6">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7">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5">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30"/>
        </w:sdtPr>
        <w:sdtContent>
          <w:commentRangeStart w:id="14"/>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14"/>
      <w:r w:rsidDel="00000000" w:rsidR="00000000" w:rsidRPr="00000000">
        <w:commentReference w:id="14"/>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p>
    <w:p w:rsidR="00000000" w:rsidDel="00000000" w:rsidP="00000000" w:rsidRDefault="00000000" w:rsidRPr="00000000" w14:paraId="0000039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1"/>
        </w:sdtPr>
        <w:sdtContent>
          <w:commentRangeStart w:id="15"/>
        </w:sdtContent>
      </w:sdt>
      <w:sdt>
        <w:sdtPr>
          <w:tag w:val="goog_rdk_32"/>
        </w:sdtPr>
        <w:sdtContent>
          <w:commentRangeStart w:id="16"/>
        </w:sdtContent>
      </w:sdt>
      <w:r w:rsidDel="00000000" w:rsidR="00000000" w:rsidRPr="00000000">
        <w:rPr>
          <w:rFonts w:ascii="Arial" w:cs="Arial" w:eastAsia="Arial" w:hAnsi="Arial"/>
          <w:highlight w:val="yellow"/>
          <w:rtl w:val="0"/>
        </w:rPr>
        <w:t xml:space="preserve">SUBSCRIBE, UNSUBSCRIBE, or PUBLISH</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A">
      <w:pPr>
        <w:rPr>
          <w:rFonts w:ascii="Arial" w:cs="Arial" w:eastAsia="Arial" w:hAnsi="Arial"/>
        </w:rPr>
      </w:pPr>
      <w:sdt>
        <w:sdtPr>
          <w:tag w:val="goog_rdk_33"/>
        </w:sdtPr>
        <w:sdtContent>
          <w:commentRangeStart w:id="17"/>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34"/>
        </w:sdtPr>
        <w:sdtContent>
          <w:commentRangeStart w:id="18"/>
        </w:sdtContent>
      </w:sdt>
      <w:r w:rsidDel="00000000" w:rsidR="00000000" w:rsidRPr="00000000">
        <w:rPr>
          <w:rFonts w:ascii="Arial" w:cs="Arial" w:eastAsia="Arial" w:hAnsi="Arial"/>
          <w:rtl w:val="0"/>
        </w:rPr>
        <w:t xml:space="preserve">command </w:t>
      </w:r>
      <w:commentRangeEnd w:id="18"/>
      <w:r w:rsidDel="00000000" w:rsidR="00000000" w:rsidRPr="00000000">
        <w:commentReference w:id="18"/>
      </w:r>
      <w:r w:rsidDel="00000000" w:rsidR="00000000" w:rsidRPr="00000000">
        <w:rPr>
          <w:rFonts w:ascii="Arial" w:cs="Arial" w:eastAsia="Arial" w:hAnsi="Arial"/>
          <w:rtl w:val="0"/>
        </w:rPr>
        <w:t xml:space="preserve">at any time.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D">
      <w:pPr>
        <w:rPr>
          <w:rFonts w:ascii="Arial" w:cs="Arial" w:eastAsia="Arial" w:hAnsi="Arial"/>
        </w:rPr>
      </w:pPr>
      <w:sdt>
        <w:sdtPr>
          <w:tag w:val="goog_rdk_35"/>
        </w:sdtPr>
        <w:sdtContent>
          <w:commentRangeStart w:id="19"/>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F">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39"/>
      </w:sdtPr>
      <w:sdtContent>
        <w:p w:rsidR="00000000" w:rsidDel="00000000" w:rsidP="00000000" w:rsidRDefault="00000000" w:rsidRPr="00000000" w14:paraId="000003A1">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7"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36"/>
            </w:sdtPr>
            <w:sdtContent>
              <w:commentRangeStart w:id="20"/>
            </w:sdtContent>
          </w:sdt>
          <w:commentRangeEnd w:id="20"/>
          <w:r w:rsidDel="00000000" w:rsidR="00000000" w:rsidRPr="00000000">
            <w:commentReference w:id="20"/>
          </w:r>
          <w:sdt>
            <w:sdtPr>
              <w:tag w:val="goog_rdk_37"/>
            </w:sdtPr>
            <w:sdtContent>
              <w:commentRangeStart w:id="21"/>
            </w:sdtContent>
          </w:sdt>
          <w:commentRangeEnd w:id="21"/>
          <w:r w:rsidDel="00000000" w:rsidR="00000000" w:rsidRPr="00000000">
            <w:commentReference w:id="21"/>
          </w:r>
          <w:sdt>
            <w:sdtPr>
              <w:tag w:val="goog_rdk_38"/>
            </w:sdtPr>
            <w:sdtContent>
              <w:r w:rsidDel="00000000" w:rsidR="00000000" w:rsidRPr="00000000">
                <w:rPr>
                  <w:rtl w:val="0"/>
                </w:rPr>
              </w:r>
            </w:sdtContent>
          </w:sdt>
        </w:p>
      </w:sdtContent>
    </w:sdt>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sdt>
        <w:sdtPr>
          <w:tag w:val="goog_rdk_40"/>
        </w:sdtPr>
        <w:sdtContent>
          <w:commentRangeStart w:id="22"/>
        </w:sdtContent>
      </w:sdt>
      <w:r w:rsidDel="00000000" w:rsidR="00000000" w:rsidRPr="00000000">
        <w:rPr>
          <w:rFonts w:ascii="Arial" w:cs="Arial" w:eastAsia="Arial" w:hAnsi="Arial"/>
          <w:rtl w:val="0"/>
        </w:rPr>
        <w:t xml:space="preserve">Protocol </w:t>
      </w:r>
      <w:sdt>
        <w:sdtPr>
          <w:tag w:val="goog_rdk_41"/>
        </w:sdtPr>
        <w:sdtContent>
          <w:ins w:author="davide.lenzarini@u-blox.com" w:id="8" w:date="2024-07-30T18:33:07Z">
            <w:r w:rsidDel="00000000" w:rsidR="00000000" w:rsidRPr="00000000">
              <w:rPr>
                <w:rFonts w:ascii="Arial" w:cs="Arial" w:eastAsia="Arial" w:hAnsi="Arial"/>
                <w:rtl w:val="0"/>
              </w:rPr>
              <w:t xml:space="preserve">Version</w:t>
            </w:r>
          </w:ins>
        </w:sdtContent>
      </w:sdt>
      <w:sdt>
        <w:sdtPr>
          <w:tag w:val="goog_rdk_42"/>
        </w:sdtPr>
        <w:sdtContent>
          <w:del w:author="davide.lenzarini@u-blox.com" w:id="8" w:date="2024-07-30T18:33:07Z">
            <w:r w:rsidDel="00000000" w:rsidR="00000000" w:rsidRPr="00000000">
              <w:rPr>
                <w:rFonts w:ascii="Arial" w:cs="Arial" w:eastAsia="Arial" w:hAnsi="Arial"/>
                <w:rtl w:val="0"/>
              </w:rPr>
              <w:delText xml:space="preserve">Id</w:delText>
            </w:r>
          </w:del>
        </w:sdtContent>
      </w:sdt>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A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w:t>
      </w:r>
      <w:sdt>
        <w:sdtPr>
          <w:tag w:val="goog_rdk_43"/>
        </w:sdtPr>
        <w:sdtContent>
          <w:ins w:author="davide.lenzarini@u-blox.com" w:id="9" w:date="2024-07-30T18:33:12Z">
            <w:r w:rsidDel="00000000" w:rsidR="00000000" w:rsidRPr="00000000">
              <w:rPr>
                <w:rFonts w:ascii="Arial" w:cs="Arial" w:eastAsia="Arial" w:hAnsi="Arial"/>
                <w:i w:val="1"/>
                <w:rtl w:val="0"/>
              </w:rPr>
              <w:t xml:space="preserve">Version</w:t>
            </w:r>
          </w:ins>
        </w:sdtContent>
      </w:sdt>
      <w:sdt>
        <w:sdtPr>
          <w:tag w:val="goog_rdk_44"/>
        </w:sdtPr>
        <w:sdtContent>
          <w:del w:author="davide.lenzarini@u-blox.com" w:id="9" w:date="2024-07-30T18:33:12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4">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5">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sdt>
        <w:sdtPr>
          <w:tag w:val="goog_rdk_45"/>
        </w:sdtPr>
        <w:sdtContent>
          <w:commentRangeStart w:id="23"/>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A7">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8">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9">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A">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46"/>
              </w:sdtPr>
              <w:sdtContent>
                <w:commentRangeStart w:id="24"/>
              </w:sdtContent>
            </w:sdt>
            <w:sdt>
              <w:sdtPr>
                <w:tag w:val="goog_rdk_47"/>
              </w:sdtPr>
              <w:sdtContent>
                <w:commentRangeStart w:id="25"/>
              </w:sdtContent>
            </w:sdt>
            <w:sdt>
              <w:sdtPr>
                <w:tag w:val="goog_rdk_48"/>
              </w:sdtPr>
              <w:sdtContent>
                <w:commentRangeStart w:id="26"/>
              </w:sdtContent>
            </w:sdt>
            <w:r w:rsidDel="00000000" w:rsidR="00000000" w:rsidRPr="00000000">
              <w:rPr>
                <w:rFonts w:ascii="Arial" w:cs="Arial" w:eastAsia="Arial" w:hAnsi="Arial"/>
                <w:rtl w:val="0"/>
              </w:rPr>
              <w:t xml:space="preserve">MQTT or MQTT-SN  protocol requested by the Client.</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sdt>
              <w:sdtPr>
                <w:tag w:val="goog_rdk_49"/>
              </w:sdtPr>
              <w:sdtContent>
                <w:commentRangeStart w:id="27"/>
              </w:sdtContent>
            </w:sdt>
            <w:sdt>
              <w:sdtPr>
                <w:tag w:val="goog_rdk_50"/>
              </w:sdtPr>
              <w:sdtContent>
                <w:commentRangeStart w:id="28"/>
              </w:sdtContent>
            </w:sdt>
            <w:sdt>
              <w:sdtPr>
                <w:tag w:val="goog_rdk_51"/>
              </w:sdtPr>
              <w:sdtContent>
                <w:commentRangeStart w:id="29"/>
              </w:sdtContent>
            </w:sdt>
            <w:r w:rsidDel="00000000" w:rsidR="00000000" w:rsidRPr="00000000">
              <w:rPr>
                <w:rFonts w:ascii="Arial" w:cs="Arial" w:eastAsia="Arial" w:hAnsi="Arial"/>
                <w:rtl w:val="0"/>
              </w:rPr>
              <w:t xml:space="preserve">MQTT</w:t>
            </w:r>
            <w:sdt>
              <w:sdtPr>
                <w:tag w:val="goog_rdk_52"/>
              </w:sdtPr>
              <w:sdtContent>
                <w:ins w:author="davide.lenzarini@u-blox.com" w:id="10" w:date="2024-08-06T08:16:05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Server</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rtl w:val="0"/>
              </w:rPr>
              <w:t xml:space="preserve"> is not available</w:t>
            </w:r>
            <w:sdt>
              <w:sdtPr>
                <w:tag w:val="goog_rdk_53"/>
              </w:sdtPr>
              <w:sdtContent>
                <w:ins w:author="davide.lenzarini@u-blox.com" w:id="11" w:date="2024-08-06T08:16:08Z">
                  <w:r w:rsidDel="00000000" w:rsidR="00000000" w:rsidRPr="00000000">
                    <w:rPr>
                      <w:rFonts w:ascii="Arial" w:cs="Arial" w:eastAsia="Arial" w:hAnsi="Arial"/>
                      <w:rtl w:val="0"/>
                    </w:rPr>
                    <w:t xml:space="preserve"> or, in case of Transparent gateway, the MQTT server is not available</w:t>
                  </w:r>
                </w:ins>
              </w:sdtContent>
            </w:sdt>
            <w:r w:rsidDel="00000000" w:rsidR="00000000" w:rsidRPr="00000000">
              <w:rPr>
                <w:rFonts w:ascii="Arial" w:cs="Arial" w:eastAsia="Arial" w:hAnsi="Arial"/>
                <w:rtl w:val="0"/>
              </w:rPr>
              <w:t xml:space="preserve">.</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0">
            <w:pPr>
              <w:spacing w:after="9" w:lineRule="auto"/>
              <w:ind w:right="4"/>
              <w:rPr>
                <w:rFonts w:ascii="Arial" w:cs="Arial" w:eastAsia="Arial" w:hAnsi="Arial"/>
              </w:rPr>
            </w:pPr>
            <w:sdt>
              <w:sdtPr>
                <w:tag w:val="goog_rdk_54"/>
              </w:sdtPr>
              <w:sdtContent>
                <w:commentRangeStart w:id="30"/>
              </w:sdtContent>
            </w:sdt>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commentRangeEnd w:id="30"/>
            <w:r w:rsidDel="00000000" w:rsidR="00000000" w:rsidRPr="00000000">
              <w:commentReference w:id="30"/>
            </w: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sdt>
              <w:sdtPr>
                <w:tag w:val="goog_rdk_55"/>
              </w:sdtPr>
              <w:sdtContent>
                <w:ins w:author="davide.lenzarini@u-blox.com" w:id="12" w:date="2024-08-06T08:17:16Z">
                  <w:r w:rsidDel="00000000" w:rsidR="00000000" w:rsidRPr="00000000">
                    <w:rPr>
                      <w:rFonts w:ascii="Arial" w:cs="Arial" w:eastAsia="Arial" w:hAnsi="Arial"/>
                      <w:rtl w:val="0"/>
                    </w:rPr>
                    <w:t xml:space="preserve">, PINGRESP</w:t>
                  </w:r>
                </w:ins>
              </w:sdtContent>
            </w:sdt>
            <w:r w:rsidDel="00000000" w:rsidR="00000000" w:rsidRPr="00000000">
              <w:rPr>
                <w:rtl w:val="0"/>
              </w:rPr>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sdt>
              <w:sdtPr>
                <w:tag w:val="goog_rdk_56"/>
              </w:sdtPr>
              <w:sdtContent>
                <w:ins w:author="davide.lenzarini@u-blox.com" w:id="13" w:date="2024-08-06T08:19:52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UNSUBACK, REGACK</w:t>
                  </w:r>
                </w:ins>
              </w:sdtContent>
            </w:sdt>
            <w:r w:rsidDel="00000000" w:rsidR="00000000" w:rsidRPr="00000000">
              <w:rPr>
                <w:rtl w:val="0"/>
              </w:rPr>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0">
            <w:pPr>
              <w:spacing w:after="9" w:lineRule="auto"/>
              <w:ind w:right="4"/>
              <w:rPr>
                <w:rFonts w:ascii="Arial" w:cs="Arial" w:eastAsia="Arial" w:hAnsi="Arial"/>
              </w:rPr>
            </w:pPr>
            <w:sdt>
              <w:sdtPr>
                <w:tag w:val="goog_rdk_58"/>
              </w:sdtPr>
              <w:sdtContent>
                <w:del w:author="davide.lenzarini@u-blox.com" w:id="14" w:date="2024-08-06T08:20:16Z">
                  <w:r w:rsidDel="00000000" w:rsidR="00000000" w:rsidRPr="00000000">
                    <w:rPr>
                      <w:rFonts w:ascii="Arial" w:cs="Arial" w:eastAsia="Arial" w:hAnsi="Arial"/>
                      <w:rtl w:val="0"/>
                    </w:rPr>
                    <w:delText xml:space="preserve">244</w:delText>
                  </w:r>
                </w:del>
              </w:sdtContent>
            </w:sdt>
            <w:r w:rsidDel="00000000" w:rsidR="00000000" w:rsidRPr="00000000">
              <w:rPr>
                <w:rtl w:val="0"/>
              </w:rPr>
            </w:r>
          </w:p>
        </w:tc>
        <w:tc>
          <w:tcPr/>
          <w:p w:rsidR="00000000" w:rsidDel="00000000" w:rsidP="00000000" w:rsidRDefault="00000000" w:rsidRPr="00000000" w14:paraId="000004C1">
            <w:pPr>
              <w:spacing w:after="9" w:lineRule="auto"/>
              <w:ind w:right="4"/>
              <w:rPr>
                <w:rFonts w:ascii="Arial" w:cs="Arial" w:eastAsia="Arial" w:hAnsi="Arial"/>
              </w:rPr>
            </w:pPr>
            <w:sdt>
              <w:sdtPr>
                <w:tag w:val="goog_rdk_60"/>
              </w:sdtPr>
              <w:sdtContent>
                <w:del w:author="davide.lenzarini@u-blox.com" w:id="14" w:date="2024-08-06T08:20:16Z">
                  <w:r w:rsidDel="00000000" w:rsidR="00000000" w:rsidRPr="00000000">
                    <w:rPr>
                      <w:rFonts w:ascii="Arial" w:cs="Arial" w:eastAsia="Arial" w:hAnsi="Arial"/>
                      <w:rtl w:val="0"/>
                    </w:rPr>
                    <w:delText xml:space="preserve">0xF4</w:delText>
                  </w:r>
                </w:del>
              </w:sdtContent>
            </w:sdt>
            <w:r w:rsidDel="00000000" w:rsidR="00000000" w:rsidRPr="00000000">
              <w:rPr>
                <w:rtl w:val="0"/>
              </w:rPr>
            </w:r>
          </w:p>
        </w:tc>
        <w:tc>
          <w:tcPr/>
          <w:p w:rsidR="00000000" w:rsidDel="00000000" w:rsidP="00000000" w:rsidRDefault="00000000" w:rsidRPr="00000000" w14:paraId="000004C2">
            <w:pPr>
              <w:spacing w:after="9" w:lineRule="auto"/>
              <w:ind w:right="4"/>
              <w:rPr>
                <w:rFonts w:ascii="Arial" w:cs="Arial" w:eastAsia="Arial" w:hAnsi="Arial"/>
              </w:rPr>
            </w:pPr>
            <w:sdt>
              <w:sdtPr>
                <w:tag w:val="goog_rdk_62"/>
              </w:sdtPr>
              <w:sdtContent>
                <w:del w:author="davide.lenzarini@u-blox.com" w:id="14" w:date="2024-08-06T08:20:16Z">
                  <w:r w:rsidDel="00000000" w:rsidR="00000000" w:rsidRPr="00000000">
                    <w:rPr>
                      <w:rFonts w:ascii="Arial" w:cs="Arial" w:eastAsia="Arial" w:hAnsi="Arial"/>
                      <w:rtl w:val="0"/>
                    </w:rPr>
                    <w:delText xml:space="preserve">Unknown topic alias</w:delText>
                  </w:r>
                </w:del>
              </w:sdtContent>
            </w:sdt>
            <w:r w:rsidDel="00000000" w:rsidR="00000000" w:rsidRPr="00000000">
              <w:rPr>
                <w:rtl w:val="0"/>
              </w:rPr>
            </w:r>
          </w:p>
        </w:tc>
        <w:tc>
          <w:tcPr/>
          <w:p w:rsidR="00000000" w:rsidDel="00000000" w:rsidP="00000000" w:rsidRDefault="00000000" w:rsidRPr="00000000" w14:paraId="000004C3">
            <w:pPr>
              <w:keepNext w:val="1"/>
              <w:spacing w:after="9" w:lineRule="auto"/>
              <w:ind w:right="4"/>
              <w:rPr>
                <w:rFonts w:ascii="Arial" w:cs="Arial" w:eastAsia="Arial" w:hAnsi="Arial"/>
              </w:rPr>
            </w:pPr>
            <w:sdt>
              <w:sdtPr>
                <w:tag w:val="goog_rdk_64"/>
              </w:sdtPr>
              <w:sdtContent>
                <w:del w:author="davide.lenzarini@u-blox.com" w:id="14" w:date="2024-08-06T08:20:16Z">
                  <w:r w:rsidDel="00000000" w:rsidR="00000000" w:rsidRPr="00000000">
                    <w:rPr>
                      <w:rFonts w:ascii="Arial" w:cs="Arial" w:eastAsia="Arial" w:hAnsi="Arial"/>
                      <w:rtl w:val="0"/>
                    </w:rPr>
                    <w:delText xml:space="preserve">SUBACK, UNSUBACK, PUBACK, REGACK</w:delText>
                  </w:r>
                </w:del>
              </w:sdtContent>
            </w:sdt>
            <w:r w:rsidDel="00000000" w:rsidR="00000000" w:rsidRPr="00000000">
              <w:rPr>
                <w:rtl w:val="0"/>
              </w:rPr>
            </w:r>
          </w:p>
        </w:tc>
        <w:tc>
          <w:tcPr/>
          <w:p w:rsidR="00000000" w:rsidDel="00000000" w:rsidP="00000000" w:rsidRDefault="00000000" w:rsidRPr="00000000" w14:paraId="000004C4">
            <w:pPr>
              <w:keepNext w:val="1"/>
              <w:spacing w:after="9" w:lineRule="auto"/>
              <w:ind w:right="4"/>
              <w:rPr>
                <w:rFonts w:ascii="Arial" w:cs="Arial" w:eastAsia="Arial" w:hAnsi="Arial"/>
              </w:rPr>
            </w:pPr>
            <w:sdt>
              <w:sdtPr>
                <w:tag w:val="goog_rdk_66"/>
              </w:sdtPr>
              <w:sdtContent>
                <w:del w:author="davide.lenzarini@u-blox.com" w:id="14" w:date="2024-08-06T08:20:16Z">
                  <w:r w:rsidDel="00000000" w:rsidR="00000000" w:rsidRPr="00000000">
                    <w:rPr>
                      <w:rFonts w:ascii="Arial" w:cs="Arial" w:eastAsia="Arial" w:hAnsi="Arial"/>
                      <w:rtl w:val="0"/>
                    </w:rPr>
                    <w:delText xml:space="preserve">Specific to MQTT-SN</w:delText>
                  </w:r>
                </w:del>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C5">
            <w:pPr>
              <w:spacing w:after="9" w:lineRule="auto"/>
              <w:ind w:right="4"/>
              <w:rPr>
                <w:rFonts w:ascii="Arial" w:cs="Arial" w:eastAsia="Arial" w:hAnsi="Arial"/>
              </w:rPr>
            </w:pPr>
            <w:r w:rsidDel="00000000" w:rsidR="00000000" w:rsidRPr="00000000">
              <w:rPr>
                <w:rFonts w:ascii="Arial" w:cs="Arial" w:eastAsia="Arial" w:hAnsi="Arial"/>
                <w:rtl w:val="0"/>
              </w:rPr>
              <w:t xml:space="preserve">24</w:t>
            </w:r>
            <w:sdt>
              <w:sdtPr>
                <w:tag w:val="goog_rdk_67"/>
              </w:sdtPr>
              <w:sdtContent>
                <w:ins w:author="davide.lenzarini@u-blox.com" w:id="15" w:date="2024-08-06T08:20:20Z">
                  <w:r w:rsidDel="00000000" w:rsidR="00000000" w:rsidRPr="00000000">
                    <w:rPr>
                      <w:rFonts w:ascii="Arial" w:cs="Arial" w:eastAsia="Arial" w:hAnsi="Arial"/>
                      <w:rtl w:val="0"/>
                    </w:rPr>
                    <w:t xml:space="preserve">4</w:t>
                  </w:r>
                </w:ins>
              </w:sdtContent>
            </w:sdt>
            <w:sdt>
              <w:sdtPr>
                <w:tag w:val="goog_rdk_68"/>
              </w:sdtPr>
              <w:sdtContent>
                <w:del w:author="davide.lenzarini@u-blox.com" w:id="15" w:date="2024-08-06T08:20:20Z">
                  <w:r w:rsidDel="00000000" w:rsidR="00000000" w:rsidRPr="00000000">
                    <w:rPr>
                      <w:rFonts w:ascii="Arial" w:cs="Arial" w:eastAsia="Arial" w:hAnsi="Arial"/>
                      <w:rtl w:val="0"/>
                    </w:rPr>
                    <w:delText xml:space="preserve">5</w:delText>
                  </w:r>
                </w:del>
              </w:sdtContent>
            </w:sdt>
            <w:r w:rsidDel="00000000" w:rsidR="00000000" w:rsidRPr="00000000">
              <w:rPr>
                <w:rFonts w:ascii="Arial" w:cs="Arial" w:eastAsia="Arial" w:hAnsi="Arial"/>
                <w:rtl w:val="0"/>
              </w:rPr>
              <w:t xml:space="preserve">-255</w:t>
            </w:r>
          </w:p>
        </w:tc>
        <w:tc>
          <w:tcPr/>
          <w:p w:rsidR="00000000" w:rsidDel="00000000" w:rsidP="00000000" w:rsidRDefault="00000000" w:rsidRPr="00000000" w14:paraId="000004C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B">
      <w:pPr>
        <w:rPr/>
      </w:pPr>
      <w:r w:rsidDel="00000000" w:rsidR="00000000" w:rsidRPr="00000000">
        <w:rPr>
          <w:rtl w:val="0"/>
        </w:rPr>
        <w:t xml:space="preserve">Note(s):</w:t>
      </w:r>
    </w:p>
    <w:sdt>
      <w:sdtPr>
        <w:tag w:val="goog_rdk_70"/>
      </w:sdtPr>
      <w:sdtContent>
        <w:p w:rsidR="00000000" w:rsidDel="00000000" w:rsidP="00000000" w:rsidRDefault="00000000" w:rsidRPr="00000000" w14:paraId="000004CC">
          <w:pPr>
            <w:numPr>
              <w:ilvl w:val="0"/>
              <w:numId w:val="65"/>
            </w:numPr>
            <w:spacing w:after="0" w:before="0" w:lineRule="auto"/>
            <w:ind w:left="720" w:hanging="360"/>
            <w:rPr>
              <w:ins w:author="davide.lenzarini@u-blox.com" w:id="16"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69"/>
            </w:sdtPr>
            <w:sdtContent>
              <w:ins w:author="davide.lenzarini@u-blox.com" w:id="16" w:date="2024-02-07T16:36:36Z">
                <w:r w:rsidDel="00000000" w:rsidR="00000000" w:rsidRPr="00000000">
                  <w:rPr>
                    <w:rtl w:val="0"/>
                  </w:rPr>
                </w:r>
              </w:ins>
            </w:sdtContent>
          </w:sdt>
        </w:p>
      </w:sdtContent>
    </w:sdt>
    <w:p w:rsidR="00000000" w:rsidDel="00000000" w:rsidP="00000000" w:rsidRDefault="00000000" w:rsidRPr="00000000" w14:paraId="000004CD">
      <w:pPr>
        <w:numPr>
          <w:ilvl w:val="0"/>
          <w:numId w:val="65"/>
        </w:numPr>
        <w:spacing w:after="0" w:before="0" w:lineRule="auto"/>
        <w:ind w:left="720" w:hanging="360"/>
        <w:rPr>
          <w:rFonts w:ascii="Arial" w:cs="Arial" w:eastAsia="Arial" w:hAnsi="Arial"/>
          <w:u w:val="none"/>
        </w:rPr>
      </w:pPr>
      <w:sdt>
        <w:sdtPr>
          <w:tag w:val="goog_rdk_71"/>
        </w:sdtPr>
        <w:sdtContent>
          <w:ins w:author="davide.lenzarini@u-blox.com" w:id="16" w:date="2024-02-07T16:36:36Z"/>
          <w:sdt>
            <w:sdtPr>
              <w:tag w:val="goog_rdk_72"/>
            </w:sdtPr>
            <w:sdtContent>
              <w:commentRangeStart w:id="31"/>
            </w:sdtContent>
          </w:sdt>
          <w:ins w:author="davide.lenzarini@u-blox.com" w:id="16" w:date="2024-02-07T16:36:36Z">
            <w:sdt>
              <w:sdtPr>
                <w:tag w:val="goog_rdk_73"/>
              </w:sdtPr>
              <w:sdtContent>
                <w:commentRangeStart w:id="32"/>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C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F">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1">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3">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w:t>
            </w:r>
            <w:sdt>
              <w:sdtPr>
                <w:tag w:val="goog_rdk_74"/>
              </w:sdtPr>
              <w:sdtContent>
                <w:del w:author="davide.lenzarini@u-blox.com" w:id="17" w:date="2024-07-30T18:59:31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w:t>
            </w:r>
          </w:p>
        </w:tc>
      </w:tr>
      <w:tr>
        <w:trPr>
          <w:cantSplit w:val="0"/>
          <w:tblHeader w:val="0"/>
        </w:trPr>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w:t>
            </w:r>
            <w:sdt>
              <w:sdtPr>
                <w:tag w:val="goog_rdk_75"/>
              </w:sdtPr>
              <w:sdtContent>
                <w:del w:author="davide.lenzarini@u-blox.com" w:id="18" w:date="2024-07-30T18:59:38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76"/>
              </w:sdtPr>
              <w:sdtContent>
                <w:commentRangeStart w:id="33"/>
              </w:sdtContent>
            </w:sdt>
            <w:r w:rsidDel="00000000" w:rsidR="00000000" w:rsidRPr="00000000">
              <w:rPr>
                <w:rFonts w:ascii="Arial" w:cs="Arial" w:eastAsia="Arial" w:hAnsi="Arial"/>
                <w:rtl w:val="0"/>
              </w:rPr>
              <w:t xml:space="preserve">no negotiation.</w:t>
            </w:r>
            <w:commentRangeEnd w:id="33"/>
            <w:r w:rsidDel="00000000" w:rsidR="00000000" w:rsidRPr="00000000">
              <w:commentReference w:id="33"/>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77"/>
        </w:sdtPr>
        <w:sdtContent>
          <w:commentRangeStart w:id="34"/>
        </w:sdtContent>
      </w:sdt>
      <w:r w:rsidDel="00000000" w:rsidR="00000000" w:rsidRPr="00000000">
        <w:rPr>
          <w:rFonts w:ascii="Arial" w:cs="Arial" w:eastAsia="Arial" w:hAnsi="Arial"/>
          <w:rtl w:val="0"/>
        </w:rPr>
        <w:t xml:space="preserve"> topic names and aliases.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E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E">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F">
      <w:pPr>
        <w:pStyle w:val="Heading2"/>
        <w:keepLines w:val="1"/>
        <w:spacing w:after="64" w:before="0" w:line="259" w:lineRule="auto"/>
        <w:ind w:left="0" w:firstLine="0"/>
        <w:rPr>
          <w:rFonts w:ascii="Arial" w:cs="Arial" w:eastAsia="Arial" w:hAnsi="Arial"/>
        </w:rPr>
      </w:pPr>
      <w:bookmarkStart w:colFirst="0" w:colLast="0" w:name="_heading=h.3ygebqi" w:id="42"/>
      <w:bookmarkEnd w:id="42"/>
      <w:sdt>
        <w:sdtPr>
          <w:tag w:val="goog_rdk_78"/>
        </w:sdtPr>
        <w:sdtContent>
          <w:commentRangeStart w:id="35"/>
        </w:sdtContent>
      </w:sdt>
      <w:r w:rsidDel="00000000" w:rsidR="00000000" w:rsidRPr="00000000">
        <w:rPr>
          <w:rFonts w:ascii="Arial" w:cs="Arial" w:eastAsia="Arial" w:hAnsi="Arial"/>
          <w:rtl w:val="0"/>
        </w:rPr>
        <w:t xml:space="preserve">3.1 Format of Individual Packets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4F0">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F1">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7">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20">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9">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3">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34">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6">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4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4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5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53">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C">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79"/>
        </w:sdtPr>
        <w:sdtContent>
          <w:commentRangeStart w:id="36"/>
        </w:sdtContent>
      </w:sdt>
      <w:r w:rsidDel="00000000" w:rsidR="00000000" w:rsidRPr="00000000">
        <w:rPr>
          <w:rFonts w:ascii="Arial" w:cs="Arial" w:eastAsia="Arial" w:hAnsi="Arial"/>
          <w:rtl w:val="0"/>
        </w:rPr>
        <w:t xml:space="preserve">1-hop </w:t>
      </w:r>
      <w:commentRangeEnd w:id="36"/>
      <w:r w:rsidDel="00000000" w:rsidR="00000000" w:rsidRPr="00000000">
        <w:commentReference w:id="36"/>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sdt>
        <w:sdtPr>
          <w:tag w:val="goog_rdk_80"/>
        </w:sdtPr>
        <w:sdtContent>
          <w:del w:author="davide.lenzarini@u-blox.com" w:id="19" w:date="2024-07-30T19:04:29Z">
            <w:r w:rsidDel="00000000" w:rsidR="00000000" w:rsidRPr="00000000">
              <w:rPr>
                <w:rFonts w:ascii="Arial" w:cs="Arial" w:eastAsia="Arial" w:hAnsi="Arial"/>
                <w:shd w:fill="fff2cc" w:val="clear"/>
                <w:rtl w:val="0"/>
              </w:rPr>
              <w:delText xml:space="preserve">.</w:delText>
            </w:r>
          </w:del>
        </w:sdtContent>
      </w:sdt>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55F">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1">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62">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4">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5">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7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8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82">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A">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B">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4">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9">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A">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81"/>
        </w:sdtPr>
        <w:sdtContent>
          <w:commentRangeStart w:id="37"/>
        </w:sdtContent>
      </w:sdt>
      <w:r w:rsidDel="00000000" w:rsidR="00000000" w:rsidRPr="00000000">
        <w:rPr>
          <w:rFonts w:ascii="Arial" w:cs="Arial" w:eastAsia="Arial" w:hAnsi="Arial"/>
          <w:rtl w:val="0"/>
        </w:rPr>
        <w:t xml:space="preserve">1-byte long</w:t>
      </w:r>
      <w:commentRangeEnd w:id="37"/>
      <w:r w:rsidDel="00000000" w:rsidR="00000000" w:rsidRPr="00000000">
        <w:commentReference w:id="37"/>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B">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C">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w:t>
      </w:r>
      <w:sdt>
        <w:sdtPr>
          <w:tag w:val="goog_rdk_82"/>
        </w:sdtPr>
        <w:sdtContent>
          <w:del w:author="davide.lenzarini@u-blox.com" w:id="20" w:date="2024-07-30T19: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Optional, only included if the packet is sent by a client.</w:t>
      </w:r>
    </w:p>
    <w:p w:rsidR="00000000" w:rsidDel="00000000" w:rsidP="00000000" w:rsidRDefault="00000000" w:rsidRPr="00000000" w14:paraId="0000059D">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8">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9">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9">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F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00">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9">
            <w:pPr>
              <w:jc w:val="center"/>
              <w:rPr>
                <w:rFonts w:ascii="Arial" w:cs="Arial" w:eastAsia="Arial" w:hAnsi="Arial"/>
              </w:rPr>
            </w:pPr>
            <w:sdt>
              <w:sdtPr>
                <w:tag w:val="goog_rdk_83"/>
              </w:sdtPr>
              <w:sdtContent>
                <w:commentRangeStart w:id="38"/>
              </w:sdtContent>
            </w:sdt>
            <w:sdt>
              <w:sdtPr>
                <w:tag w:val="goog_rdk_84"/>
              </w:sdtPr>
              <w:sdtContent>
                <w:commentRangeStart w:id="39"/>
              </w:sdtContent>
            </w:sdt>
            <w:r w:rsidDel="00000000" w:rsidR="00000000" w:rsidRPr="00000000">
              <w:rPr>
                <w:rFonts w:ascii="Arial" w:cs="Arial" w:eastAsia="Arial" w:hAnsi="Arial"/>
                <w:rtl w:val="0"/>
              </w:rPr>
              <w:t xml:space="preserve">Protocol Version</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7">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5">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63">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D">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A">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B">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9">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7">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5">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3">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E1">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F">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C">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D">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A">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B">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9">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7">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43">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51">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F">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w:t>
      </w:r>
      <w:sdt>
        <w:sdtPr>
          <w:tag w:val="goog_rdk_85"/>
        </w:sdtPr>
        <w:sdtContent>
          <w:ins w:author="davide.lenzarini@u-blox.com" w:id="21" w:date="2024-07-30T19:14:35Z">
            <w:r w:rsidDel="00000000" w:rsidR="00000000" w:rsidRPr="00000000">
              <w:rPr>
                <w:rFonts w:ascii="Arial" w:cs="Arial" w:eastAsia="Arial" w:hAnsi="Arial"/>
                <w:rtl w:val="0"/>
              </w:rPr>
              <w:t xml:space="preserve">a Virtual Connection able to create </w:t>
            </w:r>
          </w:ins>
        </w:sdtContent>
      </w:sdt>
      <w:r w:rsidDel="00000000" w:rsidR="00000000" w:rsidRPr="00000000">
        <w:rPr>
          <w:rFonts w:ascii="Arial" w:cs="Arial" w:eastAsia="Arial" w:hAnsi="Arial"/>
          <w:rtl w:val="0"/>
        </w:rPr>
        <w:t xml:space="preserve">or continue a Session. </w:t>
      </w:r>
      <w:r w:rsidDel="00000000" w:rsidR="00000000" w:rsidRPr="00000000">
        <w:rPr>
          <w:rtl w:val="0"/>
        </w:rPr>
      </w:r>
    </w:p>
    <w:p w:rsidR="00000000" w:rsidDel="00000000" w:rsidP="00000000" w:rsidRDefault="00000000" w:rsidRPr="00000000" w14:paraId="0000076E">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0">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2">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7">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8">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86"/>
        </w:sdtPr>
        <w:sdtContent>
          <w:commentRangeStart w:id="40"/>
        </w:sdtContent>
      </w:sdt>
      <w:r w:rsidDel="00000000" w:rsidR="00000000" w:rsidRPr="00000000">
        <w:rPr>
          <w:rFonts w:ascii="Arial" w:cs="Arial" w:eastAsia="Arial" w:hAnsi="Arial"/>
          <w:rtl w:val="0"/>
        </w:rPr>
        <w:t xml:space="preserve">CONNACK </w:t>
      </w:r>
      <w:commentRangeEnd w:id="40"/>
      <w:r w:rsidDel="00000000" w:rsidR="00000000" w:rsidRPr="00000000">
        <w:commentReference w:id="40"/>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77A">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B">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8">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9">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B">
      <w:pPr>
        <w:rPr>
          <w:rFonts w:ascii="Arial" w:cs="Arial" w:eastAsia="Arial" w:hAnsi="Arial"/>
          <w:color w:val="000000"/>
        </w:rPr>
      </w:pPr>
      <w:sdt>
        <w:sdtPr>
          <w:tag w:val="goog_rdk_87"/>
        </w:sdtPr>
        <w:sdtContent>
          <w:commentRangeStart w:id="41"/>
        </w:sdtContent>
      </w:sdt>
      <w:sdt>
        <w:sdtPr>
          <w:tag w:val="goog_rdk_88"/>
        </w:sdtPr>
        <w:sdtContent>
          <w:commentRangeStart w:id="42"/>
        </w:sdtContent>
      </w:sdt>
      <w:sdt>
        <w:sdtPr>
          <w:tag w:val="goog_rdk_89"/>
        </w:sdtPr>
        <w:sdtContent>
          <w:commentRangeStart w:id="43"/>
        </w:sdtContent>
      </w:sdt>
      <w:sdt>
        <w:sdtPr>
          <w:tag w:val="goog_rdk_90"/>
        </w:sdtPr>
        <w:sdtContent>
          <w:commentRangeStart w:id="44"/>
        </w:sdtContent>
      </w:sdt>
      <w:sdt>
        <w:sdtPr>
          <w:tag w:val="goog_rdk_91"/>
        </w:sdtPr>
        <w:sdtContent>
          <w:commentRangeStart w:id="45"/>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w:t>
      </w:r>
      <w:sdt>
        <w:sdtPr>
          <w:tag w:val="goog_rdk_92"/>
        </w:sdtPr>
        <w:sdtContent>
          <w:commentRangeStart w:id="46"/>
        </w:sdtContent>
      </w:sdt>
      <w:r w:rsidDel="00000000" w:rsidR="00000000" w:rsidRPr="00000000">
        <w:rPr>
          <w:rFonts w:ascii="Arial" w:cs="Arial" w:eastAsia="Arial" w:hAnsi="Arial"/>
          <w:highlight w:val="yellow"/>
          <w:rtl w:val="0"/>
        </w:rPr>
        <w:t xml:space="preserve">see state description in table 3.6</w:t>
      </w:r>
      <w:commentRangeEnd w:id="46"/>
      <w:r w:rsidDel="00000000" w:rsidR="00000000" w:rsidRPr="00000000">
        <w:commentReference w:id="46"/>
      </w:r>
      <w:r w:rsidDel="00000000" w:rsidR="00000000" w:rsidRPr="00000000">
        <w:rPr>
          <w:rFonts w:ascii="Arial" w:cs="Arial" w:eastAsia="Arial" w:hAnsi="Arial"/>
          <w:highlight w:val="yellow"/>
          <w:rtl w:val="0"/>
        </w:rPr>
        <w:t xml:space="preserve">).</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93"/>
        </w:sdtPr>
        <w:sdtContent>
          <w:commentRangeStart w:id="47"/>
        </w:sdtContent>
      </w:sdt>
      <w:hyperlink w:anchor="_heading=h.17nz8yj">
        <w:r w:rsidDel="00000000" w:rsidR="00000000" w:rsidRPr="00000000">
          <w:rPr>
            <w:rFonts w:ascii="Arial" w:cs="Arial" w:eastAsia="Arial" w:hAnsi="Arial"/>
            <w:color w:val="1155cc"/>
            <w:highlight w:val="yellow"/>
            <w:u w:val="single"/>
            <w:rtl w:val="0"/>
          </w:rPr>
          <w:t xml:space="preserve">section 4.24</w:t>
        </w:r>
      </w:hyperlink>
      <w:commentRangeEnd w:id="47"/>
      <w:r w:rsidDel="00000000" w:rsidR="00000000" w:rsidRPr="00000000">
        <w:commentReference w:id="47"/>
      </w:r>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w:t>
      </w:r>
      <w:sdt>
        <w:sdtPr>
          <w:tag w:val="goog_rdk_94"/>
        </w:sdtPr>
        <w:sdtContent>
          <w:ins w:author="davide.lenzarini@u-blox.com" w:id="22" w:date="2024-08-06T08:32:19Z">
            <w:r w:rsidDel="00000000" w:rsidR="00000000" w:rsidRPr="00000000">
              <w:rPr>
                <w:rFonts w:ascii="Arial" w:cs="Arial" w:eastAsia="Arial" w:hAnsi="Arial"/>
                <w:color w:val="000000"/>
                <w:highlight w:val="yellow"/>
                <w:rtl w:val="0"/>
              </w:rPr>
              <w:t xml:space="preserve">i</w:t>
            </w:r>
          </w:ins>
        </w:sdtContent>
      </w:sdt>
      <w:sdt>
        <w:sdtPr>
          <w:tag w:val="goog_rdk_95"/>
        </w:sdtPr>
        <w:sdtContent>
          <w:del w:author="davide.lenzarini@u-blox.com" w:id="22" w:date="2024-08-06T08:32:19Z">
            <w:r w:rsidDel="00000000" w:rsidR="00000000" w:rsidRPr="00000000">
              <w:rPr>
                <w:rFonts w:ascii="Arial" w:cs="Arial" w:eastAsia="Arial" w:hAnsi="Arial"/>
                <w:color w:val="000000"/>
                <w:highlight w:val="yellow"/>
                <w:rtl w:val="0"/>
              </w:rPr>
              <w:delText xml:space="preserve">I</w:delText>
            </w:r>
          </w:del>
        </w:sdtContent>
      </w:sdt>
      <w:r w:rsidDel="00000000" w:rsidR="00000000" w:rsidRPr="00000000">
        <w:rPr>
          <w:rFonts w:ascii="Arial" w:cs="Arial" w:eastAsia="Arial" w:hAnsi="Arial"/>
          <w:color w:val="000000"/>
          <w:highlight w:val="yellow"/>
          <w:rtl w:val="0"/>
        </w:rPr>
        <w:t xml:space="preserve">f a Keep Alive value of 0 </w:t>
      </w:r>
      <w:sdt>
        <w:sdtPr>
          <w:tag w:val="goog_rdk_96"/>
        </w:sdtPr>
        <w:sdtContent>
          <w:ins w:author="davide.lenzarini@u-blox.com" w:id="23" w:date="2024-08-06T08:32:23Z">
            <w:r w:rsidDel="00000000" w:rsidR="00000000" w:rsidRPr="00000000">
              <w:rPr>
                <w:rFonts w:ascii="Arial" w:cs="Arial" w:eastAsia="Arial" w:hAnsi="Arial"/>
                <w:color w:val="000000"/>
                <w:highlight w:val="yellow"/>
                <w:rtl w:val="0"/>
              </w:rPr>
              <w:t xml:space="preserve">or below </w:t>
            </w:r>
          </w:ins>
        </w:sdtContent>
      </w:sdt>
      <w:r w:rsidDel="00000000" w:rsidR="00000000" w:rsidRPr="00000000">
        <w:rPr>
          <w:rFonts w:ascii="Arial" w:cs="Arial" w:eastAsia="Arial" w:hAnsi="Arial"/>
          <w:color w:val="000000"/>
          <w:highlight w:val="yellow"/>
          <w:rtl w:val="0"/>
        </w:rPr>
        <w:t xml:space="preserve">is set.</w:t>
      </w:r>
      <w:r w:rsidDel="00000000" w:rsidR="00000000" w:rsidRPr="00000000">
        <w:rPr>
          <w:rtl w:val="0"/>
        </w:rPr>
      </w:r>
    </w:p>
    <w:p w:rsidR="00000000" w:rsidDel="00000000" w:rsidP="00000000" w:rsidRDefault="00000000" w:rsidRPr="00000000" w14:paraId="0000078E">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0">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1">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5">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6">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7">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8">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9">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D">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2">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A3">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5">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6">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9">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A">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B">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C">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D">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E">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w:t>
      </w:r>
      <w:sdt>
        <w:sdtPr>
          <w:tag w:val="goog_rdk_97"/>
        </w:sdtPr>
        <w:sdtContent>
          <w:commentRangeStart w:id="48"/>
        </w:sdtContent>
      </w:sdt>
      <w:sdt>
        <w:sdtPr>
          <w:tag w:val="goog_rdk_98"/>
        </w:sdtPr>
        <w:sdtContent>
          <w:commentRangeStart w:id="49"/>
        </w:sdtContent>
      </w:sdt>
      <w:sdt>
        <w:sdtPr>
          <w:tag w:val="goog_rdk_99"/>
        </w:sdtPr>
        <w:sdtContent>
          <w:commentRangeStart w:id="50"/>
        </w:sdtContent>
      </w:sdt>
      <w:r w:rsidDel="00000000" w:rsidR="00000000" w:rsidRPr="00000000">
        <w:rPr>
          <w:rFonts w:ascii="Arial" w:cs="Arial" w:eastAsia="Arial" w:hAnsi="Arial"/>
          <w:b w:val="0"/>
          <w:color w:val="000000"/>
          <w:sz w:val="20"/>
          <w:szCs w:val="20"/>
          <w:rtl w:val="0"/>
        </w:rPr>
        <w:t xml:space="preserve">retained when it is published</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Fonts w:ascii="Arial" w:cs="Arial" w:eastAsia="Arial" w:hAnsi="Arial"/>
          <w:b w:val="0"/>
          <w:color w:val="000000"/>
          <w:sz w:val="20"/>
          <w:szCs w:val="20"/>
          <w:rtl w:val="0"/>
        </w:rPr>
        <w:t xml:space="preserve">.</w:t>
      </w:r>
      <w:sdt>
        <w:sdtPr>
          <w:tag w:val="goog_rdk_100"/>
        </w:sdtPr>
        <w:sdtContent>
          <w:ins w:author="davide.lenzarini@u-blox.com" w:id="24" w:date="2024-08-07T12:01:00Z">
            <w:r w:rsidDel="00000000" w:rsidR="00000000" w:rsidRPr="00000000">
              <w:rPr>
                <w:rFonts w:ascii="Arial" w:cs="Arial" w:eastAsia="Arial" w:hAnsi="Arial"/>
                <w:b w:val="0"/>
                <w:color w:val="000000"/>
                <w:sz w:val="20"/>
                <w:szCs w:val="20"/>
                <w:rtl w:val="0"/>
              </w:rPr>
              <w:t xml:space="preserve"> The </w:t>
            </w:r>
            <w:r w:rsidDel="00000000" w:rsidR="00000000" w:rsidRPr="00000000">
              <w:rPr>
                <w:rFonts w:ascii="Arial" w:cs="Arial" w:eastAsia="Arial" w:hAnsi="Arial"/>
                <w:b w:val="0"/>
                <w:color w:val="000000"/>
                <w:sz w:val="20"/>
                <w:szCs w:val="20"/>
                <w:rtl w:val="0"/>
              </w:rPr>
              <w:t xml:space="preserve">Will Message will be retained for a time defined by the server.</w:t>
            </w:r>
          </w:ins>
        </w:sdtContent>
      </w:sdt>
      <w:r w:rsidDel="00000000" w:rsidR="00000000" w:rsidRPr="00000000">
        <w:rPr>
          <w:rtl w:val="0"/>
        </w:rPr>
      </w:r>
    </w:p>
    <w:p w:rsidR="00000000" w:rsidDel="00000000" w:rsidP="00000000" w:rsidRDefault="00000000" w:rsidRPr="00000000" w14:paraId="000007AF">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1">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7B2">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3">
      <w:pPr>
        <w:numPr>
          <w:ilvl w:val="0"/>
          <w:numId w:val="31"/>
        </w:numPr>
        <w:spacing w:after="24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deletes the Virtual Connection because of a protocol error.</w:t>
      </w:r>
    </w:p>
    <w:p w:rsidR="00000000" w:rsidDel="00000000" w:rsidP="00000000" w:rsidRDefault="00000000" w:rsidRPr="00000000" w14:paraId="000007B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sdt>
        <w:sdtPr>
          <w:tag w:val="goog_rdk_101"/>
        </w:sdtPr>
        <w:sdtContent>
          <w:commentRangeStart w:id="51"/>
        </w:sdtContent>
      </w:sdt>
      <w:r w:rsidDel="00000000" w:rsidR="00000000" w:rsidRPr="00000000">
        <w:rPr>
          <w:rFonts w:ascii="Arial" w:cs="Arial" w:eastAsia="Arial" w:hAnsi="Arial"/>
          <w:color w:val="000000"/>
          <w:sz w:val="20"/>
          <w:szCs w:val="20"/>
          <w:highlight w:val="yellow"/>
          <w:rtl w:val="0"/>
        </w:rPr>
        <w:t xml:space="preserve"> been published</w:t>
      </w:r>
      <w:commentRangeEnd w:id="51"/>
      <w:r w:rsidDel="00000000" w:rsidR="00000000" w:rsidRPr="00000000">
        <w:commentReference w:id="51"/>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6">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w:t>
      </w:r>
      <w:sdt>
        <w:sdtPr>
          <w:tag w:val="goog_rdk_102"/>
        </w:sdtPr>
        <w:sdtContent>
          <w:ins w:author="davide.lenzarini@u-blox.com" w:id="25" w:date="2024-08-06T10:31:19Z">
            <w:r w:rsidDel="00000000" w:rsidR="00000000" w:rsidRPr="00000000">
              <w:rPr>
                <w:rFonts w:ascii="Arial" w:cs="Arial" w:eastAsia="Arial" w:hAnsi="Arial"/>
                <w:rtl w:val="0"/>
              </w:rPr>
              <w:t xml:space="preserve">Data</w:t>
            </w:r>
          </w:ins>
        </w:sdtContent>
      </w:sdt>
      <w:sdt>
        <w:sdtPr>
          <w:tag w:val="goog_rdk_103"/>
        </w:sdtPr>
        <w:sdtContent>
          <w:del w:author="davide.lenzarini@u-blox.com" w:id="25" w:date="2024-08-06T10:31:19Z">
            <w:r w:rsidDel="00000000" w:rsidR="00000000" w:rsidRPr="00000000">
              <w:rPr>
                <w:rFonts w:ascii="Arial" w:cs="Arial" w:eastAsia="Arial" w:hAnsi="Arial"/>
                <w:rtl w:val="0"/>
              </w:rPr>
              <w:delText xml:space="preserve">Short or Will Topic Length</w:delText>
            </w:r>
          </w:del>
        </w:sdtContent>
      </w:sdt>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C">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D">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E">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04"/>
        </w:sdtPr>
        <w:sdtContent>
          <w:ins w:author="davide.lenzarini@u-blox.com" w:id="26" w:date="2024-08-06T10:33:11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05"/>
        </w:sdtPr>
        <w:sdtContent>
          <w:del w:author="davide.lenzarini@u-blox.com" w:id="26" w:date="2024-08-06T10:33:11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F">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0">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06"/>
        </w:sdtPr>
        <w:sdtContent>
          <w:ins w:author="davide.lenzarini@u-blox.com" w:id="27" w:date="2024-08-06T10:33:55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07"/>
        </w:sdtPr>
        <w:sdtContent>
          <w:del w:author="davide.lenzarini@u-blox.com" w:id="27" w:date="2024-08-06T10:33:55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08"/>
        </w:sdtPr>
        <w:sdtContent>
          <w:ins w:author="davide.lenzarini@u-blox.com" w:id="28" w:date="2024-08-06T10:34:28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09"/>
        </w:sdtPr>
        <w:sdtContent>
          <w:del w:author="davide.lenzarini@u-blox.com" w:id="28" w:date="2024-08-06T10:34:28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3">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sdt>
        <w:sdtPr>
          <w:tag w:val="goog_rdk_110"/>
        </w:sdtPr>
        <w:sdtContent>
          <w:ins w:author="davide.lenzarini@u-blox.com" w:id="29" w:date="2024-08-06T10:34:44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11"/>
        </w:sdtPr>
        <w:sdtContent>
          <w:del w:author="davide.lenzarini@u-blox.com" w:id="29" w:date="2024-08-06T10:34:44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5">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7">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8">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A">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w:t>
      </w:r>
      <w:sdt>
        <w:sdtPr>
          <w:tag w:val="goog_rdk_112"/>
        </w:sdtPr>
        <w:sdtContent>
          <w:commentRangeStart w:id="52"/>
        </w:sdtContent>
      </w:sdt>
      <w:r w:rsidDel="00000000" w:rsidR="00000000" w:rsidRPr="00000000">
        <w:rPr>
          <w:rFonts w:ascii="Arial" w:cs="Arial" w:eastAsia="Arial" w:hAnsi="Arial"/>
          <w:rtl w:val="0"/>
        </w:rPr>
        <w:t xml:space="preserve"> section 3.1.2.5</w:t>
      </w:r>
      <w:commentRangeEnd w:id="52"/>
      <w:r w:rsidDel="00000000" w:rsidR="00000000" w:rsidRPr="00000000">
        <w:commentReference w:id="52"/>
      </w:r>
      <w:r w:rsidDel="00000000" w:rsidR="00000000" w:rsidRPr="00000000">
        <w:rPr>
          <w:rFonts w:ascii="Arial" w:cs="Arial" w:eastAsia="Arial" w:hAnsi="Arial"/>
          <w:rtl w:val="0"/>
        </w:rPr>
        <w:t xml:space="preserve">. </w:t>
      </w:r>
    </w:p>
    <w:p w:rsidR="00000000" w:rsidDel="00000000" w:rsidP="00000000" w:rsidRDefault="00000000" w:rsidRPr="00000000" w14:paraId="000007CB">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C">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D">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113"/>
        </w:sdtPr>
        <w:sdtContent>
          <w:commentRangeStart w:id="53"/>
        </w:sdtContent>
      </w:sdt>
      <w:sdt>
        <w:sdtPr>
          <w:tag w:val="goog_rdk_114"/>
        </w:sdtPr>
        <w:sdtContent>
          <w:commentRangeStart w:id="54"/>
        </w:sdtContent>
      </w:sdt>
      <w:sdt>
        <w:sdtPr>
          <w:tag w:val="goog_rdk_115"/>
        </w:sdtPr>
        <w:sdtContent>
          <w:commentRangeStart w:id="55"/>
        </w:sdtContent>
      </w:sdt>
      <w:sdt>
        <w:sdtPr>
          <w:tag w:val="goog_rdk_116"/>
        </w:sdtPr>
        <w:sdtContent>
          <w:commentRangeStart w:id="56"/>
        </w:sdtContent>
      </w:sdt>
      <w:r w:rsidDel="00000000" w:rsidR="00000000" w:rsidRPr="00000000">
        <w:rPr>
          <w:rFonts w:ascii="Arial" w:cs="Arial" w:eastAsia="Arial" w:hAnsi="Arial"/>
          <w:rtl w:val="0"/>
        </w:rPr>
        <w:t xml:space="preserve">ents are allowed to send further MQTT Control Packets im</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D1">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2">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D3">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4">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6">
      <w:pPr>
        <w:spacing w:after="240" w:before="240" w:lineRule="auto"/>
        <w:ind w:left="580" w:right="0" w:firstLine="0"/>
        <w:rPr>
          <w:rFonts w:ascii="Arial" w:cs="Arial" w:eastAsia="Arial" w:hAnsi="Arial"/>
        </w:rPr>
      </w:pPr>
      <w:sdt>
        <w:sdtPr>
          <w:tag w:val="goog_rdk_117"/>
        </w:sdtPr>
        <w:sdtContent>
          <w:commentRangeStart w:id="57"/>
        </w:sdtContent>
      </w:sdt>
      <w:sdt>
        <w:sdtPr>
          <w:tag w:val="goog_rdk_118"/>
        </w:sdtPr>
        <w:sdtContent>
          <w:commentRangeStart w:id="58"/>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7D7">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8">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5">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6">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31">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32">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4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52">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61">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70">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C">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D">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C">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B">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9">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9">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8">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6">
            <w:pPr>
              <w:rPr>
                <w:rFonts w:ascii="Arial" w:cs="Arial" w:eastAsia="Arial" w:hAnsi="Arial"/>
              </w:rPr>
            </w:pPr>
            <w:sdt>
              <w:sdtPr>
                <w:tag w:val="goog_rdk_119"/>
              </w:sdtPr>
              <w:sdtContent>
                <w:commentRangeStart w:id="59"/>
              </w:sdtContent>
            </w:sdt>
            <w:r w:rsidDel="00000000" w:rsidR="00000000" w:rsidRPr="00000000">
              <w:rPr>
                <w:rFonts w:ascii="Arial" w:cs="Arial" w:eastAsia="Arial" w:hAnsi="Arial"/>
                <w:rtl w:val="0"/>
              </w:rPr>
              <w:t xml:space="preserve">Byte 11</w:t>
            </w:r>
            <w:commentRangeEnd w:id="59"/>
            <w:r w:rsidDel="00000000" w:rsidR="00000000" w:rsidRPr="00000000">
              <w:commentReference w:id="59"/>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F7">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6">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7">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8">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9">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A">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t>
      </w:r>
      <w:sdt>
        <w:sdtPr>
          <w:tag w:val="goog_rdk_120"/>
        </w:sdtPr>
        <w:sdtContent>
          <w:del w:author="davide.lenzarini@u-blox.com" w:id="30" w:date="2024-08-06T10:43:41Z">
            <w:r w:rsidDel="00000000" w:rsidR="00000000" w:rsidRPr="00000000">
              <w:rPr>
                <w:rFonts w:ascii="Arial" w:cs="Arial" w:eastAsia="Arial" w:hAnsi="Arial"/>
                <w:color w:val="000000"/>
                <w:rtl w:val="0"/>
              </w:rPr>
              <w:delText xml:space="preserve">located at byte 4 </w:delText>
            </w:r>
          </w:del>
        </w:sdtContent>
      </w:sdt>
      <w:r w:rsidDel="00000000" w:rsidR="00000000" w:rsidRPr="00000000">
        <w:rPr>
          <w:rFonts w:ascii="Arial" w:cs="Arial" w:eastAsia="Arial" w:hAnsi="Arial"/>
          <w:color w:val="000000"/>
          <w:rtl w:val="0"/>
        </w:rPr>
        <w:t xml:space="preserve">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B">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C">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D">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w:t>
      </w:r>
      <w:sdt>
        <w:sdtPr>
          <w:tag w:val="goog_rdk_121"/>
        </w:sdtPr>
        <w:sdtContent>
          <w:del w:author="davide.lenzarini@u-blox.com" w:id="31" w:date="2024-08-06T10:45:10Z">
            <w:r w:rsidDel="00000000" w:rsidR="00000000" w:rsidRPr="00000000">
              <w:rPr>
                <w:rtl w:val="0"/>
              </w:rPr>
              <w:delText xml:space="preserve"> </w:delText>
            </w:r>
          </w:del>
        </w:sdtContent>
      </w:sdt>
      <w:r w:rsidDel="00000000" w:rsidR="00000000" w:rsidRPr="00000000">
        <w:rPr>
          <w:rtl w:val="0"/>
        </w:rPr>
        <w:t xml:space="preserve">is not as expected, the Client proceeds as follows:</w:t>
      </w:r>
    </w:p>
    <w:p w:rsidR="00000000" w:rsidDel="00000000" w:rsidP="00000000" w:rsidRDefault="00000000" w:rsidRPr="00000000" w14:paraId="0000090E">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F">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1">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122"/>
        </w:sdtPr>
        <w:sdtContent>
          <w:commentRangeStart w:id="60"/>
        </w:sdtContent>
      </w:sdt>
      <w:r w:rsidDel="00000000" w:rsidR="00000000" w:rsidRPr="00000000">
        <w:rPr>
          <w:rFonts w:ascii="Arial" w:cs="Arial" w:eastAsia="Arial" w:hAnsi="Arial"/>
          <w:rtl w:val="0"/>
        </w:rPr>
        <w:t xml:space="preserve">should</w:t>
      </w:r>
      <w:commentRangeEnd w:id="60"/>
      <w:r w:rsidDel="00000000" w:rsidR="00000000" w:rsidRPr="00000000">
        <w:commentReference w:id="60"/>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2">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3">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123"/>
        </w:sdtPr>
        <w:sdtContent>
          <w:commentRangeStart w:id="61"/>
        </w:sdtContent>
      </w:sdt>
      <w:r w:rsidDel="00000000" w:rsidR="00000000" w:rsidRPr="00000000">
        <w:rPr>
          <w:rFonts w:ascii="Arial" w:cs="Arial" w:eastAsia="Arial" w:hAnsi="Arial"/>
          <w:rtl w:val="0"/>
        </w:rPr>
        <w:t xml:space="preserve">CONNECT </w:t>
      </w:r>
      <w:commentRangeEnd w:id="61"/>
      <w:r w:rsidDel="00000000" w:rsidR="00000000" w:rsidRPr="00000000">
        <w:commentReference w:id="61"/>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915">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6">
      <w:pPr>
        <w:rPr>
          <w:rFonts w:ascii="Arial" w:cs="Arial" w:eastAsia="Arial" w:hAnsi="Arial"/>
        </w:rPr>
      </w:pPr>
      <w:sdt>
        <w:sdtPr>
          <w:tag w:val="goog_rdk_125"/>
        </w:sdtPr>
        <w:sdtContent>
          <w:del w:author="davide.lenzarini@u-blox.com" w:id="32" w:date="2024-08-06T10:47:16Z">
            <w:r w:rsidDel="00000000" w:rsidR="00000000" w:rsidRPr="00000000">
              <w:rPr>
                <w:rFonts w:ascii="Arial" w:cs="Arial" w:eastAsia="Arial" w:hAnsi="Arial"/>
                <w:rtl w:val="0"/>
              </w:rPr>
              <w:delText xml:space="preserve">Byte 5 in the CONNACK header contains the Connect Reason Code. </w:delText>
            </w:r>
          </w:del>
        </w:sdtContent>
      </w:sdt>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w:t>
      </w:r>
      <w:sdt>
        <w:sdtPr>
          <w:tag w:val="goog_rdk_126"/>
        </w:sdtPr>
        <w:sdtContent>
          <w:commentRangeStart w:id="62"/>
        </w:sdtContent>
      </w:sdt>
      <w:r w:rsidDel="00000000" w:rsidR="00000000" w:rsidRPr="00000000">
        <w:rPr>
          <w:highlight w:val="yellow"/>
          <w:rtl w:val="0"/>
        </w:rPr>
        <w:t xml:space="preserve">Connect Reason Code values</w:t>
      </w:r>
      <w:commentRangeEnd w:id="62"/>
      <w:r w:rsidDel="00000000" w:rsidR="00000000" w:rsidRPr="00000000">
        <w:commentReference w:id="62"/>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917">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127"/>
        </w:sdtPr>
        <w:sdtContent>
          <w:commentRangeStart w:id="63"/>
        </w:sdtContent>
      </w:sdt>
      <w:sdt>
        <w:sdtPr>
          <w:tag w:val="goog_rdk_128"/>
        </w:sdtPr>
        <w:sdtContent>
          <w:commentRangeStart w:id="64"/>
        </w:sdtContent>
      </w:sdt>
      <w:r w:rsidDel="00000000" w:rsidR="00000000" w:rsidRPr="00000000">
        <w:rPr>
          <w:highlight w:val="yellow"/>
          <w:rtl w:val="0"/>
        </w:rPr>
        <w:t xml:space="preserve">128</w:t>
      </w:r>
      <w:commentRangeEnd w:id="63"/>
      <w:r w:rsidDel="00000000" w:rsidR="00000000" w:rsidRPr="00000000">
        <w:commentReference w:id="63"/>
      </w:r>
      <w:commentRangeEnd w:id="64"/>
      <w:r w:rsidDel="00000000" w:rsidR="00000000" w:rsidRPr="00000000">
        <w:commentReference w:id="64"/>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9">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3">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5">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w:t>
      </w:r>
      <w:sdt>
        <w:sdtPr>
          <w:tag w:val="goog_rdk_129"/>
        </w:sdtPr>
        <w:sdtContent>
          <w:commentRangeStart w:id="65"/>
        </w:sdtContent>
      </w:sdt>
      <w:r w:rsidDel="00000000" w:rsidR="00000000" w:rsidRPr="00000000">
        <w:rPr>
          <w:rFonts w:ascii="Arial" w:cs="Arial" w:eastAsia="Arial" w:hAnsi="Arial"/>
          <w:color w:val="000000"/>
          <w:rtl w:val="0"/>
        </w:rPr>
        <w:t xml:space="preserve">247 </w:t>
      </w:r>
      <w:commentRangeEnd w:id="65"/>
      <w:r w:rsidDel="00000000" w:rsidR="00000000" w:rsidRPr="00000000">
        <w:commentReference w:id="65"/>
      </w:r>
      <w:r w:rsidDel="00000000" w:rsidR="00000000" w:rsidRPr="00000000">
        <w:rPr>
          <w:rFonts w:ascii="Arial" w:cs="Arial" w:eastAsia="Arial" w:hAnsi="Arial"/>
          <w:color w:val="000000"/>
          <w:rtl w:val="0"/>
        </w:rPr>
        <w:t xml:space="preserve">bytes so they can be accommodated in a small packet version. This is also to cater for devices which may not support larger Client Identifiers.</w:t>
      </w:r>
    </w:p>
    <w:p w:rsidR="00000000" w:rsidDel="00000000" w:rsidP="00000000" w:rsidRDefault="00000000" w:rsidRPr="00000000" w14:paraId="00000927">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8">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9">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3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3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61">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9">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A">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73">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30"/>
        </w:sdtPr>
        <w:sdtContent>
          <w:commentRangeStart w:id="66"/>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66"/>
      <w:r w:rsidDel="00000000" w:rsidR="00000000" w:rsidRPr="00000000">
        <w:commentReference w:id="66"/>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97C">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8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131"/>
        </w:sdtPr>
        <w:sdtContent>
          <w:commentRangeStart w:id="67"/>
        </w:sdtContent>
      </w:sdt>
      <w:r w:rsidDel="00000000" w:rsidR="00000000" w:rsidRPr="00000000">
        <w:rPr>
          <w:rFonts w:ascii="Arial" w:cs="Arial" w:eastAsia="Arial" w:hAnsi="Arial"/>
          <w:rtl w:val="0"/>
        </w:rPr>
        <w:t xml:space="preserve">CONNECT</w:t>
      </w:r>
      <w:sdt>
        <w:sdtPr>
          <w:tag w:val="goog_rdk_132"/>
        </w:sdtPr>
        <w:sdtContent>
          <w:ins w:author="davide.lenzarini@u-blox.com" w:id="33" w:date="2024-08-06T10:56:37Z">
            <w:r w:rsidDel="00000000" w:rsidR="00000000" w:rsidRPr="00000000">
              <w:rPr>
                <w:rFonts w:ascii="Arial" w:cs="Arial" w:eastAsia="Arial" w:hAnsi="Arial"/>
                <w:rtl w:val="0"/>
              </w:rPr>
              <w:t xml:space="preserve"> or</w:t>
            </w:r>
          </w:ins>
        </w:sdtContent>
      </w:sdt>
      <w:sdt>
        <w:sdtPr>
          <w:tag w:val="goog_rdk_133"/>
        </w:sdtPr>
        <w:sdtContent>
          <w:del w:author="davide.lenzarini@u-blox.com" w:id="33" w:date="2024-08-06T10:56:37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w:t>
      </w:r>
      <w:commentRangeEnd w:id="67"/>
      <w:r w:rsidDel="00000000" w:rsidR="00000000" w:rsidRPr="00000000">
        <w:commentReference w:id="67"/>
      </w:r>
      <w:r w:rsidDel="00000000" w:rsidR="00000000" w:rsidRPr="00000000">
        <w:rPr>
          <w:rFonts w:ascii="Arial" w:cs="Arial" w:eastAsia="Arial" w:hAnsi="Arial"/>
          <w:rtl w:val="0"/>
        </w:rPr>
        <w:t xml:space="preserve">AUTH </w:t>
      </w:r>
      <w:sdt>
        <w:sdtPr>
          <w:tag w:val="goog_rdk_134"/>
        </w:sdtPr>
        <w:sdtContent>
          <w:del w:author="davide.lenzarini@u-blox.com" w:id="34" w:date="2024-08-06T10:56:34Z">
            <w:r w:rsidDel="00000000" w:rsidR="00000000" w:rsidRPr="00000000">
              <w:rPr>
                <w:rFonts w:ascii="Arial" w:cs="Arial" w:eastAsia="Arial" w:hAnsi="Arial"/>
                <w:rtl w:val="0"/>
              </w:rPr>
              <w:delText xml:space="preserve">or CONNACK </w:delText>
            </w:r>
          </w:del>
        </w:sdtContent>
      </w:sdt>
      <w:r w:rsidDel="00000000" w:rsidR="00000000" w:rsidRPr="00000000">
        <w:rPr>
          <w:rFonts w:ascii="Arial" w:cs="Arial" w:eastAsia="Arial" w:hAnsi="Arial"/>
          <w:rtl w:val="0"/>
        </w:rPr>
        <w:t xml:space="preserve">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1">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82">
      <w:pPr>
        <w:rPr>
          <w:rFonts w:ascii="Arial" w:cs="Arial" w:eastAsia="Arial" w:hAnsi="Arial"/>
          <w:sz w:val="24"/>
          <w:szCs w:val="24"/>
        </w:rPr>
      </w:pPr>
      <w:sdt>
        <w:sdtPr>
          <w:tag w:val="goog_rdk_136"/>
        </w:sdtPr>
        <w:sdtContent>
          <w:del w:author="davide.lenzarini@u-blox.com" w:id="35" w:date="2024-08-06T10:59:09Z">
            <w:r w:rsidDel="00000000" w:rsidR="00000000" w:rsidRPr="00000000">
              <w:rPr>
                <w:rFonts w:ascii="Arial" w:cs="Arial" w:eastAsia="Arial" w:hAnsi="Arial"/>
                <w:highlight w:val="white"/>
                <w:rtl w:val="0"/>
              </w:rPr>
              <w:delText xml:space="preserve">Byte 3 in the Auth packet holds the Authentication Reason Code. </w:delText>
            </w:r>
          </w:del>
        </w:sdtContent>
      </w:sdt>
      <w:r w:rsidDel="00000000" w:rsidR="00000000" w:rsidRPr="00000000">
        <w:rPr>
          <w:rFonts w:ascii="Arial" w:cs="Arial" w:eastAsia="Arial" w:hAnsi="Arial"/>
          <w:highlight w:val="white"/>
          <w:rtl w:val="0"/>
        </w:rPr>
        <w:t xml:space="preserve">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w:t>
      </w:r>
      <w:sdt>
        <w:sdtPr>
          <w:tag w:val="goog_rdk_137"/>
        </w:sdtPr>
        <w:sdtContent>
          <w:commentRangeStart w:id="68"/>
        </w:sdtContent>
      </w:sdt>
      <w:r w:rsidDel="00000000" w:rsidR="00000000" w:rsidRPr="00000000">
        <w:rPr>
          <w:rFonts w:ascii="Arial" w:cs="Arial" w:eastAsia="Arial" w:hAnsi="Arial"/>
          <w:highlight w:val="white"/>
          <w:rtl w:val="0"/>
        </w:rPr>
        <w:t xml:space="preserve"> Authenticate Reason Codes</w:t>
      </w:r>
      <w:commentRangeEnd w:id="68"/>
      <w:r w:rsidDel="00000000" w:rsidR="00000000" w:rsidRPr="00000000">
        <w:commentReference w:id="68"/>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983">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5">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7">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8">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A">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B">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D">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9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9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9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9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9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9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A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B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C">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C5">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E">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138"/>
        </w:sdtPr>
        <w:sdtContent>
          <w:commentRangeStart w:id="69"/>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69"/>
      <w:r w:rsidDel="00000000" w:rsidR="00000000" w:rsidRPr="00000000">
        <w:commentReference w:id="69"/>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9D7">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8">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A">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C">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E">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0">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E1">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E2">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A04">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5">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0">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2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2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3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B">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4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5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6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w:t>
      </w:r>
      <w:sdt>
        <w:sdtPr>
          <w:tag w:val="goog_rdk_139"/>
        </w:sdtPr>
        <w:sdtContent>
          <w:del w:author="davide.lenzarini@u-blox.com" w:id="36" w:date="2024-08-06T14:18:48Z">
            <w:r w:rsidDel="00000000" w:rsidR="00000000" w:rsidRPr="00000000">
              <w:rPr>
                <w:rFonts w:ascii="Arial" w:cs="Arial" w:eastAsia="Arial" w:hAnsi="Arial"/>
                <w:color w:val="000000"/>
                <w:rtl w:val="0"/>
              </w:rPr>
              <w:delText xml:space="preserve">in Byte position 3 </w:delText>
            </w:r>
          </w:del>
        </w:sdtContent>
      </w:sdt>
      <w:r w:rsidDel="00000000" w:rsidR="00000000" w:rsidRPr="00000000">
        <w:rPr>
          <w:rFonts w:ascii="Arial" w:cs="Arial" w:eastAsia="Arial" w:hAnsi="Arial"/>
          <w:color w:val="000000"/>
          <w:rtl w:val="0"/>
        </w:rPr>
        <w:t xml:space="preserve">of the REGACK packet.  </w:t>
      </w:r>
      <w:r w:rsidDel="00000000" w:rsidR="00000000" w:rsidRPr="00000000">
        <w:rPr>
          <w:rtl w:val="0"/>
        </w:rPr>
      </w:r>
    </w:p>
    <w:p w:rsidR="00000000" w:rsidDel="00000000" w:rsidP="00000000" w:rsidRDefault="00000000" w:rsidRPr="00000000" w14:paraId="00000A62">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4">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65">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6">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w:t>
      </w:r>
      <w:sdt>
        <w:sdtPr>
          <w:tag w:val="goog_rdk_140"/>
        </w:sdtPr>
        <w:sdtContent>
          <w:commentRangeStart w:id="70"/>
        </w:sdtContent>
      </w:sdt>
      <w:r w:rsidDel="00000000" w:rsidR="00000000" w:rsidRPr="00000000">
        <w:rPr>
          <w:rFonts w:ascii="Arial" w:cs="Arial" w:eastAsia="Arial" w:hAnsi="Arial"/>
          <w:rtl w:val="0"/>
        </w:rPr>
        <w:t xml:space="preserve"> Topic Alias</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A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8">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9">
      <w:pPr>
        <w:rPr/>
      </w:pPr>
      <w:sdt>
        <w:sdtPr>
          <w:tag w:val="goog_rdk_142"/>
        </w:sdtPr>
        <w:sdtContent>
          <w:del w:author="davide.lenzarini@u-blox.com" w:id="37" w:date="2024-08-06T14:19:28Z">
            <w:r w:rsidDel="00000000" w:rsidR="00000000" w:rsidRPr="00000000">
              <w:rPr>
                <w:rFonts w:ascii="Arial" w:cs="Arial" w:eastAsia="Arial" w:hAnsi="Arial"/>
                <w:highlight w:val="white"/>
                <w:rtl w:val="0"/>
              </w:rPr>
              <w:delText xml:space="preserve">Byte 8 in the REGACK packet holds the Register Reason Code. </w:delText>
            </w:r>
          </w:del>
        </w:sdtContent>
      </w:sdt>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w:t>
      </w:r>
      <w:sdt>
        <w:sdtPr>
          <w:tag w:val="goog_rdk_143"/>
        </w:sdtPr>
        <w:sdtContent>
          <w:commentRangeStart w:id="71"/>
        </w:sdtContent>
      </w:sdt>
      <w:r w:rsidDel="00000000" w:rsidR="00000000" w:rsidRPr="00000000">
        <w:rPr>
          <w:highlight w:val="yellow"/>
          <w:rtl w:val="0"/>
        </w:rPr>
        <w:t xml:space="preserve">Register Reason Codes</w:t>
      </w:r>
      <w:commentRangeEnd w:id="71"/>
      <w:r w:rsidDel="00000000" w:rsidR="00000000" w:rsidRPr="00000000">
        <w:commentReference w:id="71"/>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A6A">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B">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w:t>
      </w:r>
      <w:sdt>
        <w:sdtPr>
          <w:tag w:val="goog_rdk_144"/>
        </w:sdtPr>
        <w:sdtContent>
          <w:del w:author="davide.lenzarini@u-blox.com" w:id="38" w:date="2024-08-06T14:22:37Z">
            <w:r w:rsidDel="00000000" w:rsidR="00000000" w:rsidRPr="00000000">
              <w:rPr>
                <w:rtl w:val="0"/>
              </w:rPr>
              <w:delText xml:space="preserve">GW </w:delText>
            </w:r>
          </w:del>
        </w:sdtContent>
      </w:sdt>
      <w:r w:rsidDel="00000000" w:rsidR="00000000" w:rsidRPr="00000000">
        <w:rPr>
          <w:rtl w:val="0"/>
        </w:rPr>
        <w:t xml:space="preserve">session is required, Variant 2 catering for Quality of Service 0 where no response ACK is required and thus no packet identifier is required and Quality of Service 1 and 2 where a response is expected. The </w:t>
      </w:r>
      <w:sdt>
        <w:sdtPr>
          <w:tag w:val="goog_rdk_145"/>
        </w:sdtPr>
        <w:sdtContent>
          <w:commentRangeStart w:id="72"/>
        </w:sdtContent>
      </w:sdt>
      <w:r w:rsidDel="00000000" w:rsidR="00000000" w:rsidRPr="00000000">
        <w:rPr>
          <w:rtl w:val="0"/>
        </w:rPr>
        <w:t xml:space="preserve">table below</w:t>
      </w:r>
      <w:commentRangeEnd w:id="72"/>
      <w:r w:rsidDel="00000000" w:rsidR="00000000" w:rsidRPr="00000000">
        <w:commentReference w:id="72"/>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C">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D">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E">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w:t>
            </w:r>
            <w:sdt>
              <w:sdtPr>
                <w:tag w:val="goog_rdk_146"/>
              </w:sdtPr>
              <w:sdtContent>
                <w:del w:author="davide.lenzarini@u-blox.com" w:id="39" w:date="2024-08-06T14:23:23Z">
                  <w:r w:rsidDel="00000000" w:rsidR="00000000" w:rsidRPr="00000000">
                    <w:rPr>
                      <w:rFonts w:ascii="Arial" w:cs="Arial" w:eastAsia="Arial" w:hAnsi="Arial"/>
                      <w:sz w:val="21"/>
                      <w:szCs w:val="21"/>
                      <w:rtl w:val="0"/>
                    </w:rPr>
                    <w:delText xml:space="preserve"> </w:delText>
                  </w:r>
                </w:del>
              </w:sdtContent>
            </w:sdt>
            <w:r w:rsidDel="00000000" w:rsidR="00000000" w:rsidRPr="00000000">
              <w:rPr>
                <w:rFonts w:ascii="Arial" w:cs="Arial" w:eastAsia="Arial" w:hAnsi="Arial"/>
                <w:sz w:val="21"/>
                <w:szCs w:val="21"/>
                <w:rtl w:val="0"/>
              </w:rPr>
              <w:t xml:space="preserve">0, 1 or 2</w:t>
            </w:r>
          </w:p>
        </w:tc>
      </w:tr>
      <w:tr>
        <w:trPr>
          <w:cantSplit w:val="0"/>
          <w:trHeight w:val="1008.9218749999999" w:hRule="atLeast"/>
          <w:tblHeader w:val="0"/>
        </w:trPr>
        <w:tc>
          <w:tcPr/>
          <w:p w:rsidR="00000000" w:rsidDel="00000000" w:rsidP="00000000" w:rsidRDefault="00000000" w:rsidRPr="00000000" w14:paraId="00000A7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75">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8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95">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A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F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47"/>
        </w:sdtPr>
        <w:sdtContent>
          <w:commentRangeStart w:id="73"/>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73"/>
      <w:r w:rsidDel="00000000" w:rsidR="00000000" w:rsidRPr="00000000">
        <w:commentReference w:id="73"/>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F">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0">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B0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4">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5">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7">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8">
      <w:pPr>
        <w:ind w:right="4"/>
        <w:rPr>
          <w:rFonts w:ascii="Arial" w:cs="Arial" w:eastAsia="Arial" w:hAnsi="Arial"/>
        </w:rPr>
      </w:pPr>
      <w:r w:rsidDel="00000000" w:rsidR="00000000" w:rsidRPr="00000000">
        <w:rPr>
          <w:rFonts w:ascii="Arial" w:cs="Arial" w:eastAsia="Arial" w:hAnsi="Arial"/>
          <w:rtl w:val="0"/>
        </w:rPr>
        <w:t xml:space="preserve">The PUBWOS Flags field is 1-byte </w:t>
      </w:r>
      <w:sdt>
        <w:sdtPr>
          <w:tag w:val="goog_rdk_148"/>
        </w:sdtPr>
        <w:sdtContent>
          <w:del w:author="davide.lenzarini@u-blox.com" w:id="40" w:date="2024-08-06T14:24:54Z">
            <w:r w:rsidDel="00000000" w:rsidR="00000000" w:rsidRPr="00000000">
              <w:rPr>
                <w:rFonts w:ascii="Arial" w:cs="Arial" w:eastAsia="Arial" w:hAnsi="Arial"/>
                <w:rtl w:val="0"/>
              </w:rPr>
              <w:delText xml:space="preserve">located in the Byte 3 position </w:delText>
            </w:r>
          </w:del>
        </w:sdtContent>
      </w:sdt>
      <w:r w:rsidDel="00000000" w:rsidR="00000000" w:rsidRPr="00000000">
        <w:rPr>
          <w:rFonts w:ascii="Arial" w:cs="Arial" w:eastAsia="Arial" w:hAnsi="Arial"/>
          <w:rtl w:val="0"/>
        </w:rPr>
        <w:t xml:space="preserve">of the PUBWOS control packet. </w:t>
      </w:r>
    </w:p>
    <w:p w:rsidR="00000000" w:rsidDel="00000000" w:rsidP="00000000" w:rsidRDefault="00000000" w:rsidRPr="00000000" w14:paraId="00000B09">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A">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C">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E">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F">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0">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1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13">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2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2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2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3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4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5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5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8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9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F">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sdt>
        <w:sdtPr>
          <w:tag w:val="goog_rdk_149"/>
        </w:sdtPr>
        <w:sdtContent>
          <w:commentRangeStart w:id="74"/>
        </w:sdtContent>
      </w:sdt>
      <w:r w:rsidDel="00000000" w:rsidR="00000000" w:rsidRPr="00000000">
        <w:rPr>
          <w:rFonts w:ascii="Arial" w:cs="Arial" w:eastAsia="Arial" w:hAnsi="Arial"/>
          <w:highlight w:val="yellow"/>
          <w:rtl w:val="0"/>
        </w:rPr>
        <w:t xml:space="preserve">MUST be associated with a </w:t>
      </w:r>
      <w:sdt>
        <w:sdtPr>
          <w:tag w:val="goog_rdk_150"/>
        </w:sdtPr>
        <w:sdtContent>
          <w:del w:author="davide.lenzarini@u-blox.com" w:id="41" w:date="2024-08-06T14:32:55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w:t>
      </w:r>
      <w:r w:rsidDel="00000000" w:rsidR="00000000" w:rsidRPr="00000000">
        <w:rPr>
          <w:rFonts w:ascii="Arial" w:cs="Arial" w:eastAsia="Arial" w:hAnsi="Arial"/>
          <w:highlight w:val="yellow"/>
          <w:rtl w:val="0"/>
        </w:rPr>
        <w:t xml:space="preserve"> </w:t>
      </w:r>
      <w:commentRangeEnd w:id="74"/>
      <w:r w:rsidDel="00000000" w:rsidR="00000000" w:rsidRPr="00000000">
        <w:commentReference w:id="74"/>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A1">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A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5">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8">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B">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C">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E">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F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0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C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8">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9">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w:t>
      </w:r>
      <w:sdt>
        <w:sdtPr>
          <w:tag w:val="goog_rdk_151"/>
        </w:sdtPr>
        <w:sdtContent>
          <w:del w:author="davide.lenzarini@u-blox.com" w:id="42" w:date="2024-08-06T14:36:42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D">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w:t>
      </w:r>
      <w:sdt>
        <w:sdtPr>
          <w:tag w:val="goog_rdk_152"/>
        </w:sdtPr>
        <w:sdtContent>
          <w:del w:author="davide.lenzarini@u-blox.com" w:id="43" w:date="2024-08-06T14:37:07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0C5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54"/>
              </w:sdtPr>
              <w:sdtContent>
                <w:del w:author="davide.lenzarini@u-blox.com" w:id="44" w:date="2024-08-06T14:37:36Z"/>
                <w:sdt>
                  <w:sdtPr>
                    <w:tag w:val="goog_rdk_155"/>
                  </w:sdtPr>
                  <w:sdtContent>
                    <w:commentRangeStart w:id="75"/>
                  </w:sdtContent>
                </w:sdt>
                <w:del w:author="davide.lenzarini@u-blox.com" w:id="44"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commentRangeEnd w:id="75"/>
            <w:r w:rsidDel="00000000" w:rsidR="00000000" w:rsidRPr="00000000">
              <w:commentReference w:id="75"/>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57"/>
              </w:sdtPr>
              <w:sdtContent>
                <w:del w:author="davide.lenzarini@u-blox.com" w:id="44"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59"/>
              </w:sdtPr>
              <w:sdtContent>
                <w:del w:author="davide.lenzarini@u-blox.com" w:id="44"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sdt>
              <w:sdtPr>
                <w:tag w:val="goog_rdk_161"/>
              </w:sdtPr>
              <w:sdtContent>
                <w:del w:author="davide.lenzarini@u-blox.com" w:id="44" w:date="2024-08-06T14:37:36Z">
                  <w:r w:rsidDel="00000000" w:rsidR="00000000" w:rsidRPr="00000000">
                    <w:rPr>
                      <w:rFonts w:ascii="Arial" w:cs="Arial" w:eastAsia="Arial" w:hAnsi="Arial"/>
                      <w:color w:val="000000"/>
                      <w:sz w:val="20"/>
                      <w:szCs w:val="20"/>
                      <w:shd w:fill="auto" w:val="clear"/>
                      <w:rtl w:val="0"/>
                    </w:rPr>
                    <w:delText xml:space="preserve">At most once delivery</w:delText>
                  </w:r>
                </w:del>
              </w:sdtContent>
            </w:sdt>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75">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162"/>
        </w:sdtPr>
        <w:sdtContent>
          <w:commentRangeStart w:id="76"/>
        </w:sdtContent>
      </w:sdt>
      <w:r w:rsidDel="00000000" w:rsidR="00000000" w:rsidRPr="00000000">
        <w:rPr>
          <w:rFonts w:ascii="Arial" w:cs="Arial" w:eastAsia="Arial" w:hAnsi="Arial"/>
          <w:color w:val="000000"/>
          <w:sz w:val="20"/>
          <w:szCs w:val="20"/>
          <w:shd w:fill="auto" w:val="clear"/>
          <w:rtl w:val="0"/>
        </w:rPr>
        <w:t xml:space="preserve">Table 3‑2</w:t>
      </w:r>
      <w:commentRangeEnd w:id="76"/>
      <w:r w:rsidDel="00000000" w:rsidR="00000000" w:rsidRPr="00000000">
        <w:commentReference w:id="76"/>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9">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B">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D">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sdt>
      <w:sdtPr>
        <w:tag w:val="goog_rdk_167"/>
      </w:sdtPr>
      <w:sdtContent>
        <w:p w:rsidR="00000000" w:rsidDel="00000000" w:rsidP="00000000" w:rsidRDefault="00000000" w:rsidRPr="00000000" w14:paraId="00000C7E">
          <w:pPr>
            <w:spacing w:after="306" w:lineRule="auto"/>
            <w:ind w:left="-5" w:right="4" w:firstLine="0"/>
            <w:rPr>
              <w:ins w:author="davide.lenzarini@u-blox.com" w:id="45" w:date="2024-08-06T14:41:38Z"/>
              <w:del w:author="davide.lenzarini@u-blox.com" w:id="45" w:date="2024-08-06T14:41:38Z"/>
              <w:rFonts w:ascii="Arial" w:cs="Arial" w:eastAsia="Arial" w:hAnsi="Arial"/>
            </w:rPr>
          </w:pPr>
          <w:sdt>
            <w:sdtPr>
              <w:tag w:val="goog_rdk_164"/>
            </w:sdtPr>
            <w:sdtContent>
              <w:del w:author="davide.lenzarini@u-blox.com" w:id="45"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165"/>
            </w:sdtPr>
            <w:sdtContent>
              <w:ins w:author="davide.lenzarini@u-blox.com" w:id="45" w:date="2024-08-06T14:41:38Z">
                <w:sdt>
                  <w:sdtPr>
                    <w:tag w:val="goog_rdk_166"/>
                  </w:sdtPr>
                  <w:sdtContent>
                    <w:del w:author="davide.lenzarini@u-blox.com" w:id="45" w:date="2024-08-06T14:41:38Z">
                      <w:r w:rsidDel="00000000" w:rsidR="00000000" w:rsidRPr="00000000">
                        <w:rPr>
                          <w:rtl w:val="0"/>
                        </w:rPr>
                      </w:r>
                    </w:del>
                  </w:sdtContent>
                </w:sdt>
              </w:ins>
            </w:sdtContent>
          </w:sdt>
        </w:p>
      </w:sdtContent>
    </w:sdt>
    <w:sdt>
      <w:sdtPr>
        <w:tag w:val="goog_rdk_169"/>
      </w:sdtPr>
      <w:sdtContent>
        <w:p w:rsidR="00000000" w:rsidDel="00000000" w:rsidP="00000000" w:rsidRDefault="00000000" w:rsidRPr="00000000" w14:paraId="00000C7F">
          <w:pPr>
            <w:rPr>
              <w:rFonts w:ascii="Arial" w:cs="Arial" w:eastAsia="Arial" w:hAnsi="Arial"/>
            </w:rPr>
            <w:pPrChange w:author="davide.lenzarini@u-blox.com" w:id="0" w:date="2024-08-06T14:41:38Z">
              <w:pPr>
                <w:spacing w:after="306" w:lineRule="auto"/>
                <w:ind w:left="-5" w:right="4" w:firstLine="0"/>
              </w:pPr>
            </w:pPrChange>
          </w:pPr>
          <w:sdt>
            <w:sdtPr>
              <w:tag w:val="goog_rdk_168"/>
            </w:sdtPr>
            <w:sdtContent>
              <w:ins w:author="davide.lenzarini@u-blox.com" w:id="45"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C80">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81">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w:t>
      </w:r>
      <w:sdt>
        <w:sdtPr>
          <w:tag w:val="goog_rdk_170"/>
        </w:sdtPr>
        <w:sdtContent>
          <w:ins w:author="davide.lenzarini@u-blox.com" w:id="47" w:date="2024-08-06T14:42:06Z">
            <w:r w:rsidDel="00000000" w:rsidR="00000000" w:rsidRPr="00000000">
              <w:rPr>
                <w:rFonts w:ascii="Arial" w:cs="Arial" w:eastAsia="Arial" w:hAnsi="Arial"/>
                <w:highlight w:val="yellow"/>
                <w:rtl w:val="0"/>
              </w:rPr>
              <w:t xml:space="preserve">p</w:t>
            </w:r>
          </w:ins>
        </w:sdtContent>
      </w:sdt>
      <w:sdt>
        <w:sdtPr>
          <w:tag w:val="goog_rdk_171"/>
        </w:sdtPr>
        <w:sdtContent>
          <w:del w:author="davide.lenzarini@u-blox.com" w:id="47" w:date="2024-08-06T14:42:06Z">
            <w:r w:rsidDel="00000000" w:rsidR="00000000" w:rsidRPr="00000000">
              <w:rPr>
                <w:rFonts w:ascii="Arial" w:cs="Arial" w:eastAsia="Arial" w:hAnsi="Arial"/>
                <w:highlight w:val="yellow"/>
                <w:rtl w:val="0"/>
              </w:rPr>
              <w:delText xml:space="preserve">P</w:delText>
            </w:r>
          </w:del>
        </w:sdtContent>
      </w:sdt>
      <w:r w:rsidDel="00000000" w:rsidR="00000000" w:rsidRPr="00000000">
        <w:rPr>
          <w:rFonts w:ascii="Arial" w:cs="Arial" w:eastAsia="Arial" w:hAnsi="Arial"/>
          <w:highlight w:val="yellow"/>
          <w:rtl w:val="0"/>
        </w:rPr>
        <w:t xml:space="preserve">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172"/>
        </w:sdtPr>
        <w:sdtContent>
          <w:commentRangeStart w:id="77"/>
        </w:sdtContent>
      </w:sdt>
      <w:r w:rsidDel="00000000" w:rsidR="00000000" w:rsidRPr="00000000">
        <w:rPr>
          <w:rFonts w:ascii="Arial" w:cs="Arial" w:eastAsia="Arial" w:hAnsi="Arial"/>
          <w:color w:val="000000"/>
          <w:rtl w:val="0"/>
        </w:rPr>
        <w:t xml:space="preserve">Table 3‑3</w:t>
      </w:r>
      <w:commentRangeEnd w:id="77"/>
      <w:r w:rsidDel="00000000" w:rsidR="00000000" w:rsidRPr="00000000">
        <w:commentReference w:id="77"/>
      </w:r>
      <w:r w:rsidDel="00000000" w:rsidR="00000000" w:rsidRPr="00000000">
        <w:rPr>
          <w:rFonts w:ascii="Arial" w:cs="Arial" w:eastAsia="Arial" w:hAnsi="Arial"/>
          <w:color w:val="000000"/>
          <w:rtl w:val="0"/>
        </w:rPr>
        <w:t xml:space="preserve">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3">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4">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w:t>
      </w:r>
      <w:sdt>
        <w:sdtPr>
          <w:tag w:val="goog_rdk_173"/>
        </w:sdtPr>
        <w:sdtContent>
          <w:commentRangeStart w:id="78"/>
        </w:sdtContent>
      </w:sdt>
      <w:r w:rsidDel="00000000" w:rsidR="00000000" w:rsidRPr="00000000">
        <w:rPr>
          <w:rFonts w:ascii="Arial" w:cs="Arial" w:eastAsia="Arial" w:hAnsi="Arial"/>
          <w:rtl w:val="0"/>
        </w:rPr>
        <w:t xml:space="preserve">the Subscription Identifier </w:t>
      </w:r>
      <w:commentRangeEnd w:id="78"/>
      <w:r w:rsidDel="00000000" w:rsidR="00000000" w:rsidRPr="00000000">
        <w:commentReference w:id="78"/>
      </w:r>
      <w:r w:rsidDel="00000000" w:rsidR="00000000" w:rsidRPr="00000000">
        <w:rPr>
          <w:rFonts w:ascii="Arial" w:cs="Arial" w:eastAsia="Arial" w:hAnsi="Arial"/>
          <w:rtl w:val="0"/>
        </w:rPr>
        <w:t xml:space="preserve">carried in the SUBSCRIBE packet, if there was one. </w:t>
      </w:r>
    </w:p>
    <w:p w:rsidR="00000000" w:rsidDel="00000000" w:rsidP="00000000" w:rsidRDefault="00000000" w:rsidRPr="00000000" w14:paraId="00000C8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E">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F">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0">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1">
      <w:pPr>
        <w:spacing w:after="240" w:before="240" w:lineRule="auto"/>
        <w:ind w:left="0" w:right="0" w:firstLine="0"/>
        <w:rPr>
          <w:rFonts w:ascii="Arial" w:cs="Arial" w:eastAsia="Arial" w:hAnsi="Arial"/>
        </w:rPr>
      </w:pPr>
      <w:sdt>
        <w:sdtPr>
          <w:tag w:val="goog_rdk_174"/>
        </w:sdtPr>
        <w:sdtContent>
          <w:commentRangeStart w:id="79"/>
        </w:sdtContent>
      </w:sdt>
      <w:sdt>
        <w:sdtPr>
          <w:tag w:val="goog_rdk_175"/>
        </w:sdtPr>
        <w:sdtContent>
          <w:commentRangeStart w:id="80"/>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t>
      </w:r>
      <w:sdt>
        <w:sdtPr>
          <w:tag w:val="goog_rdk_176"/>
        </w:sdtPr>
        <w:sdtContent>
          <w:commentRangeStart w:id="81"/>
        </w:sdtContent>
      </w:sdt>
      <w:r w:rsidDel="00000000" w:rsidR="00000000" w:rsidRPr="00000000">
        <w:rPr>
          <w:rFonts w:ascii="Arial" w:cs="Arial" w:eastAsia="Arial" w:hAnsi="Arial"/>
          <w:highlight w:val="yellow"/>
          <w:rtl w:val="0"/>
        </w:rPr>
        <w:t xml:space="preserve">with a Reason Code of 128 or greater from the </w:t>
      </w:r>
      <w:sdt>
        <w:sdtPr>
          <w:tag w:val="goog_rdk_177"/>
        </w:sdtPr>
        <w:sdtContent>
          <w:commentRangeStart w:id="82"/>
        </w:sdtContent>
      </w:sdt>
      <w:r w:rsidDel="00000000" w:rsidR="00000000" w:rsidRPr="00000000">
        <w:rPr>
          <w:rFonts w:ascii="Arial" w:cs="Arial" w:eastAsia="Arial" w:hAnsi="Arial"/>
          <w:highlight w:val="yellow"/>
          <w:rtl w:val="0"/>
        </w:rPr>
        <w:t xml:space="preserve">Server</w:t>
      </w:r>
      <w:commentRangeEnd w:id="82"/>
      <w:r w:rsidDel="00000000" w:rsidR="00000000" w:rsidRPr="00000000">
        <w:commentReference w:id="82"/>
      </w:r>
      <w:commentRangeEnd w:id="81"/>
      <w:r w:rsidDel="00000000" w:rsidR="00000000" w:rsidRPr="00000000">
        <w:commentReference w:id="8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w:t>
      </w:r>
      <w:sdt>
        <w:sdtPr>
          <w:tag w:val="goog_rdk_178"/>
        </w:sdtPr>
        <w:sdtContent>
          <w:commentRangeStart w:id="83"/>
        </w:sdtContent>
      </w:sdt>
      <w:r w:rsidDel="00000000" w:rsidR="00000000" w:rsidRPr="00000000">
        <w:rPr>
          <w:rFonts w:ascii="Arial" w:cs="Arial" w:eastAsia="Arial" w:hAnsi="Arial"/>
          <w:rtl w:val="0"/>
        </w:rPr>
        <w:t xml:space="preserve">it </w:t>
      </w:r>
      <w:commentRangeEnd w:id="83"/>
      <w:r w:rsidDel="00000000" w:rsidR="00000000" w:rsidRPr="00000000">
        <w:commentReference w:id="83"/>
      </w:r>
      <w:r w:rsidDel="00000000" w:rsidR="00000000" w:rsidRPr="00000000">
        <w:rPr>
          <w:rFonts w:ascii="Arial" w:cs="Arial" w:eastAsia="Arial" w:hAnsi="Arial"/>
          <w:rtl w:val="0"/>
        </w:rPr>
        <w:t xml:space="preserve">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C92">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3">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4">
      <w:pPr>
        <w:spacing w:after="240" w:before="240" w:lineRule="auto"/>
        <w:ind w:left="0" w:right="0" w:firstLine="0"/>
        <w:rPr>
          <w:rFonts w:ascii="Arial" w:cs="Arial" w:eastAsia="Arial" w:hAnsi="Arial"/>
        </w:rPr>
      </w:pPr>
      <w:sdt>
        <w:sdtPr>
          <w:tag w:val="goog_rdk_179"/>
        </w:sdtPr>
        <w:sdtContent>
          <w:commentRangeStart w:id="84"/>
        </w:sdtContent>
      </w:sdt>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C95">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6">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97">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C">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C5">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6">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F">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w:t>
      </w:r>
      <w:sdt>
        <w:sdtPr>
          <w:tag w:val="goog_rdk_180"/>
        </w:sdtPr>
        <w:sdtContent>
          <w:commentRangeStart w:id="85"/>
        </w:sdtContent>
      </w:sdt>
      <w:r w:rsidDel="00000000" w:rsidR="00000000" w:rsidRPr="00000000">
        <w:rPr>
          <w:rFonts w:ascii="Arial" w:cs="Arial" w:eastAsia="Arial" w:hAnsi="Arial"/>
          <w:rtl w:val="0"/>
        </w:rPr>
        <w:t xml:space="preserve">It can also be sent as response to a PUBLISH packet of any QoS</w:t>
      </w:r>
      <w:commentRangeEnd w:id="85"/>
      <w:r w:rsidDel="00000000" w:rsidR="00000000" w:rsidRPr="00000000">
        <w:commentReference w:id="85"/>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w:t>
      </w:r>
      <w:sdt>
        <w:sdtPr>
          <w:tag w:val="goog_rdk_181"/>
        </w:sdtPr>
        <w:sdtContent>
          <w:commentRangeStart w:id="86"/>
        </w:sdtContent>
      </w:sdt>
      <w:r w:rsidDel="00000000" w:rsidR="00000000" w:rsidRPr="00000000">
        <w:rPr>
          <w:rFonts w:ascii="Arial" w:cs="Arial" w:eastAsia="Arial" w:hAnsi="Arial"/>
          <w:i w:val="1"/>
          <w:rtl w:val="0"/>
        </w:rPr>
        <w:t xml:space="preserve">QoS -1</w:t>
      </w:r>
      <w:commentRangeEnd w:id="86"/>
      <w:r w:rsidDel="00000000" w:rsidR="00000000" w:rsidRPr="00000000">
        <w:commentReference w:id="86"/>
      </w:r>
      <w:r w:rsidDel="00000000" w:rsidR="00000000" w:rsidRPr="00000000">
        <w:rPr>
          <w:rFonts w:ascii="Arial" w:cs="Arial" w:eastAsia="Arial" w:hAnsi="Arial"/>
          <w:i w:val="1"/>
          <w:rtl w:val="0"/>
        </w:rPr>
        <w:t xml:space="preserve">,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D0">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2">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D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4">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D5">
      <w:pPr>
        <w:spacing w:after="174" w:before="0" w:line="248.00000000000006" w:lineRule="auto"/>
        <w:ind w:right="4"/>
        <w:jc w:val="both"/>
        <w:rPr>
          <w:rFonts w:ascii="Arial" w:cs="Arial" w:eastAsia="Arial" w:hAnsi="Arial"/>
        </w:rPr>
      </w:pPr>
      <w:sdt>
        <w:sdtPr>
          <w:tag w:val="goog_rdk_183"/>
        </w:sdtPr>
        <w:sdtContent>
          <w:del w:author="davide.lenzarini@u-blox.com" w:id="48" w:date="2024-08-06T15:30:47Z">
            <w:r w:rsidDel="00000000" w:rsidR="00000000" w:rsidRPr="00000000">
              <w:rPr>
                <w:rFonts w:ascii="Arial" w:cs="Arial" w:eastAsia="Arial" w:hAnsi="Arial"/>
                <w:rtl w:val="0"/>
              </w:rPr>
              <w:delText xml:space="preserve">Byte 5 in the PUBACK packet holds the Reason code in response to the PUBLISH packet. </w:delText>
            </w:r>
          </w:del>
        </w:sdtContent>
      </w:sdt>
      <w:r w:rsidDel="00000000" w:rsidR="00000000" w:rsidRPr="00000000">
        <w:rPr>
          <w:rFonts w:ascii="Arial" w:cs="Arial" w:eastAsia="Arial" w:hAnsi="Arial"/>
          <w:rtl w:val="0"/>
        </w:rPr>
        <w:t xml:space="preserve">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D6">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D7">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D8">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E">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84"/>
        </w:sdtPr>
        <w:sdtContent>
          <w:commentRangeStart w:id="87"/>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87"/>
      <w:r w:rsidDel="00000000" w:rsidR="00000000" w:rsidRPr="00000000">
        <w:commentReference w:id="87"/>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D10">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1">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3">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5">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16">
      <w:pPr>
        <w:spacing w:after="174" w:before="0" w:line="248.00000000000006" w:lineRule="auto"/>
        <w:ind w:right="4"/>
        <w:jc w:val="both"/>
        <w:rPr>
          <w:rFonts w:ascii="Arial" w:cs="Arial" w:eastAsia="Arial" w:hAnsi="Arial"/>
        </w:rPr>
      </w:pPr>
      <w:sdt>
        <w:sdtPr>
          <w:tag w:val="goog_rdk_186"/>
        </w:sdtPr>
        <w:sdtContent>
          <w:del w:author="davide.lenzarini@u-blox.com" w:id="49" w:date="2024-08-06T15:34:23Z">
            <w:r w:rsidDel="00000000" w:rsidR="00000000" w:rsidRPr="00000000">
              <w:rPr>
                <w:rFonts w:ascii="Arial" w:cs="Arial" w:eastAsia="Arial" w:hAnsi="Arial"/>
                <w:rtl w:val="0"/>
              </w:rPr>
              <w:delText xml:space="preserve">Byte 5 in the PUBREC packet holds the Reason code in response to the PUBLISH packet. </w:delText>
            </w:r>
          </w:del>
        </w:sdtContent>
      </w:sdt>
      <w:r w:rsidDel="00000000" w:rsidR="00000000" w:rsidRPr="00000000">
        <w:rPr>
          <w:rFonts w:ascii="Arial" w:cs="Arial" w:eastAsia="Arial" w:hAnsi="Arial"/>
          <w:rtl w:val="0"/>
        </w:rPr>
        <w:t xml:space="preserve">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17">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9">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F">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1">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52">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53">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4">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5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6">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57">
      <w:pPr>
        <w:spacing w:after="174" w:before="0" w:line="248.00000000000006" w:lineRule="auto"/>
        <w:ind w:right="4"/>
        <w:jc w:val="both"/>
        <w:rPr>
          <w:rFonts w:ascii="Arial" w:cs="Arial" w:eastAsia="Arial" w:hAnsi="Arial"/>
        </w:rPr>
      </w:pPr>
      <w:sdt>
        <w:sdtPr>
          <w:tag w:val="goog_rdk_188"/>
        </w:sdtPr>
        <w:sdtContent>
          <w:del w:author="davide.lenzarini@u-blox.com" w:id="50" w:date="2024-08-06T15:35:07Z">
            <w:r w:rsidDel="00000000" w:rsidR="00000000" w:rsidRPr="00000000">
              <w:rPr>
                <w:rFonts w:ascii="Arial" w:cs="Arial" w:eastAsia="Arial" w:hAnsi="Arial"/>
                <w:rtl w:val="0"/>
              </w:rPr>
              <w:delText xml:space="preserve">Byte 5 in the PUBREL packet holds the Reason code in response to the PUBREC packet. </w:delText>
            </w:r>
          </w:del>
        </w:sdtContent>
      </w:sdt>
      <w:r w:rsidDel="00000000" w:rsidR="00000000" w:rsidRPr="00000000">
        <w:rPr>
          <w:rFonts w:ascii="Arial" w:cs="Arial" w:eastAsia="Arial" w:hAnsi="Arial"/>
          <w:rtl w:val="0"/>
        </w:rPr>
        <w:t xml:space="preserve">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58">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A">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6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6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6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7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77">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80">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8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9">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92">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93">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95">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9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97">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98">
      <w:pPr>
        <w:spacing w:after="174" w:before="0" w:line="248.00000000000006" w:lineRule="auto"/>
        <w:ind w:right="4"/>
        <w:jc w:val="both"/>
        <w:rPr>
          <w:rFonts w:ascii="Arial" w:cs="Arial" w:eastAsia="Arial" w:hAnsi="Arial"/>
        </w:rPr>
      </w:pPr>
      <w:sdt>
        <w:sdtPr>
          <w:tag w:val="goog_rdk_190"/>
        </w:sdtPr>
        <w:sdtContent>
          <w:del w:author="davide.lenzarini@u-blox.com" w:id="51" w:date="2024-08-06T15:35:21Z">
            <w:r w:rsidDel="00000000" w:rsidR="00000000" w:rsidRPr="00000000">
              <w:rPr>
                <w:rFonts w:ascii="Arial" w:cs="Arial" w:eastAsia="Arial" w:hAnsi="Arial"/>
                <w:rtl w:val="0"/>
              </w:rPr>
              <w:delText xml:space="preserve">Byte 5 in the PUBCOMP packet holds the Reason code in response to the PUBREL packet. </w:delText>
            </w:r>
          </w:del>
        </w:sdtContent>
      </w:sdt>
      <w:r w:rsidDel="00000000" w:rsidR="00000000" w:rsidRPr="00000000">
        <w:rPr>
          <w:rFonts w:ascii="Arial" w:cs="Arial" w:eastAsia="Arial" w:hAnsi="Arial"/>
          <w:rtl w:val="0"/>
        </w:rPr>
        <w:t xml:space="preserve">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9">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A">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B">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A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A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A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A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A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A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A">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B8">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C6">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C7">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D6">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D8">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C">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E">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E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E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E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F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F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F3">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F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01">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02">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F">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14">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1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E">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F">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D">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E">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30">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31">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w:t>
      </w:r>
      <w:sdt>
        <w:sdtPr>
          <w:tag w:val="goog_rdk_191"/>
        </w:sdtPr>
        <w:sdtContent>
          <w:commentRangeStart w:id="88"/>
        </w:sdtContent>
      </w:sdt>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Virtual Connection with a ClientID</w:t>
      </w:r>
      <w:commentRangeEnd w:id="88"/>
      <w:r w:rsidDel="00000000" w:rsidR="00000000" w:rsidRPr="00000000">
        <w:commentReference w:id="88"/>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w:t>
      </w:r>
      <w:sdt>
        <w:sdtPr>
          <w:tag w:val="goog_rdk_192"/>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52" w:date="2024-08-07T08:01:31Z">
                <w:rPr>
                  <w:rFonts w:ascii="Arial" w:cs="Arial" w:eastAsia="Arial" w:hAnsi="Arial"/>
                  <w:b w:val="0"/>
                  <w:i w:val="0"/>
                  <w:smallCaps w:val="0"/>
                  <w:strike w:val="0"/>
                  <w:color w:val="000000"/>
                  <w:sz w:val="20"/>
                  <w:szCs w:val="20"/>
                  <w:u w:val="none"/>
                  <w:shd w:fill="auto" w:val="clear"/>
                  <w:vertAlign w:val="baseline"/>
                </w:rPr>
              </w:rPrChange>
            </w:rPr>
            <w:t xml:space="preserve"> if the subscription does not currently exist</w:t>
          </w:r>
        </w:sdtContent>
      </w:sdt>
    </w:p>
    <w:sdt>
      <w:sdtPr>
        <w:tag w:val="goog_rdk_196"/>
      </w:sdtPr>
      <w:sdtContent>
        <w:p w:rsidR="00000000" w:rsidDel="00000000" w:rsidP="00000000" w:rsidRDefault="00000000" w:rsidRPr="00000000" w14:paraId="00000E3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shd w:fill="auto" w:val="clear"/>
              <w:vertAlign w:val="baseline"/>
              <w:rPrChange w:author="davide.lenzarini@u-blox.com" w:id="52" w:date="2024-08-07T08:01:31Z">
                <w:rPr>
                  <w:rFonts w:ascii="Arial" w:cs="Arial" w:eastAsia="Arial" w:hAnsi="Arial"/>
                  <w:b w:val="0"/>
                  <w:i w:val="0"/>
                  <w:smallCaps w:val="0"/>
                  <w:strike w:val="0"/>
                  <w:color w:val="000000"/>
                  <w:sz w:val="20"/>
                  <w:szCs w:val="20"/>
                  <w:u w:val="none"/>
                  <w:shd w:fill="auto" w:val="clear"/>
                  <w:vertAlign w:val="baseline"/>
                </w:rPr>
              </w:rPrChange>
            </w:rPr>
            <w:pPrChange w:author="davide.lenzarini@u-blox.com" w:id="0" w:date="2024-08-07T08:01:31Z">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pPr>
            </w:pPrChange>
          </w:pPr>
          <w:sdt>
            <w:sdtPr>
              <w:tag w:val="goog_rdk_193"/>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52" w:date="2024-08-07T08:01:31Z">
                    <w:rPr>
                      <w:rFonts w:ascii="Arial" w:cs="Arial" w:eastAsia="Arial" w:hAnsi="Arial"/>
                      <w:b w:val="0"/>
                      <w:i w:val="0"/>
                      <w:smallCaps w:val="0"/>
                      <w:strike w:val="0"/>
                      <w:color w:val="000000"/>
                      <w:sz w:val="20"/>
                      <w:szCs w:val="20"/>
                      <w:u w:val="none"/>
                      <w:shd w:fill="auto" w:val="clear"/>
                      <w:vertAlign w:val="baseline"/>
                    </w:rPr>
                  </w:rPrChange>
                </w:rPr>
                <w:t xml:space="preserve">2: Do not send retained messages at the time </w:t>
              </w:r>
            </w:sdtContent>
          </w:sdt>
          <w:sdt>
            <w:sdtPr>
              <w:tag w:val="goog_rdk_194"/>
            </w:sdtPr>
            <w:sdtContent>
              <w:r w:rsidDel="00000000" w:rsidR="00000000" w:rsidRPr="00000000">
                <w:rPr>
                  <w:rFonts w:ascii="Arial" w:cs="Arial" w:eastAsia="Arial" w:hAnsi="Arial"/>
                  <w:sz w:val="20"/>
                  <w:szCs w:val="20"/>
                  <w:rtl w:val="0"/>
                  <w:rPrChange w:author="davide.lenzarini@u-blox.com" w:id="52" w:date="2024-08-07T08:01:31Z">
                    <w:rPr>
                      <w:rFonts w:ascii="Arial" w:cs="Arial" w:eastAsia="Arial" w:hAnsi="Arial"/>
                    </w:rPr>
                  </w:rPrChange>
                </w:rPr>
                <w:t xml:space="preserve">the new subscription is processed</w:t>
              </w:r>
            </w:sdtContent>
          </w:sdt>
          <w:sdt>
            <w:sdtPr>
              <w:tag w:val="goog_rdk_195"/>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52" w:date="2024-08-07T08:01:31Z">
                    <w:rPr>
                      <w:rFonts w:ascii="Arial" w:cs="Arial" w:eastAsia="Arial" w:hAnsi="Arial"/>
                      <w:b w:val="0"/>
                      <w:i w:val="0"/>
                      <w:smallCaps w:val="0"/>
                      <w:strike w:val="0"/>
                      <w:color w:val="000000"/>
                      <w:sz w:val="20"/>
                      <w:szCs w:val="20"/>
                      <w:u w:val="none"/>
                      <w:shd w:fill="auto" w:val="clear"/>
                      <w:vertAlign w:val="baseline"/>
                    </w:rPr>
                  </w:rPrChange>
                </w:rPr>
                <w:t xml:space="preserve">.</w:t>
              </w:r>
            </w:sdtContent>
          </w:sdt>
        </w:p>
      </w:sdtContent>
    </w:sdt>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sdt>
        <w:sdtPr>
          <w:tag w:val="goog_rdk_197"/>
        </w:sdtPr>
        <w:sdtContent>
          <w:commentRangeStart w:id="89"/>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89"/>
      <w:r w:rsidDel="00000000" w:rsidR="00000000" w:rsidRPr="00000000">
        <w:commentReference w:id="89"/>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B">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C">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D">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F">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40">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41">
      <w:pPr>
        <w:spacing w:after="240" w:before="240" w:line="248.00000000000006" w:lineRule="auto"/>
        <w:ind w:left="0" w:right="0" w:firstLine="0"/>
        <w:rPr>
          <w:rFonts w:ascii="Arial" w:cs="Arial" w:eastAsia="Arial" w:hAnsi="Arial"/>
        </w:rPr>
      </w:pPr>
      <w:sdt>
        <w:sdtPr>
          <w:tag w:val="goog_rdk_198"/>
        </w:sdtPr>
        <w:sdtContent>
          <w:commentRangeStart w:id="90"/>
        </w:sdtContent>
      </w:sdt>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0E4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sdt>
        <w:sdtPr>
          <w:tag w:val="goog_rdk_199"/>
        </w:sdtPr>
        <w:sdtContent>
          <w:commentRangeStart w:id="91"/>
        </w:sdtContent>
      </w:sdt>
      <w:r w:rsidDel="00000000" w:rsidR="00000000" w:rsidRPr="00000000">
        <w:rPr>
          <w:rFonts w:ascii="Arial" w:cs="Arial" w:eastAsia="Arial" w:hAnsi="Arial"/>
          <w:highlight w:val="yellow"/>
          <w:rtl w:val="0"/>
        </w:rPr>
        <w:t xml:space="preserve">but Application Messages MUST NOT be lost due to replacing the Subscription</w:t>
      </w:r>
      <w:commentRangeEnd w:id="91"/>
      <w:r w:rsidDel="00000000" w:rsidR="00000000" w:rsidRPr="00000000">
        <w:commentReference w:id="9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43">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4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45">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46">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7">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48">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9">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A">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5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5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5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5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5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6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6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7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76">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87">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9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91">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9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9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A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A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A3">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B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B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E">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F">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C">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D">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A">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9">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A">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C">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D">
      <w:pPr>
        <w:ind w:right="4"/>
        <w:rPr>
          <w:rFonts w:ascii="Arial" w:cs="Arial" w:eastAsia="Arial" w:hAnsi="Arial"/>
        </w:rPr>
      </w:pPr>
      <w:r w:rsidDel="00000000" w:rsidR="00000000" w:rsidRPr="00000000">
        <w:rPr>
          <w:rFonts w:ascii="Arial" w:cs="Arial" w:eastAsia="Arial" w:hAnsi="Arial"/>
          <w:rtl w:val="0"/>
        </w:rPr>
        <w:t xml:space="preserve">The SUBACK Flags field is 1-byte </w:t>
      </w:r>
      <w:sdt>
        <w:sdtPr>
          <w:tag w:val="goog_rdk_200"/>
        </w:sdtPr>
        <w:sdtContent>
          <w:del w:author="davide.lenzarini@u-blox.com" w:id="53" w:date="2024-08-07T08:18:55Z">
            <w:r w:rsidDel="00000000" w:rsidR="00000000" w:rsidRPr="00000000">
              <w:rPr>
                <w:rFonts w:ascii="Arial" w:cs="Arial" w:eastAsia="Arial" w:hAnsi="Arial"/>
                <w:rtl w:val="0"/>
              </w:rPr>
              <w:delText xml:space="preserve">located in Byte 3 position </w:delText>
            </w:r>
          </w:del>
        </w:sdtContent>
      </w:sdt>
      <w:r w:rsidDel="00000000" w:rsidR="00000000" w:rsidRPr="00000000">
        <w:rPr>
          <w:rFonts w:ascii="Arial" w:cs="Arial" w:eastAsia="Arial" w:hAnsi="Arial"/>
          <w:rtl w:val="0"/>
        </w:rPr>
        <w:t xml:space="preserve">of the SUBACK control packet. The SUBACK Flags includes the following flags:</w:t>
      </w:r>
    </w:p>
    <w:p w:rsidR="00000000" w:rsidDel="00000000" w:rsidP="00000000" w:rsidRDefault="00000000" w:rsidRPr="00000000" w14:paraId="00000E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201"/>
        </w:sdtPr>
        <w:sdtContent>
          <w:commentRangeStart w:id="92"/>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2"/>
      <w:r w:rsidDel="00000000" w:rsidR="00000000" w:rsidRPr="00000000">
        <w:commentReference w:id="92"/>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F">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F0">
      <w:pPr>
        <w:spacing w:after="147" w:before="0" w:line="248.00000000000006" w:lineRule="auto"/>
        <w:ind w:right="4"/>
        <w:jc w:val="both"/>
        <w:rPr>
          <w:rFonts w:ascii="Arial" w:cs="Arial" w:eastAsia="Arial" w:hAnsi="Arial"/>
        </w:rPr>
      </w:pPr>
      <w:sdt>
        <w:sdtPr>
          <w:tag w:val="goog_rdk_202"/>
        </w:sdtPr>
        <w:sdtContent>
          <w:commentRangeStart w:id="93"/>
        </w:sdtContent>
      </w:sdt>
      <w:r w:rsidDel="00000000" w:rsidR="00000000" w:rsidRPr="00000000">
        <w:rPr>
          <w:rFonts w:ascii="Arial" w:cs="Arial" w:eastAsia="Arial" w:hAnsi="Arial"/>
          <w:rtl w:val="0"/>
        </w:rPr>
        <w:t xml:space="preserve">In case of “accepted” the </w:t>
      </w:r>
      <w:sdt>
        <w:sdtPr>
          <w:tag w:val="goog_rdk_203"/>
        </w:sdtPr>
        <w:sdtContent>
          <w:ins w:author="davide.lenzarini@u-blox.com" w:id="54" w:date="2024-03-20T08:37:30Z">
            <w:r w:rsidDel="00000000" w:rsidR="00000000" w:rsidRPr="00000000">
              <w:rPr>
                <w:rFonts w:ascii="Arial" w:cs="Arial" w:eastAsia="Arial" w:hAnsi="Arial"/>
                <w:rtl w:val="0"/>
              </w:rPr>
              <w:t xml:space="preserve">returned Topic Data</w:t>
            </w:r>
          </w:ins>
        </w:sdtContent>
      </w:sdt>
      <w:sdt>
        <w:sdtPr>
          <w:tag w:val="goog_rdk_204"/>
        </w:sdtPr>
        <w:sdtContent>
          <w:del w:author="davide.lenzarini@u-blox.com" w:id="54"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205"/>
        </w:sdtPr>
        <w:sdtContent>
          <w:commentRangeStart w:id="94"/>
        </w:sdtContent>
      </w:sdt>
      <w:r w:rsidDel="00000000" w:rsidR="00000000" w:rsidRPr="00000000">
        <w:rPr>
          <w:rFonts w:ascii="Arial" w:cs="Arial" w:eastAsia="Arial" w:hAnsi="Arial"/>
          <w:rtl w:val="0"/>
        </w:rPr>
        <w:t xml:space="preserve">not relevant</w:t>
      </w:r>
      <w:sdt>
        <w:sdtPr>
          <w:tag w:val="goog_rdk_206"/>
        </w:sdtPr>
        <w:sdtContent>
          <w:ins w:author="davide.lenzarini@u-blox.com" w:id="55"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94"/>
      <w:r w:rsidDel="00000000" w:rsidR="00000000" w:rsidRPr="00000000">
        <w:commentReference w:id="94"/>
      </w:r>
      <w:r w:rsidDel="00000000" w:rsidR="00000000" w:rsidRPr="00000000">
        <w:rPr>
          <w:rFonts w:ascii="Arial" w:cs="Arial" w:eastAsia="Arial" w:hAnsi="Arial"/>
          <w:rtl w:val="0"/>
        </w:rPr>
        <w:t xml:space="preserve">)</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EF1">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F2">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F3">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F4">
      <w:pPr>
        <w:spacing w:after="174" w:before="0" w:line="248.00000000000006" w:lineRule="auto"/>
        <w:ind w:right="4"/>
        <w:jc w:val="both"/>
        <w:rPr>
          <w:rFonts w:ascii="Arial" w:cs="Arial" w:eastAsia="Arial" w:hAnsi="Arial"/>
        </w:rPr>
      </w:pPr>
      <w:sdt>
        <w:sdtPr>
          <w:tag w:val="goog_rdk_208"/>
        </w:sdtPr>
        <w:sdtContent>
          <w:del w:author="davide.lenzarini@u-blox.com" w:id="56" w:date="2024-08-07T08:39:58Z">
            <w:r w:rsidDel="00000000" w:rsidR="00000000" w:rsidRPr="00000000">
              <w:rPr>
                <w:rFonts w:ascii="Arial" w:cs="Arial" w:eastAsia="Arial" w:hAnsi="Arial"/>
                <w:rtl w:val="0"/>
              </w:rPr>
              <w:delText xml:space="preserve">Byte 8 in the SUBACK packet holds the Reason code in response to the SUBSCRIBE packet. </w:delText>
            </w:r>
          </w:del>
        </w:sdtContent>
      </w:sdt>
      <w:r w:rsidDel="00000000" w:rsidR="00000000" w:rsidRPr="00000000">
        <w:rPr>
          <w:rFonts w:ascii="Arial" w:cs="Arial" w:eastAsia="Arial" w:hAnsi="Arial"/>
          <w:rtl w:val="0"/>
        </w:rPr>
        <w:t xml:space="preserve">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F5">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F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F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F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F0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F0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1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2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24">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33">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3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E">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F">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4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4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5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51">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5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60">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6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F">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70">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78">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9">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A">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F">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80">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09"/>
        </w:sdtPr>
        <w:sdtContent>
          <w:commentRangeStart w:id="9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95"/>
      <w:r w:rsidDel="00000000" w:rsidR="00000000" w:rsidRPr="00000000">
        <w:commentReference w:id="9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F8F">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w:t>
      </w:r>
      <w:sdt>
        <w:sdtPr>
          <w:tag w:val="goog_rdk_210"/>
        </w:sdtPr>
        <w:sdtContent>
          <w:del w:author="davide.lenzarini@u-blox.com" w:id="57" w:date="2024-08-07T08:43:59Z">
            <w:r w:rsidDel="00000000" w:rsidR="00000000" w:rsidRPr="00000000">
              <w:rPr>
                <w:rFonts w:ascii="Arial" w:cs="Arial" w:eastAsia="Arial" w:hAnsi="Arial"/>
                <w:rtl w:val="0"/>
              </w:rPr>
              <w:delText xml:space="preserve">named </w:delText>
            </w:r>
          </w:del>
        </w:sdtContent>
      </w:sdt>
      <w:r w:rsidDel="00000000" w:rsidR="00000000" w:rsidRPr="00000000">
        <w:rPr>
          <w:rFonts w:ascii="Arial" w:cs="Arial" w:eastAsia="Arial" w:hAnsi="Arial"/>
          <w:rtl w:val="0"/>
        </w:rPr>
        <w:t xml:space="preserve">topics.</w:t>
      </w:r>
    </w:p>
    <w:p w:rsidR="00000000" w:rsidDel="00000000" w:rsidP="00000000" w:rsidRDefault="00000000" w:rsidRPr="00000000" w14:paraId="00000F90">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92">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93">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w:t>
      </w:r>
      <w:sdt>
        <w:sdtPr>
          <w:tag w:val="goog_rdk_211"/>
        </w:sdtPr>
        <w:sdtContent>
          <w:del w:author="davide.lenzarini@u-blox.com" w:id="58" w:date="2024-08-07T08:44:30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UNSUBSCRIBE packet.  </w:t>
      </w:r>
    </w:p>
    <w:p w:rsidR="00000000" w:rsidDel="00000000" w:rsidP="00000000" w:rsidRDefault="00000000" w:rsidRPr="00000000" w14:paraId="00000F94">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sdt>
        <w:sdtPr>
          <w:tag w:val="goog_rdk_212"/>
        </w:sdtPr>
        <w:sdtContent>
          <w:commentRangeStart w:id="96"/>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6"/>
      <w:r w:rsidDel="00000000" w:rsidR="00000000" w:rsidRPr="00000000">
        <w:commentReference w:id="96"/>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sdt>
        <w:sdtPr>
          <w:tag w:val="goog_rdk_213"/>
        </w:sdtPr>
        <w:sdtContent>
          <w:ins w:author="davide.lenzarini@u-blox.com" w:id="59"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w:t>
            </w:r>
          </w:ins>
        </w:sdtContent>
      </w:sdt>
      <w:sdt>
        <w:sdtPr>
          <w:tag w:val="goog_rdk_214"/>
        </w:sdtPr>
        <w:sdtContent>
          <w:del w:author="davide.lenzarini@u-blox.com" w:id="59"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Id</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96">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97">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98">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A">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15"/>
        </w:sdtPr>
        <w:sdtContent>
          <w:commentRangeStart w:id="97"/>
        </w:sdtContent>
      </w:sdt>
      <w:r w:rsidDel="00000000" w:rsidR="00000000" w:rsidRPr="00000000">
        <w:rPr>
          <w:rFonts w:ascii="Arial" w:cs="Arial" w:eastAsia="Arial" w:hAnsi="Arial"/>
          <w:highlight w:val="yellow"/>
          <w:rtl w:val="0"/>
        </w:rPr>
        <w:t xml:space="preserve">Topic Filter</w:t>
      </w:r>
      <w:commentRangeEnd w:id="97"/>
      <w:r w:rsidDel="00000000" w:rsidR="00000000" w:rsidRPr="00000000">
        <w:commentReference w:id="97"/>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C">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D">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sdt>
        <w:sdtPr>
          <w:tag w:val="goog_rdk_216"/>
        </w:sdtPr>
        <w:sdtContent>
          <w:commentRangeStart w:id="98"/>
        </w:sdtContent>
      </w:sdt>
      <w:r w:rsidDel="00000000" w:rsidR="00000000" w:rsidRPr="00000000">
        <w:rPr>
          <w:rFonts w:ascii="Arial" w:cs="Arial" w:eastAsia="Arial" w:hAnsi="Arial"/>
          <w:highlight w:val="yellow"/>
          <w:rtl w:val="0"/>
        </w:rPr>
        <w:t xml:space="preserve">Topic Filters</w:t>
      </w:r>
      <w:commentRangeEnd w:id="98"/>
      <w:r w:rsidDel="00000000" w:rsidR="00000000" w:rsidRPr="00000000">
        <w:commentReference w:id="98"/>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E">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sdt>
        <w:sdtPr>
          <w:tag w:val="goog_rdk_217"/>
        </w:sdtPr>
        <w:sdtContent>
          <w:commentRangeStart w:id="99"/>
        </w:sdtContent>
      </w:sdt>
      <w:r w:rsidDel="00000000" w:rsidR="00000000" w:rsidRPr="00000000">
        <w:rPr>
          <w:rFonts w:ascii="Arial" w:cs="Arial" w:eastAsia="Arial" w:hAnsi="Arial"/>
          <w:highlight w:val="yellow"/>
          <w:rtl w:val="0"/>
        </w:rPr>
        <w:t xml:space="preserve">Topic Filters</w:t>
      </w:r>
      <w:commentRangeEnd w:id="99"/>
      <w:r w:rsidDel="00000000" w:rsidR="00000000" w:rsidRPr="00000000">
        <w:commentReference w:id="99"/>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F">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sdt>
        <w:sdtPr>
          <w:tag w:val="goog_rdk_218"/>
        </w:sdtPr>
        <w:sdtContent>
          <w:ins w:author="davide.lenzarini@u-blox.com" w:id="60" w:date="2024-08-07T08:57:11Z">
            <w:r w:rsidDel="00000000" w:rsidR="00000000" w:rsidRPr="00000000">
              <w:rPr>
                <w:rFonts w:ascii="Arial" w:cs="Arial" w:eastAsia="Arial" w:hAnsi="Arial"/>
                <w:rtl w:val="0"/>
              </w:rPr>
              <w:t xml:space="preserve">which match the </w:t>
            </w:r>
          </w:ins>
          <w:sdt>
            <w:sdtPr>
              <w:tag w:val="goog_rdk_219"/>
            </w:sdtPr>
            <w:sdtContent>
              <w:commentRangeStart w:id="100"/>
            </w:sdtContent>
          </w:sdt>
          <w:ins w:author="davide.lenzarini@u-blox.com" w:id="60" w:date="2024-08-07T08:57:11Z">
            <w:r w:rsidDel="00000000" w:rsidR="00000000" w:rsidRPr="00000000">
              <w:rPr>
                <w:rFonts w:ascii="Arial" w:cs="Arial" w:eastAsia="Arial" w:hAnsi="Arial"/>
                <w:rtl w:val="0"/>
              </w:rPr>
              <w:t xml:space="preserve">Topic Filters </w:t>
            </w:r>
          </w:ins>
        </w:sdtContent>
      </w:sdt>
      <w:commentRangeEnd w:id="100"/>
      <w:r w:rsidDel="00000000" w:rsidR="00000000" w:rsidRPr="00000000">
        <w:commentReference w:id="100"/>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FA0">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A1">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A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A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A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A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A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B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B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C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C7">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D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9">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A">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C">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D">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E">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F">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21"/>
        </w:sdtPr>
        <w:sdtContent>
          <w:del w:author="davide.lenzarini@u-blox.com" w:id="61" w:date="2024-08-07T08:59:28Z">
            <w:r w:rsidDel="00000000" w:rsidR="00000000" w:rsidRPr="00000000">
              <w:rPr>
                <w:rFonts w:ascii="Arial" w:cs="Arial" w:eastAsia="Arial" w:hAnsi="Arial"/>
                <w:rtl w:val="0"/>
              </w:rPr>
              <w:delText xml:space="preserve">Byte 5 in the UNSUBACK packet holds the Reason code in response to UNSUBSCRIBE packet. </w:delText>
            </w:r>
          </w:del>
        </w:sdtContent>
      </w:sdt>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E0">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E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E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E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E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E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E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E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E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F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C">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05">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06">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E">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F">
            <w:pPr>
              <w:keepNext w:val="1"/>
              <w:jc w:val="center"/>
              <w:rPr>
                <w:rFonts w:ascii="Arial" w:cs="Arial" w:eastAsia="Arial" w:hAnsi="Arial"/>
              </w:rPr>
            </w:pPr>
            <w:sdt>
              <w:sdtPr>
                <w:tag w:val="goog_rdk_222"/>
              </w:sdtPr>
              <w:sdtContent>
                <w:commentRangeStart w:id="101"/>
              </w:sdtContent>
            </w:sdt>
            <w:r w:rsidDel="00000000" w:rsidR="00000000" w:rsidRPr="00000000">
              <w:rPr>
                <w:rFonts w:ascii="Arial" w:cs="Arial" w:eastAsia="Arial" w:hAnsi="Arial"/>
                <w:rtl w:val="0"/>
              </w:rPr>
              <w:t xml:space="preserve">Client Identifier (optional)</w:t>
            </w:r>
            <w:commentRangeEnd w:id="101"/>
            <w:r w:rsidDel="00000000" w:rsidR="00000000" w:rsidRPr="00000000">
              <w:commentReference w:id="101"/>
            </w:r>
            <w:r w:rsidDel="00000000" w:rsidR="00000000" w:rsidRPr="00000000">
              <w:rPr>
                <w:rtl w:val="0"/>
              </w:rPr>
            </w:r>
          </w:p>
        </w:tc>
      </w:tr>
    </w:tbl>
    <w:p w:rsidR="00000000" w:rsidDel="00000000" w:rsidP="00000000" w:rsidRDefault="00000000" w:rsidRPr="00000000" w14:paraId="00001017">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18">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A">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C">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D">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E">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F">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2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2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22">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2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3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47">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50">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51">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23"/>
        </w:sdtPr>
        <w:sdtContent>
          <w:commentRangeStart w:id="102"/>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102"/>
      <w:r w:rsidDel="00000000" w:rsidR="00000000" w:rsidRPr="00000000">
        <w:commentReference w:id="102"/>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105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B">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w:t>
      </w:r>
      <w:sdt>
        <w:sdtPr>
          <w:tag w:val="goog_rdk_224"/>
        </w:sdtPr>
        <w:sdtContent>
          <w:ins w:author="davide.lenzarini@u-blox.com" w:id="62" w:date="2024-08-07T09:05:50Z">
            <w:r w:rsidDel="00000000" w:rsidR="00000000" w:rsidRPr="00000000">
              <w:rPr>
                <w:rFonts w:ascii="Arial" w:cs="Arial" w:eastAsia="Arial" w:hAnsi="Arial"/>
                <w:rtl w:val="0"/>
              </w:rPr>
              <w:t xml:space="preserve">l</w:t>
            </w:r>
          </w:ins>
        </w:sdtContent>
      </w:sdt>
      <w:sdt>
        <w:sdtPr>
          <w:tag w:val="goog_rdk_225"/>
        </w:sdtPr>
        <w:sdtContent>
          <w:del w:author="davide.lenzarini@u-blox.com" w:id="62" w:date="2024-08-07T09:05:50Z">
            <w:r w:rsidDel="00000000" w:rsidR="00000000" w:rsidRPr="00000000">
              <w:rPr>
                <w:rFonts w:ascii="Arial" w:cs="Arial" w:eastAsia="Arial" w:hAnsi="Arial"/>
                <w:rtl w:val="0"/>
              </w:rPr>
              <w:delText xml:space="preserve">L</w:delText>
            </w:r>
          </w:del>
        </w:sdtContent>
      </w:sdt>
      <w:r w:rsidDel="00000000" w:rsidR="00000000" w:rsidRPr="00000000">
        <w:rPr>
          <w:rFonts w:ascii="Arial" w:cs="Arial" w:eastAsia="Arial" w:hAnsi="Arial"/>
          <w:rtl w:val="0"/>
        </w:rPr>
        <w:t xml:space="preserve">ient that it has no more buffered packets for that Client.</w:t>
      </w:r>
    </w:p>
    <w:p w:rsidR="00000000" w:rsidDel="00000000" w:rsidP="00000000" w:rsidRDefault="00000000" w:rsidRPr="00000000" w14:paraId="0000105C">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E">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F">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60">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61">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sdt>
        <w:sdtPr>
          <w:tag w:val="goog_rdk_226"/>
        </w:sdtPr>
        <w:sdtContent>
          <w:commentRangeStart w:id="103"/>
        </w:sdtContent>
      </w:sdt>
      <w:r w:rsidDel="00000000" w:rsidR="00000000" w:rsidRPr="00000000">
        <w:rPr>
          <w:rFonts w:ascii="Arial" w:cs="Arial" w:eastAsia="Arial" w:hAnsi="Arial"/>
          <w:rtl w:val="0"/>
        </w:rPr>
        <w:t xml:space="preserve">when a Client is sent back to sleep</w:t>
      </w:r>
      <w:commentRangeEnd w:id="103"/>
      <w:r w:rsidDel="00000000" w:rsidR="00000000" w:rsidRPr="00000000">
        <w:commentReference w:id="103"/>
      </w:r>
      <w:r w:rsidDel="00000000" w:rsidR="00000000" w:rsidRPr="00000000">
        <w:rPr>
          <w:rFonts w:ascii="Arial" w:cs="Arial" w:eastAsia="Arial" w:hAnsi="Arial"/>
          <w:rtl w:val="0"/>
        </w:rPr>
        <w:t xml:space="preserve">.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6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63">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64">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65">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6">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67">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8">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9">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B">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7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7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7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7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D">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E">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F">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A0">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B1">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9">
            <w:pPr>
              <w:jc w:val="center"/>
              <w:rPr>
                <w:rFonts w:ascii="Arial" w:cs="Arial" w:eastAsia="Arial" w:hAnsi="Arial"/>
                <w:i w:val="1"/>
                <w:sz w:val="18"/>
                <w:szCs w:val="18"/>
              </w:rPr>
            </w:pPr>
            <w:sdt>
              <w:sdtPr>
                <w:tag w:val="goog_rdk_227"/>
              </w:sdtPr>
              <w:sdtContent>
                <w:commentRangeStart w:id="104"/>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B">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D">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C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C1">
            <w:pPr>
              <w:rPr>
                <w:rFonts w:ascii="Arial" w:cs="Arial" w:eastAsia="Arial" w:hAnsi="Arial"/>
              </w:rPr>
            </w:pPr>
            <w:commentRangeEnd w:id="104"/>
            <w:r w:rsidDel="00000000" w:rsidR="00000000" w:rsidRPr="00000000">
              <w:commentReference w:id="104"/>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C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A">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C">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E">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D0">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D2">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D3">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E3">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E4">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F4">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F5">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5">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106">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16">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17">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27">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8">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9">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228"/>
        </w:sdtPr>
        <w:sdtContent>
          <w:commentRangeStart w:id="105"/>
        </w:sdtContent>
      </w:sdt>
      <w:r w:rsidDel="00000000" w:rsidR="00000000" w:rsidRPr="00000000">
        <w:rPr>
          <w:rFonts w:ascii="Arial" w:cs="Arial" w:eastAsia="Arial" w:hAnsi="Arial"/>
          <w:rtl w:val="0"/>
        </w:rPr>
        <w:t xml:space="preserve">wants to </w:t>
      </w:r>
      <w:commentRangeEnd w:id="105"/>
      <w:r w:rsidDel="00000000" w:rsidR="00000000" w:rsidRPr="00000000">
        <w:commentReference w:id="105"/>
      </w:r>
      <w:r w:rsidDel="00000000" w:rsidR="00000000" w:rsidRPr="00000000">
        <w:rPr>
          <w:rFonts w:ascii="Arial" w:cs="Arial" w:eastAsia="Arial" w:hAnsi="Arial"/>
          <w:rtl w:val="0"/>
        </w:rPr>
        <w:t xml:space="preserve">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w:t>
      </w:r>
      <w:sdt>
        <w:sdtPr>
          <w:tag w:val="goog_rdk_229"/>
        </w:sdtPr>
        <w:sdtContent>
          <w:commentRangeStart w:id="106"/>
        </w:sdtContent>
      </w:sdt>
      <w:sdt>
        <w:sdtPr>
          <w:tag w:val="goog_rdk_230"/>
        </w:sdtPr>
        <w:sdtContent>
          <w:commentRangeStart w:id="107"/>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106"/>
      <w:r w:rsidDel="00000000" w:rsidR="00000000" w:rsidRPr="00000000">
        <w:commentReference w:id="106"/>
      </w:r>
      <w:commentRangeEnd w:id="107"/>
      <w:r w:rsidDel="00000000" w:rsidR="00000000" w:rsidRPr="00000000">
        <w:commentReference w:id="107"/>
      </w:r>
      <w:r w:rsidDel="00000000" w:rsidR="00000000" w:rsidRPr="00000000">
        <w:rPr>
          <w:rFonts w:ascii="Arial" w:cs="Arial" w:eastAsia="Arial" w:hAnsi="Arial"/>
          <w:rtl w:val="0"/>
        </w:rPr>
        <w:t xml:space="preserve"> </w:t>
      </w:r>
      <w:sdt>
        <w:sdtPr>
          <w:tag w:val="goog_rdk_231"/>
        </w:sdtPr>
        <w:sdtContent>
          <w:commentRangeStart w:id="108"/>
        </w:sdtContent>
      </w:sdt>
      <w:r w:rsidDel="00000000" w:rsidR="00000000" w:rsidRPr="00000000">
        <w:rPr>
          <w:rFonts w:ascii="Arial" w:cs="Arial" w:eastAsia="Arial" w:hAnsi="Arial"/>
          <w:rtl w:val="0"/>
        </w:rPr>
        <w:t xml:space="preserve">A server </w:t>
      </w:r>
      <w:sdt>
        <w:sdtPr>
          <w:tag w:val="goog_rdk_232"/>
        </w:sdtPr>
        <w:sdtContent>
          <w:del w:author="davide.lenzarini@u-blox.com" w:id="63" w:date="2024-08-07T09:58:45Z">
            <w:r w:rsidDel="00000000" w:rsidR="00000000" w:rsidRPr="00000000">
              <w:rPr>
                <w:rFonts w:ascii="Arial" w:cs="Arial" w:eastAsia="Arial" w:hAnsi="Arial"/>
                <w:rtl w:val="0"/>
              </w:rPr>
              <w:delText xml:space="preserve">or gateway </w:delText>
            </w:r>
          </w:del>
        </w:sdtContent>
      </w:sdt>
      <w:r w:rsidDel="00000000" w:rsidR="00000000" w:rsidRPr="00000000">
        <w:rPr>
          <w:rFonts w:ascii="Arial" w:cs="Arial" w:eastAsia="Arial" w:hAnsi="Arial"/>
          <w:rtl w:val="0"/>
        </w:rPr>
        <w:t xml:space="preserve">may also send a DISCONNECT to a client</w:t>
      </w:r>
      <w:sdt>
        <w:sdtPr>
          <w:tag w:val="goog_rdk_233"/>
        </w:sdtPr>
        <w:sdtContent>
          <w:del w:author="davide.lenzarini@u-blox.com" w:id="64" w:date="2024-08-07T09:58:56Z">
            <w:r w:rsidDel="00000000" w:rsidR="00000000" w:rsidRPr="00000000">
              <w:rPr>
                <w:rFonts w:ascii="Arial" w:cs="Arial" w:eastAsia="Arial" w:hAnsi="Arial"/>
                <w:rtl w:val="0"/>
              </w:rPr>
              <w:delText xml:space="preserve">, e.g. in case a gateway,</w:delText>
            </w:r>
          </w:del>
        </w:sdtContent>
      </w:sdt>
      <w:r w:rsidDel="00000000" w:rsidR="00000000" w:rsidRPr="00000000">
        <w:rPr>
          <w:rFonts w:ascii="Arial" w:cs="Arial" w:eastAsia="Arial" w:hAnsi="Arial"/>
          <w:rtl w:val="0"/>
        </w:rPr>
        <w:t xml:space="preserve"> due to an error</w:t>
      </w:r>
      <w:sdt>
        <w:sdtPr>
          <w:tag w:val="goog_rdk_234"/>
        </w:sdtPr>
        <w:sdtContent>
          <w:ins w:author="davide.lenzarini@u-blox.com" w:id="65" w:date="2024-08-07T09:59:08Z">
            <w:r w:rsidDel="00000000" w:rsidR="00000000" w:rsidRPr="00000000">
              <w:rPr>
                <w:rFonts w:ascii="Arial" w:cs="Arial" w:eastAsia="Arial" w:hAnsi="Arial"/>
                <w:rtl w:val="0"/>
              </w:rPr>
              <w:t xml:space="preserve"> when for instance it</w:t>
            </w:r>
          </w:ins>
        </w:sdtContent>
      </w:sdt>
      <w:sdt>
        <w:sdtPr>
          <w:tag w:val="goog_rdk_235"/>
        </w:sdtPr>
        <w:sdtContent>
          <w:del w:author="davide.lenzarini@u-blox.com" w:id="65" w:date="2024-08-07T09:59:08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cannot map a received packet to </w:t>
      </w:r>
      <w:sdt>
        <w:sdtPr>
          <w:tag w:val="goog_rdk_236"/>
        </w:sdtPr>
        <w:sdtContent>
          <w:ins w:author="davide.lenzarini@u-blox.com" w:id="66" w:date="2024-08-07T09:59:31Z">
            <w:r w:rsidDel="00000000" w:rsidR="00000000" w:rsidRPr="00000000">
              <w:rPr>
                <w:rFonts w:ascii="Arial" w:cs="Arial" w:eastAsia="Arial" w:hAnsi="Arial"/>
                <w:rtl w:val="0"/>
              </w:rPr>
              <w:t xml:space="preserve">the</w:t>
            </w:r>
          </w:ins>
        </w:sdtContent>
      </w:sdt>
      <w:sdt>
        <w:sdtPr>
          <w:tag w:val="goog_rdk_237"/>
        </w:sdtPr>
        <w:sdtContent>
          <w:del w:author="davide.lenzarini@u-blox.com" w:id="66" w:date="2024-08-07T09:59:31Z">
            <w:r w:rsidDel="00000000" w:rsidR="00000000" w:rsidRPr="00000000">
              <w:rPr>
                <w:rFonts w:ascii="Arial" w:cs="Arial" w:eastAsia="Arial" w:hAnsi="Arial"/>
                <w:rtl w:val="0"/>
              </w:rPr>
              <w:delText xml:space="preserve">a</w:delText>
            </w:r>
          </w:del>
        </w:sdtContent>
      </w:sdt>
      <w:r w:rsidDel="00000000" w:rsidR="00000000" w:rsidRPr="00000000">
        <w:rPr>
          <w:rFonts w:ascii="Arial" w:cs="Arial" w:eastAsia="Arial" w:hAnsi="Arial"/>
          <w:rtl w:val="0"/>
        </w:rPr>
        <w:t xml:space="preserve"> client. </w:t>
      </w:r>
      <w:commentRangeEnd w:id="108"/>
      <w:r w:rsidDel="00000000" w:rsidR="00000000" w:rsidRPr="00000000">
        <w:commentReference w:id="108"/>
      </w:r>
      <w:sdt>
        <w:sdtPr>
          <w:tag w:val="goog_rdk_238"/>
        </w:sdtPr>
        <w:sdtContent>
          <w:commentRangeStart w:id="109"/>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113A">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B">
      <w:pPr>
        <w:spacing w:after="306" w:lineRule="auto"/>
        <w:ind w:right="4"/>
        <w:rPr>
          <w:rFonts w:ascii="Arial" w:cs="Arial" w:eastAsia="Arial" w:hAnsi="Arial"/>
        </w:rPr>
      </w:pPr>
      <w:sdt>
        <w:sdtPr>
          <w:tag w:val="goog_rdk_239"/>
        </w:sdtPr>
        <w:sdtContent>
          <w:commentRangeStart w:id="110"/>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113C">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E">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sdt>
      <w:sdtPr>
        <w:tag w:val="goog_rdk_241"/>
      </w:sdtPr>
      <w:sdtContent>
        <w:p w:rsidR="00000000" w:rsidDel="00000000" w:rsidP="00000000" w:rsidRDefault="00000000" w:rsidRPr="00000000" w14:paraId="0000113F">
          <w:pPr>
            <w:rPr>
              <w:del w:author="davide.lenzarini@u-blox.com" w:id="67" w:date="2024-08-07T10:00:39Z"/>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w:t>
          </w:r>
          <w:sdt>
            <w:sdtPr>
              <w:tag w:val="goog_rdk_240"/>
            </w:sdtPr>
            <w:sdtContent>
              <w:del w:author="davide.lenzarini@u-blox.com" w:id="67" w:date="2024-08-07T10:00:39Z">
                <w:r w:rsidDel="00000000" w:rsidR="00000000" w:rsidRPr="00000000">
                  <w:rPr>
                    <w:rFonts w:ascii="Arial" w:cs="Arial" w:eastAsia="Arial" w:hAnsi="Arial"/>
                    <w:color w:val="000000"/>
                    <w:rtl w:val="0"/>
                  </w:rPr>
                  <w:delText xml:space="preserve">located at byte </w:delText>
                </w:r>
                <w:r w:rsidDel="00000000" w:rsidR="00000000" w:rsidRPr="00000000">
                  <w:rPr>
                    <w:rFonts w:ascii="Arial" w:cs="Arial" w:eastAsia="Arial" w:hAnsi="Arial"/>
                    <w:rtl w:val="0"/>
                  </w:rPr>
                  <w:delText xml:space="preserve">3</w:delText>
                </w:r>
                <w:r w:rsidDel="00000000" w:rsidR="00000000" w:rsidRPr="00000000">
                  <w:rPr>
                    <w:rFonts w:ascii="Arial" w:cs="Arial" w:eastAsia="Arial" w:hAnsi="Arial"/>
                    <w:color w:val="000000"/>
                    <w:rtl w:val="0"/>
                  </w:rPr>
                  <w:delText xml:space="preserve"> which contains parameters specifying the behavior of the MQTT-SN sleep on the gateway. </w:delText>
                </w:r>
              </w:del>
            </w:sdtContent>
          </w:sdt>
        </w:p>
      </w:sdtContent>
    </w:sdt>
    <w:sdt>
      <w:sdtPr>
        <w:tag w:val="goog_rdk_242"/>
      </w:sdtPr>
      <w:sdtContent>
        <w:p w:rsidR="00000000" w:rsidDel="00000000" w:rsidP="00000000" w:rsidRDefault="00000000" w:rsidRPr="00000000" w14:paraId="00001140">
          <w:pPr>
            <w:rPr>
              <w:rFonts w:ascii="Arial" w:cs="Arial" w:eastAsia="Arial" w:hAnsi="Arial"/>
            </w:rPr>
            <w:pPrChange w:author="davide.lenzarini@u-blox.com" w:id="0" w:date="2024-08-07T10:00:39Z">
              <w:pPr>
                <w:ind w:right="4"/>
              </w:pPr>
            </w:pPrChange>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sdtContent>
    </w:sdt>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46">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43"/>
        </w:sdtPr>
        <w:sdtContent>
          <w:commentRangeStart w:id="111"/>
        </w:sdtContent>
      </w:sdt>
      <w:r w:rsidDel="00000000" w:rsidR="00000000" w:rsidRPr="00000000">
        <w:rPr>
          <w:rFonts w:ascii="Arial" w:cs="Arial" w:eastAsia="Arial" w:hAnsi="Arial"/>
          <w:highlight w:val="yellow"/>
          <w:rtl w:val="0"/>
        </w:rPr>
        <w:t xml:space="preserve">Gateway</w:t>
      </w:r>
      <w:commentRangeEnd w:id="111"/>
      <w:r w:rsidDel="00000000" w:rsidR="00000000" w:rsidRPr="00000000">
        <w:commentReference w:id="111"/>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47">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8">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w:t>
      </w:r>
      <w:sdt>
        <w:sdtPr>
          <w:tag w:val="goog_rdk_244"/>
        </w:sdtPr>
        <w:sdtContent>
          <w:del w:author="davide.lenzarini@u-blox.com" w:id="69" w:date="2024-08-07T10:06:18Z">
            <w:r w:rsidDel="00000000" w:rsidR="00000000" w:rsidRPr="00000000">
              <w:rPr>
                <w:rFonts w:ascii="Arial" w:cs="Arial" w:eastAsia="Arial" w:hAnsi="Arial"/>
                <w:rtl w:val="0"/>
              </w:rPr>
              <w:delText xml:space="preserve">If provided, Byte 3 in the DISCONNECT control packet holds the Reason Code of the disconnection. </w:delText>
            </w:r>
          </w:del>
        </w:sdtContent>
      </w:sdt>
      <w:r w:rsidDel="00000000" w:rsidR="00000000" w:rsidRPr="00000000">
        <w:rPr>
          <w:rFonts w:ascii="Arial" w:cs="Arial" w:eastAsia="Arial" w:hAnsi="Arial"/>
          <w:rtl w:val="0"/>
        </w:rPr>
        <w:t xml:space="preserve">If not provided, 0x00 (Normal disconnection) is assumed. </w:t>
      </w:r>
    </w:p>
    <w:p w:rsidR="00000000" w:rsidDel="00000000" w:rsidP="00000000" w:rsidRDefault="00000000" w:rsidRPr="00000000" w14:paraId="00001149">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A">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B">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w:t>
      </w:r>
      <w:sdt>
        <w:sdtPr>
          <w:tag w:val="goog_rdk_245"/>
        </w:sdtPr>
        <w:sdtContent>
          <w:ins w:author="davide.lenzarini@u-blox.com" w:id="70" w:date="2024-08-07T10:07:20Z">
            <w:r w:rsidDel="00000000" w:rsidR="00000000" w:rsidRPr="00000000">
              <w:rPr>
                <w:rFonts w:ascii="Arial" w:cs="Arial" w:eastAsia="Arial" w:hAnsi="Arial"/>
                <w:rtl w:val="0"/>
              </w:rPr>
              <w:t xml:space="preserve">4.15</w:t>
            </w:r>
          </w:ins>
        </w:sdtContent>
      </w:sdt>
      <w:sdt>
        <w:sdtPr>
          <w:tag w:val="goog_rdk_246"/>
        </w:sdtPr>
        <w:sdtContent>
          <w:del w:author="davide.lenzarini@u-blox.com" w:id="70" w:date="2024-08-07T10:07:20Z">
            <w:r w:rsidDel="00000000" w:rsidR="00000000" w:rsidRPr="00000000">
              <w:rPr>
                <w:rFonts w:ascii="Arial" w:cs="Arial" w:eastAsia="Arial" w:hAnsi="Arial"/>
                <w:rtl w:val="0"/>
              </w:rPr>
              <w:delText xml:space="preserve">3.19</w:delText>
            </w:r>
          </w:del>
        </w:sdtContent>
      </w:sdt>
      <w:r w:rsidDel="00000000" w:rsidR="00000000" w:rsidRPr="00000000">
        <w:rPr>
          <w:rFonts w:ascii="Arial" w:cs="Arial" w:eastAsia="Arial" w:hAnsi="Arial"/>
          <w:rtl w:val="0"/>
        </w:rPr>
        <w:t xml:space="preserve"> for further details. At this point the keep alive timer becomes obsolete until the device issues a new CONNECT.</w:t>
      </w:r>
    </w:p>
    <w:p w:rsidR="00000000" w:rsidDel="00000000" w:rsidP="00000000" w:rsidRDefault="00000000" w:rsidRPr="00000000" w14:paraId="0000114C">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D">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E">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F">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50">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51">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52">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53">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54">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55">
      <w:pPr>
        <w:numPr>
          <w:ilvl w:val="0"/>
          <w:numId w:val="11"/>
        </w:numPr>
        <w:spacing w:after="240" w:before="0" w:lineRule="auto"/>
        <w:ind w:left="720" w:right="0" w:hanging="360"/>
        <w:rPr>
          <w:rFonts w:ascii="Arial" w:cs="Arial" w:eastAsia="Arial" w:hAnsi="Arial"/>
          <w:shd w:fill="auto" w:val="clear"/>
        </w:rPr>
      </w:pPr>
      <w:sdt>
        <w:sdtPr>
          <w:tag w:val="goog_rdk_247"/>
        </w:sdtPr>
        <w:sdtContent>
          <w:commentRangeStart w:id="112"/>
        </w:sdtContent>
      </w:sdt>
      <w:r w:rsidDel="00000000" w:rsidR="00000000" w:rsidRPr="00000000">
        <w:rPr>
          <w:rFonts w:ascii="Arial" w:cs="Arial" w:eastAsia="Arial" w:hAnsi="Arial"/>
          <w:shd w:fill="auto" w:val="clear"/>
          <w:rtl w:val="0"/>
        </w:rPr>
        <w:t xml:space="preserve">SHOULD wait for a DISCONNECT packet in response from the Server.</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115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57">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8">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A">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5B">
      <w:pPr>
        <w:spacing w:after="24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115C">
      <w:pPr>
        <w:pStyle w:val="Heading3"/>
        <w:keepLines w:val="1"/>
        <w:spacing w:after="77" w:before="0" w:line="259" w:lineRule="auto"/>
        <w:ind w:left="0" w:firstLine="0"/>
        <w:rPr>
          <w:rFonts w:ascii="Arial" w:cs="Arial" w:eastAsia="Arial" w:hAnsi="Arial"/>
        </w:rPr>
      </w:pPr>
      <w:bookmarkStart w:colFirst="0" w:colLast="0" w:name="_heading=h.elrc49qsiun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WAKEUP - Wake up request</w:t>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6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70">
            <w:pPr>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1178">
      <w:pPr>
        <w:spacing w:after="120" w:before="120" w:line="360" w:lineRule="auto"/>
        <w:ind w:left="0" w:right="0" w:firstLine="0"/>
        <w:jc w:val="center"/>
        <w:rPr>
          <w:color w:val="000000"/>
          <w:sz w:val="20"/>
          <w:szCs w:val="20"/>
          <w:u w:val="single"/>
          <w:shd w:fill="auto" w:val="clear"/>
        </w:rPr>
      </w:pPr>
      <w:sdt>
        <w:sdtPr>
          <w:tag w:val="goog_rdk_248"/>
        </w:sdtPr>
        <w:sdtContent>
          <w:commentRangeStart w:id="113"/>
        </w:sdtContent>
      </w:sdt>
      <w:r w:rsidDel="00000000" w:rsidR="00000000" w:rsidRPr="00000000">
        <w:rPr>
          <w:color w:val="000000"/>
          <w:sz w:val="20"/>
          <w:szCs w:val="20"/>
          <w:u w:val="single"/>
          <w:shd w:fill="auto" w:val="clear"/>
          <w:rtl w:val="0"/>
        </w:rPr>
        <w:t xml:space="preserve">Table ??</w:t>
      </w:r>
      <w:commentRangeEnd w:id="113"/>
      <w:r w:rsidDel="00000000" w:rsidR="00000000" w:rsidRPr="00000000">
        <w:commentReference w:id="113"/>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1179">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7A">
      <w:pPr>
        <w:pStyle w:val="Heading4"/>
        <w:ind w:left="0" w:firstLine="0"/>
        <w:rPr>
          <w:rFonts w:ascii="Arial" w:cs="Arial" w:eastAsia="Arial" w:hAnsi="Arial"/>
        </w:rPr>
      </w:pPr>
      <w:bookmarkStart w:colFirst="0" w:colLast="0" w:name="_heading=h.lrkcmnrrlwx6" w:id="188"/>
      <w:bookmarkEnd w:id="188"/>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117B">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54">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7C">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9"/>
      <w:bookmarkEnd w:id="189"/>
      <w:r w:rsidDel="00000000" w:rsidR="00000000" w:rsidRPr="00000000">
        <w:rPr>
          <w:rtl w:val="0"/>
        </w:rPr>
        <w:t xml:space="preserve">3.1.24.2 </w:t>
      </w:r>
      <w:sdt>
        <w:sdtPr>
          <w:tag w:val="goog_rdk_249"/>
        </w:sdtPr>
        <w:sdtContent>
          <w:commentRangeStart w:id="114"/>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114"/>
      <w:r w:rsidDel="00000000" w:rsidR="00000000" w:rsidRPr="00000000">
        <w:commentReference w:id="114"/>
      </w:r>
      <w:r w:rsidDel="00000000" w:rsidR="00000000" w:rsidRPr="00000000">
        <w:rPr>
          <w:rtl w:val="0"/>
        </w:rPr>
      </w:r>
    </w:p>
    <w:p w:rsidR="00000000" w:rsidDel="00000000" w:rsidP="00000000" w:rsidRDefault="00000000" w:rsidRPr="00000000" w14:paraId="0000117D">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7E">
      <w:pPr>
        <w:pStyle w:val="Heading3"/>
        <w:ind w:left="0" w:firstLine="0"/>
        <w:rPr>
          <w:rFonts w:ascii="Arial" w:cs="Arial" w:eastAsia="Arial" w:hAnsi="Arial"/>
        </w:rPr>
      </w:pPr>
      <w:bookmarkStart w:colFirst="0" w:colLast="0" w:name="_heading=h.1e03kqp" w:id="190"/>
      <w:bookmarkEnd w:id="190"/>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7F">
      <w:pPr>
        <w:spacing w:after="9" w:lineRule="auto"/>
        <w:ind w:left="-5" w:right="990" w:firstLine="0"/>
        <w:rPr>
          <w:rFonts w:ascii="Arial" w:cs="Arial" w:eastAsia="Arial" w:hAnsi="Arial"/>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8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8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8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8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8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8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8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8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8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8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8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9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9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9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9C">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A4">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A5">
            <w:pPr>
              <w:jc w:val="center"/>
              <w:rPr>
                <w:rFonts w:ascii="Arial" w:cs="Arial" w:eastAsia="Arial" w:hAnsi="Arial"/>
              </w:rPr>
            </w:pPr>
            <w:r w:rsidDel="00000000" w:rsidR="00000000" w:rsidRPr="00000000">
              <w:rPr>
                <w:rFonts w:ascii="Arial" w:cs="Arial" w:eastAsia="Arial" w:hAnsi="Arial"/>
                <w:rtl w:val="0"/>
              </w:rPr>
              <w:t xml:space="preserve">Wireless Node Id</w:t>
            </w:r>
            <w:r w:rsidDel="00000000" w:rsidR="00000000" w:rsidRPr="00000000">
              <w:rPr>
                <w:rtl w:val="0"/>
              </w:rPr>
            </w:r>
          </w:p>
        </w:tc>
      </w:tr>
      <w:tr>
        <w:trPr>
          <w:cantSplit w:val="0"/>
          <w:tblHeader w:val="0"/>
        </w:trPr>
        <w:tc>
          <w:tcPr/>
          <w:p w:rsidR="00000000" w:rsidDel="00000000" w:rsidP="00000000" w:rsidRDefault="00000000" w:rsidRPr="00000000" w14:paraId="000011AD">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AE">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50"/>
        </w:sdtPr>
        <w:sdtContent>
          <w:commentRangeStart w:id="11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115"/>
      <w:r w:rsidDel="00000000" w:rsidR="00000000" w:rsidRPr="00000000">
        <w:commentReference w:id="11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11B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251"/>
        </w:sdtPr>
        <w:sdtContent>
          <w:commentRangeStart w:id="116"/>
        </w:sdtContent>
      </w:sdt>
      <w:r w:rsidDel="00000000" w:rsidR="00000000" w:rsidRPr="00000000">
        <w:rPr>
          <w:rFonts w:ascii="Arial" w:cs="Arial" w:eastAsia="Arial" w:hAnsi="Arial"/>
          <w:rtl w:val="0"/>
        </w:rPr>
        <w:t xml:space="preserve"> wireless side </w:t>
      </w:r>
      <w:commentRangeEnd w:id="116"/>
      <w:r w:rsidDel="00000000" w:rsidR="00000000" w:rsidRPr="00000000">
        <w:commentReference w:id="116"/>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B8">
      <w:pPr>
        <w:pStyle w:val="Heading4"/>
        <w:ind w:left="0" w:right="4" w:firstLine="0"/>
        <w:rPr>
          <w:rFonts w:ascii="Arial" w:cs="Arial" w:eastAsia="Arial" w:hAnsi="Arial"/>
        </w:rPr>
      </w:pPr>
      <w:bookmarkStart w:colFirst="0" w:colLast="0" w:name="_heading=h.3xzr3ei" w:id="191"/>
      <w:bookmarkEnd w:id="191"/>
      <w:r w:rsidDel="00000000" w:rsidR="00000000" w:rsidRPr="00000000">
        <w:rPr>
          <w:rFonts w:ascii="Arial" w:cs="Arial" w:eastAsia="Arial" w:hAnsi="Arial"/>
          <w:rtl w:val="0"/>
        </w:rPr>
        <w:t xml:space="preserve">3.1.25.1 Length</w:t>
      </w:r>
    </w:p>
    <w:p w:rsidR="00000000" w:rsidDel="00000000" w:rsidP="00000000" w:rsidRDefault="00000000" w:rsidRPr="00000000" w14:paraId="000011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BA">
      <w:pPr>
        <w:pStyle w:val="Heading4"/>
        <w:ind w:left="0" w:right="4" w:firstLine="0"/>
        <w:rPr>
          <w:rFonts w:ascii="Arial" w:cs="Arial" w:eastAsia="Arial" w:hAnsi="Arial"/>
        </w:rPr>
      </w:pPr>
      <w:bookmarkStart w:colFirst="0" w:colLast="0" w:name="_heading=h.2d51dmb" w:id="192"/>
      <w:bookmarkEnd w:id="192"/>
      <w:r w:rsidDel="00000000" w:rsidR="00000000" w:rsidRPr="00000000">
        <w:rPr>
          <w:rFonts w:ascii="Arial" w:cs="Arial" w:eastAsia="Arial" w:hAnsi="Arial"/>
          <w:rtl w:val="0"/>
        </w:rPr>
        <w:t xml:space="preserve">3.1.25.2 Packet Type</w:t>
      </w:r>
    </w:p>
    <w:p w:rsidR="00000000" w:rsidDel="00000000" w:rsidP="00000000" w:rsidRDefault="00000000" w:rsidRPr="00000000" w14:paraId="000011B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BC">
      <w:pPr>
        <w:pStyle w:val="Heading4"/>
        <w:ind w:left="0" w:right="4" w:firstLine="0"/>
        <w:rPr>
          <w:rFonts w:ascii="Arial" w:cs="Arial" w:eastAsia="Arial" w:hAnsi="Arial"/>
        </w:rPr>
      </w:pPr>
      <w:bookmarkStart w:colFirst="0" w:colLast="0" w:name="_heading=h.sabnu4" w:id="193"/>
      <w:bookmarkEnd w:id="193"/>
      <w:r w:rsidDel="00000000" w:rsidR="00000000" w:rsidRPr="00000000">
        <w:rPr>
          <w:rFonts w:ascii="Arial" w:cs="Arial" w:eastAsia="Arial" w:hAnsi="Arial"/>
          <w:rtl w:val="0"/>
        </w:rPr>
        <w:t xml:space="preserve">3.1.25.3 Ctrl</w:t>
      </w:r>
    </w:p>
    <w:p w:rsidR="00000000" w:rsidDel="00000000" w:rsidP="00000000" w:rsidRDefault="00000000" w:rsidRPr="00000000" w14:paraId="000011B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E">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F">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0">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1">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2">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3">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4">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5">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6">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7">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8">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CE">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CF">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1">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8">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9">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DB">
      <w:pPr>
        <w:pStyle w:val="Heading4"/>
        <w:ind w:left="0" w:right="4" w:firstLine="0"/>
        <w:rPr>
          <w:rFonts w:ascii="Arial" w:cs="Arial" w:eastAsia="Arial" w:hAnsi="Arial"/>
        </w:rPr>
      </w:pPr>
      <w:bookmarkStart w:colFirst="0" w:colLast="0" w:name="_heading=h.3c9z6hx" w:id="194"/>
      <w:bookmarkEnd w:id="194"/>
      <w:r w:rsidDel="00000000" w:rsidR="00000000" w:rsidRPr="00000000">
        <w:rPr>
          <w:rFonts w:ascii="Arial" w:cs="Arial" w:eastAsia="Arial" w:hAnsi="Arial"/>
          <w:rtl w:val="0"/>
        </w:rPr>
        <w:t xml:space="preserve">3.1.25.4 Radius</w:t>
      </w:r>
    </w:p>
    <w:p w:rsidR="00000000" w:rsidDel="00000000" w:rsidP="00000000" w:rsidRDefault="00000000" w:rsidRPr="00000000" w14:paraId="000011DC">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DD">
      <w:pPr>
        <w:pStyle w:val="Heading4"/>
        <w:ind w:left="0" w:right="4" w:firstLine="0"/>
        <w:rPr>
          <w:rFonts w:ascii="Arial" w:cs="Arial" w:eastAsia="Arial" w:hAnsi="Arial"/>
        </w:rPr>
      </w:pPr>
      <w:bookmarkStart w:colFirst="0" w:colLast="0" w:name="_heading=h.1rf9gpq" w:id="195"/>
      <w:bookmarkEnd w:id="195"/>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1D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DF">
      <w:pPr>
        <w:pStyle w:val="Heading4"/>
        <w:ind w:left="0" w:right="4" w:firstLine="0"/>
        <w:rPr>
          <w:rFonts w:ascii="Arial" w:cs="Arial" w:eastAsia="Arial" w:hAnsi="Arial"/>
        </w:rPr>
      </w:pPr>
      <w:bookmarkStart w:colFirst="0" w:colLast="0" w:name="_heading=h.4bewzdj" w:id="196"/>
      <w:bookmarkEnd w:id="196"/>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1E0">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E1">
      <w:pPr>
        <w:pStyle w:val="Heading3"/>
        <w:ind w:left="0" w:firstLine="0"/>
        <w:rPr/>
      </w:pPr>
      <w:bookmarkStart w:colFirst="0" w:colLast="0" w:name="_heading=h.15cqrsoyxc87" w:id="197"/>
      <w:bookmarkEnd w:id="197"/>
      <w:r w:rsidDel="00000000" w:rsidR="00000000" w:rsidRPr="00000000">
        <w:rPr>
          <w:rtl w:val="0"/>
        </w:rPr>
        <w:t xml:space="preserve">3.1.26 Protection Encapsulation</w:t>
      </w:r>
    </w:p>
    <w:p w:rsidR="00000000" w:rsidDel="00000000" w:rsidP="00000000" w:rsidRDefault="00000000" w:rsidRPr="00000000" w14:paraId="000011E2">
      <w:pPr>
        <w:pStyle w:val="Heading3"/>
        <w:keepLines w:val="1"/>
        <w:spacing w:after="77" w:before="0" w:line="259" w:lineRule="auto"/>
        <w:ind w:left="1440" w:firstLine="0"/>
        <w:rPr/>
      </w:pPr>
      <w:bookmarkStart w:colFirst="0" w:colLast="0" w:name="_heading=h.efvs1al4eeri" w:id="198"/>
      <w:bookmarkEnd w:id="198"/>
      <w:r w:rsidDel="00000000" w:rsidR="00000000" w:rsidRPr="00000000">
        <w:rPr>
          <w:rtl w:val="0"/>
        </w:rPr>
      </w:r>
    </w:p>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E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E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E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E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E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E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F0">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F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D">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F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0A">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0B">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18">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1F">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22">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2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2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2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3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31">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32">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3E">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3F">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4B">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4C">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58">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59">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65">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66">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72">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73">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7F">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80">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8C">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8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252"/>
        </w:sdtPr>
        <w:sdtContent>
          <w:commentRangeStart w:id="117"/>
        </w:sdtContent>
      </w:sdt>
      <w:sdt>
        <w:sdtPr>
          <w:tag w:val="goog_rdk_253"/>
        </w:sdtPr>
        <w:sdtContent>
          <w:commentRangeStart w:id="118"/>
        </w:sdtContent>
      </w:sdt>
      <w:r w:rsidDel="00000000" w:rsidR="00000000" w:rsidRPr="00000000">
        <w:rPr>
          <w:rFonts w:ascii="Arial" w:cs="Arial" w:eastAsia="Arial" w:hAnsi="Arial"/>
          <w:rtl w:val="0"/>
        </w:rPr>
        <w:t xml:space="preserve"> packet is protected</w:t>
      </w:r>
      <w:commentRangeEnd w:id="117"/>
      <w:r w:rsidDel="00000000" w:rsidR="00000000" w:rsidRPr="00000000">
        <w:commentReference w:id="117"/>
      </w:r>
      <w:commentRangeEnd w:id="118"/>
      <w:r w:rsidDel="00000000" w:rsidR="00000000" w:rsidRPr="00000000">
        <w:commentReference w:id="118"/>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8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8F">
      <w:pPr>
        <w:spacing w:after="9" w:lineRule="auto"/>
        <w:ind w:left="-5" w:right="4" w:firstLine="0"/>
        <w:rPr>
          <w:rFonts w:ascii="Arial" w:cs="Arial" w:eastAsia="Arial" w:hAnsi="Arial"/>
        </w:rPr>
      </w:pPr>
      <w:sdt>
        <w:sdtPr>
          <w:tag w:val="goog_rdk_254"/>
        </w:sdtPr>
        <w:sdtContent>
          <w:commentRangeStart w:id="119"/>
        </w:sdtContent>
      </w:sdt>
      <w:sdt>
        <w:sdtPr>
          <w:tag w:val="goog_rdk_255"/>
        </w:sdtPr>
        <w:sdtContent>
          <w:commentRangeStart w:id="120"/>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19"/>
      <w:r w:rsidDel="00000000" w:rsidR="00000000" w:rsidRPr="00000000">
        <w:commentReference w:id="119"/>
      </w:r>
      <w:commentRangeEnd w:id="120"/>
      <w:r w:rsidDel="00000000" w:rsidR="00000000" w:rsidRPr="00000000">
        <w:commentReference w:id="120"/>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9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91">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92">
      <w:pPr>
        <w:spacing w:after="9" w:lineRule="auto"/>
        <w:ind w:left="-5" w:right="4" w:firstLine="0"/>
        <w:rPr>
          <w:rFonts w:ascii="Arial" w:cs="Arial" w:eastAsia="Arial" w:hAnsi="Arial"/>
          <w:b w:val="1"/>
        </w:rPr>
      </w:pPr>
      <w:sdt>
        <w:sdtPr>
          <w:tag w:val="goog_rdk_256"/>
        </w:sdtPr>
        <w:sdtContent>
          <w:commentRangeStart w:id="121"/>
        </w:sdtContent>
      </w:sdt>
      <w:sdt>
        <w:sdtPr>
          <w:tag w:val="goog_rdk_257"/>
        </w:sdtPr>
        <w:sdtContent>
          <w:commentRangeStart w:id="122"/>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93">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94">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95">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96">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121"/>
      <w:r w:rsidDel="00000000" w:rsidR="00000000" w:rsidRPr="00000000">
        <w:commentReference w:id="121"/>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297">
      <w:pPr>
        <w:pStyle w:val="Heading4"/>
        <w:ind w:left="0" w:right="4" w:firstLine="0"/>
        <w:rPr>
          <w:rFonts w:ascii="Arial" w:cs="Arial" w:eastAsia="Arial" w:hAnsi="Arial"/>
        </w:rPr>
      </w:pPr>
      <w:bookmarkStart w:colFirst="0" w:colLast="0" w:name="_heading=h.j9tutdzg8gdj" w:id="199"/>
      <w:bookmarkEnd w:id="199"/>
      <w:r w:rsidDel="00000000" w:rsidR="00000000" w:rsidRPr="00000000">
        <w:rPr>
          <w:rFonts w:ascii="Arial" w:cs="Arial" w:eastAsia="Arial" w:hAnsi="Arial"/>
          <w:rtl w:val="0"/>
        </w:rPr>
        <w:t xml:space="preserve">3.1.26.1 Length</w:t>
      </w:r>
    </w:p>
    <w:p w:rsidR="00000000" w:rsidDel="00000000" w:rsidP="00000000" w:rsidRDefault="00000000" w:rsidRPr="00000000" w14:paraId="000012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99">
      <w:pPr>
        <w:pStyle w:val="Heading4"/>
        <w:ind w:left="0" w:right="4" w:firstLine="0"/>
        <w:rPr>
          <w:rFonts w:ascii="Arial" w:cs="Arial" w:eastAsia="Arial" w:hAnsi="Arial"/>
        </w:rPr>
      </w:pPr>
      <w:bookmarkStart w:colFirst="0" w:colLast="0" w:name="_heading=h.8duggxbcbw2" w:id="200"/>
      <w:bookmarkEnd w:id="200"/>
      <w:r w:rsidDel="00000000" w:rsidR="00000000" w:rsidRPr="00000000">
        <w:rPr>
          <w:rFonts w:ascii="Arial" w:cs="Arial" w:eastAsia="Arial" w:hAnsi="Arial"/>
          <w:rtl w:val="0"/>
        </w:rPr>
        <w:t xml:space="preserve">3.1.26.2 Packet Type</w:t>
      </w:r>
    </w:p>
    <w:p w:rsidR="00000000" w:rsidDel="00000000" w:rsidP="00000000" w:rsidRDefault="00000000" w:rsidRPr="00000000" w14:paraId="0000129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9B">
      <w:pPr>
        <w:pStyle w:val="Heading4"/>
        <w:ind w:left="0" w:right="4" w:firstLine="0"/>
        <w:rPr>
          <w:rFonts w:ascii="Arial" w:cs="Arial" w:eastAsia="Arial" w:hAnsi="Arial"/>
        </w:rPr>
      </w:pPr>
      <w:bookmarkStart w:colFirst="0" w:colLast="0" w:name="_heading=h.g1mmf1c4lvqh" w:id="201"/>
      <w:bookmarkEnd w:id="201"/>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29C">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w:t>
      </w:r>
      <w:sdt>
        <w:sdtPr>
          <w:tag w:val="goog_rdk_258"/>
        </w:sdtPr>
        <w:sdtContent>
          <w:del w:author="davide.lenzarini@u-blox.com" w:id="71" w:date="2024-08-07T10:25:27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packet, specifying the properties of the PROTECTION. </w:t>
      </w:r>
    </w:p>
    <w:p w:rsidR="00000000" w:rsidDel="00000000" w:rsidP="00000000" w:rsidRDefault="00000000" w:rsidRPr="00000000" w14:paraId="0000129D">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9E">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9F">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A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A1">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A2">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A3">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A4">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A5">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A6">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A7">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A8">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9">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AA">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AB">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AC">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AD">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AE">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F">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B0">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B1">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B2">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B3">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B4">
      <w:pPr>
        <w:pStyle w:val="Heading4"/>
        <w:ind w:left="0" w:right="4" w:firstLine="0"/>
        <w:rPr>
          <w:rFonts w:ascii="Arial" w:cs="Arial" w:eastAsia="Arial" w:hAnsi="Arial"/>
        </w:rPr>
      </w:pPr>
      <w:bookmarkStart w:colFirst="0" w:colLast="0" w:name="_heading=h.m1zk7agco355" w:id="202"/>
      <w:bookmarkEnd w:id="202"/>
      <w:r w:rsidDel="00000000" w:rsidR="00000000" w:rsidRPr="00000000">
        <w:rPr>
          <w:rFonts w:ascii="Arial" w:cs="Arial" w:eastAsia="Arial" w:hAnsi="Arial"/>
          <w:rtl w:val="0"/>
        </w:rPr>
        <w:t xml:space="preserve">3.1.26.4 Protection Scheme</w:t>
      </w:r>
    </w:p>
    <w:p w:rsidR="00000000" w:rsidDel="00000000" w:rsidP="00000000" w:rsidRDefault="00000000" w:rsidRPr="00000000" w14:paraId="000012B5">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w:t>
      </w:r>
      <w:sdt>
        <w:sdtPr>
          <w:tag w:val="goog_rdk_259"/>
        </w:sdtPr>
        <w:sdtContent>
          <w:del w:author="davide.lenzarini@u-blox.com" w:id="72" w:date="2024-08-07T10:25:38Z">
            <w:r w:rsidDel="00000000" w:rsidR="00000000" w:rsidRPr="00000000">
              <w:rPr>
                <w:rFonts w:ascii="Arial" w:cs="Arial" w:eastAsia="Arial" w:hAnsi="Arial"/>
                <w:color w:val="222222"/>
                <w:rtl w:val="0"/>
              </w:rPr>
              <w:delText xml:space="preserve">located at byte 4 </w:delText>
            </w:r>
          </w:del>
        </w:sdtContent>
      </w:sdt>
      <w:r w:rsidDel="00000000" w:rsidR="00000000" w:rsidRPr="00000000">
        <w:rPr>
          <w:rFonts w:ascii="Arial" w:cs="Arial" w:eastAsia="Arial" w:hAnsi="Arial"/>
          <w:color w:val="222222"/>
          <w:rtl w:val="0"/>
        </w:rPr>
        <w:t xml:space="preserve">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B6">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7">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8">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9">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B">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1B">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C">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1D">
      <w:pPr>
        <w:numPr>
          <w:ilvl w:val="0"/>
          <w:numId w:val="17"/>
        </w:numPr>
        <w:spacing w:after="0" w:before="0" w:lineRule="auto"/>
        <w:ind w:left="720" w:hanging="360"/>
        <w:rPr>
          <w:rFonts w:ascii="Arial" w:cs="Arial" w:eastAsia="Arial" w:hAnsi="Arial"/>
          <w:u w:val="none"/>
        </w:rPr>
      </w:pPr>
      <w:sdt>
        <w:sdtPr>
          <w:tag w:val="goog_rdk_260"/>
        </w:sdtPr>
        <w:sdtContent>
          <w:commentRangeStart w:id="123"/>
        </w:sdtContent>
      </w:sdt>
      <w:r w:rsidDel="00000000" w:rsidR="00000000" w:rsidRPr="00000000">
        <w:rPr>
          <w:rFonts w:ascii="Arial" w:cs="Arial" w:eastAsia="Arial" w:hAnsi="Arial"/>
          <w:color w:val="222222"/>
          <w:rtl w:val="0"/>
        </w:rPr>
        <w:t xml:space="preserve">Reference </w:t>
      </w:r>
      <w:hyperlink r:id="rId5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1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1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2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21">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2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2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2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25">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1326">
      <w:pPr>
        <w:pStyle w:val="Heading4"/>
        <w:ind w:left="0" w:right="4" w:firstLine="0"/>
        <w:rPr>
          <w:rFonts w:ascii="Roboto" w:cs="Roboto" w:eastAsia="Roboto" w:hAnsi="Roboto"/>
          <w:b w:val="1"/>
          <w:color w:val="222222"/>
          <w:sz w:val="24"/>
          <w:szCs w:val="24"/>
          <w:u w:val="single"/>
        </w:rPr>
      </w:pPr>
      <w:bookmarkStart w:colFirst="0" w:colLast="0" w:name="_heading=h.jo2d2fngx6hj" w:id="203"/>
      <w:bookmarkEnd w:id="203"/>
      <w:r w:rsidDel="00000000" w:rsidR="00000000" w:rsidRPr="00000000">
        <w:rPr>
          <w:rFonts w:ascii="Arial" w:cs="Arial" w:eastAsia="Arial" w:hAnsi="Arial"/>
          <w:rtl w:val="0"/>
        </w:rPr>
        <w:t xml:space="preserve">3.1.26.5 Sender Identifier</w:t>
      </w:r>
      <w:r w:rsidDel="00000000" w:rsidR="00000000" w:rsidRPr="00000000">
        <w:rPr>
          <w:rtl w:val="0"/>
        </w:rPr>
      </w:r>
    </w:p>
    <w:p w:rsidR="00000000" w:rsidDel="00000000" w:rsidP="00000000" w:rsidRDefault="00000000" w:rsidRPr="00000000" w14:paraId="00001327">
      <w:pPr>
        <w:spacing w:after="0" w:before="0" w:lineRule="auto"/>
        <w:ind w:left="0" w:firstLine="0"/>
        <w:rPr>
          <w:rFonts w:ascii="Arial" w:cs="Arial" w:eastAsia="Arial" w:hAnsi="Arial"/>
          <w:color w:val="222222"/>
        </w:rPr>
      </w:pPr>
      <w:sdt>
        <w:sdtPr>
          <w:tag w:val="goog_rdk_262"/>
        </w:sdtPr>
        <w:sdtContent>
          <w:ins w:author="davide.lenzarini@u-blox.com" w:id="73" w:date="2024-08-07T10:25:52Z">
            <w:r w:rsidDel="00000000" w:rsidR="00000000" w:rsidRPr="00000000">
              <w:rPr>
                <w:rFonts w:ascii="Roboto" w:cs="Roboto" w:eastAsia="Roboto" w:hAnsi="Roboto"/>
                <w:b w:val="1"/>
                <w:color w:val="222222"/>
                <w:sz w:val="24"/>
                <w:szCs w:val="24"/>
                <w:u w:val="single"/>
                <w:rtl w:val="0"/>
              </w:rPr>
              <w:t xml:space="preserve">T</w:t>
            </w:r>
          </w:ins>
        </w:sdtContent>
      </w:sdt>
      <w:sdt>
        <w:sdtPr>
          <w:tag w:val="goog_rdk_263"/>
        </w:sdtPr>
        <w:sdtContent>
          <w:del w:author="davide.lenzarini@u-blox.com" w:id="73" w:date="2024-08-07T10:25:52Z">
            <w:r w:rsidDel="00000000" w:rsidR="00000000" w:rsidRPr="00000000">
              <w:rPr>
                <w:rFonts w:ascii="Arial" w:cs="Arial" w:eastAsia="Arial" w:hAnsi="Arial"/>
                <w:color w:val="222222"/>
                <w:rtl w:val="0"/>
              </w:rPr>
              <w:delText xml:space="preserve">Located at Bytes 5 - 12 t</w:delText>
            </w:r>
          </w:del>
        </w:sdtContent>
      </w:sdt>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1328">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9">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A">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2B">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C">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D">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2E">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2F">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30">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1">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32">
      <w:pPr>
        <w:spacing w:after="0" w:before="0" w:lineRule="auto"/>
        <w:ind w:left="720" w:firstLine="0"/>
        <w:rPr>
          <w:rFonts w:ascii="Arial" w:cs="Arial" w:eastAsia="Arial" w:hAnsi="Arial"/>
          <w:b w:val="1"/>
          <w:i w:val="1"/>
          <w:color w:val="222222"/>
          <w:u w:val="single"/>
          <w:shd w:fill="fff2cc" w:val="clear"/>
        </w:rPr>
      </w:pPr>
      <w:sdt>
        <w:sdtPr>
          <w:tag w:val="goog_rdk_264"/>
        </w:sdtPr>
        <w:sdtContent>
          <w:commentRangeStart w:id="124"/>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33">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34">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35">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36">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1337">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38">
      <w:pPr>
        <w:pStyle w:val="Heading4"/>
        <w:ind w:left="0" w:right="4" w:firstLine="0"/>
        <w:rPr>
          <w:rFonts w:ascii="Arial" w:cs="Arial" w:eastAsia="Arial" w:hAnsi="Arial"/>
        </w:rPr>
      </w:pPr>
      <w:bookmarkStart w:colFirst="0" w:colLast="0" w:name="_heading=h.vjl219ghlhvi" w:id="204"/>
      <w:bookmarkEnd w:id="204"/>
      <w:r w:rsidDel="00000000" w:rsidR="00000000" w:rsidRPr="00000000">
        <w:rPr>
          <w:rFonts w:ascii="Arial" w:cs="Arial" w:eastAsia="Arial" w:hAnsi="Arial"/>
          <w:rtl w:val="0"/>
        </w:rPr>
        <w:t xml:space="preserve">3.1.26.6 Random</w:t>
      </w:r>
    </w:p>
    <w:p w:rsidR="00000000" w:rsidDel="00000000" w:rsidP="00000000" w:rsidRDefault="00000000" w:rsidRPr="00000000" w14:paraId="00001339">
      <w:pPr>
        <w:spacing w:after="0" w:before="0" w:lineRule="auto"/>
        <w:ind w:left="0" w:firstLine="0"/>
        <w:rPr>
          <w:rFonts w:ascii="Arial" w:cs="Arial" w:eastAsia="Arial" w:hAnsi="Arial"/>
          <w:color w:val="222222"/>
        </w:rPr>
      </w:pPr>
      <w:sdt>
        <w:sdtPr>
          <w:tag w:val="goog_rdk_266"/>
        </w:sdtPr>
        <w:sdtContent>
          <w:ins w:author="davide.lenzarini@u-blox.com" w:id="74" w:date="2024-08-07T10:25:59Z">
            <w:r w:rsidDel="00000000" w:rsidR="00000000" w:rsidRPr="00000000">
              <w:rPr>
                <w:rFonts w:ascii="Arial" w:cs="Arial" w:eastAsia="Arial" w:hAnsi="Arial"/>
                <w:rtl w:val="0"/>
              </w:rPr>
              <w:t xml:space="preserve">T</w:t>
            </w:r>
          </w:ins>
        </w:sdtContent>
      </w:sdt>
      <w:sdt>
        <w:sdtPr>
          <w:tag w:val="goog_rdk_267"/>
        </w:sdtPr>
        <w:sdtContent>
          <w:del w:author="davide.lenzarini@u-blox.com" w:id="74" w:date="2024-08-07T10:25:59Z">
            <w:r w:rsidDel="00000000" w:rsidR="00000000" w:rsidRPr="00000000">
              <w:rPr>
                <w:rFonts w:ascii="Arial" w:cs="Arial" w:eastAsia="Arial" w:hAnsi="Arial"/>
                <w:b w:val="1"/>
                <w:color w:val="222222"/>
                <w:u w:val="single"/>
                <w:rtl w:val="0"/>
              </w:rPr>
              <w:delText xml:space="preserve">Located at Byte 13 - 16</w:delText>
            </w:r>
            <w:r w:rsidDel="00000000" w:rsidR="00000000" w:rsidRPr="00000000">
              <w:rPr>
                <w:rFonts w:ascii="Arial" w:cs="Arial" w:eastAsia="Arial" w:hAnsi="Arial"/>
                <w:color w:val="222222"/>
                <w:rtl w:val="0"/>
              </w:rPr>
              <w:delText xml:space="preserve"> , t</w:delText>
            </w:r>
          </w:del>
        </w:sdtContent>
      </w:sdt>
      <w:r w:rsidDel="00000000" w:rsidR="00000000" w:rsidRPr="00000000">
        <w:rPr>
          <w:rFonts w:ascii="Arial" w:cs="Arial" w:eastAsia="Arial" w:hAnsi="Arial"/>
          <w:color w:val="222222"/>
          <w:rtl w:val="0"/>
        </w:rPr>
        <w:t xml:space="preserve">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3A">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B">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C">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268"/>
        </w:sdtPr>
        <w:sdtContent>
          <w:del w:author="davide.lenzarini@u-blox.com" w:id="75"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3D">
      <w:pPr>
        <w:pStyle w:val="Heading4"/>
        <w:ind w:left="0" w:right="4" w:firstLine="0"/>
        <w:rPr>
          <w:rFonts w:ascii="Arial" w:cs="Arial" w:eastAsia="Arial" w:hAnsi="Arial"/>
        </w:rPr>
      </w:pPr>
      <w:bookmarkStart w:colFirst="0" w:colLast="0" w:name="_heading=h.q30yx1mc4rc1" w:id="205"/>
      <w:bookmarkEnd w:id="205"/>
      <w:r w:rsidDel="00000000" w:rsidR="00000000" w:rsidRPr="00000000">
        <w:rPr>
          <w:rFonts w:ascii="Arial" w:cs="Arial" w:eastAsia="Arial" w:hAnsi="Arial"/>
          <w:rtl w:val="0"/>
        </w:rPr>
        <w:t xml:space="preserve">3.1.26.7 Crypto Material</w:t>
      </w:r>
    </w:p>
    <w:p w:rsidR="00000000" w:rsidDel="00000000" w:rsidP="00000000" w:rsidRDefault="00000000" w:rsidRPr="00000000" w14:paraId="0000133E">
      <w:pPr>
        <w:spacing w:after="0" w:before="0" w:lineRule="auto"/>
        <w:ind w:left="0" w:firstLine="0"/>
        <w:rPr>
          <w:rFonts w:ascii="Arial" w:cs="Arial" w:eastAsia="Arial" w:hAnsi="Arial"/>
          <w:color w:val="222222"/>
          <w:highlight w:val="white"/>
        </w:rPr>
      </w:pPr>
      <w:sdt>
        <w:sdtPr>
          <w:tag w:val="goog_rdk_270"/>
        </w:sdtPr>
        <w:sdtContent>
          <w:ins w:author="davide.lenzarini@u-blox.com" w:id="76" w:date="2024-08-07T10:26:15Z">
            <w:r w:rsidDel="00000000" w:rsidR="00000000" w:rsidRPr="00000000">
              <w:rPr>
                <w:rFonts w:ascii="Arial" w:cs="Arial" w:eastAsia="Arial" w:hAnsi="Arial"/>
                <w:rtl w:val="0"/>
              </w:rPr>
              <w:t xml:space="preserve">T</w:t>
            </w:r>
          </w:ins>
        </w:sdtContent>
      </w:sdt>
      <w:sdt>
        <w:sdtPr>
          <w:tag w:val="goog_rdk_271"/>
        </w:sdtPr>
        <w:sdtContent>
          <w:del w:author="davide.lenzarini@u-blox.com" w:id="76" w:date="2024-08-07T10:26:15Z">
            <w:r w:rsidDel="00000000" w:rsidR="00000000" w:rsidRPr="00000000">
              <w:rPr>
                <w:rtl w:val="0"/>
              </w:rPr>
              <w:delText xml:space="preserve">Located at</w:delText>
            </w:r>
            <w:r w:rsidDel="00000000" w:rsidR="00000000" w:rsidRPr="00000000">
              <w:rPr>
                <w:rFonts w:ascii="Arial" w:cs="Arial" w:eastAsia="Arial" w:hAnsi="Arial"/>
                <w:rtl w:val="0"/>
              </w:rPr>
              <w:delText xml:space="preserve"> </w:delText>
            </w:r>
            <w:r w:rsidDel="00000000" w:rsidR="00000000" w:rsidRPr="00000000">
              <w:rPr>
                <w:rFonts w:ascii="Arial" w:cs="Arial" w:eastAsia="Arial" w:hAnsi="Arial"/>
                <w:color w:val="222222"/>
                <w:rtl w:val="0"/>
              </w:rPr>
              <w:delText xml:space="preserve">Byte (17 - P),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3F">
      <w:pPr>
        <w:pStyle w:val="Heading4"/>
        <w:ind w:left="0" w:right="4" w:firstLine="0"/>
        <w:rPr>
          <w:rFonts w:ascii="Roboto" w:cs="Roboto" w:eastAsia="Roboto" w:hAnsi="Roboto"/>
          <w:color w:val="222222"/>
          <w:sz w:val="24"/>
          <w:szCs w:val="24"/>
          <w:highlight w:val="white"/>
        </w:rPr>
      </w:pPr>
      <w:bookmarkStart w:colFirst="0" w:colLast="0" w:name="_heading=h.3y6o9vhqakro" w:id="206"/>
      <w:bookmarkEnd w:id="206"/>
      <w:r w:rsidDel="00000000" w:rsidR="00000000" w:rsidRPr="00000000">
        <w:rPr>
          <w:rFonts w:ascii="Arial" w:cs="Arial" w:eastAsia="Arial" w:hAnsi="Arial"/>
          <w:rtl w:val="0"/>
        </w:rPr>
        <w:t xml:space="preserve">3.1.26.8 Monotonic Counter</w:t>
      </w:r>
      <w:r w:rsidDel="00000000" w:rsidR="00000000" w:rsidRPr="00000000">
        <w:rPr>
          <w:rtl w:val="0"/>
        </w:rPr>
      </w:r>
    </w:p>
    <w:p w:rsidR="00000000" w:rsidDel="00000000" w:rsidP="00000000" w:rsidRDefault="00000000" w:rsidRPr="00000000" w14:paraId="00001340">
      <w:pPr>
        <w:spacing w:after="0" w:before="0" w:lineRule="auto"/>
        <w:ind w:left="0" w:firstLine="0"/>
        <w:rPr>
          <w:rFonts w:ascii="Arial" w:cs="Arial" w:eastAsia="Arial" w:hAnsi="Arial"/>
          <w:color w:val="222222"/>
          <w:highlight w:val="white"/>
        </w:rPr>
      </w:pPr>
      <w:sdt>
        <w:sdtPr>
          <w:tag w:val="goog_rdk_273"/>
        </w:sdtPr>
        <w:sdtContent>
          <w:ins w:author="davide.lenzarini@u-blox.com" w:id="77" w:date="2024-08-07T10:26:21Z">
            <w:r w:rsidDel="00000000" w:rsidR="00000000" w:rsidRPr="00000000">
              <w:rPr>
                <w:rFonts w:ascii="Roboto" w:cs="Roboto" w:eastAsia="Roboto" w:hAnsi="Roboto"/>
                <w:color w:val="222222"/>
                <w:sz w:val="24"/>
                <w:szCs w:val="24"/>
                <w:highlight w:val="white"/>
                <w:rtl w:val="0"/>
              </w:rPr>
              <w:t xml:space="preserve">T</w:t>
            </w:r>
          </w:ins>
        </w:sdtContent>
      </w:sdt>
      <w:sdt>
        <w:sdtPr>
          <w:tag w:val="goog_rdk_274"/>
        </w:sdtPr>
        <w:sdtContent>
          <w:del w:author="davide.lenzarini@u-blox.com" w:id="77" w:date="2024-08-07T10:26:21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Byte (Q - R),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41">
      <w:pPr>
        <w:pStyle w:val="Heading4"/>
        <w:ind w:left="0" w:right="4" w:firstLine="0"/>
        <w:rPr>
          <w:rFonts w:ascii="Arial" w:cs="Arial" w:eastAsia="Arial" w:hAnsi="Arial"/>
          <w:color w:val="222222"/>
          <w:sz w:val="22"/>
          <w:szCs w:val="22"/>
          <w:highlight w:val="white"/>
        </w:rPr>
      </w:pPr>
      <w:bookmarkStart w:colFirst="0" w:colLast="0" w:name="_heading=h.dovnwl46a7is" w:id="207"/>
      <w:bookmarkEnd w:id="207"/>
      <w:r w:rsidDel="00000000" w:rsidR="00000000" w:rsidRPr="00000000">
        <w:rPr>
          <w:rFonts w:ascii="Arial" w:cs="Arial" w:eastAsia="Arial" w:hAnsi="Arial"/>
          <w:rtl w:val="0"/>
        </w:rPr>
        <w:t xml:space="preserve">3.1.26.9 Protected MQTT-SN Packet</w:t>
      </w:r>
      <w:r w:rsidDel="00000000" w:rsidR="00000000" w:rsidRPr="00000000">
        <w:rPr>
          <w:rtl w:val="0"/>
        </w:rPr>
      </w:r>
    </w:p>
    <w:p w:rsidR="00000000" w:rsidDel="00000000" w:rsidP="00000000" w:rsidRDefault="00000000" w:rsidRPr="00000000" w14:paraId="00001342">
      <w:pPr>
        <w:spacing w:after="0" w:before="0" w:lineRule="auto"/>
        <w:ind w:left="0" w:firstLine="0"/>
        <w:rPr>
          <w:rFonts w:ascii="Arial" w:cs="Arial" w:eastAsia="Arial" w:hAnsi="Arial"/>
          <w:color w:val="222222"/>
        </w:rPr>
      </w:pPr>
      <w:sdt>
        <w:sdtPr>
          <w:tag w:val="goog_rdk_276"/>
        </w:sdtPr>
        <w:sdtContent>
          <w:ins w:author="davide.lenzarini@u-blox.com" w:id="78" w:date="2024-08-07T10:26:26Z">
            <w:r w:rsidDel="00000000" w:rsidR="00000000" w:rsidRPr="00000000">
              <w:rPr>
                <w:rFonts w:ascii="Arial" w:cs="Arial" w:eastAsia="Arial" w:hAnsi="Arial"/>
                <w:color w:val="222222"/>
                <w:sz w:val="22"/>
                <w:szCs w:val="22"/>
                <w:highlight w:val="white"/>
                <w:rtl w:val="0"/>
              </w:rPr>
              <w:t xml:space="preserve">T</w:t>
            </w:r>
          </w:ins>
        </w:sdtContent>
      </w:sdt>
      <w:sdt>
        <w:sdtPr>
          <w:tag w:val="goog_rdk_277"/>
        </w:sdtPr>
        <w:sdtContent>
          <w:del w:author="davide.lenzarini@u-blox.com" w:id="78" w:date="2024-08-07T10:26:26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(S - T), t</w:delText>
            </w:r>
          </w:del>
        </w:sdtContent>
      </w:sdt>
      <w:r w:rsidDel="00000000" w:rsidR="00000000" w:rsidRPr="00000000">
        <w:rPr>
          <w:rFonts w:ascii="Arial" w:cs="Arial" w:eastAsia="Arial" w:hAnsi="Arial"/>
          <w:color w:val="222222"/>
          <w:rtl w:val="0"/>
        </w:rPr>
        <w:t xml:space="preserve">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43">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44">
      <w:pPr>
        <w:pStyle w:val="Heading4"/>
        <w:ind w:left="0" w:right="4" w:firstLine="0"/>
        <w:rPr>
          <w:rFonts w:ascii="Arial" w:cs="Arial" w:eastAsia="Arial" w:hAnsi="Arial"/>
        </w:rPr>
      </w:pPr>
      <w:bookmarkStart w:colFirst="0" w:colLast="0" w:name="_heading=h.j75p96o6vesm" w:id="208"/>
      <w:bookmarkEnd w:id="208"/>
      <w:r w:rsidDel="00000000" w:rsidR="00000000" w:rsidRPr="00000000">
        <w:rPr>
          <w:rFonts w:ascii="Arial" w:cs="Arial" w:eastAsia="Arial" w:hAnsi="Arial"/>
          <w:rtl w:val="0"/>
        </w:rPr>
        <w:t xml:space="preserve">3.1.26.10 Authentication Tag</w:t>
      </w:r>
    </w:p>
    <w:p w:rsidR="00000000" w:rsidDel="00000000" w:rsidP="00000000" w:rsidRDefault="00000000" w:rsidRPr="00000000" w14:paraId="00001345">
      <w:pPr>
        <w:ind w:left="0" w:firstLine="0"/>
        <w:rPr>
          <w:rFonts w:ascii="Roboto" w:cs="Roboto" w:eastAsia="Roboto" w:hAnsi="Roboto"/>
          <w:color w:val="222222"/>
          <w:sz w:val="24"/>
          <w:szCs w:val="24"/>
        </w:rPr>
      </w:pPr>
      <w:sdt>
        <w:sdtPr>
          <w:tag w:val="goog_rdk_279"/>
        </w:sdtPr>
        <w:sdtContent>
          <w:ins w:author="davide.lenzarini@u-blox.com" w:id="79" w:date="2024-08-07T10:26:30Z">
            <w:r w:rsidDel="00000000" w:rsidR="00000000" w:rsidRPr="00000000">
              <w:rPr>
                <w:rFonts w:ascii="Arial" w:cs="Arial" w:eastAsia="Arial" w:hAnsi="Arial"/>
                <w:rtl w:val="0"/>
              </w:rPr>
              <w:t xml:space="preserve">T</w:t>
            </w:r>
          </w:ins>
        </w:sdtContent>
      </w:sdt>
      <w:sdt>
        <w:sdtPr>
          <w:tag w:val="goog_rdk_280"/>
        </w:sdtPr>
        <w:sdtContent>
          <w:del w:author="davide.lenzarini@u-blox.com" w:id="79" w:date="2024-08-07T10:26:30Z">
            <w:r w:rsidDel="00000000" w:rsidR="00000000" w:rsidRPr="00000000">
              <w:rPr>
                <w:rFonts w:ascii="Arial" w:cs="Arial" w:eastAsia="Arial" w:hAnsi="Arial"/>
                <w:rtl w:val="0"/>
              </w:rPr>
              <w:delText xml:space="preserve">Located at Byte (U - N), t</w:delText>
            </w:r>
          </w:del>
        </w:sdtContent>
      </w:sdt>
      <w:r w:rsidDel="00000000" w:rsidR="00000000" w:rsidRPr="00000000">
        <w:rPr>
          <w:rFonts w:ascii="Arial" w:cs="Arial" w:eastAsia="Arial" w:hAnsi="Arial"/>
          <w:rtl w:val="0"/>
        </w:rPr>
        <w:t xml:space="preserve">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46">
      <w:pPr>
        <w:pStyle w:val="Heading1"/>
        <w:ind w:left="0" w:firstLine="0"/>
        <w:rPr>
          <w:rFonts w:ascii="Arial" w:cs="Arial" w:eastAsia="Arial" w:hAnsi="Arial"/>
        </w:rPr>
      </w:pPr>
      <w:bookmarkStart w:colFirst="0" w:colLast="0" w:name="_heading=h.2qk79lc" w:id="209"/>
      <w:bookmarkEnd w:id="209"/>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47">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48">
      <w:pPr>
        <w:pStyle w:val="Heading2"/>
        <w:keepLines w:val="1"/>
        <w:spacing w:after="64" w:before="0" w:line="259" w:lineRule="auto"/>
        <w:ind w:left="0" w:firstLine="0"/>
        <w:rPr>
          <w:rFonts w:ascii="Arial" w:cs="Arial" w:eastAsia="Arial" w:hAnsi="Arial"/>
        </w:rPr>
      </w:pPr>
      <w:bookmarkStart w:colFirst="0" w:colLast="0" w:name="_heading=h.21od6so" w:id="210"/>
      <w:bookmarkEnd w:id="210"/>
      <w:r w:rsidDel="00000000" w:rsidR="00000000" w:rsidRPr="00000000">
        <w:rPr>
          <w:rFonts w:ascii="Arial" w:cs="Arial" w:eastAsia="Arial" w:hAnsi="Arial"/>
          <w:rtl w:val="0"/>
        </w:rPr>
        <w:t xml:space="preserve">4.1 </w:t>
      </w:r>
      <w:sdt>
        <w:sdtPr>
          <w:tag w:val="goog_rdk_281"/>
        </w:sdtPr>
        <w:sdtContent>
          <w:commentRangeStart w:id="125"/>
        </w:sdtContent>
      </w:sdt>
      <w:r w:rsidDel="00000000" w:rsidR="00000000" w:rsidRPr="00000000">
        <w:rPr>
          <w:rFonts w:ascii="Arial" w:cs="Arial" w:eastAsia="Arial" w:hAnsi="Arial"/>
          <w:rtl w:val="0"/>
        </w:rPr>
        <w:t xml:space="preserve">Session state</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1349">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4A">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4B">
      <w:pPr>
        <w:spacing w:after="240" w:before="240" w:lineRule="auto"/>
        <w:ind w:left="0" w:right="0" w:firstLine="0"/>
        <w:rPr/>
      </w:pPr>
      <w:sdt>
        <w:sdtPr>
          <w:tag w:val="goog_rdk_282"/>
        </w:sdtPr>
        <w:sdtContent>
          <w:commentRangeStart w:id="126"/>
        </w:sdtContent>
      </w:sdt>
      <w:r w:rsidDel="00000000" w:rsidR="00000000" w:rsidRPr="00000000">
        <w:rPr>
          <w:rtl w:val="0"/>
        </w:rPr>
        <w:t xml:space="preserve">The Session State in the Client consists of:</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134C">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134D">
      <w:pPr>
        <w:numPr>
          <w:ilvl w:val="0"/>
          <w:numId w:val="47"/>
        </w:numPr>
        <w:spacing w:after="24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4E">
      <w:pPr>
        <w:spacing w:after="240" w:before="240" w:lineRule="auto"/>
        <w:ind w:left="0" w:right="0" w:firstLine="0"/>
        <w:rPr/>
      </w:pPr>
      <w:sdt>
        <w:sdtPr>
          <w:tag w:val="goog_rdk_283"/>
        </w:sdtPr>
        <w:sdtContent>
          <w:commentRangeStart w:id="127"/>
        </w:sdtContent>
      </w:sdt>
      <w:r w:rsidDel="00000000" w:rsidR="00000000" w:rsidRPr="00000000">
        <w:rPr>
          <w:rtl w:val="0"/>
        </w:rPr>
        <w:t xml:space="preserve">The Session State in the Server consists of:</w:t>
      </w:r>
      <w:commentRangeEnd w:id="127"/>
      <w:r w:rsidDel="00000000" w:rsidR="00000000" w:rsidRPr="00000000">
        <w:commentReference w:id="127"/>
      </w:r>
      <w:r w:rsidDel="00000000" w:rsidR="00000000" w:rsidRPr="00000000">
        <w:rPr>
          <w:rtl w:val="0"/>
        </w:rPr>
      </w:r>
    </w:p>
    <w:p w:rsidR="00000000" w:rsidDel="00000000" w:rsidP="00000000" w:rsidRDefault="00000000" w:rsidRPr="00000000" w14:paraId="0000134F">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50">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w:t>
      </w:r>
      <w:sdt>
        <w:sdtPr>
          <w:tag w:val="goog_rdk_284"/>
        </w:sdtPr>
        <w:sdtContent>
          <w:commentRangeStart w:id="128"/>
        </w:sdtContent>
      </w:sdt>
      <w:r w:rsidDel="00000000" w:rsidR="00000000" w:rsidRPr="00000000">
        <w:rPr>
          <w:rtl w:val="0"/>
        </w:rPr>
        <w:t xml:space="preserve"> including any Subscription Identifiers</w:t>
      </w:r>
      <w:commentRangeEnd w:id="128"/>
      <w:r w:rsidDel="00000000" w:rsidR="00000000" w:rsidRPr="00000000">
        <w:commentReference w:id="128"/>
      </w:r>
      <w:r w:rsidDel="00000000" w:rsidR="00000000" w:rsidRPr="00000000">
        <w:rPr>
          <w:rtl w:val="0"/>
        </w:rPr>
        <w:t xml:space="preserve">.</w:t>
      </w:r>
    </w:p>
    <w:p w:rsidR="00000000" w:rsidDel="00000000" w:rsidP="00000000" w:rsidRDefault="00000000" w:rsidRPr="00000000" w14:paraId="00001351">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52">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53">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54">
      <w:pPr>
        <w:numPr>
          <w:ilvl w:val="0"/>
          <w:numId w:val="43"/>
        </w:numPr>
        <w:spacing w:after="0" w:afterAutospacing="0" w:before="0" w:beforeAutospacing="0" w:lineRule="auto"/>
        <w:ind w:left="720" w:right="0" w:hanging="360"/>
        <w:rPr>
          <w:u w:val="none"/>
        </w:rPr>
      </w:pPr>
      <w:sdt>
        <w:sdtPr>
          <w:tag w:val="goog_rdk_285"/>
        </w:sdtPr>
        <w:sdtContent>
          <w:commentRangeStart w:id="129"/>
        </w:sdtContent>
      </w:sdt>
      <w:sdt>
        <w:sdtPr>
          <w:tag w:val="goog_rdk_286"/>
        </w:sdtPr>
        <w:sdtContent>
          <w:commentRangeStart w:id="130"/>
        </w:sdtContent>
      </w:sdt>
      <w:r w:rsidDel="00000000" w:rsidR="00000000" w:rsidRPr="00000000">
        <w:rPr>
          <w:rtl w:val="0"/>
        </w:rPr>
        <w:t xml:space="preserve">The Will </w:t>
      </w:r>
      <w:sdt>
        <w:sdtPr>
          <w:tag w:val="goog_rdk_287"/>
        </w:sdtPr>
        <w:sdtContent>
          <w:ins w:author="davide.lenzarini@u-blox.com" w:id="80" w:date="2024-03-19T17:48:32Z">
            <w:commentRangeEnd w:id="129"/>
            <w:r w:rsidDel="00000000" w:rsidR="00000000" w:rsidRPr="00000000">
              <w:commentReference w:id="129"/>
            </w:r>
            <w:commentRangeEnd w:id="130"/>
            <w:r w:rsidDel="00000000" w:rsidR="00000000" w:rsidRPr="00000000">
              <w:commentReference w:id="130"/>
            </w:r>
            <w:r w:rsidDel="00000000" w:rsidR="00000000" w:rsidRPr="00000000">
              <w:rPr>
                <w:rtl w:val="0"/>
              </w:rPr>
              <w:t xml:space="preserve">Payload</w:t>
            </w:r>
          </w:ins>
        </w:sdtContent>
      </w:sdt>
      <w:sdt>
        <w:sdtPr>
          <w:tag w:val="goog_rdk_288"/>
        </w:sdtPr>
        <w:sdtContent>
          <w:del w:author="davide.lenzarini@u-blox.com" w:id="80" w:date="2024-03-19T17:48:32Z">
            <w:r w:rsidDel="00000000" w:rsidR="00000000" w:rsidRPr="00000000">
              <w:rPr>
                <w:rtl w:val="0"/>
              </w:rPr>
              <w:delText xml:space="preserve">Message</w:delText>
            </w:r>
          </w:del>
        </w:sdtContent>
      </w:sdt>
      <w:sdt>
        <w:sdtPr>
          <w:tag w:val="goog_rdk_289"/>
        </w:sdtPr>
        <w:sdtContent>
          <w:ins w:author="davide.lenzarini@u-blox.com" w:id="80" w:date="2024-03-19T17:48:32Z">
            <w:sdt>
              <w:sdtPr>
                <w:tag w:val="goog_rdk_290"/>
              </w:sdtPr>
              <w:sdtContent>
                <w:del w:author="davide.lenzarini@u-blox.com" w:id="80" w:date="2024-03-19T17:48:32Z">
                  <w:r w:rsidDel="00000000" w:rsidR="00000000" w:rsidRPr="00000000">
                    <w:rPr>
                      <w:rtl w:val="0"/>
                    </w:rPr>
                    <w:delText xml:space="preserve"> </w:delText>
                  </w:r>
                </w:del>
              </w:sdtContent>
            </w:sdt>
            <w:r w:rsidDel="00000000" w:rsidR="00000000" w:rsidRPr="00000000">
              <w:rPr>
                <w:rtl w:val="0"/>
              </w:rPr>
              <w:t xml:space="preserve">and the Will Topic (Will data)</w:t>
            </w:r>
          </w:ins>
        </w:sdtContent>
      </w:sdt>
      <w:r w:rsidDel="00000000" w:rsidR="00000000" w:rsidRPr="00000000">
        <w:rPr>
          <w:rtl w:val="0"/>
        </w:rPr>
        <w:t xml:space="preserve">.</w:t>
      </w:r>
    </w:p>
    <w:p w:rsidR="00000000" w:rsidDel="00000000" w:rsidP="00000000" w:rsidRDefault="00000000" w:rsidRPr="00000000" w14:paraId="00001355">
      <w:pPr>
        <w:numPr>
          <w:ilvl w:val="0"/>
          <w:numId w:val="43"/>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56">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57">
      <w:pPr>
        <w:pStyle w:val="Heading3"/>
        <w:keepNext w:val="0"/>
        <w:pBdr>
          <w:top w:color="auto" w:space="0" w:sz="0" w:val="none"/>
        </w:pBdr>
        <w:spacing w:after="80" w:before="280" w:lineRule="auto"/>
        <w:ind w:left="0" w:right="0" w:firstLine="0"/>
        <w:rPr/>
      </w:pPr>
      <w:bookmarkStart w:colFirst="0" w:colLast="0" w:name="_heading=h.nasxg3iedd75" w:id="211"/>
      <w:bookmarkEnd w:id="211"/>
      <w:r w:rsidDel="00000000" w:rsidR="00000000" w:rsidRPr="00000000">
        <w:rPr>
          <w:rtl w:val="0"/>
        </w:rPr>
        <w:t xml:space="preserve">4.1.1 Storing Session State</w:t>
      </w:r>
    </w:p>
    <w:p w:rsidR="00000000" w:rsidDel="00000000" w:rsidP="00000000" w:rsidRDefault="00000000" w:rsidRPr="00000000" w14:paraId="00001358">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59">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5A">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291"/>
        </w:sdtPr>
        <w:sdtContent>
          <w:commentRangeStart w:id="131"/>
        </w:sdtContent>
      </w:sdt>
      <w:r w:rsidDel="00000000" w:rsidR="00000000" w:rsidRPr="00000000">
        <w:rPr>
          <w:highlight w:val="yellow"/>
          <w:rtl w:val="0"/>
        </w:rPr>
        <w:t xml:space="preserve">the Session Expiry Interval has passed</w:t>
      </w:r>
      <w:commentRangeEnd w:id="131"/>
      <w:r w:rsidDel="00000000" w:rsidR="00000000" w:rsidRPr="00000000">
        <w:commentReference w:id="131"/>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5B">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5C">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5D">
      <w:pPr>
        <w:pStyle w:val="Heading3"/>
        <w:keepLines w:val="1"/>
        <w:spacing w:after="64" w:before="0" w:line="259" w:lineRule="auto"/>
        <w:ind w:left="0" w:firstLine="0"/>
        <w:rPr/>
      </w:pPr>
      <w:bookmarkStart w:colFirst="0" w:colLast="0" w:name="_heading=h.434ayfz" w:id="212"/>
      <w:bookmarkEnd w:id="212"/>
      <w:r w:rsidDel="00000000" w:rsidR="00000000" w:rsidRPr="00000000">
        <w:rPr>
          <w:rtl w:val="0"/>
        </w:rPr>
        <w:t xml:space="preserve">4.1.2 Session Establishment</w:t>
      </w:r>
    </w:p>
    <w:p w:rsidR="00000000" w:rsidDel="00000000" w:rsidP="00000000" w:rsidRDefault="00000000" w:rsidRPr="00000000" w14:paraId="0000135E">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5F">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w:t>
      </w:r>
      <w:sdt>
        <w:sdtPr>
          <w:tag w:val="goog_rdk_292"/>
        </w:sdtPr>
        <w:sdtContent>
          <w:del w:author="davide.lenzarini@u-blox.com" w:id="81" w:date="2024-08-07T10:49:02Z">
            <w:r w:rsidDel="00000000" w:rsidR="00000000" w:rsidRPr="00000000">
              <w:rPr>
                <w:rFonts w:ascii="Arial" w:cs="Arial" w:eastAsia="Arial" w:hAnsi="Arial"/>
                <w:rtl w:val="0"/>
              </w:rPr>
              <w:delText xml:space="preserve">, or WILL interactions </w:delText>
            </w:r>
          </w:del>
        </w:sdtContent>
      </w:sdt>
      <w:r w:rsidDel="00000000" w:rsidR="00000000" w:rsidRPr="00000000">
        <w:rPr>
          <w:rFonts w:ascii="Arial" w:cs="Arial" w:eastAsia="Arial" w:hAnsi="Arial"/>
          <w:rtl w:val="0"/>
        </w:rPr>
        <w:t xml:space="preserve">should take place.</w:t>
      </w:r>
    </w:p>
    <w:p w:rsidR="00000000" w:rsidDel="00000000" w:rsidP="00000000" w:rsidRDefault="00000000" w:rsidRPr="00000000" w14:paraId="00001360">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61">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w:t>
      </w:r>
      <w:sdt>
        <w:sdtPr>
          <w:tag w:val="goog_rdk_293"/>
        </w:sdtPr>
        <w:sdtContent>
          <w:del w:author="davide.lenzarini@u-blox.com" w:id="82" w:date="2024-08-07T10:49:16Z">
            <w:r w:rsidDel="00000000" w:rsidR="00000000" w:rsidRPr="00000000">
              <w:rPr>
                <w:rFonts w:ascii="Arial" w:cs="Arial" w:eastAsia="Arial" w:hAnsi="Arial"/>
                <w:rtl w:val="0"/>
              </w:rPr>
              <w:delText xml:space="preserve">not Will flag </w:delText>
            </w:r>
          </w:del>
        </w:sdtContent>
      </w:sdt>
      <w:r w:rsidDel="00000000" w:rsidR="00000000" w:rsidRPr="00000000">
        <w:rPr>
          <w:rFonts w:ascii="Arial" w:cs="Arial" w:eastAsia="Arial" w:hAnsi="Arial"/>
          <w:rtl w:val="0"/>
        </w:rPr>
        <w:t xml:space="preserve">set or no further authentication data required)</w:t>
      </w:r>
    </w:p>
    <w:p w:rsidR="00000000" w:rsidDel="00000000" w:rsidP="00000000" w:rsidRDefault="00000000" w:rsidRPr="00000000" w14:paraId="00001362">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63">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64">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65">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66">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67">
      <w:pPr>
        <w:pStyle w:val="Heading2"/>
        <w:keepLines w:val="1"/>
        <w:spacing w:after="64" w:before="0" w:line="259" w:lineRule="auto"/>
        <w:ind w:left="0" w:firstLine="0"/>
        <w:rPr>
          <w:rFonts w:ascii="Arial" w:cs="Arial" w:eastAsia="Arial" w:hAnsi="Arial"/>
        </w:rPr>
      </w:pPr>
      <w:bookmarkStart w:colFirst="0" w:colLast="0" w:name="_heading=h.fc1j1f7dq6oy" w:id="213"/>
      <w:bookmarkEnd w:id="213"/>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68">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w:t>
      </w:r>
      <w:sdt>
        <w:sdtPr>
          <w:tag w:val="goog_rdk_294"/>
        </w:sdtPr>
        <w:sdtContent>
          <w:ins w:author="davide.lenzarini@u-blox.com" w:id="83" w:date="2024-08-07T10:50:34Z">
            <w:r w:rsidDel="00000000" w:rsidR="00000000" w:rsidRPr="00000000">
              <w:rPr>
                <w:rtl w:val="0"/>
              </w:rPr>
              <w:t xml:space="preserve">from </w:t>
            </w:r>
          </w:ins>
        </w:sdtContent>
      </w:sdt>
      <w:r w:rsidDel="00000000" w:rsidR="00000000" w:rsidRPr="00000000">
        <w:rPr>
          <w:rtl w:val="0"/>
        </w:rPr>
        <w:t xml:space="preserve">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69">
      <w:pPr>
        <w:spacing w:after="240" w:before="240" w:lineRule="auto"/>
        <w:rPr/>
      </w:pPr>
      <w:r w:rsidDel="00000000" w:rsidR="00000000" w:rsidRPr="00000000">
        <w:rPr>
          <w:rtl w:val="0"/>
        </w:rPr>
        <w:t xml:space="preserve">MQTT-SN Packets which are received must be unaltered and complete</w:t>
      </w:r>
      <w:sdt>
        <w:sdtPr>
          <w:tag w:val="goog_rdk_295"/>
        </w:sdtPr>
        <w:sdtContent>
          <w:ins w:author="davide.lenzarini@u-blox.com" w:id="84" w:date="2024-08-07T10:58:41Z">
            <w:r w:rsidDel="00000000" w:rsidR="00000000" w:rsidRPr="00000000">
              <w:rPr>
                <w:rtl w:val="0"/>
              </w:rPr>
              <w:t xml:space="preserve"> and delivered only once</w:t>
            </w:r>
          </w:ins>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6A">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6B">
      <w:pPr>
        <w:numPr>
          <w:ilvl w:val="0"/>
          <w:numId w:val="63"/>
        </w:numPr>
        <w:spacing w:after="0" w:before="0" w:lineRule="auto"/>
        <w:ind w:left="720" w:hanging="360"/>
      </w:pPr>
      <w:sdt>
        <w:sdtPr>
          <w:tag w:val="goog_rdk_296"/>
        </w:sdtPr>
        <w:sdtContent>
          <w:commentRangeStart w:id="132"/>
        </w:sdtContent>
      </w:sdt>
      <w:r w:rsidDel="00000000" w:rsidR="00000000" w:rsidRPr="00000000">
        <w:rPr>
          <w:rtl w:val="0"/>
        </w:rPr>
        <w:t xml:space="preserve">I</w:t>
      </w:r>
      <w:sdt>
        <w:sdtPr>
          <w:tag w:val="goog_rdk_297"/>
        </w:sdtPr>
        <w:sdtContent>
          <w:del w:author="davide.lenzarini@u-blox.com" w:id="85" w:date="2024-08-07T10:58:50Z">
            <w:r w:rsidDel="00000000" w:rsidR="00000000" w:rsidRPr="00000000">
              <w:rPr>
                <w:rtl w:val="0"/>
              </w:rPr>
              <w:delText xml:space="preserve">f the network might deliver a Packet more than once, then it is highly recommended that the PROTECTION ENCAPSULATION Monotonic Counter is used to eliminate the duplicates</w:delText>
            </w:r>
          </w:del>
        </w:sdtContent>
      </w:sdt>
      <w:r w:rsidDel="00000000" w:rsidR="00000000" w:rsidRPr="00000000">
        <w:rPr>
          <w:rtl w:val="0"/>
        </w:rPr>
        <w:t xml:space="preserve">.</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136C">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sdt>
        <w:sdtPr>
          <w:tag w:val="goog_rdk_298"/>
        </w:sdtPr>
        <w:sdtContent>
          <w:ins w:author="davide.lenzarini@u-blox.com" w:id="86" w:date="2024-08-07T10:53:15Z">
            <w:r w:rsidDel="00000000" w:rsidR="00000000" w:rsidRPr="00000000">
              <w:rPr>
                <w:rtl w:val="0"/>
              </w:rPr>
              <w:t xml:space="preserve"> (so Packets for which an expected </w:t>
            </w:r>
            <w:r w:rsidDel="00000000" w:rsidR="00000000" w:rsidRPr="00000000">
              <w:rPr>
                <w:rtl w:val="0"/>
              </w:rPr>
              <w:t xml:space="preserve">acknowledgement</w:t>
            </w:r>
            <w:r w:rsidDel="00000000" w:rsidR="00000000" w:rsidRPr="00000000">
              <w:rPr>
                <w:rtl w:val="0"/>
              </w:rPr>
              <w:t xml:space="preserve"> has not been received)</w:t>
            </w:r>
          </w:ins>
        </w:sdtContent>
      </w:sdt>
      <w:r w:rsidDel="00000000" w:rsidR="00000000" w:rsidRPr="00000000">
        <w:rPr>
          <w:rtl w:val="0"/>
        </w:rPr>
        <w:t xml:space="preserve">.</w:t>
      </w:r>
    </w:p>
    <w:p w:rsidR="00000000" w:rsidDel="00000000" w:rsidP="00000000" w:rsidRDefault="00000000" w:rsidRPr="00000000" w14:paraId="0000136D">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6E">
      <w:pPr>
        <w:numPr>
          <w:ilvl w:val="0"/>
          <w:numId w:val="63"/>
        </w:numPr>
        <w:spacing w:after="0" w:before="0" w:lineRule="auto"/>
        <w:ind w:left="720" w:hanging="360"/>
      </w:pPr>
      <w:r w:rsidDel="00000000" w:rsidR="00000000" w:rsidRPr="00000000">
        <w:rPr>
          <w:rtl w:val="0"/>
        </w:rPr>
        <w:t xml:space="preserve">The MQTT-SN implementation may use either the origin network address</w:t>
      </w:r>
      <w:sdt>
        <w:sdtPr>
          <w:tag w:val="goog_rdk_299"/>
        </w:sdtPr>
        <w:sdtContent>
          <w:ins w:author="davide.lenzarini@u-blox.com" w:id="87" w:date="2024-08-07T10:54:53Z">
            <w:r w:rsidDel="00000000" w:rsidR="00000000" w:rsidRPr="00000000">
              <w:rPr>
                <w:rtl w:val="0"/>
              </w:rPr>
              <w:t xml:space="preserve">, or the DTLS connection ID</w:t>
            </w:r>
          </w:ins>
        </w:sdtContent>
      </w:sdt>
      <w:r w:rsidDel="00000000" w:rsidR="00000000" w:rsidRPr="00000000">
        <w:rPr>
          <w:rtl w:val="0"/>
        </w:rPr>
        <w:t xml:space="preserve">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6F">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70">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71">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2">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w:t>
      </w:r>
      <w:sdt>
        <w:sdtPr>
          <w:tag w:val="goog_rdk_300"/>
        </w:sdtPr>
        <w:sdtContent>
          <w:ins w:author="davide.lenzarini@u-blox.com" w:id="88" w:date="2024-08-07T10:59:35Z">
            <w:r w:rsidDel="00000000" w:rsidR="00000000" w:rsidRPr="00000000">
              <w:rPr>
                <w:shd w:fill="ffe599" w:val="clear"/>
                <w:rtl w:val="0"/>
              </w:rPr>
              <w:t xml:space="preserve">the MQTT-SN should not be used</w:t>
            </w:r>
          </w:ins>
        </w:sdtContent>
      </w:sdt>
      <w:sdt>
        <w:sdtPr>
          <w:tag w:val="goog_rdk_301"/>
        </w:sdtPr>
        <w:sdtContent>
          <w:del w:author="davide.lenzarini@u-blox.com" w:id="88" w:date="2024-08-07T10:59:35Z">
            <w:r w:rsidDel="00000000" w:rsidR="00000000" w:rsidRPr="00000000">
              <w:rPr>
                <w:shd w:fill="ffe599" w:val="clear"/>
                <w:rtl w:val="0"/>
              </w:rPr>
              <w:delText xml:space="preserve">the PROTECTION ENCAPSULATION monotonic counter should be used</w:delText>
            </w:r>
          </w:del>
        </w:sdtContent>
      </w:sdt>
      <w:r w:rsidDel="00000000" w:rsidR="00000000" w:rsidRPr="00000000">
        <w:rPr>
          <w:shd w:fill="ffe599" w:val="clear"/>
          <w:rtl w:val="0"/>
        </w:rPr>
        <w:t xml:space="preserve">.</w:t>
      </w:r>
    </w:p>
    <w:p w:rsidR="00000000" w:rsidDel="00000000" w:rsidP="00000000" w:rsidRDefault="00000000" w:rsidRPr="00000000" w14:paraId="00001373">
      <w:pPr>
        <w:spacing w:after="240" w:before="240" w:lineRule="auto"/>
        <w:ind w:left="0" w:firstLine="0"/>
        <w:rPr>
          <w:shd w:fill="ffe599" w:val="clear"/>
        </w:rPr>
      </w:pPr>
      <w:r w:rsidDel="00000000" w:rsidR="00000000" w:rsidRPr="00000000">
        <w:rPr>
          <w:shd w:fill="ffe599" w:val="clear"/>
          <w:rtl w:val="0"/>
        </w:rPr>
        <w:t xml:space="preserve">Examples of possible consequences of </w:t>
      </w:r>
      <w:sdt>
        <w:sdtPr>
          <w:tag w:val="goog_rdk_302"/>
        </w:sdtPr>
        <w:sdtContent>
          <w:ins w:author="davide.lenzarini@u-blox.com" w:id="89" w:date="2024-08-07T11:00:21Z">
            <w:r w:rsidDel="00000000" w:rsidR="00000000" w:rsidRPr="00000000">
              <w:rPr>
                <w:shd w:fill="ffe599" w:val="clear"/>
                <w:rtl w:val="0"/>
              </w:rPr>
              <w:t xml:space="preserve">allowing</w:t>
            </w:r>
          </w:ins>
        </w:sdtContent>
      </w:sdt>
      <w:sdt>
        <w:sdtPr>
          <w:tag w:val="goog_rdk_303"/>
        </w:sdtPr>
        <w:sdtContent>
          <w:del w:author="davide.lenzarini@u-blox.com" w:id="89" w:date="2024-08-07T11:00:21Z">
            <w:r w:rsidDel="00000000" w:rsidR="00000000" w:rsidRPr="00000000">
              <w:rPr>
                <w:shd w:fill="ffe599" w:val="clear"/>
                <w:rtl w:val="0"/>
              </w:rPr>
              <w:delText xml:space="preserve">not removing</w:delText>
            </w:r>
          </w:del>
        </w:sdtContent>
      </w:sdt>
      <w:r w:rsidDel="00000000" w:rsidR="00000000" w:rsidRPr="00000000">
        <w:rPr>
          <w:shd w:fill="ffe599" w:val="clear"/>
          <w:rtl w:val="0"/>
        </w:rPr>
        <w:t xml:space="preserve">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74">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75">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76">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77">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78">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79">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7A">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7B">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7C">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7D">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E">
      <w:pPr>
        <w:spacing w:after="240" w:before="240" w:lineRule="auto"/>
        <w:ind w:left="0" w:firstLine="0"/>
        <w:rPr>
          <w:shd w:fill="ffe599" w:val="clear"/>
        </w:rPr>
      </w:pPr>
      <w:r w:rsidDel="00000000" w:rsidR="00000000" w:rsidRPr="00000000">
        <w:rPr>
          <w:shd w:fill="ffe599" w:val="clear"/>
          <w:rtl w:val="0"/>
        </w:rPr>
        <w:t xml:space="preserve">Both </w:t>
      </w:r>
      <w:sdt>
        <w:sdtPr>
          <w:tag w:val="goog_rdk_304"/>
        </w:sdtPr>
        <w:sdtContent>
          <w:commentRangeStart w:id="133"/>
        </w:sdtContent>
      </w:sdt>
      <w:sdt>
        <w:sdtPr>
          <w:tag w:val="goog_rdk_305"/>
        </w:sdtPr>
        <w:sdtContent>
          <w:commentRangeStart w:id="134"/>
        </w:sdtContent>
      </w:sdt>
      <w:r w:rsidDel="00000000" w:rsidR="00000000" w:rsidRPr="00000000">
        <w:rPr>
          <w:shd w:fill="ffe599" w:val="clear"/>
          <w:rtl w:val="0"/>
        </w:rPr>
        <w:t xml:space="preserve">TCP and UDP ports 1883 and 8883 are registered with IANA for MQTT and secure communication respectively.</w:t>
      </w:r>
      <w:commentRangeEnd w:id="133"/>
      <w:r w:rsidDel="00000000" w:rsidR="00000000" w:rsidRPr="00000000">
        <w:commentReference w:id="133"/>
      </w:r>
      <w:commentRangeEnd w:id="134"/>
      <w:r w:rsidDel="00000000" w:rsidR="00000000" w:rsidRPr="00000000">
        <w:commentReference w:id="134"/>
      </w:r>
      <w:r w:rsidDel="00000000" w:rsidR="00000000" w:rsidRPr="00000000">
        <w:rPr>
          <w:rtl w:val="0"/>
        </w:rPr>
      </w:r>
    </w:p>
    <w:p w:rsidR="00000000" w:rsidDel="00000000" w:rsidP="00000000" w:rsidRDefault="00000000" w:rsidRPr="00000000" w14:paraId="0000137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80">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81">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8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8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8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85">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8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87">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sdt>
        <w:sdtPr>
          <w:tag w:val="goog_rdk_306"/>
        </w:sdtPr>
        <w:sdtContent>
          <w:commentRangeStart w:id="135"/>
        </w:sdtContent>
      </w:sdt>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1388">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89">
      <w:pPr>
        <w:pStyle w:val="Heading2"/>
        <w:keepLines w:val="1"/>
        <w:spacing w:after="64" w:before="0" w:line="259" w:lineRule="auto"/>
        <w:ind w:left="0" w:firstLine="0"/>
        <w:rPr>
          <w:rFonts w:ascii="Arial" w:cs="Arial" w:eastAsia="Arial" w:hAnsi="Arial"/>
        </w:rPr>
      </w:pPr>
      <w:bookmarkStart w:colFirst="0" w:colLast="0" w:name="_heading=h.2i9l8ns" w:id="214"/>
      <w:bookmarkEnd w:id="214"/>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8A">
      <w:pPr>
        <w:rPr>
          <w:rFonts w:ascii="Arial" w:cs="Arial" w:eastAsia="Arial" w:hAnsi="Arial"/>
        </w:rPr>
      </w:pPr>
      <w:r w:rsidDel="00000000" w:rsidR="00000000" w:rsidRPr="00000000">
        <w:rPr>
          <w:rFonts w:ascii="Arial" w:cs="Arial" w:eastAsia="Arial" w:hAnsi="Arial"/>
          <w:rtl w:val="0"/>
        </w:rPr>
        <w:t xml:space="preserve">MQTT</w:t>
      </w:r>
      <w:sdt>
        <w:sdtPr>
          <w:tag w:val="goog_rdk_307"/>
        </w:sdtPr>
        <w:sdtContent>
          <w:ins w:author="davide.lenzarini@u-blox.com" w:id="90" w:date="2024-08-07T13:25:23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delivers Application Messages according to the Quality of Service (QoS) levels defined in the following sections. The delivery protocol is symmetric, in the description below the Client and Server </w:t>
      </w:r>
      <w:sdt>
        <w:sdtPr>
          <w:tag w:val="goog_rdk_308"/>
        </w:sdtPr>
        <w:sdtContent>
          <w:del w:author="davide.lenzarini@u-blox.com" w:id="91" w:date="2024-08-07T13:25:00Z">
            <w:r w:rsidDel="00000000" w:rsidR="00000000" w:rsidRPr="00000000">
              <w:rPr>
                <w:rFonts w:ascii="Arial" w:cs="Arial" w:eastAsia="Arial" w:hAnsi="Arial"/>
                <w:rtl w:val="0"/>
              </w:rPr>
              <w:delText xml:space="preserve">&amp; Gateway </w:delText>
            </w:r>
          </w:del>
        </w:sdtContent>
      </w:sdt>
      <w:r w:rsidDel="00000000" w:rsidR="00000000" w:rsidRPr="00000000">
        <w:rPr>
          <w:rFonts w:ascii="Arial" w:cs="Arial" w:eastAsia="Arial" w:hAnsi="Arial"/>
          <w:rtl w:val="0"/>
        </w:rPr>
        <w:t xml:space="preserve">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8B">
      <w:pPr>
        <w:pStyle w:val="Heading3"/>
        <w:ind w:left="0" w:firstLine="0"/>
        <w:rPr/>
      </w:pPr>
      <w:bookmarkStart w:colFirst="0" w:colLast="0" w:name="_heading=h.be76rdrlcegt" w:id="215"/>
      <w:bookmarkEnd w:id="215"/>
      <w:r w:rsidDel="00000000" w:rsidR="00000000" w:rsidRPr="00000000">
        <w:rPr>
          <w:rtl w:val="0"/>
        </w:rPr>
        <w:t xml:space="preserve">4.3.1 Publish without session: </w:t>
      </w:r>
      <w:sdt>
        <w:sdtPr>
          <w:tag w:val="goog_rdk_309"/>
        </w:sdtPr>
        <w:sdtContent>
          <w:commentRangeStart w:id="136"/>
        </w:sdtContent>
      </w:sdt>
      <w:r w:rsidDel="00000000" w:rsidR="00000000" w:rsidRPr="00000000">
        <w:rPr>
          <w:rtl w:val="0"/>
        </w:rPr>
        <w:t xml:space="preserve">Any number of deliveries</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138C">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w:t>
      </w:r>
      <w:sdt>
        <w:sdtPr>
          <w:tag w:val="goog_rdk_310"/>
        </w:sdtPr>
        <w:sdtContent>
          <w:commentRangeStart w:id="137"/>
        </w:sdtContent>
      </w:sdt>
      <w:r w:rsidDel="00000000" w:rsidR="00000000" w:rsidRPr="00000000">
        <w:rPr>
          <w:rFonts w:ascii="Arial" w:cs="Arial" w:eastAsia="Arial" w:hAnsi="Arial"/>
          <w:rtl w:val="0"/>
        </w:rPr>
        <w:t xml:space="preserve">any number of times</w:t>
      </w:r>
      <w:commentRangeEnd w:id="137"/>
      <w:r w:rsidDel="00000000" w:rsidR="00000000" w:rsidRPr="00000000">
        <w:commentReference w:id="137"/>
      </w:r>
      <w:r w:rsidDel="00000000" w:rsidR="00000000" w:rsidRPr="00000000">
        <w:rPr>
          <w:rFonts w:ascii="Arial" w:cs="Arial" w:eastAsia="Arial" w:hAnsi="Arial"/>
          <w:rtl w:val="0"/>
        </w:rPr>
        <w:t xml:space="preserve">, including not at all.</w:t>
      </w:r>
    </w:p>
    <w:p w:rsidR="00000000" w:rsidDel="00000000" w:rsidP="00000000" w:rsidRDefault="00000000" w:rsidRPr="00000000" w14:paraId="0000138D">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8E">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8F">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90">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91">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92">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93">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94">
      <w:pPr>
        <w:pStyle w:val="Heading3"/>
        <w:ind w:left="0" w:firstLine="0"/>
        <w:rPr>
          <w:rFonts w:ascii="Arial" w:cs="Arial" w:eastAsia="Arial" w:hAnsi="Arial"/>
        </w:rPr>
      </w:pPr>
      <w:bookmarkStart w:colFirst="0" w:colLast="0" w:name="_heading=h.xevivl" w:id="216"/>
      <w:bookmarkEnd w:id="216"/>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95">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96">
      <w:pPr>
        <w:rPr>
          <w:rFonts w:ascii="Arial" w:cs="Arial" w:eastAsia="Arial" w:hAnsi="Arial"/>
        </w:rPr>
      </w:pPr>
      <w:bookmarkStart w:colFirst="0" w:colLast="0" w:name="_heading=h.3hej1je" w:id="217"/>
      <w:bookmarkEnd w:id="217"/>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97">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w:t>
      </w:r>
      <w:sdt>
        <w:sdtPr>
          <w:tag w:val="goog_rdk_311"/>
        </w:sdtPr>
        <w:sdtContent>
          <w:commentRangeStart w:id="138"/>
        </w:sdtContent>
      </w:sdt>
      <w:r w:rsidDel="00000000" w:rsidR="00000000" w:rsidRPr="00000000">
        <w:rPr>
          <w:rFonts w:ascii="Arial" w:cs="Arial" w:eastAsia="Arial" w:hAnsi="Arial"/>
          <w:highlight w:val="yellow"/>
          <w:rtl w:val="0"/>
        </w:rPr>
        <w:t xml:space="preserve">and DUP flag set to 0</w:t>
      </w:r>
      <w:commentRangeEnd w:id="138"/>
      <w:r w:rsidDel="00000000" w:rsidR="00000000" w:rsidRPr="00000000">
        <w:commentReference w:id="138"/>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98">
      <w:pPr>
        <w:rPr>
          <w:rFonts w:ascii="Arial" w:cs="Arial" w:eastAsia="Arial" w:hAnsi="Arial"/>
        </w:rPr>
      </w:pPr>
      <w:bookmarkStart w:colFirst="0" w:colLast="0" w:name="_heading=h.1wjtbr7" w:id="218"/>
      <w:bookmarkEnd w:id="218"/>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99">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9A">
      <w:pPr>
        <w:ind w:left="720" w:firstLine="0"/>
        <w:rPr>
          <w:rFonts w:ascii="Arial" w:cs="Arial" w:eastAsia="Arial" w:hAnsi="Arial"/>
        </w:rPr>
      </w:pPr>
      <w:bookmarkStart w:colFirst="0" w:colLast="0" w:name="_heading=h.4gjguf0" w:id="219"/>
      <w:bookmarkEnd w:id="219"/>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9B">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C">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9D">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9E">
            <w:pPr>
              <w:jc w:val="center"/>
              <w:rPr>
                <w:rFonts w:ascii="Arial" w:cs="Arial" w:eastAsia="Arial" w:hAnsi="Arial"/>
              </w:rPr>
            </w:pPr>
            <w:r w:rsidDel="00000000" w:rsidR="00000000" w:rsidRPr="00000000">
              <w:rPr>
                <w:rFonts w:ascii="Arial" w:cs="Arial" w:eastAsia="Arial" w:hAnsi="Arial"/>
                <w:rtl w:val="0"/>
              </w:rPr>
              <w:t xml:space="preserve">PUBLISH QoS 0</w:t>
            </w:r>
            <w:sdt>
              <w:sdtPr>
                <w:tag w:val="goog_rdk_312"/>
              </w:sdtPr>
              <w:sdtContent>
                <w:commentRangeStart w:id="139"/>
              </w:sdtContent>
            </w:sdt>
            <w:r w:rsidDel="00000000" w:rsidR="00000000" w:rsidRPr="00000000">
              <w:rPr>
                <w:rFonts w:ascii="Arial" w:cs="Arial" w:eastAsia="Arial" w:hAnsi="Arial"/>
                <w:rtl w:val="0"/>
              </w:rPr>
              <w:t xml:space="preserve">, DUP=0</w:t>
            </w:r>
            <w:commentRangeEnd w:id="139"/>
            <w:r w:rsidDel="00000000" w:rsidR="00000000" w:rsidRPr="00000000">
              <w:commentReference w:id="139"/>
            </w:r>
            <w:r w:rsidDel="00000000" w:rsidR="00000000" w:rsidRPr="00000000">
              <w:rPr>
                <w:rtl w:val="0"/>
              </w:rPr>
            </w:r>
          </w:p>
        </w:tc>
        <w:tc>
          <w:tcPr>
            <w:shd w:fill="auto" w:val="clear"/>
          </w:tcPr>
          <w:p w:rsidR="00000000" w:rsidDel="00000000" w:rsidP="00000000" w:rsidRDefault="00000000" w:rsidRPr="00000000" w14:paraId="0000139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0">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2">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A3">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6">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A7">
      <w:pPr>
        <w:rPr/>
      </w:pPr>
      <w:sdt>
        <w:sdtPr>
          <w:tag w:val="goog_rdk_313"/>
        </w:sdtPr>
        <w:sdtContent>
          <w:commentRangeStart w:id="140"/>
        </w:sdtContent>
      </w:sdt>
      <w:sdt>
        <w:sdtPr>
          <w:tag w:val="goog_rdk_314"/>
        </w:sdtPr>
        <w:sdtContent>
          <w:commentRangeStart w:id="141"/>
        </w:sdtContent>
      </w:sdt>
      <w:r w:rsidDel="00000000" w:rsidR="00000000" w:rsidRPr="00000000">
        <w:rPr>
          <w:rtl w:val="0"/>
        </w:rPr>
      </w:r>
    </w:p>
    <w:p w:rsidR="00000000" w:rsidDel="00000000" w:rsidP="00000000" w:rsidRDefault="00000000" w:rsidRPr="00000000" w14:paraId="000013A8">
      <w:pPr>
        <w:pStyle w:val="Heading3"/>
        <w:ind w:left="0" w:firstLine="0"/>
        <w:rPr>
          <w:rFonts w:ascii="Arial" w:cs="Arial" w:eastAsia="Arial" w:hAnsi="Arial"/>
        </w:rPr>
      </w:pPr>
      <w:bookmarkStart w:colFirst="0" w:colLast="0" w:name="_heading=h.1au1eum" w:id="220"/>
      <w:bookmarkEnd w:id="220"/>
      <w:commentRangeEnd w:id="140"/>
      <w:r w:rsidDel="00000000" w:rsidR="00000000" w:rsidRPr="00000000">
        <w:commentReference w:id="140"/>
      </w:r>
      <w:commentRangeEnd w:id="141"/>
      <w:r w:rsidDel="00000000" w:rsidR="00000000" w:rsidRPr="00000000">
        <w:commentReference w:id="141"/>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A9">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AA">
      <w:pPr>
        <w:rPr>
          <w:rFonts w:ascii="Arial" w:cs="Arial" w:eastAsia="Arial" w:hAnsi="Arial"/>
        </w:rPr>
      </w:pPr>
      <w:bookmarkStart w:colFirst="0" w:colLast="0" w:name="_heading=h.3utoxif" w:id="221"/>
      <w:bookmarkEnd w:id="22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AB">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sdt>
      <w:sdtPr>
        <w:tag w:val="goog_rdk_320"/>
      </w:sdtPr>
      <w:sdtContent>
        <w:p w:rsidR="00000000" w:rsidDel="00000000" w:rsidP="00000000" w:rsidRDefault="00000000" w:rsidRPr="00000000" w14:paraId="000013AC">
          <w:pPr>
            <w:numPr>
              <w:ilvl w:val="0"/>
              <w:numId w:val="53"/>
            </w:numPr>
            <w:ind w:left="780" w:hanging="360"/>
            <w:rPr>
              <w:del w:author="davide.lenzarini@u-blox.com" w:id="92" w:date="2024-08-07T13:35:18Z"/>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315"/>
            </w:sdtPr>
            <w:sdtContent>
              <w:commentRangeStart w:id="142"/>
            </w:sdtContent>
          </w:sdt>
          <w:sdt>
            <w:sdtPr>
              <w:tag w:val="goog_rdk_316"/>
            </w:sdtPr>
            <w:sdtContent>
              <w:commentRangeStart w:id="143"/>
            </w:sdtContent>
          </w:sdt>
          <w:sdt>
            <w:sdtPr>
              <w:tag w:val="goog_rdk_317"/>
            </w:sdtPr>
            <w:sdtContent>
              <w:commentRangeStart w:id="144"/>
            </w:sdtContent>
          </w:sdt>
          <w:r w:rsidDel="00000000" w:rsidR="00000000" w:rsidRPr="00000000">
            <w:rPr>
              <w:rFonts w:ascii="Arial" w:cs="Arial" w:eastAsia="Arial" w:hAnsi="Arial"/>
              <w:highlight w:val="yellow"/>
              <w:rtl w:val="0"/>
            </w:rPr>
            <w:t xml:space="preserve">and DUP flag set to 0</w:t>
          </w:r>
          <w:commentRangeEnd w:id="142"/>
          <w:r w:rsidDel="00000000" w:rsidR="00000000" w:rsidRPr="00000000">
            <w:commentReference w:id="142"/>
          </w:r>
          <w:commentRangeEnd w:id="143"/>
          <w:r w:rsidDel="00000000" w:rsidR="00000000" w:rsidRPr="00000000">
            <w:commentReference w:id="143"/>
          </w:r>
          <w:commentRangeEnd w:id="144"/>
          <w:r w:rsidDel="00000000" w:rsidR="00000000" w:rsidRPr="00000000">
            <w:commentReference w:id="144"/>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sdt>
            <w:sdtPr>
              <w:tag w:val="goog_rdk_318"/>
            </w:sdtPr>
            <w:sdtContent>
              <w:ins w:author="davide.lenzarini@u-blox.com" w:id="92" w:date="2024-08-07T13:35:18Z">
                <w:r w:rsidDel="00000000" w:rsidR="00000000" w:rsidRPr="00000000">
                  <w:rPr>
                    <w:rFonts w:ascii="Arial" w:cs="Arial" w:eastAsia="Arial" w:hAnsi="Arial"/>
                    <w:color w:val="ff0000"/>
                    <w:rtl w:val="0"/>
                  </w:rPr>
                  <w:t xml:space="preserve">.</w:t>
                </w:r>
              </w:ins>
            </w:sdtContent>
          </w:sdt>
          <w:sdt>
            <w:sdtPr>
              <w:tag w:val="goog_rdk_319"/>
            </w:sdtPr>
            <w:sdtContent>
              <w:del w:author="davide.lenzarini@u-blox.com" w:id="92" w:date="2024-08-07T13:35:18Z">
                <w:r w:rsidDel="00000000" w:rsidR="00000000" w:rsidRPr="00000000">
                  <w:rPr>
                    <w:rFonts w:ascii="Arial" w:cs="Arial" w:eastAsia="Arial" w:hAnsi="Arial"/>
                    <w:color w:val="ff0000"/>
                    <w:rtl w:val="0"/>
                  </w:rPr>
                  <w:delText xml:space="preserve">.</w:delText>
                </w:r>
              </w:del>
            </w:sdtContent>
          </w:sdt>
        </w:p>
      </w:sdtContent>
    </w:sdt>
    <w:sdt>
      <w:sdtPr>
        <w:tag w:val="goog_rdk_322"/>
      </w:sdtPr>
      <w:sdtContent>
        <w:p w:rsidR="00000000" w:rsidDel="00000000" w:rsidP="00000000" w:rsidRDefault="00000000" w:rsidRPr="00000000" w14:paraId="000013AD">
          <w:pPr>
            <w:numPr>
              <w:ilvl w:val="0"/>
              <w:numId w:val="53"/>
            </w:numPr>
            <w:ind w:left="780" w:hanging="360"/>
            <w:rPr>
              <w:rFonts w:ascii="Arial" w:cs="Arial" w:eastAsia="Arial" w:hAnsi="Arial"/>
              <w:b w:val="0"/>
              <w:color w:val="172b4d"/>
              <w:sz w:val="21"/>
              <w:szCs w:val="21"/>
              <w:rPrChange w:author="davide.lenzarini@u-blox.com" w:id="93" w:date="2024-08-07T13:35:18Z">
                <w:rPr>
                  <w:rFonts w:ascii="Arial" w:cs="Arial" w:eastAsia="Arial" w:hAnsi="Arial"/>
                  <w:color w:val="ff0000"/>
                  <w:u w:val="none"/>
                </w:rPr>
              </w:rPrChange>
            </w:rPr>
            <w:pPrChange w:author="davide.lenzarini@u-blox.com" w:id="0" w:date="2024-08-07T13:35:18Z">
              <w:pPr>
                <w:numPr>
                  <w:ilvl w:val="0"/>
                  <w:numId w:val="53"/>
                </w:numPr>
                <w:ind w:left="780" w:hanging="360"/>
              </w:pPr>
            </w:pPrChange>
          </w:pPr>
          <w:sdt>
            <w:sdtPr>
              <w:tag w:val="goog_rdk_321"/>
            </w:sdtPr>
            <w:sdtContent>
              <w:del w:author="davide.lenzarini@u-blox.com" w:id="92" w:date="2024-08-07T13:35:18Z">
                <w:r w:rsidDel="00000000" w:rsidR="00000000" w:rsidRPr="00000000">
                  <w:rPr>
                    <w:rFonts w:ascii="Arial" w:cs="Arial" w:eastAsia="Arial" w:hAnsi="Arial"/>
                    <w:color w:val="ff0000"/>
                    <w:rtl w:val="0"/>
                  </w:rPr>
                  <w:delText xml:space="preserve">The DUP flag must be set to 0 the first time the PUBLISH QoS 1</w:delText>
                </w:r>
              </w:del>
            </w:sdtContent>
          </w:sdt>
          <w:r w:rsidDel="00000000" w:rsidR="00000000" w:rsidRPr="00000000">
            <w:rPr>
              <w:rFonts w:ascii="Arial" w:cs="Arial" w:eastAsia="Arial" w:hAnsi="Arial"/>
              <w:color w:val="ff0000"/>
              <w:rtl w:val="0"/>
            </w:rPr>
            <w:t xml:space="preserve"> </w:t>
          </w:r>
        </w:p>
      </w:sdtContent>
    </w:sdt>
    <w:p w:rsidR="00000000" w:rsidDel="00000000" w:rsidP="00000000" w:rsidRDefault="00000000" w:rsidRPr="00000000" w14:paraId="000013AE">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AF">
      <w:pPr>
        <w:rPr>
          <w:rFonts w:ascii="Arial" w:cs="Arial" w:eastAsia="Arial" w:hAnsi="Arial"/>
          <w:highlight w:val="yellow"/>
        </w:rPr>
      </w:pPr>
      <w:bookmarkStart w:colFirst="0" w:colLast="0" w:name="_heading=h.29yz7q8" w:id="222"/>
      <w:bookmarkEnd w:id="22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B0">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323"/>
        </w:sdtPr>
        <w:sdtContent>
          <w:commentRangeStart w:id="145"/>
        </w:sdtContent>
      </w:sdt>
      <w:r w:rsidDel="00000000" w:rsidR="00000000" w:rsidRPr="00000000">
        <w:rPr>
          <w:rFonts w:ascii="Arial" w:cs="Arial" w:eastAsia="Arial" w:hAnsi="Arial"/>
          <w:b w:val="1"/>
          <w:highlight w:val="yellow"/>
          <w:rtl w:val="0"/>
        </w:rPr>
        <w:t xml:space="preserve">At any given time a sender </w:t>
      </w:r>
      <w:sdt>
        <w:sdtPr>
          <w:tag w:val="goog_rdk_324"/>
        </w:sdtPr>
        <w:sdtContent>
          <w:commentRangeStart w:id="146"/>
        </w:sdtContent>
      </w:sdt>
      <w:r w:rsidDel="00000000" w:rsidR="00000000" w:rsidRPr="00000000">
        <w:rPr>
          <w:rFonts w:ascii="Arial" w:cs="Arial" w:eastAsia="Arial" w:hAnsi="Arial"/>
          <w:b w:val="1"/>
          <w:highlight w:val="yellow"/>
          <w:rtl w:val="0"/>
        </w:rPr>
        <w:t xml:space="preserve">must</w:t>
      </w:r>
      <w:commentRangeEnd w:id="146"/>
      <w:r w:rsidDel="00000000" w:rsidR="00000000" w:rsidRPr="00000000">
        <w:commentReference w:id="146"/>
      </w:r>
      <w:r w:rsidDel="00000000" w:rsidR="00000000" w:rsidRPr="00000000">
        <w:rPr>
          <w:rFonts w:ascii="Arial" w:cs="Arial" w:eastAsia="Arial" w:hAnsi="Arial"/>
          <w:b w:val="1"/>
          <w:highlight w:val="yellow"/>
          <w:rtl w:val="0"/>
        </w:rPr>
        <w:t xml:space="preserve"> ONLY have 1 outstanding application message in flight.</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13B1">
      <w:pPr>
        <w:rPr>
          <w:rFonts w:ascii="Arial" w:cs="Arial" w:eastAsia="Arial" w:hAnsi="Arial"/>
        </w:rPr>
      </w:pPr>
      <w:bookmarkStart w:colFirst="0" w:colLast="0" w:name="_heading=h.p49hy1" w:id="223"/>
      <w:bookmarkEnd w:id="22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B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3">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sdt>
        <w:sdtPr>
          <w:tag w:val="goog_rdk_325"/>
        </w:sdtPr>
        <w:sdtContent>
          <w:del w:author="davide.lenzarini@u-blox.com" w:id="94" w:date="2024-08-07T13:40:04Z"/>
          <w:sdt>
            <w:sdtPr>
              <w:tag w:val="goog_rdk_326"/>
            </w:sdtPr>
            <w:sdtContent>
              <w:commentRangeStart w:id="147"/>
            </w:sdtContent>
          </w:sdt>
          <w:del w:author="davide.lenzarini@u-blox.com" w:id="94" w:date="2024-08-07T13:40:04Z">
            <w:r w:rsidDel="00000000" w:rsidR="00000000" w:rsidRPr="00000000">
              <w:rPr>
                <w:rFonts w:ascii="Arial" w:cs="Arial" w:eastAsia="Arial" w:hAnsi="Arial"/>
                <w:highlight w:val="yellow"/>
                <w:rtl w:val="0"/>
              </w:rPr>
              <w:delText xml:space="preserve">, irrespective of the setting of its DUP flag</w:delText>
            </w:r>
          </w:del>
        </w:sdtContent>
      </w:sdt>
      <w:commentRangeEnd w:id="147"/>
      <w:r w:rsidDel="00000000" w:rsidR="00000000" w:rsidRPr="00000000">
        <w:commentReference w:id="147"/>
      </w:r>
      <w:r w:rsidDel="00000000" w:rsidR="00000000" w:rsidRPr="00000000">
        <w:rPr>
          <w:rtl w:val="0"/>
        </w:rPr>
      </w:r>
    </w:p>
    <w:p w:rsidR="00000000" w:rsidDel="00000000" w:rsidP="00000000" w:rsidRDefault="00000000" w:rsidRPr="00000000" w14:paraId="000013B4">
      <w:pPr>
        <w:ind w:left="720" w:firstLine="0"/>
        <w:rPr>
          <w:rFonts w:ascii="Arial" w:cs="Arial" w:eastAsia="Arial" w:hAnsi="Arial"/>
        </w:rPr>
      </w:pPr>
      <w:bookmarkStart w:colFirst="0" w:colLast="0" w:name="_heading=h.393x0lu" w:id="224"/>
      <w:bookmarkEnd w:id="224"/>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B5">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6">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B7">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B8">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B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B">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BC">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D">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0">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2">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C3">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C4">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C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6">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C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C8">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C9">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CA">
      <w:pPr>
        <w:pStyle w:val="Heading3"/>
        <w:ind w:left="0" w:firstLine="0"/>
        <w:rPr>
          <w:rFonts w:ascii="Arial" w:cs="Arial" w:eastAsia="Arial" w:hAnsi="Arial"/>
        </w:rPr>
      </w:pPr>
      <w:bookmarkStart w:colFirst="0" w:colLast="0" w:name="_heading=h.1o97atn" w:id="225"/>
      <w:bookmarkEnd w:id="22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CB">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CC">
      <w:pPr>
        <w:rPr>
          <w:rFonts w:ascii="Arial" w:cs="Arial" w:eastAsia="Arial" w:hAnsi="Arial"/>
        </w:rPr>
      </w:pPr>
      <w:bookmarkStart w:colFirst="0" w:colLast="0" w:name="_heading=h.488uthg" w:id="226"/>
      <w:bookmarkEnd w:id="22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CD">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CE">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C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D0">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D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D2">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D3">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D4">
      <w:pPr>
        <w:rPr>
          <w:rFonts w:ascii="Arial" w:cs="Arial" w:eastAsia="Arial" w:hAnsi="Arial"/>
          <w:b w:val="1"/>
          <w:color w:val="000000"/>
          <w:sz w:val="18"/>
          <w:szCs w:val="18"/>
        </w:rPr>
      </w:pPr>
      <w:bookmarkStart w:colFirst="0" w:colLast="0" w:name="_heading=h.2ne53p9" w:id="227"/>
      <w:bookmarkEnd w:id="22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5">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D6">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7">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D8">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329"/>
      </w:sdtPr>
      <w:sdtContent>
        <w:p w:rsidR="00000000" w:rsidDel="00000000" w:rsidP="00000000" w:rsidRDefault="00000000" w:rsidRPr="00000000" w14:paraId="000013D9">
          <w:pPr>
            <w:numPr>
              <w:ilvl w:val="0"/>
              <w:numId w:val="58"/>
            </w:numPr>
            <w:ind w:left="720" w:hanging="360"/>
            <w:rPr>
              <w:rFonts w:ascii="Arial" w:cs="Arial" w:eastAsia="Arial" w:hAnsi="Arial"/>
              <w:b w:val="0"/>
              <w:color w:val="172b4d"/>
              <w:sz w:val="21"/>
              <w:szCs w:val="21"/>
              <w:highlight w:val="yellow"/>
              <w:rPrChange w:author="davide.lenzarini@u-blox.com" w:id="9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327"/>
            </w:sdtPr>
            <w:sdtContent>
              <w:ins w:author="davide.lenzarini@u-blox.com" w:id="9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328"/>
            </w:sdtPr>
            <w:sdtContent>
              <w:r w:rsidDel="00000000" w:rsidR="00000000" w:rsidRPr="00000000">
                <w:rPr>
                  <w:rtl w:val="0"/>
                </w:rPr>
              </w:r>
            </w:sdtContent>
          </w:sdt>
        </w:p>
      </w:sdtContent>
    </w:sdt>
    <w:p w:rsidR="00000000" w:rsidDel="00000000" w:rsidP="00000000" w:rsidRDefault="00000000" w:rsidRPr="00000000" w14:paraId="000013DA">
      <w:pPr>
        <w:pStyle w:val="Heading2"/>
        <w:ind w:left="0" w:firstLine="0"/>
        <w:rPr/>
      </w:pPr>
      <w:bookmarkStart w:colFirst="0" w:colLast="0" w:name="_heading=h.6udnv5yl5cv5" w:id="228"/>
      <w:bookmarkEnd w:id="228"/>
      <w:r w:rsidDel="00000000" w:rsidR="00000000" w:rsidRPr="00000000">
        <w:rPr>
          <w:rtl w:val="0"/>
        </w:rPr>
        <w:t xml:space="preserve">4.4 Packet delivery retry</w:t>
      </w:r>
    </w:p>
    <w:p w:rsidR="00000000" w:rsidDel="00000000" w:rsidP="00000000" w:rsidRDefault="00000000" w:rsidRPr="00000000" w14:paraId="000013DB">
      <w:pPr>
        <w:rPr/>
      </w:pPr>
      <w:r w:rsidDel="00000000" w:rsidR="00000000" w:rsidRPr="00000000">
        <w:rPr>
          <w:rtl w:val="0"/>
        </w:rPr>
        <w:t xml:space="preserve">There are two situations when packets that require acknowledgement</w:t>
      </w:r>
      <w:sdt>
        <w:sdtPr>
          <w:tag w:val="goog_rdk_330"/>
        </w:sdtPr>
        <w:sdtContent>
          <w:ins w:author="davide.lenzarini@u-blox.com" w:id="97" w:date="2024-08-07T13:46:36Z">
            <w:r w:rsidDel="00000000" w:rsidR="00000000" w:rsidRPr="00000000">
              <w:rPr>
                <w:rtl w:val="0"/>
              </w:rPr>
              <w:t xml:space="preserve"> (CONNECT, REGISTER, PUBLISH QoS 1 and 2, SUBSCRIBE, UNSUBSCRIBE, PUBREC, PUBREL, </w:t>
            </w:r>
          </w:ins>
          <w:sdt>
            <w:sdtPr>
              <w:tag w:val="goog_rdk_331"/>
            </w:sdtPr>
            <w:sdtContent>
              <w:commentRangeStart w:id="148"/>
            </w:sdtContent>
          </w:sdt>
          <w:ins w:author="davide.lenzarini@u-blox.com" w:id="97" w:date="2024-08-07T13:46:36Z">
            <w:r w:rsidDel="00000000" w:rsidR="00000000" w:rsidRPr="00000000">
              <w:rPr>
                <w:rtl w:val="0"/>
              </w:rPr>
              <w:t xml:space="preserve">PINGREQ</w:t>
            </w:r>
            <w:commentRangeEnd w:id="148"/>
            <w:r w:rsidDel="00000000" w:rsidR="00000000" w:rsidRPr="00000000">
              <w:commentReference w:id="148"/>
            </w:r>
            <w:r w:rsidDel="00000000" w:rsidR="00000000" w:rsidRPr="00000000">
              <w:rPr>
                <w:rtl w:val="0"/>
              </w:rPr>
              <w:t xml:space="preserve">, AUTH)</w:t>
            </w:r>
          </w:ins>
        </w:sdtContent>
      </w:sdt>
      <w:r w:rsidDel="00000000" w:rsidR="00000000" w:rsidRPr="00000000">
        <w:rPr>
          <w:rtl w:val="0"/>
        </w:rPr>
        <w:t xml:space="preserve"> are resent by the sender:</w:t>
      </w:r>
    </w:p>
    <w:p w:rsidR="00000000" w:rsidDel="00000000" w:rsidP="00000000" w:rsidRDefault="00000000" w:rsidRPr="00000000" w14:paraId="000013DC">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DD">
      <w:pPr>
        <w:numPr>
          <w:ilvl w:val="0"/>
          <w:numId w:val="32"/>
        </w:numPr>
        <w:spacing w:before="0" w:beforeAutospacing="0"/>
        <w:ind w:left="720" w:hanging="360"/>
        <w:rPr>
          <w:u w:val="none"/>
        </w:rPr>
      </w:pPr>
      <w:r w:rsidDel="00000000" w:rsidR="00000000" w:rsidRPr="00000000">
        <w:rPr>
          <w:rtl w:val="0"/>
        </w:rPr>
        <w:t xml:space="preserve">when no acknowledgment is received by the </w:t>
      </w:r>
      <w:sdt>
        <w:sdtPr>
          <w:tag w:val="goog_rdk_332"/>
        </w:sdtPr>
        <w:sdtContent>
          <w:del w:author="davide.lenzarini@u-blox.com" w:id="98" w:date="2024-08-07T13:49:42Z">
            <w:r w:rsidDel="00000000" w:rsidR="00000000" w:rsidRPr="00000000">
              <w:rPr>
                <w:rtl w:val="0"/>
              </w:rPr>
              <w:delText xml:space="preserve">by the </w:delText>
            </w:r>
          </w:del>
        </w:sdtContent>
      </w:sdt>
      <w:r w:rsidDel="00000000" w:rsidR="00000000" w:rsidRPr="00000000">
        <w:rPr>
          <w:rtl w:val="0"/>
        </w:rPr>
        <w:t xml:space="preserve">requester within a configured timeout period during the existence of a Virtual Connection</w:t>
      </w:r>
    </w:p>
    <w:p w:rsidR="00000000" w:rsidDel="00000000" w:rsidP="00000000" w:rsidRDefault="00000000" w:rsidRPr="00000000" w14:paraId="000013DE">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DF">
      <w:pPr>
        <w:pStyle w:val="Heading3"/>
        <w:ind w:left="0" w:firstLine="0"/>
        <w:rPr/>
      </w:pPr>
      <w:bookmarkStart w:colFirst="0" w:colLast="0" w:name="_heading=h.kc8msbstg9e" w:id="229"/>
      <w:bookmarkEnd w:id="229"/>
      <w:r w:rsidDel="00000000" w:rsidR="00000000" w:rsidRPr="00000000">
        <w:rPr>
          <w:rtl w:val="0"/>
        </w:rPr>
        <w:t xml:space="preserve">4.4.1 Virtual Connection End</w:t>
      </w:r>
    </w:p>
    <w:p w:rsidR="00000000" w:rsidDel="00000000" w:rsidP="00000000" w:rsidRDefault="00000000" w:rsidRPr="00000000" w14:paraId="000013E0">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333"/>
        </w:sdtPr>
        <w:sdtContent>
          <w:commentRangeStart w:id="149"/>
        </w:sdtContent>
      </w:sdt>
      <w:r w:rsidDel="00000000" w:rsidR="00000000" w:rsidRPr="00000000">
        <w:rPr>
          <w:sz w:val="22"/>
          <w:szCs w:val="22"/>
          <w:highlight w:val="yellow"/>
          <w:rtl w:val="0"/>
        </w:rPr>
        <w:t xml:space="preserve">unacknowledged PUBLISH packets</w:t>
      </w:r>
      <w:commentRangeEnd w:id="149"/>
      <w:r w:rsidDel="00000000" w:rsidR="00000000" w:rsidRPr="00000000">
        <w:commentReference w:id="149"/>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E1">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E2">
      <w:pPr>
        <w:spacing w:after="240" w:before="240" w:lineRule="auto"/>
        <w:ind w:left="0" w:right="0" w:firstLine="0"/>
        <w:rPr/>
      </w:pPr>
      <w:sdt>
        <w:sdtPr>
          <w:tag w:val="goog_rdk_334"/>
        </w:sdtPr>
        <w:sdtContent>
          <w:commentRangeStart w:id="150"/>
        </w:sdtContent>
      </w:sdt>
      <w:r w:rsidDel="00000000" w:rsidR="00000000" w:rsidRPr="00000000">
        <w:rPr>
          <w:sz w:val="22"/>
          <w:szCs w:val="22"/>
          <w:highlight w:val="yellow"/>
          <w:rtl w:val="0"/>
        </w:rPr>
        <w:t xml:space="preserve">The DUP flag MUST be set to 1 by the Client or Server when it attempts to re-deliver or retransmit a PUBLISH </w:t>
      </w:r>
      <w:sdt>
        <w:sdtPr>
          <w:tag w:val="goog_rdk_335"/>
        </w:sdtPr>
        <w:sdtContent>
          <w:ins w:author="davide.lenzarini@u-blox.com" w:id="99" w:date="2024-08-07T13:52:05Z">
            <w:r w:rsidDel="00000000" w:rsidR="00000000" w:rsidRPr="00000000">
              <w:rPr>
                <w:sz w:val="22"/>
                <w:szCs w:val="22"/>
                <w:highlight w:val="yellow"/>
                <w:rtl w:val="0"/>
              </w:rPr>
              <w:t xml:space="preserve">QoS 2 </w:t>
            </w:r>
          </w:ins>
        </w:sdtContent>
      </w:sdt>
      <w:r w:rsidDel="00000000" w:rsidR="00000000" w:rsidRPr="00000000">
        <w:rPr>
          <w:sz w:val="22"/>
          <w:szCs w:val="22"/>
          <w:highlight w:val="yellow"/>
          <w:rtl w:val="0"/>
        </w:rPr>
        <w:t xml:space="preserve">packet. </w:t>
      </w:r>
      <w:sdt>
        <w:sdtPr>
          <w:tag w:val="goog_rdk_336"/>
        </w:sdtPr>
        <w:sdtContent>
          <w:commentRangeStart w:id="151"/>
        </w:sdtContent>
      </w:sdt>
      <w:r w:rsidDel="00000000" w:rsidR="00000000" w:rsidRPr="00000000">
        <w:rPr>
          <w:sz w:val="22"/>
          <w:szCs w:val="22"/>
          <w:highlight w:val="yellow"/>
          <w:rtl w:val="0"/>
        </w:rPr>
        <w:t xml:space="preserve">The DUP flag must be set to 0 for all QoS </w:t>
      </w:r>
      <w:sdt>
        <w:sdtPr>
          <w:tag w:val="goog_rdk_337"/>
        </w:sdtPr>
        <w:sdtContent>
          <w:ins w:author="davide.lenzarini@u-blox.com" w:id="100" w:date="2024-08-07T13:52:14Z">
            <w:r w:rsidDel="00000000" w:rsidR="00000000" w:rsidRPr="00000000">
              <w:rPr>
                <w:sz w:val="22"/>
                <w:szCs w:val="22"/>
                <w:highlight w:val="yellow"/>
                <w:rtl w:val="0"/>
              </w:rPr>
              <w:t xml:space="preserve">1</w:t>
            </w:r>
          </w:ins>
        </w:sdtContent>
      </w:sdt>
      <w:sdt>
        <w:sdtPr>
          <w:tag w:val="goog_rdk_338"/>
        </w:sdtPr>
        <w:sdtContent>
          <w:del w:author="davide.lenzarini@u-blox.com" w:id="100" w:date="2024-08-07T13:52:14Z">
            <w:r w:rsidDel="00000000" w:rsidR="00000000" w:rsidRPr="00000000">
              <w:rPr>
                <w:sz w:val="22"/>
                <w:szCs w:val="22"/>
                <w:highlight w:val="yellow"/>
                <w:rtl w:val="0"/>
              </w:rPr>
              <w:delText xml:space="preserve">0</w:delText>
            </w:r>
          </w:del>
        </w:sdtContent>
      </w:sdt>
      <w:r w:rsidDel="00000000" w:rsidR="00000000" w:rsidRPr="00000000">
        <w:rPr>
          <w:sz w:val="22"/>
          <w:szCs w:val="22"/>
          <w:highlight w:val="yellow"/>
          <w:rtl w:val="0"/>
        </w:rPr>
        <w:t xml:space="preserve"> packets</w:t>
      </w:r>
      <w:commentRangeEnd w:id="151"/>
      <w:r w:rsidDel="00000000" w:rsidR="00000000" w:rsidRPr="00000000">
        <w:commentReference w:id="151"/>
      </w:r>
      <w:r w:rsidDel="00000000" w:rsidR="00000000" w:rsidRPr="00000000">
        <w:rPr>
          <w:sz w:val="22"/>
          <w:szCs w:val="22"/>
          <w:highlight w:val="yellow"/>
          <w:rtl w:val="0"/>
        </w:rPr>
        <w:t xml:space="preserve">.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50"/>
      <w:r w:rsidDel="00000000" w:rsidR="00000000" w:rsidRPr="00000000">
        <w:commentReference w:id="150"/>
      </w:r>
      <w:r w:rsidDel="00000000" w:rsidR="00000000" w:rsidRPr="00000000">
        <w:rPr>
          <w:rtl w:val="0"/>
        </w:rPr>
      </w:r>
    </w:p>
    <w:p w:rsidR="00000000" w:rsidDel="00000000" w:rsidP="00000000" w:rsidRDefault="00000000" w:rsidRPr="00000000" w14:paraId="000013E3">
      <w:pPr>
        <w:spacing w:after="240" w:before="240" w:lineRule="auto"/>
        <w:ind w:left="720" w:right="0" w:firstLine="0"/>
        <w:rPr/>
      </w:pPr>
      <w:sdt>
        <w:sdtPr>
          <w:tag w:val="goog_rdk_339"/>
        </w:sdtPr>
        <w:sdtContent>
          <w:commentRangeStart w:id="152"/>
        </w:sdtContent>
      </w:sdt>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4">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5">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6">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7">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9">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A">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C">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E">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F">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2">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5">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7">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8">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9">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B">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C">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D">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0E">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0F">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commentRangeEnd w:id="152"/>
      <w:r w:rsidDel="00000000" w:rsidR="00000000" w:rsidRPr="00000000">
        <w:commentReference w:id="152"/>
      </w:r>
      <w:r w:rsidDel="00000000" w:rsidR="00000000" w:rsidRPr="00000000">
        <w:rPr>
          <w:rtl w:val="0"/>
        </w:rPr>
      </w:r>
    </w:p>
    <w:p w:rsidR="00000000" w:rsidDel="00000000" w:rsidP="00000000" w:rsidRDefault="00000000" w:rsidRPr="00000000" w14:paraId="00001410">
      <w:pPr>
        <w:pStyle w:val="Heading3"/>
        <w:keepLines w:val="1"/>
        <w:spacing w:after="64" w:before="0" w:line="259" w:lineRule="auto"/>
        <w:ind w:left="0" w:firstLine="0"/>
        <w:rPr/>
      </w:pPr>
      <w:bookmarkStart w:colFirst="0" w:colLast="0" w:name="_heading=h.17nz8yj" w:id="230"/>
      <w:bookmarkEnd w:id="230"/>
      <w:r w:rsidDel="00000000" w:rsidR="00000000" w:rsidRPr="00000000">
        <w:rPr>
          <w:rtl w:val="0"/>
        </w:rPr>
        <w:t xml:space="preserve">4.4.1 Unacknowledged Packets</w:t>
      </w:r>
    </w:p>
    <w:p w:rsidR="00000000" w:rsidDel="00000000" w:rsidP="00000000" w:rsidRDefault="00000000" w:rsidRPr="00000000" w14:paraId="0000141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340"/>
        </w:sdtPr>
        <w:sdtContent>
          <w:ins w:author="davide.lenzarini@u-blox.com" w:id="101" w:date="2024-08-07T14:00:25Z">
            <w:r w:rsidDel="00000000" w:rsidR="00000000" w:rsidRPr="00000000">
              <w:rPr>
                <w:rFonts w:ascii="Arial" w:cs="Arial" w:eastAsia="Arial" w:hAnsi="Arial"/>
                <w:rtl w:val="0"/>
              </w:rPr>
              <w:t xml:space="preserve">in the following use cases.</w:t>
            </w:r>
          </w:ins>
        </w:sdtContent>
      </w:sdt>
      <w:sdt>
        <w:sdtPr>
          <w:tag w:val="goog_rdk_341"/>
        </w:sdtPr>
        <w:sdtContent>
          <w:del w:author="davide.lenzarini@u-blox.com" w:id="101"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4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w:t>
      </w:r>
      <w:sdt>
        <w:sdtPr>
          <w:tag w:val="goog_rdk_342"/>
        </w:sdtPr>
        <w:sdtContent>
          <w:ins w:author="davide.lenzarini@u-blox.com" w:id="102"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sdt>
        <w:sdtPr>
          <w:tag w:val="goog_rdk_343"/>
        </w:sdtPr>
        <w:sdtContent>
          <w:commentRangeStart w:id="153"/>
        </w:sdtContent>
      </w:sdt>
      <w:r w:rsidDel="00000000" w:rsidR="00000000" w:rsidRPr="00000000">
        <w:rPr>
          <w:rFonts w:ascii="Arial" w:cs="Arial" w:eastAsia="Arial" w:hAnsi="Arial"/>
          <w:highlight w:val="yellow"/>
          <w:rtl w:val="0"/>
        </w:rPr>
        <w:t xml:space="preserve">UNSUBSCRIBE </w:t>
      </w:r>
      <w:sdt>
        <w:sdtPr>
          <w:tag w:val="goog_rdk_344"/>
        </w:sdtPr>
        <w:sdtContent>
          <w:commentRangeStart w:id="154"/>
        </w:sdtContent>
      </w:sdt>
      <w:r w:rsidDel="00000000" w:rsidR="00000000" w:rsidRPr="00000000">
        <w:rPr>
          <w:rFonts w:ascii="Arial" w:cs="Arial" w:eastAsia="Arial" w:hAnsi="Arial"/>
          <w:highlight w:val="yellow"/>
          <w:rtl w:val="0"/>
        </w:rPr>
        <w:t xml:space="preserve">Packets</w:t>
      </w:r>
      <w:commentRangeEnd w:id="153"/>
      <w:r w:rsidDel="00000000" w:rsidR="00000000" w:rsidRPr="00000000">
        <w:commentReference w:id="153"/>
      </w:r>
      <w:commentRangeEnd w:id="154"/>
      <w:r w:rsidDel="00000000" w:rsidR="00000000" w:rsidRPr="00000000">
        <w:commentReference w:id="154"/>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w:t>
      </w:r>
      <w:sdt>
        <w:sdtPr>
          <w:tag w:val="goog_rdk_345"/>
        </w:sdtPr>
        <w:sdtContent>
          <w:ins w:author="davide.lenzarini@u-blox.com" w:id="103"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346"/>
        </w:sdtPr>
        <w:sdtContent>
          <w:commentRangeStart w:id="155"/>
        </w:sdtContent>
      </w:sdt>
      <w:r w:rsidDel="00000000" w:rsidR="00000000" w:rsidRPr="00000000">
        <w:rPr>
          <w:rFonts w:ascii="Arial" w:cs="Arial" w:eastAsia="Arial" w:hAnsi="Arial"/>
          <w:highlight w:val="yellow"/>
          <w:rtl w:val="0"/>
        </w:rPr>
        <w:t xml:space="preserve">Packets</w:t>
      </w:r>
      <w:commentRangeEnd w:id="155"/>
      <w:r w:rsidDel="00000000" w:rsidR="00000000" w:rsidRPr="00000000">
        <w:commentReference w:id="155"/>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347"/>
        </w:sdtPr>
        <w:sdtContent>
          <w:commentRangeStart w:id="156"/>
        </w:sdtContent>
      </w:sdt>
      <w:r w:rsidDel="00000000" w:rsidR="00000000" w:rsidRPr="00000000">
        <w:rPr>
          <w:rFonts w:ascii="Arial" w:cs="Arial" w:eastAsia="Arial" w:hAnsi="Arial"/>
          <w:highlight w:val="yellow"/>
          <w:rtl w:val="0"/>
        </w:rPr>
        <w:t xml:space="preserve">or the Virtual Connection deleted</w:t>
      </w:r>
      <w:commentRangeEnd w:id="156"/>
      <w:r w:rsidDel="00000000" w:rsidR="00000000" w:rsidRPr="00000000">
        <w:commentReference w:id="156"/>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348"/>
        </w:sdtPr>
        <w:sdtContent>
          <w:commentRangeStart w:id="157"/>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57"/>
      <w:r w:rsidDel="00000000" w:rsidR="00000000" w:rsidRPr="00000000">
        <w:commentReference w:id="157"/>
      </w:r>
      <w:r w:rsidDel="00000000" w:rsidR="00000000" w:rsidRPr="00000000">
        <w:rPr>
          <w:rtl w:val="0"/>
        </w:rPr>
      </w:r>
    </w:p>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w:t>
      </w:r>
      <w:sdt>
        <w:sdtPr>
          <w:tag w:val="goog_rdk_349"/>
        </w:sdtPr>
        <w:sdtContent>
          <w:ins w:author="davide.lenzarini@u-blox.com" w:id="104" w:date="2024-08-07T14:01:40Z">
            <w:r w:rsidDel="00000000" w:rsidR="00000000" w:rsidRPr="00000000">
              <w:rPr>
                <w:rFonts w:ascii="Arial" w:cs="Arial" w:eastAsia="Arial" w:hAnsi="Arial"/>
                <w:highlight w:val="yellow"/>
                <w:rtl w:val="0"/>
              </w:rPr>
              <w:t xml:space="preserve">and PUBLISH QoS -1 </w:t>
            </w:r>
          </w:ins>
        </w:sdtContent>
      </w:sdt>
      <w:r w:rsidDel="00000000" w:rsidR="00000000" w:rsidRPr="00000000">
        <w:rPr>
          <w:rFonts w:ascii="Arial" w:cs="Arial" w:eastAsia="Arial" w:hAnsi="Arial"/>
          <w:highlight w:val="yellow"/>
          <w:rtl w:val="0"/>
        </w:rPr>
        <w:t xml:space="preserve">Packets MUST NOT be retransmitted.</w:t>
      </w:r>
    </w:p>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350"/>
        </w:sdtPr>
        <w:sdtContent>
          <w:commentRangeStart w:id="158"/>
        </w:sdtContent>
      </w:sdt>
      <w:r w:rsidDel="00000000" w:rsidR="00000000" w:rsidRPr="00000000">
        <w:rPr>
          <w:rFonts w:ascii="Arial" w:cs="Arial" w:eastAsia="Arial" w:hAnsi="Arial"/>
          <w:rtl w:val="0"/>
        </w:rPr>
        <w:t xml:space="preserve">also </w:t>
      </w:r>
      <w:commentRangeEnd w:id="158"/>
      <w:r w:rsidDel="00000000" w:rsidR="00000000" w:rsidRPr="00000000">
        <w:commentReference w:id="158"/>
      </w:r>
      <w:r w:rsidDel="00000000" w:rsidR="00000000" w:rsidRPr="00000000">
        <w:rPr>
          <w:rFonts w:ascii="Arial" w:cs="Arial" w:eastAsia="Arial" w:hAnsi="Arial"/>
          <w:rtl w:val="0"/>
        </w:rPr>
        <w:t xml:space="preserve">be used to determine whether the </w:t>
      </w:r>
      <w:sdt>
        <w:sdtPr>
          <w:tag w:val="goog_rdk_351"/>
        </w:sdtPr>
        <w:sdtContent>
          <w:commentRangeStart w:id="159"/>
        </w:sdtContent>
      </w:sdt>
      <w:r w:rsidDel="00000000" w:rsidR="00000000" w:rsidRPr="00000000">
        <w:rPr>
          <w:rFonts w:ascii="Arial" w:cs="Arial" w:eastAsia="Arial" w:hAnsi="Arial"/>
          <w:rtl w:val="0"/>
        </w:rPr>
        <w:t xml:space="preserve">Virtual Connection is alive</w:t>
      </w:r>
      <w:commentRangeEnd w:id="159"/>
      <w:r w:rsidDel="00000000" w:rsidR="00000000" w:rsidRPr="00000000">
        <w:commentReference w:id="159"/>
      </w:r>
      <w:r w:rsidDel="00000000" w:rsidR="00000000" w:rsidRPr="00000000">
        <w:rPr>
          <w:rFonts w:ascii="Arial" w:cs="Arial" w:eastAsia="Arial" w:hAnsi="Arial"/>
          <w:rtl w:val="0"/>
        </w:rPr>
        <w:t xml:space="preserve">.</w:t>
      </w:r>
    </w:p>
    <w:p w:rsidR="00000000" w:rsidDel="00000000" w:rsidP="00000000" w:rsidRDefault="00000000" w:rsidRPr="00000000" w14:paraId="0000141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sdt>
        <w:sdtPr>
          <w:tag w:val="goog_rdk_352"/>
        </w:sdtPr>
        <w:sdtContent>
          <w:ins w:author="davide.lenzarini@u-blox.com" w:id="105" w:date="2024-08-07T14:04:19Z">
            <w:r w:rsidDel="00000000" w:rsidR="00000000" w:rsidRPr="00000000">
              <w:fldChar w:fldCharType="begin"/>
            </w:r>
            <w:r w:rsidDel="00000000" w:rsidR="00000000" w:rsidRPr="00000000">
              <w:instrText xml:space="preserve">HYPERLINK \l "_heading=h.1csj400"</w:instrText>
            </w:r>
            <w:r w:rsidDel="00000000" w:rsidR="00000000" w:rsidRPr="00000000">
              <w:fldChar w:fldCharType="separate"/>
            </w:r>
            <w:r w:rsidDel="00000000" w:rsidR="00000000" w:rsidRPr="00000000">
              <w:rPr>
                <w:rFonts w:ascii="Arial" w:cs="Arial" w:eastAsia="Arial" w:hAnsi="Arial"/>
                <w:rtl w:val="0"/>
              </w:rPr>
              <w:t xml:space="preserve">Appendix F.4</w:t>
            </w:r>
            <w:r w:rsidDel="00000000" w:rsidR="00000000" w:rsidRPr="00000000">
              <w:fldChar w:fldCharType="end"/>
            </w:r>
          </w:ins>
        </w:sdtContent>
      </w:sdt>
      <w:sdt>
        <w:sdtPr>
          <w:tag w:val="goog_rdk_353"/>
        </w:sdtPr>
        <w:sdtContent>
          <w:del w:author="davide.lenzarini@u-blox.com" w:id="105" w:date="2024-08-07T14:04:19Z">
            <w:r w:rsidDel="00000000" w:rsidR="00000000" w:rsidRPr="00000000">
              <w:fldChar w:fldCharType="begin"/>
            </w:r>
            <w:r w:rsidDel="00000000" w:rsidR="00000000" w:rsidRPr="00000000">
              <w:delInstrText xml:space="preserve">HYPERLINK \l "_heading=h.1csj400"</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Appendix E.F4</w:delText>
            </w:r>
            <w:r w:rsidDel="00000000" w:rsidR="00000000" w:rsidRPr="00000000">
              <w:fldChar w:fldCharType="end"/>
            </w:r>
          </w:del>
        </w:sdtContent>
      </w:sdt>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1D">
      <w:pPr>
        <w:pStyle w:val="Heading2"/>
        <w:ind w:left="0" w:firstLine="0"/>
        <w:rPr/>
      </w:pPr>
      <w:bookmarkStart w:colFirst="0" w:colLast="0" w:name="_heading=h.xoc2pfhnyfst" w:id="231"/>
      <w:bookmarkEnd w:id="231"/>
      <w:r w:rsidDel="00000000" w:rsidR="00000000" w:rsidRPr="00000000">
        <w:rPr>
          <w:rtl w:val="0"/>
        </w:rPr>
        <w:t xml:space="preserve">4.5 Application Message receipt</w:t>
      </w:r>
    </w:p>
    <w:p w:rsidR="00000000" w:rsidDel="00000000" w:rsidP="00000000" w:rsidRDefault="00000000" w:rsidRPr="00000000" w14:paraId="0000141E">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1F">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20">
      <w:pPr>
        <w:pStyle w:val="Heading2"/>
        <w:ind w:left="0" w:firstLine="0"/>
        <w:rPr/>
      </w:pPr>
      <w:bookmarkStart w:colFirst="0" w:colLast="0" w:name="_heading=h.rrfw7sclv8s" w:id="232"/>
      <w:bookmarkEnd w:id="232"/>
      <w:r w:rsidDel="00000000" w:rsidR="00000000" w:rsidRPr="00000000">
        <w:rPr>
          <w:rtl w:val="0"/>
        </w:rPr>
        <w:t xml:space="preserve">4.6 Application Message ordering</w:t>
      </w:r>
    </w:p>
    <w:p w:rsidR="00000000" w:rsidDel="00000000" w:rsidP="00000000" w:rsidRDefault="00000000" w:rsidRPr="00000000" w14:paraId="00001421">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22">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23">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24">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25">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w:t>
      </w:r>
      <w:sdt>
        <w:sdtPr>
          <w:tag w:val="goog_rdk_354"/>
        </w:sdtPr>
        <w:sdtContent>
          <w:del w:author="davide.lenzarini@u-blox.com" w:id="106" w:date="2024-08-07T14:06:53Z">
            <w:r w:rsidDel="00000000" w:rsidR="00000000" w:rsidRPr="00000000">
              <w:rPr>
                <w:rtl w:val="0"/>
              </w:rPr>
              <w:delText xml:space="preserve">.</w:delText>
            </w:r>
          </w:del>
        </w:sdtContent>
      </w:sdt>
      <w:r w:rsidDel="00000000" w:rsidR="00000000" w:rsidRPr="00000000">
        <w:rPr>
          <w:rtl w:val="0"/>
        </w:rPr>
        <w:t xml:space="preserve">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26">
      <w:pPr>
        <w:pStyle w:val="Heading2"/>
        <w:keepNext w:val="0"/>
        <w:spacing w:after="80" w:before="360" w:lineRule="auto"/>
        <w:ind w:left="0" w:right="990" w:firstLine="0"/>
        <w:rPr/>
      </w:pPr>
      <w:bookmarkStart w:colFirst="0" w:colLast="0" w:name="_heading=h.g7vjj8m1vj3z" w:id="233"/>
      <w:bookmarkEnd w:id="233"/>
      <w:r w:rsidDel="00000000" w:rsidR="00000000" w:rsidRPr="00000000">
        <w:rPr>
          <w:rtl w:val="0"/>
        </w:rPr>
        <w:t xml:space="preserve">4.7 Topic Names and Topic Filters</w:t>
      </w:r>
    </w:p>
    <w:p w:rsidR="00000000" w:rsidDel="00000000" w:rsidP="00000000" w:rsidRDefault="00000000" w:rsidRPr="00000000" w14:paraId="00001427">
      <w:pPr>
        <w:pStyle w:val="Heading3"/>
        <w:ind w:left="0" w:firstLine="0"/>
        <w:rPr/>
      </w:pPr>
      <w:bookmarkStart w:colFirst="0" w:colLast="0" w:name="_heading=h.q0s32id4lv9p" w:id="234"/>
      <w:bookmarkEnd w:id="234"/>
      <w:r w:rsidDel="00000000" w:rsidR="00000000" w:rsidRPr="00000000">
        <w:rPr>
          <w:rtl w:val="0"/>
        </w:rPr>
        <w:t xml:space="preserve">4.7.1 Topic wildcards</w:t>
      </w:r>
    </w:p>
    <w:p w:rsidR="00000000" w:rsidDel="00000000" w:rsidP="00000000" w:rsidRDefault="00000000" w:rsidRPr="00000000" w14:paraId="00001428">
      <w:pPr>
        <w:spacing w:after="240" w:before="240" w:lineRule="auto"/>
        <w:rPr>
          <w:rFonts w:ascii="Arial" w:cs="Arial" w:eastAsia="Arial" w:hAnsi="Arial"/>
        </w:rPr>
      </w:pPr>
      <w:sdt>
        <w:sdtPr>
          <w:tag w:val="goog_rdk_355"/>
        </w:sdtPr>
        <w:sdtContent>
          <w:commentRangeStart w:id="160"/>
        </w:sdtContent>
      </w:sdt>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commentRangeEnd w:id="160"/>
      <w:r w:rsidDel="00000000" w:rsidR="00000000" w:rsidRPr="00000000">
        <w:commentReference w:id="160"/>
      </w:r>
      <w:r w:rsidDel="00000000" w:rsidR="00000000" w:rsidRPr="00000000">
        <w:rPr>
          <w:rtl w:val="0"/>
        </w:rPr>
      </w:r>
    </w:p>
    <w:p w:rsidR="00000000" w:rsidDel="00000000" w:rsidP="00000000" w:rsidRDefault="00000000" w:rsidRPr="00000000" w14:paraId="00001429">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2A">
      <w:pPr>
        <w:spacing w:after="240" w:before="240" w:lineRule="auto"/>
        <w:rPr>
          <w:rFonts w:ascii="Arial" w:cs="Arial" w:eastAsia="Arial" w:hAnsi="Arial"/>
        </w:rPr>
      </w:pPr>
      <w:sdt>
        <w:sdtPr>
          <w:tag w:val="goog_rdk_356"/>
        </w:sdtPr>
        <w:sdtContent>
          <w:commentRangeStart w:id="161"/>
        </w:sdtContent>
      </w:sdt>
      <w:sdt>
        <w:sdtPr>
          <w:tag w:val="goog_rdk_357"/>
        </w:sdtPr>
        <w:sdtContent>
          <w:commentRangeStart w:id="162"/>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61"/>
      <w:r w:rsidDel="00000000" w:rsidR="00000000" w:rsidRPr="00000000">
        <w:commentReference w:id="161"/>
      </w:r>
      <w:commentRangeEnd w:id="162"/>
      <w:r w:rsidDel="00000000" w:rsidR="00000000" w:rsidRPr="00000000">
        <w:commentReference w:id="162"/>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2B">
      <w:pPr>
        <w:pStyle w:val="Heading4"/>
        <w:ind w:left="0" w:firstLine="0"/>
        <w:rPr/>
      </w:pPr>
      <w:bookmarkStart w:colFirst="0" w:colLast="0" w:name="_heading=h.3kbulner4ob4" w:id="235"/>
      <w:bookmarkEnd w:id="235"/>
      <w:r w:rsidDel="00000000" w:rsidR="00000000" w:rsidRPr="00000000">
        <w:rPr>
          <w:rtl w:val="0"/>
        </w:rPr>
        <w:t xml:space="preserve">4.7.1.1 Topic level separator</w:t>
      </w:r>
    </w:p>
    <w:p w:rsidR="00000000" w:rsidDel="00000000" w:rsidP="00000000" w:rsidRDefault="00000000" w:rsidRPr="00000000" w14:paraId="0000142C">
      <w:pPr>
        <w:spacing w:after="240" w:before="240" w:lineRule="auto"/>
        <w:rPr>
          <w:rFonts w:ascii="Arial" w:cs="Arial" w:eastAsia="Arial" w:hAnsi="Arial"/>
        </w:rPr>
      </w:pPr>
      <w:sdt>
        <w:sdtPr>
          <w:tag w:val="goog_rdk_358"/>
        </w:sdtPr>
        <w:sdtContent>
          <w:commentRangeStart w:id="163"/>
        </w:sdtContent>
      </w:sdt>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commentRangeEnd w:id="163"/>
      <w:r w:rsidDel="00000000" w:rsidR="00000000" w:rsidRPr="00000000">
        <w:commentReference w:id="163"/>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2D">
      <w:pPr>
        <w:pStyle w:val="Heading4"/>
        <w:ind w:left="0" w:firstLine="0"/>
        <w:rPr/>
      </w:pPr>
      <w:bookmarkStart w:colFirst="0" w:colLast="0" w:name="_heading=h.ychcrpqsu69r" w:id="236"/>
      <w:bookmarkEnd w:id="236"/>
      <w:r w:rsidDel="00000000" w:rsidR="00000000" w:rsidRPr="00000000">
        <w:rPr>
          <w:rtl w:val="0"/>
        </w:rPr>
        <w:t xml:space="preserve">4.7.1.2 Multi-level wildcard</w:t>
      </w:r>
    </w:p>
    <w:p w:rsidR="00000000" w:rsidDel="00000000" w:rsidP="00000000" w:rsidRDefault="00000000" w:rsidRPr="00000000" w14:paraId="0000142E">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2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31">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32">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33">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34">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5">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36">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37">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38">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39">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3A">
      <w:pPr>
        <w:pStyle w:val="Heading4"/>
        <w:ind w:left="0" w:firstLine="0"/>
        <w:rPr/>
      </w:pPr>
      <w:bookmarkStart w:colFirst="0" w:colLast="0" w:name="_heading=h.x4yye38w41vd" w:id="237"/>
      <w:bookmarkEnd w:id="237"/>
      <w:r w:rsidDel="00000000" w:rsidR="00000000" w:rsidRPr="00000000">
        <w:rPr>
          <w:rtl w:val="0"/>
        </w:rPr>
        <w:t xml:space="preserve">4.7.1.3 Single-level wildcard</w:t>
      </w:r>
    </w:p>
    <w:p w:rsidR="00000000" w:rsidDel="00000000" w:rsidP="00000000" w:rsidRDefault="00000000" w:rsidRPr="00000000" w14:paraId="0000143B">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3C">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3D">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3F">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40">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41">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42">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43">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44">
      <w:pPr>
        <w:pStyle w:val="Heading3"/>
        <w:ind w:left="0" w:firstLine="0"/>
        <w:rPr/>
      </w:pPr>
      <w:bookmarkStart w:colFirst="0" w:colLast="0" w:name="_heading=h.p61p07rh2x26" w:id="238"/>
      <w:bookmarkEnd w:id="238"/>
      <w:r w:rsidDel="00000000" w:rsidR="00000000" w:rsidRPr="00000000">
        <w:rPr>
          <w:rtl w:val="0"/>
        </w:rPr>
        <w:t xml:space="preserve">4.7.2  Topics beginning with $</w:t>
      </w:r>
    </w:p>
    <w:p w:rsidR="00000000" w:rsidDel="00000000" w:rsidP="00000000" w:rsidRDefault="00000000" w:rsidRPr="00000000" w14:paraId="00001445">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46">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7">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48">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4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A">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4B">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4C">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4D">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4E">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4F">
      <w:pPr>
        <w:pStyle w:val="Heading3"/>
        <w:ind w:left="0" w:firstLine="0"/>
        <w:rPr/>
      </w:pPr>
      <w:bookmarkStart w:colFirst="0" w:colLast="0" w:name="_heading=h.rvcur5x0am" w:id="239"/>
      <w:bookmarkEnd w:id="239"/>
      <w:r w:rsidDel="00000000" w:rsidR="00000000" w:rsidRPr="00000000">
        <w:rPr>
          <w:rtl w:val="0"/>
        </w:rPr>
        <w:t xml:space="preserve">4.7.3 Topic semantic and usage</w:t>
      </w:r>
    </w:p>
    <w:p w:rsidR="00000000" w:rsidDel="00000000" w:rsidP="00000000" w:rsidRDefault="00000000" w:rsidRPr="00000000" w14:paraId="00001450">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51">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52">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53">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54">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55">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56">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57">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58">
      <w:pPr>
        <w:spacing w:after="240" w:before="240" w:lineRule="auto"/>
        <w:rPr>
          <w:rFonts w:ascii="Arial" w:cs="Arial" w:eastAsia="Arial" w:hAnsi="Arial"/>
        </w:rPr>
      </w:pPr>
      <w:sdt>
        <w:sdtPr>
          <w:tag w:val="goog_rdk_360"/>
        </w:sdtPr>
        <w:sdtContent>
          <w:del w:author="davide.lenzarini@u-blox.com" w:id="107" w:date="2024-08-07T15: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1459">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5A">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5C">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D">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5E">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5F">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60">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61">
      <w:pPr>
        <w:pStyle w:val="Heading2"/>
        <w:ind w:left="0" w:firstLine="0"/>
        <w:rPr/>
      </w:pPr>
      <w:bookmarkStart w:colFirst="0" w:colLast="0" w:name="_heading=h.zh9mgr3i86c2" w:id="240"/>
      <w:bookmarkEnd w:id="240"/>
      <w:r w:rsidDel="00000000" w:rsidR="00000000" w:rsidRPr="00000000">
        <w:rPr>
          <w:rtl w:val="0"/>
        </w:rPr>
        <w:t xml:space="preserve">4.8 Subscriptions</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64">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65">
      <w:pPr>
        <w:pStyle w:val="Heading2"/>
        <w:spacing w:after="80" w:before="360" w:lineRule="auto"/>
        <w:ind w:left="0" w:firstLine="0"/>
        <w:rPr/>
      </w:pPr>
      <w:bookmarkStart w:colFirst="0" w:colLast="0" w:name="_heading=h.bfojn6tjnvgm" w:id="241"/>
      <w:bookmarkEnd w:id="241"/>
      <w:r w:rsidDel="00000000" w:rsidR="00000000" w:rsidRPr="00000000">
        <w:rPr>
          <w:rtl w:val="0"/>
        </w:rPr>
        <w:t xml:space="preserve">4.9 Flow Control</w:t>
      </w:r>
    </w:p>
    <w:p w:rsidR="00000000" w:rsidDel="00000000" w:rsidP="00000000" w:rsidRDefault="00000000" w:rsidRPr="00000000" w14:paraId="00001466">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67">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68">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69">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6A">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6B">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6C">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6D">
      <w:pPr>
        <w:pStyle w:val="Heading2"/>
        <w:ind w:left="0" w:firstLine="0"/>
        <w:rPr/>
      </w:pPr>
      <w:bookmarkStart w:colFirst="0" w:colLast="0" w:name="_heading=h.k5nujtaz6h05" w:id="242"/>
      <w:bookmarkEnd w:id="242"/>
      <w:r w:rsidDel="00000000" w:rsidR="00000000" w:rsidRPr="00000000">
        <w:rPr>
          <w:rtl w:val="0"/>
        </w:rPr>
        <w:t xml:space="preserve">4.10 Server redirection</w:t>
      </w:r>
    </w:p>
    <w:p w:rsidR="00000000" w:rsidDel="00000000" w:rsidP="00000000" w:rsidRDefault="00000000" w:rsidRPr="00000000" w14:paraId="0000146E">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70">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71">
      <w:pPr>
        <w:pStyle w:val="Heading2"/>
        <w:ind w:left="0" w:firstLine="0"/>
        <w:rPr/>
      </w:pPr>
      <w:bookmarkStart w:colFirst="0" w:colLast="0" w:name="_heading=h.n3l7hni8c3ae" w:id="243"/>
      <w:bookmarkEnd w:id="243"/>
      <w:r w:rsidDel="00000000" w:rsidR="00000000" w:rsidRPr="00000000">
        <w:rPr>
          <w:rtl w:val="0"/>
        </w:rPr>
        <w:t xml:space="preserve">4.11 Enhanced authentication</w:t>
      </w:r>
    </w:p>
    <w:p w:rsidR="00000000" w:rsidDel="00000000" w:rsidP="00000000" w:rsidRDefault="00000000" w:rsidRPr="00000000" w14:paraId="00001472">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73">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74">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75">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76">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77">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78">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79">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7A">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7C">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0">
        <w:r w:rsidDel="00000000" w:rsidR="00000000" w:rsidRPr="00000000">
          <w:rPr>
            <w:highlight w:val="yellow"/>
            <w:rtl w:val="0"/>
          </w:rPr>
          <w:t xml:space="preserve"> </w:t>
        </w:r>
      </w:hyperlink>
      <w:hyperlink r:id="rId71">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7D">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7E">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7F">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80">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81">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82">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83">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84">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85">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86">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87">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88">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89">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8A">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8B">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8C">
      <w:pPr>
        <w:pStyle w:val="Heading3"/>
        <w:ind w:left="0" w:firstLine="0"/>
        <w:rPr/>
      </w:pPr>
      <w:bookmarkStart w:colFirst="0" w:colLast="0" w:name="_heading=h.ut22r1f7l7us" w:id="244"/>
      <w:bookmarkEnd w:id="244"/>
      <w:r w:rsidDel="00000000" w:rsidR="00000000" w:rsidRPr="00000000">
        <w:rPr>
          <w:rtl w:val="0"/>
        </w:rPr>
        <w:t xml:space="preserve">4.11.1 Re-authentication</w:t>
      </w:r>
    </w:p>
    <w:p w:rsidR="00000000" w:rsidDel="00000000" w:rsidP="00000000" w:rsidRDefault="00000000" w:rsidRPr="00000000" w14:paraId="0000148D">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8E">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8F">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2">
        <w:r w:rsidDel="00000000" w:rsidR="00000000" w:rsidRPr="00000000">
          <w:rPr>
            <w:highlight w:val="yellow"/>
            <w:rtl w:val="0"/>
          </w:rPr>
          <w:t xml:space="preserve"> </w:t>
        </w:r>
      </w:hyperlink>
      <w:hyperlink r:id="rId7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90">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91">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92">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93">
      <w:pPr>
        <w:pStyle w:val="Heading2"/>
        <w:ind w:left="0" w:firstLine="0"/>
        <w:rPr/>
      </w:pPr>
      <w:bookmarkStart w:colFirst="0" w:colLast="0" w:name="_heading=h.v8vlgf6xm72a" w:id="245"/>
      <w:bookmarkEnd w:id="245"/>
      <w:r w:rsidDel="00000000" w:rsidR="00000000" w:rsidRPr="00000000">
        <w:rPr>
          <w:rtl w:val="0"/>
        </w:rPr>
        <w:t xml:space="preserve">4.12 Handling errors</w:t>
      </w:r>
    </w:p>
    <w:p w:rsidR="00000000" w:rsidDel="00000000" w:rsidP="00000000" w:rsidRDefault="00000000" w:rsidRPr="00000000" w14:paraId="00001494">
      <w:pPr>
        <w:pStyle w:val="Heading3"/>
        <w:ind w:left="0" w:firstLine="0"/>
        <w:rPr/>
      </w:pPr>
      <w:bookmarkStart w:colFirst="0" w:colLast="0" w:name="_heading=h.kbby30dtgah8" w:id="246"/>
      <w:bookmarkEnd w:id="246"/>
      <w:r w:rsidDel="00000000" w:rsidR="00000000" w:rsidRPr="00000000">
        <w:rPr>
          <w:rtl w:val="0"/>
        </w:rPr>
        <w:t xml:space="preserve">4.12.1 Malformed Packet and Protocol Errors</w:t>
      </w:r>
    </w:p>
    <w:p w:rsidR="00000000" w:rsidDel="00000000" w:rsidP="00000000" w:rsidRDefault="00000000" w:rsidRPr="00000000" w14:paraId="00001495">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96">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97">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98">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99">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9A">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9B">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9C">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9D">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9E">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9F">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A0">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A1">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A2">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A3">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A4">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A5">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A6">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A7">
      <w:pPr>
        <w:pStyle w:val="Heading3"/>
        <w:ind w:left="0" w:firstLine="0"/>
        <w:rPr/>
      </w:pPr>
      <w:bookmarkStart w:colFirst="0" w:colLast="0" w:name="_heading=h.j0ufrffgt029" w:id="247"/>
      <w:bookmarkEnd w:id="247"/>
      <w:r w:rsidDel="00000000" w:rsidR="00000000" w:rsidRPr="00000000">
        <w:rPr>
          <w:rtl w:val="0"/>
        </w:rPr>
        <w:t xml:space="preserve">4.12.2 Other errors</w:t>
      </w:r>
    </w:p>
    <w:p w:rsidR="00000000" w:rsidDel="00000000" w:rsidP="00000000" w:rsidRDefault="00000000" w:rsidRPr="00000000" w14:paraId="000014A8">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A9">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AA">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AB">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AC">
      <w:pPr>
        <w:spacing w:after="240" w:before="240" w:lineRule="auto"/>
        <w:ind w:left="0" w:right="0" w:firstLine="0"/>
        <w:rPr/>
      </w:pPr>
      <w:r w:rsidDel="00000000" w:rsidR="00000000" w:rsidRPr="00000000">
        <w:rPr>
          <w:rtl w:val="0"/>
        </w:rPr>
        <w:t xml:space="preserve">Refer to section </w:t>
      </w:r>
      <w:sdt>
        <w:sdtPr>
          <w:tag w:val="goog_rdk_361"/>
        </w:sdtPr>
        <w:sdtContent>
          <w:commentRangeStart w:id="164"/>
        </w:sdtContent>
      </w:sdt>
      <w:sdt>
        <w:sdtPr>
          <w:tag w:val="goog_rdk_362"/>
        </w:sdtPr>
        <w:sdtContent>
          <w:commentRangeStart w:id="165"/>
        </w:sdtContent>
      </w:sdt>
      <w:r w:rsidDel="00000000" w:rsidR="00000000" w:rsidRPr="00000000">
        <w:rPr>
          <w:rtl w:val="0"/>
        </w:rPr>
        <w:t xml:space="preserve">5.4.9</w:t>
      </w:r>
      <w:commentRangeEnd w:id="164"/>
      <w:r w:rsidDel="00000000" w:rsidR="00000000" w:rsidRPr="00000000">
        <w:commentReference w:id="164"/>
      </w:r>
      <w:commentRangeEnd w:id="165"/>
      <w:r w:rsidDel="00000000" w:rsidR="00000000" w:rsidRPr="00000000">
        <w:commentReference w:id="165"/>
      </w:r>
      <w:r w:rsidDel="00000000" w:rsidR="00000000" w:rsidRPr="00000000">
        <w:rPr>
          <w:rtl w:val="0"/>
        </w:rPr>
        <w:t xml:space="preserve"> for information about handling Disallowed Unicode code points.</w:t>
      </w:r>
    </w:p>
    <w:p w:rsidR="00000000" w:rsidDel="00000000" w:rsidP="00000000" w:rsidRDefault="00000000" w:rsidRPr="00000000" w14:paraId="000014AD">
      <w:pPr>
        <w:pStyle w:val="Heading2"/>
        <w:spacing w:after="240" w:before="240" w:lineRule="auto"/>
        <w:ind w:left="0" w:right="0" w:firstLine="0"/>
        <w:rPr>
          <w:rFonts w:ascii="Arial" w:cs="Arial" w:eastAsia="Arial" w:hAnsi="Arial"/>
        </w:rPr>
      </w:pPr>
      <w:bookmarkStart w:colFirst="0" w:colLast="0" w:name="_heading=h.1vpy4wyrild2" w:id="248"/>
      <w:bookmarkEnd w:id="248"/>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A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AF">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B0">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B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B2">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B3">
      <w:pPr>
        <w:spacing w:after="303" w:line="259" w:lineRule="auto"/>
        <w:ind w:left="284" w:right="4" w:firstLine="0"/>
        <w:rPr>
          <w:rFonts w:ascii="Arial" w:cs="Arial" w:eastAsia="Arial" w:hAnsi="Arial"/>
        </w:rPr>
      </w:pPr>
      <w:sdt>
        <w:sdtPr>
          <w:tag w:val="goog_rdk_364"/>
        </w:sdtPr>
        <w:sdtContent>
          <w:del w:author="davide.lenzarini@u-blox.com" w:id="108" w:date="2024-03-14T11:37:29Z"/>
          <w:sdt>
            <w:sdtPr>
              <w:tag w:val="goog_rdk_365"/>
            </w:sdtPr>
            <w:sdtContent>
              <w:commentRangeStart w:id="166"/>
            </w:sdtContent>
          </w:sdt>
          <w:del w:author="davide.lenzarini@u-blox.com" w:id="108" w:date="2024-03-14T11:37:29Z">
            <w:sdt>
              <w:sdtPr>
                <w:tag w:val="goog_rdk_366"/>
              </w:sdtPr>
              <w:sdtContent>
                <w:commentRangeStart w:id="167"/>
              </w:sdtContent>
            </w:sdt>
            <w:r w:rsidDel="00000000" w:rsidR="00000000" w:rsidRPr="00000000">
              <w:rPr>
                <w:rFonts w:ascii="Arial" w:cs="Arial" w:eastAsia="Arial" w:hAnsi="Arial"/>
              </w:rPr>
              <w:drawing>
                <wp:inline distB="0" distT="0" distL="0" distR="0">
                  <wp:extent cx="5729288" cy="5321408"/>
                  <wp:effectExtent b="0" l="0" r="0" t="0"/>
                  <wp:docPr id="29" name="image3.png"/>
                  <a:graphic>
                    <a:graphicData uri="http://schemas.openxmlformats.org/drawingml/2006/picture">
                      <pic:pic>
                        <pic:nvPicPr>
                          <pic:cNvPr id="0" name="image3.png"/>
                          <pic:cNvPicPr preferRelativeResize="0"/>
                        </pic:nvPicPr>
                        <pic:blipFill>
                          <a:blip r:embed="rId76"/>
                          <a:srcRect b="1599" l="-1824" r="-1388" t="0"/>
                          <a:stretch>
                            <a:fillRect/>
                          </a:stretch>
                        </pic:blipFill>
                        <pic:spPr>
                          <a:xfrm>
                            <a:off x="0" y="0"/>
                            <a:ext cx="5729288" cy="5321408"/>
                          </a:xfrm>
                          <a:prstGeom prst="rect"/>
                          <a:ln/>
                        </pic:spPr>
                      </pic:pic>
                    </a:graphicData>
                  </a:graphic>
                </wp:inline>
              </w:drawing>
            </w:r>
          </w:del>
        </w:sdtContent>
      </w:sdt>
      <w:commentRangeEnd w:id="166"/>
      <w:r w:rsidDel="00000000" w:rsidR="00000000" w:rsidRPr="00000000">
        <w:commentReference w:id="166"/>
      </w:r>
      <w:commentRangeEnd w:id="167"/>
      <w:r w:rsidDel="00000000" w:rsidR="00000000" w:rsidRPr="00000000">
        <w:commentReference w:id="167"/>
      </w:r>
      <w:r w:rsidDel="00000000" w:rsidR="00000000" w:rsidRPr="00000000">
        <w:rPr>
          <w:rtl w:val="0"/>
        </w:rPr>
      </w:r>
    </w:p>
    <w:p w:rsidR="00000000" w:rsidDel="00000000" w:rsidP="00000000" w:rsidRDefault="00000000" w:rsidRPr="00000000" w14:paraId="000014B4">
      <w:pPr>
        <w:spacing w:after="203" w:line="265" w:lineRule="auto"/>
        <w:ind w:right="4"/>
        <w:jc w:val="center"/>
        <w:rPr>
          <w:rFonts w:ascii="Arial" w:cs="Arial" w:eastAsia="Arial" w:hAnsi="Arial"/>
        </w:rPr>
      </w:pPr>
      <w:sdt>
        <w:sdtPr>
          <w:tag w:val="goog_rdk_368"/>
        </w:sdtPr>
        <w:sdtContent>
          <w:del w:author="davide.lenzarini@u-blox.com" w:id="109"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B5">
      <w:pPr>
        <w:pStyle w:val="Heading3"/>
        <w:ind w:left="0" w:right="4" w:firstLine="0"/>
        <w:rPr>
          <w:rFonts w:ascii="Arial" w:cs="Arial" w:eastAsia="Arial" w:hAnsi="Arial"/>
        </w:rPr>
      </w:pPr>
      <w:bookmarkStart w:colFirst="0" w:colLast="0" w:name="_heading=h.3pp52gy" w:id="249"/>
      <w:bookmarkEnd w:id="249"/>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B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B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374"/>
      </w:sdtPr>
      <w:sdtContent>
        <w:p w:rsidR="00000000" w:rsidDel="00000000" w:rsidP="00000000" w:rsidRDefault="00000000" w:rsidRPr="00000000" w14:paraId="000014B8">
          <w:pPr>
            <w:spacing w:after="303" w:line="259" w:lineRule="auto"/>
            <w:ind w:right="4"/>
            <w:rPr>
              <w:ins w:author="davide.lenzarini@u-blox.com" w:id="110" w:date="2024-03-14T11:32:00Z"/>
              <w:rFonts w:ascii="Arial" w:cs="Arial" w:eastAsia="Arial" w:hAnsi="Arial"/>
            </w:rPr>
          </w:pPr>
          <w:r w:rsidDel="00000000" w:rsidR="00000000" w:rsidRPr="00000000">
            <w:rPr>
              <w:rFonts w:ascii="Arial" w:cs="Arial" w:eastAsia="Arial" w:hAnsi="Arial"/>
              <w:rtl w:val="0"/>
            </w:rPr>
            <w:t xml:space="preserve">          </w:t>
          </w:r>
          <w:sdt>
            <w:sdtPr>
              <w:tag w:val="goog_rdk_369"/>
            </w:sdtPr>
            <w:sdtContent>
              <w:del w:author="davide.lenzarini@u-blox.com" w:id="110" w:date="2024-03-14T11:32:00Z"/>
              <w:sdt>
                <w:sdtPr>
                  <w:tag w:val="goog_rdk_370"/>
                </w:sdtPr>
                <w:sdtContent>
                  <w:commentRangeStart w:id="168"/>
                </w:sdtContent>
              </w:sdt>
              <w:del w:author="davide.lenzarini@u-blox.com" w:id="110" w:date="2024-03-14T11:32:00Z">
                <w:sdt>
                  <w:sdtPr>
                    <w:tag w:val="goog_rdk_371"/>
                  </w:sdtPr>
                  <w:sdtContent>
                    <w:commentRangeStart w:id="169"/>
                  </w:sdtContent>
                </w:sdt>
                <w:sdt>
                  <w:sdtPr>
                    <w:tag w:val="goog_rdk_372"/>
                  </w:sdtPr>
                  <w:sdtContent>
                    <w:commentRangeStart w:id="170"/>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13.png"/>
                      <a:graphic>
                        <a:graphicData uri="http://schemas.openxmlformats.org/drawingml/2006/picture">
                          <pic:pic>
                            <pic:nvPicPr>
                              <pic:cNvPr descr="A close up of a map&#10;&#10;Description automatically generated" id="0" name="image13.png"/>
                              <pic:cNvPicPr preferRelativeResize="0"/>
                            </pic:nvPicPr>
                            <pic:blipFill>
                              <a:blip r:embed="rId77"/>
                              <a:srcRect b="0" l="0" r="0" t="0"/>
                              <a:stretch>
                                <a:fillRect/>
                              </a:stretch>
                            </pic:blipFill>
                            <pic:spPr>
                              <a:xfrm>
                                <a:off x="0" y="0"/>
                                <a:ext cx="4861756" cy="1810693"/>
                              </a:xfrm>
                              <a:prstGeom prst="rect"/>
                              <a:ln/>
                            </pic:spPr>
                          </pic:pic>
                        </a:graphicData>
                      </a:graphic>
                    </wp:inline>
                  </w:drawing>
                </w:r>
              </w:del>
            </w:sdtContent>
          </w:sdt>
          <w:sdt>
            <w:sdtPr>
              <w:tag w:val="goog_rdk_373"/>
            </w:sdtPr>
            <w:sdtContent>
              <w:ins w:author="davide.lenzarini@u-blox.com" w:id="110" w:date="2024-03-14T11:32:00Z">
                <w:commentRangeEnd w:id="168"/>
                <w:r w:rsidDel="00000000" w:rsidR="00000000" w:rsidRPr="00000000">
                  <w:commentReference w:id="168"/>
                </w:r>
                <w:commentRangeEnd w:id="169"/>
                <w:r w:rsidDel="00000000" w:rsidR="00000000" w:rsidRPr="00000000">
                  <w:commentReference w:id="169"/>
                </w:r>
                <w:commentRangeEnd w:id="170"/>
                <w:r w:rsidDel="00000000" w:rsidR="00000000" w:rsidRPr="00000000">
                  <w:commentReference w:id="170"/>
                </w:r>
                <w:r w:rsidDel="00000000" w:rsidR="00000000" w:rsidRPr="00000000">
                  <w:rPr>
                    <w:rtl w:val="0"/>
                  </w:rPr>
                </w:r>
              </w:ins>
            </w:sdtContent>
          </w:sdt>
        </w:p>
      </w:sdtContent>
    </w:sdt>
    <w:sdt>
      <w:sdtPr>
        <w:tag w:val="goog_rdk_377"/>
      </w:sdtPr>
      <w:sdtContent>
        <w:p w:rsidR="00000000" w:rsidDel="00000000" w:rsidP="00000000" w:rsidRDefault="00000000" w:rsidRPr="00000000" w14:paraId="000014B9">
          <w:pPr>
            <w:spacing w:after="303" w:line="259" w:lineRule="auto"/>
            <w:ind w:right="4"/>
            <w:jc w:val="center"/>
            <w:rPr>
              <w:shd w:fill="auto" w:val="clear"/>
              <w:rPrChange w:author="davide.lenzarini@u-blox.com" w:id="112"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376"/>
            </w:sdtPr>
            <w:sdtContent>
              <w:ins w:author="davide.lenzarini@u-blox.com" w:id="111"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BA">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378"/>
        </w:sdtPr>
        <w:sdtContent>
          <w:ins w:author="davide.lenzarini@u-blox.com" w:id="113" w:date="2024-03-14T11:41:43Z">
            <w:r w:rsidDel="00000000" w:rsidR="00000000" w:rsidRPr="00000000">
              <w:rPr>
                <w:rFonts w:ascii="Arial" w:cs="Arial" w:eastAsia="Arial" w:hAnsi="Arial"/>
                <w:rtl w:val="0"/>
              </w:rPr>
              <w:t xml:space="preserve">XX</w:t>
            </w:r>
          </w:ins>
        </w:sdtContent>
      </w:sdt>
      <w:sdt>
        <w:sdtPr>
          <w:tag w:val="goog_rdk_379"/>
        </w:sdtPr>
        <w:sdtContent>
          <w:del w:author="davide.lenzarini@u-blox.com" w:id="113"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380"/>
        </w:sdtPr>
        <w:sdtContent>
          <w:del w:author="davide.lenzarini@u-blox.com" w:id="114"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381"/>
        </w:sdtPr>
        <w:sdtContent>
          <w:ins w:author="davide.lenzarini@u-blox.com" w:id="115" w:date="2024-03-14T11:35:46Z">
            <w:r w:rsidDel="00000000" w:rsidR="00000000" w:rsidRPr="00000000">
              <w:rPr>
                <w:rFonts w:ascii="Arial" w:cs="Arial" w:eastAsia="Arial" w:hAnsi="Arial"/>
                <w:rtl w:val="0"/>
              </w:rPr>
              <w:t xml:space="preserve"> scenario</w:t>
            </w:r>
          </w:ins>
        </w:sdtContent>
      </w:sdt>
      <w:sdt>
        <w:sdtPr>
          <w:tag w:val="goog_rdk_382"/>
        </w:sdtPr>
        <w:sdtContent>
          <w:del w:author="davide.lenzarini@u-blox.com" w:id="115"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BB">
      <w:pPr>
        <w:pStyle w:val="Heading3"/>
        <w:ind w:left="0" w:right="4" w:firstLine="0"/>
        <w:rPr>
          <w:rFonts w:ascii="Arial" w:cs="Arial" w:eastAsia="Arial" w:hAnsi="Arial"/>
        </w:rPr>
      </w:pPr>
      <w:bookmarkStart w:colFirst="0" w:colLast="0" w:name="_heading=h.24ufcor" w:id="250"/>
      <w:bookmarkEnd w:id="250"/>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384"/>
      </w:sdtPr>
      <w:sdtContent>
        <w:p w:rsidR="00000000" w:rsidDel="00000000" w:rsidP="00000000" w:rsidRDefault="00000000" w:rsidRPr="00000000" w14:paraId="000014BC">
          <w:pPr>
            <w:spacing w:after="460" w:lineRule="auto"/>
            <w:ind w:left="-5" w:right="4" w:firstLine="0"/>
            <w:rPr>
              <w:ins w:author="davide.lenzarini@u-blox.com" w:id="116"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383"/>
            </w:sdtPr>
            <w:sdtContent>
              <w:ins w:author="davide.lenzarini@u-blox.com" w:id="116" w:date="2024-03-14T11:38:25Z">
                <w:r w:rsidDel="00000000" w:rsidR="00000000" w:rsidRPr="00000000">
                  <w:rPr>
                    <w:rtl w:val="0"/>
                  </w:rPr>
                </w:r>
              </w:ins>
            </w:sdtContent>
          </w:sdt>
        </w:p>
      </w:sdtContent>
    </w:sdt>
    <w:sdt>
      <w:sdtPr>
        <w:tag w:val="goog_rdk_386"/>
      </w:sdtPr>
      <w:sdtContent>
        <w:p w:rsidR="00000000" w:rsidDel="00000000" w:rsidP="00000000" w:rsidRDefault="00000000" w:rsidRPr="00000000" w14:paraId="000014BD">
          <w:pPr>
            <w:spacing w:after="460" w:lineRule="auto"/>
            <w:ind w:left="-5" w:right="4" w:firstLine="0"/>
            <w:jc w:val="center"/>
            <w:rPr>
              <w:ins w:author="davide.lenzarini@u-blox.com" w:id="116" w:date="2024-03-14T11:38:25Z"/>
              <w:rFonts w:ascii="Arial" w:cs="Arial" w:eastAsia="Arial" w:hAnsi="Arial"/>
            </w:rPr>
          </w:pPr>
          <w:sdt>
            <w:sdtPr>
              <w:tag w:val="goog_rdk_385"/>
            </w:sdtPr>
            <w:sdtContent>
              <w:ins w:author="davide.lenzarini@u-blox.com" w:id="116"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388"/>
      </w:sdtPr>
      <w:sdtContent>
        <w:p w:rsidR="00000000" w:rsidDel="00000000" w:rsidP="00000000" w:rsidRDefault="00000000" w:rsidRPr="00000000" w14:paraId="000014BE">
          <w:pPr>
            <w:spacing w:after="572" w:line="265" w:lineRule="auto"/>
            <w:jc w:val="center"/>
            <w:rPr>
              <w:shd w:fill="auto" w:val="clear"/>
              <w:rPrChange w:author="davide.lenzarini@u-blox.com" w:id="117"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387"/>
            </w:sdtPr>
            <w:sdtContent>
              <w:ins w:author="davide.lenzarini@u-blox.com" w:id="116"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391"/>
      </w:sdtPr>
      <w:sdtContent>
        <w:p w:rsidR="00000000" w:rsidDel="00000000" w:rsidP="00000000" w:rsidRDefault="00000000" w:rsidRPr="00000000" w14:paraId="000014BF">
          <w:pPr>
            <w:pStyle w:val="Heading3"/>
            <w:keepLines w:val="1"/>
            <w:spacing w:after="64" w:before="0" w:line="259" w:lineRule="auto"/>
            <w:ind w:left="0" w:firstLine="0"/>
            <w:rPr>
              <w:ins w:author="davide.lenzarini@u-blox.com" w:id="118" w:date="2024-03-14T11:39:33Z"/>
            </w:rPr>
          </w:pPr>
          <w:sdt>
            <w:sdtPr>
              <w:tag w:val="goog_rdk_390"/>
            </w:sdtPr>
            <w:sdtContent>
              <w:ins w:author="davide.lenzarini@u-blox.com" w:id="118" w:date="2024-03-14T11:39:33Z">
                <w:bookmarkStart w:colFirst="0" w:colLast="0" w:name="_heading=h.jzpmwk" w:id="251"/>
                <w:bookmarkEnd w:id="251"/>
                <w:r w:rsidDel="00000000" w:rsidR="00000000" w:rsidRPr="00000000">
                  <w:rPr>
                    <w:rtl w:val="0"/>
                  </w:rPr>
                  <w:t xml:space="preserve">4.11.3 Forwarder encapsulator</w:t>
                </w:r>
              </w:ins>
            </w:sdtContent>
          </w:sdt>
        </w:p>
      </w:sdtContent>
    </w:sdt>
    <w:sdt>
      <w:sdtPr>
        <w:tag w:val="goog_rdk_393"/>
      </w:sdtPr>
      <w:sdtContent>
        <w:p w:rsidR="00000000" w:rsidDel="00000000" w:rsidP="00000000" w:rsidRDefault="00000000" w:rsidRPr="00000000" w14:paraId="000014C0">
          <w:pPr>
            <w:spacing w:after="572" w:line="265" w:lineRule="auto"/>
            <w:jc w:val="center"/>
            <w:rPr>
              <w:ins w:author="davide.lenzarini@u-blox.com" w:id="118" w:date="2024-03-14T11:39:33Z"/>
              <w:rFonts w:ascii="Arial" w:cs="Arial" w:eastAsia="Arial" w:hAnsi="Arial"/>
            </w:rPr>
          </w:pPr>
          <w:sdt>
            <w:sdtPr>
              <w:tag w:val="goog_rdk_392"/>
            </w:sdtPr>
            <w:sdtContent>
              <w:ins w:author="davide.lenzarini@u-blox.com" w:id="118"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395"/>
      </w:sdtPr>
      <w:sdtContent>
        <w:p w:rsidR="00000000" w:rsidDel="00000000" w:rsidP="00000000" w:rsidRDefault="00000000" w:rsidRPr="00000000" w14:paraId="000014C1">
          <w:pPr>
            <w:spacing w:after="572" w:line="265" w:lineRule="auto"/>
            <w:jc w:val="center"/>
            <w:rPr>
              <w:ins w:author="davide.lenzarini@u-blox.com" w:id="118" w:date="2024-03-14T11:39:33Z"/>
              <w:rFonts w:ascii="Arial" w:cs="Arial" w:eastAsia="Arial" w:hAnsi="Arial"/>
            </w:rPr>
          </w:pPr>
          <w:sdt>
            <w:sdtPr>
              <w:tag w:val="goog_rdk_394"/>
            </w:sdtPr>
            <w:sdtContent>
              <w:ins w:author="davide.lenzarini@u-blox.com" w:id="118"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397"/>
      </w:sdtPr>
      <w:sdtContent>
        <w:p w:rsidR="00000000" w:rsidDel="00000000" w:rsidP="00000000" w:rsidRDefault="00000000" w:rsidRPr="00000000" w14:paraId="000014C2">
          <w:pPr>
            <w:spacing w:after="572" w:line="265" w:lineRule="auto"/>
            <w:jc w:val="center"/>
            <w:rPr>
              <w:ins w:author="davide.lenzarini@u-blox.com" w:id="118" w:date="2024-03-14T11:39:33Z"/>
              <w:rFonts w:ascii="Arial" w:cs="Arial" w:eastAsia="Arial" w:hAnsi="Arial"/>
            </w:rPr>
          </w:pPr>
          <w:sdt>
            <w:sdtPr>
              <w:tag w:val="goog_rdk_396"/>
            </w:sdtPr>
            <w:sdtContent>
              <w:ins w:author="davide.lenzarini@u-blox.com" w:id="118"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399"/>
      </w:sdtPr>
      <w:sdtContent>
        <w:p w:rsidR="00000000" w:rsidDel="00000000" w:rsidP="00000000" w:rsidRDefault="00000000" w:rsidRPr="00000000" w14:paraId="000014C3">
          <w:pPr>
            <w:pStyle w:val="Heading3"/>
            <w:keepLines w:val="1"/>
            <w:spacing w:after="64" w:before="0" w:line="259" w:lineRule="auto"/>
            <w:ind w:left="0" w:firstLine="0"/>
            <w:rPr>
              <w:ins w:author="davide.lenzarini@u-blox.com" w:id="118" w:date="2024-03-14T11:39:33Z"/>
            </w:rPr>
          </w:pPr>
          <w:sdt>
            <w:sdtPr>
              <w:tag w:val="goog_rdk_398"/>
            </w:sdtPr>
            <w:sdtContent>
              <w:ins w:author="davide.lenzarini@u-blox.com" w:id="118" w:date="2024-03-14T11:39:33Z">
                <w:bookmarkStart w:colFirst="0" w:colLast="0" w:name="_heading=h.1ypnvbsijucn" w:id="252"/>
                <w:bookmarkEnd w:id="252"/>
                <w:r w:rsidDel="00000000" w:rsidR="00000000" w:rsidRPr="00000000">
                  <w:rPr>
                    <w:rtl w:val="0"/>
                  </w:rPr>
                  <w:t xml:space="preserve">4.13.4 MQTT-SN broker</w:t>
                </w:r>
              </w:ins>
            </w:sdtContent>
          </w:sdt>
        </w:p>
      </w:sdtContent>
    </w:sdt>
    <w:sdt>
      <w:sdtPr>
        <w:tag w:val="goog_rdk_401"/>
      </w:sdtPr>
      <w:sdtContent>
        <w:p w:rsidR="00000000" w:rsidDel="00000000" w:rsidP="00000000" w:rsidRDefault="00000000" w:rsidRPr="00000000" w14:paraId="000014C4">
          <w:pPr>
            <w:spacing w:after="572" w:line="265" w:lineRule="auto"/>
            <w:jc w:val="center"/>
            <w:rPr>
              <w:ins w:author="davide.lenzarini@u-blox.com" w:id="118" w:date="2024-03-14T11:39:33Z"/>
              <w:rFonts w:ascii="Arial" w:cs="Arial" w:eastAsia="Arial" w:hAnsi="Arial"/>
            </w:rPr>
          </w:pPr>
          <w:sdt>
            <w:sdtPr>
              <w:tag w:val="goog_rdk_400"/>
            </w:sdtPr>
            <w:sdtContent>
              <w:ins w:author="davide.lenzarini@u-blox.com" w:id="118"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403"/>
      </w:sdtPr>
      <w:sdtContent>
        <w:p w:rsidR="00000000" w:rsidDel="00000000" w:rsidP="00000000" w:rsidRDefault="00000000" w:rsidRPr="00000000" w14:paraId="000014C5">
          <w:pPr>
            <w:spacing w:after="572" w:line="265" w:lineRule="auto"/>
            <w:jc w:val="center"/>
            <w:rPr>
              <w:ins w:author="davide.lenzarini@u-blox.com" w:id="118" w:date="2024-03-14T11:39:33Z"/>
              <w:rFonts w:ascii="Arial" w:cs="Arial" w:eastAsia="Arial" w:hAnsi="Arial"/>
            </w:rPr>
          </w:pPr>
          <w:sdt>
            <w:sdtPr>
              <w:tag w:val="goog_rdk_402"/>
            </w:sdtPr>
            <w:sdtContent>
              <w:ins w:author="davide.lenzarini@u-blox.com" w:id="118"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C6">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pStyle w:val="Heading2"/>
        <w:keepLines w:val="1"/>
        <w:spacing w:after="64" w:before="0" w:line="259" w:lineRule="auto"/>
        <w:ind w:left="0" w:right="4" w:firstLine="0"/>
        <w:rPr>
          <w:rFonts w:ascii="Arial" w:cs="Arial" w:eastAsia="Arial" w:hAnsi="Arial"/>
        </w:rPr>
      </w:pPr>
      <w:bookmarkStart w:colFirst="0" w:colLast="0" w:name="_heading=h.1j4nfs6" w:id="253"/>
      <w:bookmarkEnd w:id="253"/>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C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C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404"/>
        </w:sdtPr>
        <w:sdtContent>
          <w:commentRangeStart w:id="171"/>
        </w:sdtContent>
      </w:sdt>
      <w:sdt>
        <w:sdtPr>
          <w:tag w:val="goog_rdk_405"/>
        </w:sdtPr>
        <w:sdtContent>
          <w:commentRangeStart w:id="172"/>
        </w:sdtContent>
      </w:sdt>
      <w:sdt>
        <w:sdtPr>
          <w:tag w:val="goog_rdk_406"/>
        </w:sdtPr>
        <w:sdtContent>
          <w:commentRangeStart w:id="173"/>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71"/>
      <w:r w:rsidDel="00000000" w:rsidR="00000000" w:rsidRPr="00000000">
        <w:commentReference w:id="171"/>
      </w:r>
      <w:commentRangeEnd w:id="172"/>
      <w:r w:rsidDel="00000000" w:rsidR="00000000" w:rsidRPr="00000000">
        <w:commentReference w:id="172"/>
      </w:r>
      <w:commentRangeEnd w:id="173"/>
      <w:r w:rsidDel="00000000" w:rsidR="00000000" w:rsidRPr="00000000">
        <w:commentReference w:id="173"/>
      </w:r>
      <w:r w:rsidDel="00000000" w:rsidR="00000000" w:rsidRPr="00000000">
        <w:rPr>
          <w:rtl w:val="0"/>
        </w:rPr>
      </w:r>
    </w:p>
    <w:p w:rsidR="00000000" w:rsidDel="00000000" w:rsidP="00000000" w:rsidRDefault="00000000" w:rsidRPr="00000000" w14:paraId="000014CB">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407"/>
        </w:sdtPr>
        <w:sdtContent>
          <w:commentRangeStart w:id="174"/>
        </w:sdtContent>
      </w:sdt>
      <w:r w:rsidDel="00000000" w:rsidR="00000000" w:rsidRPr="00000000">
        <w:rPr>
          <w:rFonts w:ascii="Arial" w:cs="Arial" w:eastAsia="Arial" w:hAnsi="Arial"/>
          <w:rtl w:val="0"/>
        </w:rPr>
        <w:t xml:space="preserve">should</w:t>
      </w:r>
      <w:commentRangeEnd w:id="174"/>
      <w:r w:rsidDel="00000000" w:rsidR="00000000" w:rsidRPr="00000000">
        <w:commentReference w:id="174"/>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CC">
      <w:pPr>
        <w:spacing w:after="26" w:lineRule="auto"/>
        <w:ind w:left="-15" w:right="4" w:firstLine="0"/>
        <w:rPr>
          <w:rFonts w:ascii="Arial" w:cs="Arial" w:eastAsia="Arial" w:hAnsi="Arial"/>
        </w:rPr>
      </w:pPr>
      <w:sdt>
        <w:sdtPr>
          <w:tag w:val="goog_rdk_408"/>
        </w:sdtPr>
        <w:sdtContent>
          <w:commentRangeStart w:id="175"/>
        </w:sdtContent>
      </w:sdt>
      <w:r w:rsidDel="00000000" w:rsidR="00000000" w:rsidRPr="00000000">
        <w:rPr>
          <w:rFonts w:ascii="Arial" w:cs="Arial" w:eastAsia="Arial" w:hAnsi="Arial"/>
          <w:rtl w:val="0"/>
        </w:rPr>
        <w:t xml:space="preserve">The time duration</w:t>
      </w:r>
      <w:commentRangeEnd w:id="175"/>
      <w:r w:rsidDel="00000000" w:rsidR="00000000" w:rsidRPr="00000000">
        <w:commentReference w:id="175"/>
      </w:r>
      <w:r w:rsidDel="00000000" w:rsidR="00000000" w:rsidRPr="00000000">
        <w:rPr>
          <w:rFonts w:ascii="Arial" w:cs="Arial" w:eastAsia="Arial" w:hAnsi="Arial"/>
          <w:rtl w:val="0"/>
        </w:rPr>
        <w:t xml:space="preserve"> </w:t>
      </w:r>
      <w:sdt>
        <w:sdtPr>
          <w:tag w:val="goog_rdk_409"/>
        </w:sdtPr>
        <w:sdtContent>
          <w:commentRangeStart w:id="176"/>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76"/>
      <w:r w:rsidDel="00000000" w:rsidR="00000000" w:rsidRPr="00000000">
        <w:commentReference w:id="176"/>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CD">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CE">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410"/>
        </w:sdtPr>
        <w:sdtContent>
          <w:commentRangeStart w:id="177"/>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77"/>
      <w:r w:rsidDel="00000000" w:rsidR="00000000" w:rsidRPr="00000000">
        <w:commentReference w:id="177"/>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CF">
      <w:pPr>
        <w:spacing w:after="0" w:lineRule="auto"/>
        <w:ind w:left="-15" w:right="4" w:firstLine="0"/>
        <w:rPr>
          <w:rFonts w:ascii="Arial" w:cs="Arial" w:eastAsia="Arial" w:hAnsi="Arial"/>
        </w:rPr>
      </w:pPr>
      <w:sdt>
        <w:sdtPr>
          <w:tag w:val="goog_rdk_411"/>
        </w:sdtPr>
        <w:sdtContent>
          <w:commentRangeStart w:id="178"/>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78"/>
      <w:r w:rsidDel="00000000" w:rsidR="00000000" w:rsidRPr="00000000">
        <w:commentReference w:id="178"/>
      </w:r>
      <w:r w:rsidDel="00000000" w:rsidR="00000000" w:rsidRPr="00000000">
        <w:rPr>
          <w:rtl w:val="0"/>
        </w:rPr>
      </w:r>
    </w:p>
    <w:p w:rsidR="00000000" w:rsidDel="00000000" w:rsidP="00000000" w:rsidRDefault="00000000" w:rsidRPr="00000000" w14:paraId="000014D0">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D1">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D2">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D3">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D4">
      <w:pPr>
        <w:pStyle w:val="Heading2"/>
        <w:keepLines w:val="1"/>
        <w:spacing w:after="64" w:before="0" w:line="259" w:lineRule="auto"/>
        <w:ind w:left="0" w:firstLine="0"/>
        <w:rPr>
          <w:rFonts w:ascii="Arial" w:cs="Arial" w:eastAsia="Arial" w:hAnsi="Arial"/>
        </w:rPr>
      </w:pPr>
      <w:bookmarkStart w:colFirst="0" w:colLast="0" w:name="_heading=h.3mj2wkv" w:id="254"/>
      <w:bookmarkEnd w:id="254"/>
      <w:r w:rsidDel="00000000" w:rsidR="00000000" w:rsidRPr="00000000">
        <w:rPr>
          <w:rFonts w:ascii="Arial" w:cs="Arial" w:eastAsia="Arial" w:hAnsi="Arial"/>
          <w:rtl w:val="0"/>
        </w:rPr>
        <w:t xml:space="preserve">4.15 Client states</w:t>
      </w:r>
    </w:p>
    <w:p w:rsidR="00000000" w:rsidDel="00000000" w:rsidP="00000000" w:rsidRDefault="00000000" w:rsidRPr="00000000" w14:paraId="000014D5">
      <w:pPr>
        <w:rPr>
          <w:rFonts w:ascii="Arial" w:cs="Arial" w:eastAsia="Arial" w:hAnsi="Arial"/>
        </w:rPr>
      </w:pPr>
      <w:sdt>
        <w:sdtPr>
          <w:tag w:val="goog_rdk_412"/>
        </w:sdtPr>
        <w:sdtContent>
          <w:commentRangeStart w:id="179"/>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79"/>
      <w:r w:rsidDel="00000000" w:rsidR="00000000" w:rsidRPr="00000000">
        <w:commentReference w:id="179"/>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D6">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D7">
            <w:pPr>
              <w:jc w:val="center"/>
              <w:rPr>
                <w:rFonts w:ascii="Arial" w:cs="Arial" w:eastAsia="Arial" w:hAnsi="Arial"/>
                <w:b w:val="1"/>
              </w:rPr>
            </w:pPr>
            <w:sdt>
              <w:sdtPr>
                <w:tag w:val="goog_rdk_413"/>
              </w:sdtPr>
              <w:sdtContent>
                <w:commentRangeStart w:id="180"/>
              </w:sdtContent>
            </w:sdt>
            <w:sdt>
              <w:sdtPr>
                <w:tag w:val="goog_rdk_414"/>
              </w:sdtPr>
              <w:sdtContent>
                <w:commentRangeStart w:id="181"/>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D8">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D9">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DA">
            <w:pPr>
              <w:rPr>
                <w:rFonts w:ascii="Arial" w:cs="Arial" w:eastAsia="Arial" w:hAnsi="Arial"/>
                <w:b w:val="1"/>
              </w:rPr>
            </w:pPr>
            <w:commentRangeEnd w:id="180"/>
            <w:r w:rsidDel="00000000" w:rsidR="00000000" w:rsidRPr="00000000">
              <w:commentReference w:id="180"/>
            </w:r>
            <w:commentRangeEnd w:id="181"/>
            <w:r w:rsidDel="00000000" w:rsidR="00000000" w:rsidRPr="00000000">
              <w:commentReference w:id="181"/>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DB">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DC">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DD">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DE">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415"/>
              </w:sdtPr>
              <w:sdtContent>
                <w:commentRangeStart w:id="182"/>
              </w:sdtContent>
            </w:sdt>
            <w:r w:rsidDel="00000000" w:rsidR="00000000" w:rsidRPr="00000000">
              <w:rPr>
                <w:rFonts w:ascii="Arial" w:cs="Arial" w:eastAsia="Arial" w:hAnsi="Arial"/>
                <w:rtl w:val="0"/>
              </w:rPr>
              <w:t xml:space="preserve">by way of supervised gateway timers</w:t>
            </w:r>
            <w:commentRangeEnd w:id="182"/>
            <w:r w:rsidDel="00000000" w:rsidR="00000000" w:rsidRPr="00000000">
              <w:commentReference w:id="18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DF">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E0">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1">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E2">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416"/>
              </w:sdtPr>
              <w:sdtContent>
                <w:commentRangeStart w:id="183"/>
              </w:sdtContent>
            </w:sdt>
            <w:r w:rsidDel="00000000" w:rsidR="00000000" w:rsidRPr="00000000">
              <w:rPr>
                <w:rFonts w:ascii="Arial" w:cs="Arial" w:eastAsia="Arial" w:hAnsi="Arial"/>
                <w:rtl w:val="0"/>
              </w:rPr>
              <w:t xml:space="preserve">way of supervised gateway timers</w:t>
            </w:r>
            <w:commentRangeEnd w:id="183"/>
            <w:r w:rsidDel="00000000" w:rsidR="00000000" w:rsidRPr="00000000">
              <w:commentReference w:id="18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3">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E4">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E5">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6">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7">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E8">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417"/>
              </w:sdtPr>
              <w:sdtContent>
                <w:commentRangeStart w:id="184"/>
              </w:sdtContent>
            </w:sdt>
            <w:sdt>
              <w:sdtPr>
                <w:tag w:val="goog_rdk_418"/>
              </w:sdtPr>
              <w:sdtContent>
                <w:commentRangeStart w:id="185"/>
              </w:sdtContent>
            </w:sdt>
            <w:sdt>
              <w:sdtPr>
                <w:tag w:val="goog_rdk_419"/>
              </w:sdtPr>
              <w:sdtContent>
                <w:commentRangeStart w:id="186"/>
              </w:sdtContent>
            </w:sdt>
            <w:sdt>
              <w:sdtPr>
                <w:tag w:val="goog_rdk_420"/>
              </w:sdtPr>
              <w:sdtContent>
                <w:commentRangeStart w:id="187"/>
              </w:sdtContent>
            </w:sdt>
            <w:r w:rsidDel="00000000" w:rsidR="00000000" w:rsidRPr="00000000">
              <w:rPr>
                <w:rFonts w:ascii="Arial" w:cs="Arial" w:eastAsia="Arial" w:hAnsi="Arial"/>
                <w:rtl w:val="0"/>
              </w:rPr>
              <w:t xml:space="preserve">by way of supervised gateway timers</w:t>
            </w:r>
            <w:commentRangeEnd w:id="184"/>
            <w:r w:rsidDel="00000000" w:rsidR="00000000" w:rsidRPr="00000000">
              <w:commentReference w:id="184"/>
            </w:r>
            <w:commentRangeEnd w:id="185"/>
            <w:r w:rsidDel="00000000" w:rsidR="00000000" w:rsidRPr="00000000">
              <w:commentReference w:id="185"/>
            </w:r>
            <w:commentRangeEnd w:id="186"/>
            <w:r w:rsidDel="00000000" w:rsidR="00000000" w:rsidRPr="00000000">
              <w:commentReference w:id="186"/>
            </w:r>
            <w:commentRangeEnd w:id="187"/>
            <w:r w:rsidDel="00000000" w:rsidR="00000000" w:rsidRPr="00000000">
              <w:commentReference w:id="18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EA">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B">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C">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ED">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w:t>
            </w:r>
            <w:sdt>
              <w:sdtPr>
                <w:tag w:val="goog_rdk_421"/>
              </w:sdtPr>
              <w:sdtContent>
                <w:commentRangeStart w:id="188"/>
              </w:sdtContent>
            </w:sdt>
            <w:r w:rsidDel="00000000" w:rsidR="00000000" w:rsidRPr="00000000">
              <w:rPr>
                <w:rFonts w:ascii="Arial" w:cs="Arial" w:eastAsia="Arial" w:hAnsi="Arial"/>
                <w:rtl w:val="0"/>
              </w:rPr>
              <w:t xml:space="preserve">or PUBLISH -1</w:t>
            </w:r>
            <w:commentRangeEnd w:id="188"/>
            <w:r w:rsidDel="00000000" w:rsidR="00000000" w:rsidRPr="00000000">
              <w:commentReference w:id="188"/>
            </w:r>
            <w:r w:rsidDel="00000000" w:rsidR="00000000" w:rsidRPr="00000000">
              <w:rPr>
                <w:rFonts w:ascii="Arial" w:cs="Arial" w:eastAsia="Arial" w:hAnsi="Arial"/>
                <w:rtl w:val="0"/>
              </w:rPr>
              <w:t xml:space="preserve">.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EE">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EF">
      <w:pPr>
        <w:jc w:val="left"/>
        <w:rPr>
          <w:rFonts w:ascii="Arial" w:cs="Arial" w:eastAsia="Arial" w:hAnsi="Arial"/>
        </w:rPr>
      </w:pPr>
      <w:r w:rsidDel="00000000" w:rsidR="00000000" w:rsidRPr="00000000">
        <w:rPr>
          <w:rtl w:val="0"/>
        </w:rPr>
      </w:r>
    </w:p>
    <w:p w:rsidR="00000000" w:rsidDel="00000000" w:rsidP="00000000" w:rsidRDefault="00000000" w:rsidRPr="00000000" w14:paraId="000014F0">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F1">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422"/>
        </w:sdtPr>
        <w:sdtContent>
          <w:commentRangeStart w:id="189"/>
        </w:sdtContent>
      </w:sdt>
      <w:r w:rsidDel="00000000" w:rsidR="00000000" w:rsidRPr="00000000">
        <w:rPr>
          <w:rFonts w:ascii="Arial" w:cs="Arial" w:eastAsia="Arial" w:hAnsi="Arial"/>
          <w:rtl w:val="0"/>
        </w:rPr>
        <w:t xml:space="preserve">The Server View of the Client State</w:t>
      </w:r>
      <w:commentRangeEnd w:id="189"/>
      <w:r w:rsidDel="00000000" w:rsidR="00000000" w:rsidRPr="00000000">
        <w:commentReference w:id="189"/>
      </w:r>
      <w:r w:rsidDel="00000000" w:rsidR="00000000" w:rsidRPr="00000000">
        <w:rPr>
          <w:rtl w:val="0"/>
        </w:rPr>
      </w:r>
    </w:p>
    <w:p w:rsidR="00000000" w:rsidDel="00000000" w:rsidP="00000000" w:rsidRDefault="00000000" w:rsidRPr="00000000" w14:paraId="000014F2">
      <w:pPr>
        <w:pStyle w:val="Heading3"/>
        <w:ind w:left="0" w:firstLine="0"/>
        <w:rPr/>
      </w:pPr>
      <w:bookmarkStart w:colFirst="0" w:colLast="0" w:name="_heading=h.qfa0p4gzzbmu" w:id="255"/>
      <w:bookmarkEnd w:id="255"/>
      <w:r w:rsidDel="00000000" w:rsidR="00000000" w:rsidRPr="00000000">
        <w:rPr>
          <w:rtl w:val="0"/>
        </w:rPr>
        <w:t xml:space="preserve">4.15.1 Gateway timers</w:t>
      </w:r>
    </w:p>
    <w:p w:rsidR="00000000" w:rsidDel="00000000" w:rsidP="00000000" w:rsidRDefault="00000000" w:rsidRPr="00000000" w14:paraId="000014F3">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F4">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F5">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F6">
      <w:pPr>
        <w:pStyle w:val="Heading2"/>
        <w:keepLines w:val="1"/>
        <w:spacing w:after="64" w:before="0" w:line="259" w:lineRule="auto"/>
        <w:ind w:left="0" w:firstLine="0"/>
        <w:rPr>
          <w:rFonts w:ascii="Arial" w:cs="Arial" w:eastAsia="Arial" w:hAnsi="Arial"/>
        </w:rPr>
      </w:pPr>
      <w:bookmarkStart w:colFirst="0" w:colLast="0" w:name="_heading=h.gtnh0h" w:id="256"/>
      <w:bookmarkEnd w:id="256"/>
      <w:r w:rsidDel="00000000" w:rsidR="00000000" w:rsidRPr="00000000">
        <w:rPr>
          <w:rFonts w:ascii="Arial" w:cs="Arial" w:eastAsia="Arial" w:hAnsi="Arial"/>
          <w:rtl w:val="0"/>
        </w:rPr>
        <w:t xml:space="preserve">4.16 Clean start</w:t>
      </w:r>
    </w:p>
    <w:p w:rsidR="00000000" w:rsidDel="00000000" w:rsidP="00000000" w:rsidRDefault="00000000" w:rsidRPr="00000000" w14:paraId="000014F7">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F8">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F9">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FA">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FB">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FC">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FD">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FE">
      <w:pPr>
        <w:pStyle w:val="Heading2"/>
        <w:keepLines w:val="1"/>
        <w:spacing w:after="64" w:before="0" w:line="259" w:lineRule="auto"/>
        <w:ind w:left="0" w:firstLine="0"/>
        <w:rPr>
          <w:rFonts w:ascii="Arial" w:cs="Arial" w:eastAsia="Arial" w:hAnsi="Arial"/>
        </w:rPr>
      </w:pPr>
      <w:bookmarkStart w:colFirst="0" w:colLast="0" w:name="_heading=h.1fyl9w3" w:id="257"/>
      <w:bookmarkEnd w:id="257"/>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FF">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500">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02">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423"/>
        </w:sdtPr>
        <w:sdtContent>
          <w:commentRangeStart w:id="190"/>
        </w:sdtContent>
      </w:sdt>
      <w:sdt>
        <w:sdtPr>
          <w:tag w:val="goog_rdk_424"/>
        </w:sdtPr>
        <w:sdtContent>
          <w:commentRangeStart w:id="191"/>
        </w:sdtContent>
      </w:sdt>
      <w:sdt>
        <w:sdtPr>
          <w:tag w:val="goog_rdk_425"/>
        </w:sdtPr>
        <w:sdtContent>
          <w:commentRangeStart w:id="192"/>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90"/>
      <w:r w:rsidDel="00000000" w:rsidR="00000000" w:rsidRPr="00000000">
        <w:commentReference w:id="190"/>
      </w:r>
      <w:commentRangeEnd w:id="191"/>
      <w:r w:rsidDel="00000000" w:rsidR="00000000" w:rsidRPr="00000000">
        <w:commentReference w:id="191"/>
      </w:r>
      <w:commentRangeEnd w:id="192"/>
      <w:r w:rsidDel="00000000" w:rsidR="00000000" w:rsidRPr="00000000">
        <w:commentReference w:id="192"/>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503">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07">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08">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9">
      <w:pPr>
        <w:ind w:left="720" w:firstLine="0"/>
        <w:rPr>
          <w:rFonts w:ascii="Arial" w:cs="Arial" w:eastAsia="Arial" w:hAnsi="Arial"/>
        </w:rPr>
      </w:pPr>
      <w:sdt>
        <w:sdtPr>
          <w:tag w:val="goog_rdk_426"/>
        </w:sdtPr>
        <w:sdtContent>
          <w:commentRangeStart w:id="193"/>
        </w:sdtContent>
      </w:sdt>
      <w:sdt>
        <w:sdtPr>
          <w:tag w:val="goog_rdk_427"/>
        </w:sdtPr>
        <w:sdtContent>
          <w:commentRangeStart w:id="194"/>
        </w:sdtContent>
      </w:sdt>
      <w:sdt>
        <w:sdtPr>
          <w:tag w:val="goog_rdk_428"/>
        </w:sdtPr>
        <w:sdtContent>
          <w:commentRangeStart w:id="195"/>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93"/>
      <w:r w:rsidDel="00000000" w:rsidR="00000000" w:rsidRPr="00000000">
        <w:commentReference w:id="193"/>
      </w:r>
      <w:commentRangeEnd w:id="194"/>
      <w:r w:rsidDel="00000000" w:rsidR="00000000" w:rsidRPr="00000000">
        <w:commentReference w:id="194"/>
      </w:r>
      <w:commentRangeEnd w:id="195"/>
      <w:r w:rsidDel="00000000" w:rsidR="00000000" w:rsidRPr="00000000">
        <w:commentReference w:id="195"/>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0A">
      <w:pPr>
        <w:pStyle w:val="Heading2"/>
        <w:ind w:left="0" w:firstLine="0"/>
        <w:rPr>
          <w:rFonts w:ascii="Arial" w:cs="Arial" w:eastAsia="Arial" w:hAnsi="Arial"/>
        </w:rPr>
      </w:pPr>
      <w:bookmarkStart w:colFirst="0" w:colLast="0" w:name="_heading=h.3zy8sjw" w:id="258"/>
      <w:bookmarkEnd w:id="258"/>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50C">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50D">
      <w:pPr>
        <w:pStyle w:val="Heading2"/>
        <w:keepLines w:val="1"/>
        <w:spacing w:after="64" w:before="0" w:line="259" w:lineRule="auto"/>
        <w:ind w:left="0" w:firstLine="0"/>
        <w:rPr>
          <w:rFonts w:ascii="Arial" w:cs="Arial" w:eastAsia="Arial" w:hAnsi="Arial"/>
        </w:rPr>
      </w:pPr>
      <w:bookmarkStart w:colFirst="0" w:colLast="0" w:name="_heading=h.2f3j2rp" w:id="259"/>
      <w:bookmarkEnd w:id="25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0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0F">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10">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11">
      <w:pPr>
        <w:pStyle w:val="Heading2"/>
        <w:keepLines w:val="1"/>
        <w:spacing w:after="64" w:before="0" w:line="259" w:lineRule="auto"/>
        <w:ind w:left="0" w:right="4" w:firstLine="0"/>
        <w:rPr>
          <w:rFonts w:ascii="Arial" w:cs="Arial" w:eastAsia="Arial" w:hAnsi="Arial"/>
        </w:rPr>
      </w:pPr>
      <w:bookmarkStart w:colFirst="0" w:colLast="0" w:name="_heading=h.u8tczi" w:id="260"/>
      <w:bookmarkEnd w:id="260"/>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12">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429"/>
        </w:sdtPr>
        <w:sdtContent>
          <w:commentRangeStart w:id="196"/>
        </w:sdtContent>
      </w:sdt>
      <w:r w:rsidDel="00000000" w:rsidR="00000000" w:rsidRPr="00000000">
        <w:rPr>
          <w:rFonts w:ascii="Arial" w:cs="Arial" w:eastAsia="Arial" w:hAnsi="Arial"/>
          <w:rtl w:val="0"/>
        </w:rPr>
        <w:t xml:space="preserve">name </w:t>
      </w:r>
      <w:commentRangeEnd w:id="196"/>
      <w:r w:rsidDel="00000000" w:rsidR="00000000" w:rsidRPr="00000000">
        <w:commentReference w:id="196"/>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430"/>
        </w:sdtPr>
        <w:sdtContent>
          <w:commentRangeStart w:id="197"/>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97"/>
      <w:r w:rsidDel="00000000" w:rsidR="00000000" w:rsidRPr="00000000">
        <w:commentReference w:id="19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1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1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51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16">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17">
      <w:pPr>
        <w:pStyle w:val="Heading2"/>
        <w:keepLines w:val="1"/>
        <w:spacing w:after="64" w:before="0" w:line="259" w:lineRule="auto"/>
        <w:ind w:left="0" w:firstLine="0"/>
        <w:rPr>
          <w:rFonts w:ascii="Arial" w:cs="Arial" w:eastAsia="Arial" w:hAnsi="Arial"/>
        </w:rPr>
      </w:pPr>
      <w:bookmarkStart w:colFirst="0" w:colLast="0" w:name="_heading=h.3e8gvnb" w:id="261"/>
      <w:bookmarkEnd w:id="261"/>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1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51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1A">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1B">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1C">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1D">
      <w:pPr>
        <w:rPr>
          <w:rFonts w:ascii="Arial" w:cs="Arial" w:eastAsia="Arial" w:hAnsi="Arial"/>
        </w:rPr>
      </w:pPr>
      <w:sdt>
        <w:sdtPr>
          <w:tag w:val="goog_rdk_431"/>
        </w:sdtPr>
        <w:sdtContent>
          <w:commentRangeStart w:id="198"/>
        </w:sdtContent>
      </w:sdt>
      <w:sdt>
        <w:sdtPr>
          <w:tag w:val="goog_rdk_432"/>
        </w:sdtPr>
        <w:sdtContent>
          <w:commentRangeStart w:id="199"/>
        </w:sdtContent>
      </w:sdt>
      <w:r w:rsidDel="00000000" w:rsidR="00000000" w:rsidRPr="00000000">
        <w:rPr>
          <w:rFonts w:ascii="Arial" w:cs="Arial" w:eastAsia="Arial" w:hAnsi="Arial"/>
          <w:rtl w:val="0"/>
        </w:rPr>
        <w:t xml:space="preserve">A Client or Gateway processes a single outbound QoS 1 or QoS 2 message at a time</w:t>
      </w:r>
      <w:commentRangeEnd w:id="198"/>
      <w:r w:rsidDel="00000000" w:rsidR="00000000" w:rsidRPr="00000000">
        <w:commentReference w:id="198"/>
      </w:r>
      <w:commentRangeEnd w:id="199"/>
      <w:r w:rsidDel="00000000" w:rsidR="00000000" w:rsidRPr="00000000">
        <w:commentReference w:id="199"/>
      </w:r>
      <w:r w:rsidDel="00000000" w:rsidR="00000000" w:rsidRPr="00000000">
        <w:rPr>
          <w:rFonts w:ascii="Arial" w:cs="Arial" w:eastAsia="Arial" w:hAnsi="Arial"/>
          <w:rtl w:val="0"/>
        </w:rPr>
        <w:t xml:space="preserve">.</w:t>
      </w:r>
    </w:p>
    <w:p w:rsidR="00000000" w:rsidDel="00000000" w:rsidP="00000000" w:rsidRDefault="00000000" w:rsidRPr="00000000" w14:paraId="0000151E">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1F">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20">
      <w:pPr>
        <w:pStyle w:val="Heading2"/>
        <w:keepLines w:val="1"/>
        <w:spacing w:after="64" w:before="0" w:line="259" w:lineRule="auto"/>
        <w:ind w:left="0" w:firstLine="0"/>
        <w:rPr>
          <w:rFonts w:ascii="Arial" w:cs="Arial" w:eastAsia="Arial" w:hAnsi="Arial"/>
        </w:rPr>
      </w:pPr>
      <w:bookmarkStart w:colFirst="0" w:colLast="0" w:name="_heading=h.1tdr5v4" w:id="262"/>
      <w:bookmarkEnd w:id="262"/>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21">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2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24">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25">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26">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27">
      <w:pPr>
        <w:pStyle w:val="Heading2"/>
        <w:keepLines w:val="1"/>
        <w:spacing w:after="64" w:before="0" w:line="259" w:lineRule="auto"/>
        <w:ind w:left="0" w:firstLine="0"/>
        <w:rPr>
          <w:rFonts w:ascii="Arial" w:cs="Arial" w:eastAsia="Arial" w:hAnsi="Arial"/>
        </w:rPr>
      </w:pPr>
      <w:bookmarkStart w:colFirst="0" w:colLast="0" w:name="_heading=h.4ddeoix" w:id="263"/>
      <w:bookmarkEnd w:id="263"/>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2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2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433"/>
        </w:sdtPr>
        <w:sdtContent>
          <w:ins w:author="davide.lenzarini@u-blox.com" w:id="119" w:date="2024-03-20T08:48:04Z"/>
          <w:sdt>
            <w:sdtPr>
              <w:tag w:val="goog_rdk_434"/>
            </w:sdtPr>
            <w:sdtContent>
              <w:commentRangeStart w:id="200"/>
            </w:sdtContent>
          </w:sdt>
          <w:ins w:author="davide.lenzarini@u-blox.com" w:id="119" w:date="2024-03-20T08:48:04Z">
            <w:sdt>
              <w:sdtPr>
                <w:tag w:val="goog_rdk_435"/>
              </w:sdtPr>
              <w:sdtContent>
                <w:commentRangeStart w:id="201"/>
              </w:sdtContent>
            </w:sdt>
            <w:r w:rsidDel="00000000" w:rsidR="00000000" w:rsidRPr="00000000">
              <w:rPr>
                <w:rFonts w:ascii="Arial" w:cs="Arial" w:eastAsia="Arial" w:hAnsi="Arial"/>
                <w:rtl w:val="0"/>
              </w:rPr>
              <w:t xml:space="preserve">virtually </w:t>
            </w:r>
          </w:ins>
        </w:sdtContent>
      </w:sdt>
      <w:commentRangeEnd w:id="200"/>
      <w:r w:rsidDel="00000000" w:rsidR="00000000" w:rsidRPr="00000000">
        <w:commentReference w:id="200"/>
      </w:r>
      <w:commentRangeEnd w:id="201"/>
      <w:r w:rsidDel="00000000" w:rsidR="00000000" w:rsidRPr="00000000">
        <w:commentReference w:id="201"/>
      </w:r>
      <w:r w:rsidDel="00000000" w:rsidR="00000000" w:rsidRPr="00000000">
        <w:rPr>
          <w:rFonts w:ascii="Arial" w:cs="Arial" w:eastAsia="Arial" w:hAnsi="Arial"/>
          <w:rtl w:val="0"/>
        </w:rPr>
        <w:t xml:space="preserve">connected. </w:t>
      </w:r>
      <w:sdt>
        <w:sdtPr>
          <w:tag w:val="goog_rdk_436"/>
        </w:sdtPr>
        <w:sdtContent>
          <w:commentRangeStart w:id="202"/>
        </w:sdtContent>
      </w:sdt>
      <w:r w:rsidDel="00000000" w:rsidR="00000000" w:rsidRPr="00000000">
        <w:rPr>
          <w:rFonts w:ascii="Arial" w:cs="Arial" w:eastAsia="Arial" w:hAnsi="Arial"/>
          <w:rtl w:val="0"/>
        </w:rPr>
        <w:t xml:space="preserve">Otherwise, the received PINGREQ packet is ignored.</w:t>
      </w:r>
      <w:commentRangeEnd w:id="202"/>
      <w:r w:rsidDel="00000000" w:rsidR="00000000" w:rsidRPr="00000000">
        <w:commentReference w:id="202"/>
      </w:r>
      <w:r w:rsidDel="00000000" w:rsidR="00000000" w:rsidRPr="00000000">
        <w:rPr>
          <w:rtl w:val="0"/>
        </w:rPr>
      </w:r>
    </w:p>
    <w:p w:rsidR="00000000" w:rsidDel="00000000" w:rsidP="00000000" w:rsidRDefault="00000000" w:rsidRPr="00000000" w14:paraId="0000152A">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2B">
      <w:pPr>
        <w:pStyle w:val="Heading2"/>
        <w:keepLines w:val="1"/>
        <w:spacing w:after="64" w:before="0" w:line="259" w:lineRule="auto"/>
        <w:ind w:left="0" w:right="4" w:firstLine="0"/>
        <w:rPr>
          <w:rFonts w:ascii="Arial" w:cs="Arial" w:eastAsia="Arial" w:hAnsi="Arial"/>
        </w:rPr>
      </w:pPr>
      <w:bookmarkStart w:colFirst="0" w:colLast="0" w:name="_heading=h.2sioyqq" w:id="264"/>
      <w:bookmarkEnd w:id="264"/>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2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2D">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2E">
      <w:pPr>
        <w:pStyle w:val="Heading2"/>
        <w:keepLines w:val="1"/>
        <w:spacing w:after="94" w:before="0" w:line="259" w:lineRule="auto"/>
        <w:ind w:left="0" w:firstLine="0"/>
        <w:rPr>
          <w:rFonts w:ascii="Arial" w:cs="Arial" w:eastAsia="Arial" w:hAnsi="Arial"/>
        </w:rPr>
      </w:pPr>
      <w:bookmarkStart w:colFirst="0" w:colLast="0" w:name="_heading=h.3rnmrmc" w:id="265"/>
      <w:bookmarkEnd w:id="26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2F">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30">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31">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32">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33">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34">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3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437"/>
        </w:sdtPr>
        <w:sdtContent>
          <w:commentRangeStart w:id="203"/>
        </w:sdtContent>
      </w:sdt>
      <w:r w:rsidDel="00000000" w:rsidR="00000000" w:rsidRPr="00000000">
        <w:rPr>
          <w:rFonts w:ascii="Arial" w:cs="Arial" w:eastAsia="Arial" w:hAnsi="Arial"/>
          <w:color w:val="000000"/>
          <w:rtl w:val="0"/>
        </w:rPr>
        <w:t xml:space="preserve">the gateway detects a timeout in the delivery,</w:t>
      </w:r>
      <w:commentRangeEnd w:id="203"/>
      <w:r w:rsidDel="00000000" w:rsidR="00000000" w:rsidRPr="00000000">
        <w:commentReference w:id="203"/>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36">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37">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438"/>
        </w:sdtPr>
        <w:sdtContent>
          <w:commentRangeStart w:id="204"/>
        </w:sdtContent>
      </w:sdt>
      <w:r w:rsidDel="00000000" w:rsidR="00000000" w:rsidRPr="00000000">
        <w:rPr>
          <w:rFonts w:ascii="Arial" w:cs="Arial" w:eastAsia="Arial" w:hAnsi="Arial"/>
          <w:rtl w:val="0"/>
        </w:rPr>
        <w:t xml:space="preserve">3.18</w:t>
      </w:r>
      <w:commentRangeEnd w:id="204"/>
      <w:r w:rsidDel="00000000" w:rsidR="00000000" w:rsidRPr="00000000">
        <w:commentReference w:id="20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439"/>
        </w:sdtPr>
        <w:sdtContent>
          <w:r w:rsidDel="00000000" w:rsidR="00000000" w:rsidRPr="00000000">
            <w:rPr>
              <w:rFonts w:ascii="Arial" w:cs="Arial" w:eastAsia="Arial" w:hAnsi="Arial"/>
              <w:color w:val="000000"/>
              <w:vertAlign w:val="subscript"/>
              <w:rtl w:val="0"/>
              <w:rPrChange w:author="davide.lenzarini@u-blox.com" w:id="120"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440"/>
        </w:sdtPr>
        <w:sdtContent>
          <w:commentRangeStart w:id="205"/>
        </w:sdtContent>
      </w:sdt>
      <w:r w:rsidDel="00000000" w:rsidR="00000000" w:rsidRPr="00000000">
        <w:rPr>
          <w:rFonts w:ascii="Arial" w:cs="Arial" w:eastAsia="Arial" w:hAnsi="Arial"/>
          <w:color w:val="000000"/>
          <w:rtl w:val="0"/>
        </w:rPr>
        <w:t xml:space="preserve">receives </w:t>
      </w:r>
      <w:commentRangeEnd w:id="205"/>
      <w:r w:rsidDel="00000000" w:rsidR="00000000" w:rsidRPr="00000000">
        <w:commentReference w:id="20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441"/>
        </w:sdtPr>
        <w:sdtContent>
          <w:commentRangeStart w:id="206"/>
        </w:sdtContent>
      </w:sdt>
      <w:r w:rsidDel="00000000" w:rsidR="00000000" w:rsidRPr="00000000">
        <w:rPr>
          <w:rFonts w:ascii="Arial" w:cs="Arial" w:eastAsia="Arial" w:hAnsi="Arial"/>
          <w:color w:val="000000"/>
          <w:rtl w:val="0"/>
        </w:rPr>
        <w:t xml:space="preserve">PINGRESP</w:t>
      </w:r>
      <w:commentRangeEnd w:id="206"/>
      <w:r w:rsidDel="00000000" w:rsidR="00000000" w:rsidRPr="00000000">
        <w:commentReference w:id="20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442"/>
        </w:sdtPr>
        <w:sdtContent>
          <w:r w:rsidDel="00000000" w:rsidR="00000000" w:rsidRPr="00000000">
            <w:rPr>
              <w:rFonts w:ascii="Arial" w:cs="Arial" w:eastAsia="Arial" w:hAnsi="Arial"/>
              <w:color w:val="000000"/>
              <w:vertAlign w:val="subscript"/>
              <w:rtl w:val="0"/>
              <w:rPrChange w:author="davide.lenzarini@u-blox.com" w:id="121"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443"/>
        </w:sdtPr>
        <w:sdtContent>
          <w:r w:rsidDel="00000000" w:rsidR="00000000" w:rsidRPr="00000000">
            <w:rPr>
              <w:rFonts w:ascii="Arial" w:cs="Arial" w:eastAsia="Arial" w:hAnsi="Arial"/>
              <w:color w:val="000000"/>
              <w:vertAlign w:val="subscript"/>
              <w:rtl w:val="0"/>
              <w:rPrChange w:author="davide.lenzarini@u-blox.com" w:id="122"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8">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444"/>
        </w:sdtPr>
        <w:sdtContent>
          <w:commentRangeStart w:id="207"/>
        </w:sdtContent>
      </w:sdt>
      <w:sdt>
        <w:sdtPr>
          <w:tag w:val="goog_rdk_445"/>
        </w:sdtPr>
        <w:sdtContent>
          <w:commentRangeStart w:id="208"/>
        </w:sdtContent>
      </w:sdt>
      <w:sdt>
        <w:sdtPr>
          <w:tag w:val="goog_rdk_446"/>
        </w:sdtPr>
        <w:sdtContent>
          <w:commentRangeStart w:id="209"/>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207"/>
      <w:r w:rsidDel="00000000" w:rsidR="00000000" w:rsidRPr="00000000">
        <w:commentReference w:id="207"/>
      </w:r>
      <w:commentRangeEnd w:id="208"/>
      <w:r w:rsidDel="00000000" w:rsidR="00000000" w:rsidRPr="00000000">
        <w:commentReference w:id="208"/>
      </w:r>
      <w:commentRangeEnd w:id="209"/>
      <w:r w:rsidDel="00000000" w:rsidR="00000000" w:rsidRPr="00000000">
        <w:commentReference w:id="20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9">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3A">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3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447"/>
        </w:sdtPr>
        <w:sdtContent>
          <w:commentRangeStart w:id="210"/>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210"/>
      <w:r w:rsidDel="00000000" w:rsidR="00000000" w:rsidRPr="00000000">
        <w:commentReference w:id="210"/>
      </w:r>
      <w:r w:rsidDel="00000000" w:rsidR="00000000" w:rsidRPr="00000000">
        <w:rPr>
          <w:rFonts w:ascii="Arial" w:cs="Arial" w:eastAsia="Arial" w:hAnsi="Arial"/>
          <w:color w:val="000000"/>
          <w:highlight w:val="yellow"/>
          <w:rtl w:val="0"/>
        </w:rPr>
        <w:t xml:space="preserve">.</w:t>
      </w:r>
      <w:sdt>
        <w:sdtPr>
          <w:tag w:val="goog_rdk_448"/>
        </w:sdtPr>
        <w:sdtContent>
          <w:commentRangeStart w:id="211"/>
        </w:sdtContent>
      </w:sdt>
      <w:r w:rsidDel="00000000" w:rsidR="00000000" w:rsidRPr="00000000">
        <w:rPr>
          <w:rFonts w:ascii="Arial" w:cs="Arial" w:eastAsia="Arial" w:hAnsi="Arial"/>
          <w:color w:val="000000"/>
          <w:highlight w:val="yellow"/>
          <w:rtl w:val="0"/>
        </w:rPr>
        <w:t xml:space="preserve"> </w:t>
      </w:r>
      <w:sdt>
        <w:sdtPr>
          <w:tag w:val="goog_rdk_449"/>
        </w:sdtPr>
        <w:sdtContent>
          <w:commentRangeStart w:id="212"/>
        </w:sdtContent>
      </w:sdt>
      <w:sdt>
        <w:sdtPr>
          <w:tag w:val="goog_rdk_450"/>
        </w:sdtPr>
        <w:sdtContent>
          <w:commentRangeStart w:id="213"/>
        </w:sdtContent>
      </w:sdt>
      <w:sdt>
        <w:sdtPr>
          <w:tag w:val="goog_rdk_451"/>
        </w:sdtPr>
        <w:sdtContent>
          <w:commentRangeStart w:id="214"/>
        </w:sdtContent>
      </w:sdt>
      <w:sdt>
        <w:sdtPr>
          <w:tag w:val="goog_rdk_452"/>
        </w:sdtPr>
        <w:sdtContent>
          <w:commentRangeStart w:id="215"/>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212"/>
      <w:r w:rsidDel="00000000" w:rsidR="00000000" w:rsidRPr="00000000">
        <w:commentReference w:id="212"/>
      </w:r>
      <w:commentRangeEnd w:id="213"/>
      <w:r w:rsidDel="00000000" w:rsidR="00000000" w:rsidRPr="00000000">
        <w:commentReference w:id="213"/>
      </w:r>
      <w:commentRangeEnd w:id="214"/>
      <w:r w:rsidDel="00000000" w:rsidR="00000000" w:rsidRPr="00000000">
        <w:commentReference w:id="214"/>
      </w:r>
      <w:commentRangeEnd w:id="215"/>
      <w:r w:rsidDel="00000000" w:rsidR="00000000" w:rsidRPr="00000000">
        <w:commentReference w:id="21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211"/>
      <w:r w:rsidDel="00000000" w:rsidR="00000000" w:rsidRPr="00000000">
        <w:commentReference w:id="211"/>
      </w:r>
      <w:r w:rsidDel="00000000" w:rsidR="00000000" w:rsidRPr="00000000">
        <w:rPr>
          <w:rtl w:val="0"/>
        </w:rPr>
      </w:r>
    </w:p>
    <w:p w:rsidR="00000000" w:rsidDel="00000000" w:rsidP="00000000" w:rsidRDefault="00000000" w:rsidRPr="00000000" w14:paraId="0000153C">
      <w:pPr>
        <w:rPr>
          <w:rFonts w:ascii="Arial" w:cs="Arial" w:eastAsia="Arial" w:hAnsi="Arial"/>
          <w:color w:val="000000"/>
        </w:rPr>
      </w:pPr>
      <w:r w:rsidDel="00000000" w:rsidR="00000000" w:rsidRPr="00000000">
        <w:rPr>
          <w:rtl w:val="0"/>
        </w:rPr>
      </w:r>
    </w:p>
    <w:p w:rsidR="00000000" w:rsidDel="00000000" w:rsidP="00000000" w:rsidRDefault="00000000" w:rsidRPr="00000000" w14:paraId="0000153D">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3E">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3F">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40">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453"/>
        </w:sdtPr>
        <w:sdtContent>
          <w:commentRangeStart w:id="216"/>
        </w:sdtContent>
      </w:sdt>
      <w:r w:rsidDel="00000000" w:rsidR="00000000" w:rsidRPr="00000000">
        <w:rPr>
          <w:rFonts w:ascii="Arial" w:cs="Arial" w:eastAsia="Arial" w:hAnsi="Arial"/>
          <w:rtl w:val="0"/>
        </w:rPr>
        <w:t xml:space="preserve">Awake ping packet flush</w:t>
      </w:r>
      <w:commentRangeEnd w:id="216"/>
      <w:r w:rsidDel="00000000" w:rsidR="00000000" w:rsidRPr="00000000">
        <w:commentReference w:id="216"/>
      </w:r>
      <w:r w:rsidDel="00000000" w:rsidR="00000000" w:rsidRPr="00000000">
        <w:rPr>
          <w:rtl w:val="0"/>
        </w:rPr>
      </w:r>
    </w:p>
    <w:p w:rsidR="00000000" w:rsidDel="00000000" w:rsidP="00000000" w:rsidRDefault="00000000" w:rsidRPr="00000000" w14:paraId="00001541">
      <w:pPr>
        <w:pStyle w:val="Heading2"/>
        <w:ind w:left="0" w:firstLine="0"/>
        <w:rPr>
          <w:rFonts w:ascii="Arial" w:cs="Arial" w:eastAsia="Arial" w:hAnsi="Arial"/>
        </w:rPr>
      </w:pPr>
      <w:bookmarkStart w:colFirst="0" w:colLast="0" w:name="_heading=h.ly7c1y" w:id="266"/>
      <w:bookmarkEnd w:id="266"/>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42">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4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4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45">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46">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47">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4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4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B">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4C">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4D">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4E">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4F">
      <w:pPr>
        <w:pStyle w:val="Heading2"/>
        <w:ind w:left="0" w:firstLine="0"/>
        <w:rPr>
          <w:rFonts w:ascii="Arial" w:cs="Arial" w:eastAsia="Arial" w:hAnsi="Arial"/>
        </w:rPr>
      </w:pPr>
      <w:bookmarkStart w:colFirst="0" w:colLast="0" w:name="_heading=h.mo7ahow0t2fa" w:id="267"/>
      <w:bookmarkEnd w:id="26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52">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53">
      <w:pPr>
        <w:pStyle w:val="Heading1"/>
        <w:ind w:left="0" w:firstLine="0"/>
        <w:rPr>
          <w:rFonts w:ascii="Arial" w:cs="Arial" w:eastAsia="Arial" w:hAnsi="Arial"/>
        </w:rPr>
      </w:pPr>
      <w:bookmarkStart w:colFirst="0" w:colLast="0" w:name="_heading=h.ao41zqqg0txn" w:id="268"/>
      <w:bookmarkEnd w:id="268"/>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54">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55">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56">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57">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58">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59">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5A">
      <w:pPr>
        <w:pStyle w:val="Heading2"/>
        <w:ind w:left="0" w:firstLine="0"/>
        <w:rPr/>
      </w:pPr>
      <w:bookmarkStart w:colFirst="0" w:colLast="0" w:name="_heading=h.l3biudxg4em6" w:id="269"/>
      <w:bookmarkEnd w:id="269"/>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5B">
      <w:pPr>
        <w:pStyle w:val="Heading1"/>
        <w:ind w:left="0" w:firstLine="0"/>
        <w:rPr>
          <w:rFonts w:ascii="Arial" w:cs="Arial" w:eastAsia="Arial" w:hAnsi="Arial"/>
        </w:rPr>
      </w:pPr>
      <w:bookmarkStart w:colFirst="0" w:colLast="0" w:name="_heading=h.2k82xt6" w:id="270"/>
      <w:bookmarkEnd w:id="270"/>
      <w:r w:rsidDel="00000000" w:rsidR="00000000" w:rsidRPr="00000000">
        <w:rPr>
          <w:rFonts w:ascii="Arial" w:cs="Arial" w:eastAsia="Arial" w:hAnsi="Arial"/>
          <w:rtl w:val="0"/>
        </w:rPr>
        <w:t xml:space="preserve">6 Conformance</w:t>
      </w:r>
    </w:p>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5">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6">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E">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7">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F">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60">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1"/>
      <w:bookmarkEnd w:id="27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62">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63">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64">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6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6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6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6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C">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7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1">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7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7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7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76">
      <w:pPr>
        <w:spacing w:after="40" w:before="40" w:lineRule="auto"/>
        <w:rPr>
          <w:rFonts w:ascii="Arial" w:cs="Arial" w:eastAsia="Arial" w:hAnsi="Arial"/>
          <w:highlight w:val="yellow"/>
        </w:rPr>
      </w:pPr>
      <w:hyperlink r:id="rId88">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89">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79">
      <w:pPr>
        <w:spacing w:after="40" w:before="40" w:lineRule="auto"/>
        <w:rPr>
          <w:rFonts w:ascii="Arial" w:cs="Arial" w:eastAsia="Arial" w:hAnsi="Arial"/>
          <w:highlight w:val="yellow"/>
        </w:rPr>
      </w:pPr>
      <w:hyperlink r:id="rId90">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7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C">
      <w:pPr>
        <w:pStyle w:val="Heading2"/>
        <w:spacing w:after="120" w:before="240" w:lineRule="auto"/>
        <w:ind w:left="0" w:firstLine="0"/>
        <w:rPr/>
      </w:pPr>
      <w:bookmarkStart w:colFirst="0" w:colLast="0" w:name="_heading=h.2pjpzxrro3v8" w:id="272"/>
      <w:bookmarkEnd w:id="272"/>
      <w:r w:rsidDel="00000000" w:rsidR="00000000" w:rsidRPr="00000000">
        <w:rPr>
          <w:rtl w:val="0"/>
        </w:rPr>
        <w:t xml:space="preserve">A.1 Normative References</w:t>
      </w:r>
    </w:p>
    <w:p w:rsidR="00000000" w:rsidDel="00000000" w:rsidP="00000000" w:rsidRDefault="00000000" w:rsidRPr="00000000" w14:paraId="0000157D">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7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8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1">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82">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2">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8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86">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87">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88">
      <w:pPr>
        <w:rPr>
          <w:rFonts w:ascii="Arial" w:cs="Arial" w:eastAsia="Arial" w:hAnsi="Arial"/>
          <w:color w:val="0000ee"/>
        </w:rPr>
      </w:pPr>
      <w:hyperlink r:id="rId93">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89">
      <w:pPr>
        <w:rPr>
          <w:rFonts w:ascii="Arial" w:cs="Arial" w:eastAsia="Arial" w:hAnsi="Arial"/>
        </w:rPr>
      </w:pPr>
      <w:r w:rsidDel="00000000" w:rsidR="00000000" w:rsidRPr="00000000">
        <w:rPr>
          <w:rtl w:val="0"/>
        </w:rPr>
      </w:r>
    </w:p>
    <w:bookmarkStart w:colFirst="0" w:colLast="0" w:name="bookmark=kix.32y02sm2iqny" w:id="273"/>
    <w:bookmarkEnd w:id="273"/>
    <w:p w:rsidR="00000000" w:rsidDel="00000000" w:rsidP="00000000" w:rsidRDefault="00000000" w:rsidRPr="00000000" w14:paraId="0000158A">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8B">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8C">
      <w:pPr>
        <w:rPr>
          <w:rFonts w:ascii="Arial" w:cs="Arial" w:eastAsia="Arial" w:hAnsi="Arial"/>
        </w:rPr>
      </w:pPr>
      <w:hyperlink r:id="rId94">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8D">
      <w:pPr>
        <w:rPr>
          <w:rFonts w:ascii="Arial" w:cs="Arial" w:eastAsia="Arial" w:hAnsi="Arial"/>
        </w:rPr>
      </w:pPr>
      <w:r w:rsidDel="00000000" w:rsidR="00000000" w:rsidRPr="00000000">
        <w:rPr>
          <w:rtl w:val="0"/>
        </w:rPr>
      </w:r>
    </w:p>
    <w:bookmarkStart w:colFirst="0" w:colLast="0" w:name="bookmark=kix.51xi25h5vzte" w:id="274"/>
    <w:bookmarkEnd w:id="274"/>
    <w:p w:rsidR="00000000" w:rsidDel="00000000" w:rsidP="00000000" w:rsidRDefault="00000000" w:rsidRPr="00000000" w14:paraId="0000158E">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8F">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90">
      <w:pPr>
        <w:rPr>
          <w:rFonts w:ascii="Arial" w:cs="Arial" w:eastAsia="Arial" w:hAnsi="Arial"/>
        </w:rPr>
      </w:pPr>
      <w:hyperlink r:id="rId95">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91">
      <w:pPr>
        <w:rPr>
          <w:rFonts w:ascii="Arial" w:cs="Arial" w:eastAsia="Arial" w:hAnsi="Arial"/>
        </w:rPr>
      </w:pPr>
      <w:r w:rsidDel="00000000" w:rsidR="00000000" w:rsidRPr="00000000">
        <w:rPr>
          <w:rtl w:val="0"/>
        </w:rPr>
      </w:r>
    </w:p>
    <w:bookmarkStart w:colFirst="0" w:colLast="0" w:name="bookmark=kix.sm86r7ecajs3" w:id="275"/>
    <w:bookmarkEnd w:id="275"/>
    <w:p w:rsidR="00000000" w:rsidDel="00000000" w:rsidP="00000000" w:rsidRDefault="00000000" w:rsidRPr="00000000" w14:paraId="00001592">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93">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94">
      <w:pPr>
        <w:rPr>
          <w:rFonts w:ascii="Arial" w:cs="Arial" w:eastAsia="Arial" w:hAnsi="Arial"/>
          <w:highlight w:val="yellow"/>
        </w:rPr>
      </w:pPr>
      <w:hyperlink r:id="rId96">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5">
      <w:pPr>
        <w:pStyle w:val="Heading2"/>
        <w:spacing w:after="120" w:before="240" w:lineRule="auto"/>
        <w:ind w:left="0" w:firstLine="0"/>
        <w:rPr/>
      </w:pPr>
      <w:bookmarkStart w:colFirst="0" w:colLast="0" w:name="_heading=h.wmz8ensz9jqs" w:id="276"/>
      <w:bookmarkEnd w:id="276"/>
      <w:r w:rsidDel="00000000" w:rsidR="00000000" w:rsidRPr="00000000">
        <w:rPr>
          <w:rtl w:val="0"/>
        </w:rPr>
        <w:t xml:space="preserve">A.2 Informative References</w:t>
      </w:r>
    </w:p>
    <w:p w:rsidR="00000000" w:rsidDel="00000000" w:rsidP="00000000" w:rsidRDefault="00000000" w:rsidRPr="00000000" w14:paraId="00001596">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9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9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7">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9B">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9C">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9D">
      <w:pPr>
        <w:pStyle w:val="Heading1"/>
        <w:ind w:left="0" w:firstLine="0"/>
        <w:rPr/>
      </w:pPr>
      <w:bookmarkStart w:colFirst="0" w:colLast="0" w:name="_heading=h.twhu880t27o" w:id="277"/>
      <w:bookmarkEnd w:id="277"/>
      <w:sdt>
        <w:sdtPr>
          <w:tag w:val="goog_rdk_454"/>
        </w:sdtPr>
        <w:sdtContent>
          <w:commentRangeStart w:id="217"/>
        </w:sdtContent>
      </w:sdt>
      <w:r w:rsidDel="00000000" w:rsidR="00000000" w:rsidRPr="00000000">
        <w:rPr>
          <w:rtl w:val="0"/>
        </w:rPr>
        <w:t xml:space="preserve">Appendix B. Backwards Compatibility</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pStyle w:val="Heading3"/>
        <w:keepLines w:val="1"/>
        <w:spacing w:after="77" w:before="0" w:line="259" w:lineRule="auto"/>
        <w:ind w:left="0" w:firstLine="0"/>
        <w:rPr/>
      </w:pPr>
      <w:bookmarkStart w:colFirst="0" w:colLast="0" w:name="_heading=h.1qoc8b1" w:id="278"/>
      <w:bookmarkEnd w:id="278"/>
      <w:r w:rsidDel="00000000" w:rsidR="00000000" w:rsidRPr="00000000">
        <w:rPr>
          <w:rtl w:val="0"/>
        </w:rPr>
        <w:t xml:space="preserve">B.1 PUBLISH QoS -1 (Packet from MQTT-SN 1.2)</w:t>
      </w:r>
    </w:p>
    <w:p w:rsidR="00000000" w:rsidDel="00000000" w:rsidP="00000000" w:rsidRDefault="00000000" w:rsidRPr="00000000" w14:paraId="000015A0">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A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A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A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A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A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A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A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A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A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AF">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B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BD">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B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C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C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DA">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D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D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D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E0">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E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E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E5">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E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E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F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F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F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F9">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0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07">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1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15">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23">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30">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3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3E">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3F">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4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41">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42">
      <w:pPr>
        <w:pStyle w:val="Heading4"/>
        <w:ind w:left="0" w:right="4" w:firstLine="0"/>
        <w:rPr>
          <w:rFonts w:ascii="Arial" w:cs="Arial" w:eastAsia="Arial" w:hAnsi="Arial"/>
        </w:rPr>
      </w:pPr>
      <w:bookmarkStart w:colFirst="0" w:colLast="0" w:name="_heading=h.4anzqyu" w:id="279"/>
      <w:bookmarkEnd w:id="27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4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217"/>
      <w:r w:rsidDel="00000000" w:rsidR="00000000" w:rsidRPr="00000000">
        <w:commentReference w:id="21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455"/>
        </w:sdtPr>
        <w:sdtContent>
          <w:commentRangeStart w:id="218"/>
        </w:sdtContent>
      </w:sdt>
      <w:r w:rsidDel="00000000" w:rsidR="00000000" w:rsidRPr="00000000">
        <w:rPr>
          <w:rtl w:val="0"/>
        </w:rPr>
      </w:r>
    </w:p>
    <w:p w:rsidR="00000000" w:rsidDel="00000000" w:rsidP="00000000" w:rsidRDefault="00000000" w:rsidRPr="00000000" w14:paraId="00001644">
      <w:pPr>
        <w:pStyle w:val="Heading4"/>
        <w:ind w:left="0" w:right="4" w:firstLine="0"/>
        <w:rPr>
          <w:rFonts w:ascii="Arial" w:cs="Arial" w:eastAsia="Arial" w:hAnsi="Arial"/>
        </w:rPr>
      </w:pPr>
      <w:bookmarkStart w:colFirst="0" w:colLast="0" w:name="_heading=h.14ykbeg" w:id="280"/>
      <w:bookmarkEnd w:id="280"/>
      <w:r w:rsidDel="00000000" w:rsidR="00000000" w:rsidRPr="00000000">
        <w:rPr>
          <w:rFonts w:ascii="Arial" w:cs="Arial" w:eastAsia="Arial" w:hAnsi="Arial"/>
          <w:rtl w:val="0"/>
        </w:rPr>
        <w:t xml:space="preserve">B.1.2 PUBLISH Flags</w:t>
      </w:r>
    </w:p>
    <w:p w:rsidR="00000000" w:rsidDel="00000000" w:rsidP="00000000" w:rsidRDefault="00000000" w:rsidRPr="00000000" w14:paraId="00001645">
      <w:pPr>
        <w:ind w:right="4"/>
        <w:rPr>
          <w:rFonts w:ascii="Arial" w:cs="Arial" w:eastAsia="Arial" w:hAnsi="Arial"/>
        </w:rPr>
      </w:pPr>
      <w:r w:rsidDel="00000000" w:rsidR="00000000" w:rsidRPr="00000000">
        <w:rPr>
          <w:rFonts w:ascii="Arial" w:cs="Arial" w:eastAsia="Arial" w:hAnsi="Arial"/>
          <w:rtl w:val="0"/>
        </w:rPr>
        <w:t xml:space="preserve">The PUBLISH Flags field is 1-byte</w:t>
      </w:r>
      <w:sdt>
        <w:sdtPr>
          <w:tag w:val="goog_rdk_456"/>
        </w:sdtPr>
        <w:sdtContent>
          <w:del w:author="davide.lenzarini@u-blox.com" w:id="123" w:date="2024-08-07T11:04:41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164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4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4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49">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4A">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4B">
      <w:pPr>
        <w:pStyle w:val="Heading4"/>
        <w:ind w:left="0" w:right="4" w:firstLine="0"/>
        <w:rPr>
          <w:rFonts w:ascii="Arial" w:cs="Arial" w:eastAsia="Arial" w:hAnsi="Arial"/>
        </w:rPr>
      </w:pPr>
      <w:bookmarkStart w:colFirst="0" w:colLast="0" w:name="_heading=h.3oy7u29" w:id="281"/>
      <w:bookmarkEnd w:id="281"/>
      <w:r w:rsidDel="00000000" w:rsidR="00000000" w:rsidRPr="00000000">
        <w:rPr>
          <w:rFonts w:ascii="Arial" w:cs="Arial" w:eastAsia="Arial" w:hAnsi="Arial"/>
          <w:rtl w:val="0"/>
        </w:rPr>
        <w:t xml:space="preserve">B.1.3 Topic Id</w:t>
      </w:r>
    </w:p>
    <w:p w:rsidR="00000000" w:rsidDel="00000000" w:rsidP="00000000" w:rsidRDefault="00000000" w:rsidRPr="00000000" w14:paraId="0000164C">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4D">
      <w:pPr>
        <w:pStyle w:val="Heading4"/>
        <w:ind w:left="0" w:right="4" w:firstLine="0"/>
        <w:rPr>
          <w:rFonts w:ascii="Arial" w:cs="Arial" w:eastAsia="Arial" w:hAnsi="Arial"/>
        </w:rPr>
      </w:pPr>
      <w:bookmarkStart w:colFirst="0" w:colLast="0" w:name="_heading=h.243i4a2" w:id="282"/>
      <w:bookmarkEnd w:id="282"/>
      <w:r w:rsidDel="00000000" w:rsidR="00000000" w:rsidRPr="00000000">
        <w:rPr>
          <w:rFonts w:ascii="Arial" w:cs="Arial" w:eastAsia="Arial" w:hAnsi="Arial"/>
          <w:rtl w:val="0"/>
        </w:rPr>
        <w:t xml:space="preserve">B.1.4 Data</w:t>
      </w:r>
    </w:p>
    <w:p w:rsidR="00000000" w:rsidDel="00000000" w:rsidP="00000000" w:rsidRDefault="00000000" w:rsidRPr="00000000" w14:paraId="0000164E">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218"/>
      <w:r w:rsidDel="00000000" w:rsidR="00000000" w:rsidRPr="00000000">
        <w:commentReference w:id="218"/>
      </w:r>
      <w:r w:rsidDel="00000000" w:rsidR="00000000" w:rsidRPr="00000000">
        <w:rPr>
          <w:rtl w:val="0"/>
        </w:rPr>
      </w:r>
    </w:p>
    <w:p w:rsidR="00000000" w:rsidDel="00000000" w:rsidP="00000000" w:rsidRDefault="00000000" w:rsidRPr="00000000" w14:paraId="0000164F">
      <w:pPr>
        <w:pStyle w:val="Heading1"/>
        <w:spacing w:after="360" w:before="360" w:lineRule="auto"/>
        <w:ind w:left="0" w:firstLine="0"/>
        <w:rPr/>
      </w:pPr>
      <w:bookmarkStart w:colFirst="0" w:colLast="0" w:name="_heading=h.55r6c0xsdoov" w:id="283"/>
      <w:bookmarkEnd w:id="283"/>
      <w:r w:rsidDel="00000000" w:rsidR="00000000" w:rsidRPr="00000000">
        <w:rPr>
          <w:rtl w:val="0"/>
        </w:rPr>
        <w:t xml:space="preserve">Appendix C. Security and Privacy Considerations</w:t>
      </w:r>
    </w:p>
    <w:p w:rsidR="00000000" w:rsidDel="00000000" w:rsidP="00000000" w:rsidRDefault="00000000" w:rsidRPr="00000000" w14:paraId="0000165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55">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56">
      <w:pPr>
        <w:rPr>
          <w:rFonts w:ascii="Arial" w:cs="Arial" w:eastAsia="Arial" w:hAnsi="Arial"/>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58">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59">
      <w:pPr>
        <w:keepNext w:val="1"/>
        <w:spacing w:after="120" w:before="240" w:lineRule="auto"/>
        <w:ind w:left="144.00000000000006" w:hanging="15"/>
        <w:rPr>
          <w:rFonts w:ascii="Arial" w:cs="Arial" w:eastAsia="Arial" w:hAnsi="Arial"/>
          <w:b w:val="1"/>
          <w:color w:val="446caa"/>
        </w:rPr>
      </w:pPr>
      <w:bookmarkStart w:colFirst="0" w:colLast="0" w:name="_heading=h.452snld" w:id="284"/>
      <w:bookmarkEnd w:id="28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5A">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5B">
      <w:pPr>
        <w:rPr>
          <w:rFonts w:ascii="Arial" w:cs="Arial" w:eastAsia="Arial" w:hAnsi="Arial"/>
        </w:rPr>
      </w:pPr>
      <w:r w:rsidDel="00000000" w:rsidR="00000000" w:rsidRPr="00000000">
        <w:rPr>
          <w:rtl w:val="0"/>
        </w:rPr>
      </w:r>
    </w:p>
    <w:p w:rsidR="00000000" w:rsidDel="00000000" w:rsidP="00000000" w:rsidRDefault="00000000" w:rsidRPr="00000000" w14:paraId="000016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6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62">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3">
      <w:pPr>
        <w:pStyle w:val="Heading1"/>
        <w:spacing w:after="360" w:before="360" w:lineRule="auto"/>
        <w:ind w:left="0" w:firstLine="0"/>
        <w:rPr/>
      </w:pPr>
      <w:bookmarkStart w:colFirst="0" w:colLast="0" w:name="_heading=h.bc8w7ov5oli4" w:id="285"/>
      <w:bookmarkEnd w:id="285"/>
      <w:r w:rsidDel="00000000" w:rsidR="00000000" w:rsidRPr="00000000">
        <w:rPr>
          <w:rtl w:val="0"/>
        </w:rPr>
        <w:t xml:space="preserve">Appendix D. Acknowledgments</w:t>
      </w:r>
    </w:p>
    <w:p w:rsidR="00000000" w:rsidDel="00000000" w:rsidP="00000000" w:rsidRDefault="00000000" w:rsidRPr="00000000" w14:paraId="00001664">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8">
      <w:pPr>
        <w:pStyle w:val="Heading2"/>
        <w:spacing w:after="120" w:before="240" w:lineRule="auto"/>
        <w:ind w:left="0" w:firstLine="0"/>
        <w:rPr/>
      </w:pPr>
      <w:bookmarkStart w:colFirst="0" w:colLast="0" w:name="_heading=h.glow6i83isd5" w:id="286"/>
      <w:bookmarkEnd w:id="286"/>
      <w:r w:rsidDel="00000000" w:rsidR="00000000" w:rsidRPr="00000000">
        <w:rPr>
          <w:rtl w:val="0"/>
        </w:rPr>
        <w:t xml:space="preserve">D.1 Special Thanks</w:t>
      </w:r>
    </w:p>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6A">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C">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6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E">
      <w:pPr>
        <w:pStyle w:val="Heading2"/>
        <w:spacing w:after="120" w:before="240" w:lineRule="auto"/>
        <w:ind w:left="0" w:firstLine="0"/>
        <w:rPr/>
      </w:pPr>
      <w:bookmarkStart w:colFirst="0" w:colLast="0" w:name="_heading=h.tdeowwajj1wf" w:id="287"/>
      <w:bookmarkEnd w:id="287"/>
      <w:r w:rsidDel="00000000" w:rsidR="00000000" w:rsidRPr="00000000">
        <w:rPr>
          <w:rtl w:val="0"/>
        </w:rPr>
        <w:t xml:space="preserve">D.2 Participants</w:t>
      </w:r>
    </w:p>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7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2">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74">
      <w:pPr>
        <w:pStyle w:val="Heading1"/>
        <w:spacing w:after="360" w:before="360" w:lineRule="auto"/>
        <w:ind w:left="0" w:firstLine="0"/>
        <w:rPr>
          <w:rFonts w:ascii="Arial" w:cs="Arial" w:eastAsia="Arial" w:hAnsi="Arial"/>
          <w:highlight w:val="yellow"/>
        </w:rPr>
      </w:pPr>
      <w:bookmarkStart w:colFirst="0" w:colLast="0" w:name="_heading=h.ewpzaw2f211a" w:id="288"/>
      <w:bookmarkEnd w:id="28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C">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E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EE">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F0">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F1">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F2">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3">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5">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7">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0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0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0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0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E">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F">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12">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13">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9"/>
      <w:bookmarkEnd w:id="289"/>
      <w:r w:rsidDel="00000000" w:rsidR="00000000" w:rsidRPr="00000000">
        <w:rPr>
          <w:rtl w:val="0"/>
        </w:rPr>
      </w:r>
    </w:p>
    <w:p w:rsidR="00000000" w:rsidDel="00000000" w:rsidP="00000000" w:rsidRDefault="00000000" w:rsidRPr="00000000" w14:paraId="00001714">
      <w:pPr>
        <w:pStyle w:val="Heading1"/>
        <w:keepNext w:val="1"/>
        <w:pBdr>
          <w:top w:color="808080" w:space="6" w:sz="4" w:val="single"/>
        </w:pBdr>
        <w:spacing w:after="120" w:before="480" w:lineRule="auto"/>
        <w:ind w:left="0" w:firstLine="0"/>
        <w:rPr>
          <w:vertAlign w:val="baseline"/>
        </w:rPr>
      </w:pPr>
      <w:bookmarkStart w:colFirst="0" w:colLast="0" w:name="_heading=h.3jd0qos" w:id="290"/>
      <w:bookmarkEnd w:id="29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15">
      <w:pPr>
        <w:pStyle w:val="Heading2"/>
        <w:ind w:left="0" w:firstLine="0"/>
        <w:rPr>
          <w:vertAlign w:val="baseline"/>
        </w:rPr>
      </w:pPr>
      <w:bookmarkStart w:colFirst="0" w:colLast="0" w:name="_heading=h.1yib0wl" w:id="291"/>
      <w:bookmarkEnd w:id="29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16">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17">
      <w:pPr>
        <w:pStyle w:val="Heading2"/>
        <w:ind w:left="0" w:firstLine="0"/>
        <w:rPr>
          <w:vertAlign w:val="baseline"/>
        </w:rPr>
      </w:pPr>
      <w:bookmarkStart w:colFirst="0" w:colLast="0" w:name="_heading=h.4ihyjke" w:id="292"/>
      <w:bookmarkEnd w:id="29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18">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9">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A">
            <w:pPr>
              <w:spacing w:after="0" w:line="259" w:lineRule="auto"/>
              <w:ind w:right="4"/>
              <w:jc w:val="center"/>
              <w:rPr>
                <w:rFonts w:ascii="Arial" w:cs="Arial" w:eastAsia="Arial" w:hAnsi="Arial"/>
                <w:b w:val="1"/>
              </w:rPr>
            </w:pPr>
            <w:sdt>
              <w:sdtPr>
                <w:tag w:val="goog_rdk_457"/>
              </w:sdtPr>
              <w:sdtContent>
                <w:commentRangeStart w:id="21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B">
            <w:pPr>
              <w:spacing w:after="0" w:line="259" w:lineRule="auto"/>
              <w:ind w:right="4"/>
              <w:rPr>
                <w:rFonts w:ascii="Arial" w:cs="Arial" w:eastAsia="Arial" w:hAnsi="Arial"/>
                <w:sz w:val="20"/>
                <w:szCs w:val="20"/>
                <w:vertAlign w:val="subscript"/>
              </w:rPr>
            </w:pPr>
            <w:commentRangeEnd w:id="219"/>
            <w:r w:rsidDel="00000000" w:rsidR="00000000" w:rsidRPr="00000000">
              <w:commentReference w:id="21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4">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9">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2B">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2C">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2D">
      <w:pPr>
        <w:pStyle w:val="Heading2"/>
        <w:ind w:left="0" w:firstLine="0"/>
        <w:rPr>
          <w:vertAlign w:val="baseline"/>
        </w:rPr>
      </w:pPr>
      <w:bookmarkStart w:colFirst="0" w:colLast="0" w:name="_heading=h.2xn8ts7" w:id="293"/>
      <w:bookmarkEnd w:id="293"/>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2E">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2F">
      <w:pPr>
        <w:pStyle w:val="Heading2"/>
        <w:ind w:left="0" w:firstLine="0"/>
        <w:rPr>
          <w:vertAlign w:val="baseline"/>
        </w:rPr>
      </w:pPr>
      <w:bookmarkStart w:colFirst="0" w:colLast="0" w:name="_heading=h.1csj400" w:id="294"/>
      <w:bookmarkEnd w:id="29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3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31">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32">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33">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34">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35">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36">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37">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38">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3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3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3B">
      <w:pPr>
        <w:pStyle w:val="Heading1"/>
        <w:spacing w:after="360" w:before="360" w:lineRule="auto"/>
        <w:ind w:left="0" w:firstLine="0"/>
        <w:rPr/>
      </w:pPr>
      <w:bookmarkStart w:colFirst="0" w:colLast="0" w:name="_heading=h.sg1xgdru14ui" w:id="295"/>
      <w:bookmarkEnd w:id="295"/>
      <w:r w:rsidDel="00000000" w:rsidR="00000000" w:rsidRPr="00000000">
        <w:rPr>
          <w:rtl w:val="0"/>
        </w:rPr>
        <w:t xml:space="preserve">Appendix G. Notices</w:t>
      </w:r>
    </w:p>
    <w:p w:rsidR="00000000" w:rsidDel="00000000" w:rsidP="00000000" w:rsidRDefault="00000000" w:rsidRPr="00000000" w14:paraId="0000173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3D">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73E">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98">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99">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41">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45">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46">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0">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1">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fan Hagen" w:id="217" w:date="2024-03-03T08:53:53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218" w:date="2024-03-03T08:53:53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davide.lenzarini@u-blox.com" w:id="77" w:date="2024-08-06T14:44:03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83" w:date="2024-08-06T14:55:28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mean the "server"? It seems not clear to me</w:t>
      </w:r>
    </w:p>
  </w:comment>
  <w:comment w:author="Simon Johnson" w:id="20" w:date="2024-02-02T15:03:53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1" w:date="2024-02-22T15:03:28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53" w:date="2024-08-07T13:56:01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DISCONNECT packet for which a server ack is expected?</w:t>
      </w:r>
    </w:p>
  </w:comment>
  <w:comment w:author="davide.lenzarini@u-blox.com" w:id="197" w:date="2023-10-26T13:21:10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148" w:date="2024-08-07T13:49:15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to add DISCONNECT here?</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davide.lenzarini@u-blox.com" w:id="149" w:date="2024-08-07T13:51:40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Richard Coppen" w:id="146" w:date="2024-03-19T16:49:34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davide.lenzarini@u-blox.com" w:id="137" w:date="2024-08-07T13:27:53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exclude the duplicate use case that we excluded in 4.2. How a PUBWOS can reach a recipient more than once?</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replace "any number of times, including not at all" with "either once or not at all"</w:t>
      </w:r>
    </w:p>
  </w:comment>
  <w:comment w:author="davide.lenzarini@u-blox.com" w:id="147" w:date="2024-08-07T13:40:43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said above that for QoS1 the DUP is always =0</w:t>
      </w:r>
    </w:p>
  </w:comment>
  <w:comment w:author="davide.lenzarini@u-blox.com" w:id="136" w:date="2024-08-07T13:30:25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Unclear definition. This is simply a QoS0 publish without the need of a session.</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the PUBWOS is delivered more than once (excluding the cases already excluded in 4.2)?</w:t>
      </w:r>
    </w:p>
  </w:comment>
  <w:comment w:author="davide.lenzarini@u-blox.com" w:id="139" w:date="2024-08-07T13:41:12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3.1.11</w:t>
      </w:r>
    </w:p>
  </w:comment>
  <w:comment w:author="davide.lenzarini@u-blox.com" w:id="138" w:date="2024-08-07T13:32:30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DUP Flag is not present if QoS is 0. See chapter 3.1.11</w:t>
      </w:r>
    </w:p>
  </w:comment>
  <w:comment w:author="Ian Craggs" w:id="6" w:date="2024-06-12T08:52:02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121" w:date="2023-10-20T09:26:02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22" w:date="2024-01-04T16:48:28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51" w:date="2024-08-07T13:52:40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present for QoS 0 packets</w:t>
      </w:r>
    </w:p>
  </w:comment>
  <w:comment w:author="davide.lenzarini@u-blox.com" w:id="152" w:date="2024-08-07T13:53:53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must be moved in chapter 4.3.4 (QoS 2)</w:t>
      </w:r>
    </w:p>
  </w:comment>
  <w:comment w:author="Andrew Banks" w:id="41" w:date="2023-10-20T12:41:18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2" w:date="2023-11-02T14:12:55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3" w:date="2023-11-02T14:52:40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4" w:date="2023-11-02T14:53:30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5" w:date="2023-11-02T15:58:55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66" w:date="2024-08-06T09:16:37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14" w:date="2024-08-06T09:15:55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75" w:date="2024-08-06T14:39:52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QoS 0 is not valid for this packet description as the Packet Identifier field is not present if QoS=0. Furthermore DUP is reserved for QoS=0</w:t>
      </w:r>
    </w:p>
  </w:comment>
  <w:comment w:author="davide.lenzarini@u-blox.com" w:id="159" w:date="2024-08-07T14:03:47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to verify is session is still alive as we are passing the client id?</w:t>
      </w:r>
    </w:p>
  </w:comment>
  <w:comment w:author="davide.lenzarini@u-blox.com" w:id="74" w:date="2024-08-06T14:31:51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114" w:date="2024-08-07T10:20:14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Andrew Banks" w:id="116" w:date="2024-03-19T16:09:39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davide.lenzarini@u-blox.com" w:id="95" w:date="2024-08-06T09:18:55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161" w:date="2024-03-18T15:44:35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62" w:date="2024-06-20T11:10:24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davide.lenzarini@u-blox.com" w:id="87" w:date="2024-08-06T09:18:23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Andrew Banks" w:id="189" w:date="2024-06-16T09:32:40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76" w:date="2024-08-06T09:17:57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164" w:date="2024-03-19T17:42:59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165" w:date="2024-06-11T15:41:31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davide.lenzarini@u-blox.com" w:id="73" w:date="2024-08-06T09:17:27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davide.lenzarini@u-blox.com" w:id="126" w:date="2024-08-07T10:44:02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Ian Craggs" w:id="82" w:date="2024-06-27T15:24:32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davide.lenzarini@u-blox.com" w:id="132" w:date="2024-08-07T10:58:02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 Protection Encapsulation packet can be duplicated and in this case the value of the Monotonic Counter will be the same on the two replica.</w:t>
      </w:r>
    </w:p>
  </w:comment>
  <w:comment w:author="davide.lenzarini@u-blox.com" w:id="69" w:date="2024-08-06T09:17:02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davide.lenzarini@u-blox.com" w:id="127" w:date="2024-08-07T10:44:47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Richard Coppen" w:id="36" w:date="2024-03-19T12:22:45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79" w:date="2024-06-27T15:27:19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80" w:date="2024-08-06T14:59:58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 to be treated in 4.4.1 but this section is not clear</w:t>
      </w:r>
    </w:p>
  </w:comment>
  <w:comment w:author="davide.lenzarini@u-blox.com" w:id="112" w:date="2024-08-07T10:14:08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server has received the DISCONNECT with sessionexpiry packet from the client, it generates and send the DISCONNECT ack but this packet is lost. Now the client can't simply resend the DISCONNECT as the server has deleted the virtual connection so a new CONNECT+DISCONNECT with session expiry is required to indicate the client sleeping status?</w:t>
      </w:r>
    </w:p>
  </w:comment>
  <w:comment w:author="Richard Coppen" w:id="19" w:date="2024-03-19T12:05:40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7" w:date="2024-03-19T12:04:36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2" w:date="2023-12-08T16:41:32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3" w:date="2024-06-04T12:40:11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5" w:date="2024-08-06T09:20:02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13" w:date="2024-08-06T09:19:50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90" w:date="2024-03-19T17:55:57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91" w:date="2024-03-20T14:04:25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92" w:date="2024-03-20T14:22:55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84" w:date="2024-08-06T15:27:54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this sections is not really clear</w:t>
      </w:r>
    </w:p>
  </w:comment>
  <w:comment w:author="davide.lenzarini@u-blox.com" w:id="102" w:date="2024-08-06T09:19:18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davide.lenzarini@u-blox.com" w:id="92" w:date="2024-03-20T08:38:34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value in case a topic filter was used in the SUBSCRIBE?</w:t>
      </w:r>
    </w:p>
  </w:comment>
  <w:comment w:author="Ian Craggs" w:id="125" w:date="2024-03-18T12:26:05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85" w:date="2024-08-06T15:30:36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specify the content of PacketIdentifier is the error is on QoS0?</w:t>
      </w:r>
    </w:p>
  </w:comment>
  <w:comment w:author="Andrew Banks" w:id="117" w:date="2024-03-19T16:20:12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18" w:date="2024-05-02T12:17:44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35" w:date="2024-08-06T10:14:59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recommend to remove this title to reduce the levels by one (they are all 3.1.*</w:t>
      </w:r>
    </w:p>
  </w:comment>
  <w:comment w:author="davide.lenzarini@u-blox.com" w:id="51" w:date="2024-08-06T10:19:55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Retain is False, right?</w:t>
      </w:r>
    </w:p>
  </w:comment>
  <w:comment w:author="davide.lenzarini@u-blox.com" w:id="94" w:date="2024-03-14T09:44:26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53" w:date="2024-06-11T16:09:18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54" w:date="2024-06-13T15:32:08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55" w:date="2024-06-13T15:34:20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davide.lenzarini@u-blox.com" w:id="56" w:date="2024-08-06T10:40:06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should not be allowed and we can remove the following "informative comments" about that. This will also simplify the gateway implementation</w:t>
      </w:r>
    </w:p>
  </w:comment>
  <w:comment w:author="Andrew Banks" w:id="119" w:date="2024-03-19T16:39:58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20" w:date="2024-05-02T12:18:26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57" w:date="2024-06-11T16:15:50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58" w:date="2024-08-06T10:42:18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We should remove the possibility for a Clien to send anything before CONNACK</w:t>
      </w:r>
    </w:p>
  </w:comment>
  <w:comment w:author="Stefan Hagen" w:id="38" w:date="2024-02-01T16:59:35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39" w:date="2024-02-22T13:05:28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52" w:date="2024-08-06T10:37:25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to be fixed</w:t>
      </w:r>
    </w:p>
  </w:comment>
  <w:comment w:author="davide.lenzarini@u-blox.com" w:id="48" w:date="2024-08-06T10:24:07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Retained until when? in MQTT 5 there is a message expiry interval</w:t>
      </w:r>
    </w:p>
  </w:comment>
  <w:comment w:author="Ian Craggs" w:id="49" w:date="2024-08-07T10:26:25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situation is similar to MQTT 3.1.1. There it is left up to the server, leaving the option for the server to clean up if it is running out of space</w:t>
      </w:r>
    </w:p>
  </w:comment>
  <w:comment w:author="davide.lenzarini@u-blox.com" w:id="50" w:date="2024-08-07T12:02:02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added a sentence for that. Is it ok for you?</w:t>
      </w:r>
    </w:p>
  </w:comment>
  <w:comment w:author="davide.lenzarini@u-blox.com" w:id="86" w:date="2024-08-07T11:03:24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it defined? Should we mention appendix B</w:t>
      </w:r>
    </w:p>
  </w:comment>
  <w:comment w:author="Ian Craggs" w:id="3" w:date="2024-03-19T10:30:16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88" w:date="2024-08-07T11:04:09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it defined?</w:t>
      </w:r>
    </w:p>
  </w:comment>
  <w:comment w:author="davide.lenzarini@u-blox.com" w:id="179" w:date="2024-06-13T16:05:28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4" w:date="2024-03-19T10:28:33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35" w:date="2024-08-07T11:05:55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add also PUBLISH-1?</w:t>
      </w:r>
    </w:p>
  </w:comment>
  <w:comment w:author="davide.lenzarini@u-blox.com" w:id="154" w:date="2024-03-20T08:54:09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216" w:date="2023-10-12T19:28:02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204" w:date="2024-03-20T09:03:26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108" w:date="2024-03-19T15:53:06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58" w:date="2024-03-20T09:00:07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80" w:date="2023-10-12T19:20:15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81" w:date="2024-01-05T15:08:54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29" w:date="2024-03-19T15:21:48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30" w:date="2024-03-19T15:23:50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45" w:date="2024-02-22T16:19:54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206" w:date="2024-03-20T09:04:50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46" w:date="2024-07-30T19:20:35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205" w:date="2024-03-20T09:04:24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166" w:date="2024-02-15T17:21:45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167" w:date="2024-03-18T16:06:47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196" w:date="2024-03-20T08:35:53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5" w:date="2024-05-30T14:20:06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6" w:date="2024-07-30T18:34:29Z">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140" w:date="2024-03-20T10:34:54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41" w:date="2024-08-07T13:34:54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basis of 4.2 we should exclude the possibility to use MQTT-SN on a network allowing duplicated packets</w:t>
      </w:r>
    </w:p>
  </w:comment>
  <w:comment w:author="Ian Craggs" w:id="150" w:date="2024-06-25T10:18:44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55" w:date="2024-03-20T08:55:23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202" w:date="2024-03-20T08:48:29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211" w:date="2024-03-20T09:07:26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106" w:date="2024-03-19T15:54:52Z">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07" w:date="2024-08-07T10:04:14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if it is an acknowledge we should use a PacketIdentifier, right?</w:t>
      </w:r>
    </w:p>
  </w:comment>
  <w:comment w:author="davide.lenzarini@u-blox.com" w:id="157" w:date="2024-03-20T08:57:22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62" w:date="2024-08-06T10:48:39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"Connect Reason Code" values? Do we mean "CONNACK" related reason code in table 9?</w:t>
      </w:r>
    </w:p>
  </w:comment>
  <w:comment w:author="davide.lenzarini@u-blox.com" w:id="198" w:date="2024-03-20T08:45:05Z">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99" w:date="2024-03-20T14:33:27Z">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200" w:date="2024-06-13T14:25:07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201" w:date="2024-06-13T15:41:53Z">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31" w:date="2024-02-07T16:41:05Z">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32" w:date="2024-06-24T14:39:36Z">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70" w:date="2024-08-06T14:21:51Z">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if the REGACK is generated by the Client?</w:t>
      </w:r>
    </w:p>
  </w:comment>
  <w:comment w:author="davide.lenzarini@u-blox.com" w:id="68" w:date="2024-08-06T11:00:04Z">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"AUTH" related reason codes in table 9?</w:t>
      </w:r>
    </w:p>
  </w:comment>
  <w:comment w:author="davide.lenzarini@u-blox.com" w:id="59" w:date="2024-06-25T04:33:39Z">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davide.lenzarini@u-blox.com" w:id="71" w:date="2024-08-06T14:20:14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"REGACK" related reason codes in table 9?</w:t>
      </w:r>
    </w:p>
  </w:comment>
  <w:comment w:author="Stefan Hagen" w:id="124" w:date="2023-11-16T16:45:21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65" w:date="2024-08-06T10:52:22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as 255-10, do I miss something?</w:t>
      </w:r>
    </w:p>
  </w:comment>
  <w:comment w:author="davide.lenzarini@u-blox.com" w:id="103" w:date="2024-08-07T09:07:37Z">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replaced with "when the PINGRESP is sent", right?</w:t>
      </w:r>
    </w:p>
  </w:comment>
  <w:comment w:author="Stefan Hagen" w:id="111" w:date="2024-01-04T16:52:29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83" w:date="2024-02-14T10:03:36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2" w:date="2024-08-06T14:23:10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99" w:date="2024-08-07T08:58:40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0" w:date="2024-08-07T08:58:49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Stefan Hagen" w:id="175" w:date="2024-03-18T16:14:25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76" w:date="2024-03-18T16:13:21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101" w:date="2024-08-07T09:04:41Z">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Identifier" here is really helping the server but for the very same reason we should have the "Client identifier" also in the SUBSCRIBE/UNSUBSCRIBE/REGISTER. Why do we need the "Client Identifier" only on the PINGREQ originated by the client?</w:t>
      </w:r>
    </w:p>
  </w:comment>
  <w:comment w:author="Stefan Hagen" w:id="174" w:date="2024-03-18T16:09:57Z">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82" w:date="2024-02-14T09:56:26Z">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104" w:date="2023-10-12T14:50:37Z">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78" w:date="2024-03-18T16:20:57Z">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219" w:date="2023-10-05T18:07:12Z">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77" w:date="2024-03-18T16:19:29Z">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97" w:date="2024-08-07T08:58:16Z">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98" w:date="2024-08-07T08:58:27Z">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 w:date="2023-12-08T14:31:19Z">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110" w:date="2024-03-19T15:33:30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210" w:date="2024-03-20T14:35:28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63" w:date="2024-02-13T14:12:29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64" w:date="2024-06-13T12:56:25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33" w:date="2024-03-19T14:22:50Z">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davide.lenzarini@u-blox.com" w:id="160" w:date="2024-08-07T15:05:20Z">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in a separated chapter like "Topic Names"?</w:t>
      </w:r>
    </w:p>
  </w:comment>
  <w:comment w:author="davide.lenzarini@u-blox.com" w:id="10" w:date="2024-07-30T18:03:24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remove "or broker". If a client has not a session with a MQTT-SN gateway, how can it have a session with a MQTT broker?</w:t>
      </w:r>
    </w:p>
  </w:comment>
  <w:comment w:author="davide.lenzarini@u-blox.com" w:id="163" w:date="2024-08-07T15:06:43Z">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go in the chapter related to topic level separators (to be added)</w:t>
      </w:r>
    </w:p>
  </w:comment>
  <w:comment w:author="Stefan Hagen" w:id="168" w:date="2023-11-16T15:43:09Z">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169" w:date="2023-12-08T15:53:24Z">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70" w:date="2024-01-11T20:17:16Z">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davide.lenzarini@u-blox.com" w:id="24" w:date="2024-07-30T18:47:07Z">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5" w:date="2024-07-31T09:57:04Z">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6" w:date="2024-08-06T08:15:17Z">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davide.lenzarini@u-blox.com" w:id="22" w:date="2024-07-30T18:42:18Z">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Andrew Banks" w:id="105" w:date="2024-03-19T15:41:47Z">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60" w:date="2024-03-19T14:40:45Z">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34" w:date="2024-03-19T14:25:15Z">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davide.lenzarini@u-blox.com" w:id="67" w:date="2024-07-30T18:21:12Z">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an AUTH packet is send in reply to a CONNACK?</w:t>
      </w:r>
    </w:p>
  </w:comment>
  <w:comment w:author="davide.lenzarini@u-blox.com" w:id="5" w:date="2024-07-30T17:31:31Z">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define also a MQTT Client? In alternative maybe it is better to remove this definition as part of the MQTT 5 specs referred in the Abstract.</w:t>
      </w:r>
    </w:p>
  </w:comment>
  <w:comment w:author="davide.lenzarini@u-blox.com" w:id="27" w:date="2024-07-30T18:49:13Z">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server is not available, right?</w:t>
      </w:r>
    </w:p>
  </w:comment>
  <w:comment w:author="Ian Craggs" w:id="28" w:date="2024-07-31T09:56:45Z">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can apply to both MQTT and MQTT-SN</w:t>
      </w:r>
    </w:p>
  </w:comment>
  <w:comment w:author="davide.lenzarini@u-blox.com" w:id="29" w:date="2024-08-06T08:16:55Z">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proposed change ok for you?</w:t>
      </w:r>
    </w:p>
  </w:comment>
  <w:comment w:author="davide.lenzarini@u-blox.com" w:id="30" w:date="2024-07-30T18:51:45Z">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DISCONNECT from the server will force the Client to close the new session created. Do I miss something?</w:t>
      </w:r>
    </w:p>
  </w:comment>
  <w:comment w:author="Andrew Banks" w:id="109" w:date="2024-03-19T15:45:06Z">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23" w:date="2024-07-30T18:41:45Z">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93" w:date="2023-10-05T17:47:17Z">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94" w:date="2024-02-22T14:51:43Z">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95" w:date="2024-02-22T15:37:09Z">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18" w:date="2024-07-30T18:33:47Z">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203" w:date="2023-10-05T17:55:10Z">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40" w:date="2024-07-30T18:24:44Z">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or CONNACK, right?</w:t>
      </w:r>
    </w:p>
  </w:comment>
  <w:comment w:author="davide.lenzarini@u-blox.com" w:id="11" w:date="2024-07-30T18:06:37Z">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was a cut&amp;paste error to be removed, right?</w:t>
      </w:r>
    </w:p>
  </w:comment>
  <w:comment w:author="davide.lenzarini@u-blox.com" w:id="61" w:date="2024-07-30T18:25:38Z">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davide.lenzarini@u-blox.com" w:id="207" w:date="2023-10-05T17:57:41Z">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208" w:date="2024-02-07T15:54:50Z">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209" w:date="2024-02-13T07:47:44Z">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123" w:date="2024-03-03T17:43:50Z">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93" w:date="2024-08-07T08:39:49Z">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unclear. Can we details what is the content of the SUBACK flags "topic type" and field "topic data" in case the SUBSCRIBE flags "topic type" was 0b00 or 0b01 or 0b11?</w:t>
      </w:r>
    </w:p>
  </w:comment>
  <w:comment w:author="davide.lenzarini@u-blox.com" w:id="37" w:date="2024-07-30T19:08:51Z">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89" w:date="2024-08-07T08:51:15Z">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31" w:date="2024-03-19T15:25:59Z">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96" w:date="2024-08-07T08:51:52Z">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33" w:date="2023-11-23T17:39:04Z">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34" w:date="2023-11-23T17:42:22Z">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88" w:date="2024-08-07T07:46:46Z">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ClientID identifies a Session or a Virtual Connection? A Session can span over multiple Virtual Connections but on chapter 4.1 (session state) it seems the session state is associated to the Client Identifier. Should we clearly explain that the ClientID must be the same across the multiple Virtual Connections of the same session?</w:t>
      </w:r>
    </w:p>
  </w:comment>
  <w:comment w:author="davide.lenzarini@u-blox.com" w:id="81" w:date="2024-08-06T14:54:46Z">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it be explained in more clear way without the double negation?</w:t>
      </w:r>
    </w:p>
  </w:comment>
  <w:comment w:author="Stefan Hagen" w:id="171" w:date="2023-10-12T19:15:52Z">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72" w:date="2023-10-20T08:59:01Z">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73" w:date="2023-10-20T08:59:10Z">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56" w:date="2024-08-06T14:59:19Z">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212" w:date="2023-10-05T17:51:33Z">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213" w:date="2024-03-20T14:36:59Z">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214" w:date="2024-03-20T14:37:44Z">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215" w:date="2024-03-20T14:39:15Z">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91" w:date="2024-08-07T08:11:50Z">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8" w:date="2024-08-06T14:49:36Z">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78" w:date="2024-08-06T14:44:46Z">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42" w:date="2024-03-19T15:48:20Z">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143" w:date="2024-06-20T11:05:09Z">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44" w:date="2024-08-07T13:37:00Z">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it is not necessary to say anything else about the DUP flag, right?</w:t>
      </w:r>
    </w:p>
  </w:comment>
  <w:comment w:author="davide.lenzarini@u-blox.com" w:id="90" w:date="2024-08-07T08:03:59Z">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against the idea to have a single message on the flight per session?</w:t>
      </w:r>
    </w:p>
  </w:comment>
  <w:comment w:author="davide.lenzarini@u-blox.com" w:id="184" w:date="2023-10-05T17:39:46Z">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85" w:date="2024-02-02T15:09:56Z">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86" w:date="2024-02-05T08:15:56Z">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87" w:date="2024-02-05T08:16:22Z">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 w:author="davide.lenzarini@u-blox.com" w:id="47" w:date="2024-07-30T19:22:21Z">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correct?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74D" w15:done="0"/>
  <w15:commentEx w15:paraId="0000174F" w15:done="0"/>
  <w15:commentEx w15:paraId="00001750" w15:done="0"/>
  <w15:commentEx w15:paraId="00001751" w15:done="0"/>
  <w15:commentEx w15:paraId="00001752" w15:done="0"/>
  <w15:commentEx w15:paraId="00001753" w15:paraIdParent="00001752" w15:done="0"/>
  <w15:commentEx w15:paraId="00001754" w15:done="0"/>
  <w15:commentEx w15:paraId="00001755" w15:done="0"/>
  <w15:commentEx w15:paraId="00001757" w15:done="0"/>
  <w15:commentEx w15:paraId="00001758" w15:done="0"/>
  <w15:commentEx w15:paraId="00001759" w15:done="0"/>
  <w15:commentEx w15:paraId="0000175B" w15:done="0"/>
  <w15:commentEx w15:paraId="0000175C" w15:done="0"/>
  <w15:commentEx w15:paraId="0000175E" w15:done="0"/>
  <w15:commentEx w15:paraId="0000175F" w15:done="0"/>
  <w15:commentEx w15:paraId="00001760" w15:done="0"/>
  <w15:commentEx w15:paraId="00001761" w15:done="0"/>
  <w15:commentEx w15:paraId="00001762" w15:paraIdParent="00001761" w15:done="0"/>
  <w15:commentEx w15:paraId="00001763" w15:done="0"/>
  <w15:commentEx w15:paraId="00001765" w15:paraIdParent="00001763" w15:done="0"/>
  <w15:commentEx w15:paraId="00001766" w15:done="0"/>
  <w15:commentEx w15:paraId="00001767" w15:done="0"/>
  <w15:commentEx w15:paraId="00001768" w15:done="0"/>
  <w15:commentEx w15:paraId="00001769" w15:paraIdParent="00001768" w15:done="0"/>
  <w15:commentEx w15:paraId="0000176A" w15:paraIdParent="00001768" w15:done="0"/>
  <w15:commentEx w15:paraId="0000176B" w15:paraIdParent="00001768" w15:done="0"/>
  <w15:commentEx w15:paraId="0000176D" w15:paraIdParent="00001768" w15:done="0"/>
  <w15:commentEx w15:paraId="0000176E" w15:done="0"/>
  <w15:commentEx w15:paraId="0000176F" w15:done="0"/>
  <w15:commentEx w15:paraId="00001770" w15:done="0"/>
  <w15:commentEx w15:paraId="00001771" w15:done="0"/>
  <w15:commentEx w15:paraId="00001773" w15:done="0"/>
  <w15:commentEx w15:paraId="00001774" w15:done="0"/>
  <w15:commentEx w15:paraId="00001775" w15:done="0"/>
  <w15:commentEx w15:paraId="00001776" w15:done="0"/>
  <w15:commentEx w15:paraId="00001781" w15:done="0"/>
  <w15:commentEx w15:paraId="00001782" w15:paraIdParent="00001781" w15:done="0"/>
  <w15:commentEx w15:paraId="00001783" w15:done="0"/>
  <w15:commentEx w15:paraId="00001786" w15:done="0"/>
  <w15:commentEx w15:paraId="00001787" w15:done="0"/>
  <w15:commentEx w15:paraId="00001788" w15:done="0"/>
  <w15:commentEx w15:paraId="00001789" w15:paraIdParent="00001788" w15:done="0"/>
  <w15:commentEx w15:paraId="0000178A" w15:done="0"/>
  <w15:commentEx w15:paraId="0000178C" w15:done="0"/>
  <w15:commentEx w15:paraId="0000178D" w15:done="0"/>
  <w15:commentEx w15:paraId="0000178E" w15:done="0"/>
  <w15:commentEx w15:paraId="0000178F" w15:done="0"/>
  <w15:commentEx w15:paraId="00001791" w15:done="0"/>
  <w15:commentEx w15:paraId="00001792" w15:done="0"/>
  <w15:commentEx w15:paraId="00001793" w15:done="0"/>
  <w15:commentEx w15:paraId="00001794" w15:paraIdParent="00001793" w15:done="0"/>
  <w15:commentEx w15:paraId="00001795" w15:done="0"/>
  <w15:commentEx w15:paraId="00001798" w15:done="0"/>
  <w15:commentEx w15:paraId="00001799" w15:done="0"/>
  <w15:commentEx w15:paraId="0000179A" w15:done="0"/>
  <w15:commentEx w15:paraId="0000179B" w15:paraIdParent="0000179A" w15:done="0"/>
  <w15:commentEx w15:paraId="0000179C" w15:done="0"/>
  <w15:commentEx w15:paraId="0000179D" w15:done="0"/>
  <w15:commentEx w15:paraId="0000179E" w15:done="0"/>
  <w15:commentEx w15:paraId="0000179F" w15:paraIdParent="0000179E" w15:done="0"/>
  <w15:commentEx w15:paraId="000017A0" w15:paraIdParent="0000179E" w15:done="0"/>
  <w15:commentEx w15:paraId="000017A1" w15:done="0"/>
  <w15:commentEx w15:paraId="000017A2" w15:done="0"/>
  <w15:commentEx w15:paraId="000017A4" w15:done="0"/>
  <w15:commentEx w15:paraId="000017AD" w15:done="0"/>
  <w15:commentEx w15:paraId="000017AE" w15:done="0"/>
  <w15:commentEx w15:paraId="000017AF" w15:done="0"/>
  <w15:commentEx w15:paraId="000017B0" w15:paraIdParent="000017AF" w15:done="0"/>
  <w15:commentEx w15:paraId="000017B1" w15:done="0"/>
  <w15:commentEx w15:paraId="000017B2" w15:done="0"/>
  <w15:commentEx w15:paraId="000017B3" w15:done="0"/>
  <w15:commentEx w15:paraId="000017B4" w15:done="0"/>
  <w15:commentEx w15:paraId="000017B5" w15:done="0"/>
  <w15:commentEx w15:paraId="000017B6" w15:done="0"/>
  <w15:commentEx w15:paraId="000017B7" w15:paraIdParent="000017B6" w15:done="0"/>
  <w15:commentEx w15:paraId="000017B8" w15:paraIdParent="000017B6" w15:done="0"/>
  <w15:commentEx w15:paraId="000017B9" w15:paraIdParent="000017B6" w15:done="0"/>
  <w15:commentEx w15:paraId="000017BA" w15:done="0"/>
  <w15:commentEx w15:paraId="000017BB" w15:paraIdParent="000017BA" w15:done="0"/>
  <w15:commentEx w15:paraId="000017BC" w15:done="0"/>
  <w15:commentEx w15:paraId="000017BD" w15:paraIdParent="000017BC" w15:done="0"/>
  <w15:commentEx w15:paraId="000017C0" w15:done="0"/>
  <w15:commentEx w15:paraId="000017C1" w15:paraIdParent="000017C0" w15:done="0"/>
  <w15:commentEx w15:paraId="000017C2" w15:done="0"/>
  <w15:commentEx w15:paraId="000017C3" w15:done="0"/>
  <w15:commentEx w15:paraId="000017C4" w15:paraIdParent="000017C3" w15:done="0"/>
  <w15:commentEx w15:paraId="000017C5" w15:paraIdParent="000017C3" w15:done="0"/>
  <w15:commentEx w15:paraId="000017C6" w15:done="0"/>
  <w15:commentEx w15:paraId="000017C7" w15:done="0"/>
  <w15:commentEx w15:paraId="000017C8" w15:done="0"/>
  <w15:commentEx w15:paraId="000017C9" w15:done="0"/>
  <w15:commentEx w15:paraId="000017CA" w15:done="0"/>
  <w15:commentEx w15:paraId="000017CB" w15:done="0"/>
  <w15:commentEx w15:paraId="000017CC" w15:done="0"/>
  <w15:commentEx w15:paraId="000017CD" w15:done="0"/>
  <w15:commentEx w15:paraId="000017CE" w15:done="0"/>
  <w15:commentEx w15:paraId="000017CF" w15:done="0"/>
  <w15:commentEx w15:paraId="000017D4" w15:done="0"/>
  <w15:commentEx w15:paraId="000017D5" w15:done="0"/>
  <w15:commentEx w15:paraId="000017DA" w15:done="0"/>
  <w15:commentEx w15:paraId="000017DB" w15:paraIdParent="000017DA" w15:done="0"/>
  <w15:commentEx w15:paraId="000017DC" w15:done="0"/>
  <w15:commentEx w15:paraId="000017DD" w15:paraIdParent="000017DC" w15:done="0"/>
  <w15:commentEx w15:paraId="000017DE" w15:done="0"/>
  <w15:commentEx w15:paraId="000017DF" w15:done="0"/>
  <w15:commentEx w15:paraId="000017E0" w15:done="0"/>
  <w15:commentEx w15:paraId="000017E1" w15:done="0"/>
  <w15:commentEx w15:paraId="000017E2" w15:done="0"/>
  <w15:commentEx w15:paraId="000017E4" w15:paraIdParent="000017E2" w15:done="0"/>
  <w15:commentEx w15:paraId="000017E5" w15:done="0"/>
  <w15:commentEx w15:paraId="000017E6" w15:done="0"/>
  <w15:commentEx w15:paraId="000017E7" w15:paraIdParent="000017E6" w15:done="0"/>
  <w15:commentEx w15:paraId="000017E9" w15:done="0"/>
  <w15:commentEx w15:paraId="000017EA" w15:paraIdParent="000017E9" w15:done="0"/>
  <w15:commentEx w15:paraId="000017EB" w15:done="0"/>
  <w15:commentEx w15:paraId="000017EC" w15:done="0"/>
  <w15:commentEx w15:paraId="000017ED" w15:done="0"/>
  <w15:commentEx w15:paraId="000017EE" w15:done="0"/>
  <w15:commentEx w15:paraId="000017EF" w15:done="0"/>
  <w15:commentEx w15:paraId="000017F0" w15:paraIdParent="000017EF" w15:done="0"/>
  <w15:commentEx w15:paraId="000017F1" w15:done="0"/>
  <w15:commentEx w15:paraId="000017F2" w15:done="0"/>
  <w15:commentEx w15:paraId="000017F3" w15:done="0"/>
  <w15:commentEx w15:paraId="000017F4" w15:paraIdParent="000017F3" w15:done="0"/>
  <w15:commentEx w15:paraId="000017F5" w15:done="0"/>
  <w15:commentEx w15:paraId="000017F6" w15:paraIdParent="000017F5" w15:done="0"/>
  <w15:commentEx w15:paraId="000017F7" w15:done="0"/>
  <w15:commentEx w15:paraId="000017F8" w15:paraIdParent="000017F7" w15:done="0"/>
  <w15:commentEx w15:paraId="000017F9" w15:done="0"/>
  <w15:commentEx w15:paraId="000017FA" w15:done="0"/>
  <w15:commentEx w15:paraId="000017FD" w15:done="0"/>
  <w15:commentEx w15:paraId="000017FE" w15:done="0"/>
  <w15:commentEx w15:paraId="000017FF" w15:done="0"/>
  <w15:commentEx w15:paraId="00001800" w15:done="0"/>
  <w15:commentEx w15:paraId="00001801" w15:done="0"/>
  <w15:commentEx w15:paraId="00001802" w15:done="0"/>
  <w15:commentEx w15:paraId="00001803" w15:done="0"/>
  <w15:commentEx w15:paraId="00001804" w15:done="0"/>
  <w15:commentEx w15:paraId="00001805" w15:done="0"/>
  <w15:commentEx w15:paraId="00001806" w15:done="0"/>
  <w15:commentEx w15:paraId="00001807" w15:done="0"/>
  <w15:commentEx w15:paraId="00001809" w15:done="0"/>
  <w15:commentEx w15:paraId="0000180A" w15:done="0"/>
  <w15:commentEx w15:paraId="0000180B" w15:done="0"/>
  <w15:commentEx w15:paraId="0000180C" w15:done="0"/>
  <w15:commentEx w15:paraId="0000180D" w15:done="0"/>
  <w15:commentEx w15:paraId="0000180E" w15:done="0"/>
  <w15:commentEx w15:paraId="0000180F" w15:done="0"/>
  <w15:commentEx w15:paraId="00001812" w15:done="0"/>
  <w15:commentEx w15:paraId="00001813" w15:done="0"/>
  <w15:commentEx w15:paraId="00001814" w15:done="0"/>
  <w15:commentEx w15:paraId="00001815" w15:done="0"/>
  <w15:commentEx w15:paraId="00001816" w15:paraIdParent="00001815" w15:done="0"/>
  <w15:commentEx w15:paraId="00001817" w15:done="0"/>
  <w15:commentEx w15:paraId="00001818" w15:done="0"/>
  <w15:commentEx w15:paraId="00001819" w15:done="0"/>
  <w15:commentEx w15:paraId="0000181A" w15:paraIdParent="00001819" w15:done="0"/>
  <w15:commentEx w15:paraId="0000181B" w15:done="0"/>
  <w15:commentEx w15:paraId="0000181C" w15:done="0"/>
  <w15:commentEx w15:paraId="0000181D" w15:done="0"/>
  <w15:commentEx w15:paraId="0000181E" w15:done="0"/>
  <w15:commentEx w15:paraId="0000181F" w15:done="0"/>
  <w15:commentEx w15:paraId="00001820" w15:paraIdParent="0000181F" w15:done="0"/>
  <w15:commentEx w15:paraId="00001821" w15:paraIdParent="0000181F" w15:done="0"/>
  <w15:commentEx w15:paraId="00001822" w15:done="0"/>
  <w15:commentEx w15:paraId="00001823" w15:paraIdParent="00001822" w15:done="0"/>
  <w15:commentEx w15:paraId="00001824" w15:paraIdParent="00001822" w15:done="0"/>
  <w15:commentEx w15:paraId="00001825" w15:done="0"/>
  <w15:commentEx w15:paraId="00001826" w15:done="0"/>
  <w15:commentEx w15:paraId="00001827" w15:done="0"/>
  <w15:commentEx w15:paraId="00001828" w15:done="0"/>
  <w15:commentEx w15:paraId="00001829" w15:done="0"/>
  <w15:commentEx w15:paraId="0000182A" w15:done="0"/>
  <w15:commentEx w15:paraId="0000182B" w15:done="0"/>
  <w15:commentEx w15:paraId="0000182C" w15:paraIdParent="0000182B" w15:done="0"/>
  <w15:commentEx w15:paraId="0000182D" w15:paraIdParent="0000182B" w15:done="0"/>
  <w15:commentEx w15:paraId="0000182E" w15:done="0"/>
  <w15:commentEx w15:paraId="00001831" w15:done="0"/>
  <w15:commentEx w15:paraId="00001832" w15:done="0"/>
  <w15:commentEx w15:paraId="00001833" w15:done="0"/>
  <w15:commentEx w15:paraId="00001834" w15:paraIdParent="00001833" w15:done="0"/>
  <w15:commentEx w15:paraId="00001835" w15:paraIdParent="00001833" w15:done="0"/>
  <w15:commentEx w15:paraId="00001836" w15:done="0"/>
  <w15:commentEx w15:paraId="00001837" w15:done="0"/>
  <w15:commentEx w15:paraId="00001838" w15:done="0"/>
  <w15:commentEx w15:paraId="00001839" w15:done="0"/>
  <w15:commentEx w15:paraId="0000183A" w15:done="0"/>
  <w15:commentEx w15:paraId="0000183B" w15:done="0"/>
  <w15:commentEx w15:paraId="0000183C" w15:paraIdParent="0000183B" w15:done="0"/>
  <w15:commentEx w15:paraId="0000183D" w15:paraIdParent="0000183B" w15:done="0"/>
  <w15:commentEx w15:paraId="0000183E" w15:done="0"/>
  <w15:commentEx w15:paraId="0000183F" w15:done="0"/>
  <w15:commentEx w15:paraId="00001840" w15:done="0"/>
  <w15:commentEx w15:paraId="00001841" w15:done="0"/>
  <w15:commentEx w15:paraId="00001842" w15:done="0"/>
  <w15:commentEx w15:paraId="00001843" w15:done="0"/>
  <w15:commentEx w15:paraId="00001845" w15:done="0"/>
  <w15:commentEx w15:paraId="00001847" w15:paraIdParent="00001845" w15:done="0"/>
  <w15:commentEx w15:paraId="00001848" w15:done="0"/>
  <w15:commentEx w15:paraId="00001849" w15:done="0"/>
  <w15:commentEx w15:paraId="0000184E" w15:done="0"/>
  <w15:commentEx w15:paraId="0000184F" w15:paraIdParent="0000184E" w15:done="0"/>
  <w15:commentEx w15:paraId="00001850" w15:paraIdParent="0000184E" w15:done="0"/>
  <w15:commentEx w15:paraId="00001851" w15:done="0"/>
  <w15:commentEx w15:paraId="00001852" w15:done="0"/>
  <w15:commentEx w15:paraId="00001853" w15:paraIdParent="00001852" w15:done="0"/>
  <w15:commentEx w15:paraId="00001854" w15:paraIdParent="00001852" w15:done="0"/>
  <w15:commentEx w15:paraId="00001855" w15:paraIdParent="00001852" w15:done="0"/>
  <w15:commentEx w15:paraId="00001856" w15:done="0"/>
  <w15:commentEx w15:paraId="00001857" w15:done="0"/>
  <w15:commentEx w15:paraId="00001858" w15:done="0"/>
  <w15:commentEx w15:paraId="00001859" w15:done="0"/>
  <w15:commentEx w15:paraId="0000185A" w15:paraIdParent="00001859" w15:done="0"/>
  <w15:commentEx w15:paraId="0000185B" w15:paraIdParent="00001859" w15:done="0"/>
  <w15:commentEx w15:paraId="0000185C" w15:done="0"/>
  <w15:commentEx w15:paraId="0000185D" w15:done="0"/>
  <w15:commentEx w15:paraId="0000185E" w15:paraIdParent="0000185D" w15:done="0"/>
  <w15:commentEx w15:paraId="0000185F" w15:paraIdParent="0000185D" w15:done="0"/>
  <w15:commentEx w15:paraId="00001860" w15:paraIdParent="0000185D" w15:done="0"/>
  <w15:commentEx w15:paraId="0000186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74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7">
    <w:pPr>
      <w:rPr/>
    </w:pPr>
    <w:r w:rsidDel="00000000" w:rsidR="00000000" w:rsidRPr="00000000">
      <w:rPr/>
      <w:drawing>
        <wp:inline distB="114300" distT="114300" distL="114300" distR="114300">
          <wp:extent cx="2200275" cy="457200"/>
          <wp:effectExtent b="0" l="0" r="0" t="0"/>
          <wp:docPr id="3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hyperlink" Target="https://docs.oasis-open.org/mqtt/mqtt/v5.0/cos02/mqtt-v5.0-cos02.html#Unicode" TargetMode="External"/><Relationship Id="rId101" Type="http://schemas.openxmlformats.org/officeDocument/2006/relationships/hyperlink" Target="https://www.oasis-open.org/policies-guidelines/trademark/" TargetMode="External"/><Relationship Id="rId100" Type="http://schemas.openxmlformats.org/officeDocument/2006/relationships/hyperlink" Target="https://www.oasis-open.org/"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95" Type="http://schemas.openxmlformats.org/officeDocument/2006/relationships/hyperlink" Target="http://www.rfc-editor.org/info/rfc6455" TargetMode="External"/><Relationship Id="rId94" Type="http://schemas.openxmlformats.org/officeDocument/2006/relationships/hyperlink" Target="http://www.rfc-editor.org/info/rfc3629" TargetMode="External"/><Relationship Id="rId97" Type="http://schemas.openxmlformats.org/officeDocument/2006/relationships/hyperlink" Target="https://www.rfc-editor.org/info/rfc3552" TargetMode="External"/><Relationship Id="rId96" Type="http://schemas.openxmlformats.org/officeDocument/2006/relationships/hyperlink" Target="http://www.unicode.org/versions/latest/" TargetMode="External"/><Relationship Id="rId11" Type="http://schemas.openxmlformats.org/officeDocument/2006/relationships/hyperlink" Target="mailto:davide.lenzarini@u-blox.com" TargetMode="External"/><Relationship Id="rId99" Type="http://schemas.openxmlformats.org/officeDocument/2006/relationships/hyperlink" Target="https://www.oasis-open.org/policies-guidelines/ipr/" TargetMode="External"/><Relationship Id="rId10" Type="http://schemas.openxmlformats.org/officeDocument/2006/relationships/hyperlink" Target="mailto:icraggs@gmail.com" TargetMode="External"/><Relationship Id="rId98" Type="http://schemas.openxmlformats.org/officeDocument/2006/relationships/hyperlink" Target="https://www.oasis-open.org/policies-guidelines/ipr/"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www.rfc-editor.org/info/rfc2119" TargetMode="External"/><Relationship Id="rId90" Type="http://schemas.openxmlformats.org/officeDocument/2006/relationships/hyperlink" Target="https://docs.oasis-open.org/templates/w3c-recommendations-list/w3c-recommendations-list.html" TargetMode="External"/><Relationship Id="rId93" Type="http://schemas.openxmlformats.org/officeDocument/2006/relationships/hyperlink" Target="http://www.rfc-editor.org/info/rfc2119" TargetMode="External"/><Relationship Id="rId92" Type="http://schemas.openxmlformats.org/officeDocument/2006/relationships/hyperlink" Target="https://www.rfc-editor.org/info/rfc8174" TargetMode="External"/><Relationship Id="rId15" Type="http://schemas.openxmlformats.org/officeDocument/2006/relationships/hyperlink" Target="mailto:simon622@gmail.com"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8" Type="http://schemas.openxmlformats.org/officeDocument/2006/relationships/hyperlink" Target="http://www.microsoft.com/" TargetMode="External"/><Relationship Id="rId84" Type="http://schemas.openxmlformats.org/officeDocument/2006/relationships/image" Target="media/image7.png"/><Relationship Id="rId83" Type="http://schemas.openxmlformats.org/officeDocument/2006/relationships/image" Target="media/image1.png"/><Relationship Id="rId86" Type="http://schemas.openxmlformats.org/officeDocument/2006/relationships/hyperlink" Target="https://www.oasis-open.org/policies-guidelines/oasis-defined-terms-2017-05-26#dConformanceClause" TargetMode="External"/><Relationship Id="rId85" Type="http://schemas.openxmlformats.org/officeDocument/2006/relationships/hyperlink" Target="https://www.oasis-open.org/policies-guidelines/tc-process#wpComponentsConfClause" TargetMode="External"/><Relationship Id="rId88" Type="http://schemas.openxmlformats.org/officeDocument/2006/relationships/hyperlink" Target="https://docs.oasis-open.org/templates/ietf-rfc-list/ietf-rfc-list.html" TargetMode="External"/><Relationship Id="rId87" Type="http://schemas.openxmlformats.org/officeDocument/2006/relationships/hyperlink" Target="https://docs.oasis-open.org/templates/TCHandbook/ConformanceGuidelines.html" TargetMode="External"/><Relationship Id="rId89" Type="http://schemas.openxmlformats.org/officeDocument/2006/relationships/hyperlink" Target="https://www.rfc-editor.org/in-notes/rfc-ref.txt" TargetMode="External"/><Relationship Id="rId80" Type="http://schemas.openxmlformats.org/officeDocument/2006/relationships/image" Target="media/image6.png"/><Relationship Id="rId82" Type="http://schemas.openxmlformats.org/officeDocument/2006/relationships/image" Target="media/image10.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CONNECT_Actions" TargetMode="External"/><Relationship Id="rId74" Type="http://schemas.openxmlformats.org/officeDocument/2006/relationships/hyperlink" Target="https://docs.oasis-open.org/mqtt/mqtt/v5.0/os/mqtt-v5.0-os.html#_CONNECT_Actions" TargetMode="External"/><Relationship Id="rId77" Type="http://schemas.openxmlformats.org/officeDocument/2006/relationships/image" Target="media/image13.png"/><Relationship Id="rId76" Type="http://schemas.openxmlformats.org/officeDocument/2006/relationships/image" Target="media/image3.png"/><Relationship Id="rId79" Type="http://schemas.openxmlformats.org/officeDocument/2006/relationships/image" Target="media/image2.png"/><Relationship Id="rId78" Type="http://schemas.openxmlformats.org/officeDocument/2006/relationships/image" Target="media/image4.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n.wikipedia.org/wiki/CCM_mode" TargetMode="External"/><Relationship Id="rId6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4" Type="http://schemas.openxmlformats.org/officeDocument/2006/relationships/image" Target="media/image12.png"/><Relationship Id="rId63" Type="http://schemas.openxmlformats.org/officeDocument/2006/relationships/hyperlink" Target="https://en.wikipedia.org/wiki/Galois/Counter_Mode" TargetMode="External"/><Relationship Id="rId66" Type="http://schemas.openxmlformats.org/officeDocument/2006/relationships/hyperlink" Target="https://docs.oasis-open.org/mqtt/mqtt/v5.0/os/mqtt-v5.0-os.html#Unicode" TargetMode="External"/><Relationship Id="rId65" Type="http://schemas.openxmlformats.org/officeDocument/2006/relationships/image" Target="media/image8.png"/><Relationship Id="rId68" Type="http://schemas.openxmlformats.org/officeDocument/2006/relationships/hyperlink" Target="https://docs.oasis-open.org/mqtt/mqtt/v5.0/os/mqtt-v5.0-os.html#S4_13_Errors"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www.rfc-editor.org/rfc/rfc3610"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docs.oasis-open.org/mqtt/mqtt/v5.0/cos02/mqtt-v5.0-cos02.html#S4_13_Errors" TargetMode="External"/><Relationship Id="rId50" Type="http://schemas.openxmlformats.org/officeDocument/2006/relationships/hyperlink" Target="https://docs.oasis-open.org/mqtt/mqtt/v5.0/cos02/mqtt-v5.0-cos02.html#RFC3629" TargetMode="External"/><Relationship Id="rId53" Type="http://schemas.openxmlformats.org/officeDocument/2006/relationships/image" Target="media/image11.png"/><Relationship Id="rId52" Type="http://schemas.openxmlformats.org/officeDocument/2006/relationships/hyperlink" Target="https://docs.oasis-open.org/mqtt/mqtt/v5.0/cos02/mqtt-v5.0-cos02.html#Unicode" TargetMode="External"/><Relationship Id="rId55" Type="http://schemas.openxmlformats.org/officeDocument/2006/relationships/hyperlink" Target="https://www.rfc-editor.org/rfc/rfc2104" TargetMode="External"/><Relationship Id="rId54" Type="http://schemas.openxmlformats.org/officeDocument/2006/relationships/hyperlink" Target="https://docs.google.com/document/d/1Q_l-TOttOqktQmnupRv7Un1Y8KzULIxc/edit?pli=1#heading=h.23ckvvd" TargetMode="External"/><Relationship Id="rId5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6" Type="http://schemas.openxmlformats.org/officeDocument/2006/relationships/hyperlink" Target="https://nvlpubs.nist.gov/nistpubs/FIPS/NIST.FIPS.198-1.pdf" TargetMode="External"/><Relationship Id="rId5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8" Type="http://schemas.openxmlformats.org/officeDocument/2006/relationships/hyperlink" Target="https://nvlpubs.nist.gov/nistpubs/SpecialPublications/NIST.SP.800-38b.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WrOuTiJZdUl2/L1IICIeoghmw==">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KIAgoLQUFBQlRVdXRSdTAS1AEKC0FBQUJUVXV0UnUwEgtBQUFCVFV1dFJ1MBoNCgl0ZXh0L2h0bWwSACIOCgp0ZXh0L3BsYWluEgAqGyIVMTE1NjI2MzU3MTQyNzM1ODEyMjY2KAA4ADCYlozrkjI4+5+M65IySjoKJGFwcGxpY2F0aW9uL3ZuZC5nb29nbGUtYXBwcy5kb2NzLm1kcxoSwtfa5AEMEgoKBgoAEBQYABABWgxsYTYxbzd1aHQ0cHByAiAAeACCARRzdWdnZXN0LnNxYzlvMHl4NDVqMJoBBggAEAAYABiYlozrkjIg+5+M65IyQhRzdWdnZXN0LnNxYzlvMHl4NDVqMCKEHgoLQUFBQTliLWtwQTQS0h0KC0FBQUE5Yi1rcEE0EgtBQUFBOWIta3BBNBrcAwoJdGV4dC9odG1s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It0DCgp0ZXh0L3BsYWlu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LKAgoKdGV4dC9wbGFpb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obIhUxMTYwODE4OTkxNzExMzQ1MzAwMDMoADgAMPyciYa5MTj8nImGuTFQAVoMZGU4Zmk0dzQ0NWF1cgIgAHgAiAECmgEGCAAQABgAqgG+A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rABALgBAVoMeG54ZjBnb2R5cTJ0cgIgAHgAiAECmgEGCAAQABgAqgHRAx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rABALgBARjQ7OrotDEg/JyJhrkxMABCEGtpeC41Mnhscm81NmkwM3Y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mgIKC0FBQUJUVFZ2NlljEuUBCgtBQUFCVFRWdjZZYxILQUFBQlRUVnY2WWMaDQoJdGV4dC9odG1sEgAiDgoKdGV4dC9wbGFpbhIAKhsiFTExNTYyNjM1NzE0MjczNTgxMjI2NigAOAAwwfTtwJIyONn97cCSMkpGCiRhcHBsaWNhdGlvbi92bmQuZ29vZ2xlLWFwcHMuZG9jcy5tZHMaHsLX2uQBGBIWChIKDHZhbGlkIENsaWVudBABGAAQAVoMaXozNjA0NWg0M2gxcgIgAHgAggETc3VnZ2VzdC51OWFucXlyMHdwYZoBBggAEAAYALABALgBABjB9O3AkjIg2f3twJIyMABCE3N1Z2dlc3QudTlhbnF5cjB3cGEi9AUKC0FBQUJUVFZ2NllVEsIF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s7rxwJIy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s7rxwJIyMABCEGtpeC5wc2c3MW1xdjd3YzIixgcKC0FBQUJUVXV0UmZ3EpQHCgtBQUFCVFV1dFJmdxILQUFBQlRVdXRSZncaiAIKCXRleHQvaHRtbB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jxicj48YnI+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IqcHCgp0ZXh0L3BsYWluEpg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Cgp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qGyIVMTE2MDgxODk5MTcxMTM0NTMwMDAzKAA4ADCai5GDgjI4mouRg4IySjEKCnRleHQvcGxhaW4SI1RoZSBTZXJ2ZXIgVmlldyBvZiB0aGUgQ2xpZW50IFN0YXRlWgw4bXp4cjZnZ3Bva2tyAiAAeACaAQYIABAAGACqAaEH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8iqQUKCnRleHQvcGxhaW4SmgVCeXRlIDQgIlByb3RvY29sIFZlcnNpb24i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cCCgtBQUFCVFV1dFJpTRLlAQoLQUFBQlRVdXRSaU0SC0FBQUJUVXV0UmlNGiEKCXRleHQvaHRtbBIUV2hlcmUgaXMgaXQgZGVmaW5lZD8iIgoKdGV4dC9wbGFpbhIUV2hlcmUgaXMgaXQgZGVmaW5lZD8qGyIVMTE1NjI2MzU3MTQyNzM1ODEyMjY2KAA4ADDI74rkkjI4yO+K5JIyShsKCnRleHQvcGxhaW4SDW9yIFBVQkxJU0ggLTFaDHZnaHhic2Y2eXg3M3ICIAB4AJoBBggAEAAYAKoBFhIUV2hlcmUgaXMgaXQgZGVmaW5lZD+wAQC4AQAYyO+K5JIyIMjviuSSMjAAQhBraXgubndtdnowOGt4YXR1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sAIKC0FBQUJUUnVpdUhrEvoBCgtBQUFCVFJ1aXVIaxILQUFBQlRSdWl1SGsaDQoJdGV4dC9odG1sEgAiDgoKdGV4dC9wbGFpbhIAKhsiFTExNTYyNjM1NzE0MjczNTgxMjI2NigAOAAw8taEupIyOL7ghLqSMkpaCiRhcHBsaWNhdGlvbi92bmQuZ29vZ2xlLWFwcHMuZG9jcy5tZHMaMsLX2uQBLAoqChIKDHNlY3Rpb24gNC4xMRABGAASEgoMc2VjdGlvbiA0LjEwEAEYABgBWgx1cmRjamJ1MDc1dHNyAiAAeACCARRzdWdnZXN0Lms2ZnJjb3A0OGYwaJoBBggAEAAYALABALgBABjy1oS6kjIgvuCEupIyMABCFHN1Z2dlc3QuazZmcmNvcDQ4ZjBo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igIKC0FBQUJLQkkyYmR3EtQBCgtBQUFCS0JJMmJkdxILQUFBQktCSTJiZHcaDQoJdGV4dC9odG1sEgAiDgoKdGV4dC9wbGFpbhIAKhsiFTExNTYyNjM1NzE0MjczNTgxMjI2NigAOAAwo5nw2OUxOPKf8NjlMUo0CiRhcHBsaWNhdGlvbi92bmQuZ29vZ2xlLWFwcHMuZG9jcy5tZHMaDMLX2uQBBiIECAkQAVoMdWlhbHd3OHRxbG11cgIgAHgAggEUc3VnZ2VzdC5yb2RyenN1OHUyczeaAQYIABAAGACwAQC4AQAYo5nw2OUxIPKf8NjlMTAAQhRzdWdnZXN0LnJvZHJ6c3U4dTJzNyKGCQoLQUFBQTZkZXRhM00S1AgKC0FBQUE2ZGV0YTNNEgtBQUFBNmRldGEzTRrvAQoJdGV4dC9odG1s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3DgoLQUFBQkdteVVsRUEShQ4KC0FBQUJHbXlVbEVBEgtBQUFCR215VWxFQRrcAQoJdGV4dC9odG1sEs4BQWN0dWFsbHkuLiBJdmUganVzdCBub3RpY2VkIHdlJiMzOTt2ZSBsb3N0wqB0aGUgbm90aW9uIG9mIGEgZm9yd2FyZGluZyBjbGllbnQgaGVyZSAtIEkgdGhpbmsgdGhpcyBtYXliZSBpbXBvcnRhbnQgZW5vdWdoIHRvIGluY2x1ZGUuIEA8YSBo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soLDkuUxQr8ICgtBQUFCSGJyZWJtNBILQUFBQkdteVVsRUEazAIKCXRleHQvaHRtbB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4ihAQKCnRleHQvcGxhaW4S9QNBU0Mgc2F5cywgYWRkIHNvbWV0aGluZyBsaWtlOgp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OXKwNWE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q0CCgtBQUFCVFV1dFJhQRL3AQoLQUFBQlRVdXRSYUESC0FBQUJUVXV0UmFBGg0KCXRleHQvaHRtbBIAIg4KCnRleHQvcGxhaW4SACobIhUxMTU2MjYzNTcxNDI3MzU4MTIyNjYoADgAMOXwueCSMjiF+7ngkjJKVwokYXBwbGljYXRpb24vdm5kLmdvb2dsZS1hcHBzLmRvY3MubWRzGi/C19rkASkaJwojCh13aGljaCBtYXRjaCB0aGUgVG9waWMgRmlsdGVycxABGAAQAVoMcW1wdTBydDczb3dncgIgAHgAggEUc3VnZ2VzdC5pbnY5dmRjaXM5ZXiaAQYIABAAGACwAQC4AQAY5fC54JIyIIX7ueCSMjAAQhRzdWdnZXN0Lmludjl2ZGNpczlleCKbCgoLQUFBQkhicmVib2cS6QkKC0FBQUJIYnJlYm9nEgtBQUFCSGJyZWJvZxrlAgoJdGV4dC9odG1s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kAIKC0FBQUJPdVo1MEpZEtoBCgtBQUFCT3VaNTBKWRILQUFBQk91WjUwSlkaDQoJdGV4dC9odG1sEgAiDgoKdGV4dC9wbGFpbhIAKhsiFTExNTYyNjM1NzE0MjczNTgxMjI2NigAOAAwv5Cmmo8yOI2eppqPMko6CiRhcHBsaWNhdGlvbi92bmQuZ29vZ2xlLWFwcHMuZG9jcy5tZHMaEsLX2uQBDBIKCgYKABAUGAAQAVoMdjQ5M3l1bjRjbGxmcgIgAHgAggEUc3VnZ2VzdC44dzExY2R4NXp2dziaAQYIABAAGACwAQC4AQAYv5Cmmo8yII2eppqPMjAAQhRzdWdnZXN0Ljh3MTFjZHg1enZ3OC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nQIKC0FBQUJUVXV0UlpzEucBCgtBQUFCVFV1dFJacxILQUFBQlRVdXRSWnMaDQoJdGV4dC9odG1sEgAiDgoKdGV4dC9wbGFpbhIAKhsiFTExNTYyNjM1NzE0MjczNTgxMjI2NigAOAAwkOmM4JIyOODyjOCSMkpICiRhcHBsaWNhdGlvbi92bmQuZ29vZ2xlLWFwcHMuZG9jcy5tZHMaIMLX2uQBGgoYCgoKBGRhdGEQARgAEggKAklkEAEYABgBWgtoaXE4YnZpNm5xc3ICIAB4AIIBFHN1Z2dlc3QuY2k4eW5sYWM3Y3h3mgEGCAAQABgAsAEAuAEAGJDpjOCSMiDg8ozgkjIwAEIUc3VnZ2VzdC5jaTh5bmxhYzdjeHc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pQIKC0FBQUJPdzFvVkprEvMBCgtBQUFCT3cxb1ZKaxILQUFBQk93MW9WSmsaKwoJdGV4dC9odG1sEh5XaGF0IGlzIGEgJnF1b3Q7Y29tbWFuZCZxdW90Oz8iIgoKdGV4dC9wbGFpbhIUV2hhdCBpcyBhICJjb21tYW5kIj8qGyIVMTE1NjI2MzU3MTQyNzM1ODEyMjY2KAA4ADCq/a2nkDI4qv2tp5AyShUKCnRleHQvcGxhaW4SB2NvbW1hbmRaDGVuN2p1aWlzZXlibHICIAB4AJoBBggAEAAYAKoBIBIeV2hhdCBpcyBhICZxdW90O2NvbW1hbmQmcXVvdDs/sAEAuAEAGKr9raeQMiCq/a2nkDIwAEIQa2l4LmFzaWFoYTRibGNoNSKBAwoLQUFBQTZjWFRyN1ESzwI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MzA0NjAyODk4NjUzMCZhbXA7dXNnPUFPdlZhdzBaQ0ZZS0pwSk14aFhIN3FlcnFlSWc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FCwoLQUFBQTZjWFRyNjQS0wo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IoQCCgtBQUFCT3cxb1ZNNBLSAQoLQUFBQk93MW9WTTQSC0FBQUJPdzFvVk00GhsKCXRleHQvaHRtbBIOSXMgaXQgY29ycmVjdD8iHAoKdGV4dC9wbGFpbhIOSXMgaXQgY29ycmVjdD8qGyIVMTE1NjI2MzU3MTQyNzM1ODEyMjY2KAA4ADDs59+okDI47OffqJAyShoKCnRleHQvcGxhaW4SDHNlY3Rpb24gNC4yNFoMdHd0M2tueDcyYWFmcgIgAHgAmgEGCAAQABgAqgEQEg5JcyBpdCBjb3JyZWN0P7ABALgBABjs59+okDIg7OffqJAyMABCEGtpeC5mb3htanlpaDF2Y2U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zChRzdWdnZXN0LnRubjh4c3lhYjRqeBIbZGF2aWRlLmxlbnphcmluaUB1LWJsb3guY29tajMKFHN1Z2dlc3QuOWUydDEzZDU2b3I1EhtkYXZpZGUubGVuemFyaW5pQHUtYmxveC5jb21qMwoUc3VnZ2VzdC51ZnpreXd3enY4a28SG2RhdmlkZS5sZW56YXJpbmlAdS1ibG94LmNvbWozChRzdWdnZXN0Lms2ZnJjb3A0OGYwaB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jMKFHN1Z2dlc3QudXA3MmxvZ2R2cnhwEhtkYXZpZGUubGVuemFyaW5pQHUtYmxveC5jb21qIQoUc3VnZ2VzdC4yN2NlaXd3N3k2NTgSCUFub255bW91c2oyChNzdWdnZXN0Ljd0MHZyazdrOGk0EhtkYXZpZGUubGVuemFyaW5pQHUtYmxveC5jb21qMwoUc3VnZ2VzdC5xbnoxNnc3ODdwZ3oSG2RhdmlkZS5sZW56YXJpbmlAdS1ibG94LmNvbWohChRzdWdnZXN0LmNnNnB2c3drem85ZRIJQW5vbnltb3VzajMKFHN1Z2dlc3QuYngyYXZvdXh3bWswEhtkYXZpZGUubGVuemFyaW5pQHUtYmxveC5jb21qMwoUc3VnZ2VzdC4zMHRtMWcybmNiM3c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OHcxMWNkeDV6dnc4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iEKFHN1Z2dlc3QuOXh2cjF5ZjUyeXlmEglBbm9ueW1vdXNqMwoUc3VnZ2VzdC5vZ2dpMjV5N3VpdjASG2RhdmlkZS5sZW56YXJpbmlAdS1ibG94LmNvbWohChRzdWdnZXN0LmlobDZhdzRpNWpxcBIJQW5vbnltb3VzajMKFHN1Z2dlc3QudG1heDZpOGFqZGwzEhtkYXZpZGUubGVuemFyaW5pQHUtYmxveC5jb21qIQoUc3VnZ2VzdC5oN2ttMzJmY2NqMW4SCUFub255bW91c2oyChNzdWdnZXN0Lm16ejM4aHYyNDRiEhtkYXZpZGUubGVuemFyaW5pQHUtYmxveC5jb21qIAoTc3VnZ2VzdC5vcGQxODR1bXgxYhIJQW5vbnltb3VzaiEKFHN1Z2dlc3QubjcweDdhd3ZtaGxjEglBbm9ueW1vdXNqIQoUc3VnZ2VzdC42dTg0Y3YyaGpjOWQSCUFub255bW91c2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jlvcDN4YnY1dHAzchIbZGF2aWRlLmxlbnphcmluaUB1LWJsb3guY29taiEKFHN1Z2dlc3QuNXN5am9vaHV2NWt1EglBbm9ueW1vdXNqMwoUc3VnZ2VzdC40NWk3MHh5bmFieHMSG2RhdmlkZS5sZW56YXJpbmlAdS1ibG94LmNvbWozChRzdWdnZXN0Lm01cDk4YmZ0MnljYRIbZGF2aWRlLmxlbnphcmluaUB1LWJsb3guY29taiEKFHN1Z2dlc3QuamU5MWtjdjNpZWZnEglBbm9ueW1vdXN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aWFycTV6d2Rnc3JiEhtkYXZpZGUubGVuemFyaW5pQHUtYmxveC5jb21qMwoUc3VnZ2VzdC5jbWJiMmVjbW1wd2USG2RhdmlkZS5sZW56YXJpbmlAdS1ibG94LmNvbWozChRzdWdnZXN0LmNjYjJyYXk2NG9rMBIbZGF2aWRlLmxlbnphcmluaUB1LWJsb3guY29tajMKFHN1Z2dlc3QudG9vN3Z2dDE3eWRuEhtkYXZpZGUubGVuemFyaW5pQHUtYmxveC5jb21qIQoUc3VnZ2VzdC4ybm54ZHVrZzhmNjQSCUFub255bW91c3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