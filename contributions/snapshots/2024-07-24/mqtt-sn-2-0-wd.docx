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5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5">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56">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7">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8">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9">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5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B">
      <w:pPr>
        <w:numPr>
          <w:ilvl w:val="0"/>
          <w:numId w:val="48"/>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5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D">
      <w:pPr>
        <w:numPr>
          <w:ilvl w:val="0"/>
          <w:numId w:val="6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5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2">
      <w:pPr>
        <w:numPr>
          <w:ilvl w:val="0"/>
          <w:numId w:val="4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3">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4">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5">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6">
      <w:pPr>
        <w:numPr>
          <w:ilvl w:val="0"/>
          <w:numId w:val="4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8">
      <w:pPr>
        <w:numPr>
          <w:ilvl w:val="0"/>
          <w:numId w:val="5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A">
      <w:pPr>
        <w:numPr>
          <w:ilvl w:val="0"/>
          <w:numId w:val="61"/>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6B">
      <w:pPr>
        <w:numPr>
          <w:ilvl w:val="0"/>
          <w:numId w:val="6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6C">
      <w:pPr>
        <w:numPr>
          <w:ilvl w:val="0"/>
          <w:numId w:val="6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6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E">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6F">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0">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1">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7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6">
      <w:pPr>
        <w:numPr>
          <w:ilvl w:val="0"/>
          <w:numId w:val="27"/>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7">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8">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9">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A">
      <w:pPr>
        <w:numPr>
          <w:ilvl w:val="0"/>
          <w:numId w:val="2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7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7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1">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6">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7">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A">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8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8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8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3">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4">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5">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6">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99">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9A">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9B">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9C">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9D">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9E">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0">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1">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3">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4">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8">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A9">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AB">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AC">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AE">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AF">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0">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1">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B2">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3">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4">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5">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7">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B9">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BB">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BC">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E">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F">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0">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1">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2">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3">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8">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0">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2">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4">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8">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D9">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DA">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D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D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D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D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5">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E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F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D">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3F">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0">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6">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7">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49">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A">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C">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D">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6">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5A">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B">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5C">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5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5E">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5F">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0">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1">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4">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5">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6">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F">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7">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6">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DD">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E">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F">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0">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1">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2">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2">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6">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A">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E">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E">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2">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6">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A">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E">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2">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6">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5A">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C">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5D">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5E">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5F">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0">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8C">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8E">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90">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3">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6">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9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8">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99">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9A">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9B">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9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9D">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9E">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9F">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A0">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1">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2">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3">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6">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7">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8">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A9">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0">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1">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4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0">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1">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5">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5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5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5">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A">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6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0">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5">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7A">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7B">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7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0">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5">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6">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8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8A">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8B">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8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0">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8">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A">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AB">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A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A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F">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0">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4">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5">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9">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BA">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B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B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E">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BF">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0">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1">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4">
      <w:pPr>
        <w:rPr/>
      </w:pPr>
      <w:r w:rsidDel="00000000" w:rsidR="00000000" w:rsidRPr="00000000">
        <w:rPr>
          <w:rtl w:val="0"/>
        </w:rPr>
        <w:t xml:space="preserve">Note(s):</w:t>
      </w:r>
    </w:p>
    <w:sdt>
      <w:sdtPr>
        <w:tag w:val="goog_rdk_20"/>
      </w:sdtPr>
      <w:sdtContent>
        <w:p w:rsidR="00000000" w:rsidDel="00000000" w:rsidP="00000000" w:rsidRDefault="00000000" w:rsidRPr="00000000" w14:paraId="000004C5">
          <w:pPr>
            <w:numPr>
              <w:ilvl w:val="0"/>
              <w:numId w:val="64"/>
            </w:numPr>
            <w:spacing w:after="0" w:before="0" w:lineRule="auto"/>
            <w:ind w:left="720" w:hanging="360"/>
            <w:rPr>
              <w:ins w:author="davide.lenzarini@u-blox.com" w:id="1"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9"/>
            </w:sdtPr>
            <w:sdtContent>
              <w:ins w:author="davide.lenzarini@u-blox.com" w:id="1" w:date="2024-02-07T16:36:36Z">
                <w:r w:rsidDel="00000000" w:rsidR="00000000" w:rsidRPr="00000000">
                  <w:rPr>
                    <w:rtl w:val="0"/>
                  </w:rPr>
                </w:r>
              </w:ins>
            </w:sdtContent>
          </w:sdt>
        </w:p>
      </w:sdtContent>
    </w:sdt>
    <w:p w:rsidR="00000000" w:rsidDel="00000000" w:rsidP="00000000" w:rsidRDefault="00000000" w:rsidRPr="00000000" w14:paraId="000004C6">
      <w:pPr>
        <w:numPr>
          <w:ilvl w:val="0"/>
          <w:numId w:val="64"/>
        </w:numPr>
        <w:spacing w:after="0" w:before="0" w:lineRule="auto"/>
        <w:ind w:left="720" w:hanging="360"/>
        <w:rPr>
          <w:rFonts w:ascii="Arial" w:cs="Arial" w:eastAsia="Arial" w:hAnsi="Arial"/>
          <w:u w:val="none"/>
        </w:rPr>
      </w:pPr>
      <w:sdt>
        <w:sdtPr>
          <w:tag w:val="goog_rdk_21"/>
        </w:sdtPr>
        <w:sdtContent>
          <w:ins w:author="davide.lenzarini@u-blox.com" w:id="1" w:date="2024-02-07T16:36:36Z"/>
          <w:sdt>
            <w:sdtPr>
              <w:tag w:val="goog_rdk_22"/>
            </w:sdtPr>
            <w:sdtContent>
              <w:commentRangeStart w:id="17"/>
            </w:sdtContent>
          </w:sdt>
          <w:ins w:author="davide.lenzarini@u-blox.com" w:id="1" w:date="2024-02-07T16:36:36Z">
            <w:sdt>
              <w:sdtPr>
                <w:tag w:val="goog_rdk_23"/>
              </w:sdtPr>
              <w:sdtContent>
                <w:commentRangeStart w:id="18"/>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C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C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CA">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C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CC">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C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C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CF">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0">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3">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4">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5">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6">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7">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8">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D9">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24"/>
              </w:sdtPr>
              <w:sdtContent>
                <w:commentRangeStart w:id="19"/>
              </w:sdtContent>
            </w:sdt>
            <w:r w:rsidDel="00000000" w:rsidR="00000000" w:rsidRPr="00000000">
              <w:rPr>
                <w:rFonts w:ascii="Arial" w:cs="Arial" w:eastAsia="Arial" w:hAnsi="Arial"/>
                <w:rtl w:val="0"/>
              </w:rPr>
              <w:t xml:space="preserve">no negotiation.</w:t>
            </w:r>
            <w:commentRangeEnd w:id="19"/>
            <w:r w:rsidDel="00000000" w:rsidR="00000000" w:rsidRPr="00000000">
              <w:commentReference w:id="19"/>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2">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25"/>
        </w:sdtPr>
        <w:sdtContent>
          <w:commentRangeStart w:id="20"/>
        </w:sdtContent>
      </w:sdt>
      <w:r w:rsidDel="00000000" w:rsidR="00000000" w:rsidRPr="00000000">
        <w:rPr>
          <w:rFonts w:ascii="Arial" w:cs="Arial" w:eastAsia="Arial" w:hAnsi="Arial"/>
          <w:rtl w:val="0"/>
        </w:rPr>
        <w:t xml:space="preserve"> topic names and aliases.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E5">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6">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7">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8">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E9">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EA">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E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E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F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7">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0F">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0">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19">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2">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5">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7">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2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2D">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2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2F">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3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3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4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4C">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5">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26"/>
        </w:sdtPr>
        <w:sdtContent>
          <w:commentRangeStart w:id="21"/>
        </w:sdtContent>
      </w:sdt>
      <w:r w:rsidDel="00000000" w:rsidR="00000000" w:rsidRPr="00000000">
        <w:rPr>
          <w:rFonts w:ascii="Arial" w:cs="Arial" w:eastAsia="Arial" w:hAnsi="Arial"/>
          <w:rtl w:val="0"/>
        </w:rPr>
        <w:t xml:space="preserve">1-hop </w:t>
      </w:r>
      <w:commentRangeEnd w:id="21"/>
      <w:r w:rsidDel="00000000" w:rsidR="00000000" w:rsidRPr="00000000">
        <w:commentReference w:id="21"/>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8">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5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A">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5B">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5C">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5D">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5E">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5F">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0">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1">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2">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3">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4">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5">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8">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69">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1">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2">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7A">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7B">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3">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4">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8D">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8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8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0">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2">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3">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4">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5">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6">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9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9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9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5">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3">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1">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2">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2">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8">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DA">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DC">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D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D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EB">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EC">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F9">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F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5FF">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0">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4">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7">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0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0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5">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3">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2">
            <w:pPr>
              <w:jc w:val="center"/>
              <w:rPr>
                <w:rFonts w:ascii="Arial" w:cs="Arial" w:eastAsia="Arial" w:hAnsi="Arial"/>
              </w:rPr>
            </w:pPr>
            <w:sdt>
              <w:sdtPr>
                <w:tag w:val="goog_rdk_27"/>
              </w:sdtPr>
              <w:sdtContent>
                <w:commentRangeStart w:id="22"/>
              </w:sdtContent>
            </w:sdt>
            <w:sdt>
              <w:sdtPr>
                <w:tag w:val="goog_rdk_28"/>
              </w:sdtPr>
              <w:sdtContent>
                <w:commentRangeStart w:id="23"/>
              </w:sdtContent>
            </w:sdt>
            <w:r w:rsidDel="00000000" w:rsidR="00000000" w:rsidRPr="00000000">
              <w:rPr>
                <w:rFonts w:ascii="Arial" w:cs="Arial" w:eastAsia="Arial" w:hAnsi="Arial"/>
                <w:rtl w:val="0"/>
              </w:rPr>
              <w:t xml:space="preserve">Protocol Version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r>
      <w:tr>
        <w:trPr>
          <w:cantSplit w:val="0"/>
          <w:tblHeader w:val="0"/>
        </w:trPr>
        <w:tc>
          <w:tcPr/>
          <w:p w:rsidR="00000000" w:rsidDel="00000000" w:rsidP="00000000" w:rsidRDefault="00000000" w:rsidRPr="00000000" w14:paraId="0000063F">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0">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4E">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5C">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69">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6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7">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3">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4">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2">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AF">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0">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BD">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BE">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C">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D9">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DA">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7">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8">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5">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6">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3">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4">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1">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2">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1F">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0">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2D">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2E">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3B">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3C">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49">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4A">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7">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8">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6">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7">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9">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6A">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6B">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0">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1">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2">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3">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4">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5">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7">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8">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7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7A">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7B">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7C">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7F">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0">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1">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2">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3">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4">
      <w:pPr>
        <w:rPr>
          <w:rFonts w:ascii="Arial" w:cs="Arial" w:eastAsia="Arial" w:hAnsi="Arial"/>
          <w:color w:val="000000"/>
        </w:rPr>
      </w:pPr>
      <w:sdt>
        <w:sdtPr>
          <w:tag w:val="goog_rdk_29"/>
        </w:sdtPr>
        <w:sdtContent>
          <w:commentRangeStart w:id="24"/>
        </w:sdtContent>
      </w:sdt>
      <w:sdt>
        <w:sdtPr>
          <w:tag w:val="goog_rdk_30"/>
        </w:sdtPr>
        <w:sdtContent>
          <w:commentRangeStart w:id="25"/>
        </w:sdtContent>
      </w:sdt>
      <w:sdt>
        <w:sdtPr>
          <w:tag w:val="goog_rdk_31"/>
        </w:sdtPr>
        <w:sdtContent>
          <w:commentRangeStart w:id="26"/>
        </w:sdtContent>
      </w:sdt>
      <w:sdt>
        <w:sdtPr>
          <w:tag w:val="goog_rdk_32"/>
        </w:sdtPr>
        <w:sdtContent>
          <w:commentRangeStart w:id="27"/>
        </w:sdtContent>
      </w:sdt>
      <w:sdt>
        <w:sdtPr>
          <w:tag w:val="goog_rdk_33"/>
        </w:sdtPr>
        <w:sdtContent>
          <w:commentRangeStart w:id="2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7">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8">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89">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8A">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8B">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8C">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8E">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8F">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0">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1">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2">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3">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5">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6">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7">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99">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A">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9B">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9C">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9D">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E">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9F">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1">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2">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3">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4">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5">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6">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7">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8">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9">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AA">
      <w:pPr>
        <w:numPr>
          <w:ilvl w:val="0"/>
          <w:numId w:val="30"/>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r w:rsidDel="00000000" w:rsidR="00000000" w:rsidRPr="00000000">
        <w:rPr>
          <w:rtl w:val="0"/>
        </w:rPr>
      </w:r>
    </w:p>
    <w:p w:rsidR="00000000" w:rsidDel="00000000" w:rsidP="00000000" w:rsidRDefault="00000000" w:rsidRPr="00000000" w14:paraId="000007AB">
      <w:pPr>
        <w:numPr>
          <w:ilvl w:val="0"/>
          <w:numId w:val="30"/>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AC">
      <w:pPr>
        <w:numPr>
          <w:ilvl w:val="0"/>
          <w:numId w:val="30"/>
        </w:numPr>
        <w:spacing w:after="240" w:before="0"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rtl w:val="0"/>
        </w:rPr>
        <w:t xml:space="preserve">The Server closes the Network Connection because of a protocol error.</w:t>
      </w:r>
    </w:p>
    <w:p w:rsidR="00000000" w:rsidDel="00000000" w:rsidP="00000000" w:rsidRDefault="00000000" w:rsidRPr="00000000" w14:paraId="000007AD">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E">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AF">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1">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3">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4">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5">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6">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7">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C">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D">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E">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B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0">
      <w:pPr>
        <w:numPr>
          <w:ilvl w:val="0"/>
          <w:numId w:val="3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3.1.4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1">
      <w:pPr>
        <w:numPr>
          <w:ilvl w:val="0"/>
          <w:numId w:val="37"/>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3.1.5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C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3">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4">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5">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6">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7">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8">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C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34"/>
        </w:sdtPr>
        <w:sdtContent>
          <w:commentRangeStart w:id="29"/>
        </w:sdtContent>
      </w:sdt>
      <w:sdt>
        <w:sdtPr>
          <w:tag w:val="goog_rdk_35"/>
        </w:sdtPr>
        <w:sdtContent>
          <w:commentRangeStart w:id="30"/>
        </w:sdtContent>
      </w:sdt>
      <w:sdt>
        <w:sdtPr>
          <w:tag w:val="goog_rdk_36"/>
        </w:sdtPr>
        <w:sdtContent>
          <w:commentRangeStart w:id="31"/>
        </w:sdtContent>
      </w:sdt>
      <w:r w:rsidDel="00000000" w:rsidR="00000000" w:rsidRPr="00000000">
        <w:rPr>
          <w:rFonts w:ascii="Arial" w:cs="Arial" w:eastAsia="Arial" w:hAnsi="Arial"/>
          <w:rtl w:val="0"/>
        </w:rPr>
        <w:t xml:space="preserve">ents are allowed to send further MQTT Control Packets im</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CA">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B">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CC">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D">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CE">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F">
      <w:pPr>
        <w:spacing w:after="240" w:before="240" w:lineRule="auto"/>
        <w:ind w:left="580" w:right="0" w:firstLine="0"/>
        <w:rPr>
          <w:rFonts w:ascii="Arial" w:cs="Arial" w:eastAsia="Arial" w:hAnsi="Arial"/>
        </w:rPr>
      </w:pPr>
      <w:sdt>
        <w:sdtPr>
          <w:tag w:val="goog_rdk_37"/>
        </w:sdtPr>
        <w:sdtContent>
          <w:commentRangeStart w:id="32"/>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D0">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1">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D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D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D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0">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EF">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7FE">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FF">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0E">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1A">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1B">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1C">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1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1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2B">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C">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3B">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3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4A">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4B">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59">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5A">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8">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69">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7">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6">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7">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5">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6">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4">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5">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3">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4">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2">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3">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1">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2">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0">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1">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EF">
            <w:pPr>
              <w:rPr>
                <w:rFonts w:ascii="Arial" w:cs="Arial" w:eastAsia="Arial" w:hAnsi="Arial"/>
              </w:rPr>
            </w:pPr>
            <w:sdt>
              <w:sdtPr>
                <w:tag w:val="goog_rdk_38"/>
              </w:sdtPr>
              <w:sdtContent>
                <w:commentRangeStart w:id="33"/>
              </w:sdtContent>
            </w:sdt>
            <w:r w:rsidDel="00000000" w:rsidR="00000000" w:rsidRPr="00000000">
              <w:rPr>
                <w:rFonts w:ascii="Arial" w:cs="Arial" w:eastAsia="Arial" w:hAnsi="Arial"/>
                <w:rtl w:val="0"/>
              </w:rPr>
              <w:t xml:space="preserve">Byte 11</w:t>
            </w:r>
            <w:commentRangeEnd w:id="33"/>
            <w:r w:rsidDel="00000000" w:rsidR="00000000" w:rsidRPr="00000000">
              <w:commentReference w:id="33"/>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F0">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8FF">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900">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1">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2">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3">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4">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5">
      <w:pPr>
        <w:numPr>
          <w:ilvl w:val="0"/>
          <w:numId w:val="58"/>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6">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7">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8">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0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0A">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39"/>
        </w:sdtPr>
        <w:sdtContent>
          <w:commentRangeStart w:id="34"/>
        </w:sdtContent>
      </w:sdt>
      <w:r w:rsidDel="00000000" w:rsidR="00000000" w:rsidRPr="00000000">
        <w:rPr>
          <w:rFonts w:ascii="Arial" w:cs="Arial" w:eastAsia="Arial" w:hAnsi="Arial"/>
          <w:rtl w:val="0"/>
        </w:rPr>
        <w:t xml:space="preserve">should</w:t>
      </w:r>
      <w:commentRangeEnd w:id="34"/>
      <w:r w:rsidDel="00000000" w:rsidR="00000000" w:rsidRPr="00000000">
        <w:commentReference w:id="34"/>
      </w:r>
      <w:r w:rsidDel="00000000" w:rsidR="00000000" w:rsidRPr="00000000">
        <w:rPr>
          <w:rFonts w:ascii="Arial" w:cs="Arial" w:eastAsia="Arial" w:hAnsi="Arial"/>
          <w:rtl w:val="0"/>
        </w:rPr>
        <w:t xml:space="preserve"> be considered.</w:t>
      </w:r>
    </w:p>
    <w:p w:rsidR="00000000" w:rsidDel="00000000" w:rsidP="00000000" w:rsidRDefault="00000000" w:rsidRPr="00000000" w14:paraId="0000090B">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0C">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0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0E">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0F">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0">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40"/>
        </w:sdtPr>
        <w:sdtContent>
          <w:commentRangeStart w:id="35"/>
        </w:sdtContent>
      </w:sdt>
      <w:sdt>
        <w:sdtPr>
          <w:tag w:val="goog_rdk_41"/>
        </w:sdtPr>
        <w:sdtContent>
          <w:commentRangeStart w:id="36"/>
        </w:sdtContent>
      </w:sdt>
      <w:r w:rsidDel="00000000" w:rsidR="00000000" w:rsidRPr="00000000">
        <w:rPr>
          <w:highlight w:val="yellow"/>
          <w:rtl w:val="0"/>
        </w:rPr>
        <w:t xml:space="preserve">128</w:t>
      </w:r>
      <w:commentRangeEnd w:id="35"/>
      <w:r w:rsidDel="00000000" w:rsidR="00000000" w:rsidRPr="00000000">
        <w:commentReference w:id="35"/>
      </w:r>
      <w:commentRangeEnd w:id="36"/>
      <w:r w:rsidDel="00000000" w:rsidR="00000000" w:rsidRPr="00000000">
        <w:commentReference w:id="36"/>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1">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2">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3">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4">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5">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6">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7">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8">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9">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A">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B">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1C">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1D">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1E">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1F">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0">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1">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2">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C">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2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5">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3E">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3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7">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0">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1">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59">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5A">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2">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3">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6B">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6C">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5">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6">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8">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79">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7A">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7B">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7C">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7D">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7E">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7F">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0">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1">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2">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3">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4">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5">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6">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8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8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8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8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8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9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9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3">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A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4">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5">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BD">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B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6">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7">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D0">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1">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3">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5">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7">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8">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D9">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DA">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DB">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D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D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D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D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E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7">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2">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FD">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FE">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09">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B">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C">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0D">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F">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10">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3">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1C">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1E">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1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29">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2A">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4">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5">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3F">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40">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4A">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4B">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6">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7">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59">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5A">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5B">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5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5D">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5E">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5F">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1">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2">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3">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4">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5">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6">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7">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8">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69">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6A">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6B">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6C">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6D">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6E">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6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7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7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7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7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8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8E">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9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9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A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0">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6">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BB">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B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C9">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A">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9">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A">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8">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E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8">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F9">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F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B">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AF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D">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E">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F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0">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1">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B02">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3">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4">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5">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6">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7">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8">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09">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0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0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0C">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0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0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1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1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1C">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1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2B">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2C">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3A">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3B">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4A">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4B">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4D">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4E">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50">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6">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5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69">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6A">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79">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A">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8">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8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8">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99">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9A">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9B">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9C">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D">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E">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0">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1">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2">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3">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4">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5">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6">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7">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A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A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7">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5">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6">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5">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6">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8">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E9">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EB">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F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F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5">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4">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3">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4">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2">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3">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1">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2">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1">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2">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3">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5">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6">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7">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A">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B">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C">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D">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0">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6E">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1">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2">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4">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6">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77">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78">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79">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7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B">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C">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2">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8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6">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7">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8">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89">
      <w:pPr>
        <w:spacing w:after="240" w:before="240" w:lineRule="auto"/>
        <w:ind w:left="0" w:right="0" w:firstLine="0"/>
        <w:rPr>
          <w:rFonts w:ascii="Arial" w:cs="Arial" w:eastAsia="Arial" w:hAnsi="Arial"/>
        </w:rPr>
      </w:pPr>
      <w:sdt>
        <w:sdtPr>
          <w:tag w:val="goog_rdk_42"/>
        </w:sdtPr>
        <w:sdtContent>
          <w:commentRangeStart w:id="37"/>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43"/>
        </w:sdtPr>
        <w:sdtContent>
          <w:commentRangeStart w:id="38"/>
        </w:sdtContent>
      </w:sdt>
      <w:r w:rsidDel="00000000" w:rsidR="00000000" w:rsidRPr="00000000">
        <w:rPr>
          <w:rFonts w:ascii="Arial" w:cs="Arial" w:eastAsia="Arial" w:hAnsi="Arial"/>
          <w:highlight w:val="yellow"/>
          <w:rtl w:val="0"/>
        </w:rPr>
        <w:t xml:space="preserve">Server</w:t>
      </w:r>
      <w:commentRangeEnd w:id="38"/>
      <w:r w:rsidDel="00000000" w:rsidR="00000000" w:rsidRPr="00000000">
        <w:commentReference w:id="3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C8A">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B">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8C">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8D">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E">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8F">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9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99">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9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2">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AB">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A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4">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BD">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BE">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7">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C8">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C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CA">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CB">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CC">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C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CE">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CF">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D0">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D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D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D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D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E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E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6">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F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F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D08">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09">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0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0B">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0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0D">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0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0F">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1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1">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1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1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1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1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1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2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2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3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49">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4A">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4B">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4C">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4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4E">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4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50">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1">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2">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5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5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5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5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5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5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6E">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6F">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7">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78">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80">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1">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8A">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8B">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8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8D">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8E">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8F">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9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1">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2">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3">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9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9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9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9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9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A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2">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B0">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BE">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BF">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CD">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CE">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D0">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1">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4">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6">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D9">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DA">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D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D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EB">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EC">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F9">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FA">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7">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08">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0C">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10">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1">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6">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7">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5">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6">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28">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29">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3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3">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5">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6">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7">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38">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39">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3A">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3B">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3C">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3D">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3E">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3F">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40">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1">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2">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4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4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4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4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1">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5F">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6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6D">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6E">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7C">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7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7F">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8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89">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8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8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8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99">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9A">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9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A8">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A9">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6">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4">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5">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2">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3">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1">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2">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4">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5">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44"/>
        </w:sdtPr>
        <w:sdtContent>
          <w:commentRangeStart w:id="39"/>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39"/>
      <w:r w:rsidDel="00000000" w:rsidR="00000000" w:rsidRPr="00000000">
        <w:commentReference w:id="39"/>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7">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E8">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45"/>
        </w:sdtPr>
        <w:sdtContent>
          <w:ins w:author="davide.lenzarini@u-blox.com" w:id="2" w:date="2024-03-20T08:37:30Z">
            <w:r w:rsidDel="00000000" w:rsidR="00000000" w:rsidRPr="00000000">
              <w:rPr>
                <w:rFonts w:ascii="Arial" w:cs="Arial" w:eastAsia="Arial" w:hAnsi="Arial"/>
                <w:rtl w:val="0"/>
              </w:rPr>
              <w:t xml:space="preserve">returned Topic Data</w:t>
            </w:r>
          </w:ins>
        </w:sdtContent>
      </w:sdt>
      <w:sdt>
        <w:sdtPr>
          <w:tag w:val="goog_rdk_46"/>
        </w:sdtPr>
        <w:sdtContent>
          <w:del w:author="davide.lenzarini@u-blox.com" w:id="2"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47"/>
        </w:sdtPr>
        <w:sdtContent>
          <w:commentRangeStart w:id="40"/>
        </w:sdtContent>
      </w:sdt>
      <w:r w:rsidDel="00000000" w:rsidR="00000000" w:rsidRPr="00000000">
        <w:rPr>
          <w:rFonts w:ascii="Arial" w:cs="Arial" w:eastAsia="Arial" w:hAnsi="Arial"/>
          <w:rtl w:val="0"/>
        </w:rPr>
        <w:t xml:space="preserve">not relevant</w:t>
      </w:r>
      <w:sdt>
        <w:sdtPr>
          <w:tag w:val="goog_rdk_48"/>
        </w:sdtPr>
        <w:sdtContent>
          <w:ins w:author="davide.lenzarini@u-blox.com" w:id="3"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40"/>
      <w:r w:rsidDel="00000000" w:rsidR="00000000" w:rsidRPr="00000000">
        <w:commentReference w:id="40"/>
      </w:r>
      <w:r w:rsidDel="00000000" w:rsidR="00000000" w:rsidRPr="00000000">
        <w:rPr>
          <w:rFonts w:ascii="Arial" w:cs="Arial" w:eastAsia="Arial" w:hAnsi="Arial"/>
          <w:rtl w:val="0"/>
        </w:rPr>
        <w:t xml:space="preserve">)</w:t>
      </w:r>
    </w:p>
    <w:p w:rsidR="00000000" w:rsidDel="00000000" w:rsidP="00000000" w:rsidRDefault="00000000" w:rsidRPr="00000000" w14:paraId="00000EE9">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EA">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EB">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E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ED">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E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E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F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F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F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F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FD">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F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0C">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0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1B">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1C">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2B">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2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2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6">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3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3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3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4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49">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4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58">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5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7">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68">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70">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1">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2">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7">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78">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87">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88">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8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8A">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8B">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8C">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8E">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8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90">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2">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4">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5">
      <w:pPr>
        <w:numPr>
          <w:ilvl w:val="0"/>
          <w:numId w:val="5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6">
      <w:pPr>
        <w:numPr>
          <w:ilvl w:val="0"/>
          <w:numId w:val="5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7">
      <w:pPr>
        <w:numPr>
          <w:ilvl w:val="0"/>
          <w:numId w:val="5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buffered for delivery to the Client.</w:t>
      </w:r>
    </w:p>
    <w:p w:rsidR="00000000" w:rsidDel="00000000" w:rsidP="00000000" w:rsidRDefault="00000000" w:rsidRPr="00000000" w14:paraId="00000F98">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99">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9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9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9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9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9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9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A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A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A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B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BF">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C8">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1">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2">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4">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5">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6">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7">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D8">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D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D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D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D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D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D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D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E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2">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EB">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E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4">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5">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FD">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FE">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6">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7">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1010">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1011">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3">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5">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6">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7">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8">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1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1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01B">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1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1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1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2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2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2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7">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8">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40">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4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49">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4A">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5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4">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55">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7">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8">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59">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5A">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5B">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5C">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5D">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5E">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5F">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60">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1">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2">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4">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6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6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7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6">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7">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8">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99">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AA">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2">
            <w:pPr>
              <w:jc w:val="center"/>
              <w:rPr>
                <w:rFonts w:ascii="Arial" w:cs="Arial" w:eastAsia="Arial" w:hAnsi="Arial"/>
                <w:i w:val="1"/>
                <w:sz w:val="18"/>
                <w:szCs w:val="18"/>
              </w:rPr>
            </w:pPr>
            <w:sdt>
              <w:sdtPr>
                <w:tag w:val="goog_rdk_49"/>
              </w:sdtPr>
              <w:sdtContent>
                <w:commentRangeStart w:id="41"/>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4">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6">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B9">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BA">
            <w:pPr>
              <w:rPr>
                <w:rFonts w:ascii="Arial" w:cs="Arial" w:eastAsia="Arial" w:hAnsi="Arial"/>
              </w:rPr>
            </w:pPr>
            <w:commentRangeEnd w:id="41"/>
            <w:r w:rsidDel="00000000" w:rsidR="00000000" w:rsidRPr="00000000">
              <w:commentReference w:id="41"/>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B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3">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5">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7">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9">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CB">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CC">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DC">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DD">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ED">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EE">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FE">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FF">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F">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10">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20">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21">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2">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50"/>
        </w:sdtPr>
        <w:sdtContent>
          <w:commentRangeStart w:id="42"/>
        </w:sdtContent>
      </w:sdt>
      <w:r w:rsidDel="00000000" w:rsidR="00000000" w:rsidRPr="00000000">
        <w:rPr>
          <w:rFonts w:ascii="Arial" w:cs="Arial" w:eastAsia="Arial" w:hAnsi="Arial"/>
          <w:rtl w:val="0"/>
        </w:rPr>
        <w:t xml:space="preserve">wants to </w:t>
      </w:r>
      <w:commentRangeEnd w:id="42"/>
      <w:r w:rsidDel="00000000" w:rsidR="00000000" w:rsidRPr="00000000">
        <w:commentReference w:id="42"/>
      </w:r>
      <w:r w:rsidDel="00000000" w:rsidR="00000000" w:rsidRPr="00000000">
        <w:rPr>
          <w:rFonts w:ascii="Arial" w:cs="Arial" w:eastAsia="Arial" w:hAnsi="Arial"/>
          <w:rtl w:val="0"/>
        </w:rPr>
        <w:t xml:space="preserve">delete</w:t>
      </w:r>
      <w:sdt>
        <w:sdtPr>
          <w:tag w:val="goog_rdk_51"/>
        </w:sdtPr>
        <w:sdtContent>
          <w:commentRangeStart w:id="43"/>
        </w:sdtContent>
      </w:sdt>
      <w:r w:rsidDel="00000000" w:rsidR="00000000" w:rsidRPr="00000000">
        <w:rPr>
          <w:rFonts w:ascii="Arial" w:cs="Arial" w:eastAsia="Arial" w:hAnsi="Arial"/>
          <w:rtl w:val="0"/>
        </w:rPr>
        <w:t xml:space="preserve"> </w:t>
      </w:r>
      <w:commentRangeEnd w:id="43"/>
      <w:r w:rsidDel="00000000" w:rsidR="00000000" w:rsidRPr="00000000">
        <w:commentReference w:id="43"/>
      </w:r>
      <w:r w:rsidDel="00000000" w:rsidR="00000000" w:rsidRPr="00000000">
        <w:rPr>
          <w:rFonts w:ascii="Arial" w:cs="Arial" w:eastAsia="Arial" w:hAnsi="Arial"/>
          <w:rtl w:val="0"/>
        </w:rPr>
        <w:t xml:space="preserve">the Virtual connection. </w:t>
      </w:r>
      <w:sdt>
        <w:sdtPr>
          <w:tag w:val="goog_rdk_52"/>
        </w:sdtPr>
        <w:sdtContent>
          <w:commentRangeStart w:id="44"/>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4"/>
      <w:r w:rsidDel="00000000" w:rsidR="00000000" w:rsidRPr="00000000">
        <w:commentReference w:id="44"/>
      </w:r>
      <w:r w:rsidDel="00000000" w:rsidR="00000000" w:rsidRPr="00000000">
        <w:rPr>
          <w:rFonts w:ascii="Arial" w:cs="Arial" w:eastAsia="Arial" w:hAnsi="Arial"/>
          <w:rtl w:val="0"/>
        </w:rPr>
        <w:t xml:space="preserve"> </w:t>
      </w:r>
      <w:sdt>
        <w:sdtPr>
          <w:tag w:val="goog_rdk_53"/>
        </w:sdtPr>
        <w:sdtContent>
          <w:commentRangeStart w:id="45"/>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5"/>
      <w:r w:rsidDel="00000000" w:rsidR="00000000" w:rsidRPr="00000000">
        <w:commentReference w:id="45"/>
      </w:r>
      <w:sdt>
        <w:sdtPr>
          <w:tag w:val="goog_rdk_54"/>
        </w:sdtPr>
        <w:sdtContent>
          <w:commentRangeStart w:id="46"/>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1133">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4">
      <w:pPr>
        <w:spacing w:after="306" w:lineRule="auto"/>
        <w:ind w:right="4"/>
        <w:rPr>
          <w:rFonts w:ascii="Arial" w:cs="Arial" w:eastAsia="Arial" w:hAnsi="Arial"/>
        </w:rPr>
      </w:pPr>
      <w:sdt>
        <w:sdtPr>
          <w:tag w:val="goog_rdk_55"/>
        </w:sdtPr>
        <w:sdtContent>
          <w:commentRangeStart w:id="47"/>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1135">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7">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38">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39">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3F">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56"/>
        </w:sdtPr>
        <w:sdtContent>
          <w:commentRangeStart w:id="48"/>
        </w:sdtContent>
      </w:sdt>
      <w:r w:rsidDel="00000000" w:rsidR="00000000" w:rsidRPr="00000000">
        <w:rPr>
          <w:rFonts w:ascii="Arial" w:cs="Arial" w:eastAsia="Arial" w:hAnsi="Arial"/>
          <w:highlight w:val="yellow"/>
          <w:rtl w:val="0"/>
        </w:rPr>
        <w:t xml:space="preserve">Gateway</w:t>
      </w:r>
      <w:commentRangeEnd w:id="48"/>
      <w:r w:rsidDel="00000000" w:rsidR="00000000" w:rsidRPr="00000000">
        <w:commentReference w:id="48"/>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40">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41">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42">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3">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4">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45">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6">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7">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8">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49">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4A">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4B">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4C">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4D">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4E">
      <w:pPr>
        <w:numPr>
          <w:ilvl w:val="0"/>
          <w:numId w:val="11"/>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SHOULD wait for a DISCONNECT packet in response from the Server.</w:t>
      </w:r>
    </w:p>
    <w:p w:rsidR="00000000" w:rsidDel="00000000" w:rsidP="00000000" w:rsidRDefault="00000000" w:rsidRPr="00000000" w14:paraId="0000114F">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50">
      <w:pPr>
        <w:numPr>
          <w:ilvl w:val="0"/>
          <w:numId w:val="35"/>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51">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3">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r w:rsidDel="00000000" w:rsidR="00000000" w:rsidRPr="00000000">
        <w:rPr>
          <w:rtl w:val="0"/>
        </w:rPr>
      </w:r>
    </w:p>
    <w:p w:rsidR="00000000" w:rsidDel="00000000" w:rsidP="00000000" w:rsidRDefault="00000000" w:rsidRPr="00000000" w14:paraId="00001154">
      <w:pPr>
        <w:pStyle w:val="Heading3"/>
        <w:ind w:left="0" w:firstLine="0"/>
        <w:rPr>
          <w:rFonts w:ascii="Arial" w:cs="Arial" w:eastAsia="Arial" w:hAnsi="Arial"/>
        </w:rPr>
      </w:pPr>
      <w:bookmarkStart w:colFirst="0" w:colLast="0" w:name="_heading=h.1e03kq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55">
      <w:pPr>
        <w:spacing w:after="9" w:lineRule="auto"/>
        <w:ind w:left="-5" w:right="990" w:firstLine="0"/>
        <w:rPr>
          <w:rFonts w:ascii="Arial" w:cs="Arial" w:eastAsia="Arial" w:hAnsi="Arial"/>
        </w:rPr>
      </w:pP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5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5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5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5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5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5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5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5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6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6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7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72">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7A">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7B">
            <w:pPr>
              <w:jc w:val="center"/>
              <w:rPr>
                <w:rFonts w:ascii="Arial" w:cs="Arial" w:eastAsia="Arial" w:hAnsi="Arial"/>
              </w:rPr>
            </w:pPr>
            <w:sdt>
              <w:sdtPr>
                <w:tag w:val="goog_rdk_57"/>
              </w:sdtPr>
              <w:sdtContent>
                <w:commentRangeStart w:id="49"/>
              </w:sdtContent>
            </w:sdt>
            <w:sdt>
              <w:sdtPr>
                <w:tag w:val="goog_rdk_58"/>
              </w:sdtPr>
              <w:sdtContent>
                <w:commentRangeStart w:id="50"/>
              </w:sdtContent>
            </w:sdt>
            <w:sdt>
              <w:sdtPr>
                <w:tag w:val="goog_rdk_59"/>
              </w:sdtPr>
              <w:sdtContent>
                <w:commentRangeStart w:id="51"/>
              </w:sdtContent>
            </w:sdt>
            <w:r w:rsidDel="00000000" w:rsidR="00000000" w:rsidRPr="00000000">
              <w:rPr>
                <w:rFonts w:ascii="Arial" w:cs="Arial" w:eastAsia="Arial" w:hAnsi="Arial"/>
                <w:rtl w:val="0"/>
              </w:rPr>
              <w:t xml:space="preserve">Wireless Node Id</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tc>
      </w:tr>
      <w:tr>
        <w:trPr>
          <w:cantSplit w:val="0"/>
          <w:tblHeader w:val="0"/>
        </w:trPr>
        <w:tc>
          <w:tcPr/>
          <w:p w:rsidR="00000000" w:rsidDel="00000000" w:rsidP="00000000" w:rsidRDefault="00000000" w:rsidRPr="00000000" w14:paraId="00001183">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84">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8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60"/>
        </w:sdtPr>
        <w:sdtContent>
          <w:commentRangeStart w:id="52"/>
        </w:sdtContent>
      </w:sdt>
      <w:r w:rsidDel="00000000" w:rsidR="00000000" w:rsidRPr="00000000">
        <w:rPr>
          <w:rFonts w:ascii="Arial" w:cs="Arial" w:eastAsia="Arial" w:hAnsi="Arial"/>
          <w:rtl w:val="0"/>
        </w:rPr>
        <w:t xml:space="preserve"> wireless side </w:t>
      </w:r>
      <w:commentRangeEnd w:id="52"/>
      <w:r w:rsidDel="00000000" w:rsidR="00000000" w:rsidRPr="00000000">
        <w:commentReference w:id="52"/>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8E">
      <w:pPr>
        <w:pStyle w:val="Heading4"/>
        <w:ind w:left="0" w:right="4" w:firstLine="0"/>
        <w:rPr>
          <w:rFonts w:ascii="Arial" w:cs="Arial" w:eastAsia="Arial" w:hAnsi="Arial"/>
        </w:rPr>
      </w:pPr>
      <w:bookmarkStart w:colFirst="0" w:colLast="0" w:name="_heading=h.3xzr3ei" w:id="188"/>
      <w:bookmarkEnd w:id="188"/>
      <w:r w:rsidDel="00000000" w:rsidR="00000000" w:rsidRPr="00000000">
        <w:rPr>
          <w:rFonts w:ascii="Arial" w:cs="Arial" w:eastAsia="Arial" w:hAnsi="Arial"/>
          <w:rtl w:val="0"/>
        </w:rPr>
        <w:t xml:space="preserve">3.1.24.1 Length</w:t>
      </w:r>
    </w:p>
    <w:p w:rsidR="00000000" w:rsidDel="00000000" w:rsidP="00000000" w:rsidRDefault="00000000" w:rsidRPr="00000000" w14:paraId="0000118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90">
      <w:pPr>
        <w:pStyle w:val="Heading4"/>
        <w:ind w:left="0" w:right="4" w:firstLine="0"/>
        <w:rPr>
          <w:rFonts w:ascii="Arial" w:cs="Arial" w:eastAsia="Arial" w:hAnsi="Arial"/>
        </w:rPr>
      </w:pPr>
      <w:bookmarkStart w:colFirst="0" w:colLast="0" w:name="_heading=h.2d51dmb" w:id="189"/>
      <w:bookmarkEnd w:id="189"/>
      <w:r w:rsidDel="00000000" w:rsidR="00000000" w:rsidRPr="00000000">
        <w:rPr>
          <w:rFonts w:ascii="Arial" w:cs="Arial" w:eastAsia="Arial" w:hAnsi="Arial"/>
          <w:rtl w:val="0"/>
        </w:rPr>
        <w:t xml:space="preserve">3.1.24.2 Packet Type</w:t>
      </w:r>
    </w:p>
    <w:p w:rsidR="00000000" w:rsidDel="00000000" w:rsidP="00000000" w:rsidRDefault="00000000" w:rsidRPr="00000000" w14:paraId="000011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92">
      <w:pPr>
        <w:pStyle w:val="Heading4"/>
        <w:ind w:left="0" w:right="4" w:firstLine="0"/>
        <w:rPr>
          <w:rFonts w:ascii="Arial" w:cs="Arial" w:eastAsia="Arial" w:hAnsi="Arial"/>
        </w:rPr>
      </w:pPr>
      <w:bookmarkStart w:colFirst="0" w:colLast="0" w:name="_heading=h.sabnu4" w:id="190"/>
      <w:bookmarkEnd w:id="190"/>
      <w:r w:rsidDel="00000000" w:rsidR="00000000" w:rsidRPr="00000000">
        <w:rPr>
          <w:rFonts w:ascii="Arial" w:cs="Arial" w:eastAsia="Arial" w:hAnsi="Arial"/>
          <w:rtl w:val="0"/>
        </w:rPr>
        <w:t xml:space="preserve">3.1.24.3 Ctrl</w:t>
      </w:r>
    </w:p>
    <w:p w:rsidR="00000000" w:rsidDel="00000000" w:rsidP="00000000" w:rsidRDefault="00000000" w:rsidRPr="00000000" w14:paraId="0000119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4">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5">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6">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7">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8">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9">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A">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B">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C">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D">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E">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A4">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A5">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7">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8">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B">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C">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D">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E">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F">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B1">
      <w:pPr>
        <w:pStyle w:val="Heading4"/>
        <w:ind w:left="0" w:right="4" w:firstLine="0"/>
        <w:rPr>
          <w:rFonts w:ascii="Arial" w:cs="Arial" w:eastAsia="Arial" w:hAnsi="Arial"/>
        </w:rPr>
      </w:pPr>
      <w:bookmarkStart w:colFirst="0" w:colLast="0" w:name="_heading=h.3c9z6hx" w:id="191"/>
      <w:bookmarkEnd w:id="191"/>
      <w:r w:rsidDel="00000000" w:rsidR="00000000" w:rsidRPr="00000000">
        <w:rPr>
          <w:rFonts w:ascii="Arial" w:cs="Arial" w:eastAsia="Arial" w:hAnsi="Arial"/>
          <w:rtl w:val="0"/>
        </w:rPr>
        <w:t xml:space="preserve">3.1.24.4 Radius</w:t>
      </w:r>
    </w:p>
    <w:p w:rsidR="00000000" w:rsidDel="00000000" w:rsidP="00000000" w:rsidRDefault="00000000" w:rsidRPr="00000000" w14:paraId="000011B2">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B3">
      <w:pPr>
        <w:pStyle w:val="Heading4"/>
        <w:ind w:left="0" w:right="4" w:firstLine="0"/>
        <w:rPr>
          <w:rFonts w:ascii="Arial" w:cs="Arial" w:eastAsia="Arial" w:hAnsi="Arial"/>
        </w:rPr>
      </w:pPr>
      <w:bookmarkStart w:colFirst="0" w:colLast="0" w:name="_heading=h.1rf9gpq" w:id="192"/>
      <w:bookmarkEnd w:id="192"/>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B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B5">
      <w:pPr>
        <w:pStyle w:val="Heading4"/>
        <w:ind w:left="0" w:right="4" w:firstLine="0"/>
        <w:rPr>
          <w:rFonts w:ascii="Arial" w:cs="Arial" w:eastAsia="Arial" w:hAnsi="Arial"/>
        </w:rPr>
      </w:pPr>
      <w:bookmarkStart w:colFirst="0" w:colLast="0" w:name="_heading=h.4bewzdj" w:id="193"/>
      <w:bookmarkEnd w:id="193"/>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B6">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B7">
      <w:pPr>
        <w:pStyle w:val="Heading3"/>
        <w:ind w:left="0" w:firstLine="0"/>
        <w:rPr/>
      </w:pPr>
      <w:bookmarkStart w:colFirst="0" w:colLast="0" w:name="_heading=h.15cqrsoyxc87" w:id="194"/>
      <w:bookmarkEnd w:id="194"/>
      <w:r w:rsidDel="00000000" w:rsidR="00000000" w:rsidRPr="00000000">
        <w:rPr>
          <w:rtl w:val="0"/>
        </w:rPr>
        <w:t xml:space="preserve">3.1.25 Protection Encapsulation</w:t>
      </w:r>
    </w:p>
    <w:p w:rsidR="00000000" w:rsidDel="00000000" w:rsidP="00000000" w:rsidRDefault="00000000" w:rsidRPr="00000000" w14:paraId="000011B8">
      <w:pPr>
        <w:pStyle w:val="Heading3"/>
        <w:keepLines w:val="1"/>
        <w:spacing w:after="77" w:before="0" w:line="259" w:lineRule="auto"/>
        <w:ind w:left="1440" w:firstLine="0"/>
        <w:rPr/>
      </w:pPr>
      <w:bookmarkStart w:colFirst="0" w:colLast="0" w:name="_heading=h.efvs1al4eeri" w:id="195"/>
      <w:bookmarkEnd w:id="195"/>
      <w:r w:rsidDel="00000000" w:rsidR="00000000" w:rsidRPr="00000000">
        <w:rPr>
          <w:rtl w:val="0"/>
        </w:rPr>
      </w:r>
    </w:p>
    <w:tbl>
      <w:tblPr>
        <w:tblStyle w:val="Table40"/>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B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B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B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B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B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C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C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C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C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C6">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C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D3">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D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E0">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E1">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EE">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F5">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F8">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F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F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F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0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07">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08">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14">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15">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21">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22">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2E">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2F">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3B">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3C">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48">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49">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55">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56">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62">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63">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61"/>
        </w:sdtPr>
        <w:sdtContent>
          <w:commentRangeStart w:id="53"/>
        </w:sdtContent>
      </w:sdt>
      <w:sdt>
        <w:sdtPr>
          <w:tag w:val="goog_rdk_62"/>
        </w:sdtPr>
        <w:sdtContent>
          <w:commentRangeStart w:id="54"/>
        </w:sdtContent>
      </w:sdt>
      <w:r w:rsidDel="00000000" w:rsidR="00000000" w:rsidRPr="00000000">
        <w:rPr>
          <w:rFonts w:ascii="Arial" w:cs="Arial" w:eastAsia="Arial" w:hAnsi="Arial"/>
          <w:rtl w:val="0"/>
        </w:rPr>
        <w:t xml:space="preserve"> packet is protected</w:t>
      </w:r>
      <w:commentRangeEnd w:id="53"/>
      <w:r w:rsidDel="00000000" w:rsidR="00000000" w:rsidRPr="00000000">
        <w:commentReference w:id="53"/>
      </w:r>
      <w:commentRangeEnd w:id="54"/>
      <w:r w:rsidDel="00000000" w:rsidR="00000000" w:rsidRPr="00000000">
        <w:commentReference w:id="54"/>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6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65">
      <w:pPr>
        <w:spacing w:after="9" w:lineRule="auto"/>
        <w:ind w:left="-5" w:right="4" w:firstLine="0"/>
        <w:rPr>
          <w:rFonts w:ascii="Arial" w:cs="Arial" w:eastAsia="Arial" w:hAnsi="Arial"/>
        </w:rPr>
      </w:pPr>
      <w:sdt>
        <w:sdtPr>
          <w:tag w:val="goog_rdk_63"/>
        </w:sdtPr>
        <w:sdtContent>
          <w:commentRangeStart w:id="55"/>
        </w:sdtContent>
      </w:sdt>
      <w:sdt>
        <w:sdtPr>
          <w:tag w:val="goog_rdk_64"/>
        </w:sdtPr>
        <w:sdtContent>
          <w:commentRangeStart w:id="56"/>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55"/>
      <w:r w:rsidDel="00000000" w:rsidR="00000000" w:rsidRPr="00000000">
        <w:commentReference w:id="55"/>
      </w:r>
      <w:commentRangeEnd w:id="56"/>
      <w:r w:rsidDel="00000000" w:rsidR="00000000" w:rsidRPr="00000000">
        <w:commentReference w:id="56"/>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6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67">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68">
      <w:pPr>
        <w:spacing w:after="9" w:lineRule="auto"/>
        <w:ind w:left="-5" w:right="4" w:firstLine="0"/>
        <w:rPr>
          <w:rFonts w:ascii="Arial" w:cs="Arial" w:eastAsia="Arial" w:hAnsi="Arial"/>
          <w:b w:val="1"/>
        </w:rPr>
      </w:pPr>
      <w:sdt>
        <w:sdtPr>
          <w:tag w:val="goog_rdk_65"/>
        </w:sdtPr>
        <w:sdtContent>
          <w:commentRangeStart w:id="57"/>
        </w:sdtContent>
      </w:sdt>
      <w:sdt>
        <w:sdtPr>
          <w:tag w:val="goog_rdk_66"/>
        </w:sdtPr>
        <w:sdtContent>
          <w:commentRangeStart w:id="58"/>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69">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6A">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6B">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6C">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126D">
      <w:pPr>
        <w:pStyle w:val="Heading4"/>
        <w:ind w:left="0" w:right="4" w:firstLine="0"/>
        <w:rPr>
          <w:rFonts w:ascii="Arial" w:cs="Arial" w:eastAsia="Arial" w:hAnsi="Arial"/>
        </w:rPr>
      </w:pPr>
      <w:bookmarkStart w:colFirst="0" w:colLast="0" w:name="_heading=h.j9tutdzg8gdj" w:id="196"/>
      <w:bookmarkEnd w:id="196"/>
      <w:r w:rsidDel="00000000" w:rsidR="00000000" w:rsidRPr="00000000">
        <w:rPr>
          <w:rFonts w:ascii="Arial" w:cs="Arial" w:eastAsia="Arial" w:hAnsi="Arial"/>
          <w:rtl w:val="0"/>
        </w:rPr>
        <w:t xml:space="preserve">3.1.25.1 Length</w:t>
      </w:r>
    </w:p>
    <w:p w:rsidR="00000000" w:rsidDel="00000000" w:rsidP="00000000" w:rsidRDefault="00000000" w:rsidRPr="00000000" w14:paraId="0000126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6F">
      <w:pPr>
        <w:pStyle w:val="Heading4"/>
        <w:ind w:left="0" w:right="4" w:firstLine="0"/>
        <w:rPr>
          <w:rFonts w:ascii="Arial" w:cs="Arial" w:eastAsia="Arial" w:hAnsi="Arial"/>
        </w:rPr>
      </w:pPr>
      <w:bookmarkStart w:colFirst="0" w:colLast="0" w:name="_heading=h.8duggxbcbw2" w:id="197"/>
      <w:bookmarkEnd w:id="197"/>
      <w:r w:rsidDel="00000000" w:rsidR="00000000" w:rsidRPr="00000000">
        <w:rPr>
          <w:rFonts w:ascii="Arial" w:cs="Arial" w:eastAsia="Arial" w:hAnsi="Arial"/>
          <w:rtl w:val="0"/>
        </w:rPr>
        <w:t xml:space="preserve">3.1.25.2 Packet Type</w:t>
      </w:r>
    </w:p>
    <w:p w:rsidR="00000000" w:rsidDel="00000000" w:rsidP="00000000" w:rsidRDefault="00000000" w:rsidRPr="00000000" w14:paraId="0000127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71">
      <w:pPr>
        <w:pStyle w:val="Heading4"/>
        <w:ind w:left="0" w:right="4" w:firstLine="0"/>
        <w:rPr>
          <w:rFonts w:ascii="Arial" w:cs="Arial" w:eastAsia="Arial" w:hAnsi="Arial"/>
        </w:rPr>
      </w:pPr>
      <w:bookmarkStart w:colFirst="0" w:colLast="0" w:name="_heading=h.g1mmf1c4lvqh" w:id="198"/>
      <w:bookmarkEnd w:id="198"/>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72">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73">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74">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75">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76">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77">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78">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79">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7A">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7B">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7C">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7D">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7E">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7F">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80">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81">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82">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83">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84">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85">
      <w:pPr>
        <w:numPr>
          <w:ilvl w:val="0"/>
          <w:numId w:val="56"/>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86">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87">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88">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89">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8A">
      <w:pPr>
        <w:pStyle w:val="Heading4"/>
        <w:ind w:left="0" w:right="4" w:firstLine="0"/>
        <w:rPr>
          <w:rFonts w:ascii="Arial" w:cs="Arial" w:eastAsia="Arial" w:hAnsi="Arial"/>
        </w:rPr>
      </w:pPr>
      <w:bookmarkStart w:colFirst="0" w:colLast="0" w:name="_heading=h.m1zk7agco355" w:id="199"/>
      <w:bookmarkEnd w:id="199"/>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8B">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8C">
      <w:pPr>
        <w:spacing w:after="307" w:lineRule="auto"/>
        <w:ind w:left="-15" w:right="4" w:firstLine="0"/>
        <w:rPr>
          <w:rFonts w:ascii="Arial" w:cs="Arial" w:eastAsia="Arial" w:hAnsi="Arial"/>
        </w:rPr>
      </w:pPr>
      <w:r w:rsidDel="00000000" w:rsidR="00000000" w:rsidRPr="00000000">
        <w:rPr>
          <w:rtl w:val="0"/>
        </w:rPr>
      </w:r>
    </w:p>
    <w:tbl>
      <w:tblPr>
        <w:tblStyle w:val="Table4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D">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E">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F">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90">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91">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E">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1">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2">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6">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7">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B">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C">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D">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E">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F">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0">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1">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5">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6">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A">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F1">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F2">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F3">
      <w:pPr>
        <w:numPr>
          <w:ilvl w:val="0"/>
          <w:numId w:val="17"/>
        </w:numPr>
        <w:spacing w:after="0" w:before="0" w:lineRule="auto"/>
        <w:ind w:left="720" w:hanging="360"/>
        <w:rPr>
          <w:rFonts w:ascii="Arial" w:cs="Arial" w:eastAsia="Arial" w:hAnsi="Arial"/>
          <w:u w:val="none"/>
        </w:rPr>
      </w:pPr>
      <w:sdt>
        <w:sdtPr>
          <w:tag w:val="goog_rdk_67"/>
        </w:sdtPr>
        <w:sdtContent>
          <w:commentRangeStart w:id="59"/>
        </w:sdtContent>
      </w:sdt>
      <w:r w:rsidDel="00000000" w:rsidR="00000000" w:rsidRPr="00000000">
        <w:rPr>
          <w:rFonts w:ascii="Arial" w:cs="Arial" w:eastAsia="Arial" w:hAnsi="Arial"/>
          <w:color w:val="222222"/>
          <w:rtl w:val="0"/>
        </w:rPr>
        <w:t xml:space="preserve">Reference </w:t>
      </w:r>
      <w:hyperlink r:id="rId56">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F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7">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F5">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8">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59">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F6">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62">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F7">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F8">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F9">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FA">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FB">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12FC">
      <w:pPr>
        <w:pStyle w:val="Heading4"/>
        <w:ind w:left="0" w:right="4" w:firstLine="0"/>
        <w:rPr>
          <w:rFonts w:ascii="Roboto" w:cs="Roboto" w:eastAsia="Roboto" w:hAnsi="Roboto"/>
          <w:b w:val="1"/>
          <w:color w:val="222222"/>
          <w:sz w:val="24"/>
          <w:szCs w:val="24"/>
          <w:u w:val="single"/>
        </w:rPr>
      </w:pPr>
      <w:bookmarkStart w:colFirst="0" w:colLast="0" w:name="_heading=h.jo2d2fngx6hj" w:id="200"/>
      <w:bookmarkEnd w:id="200"/>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FD">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FE">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FF">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00">
      <w:pPr>
        <w:numPr>
          <w:ilvl w:val="0"/>
          <w:numId w:val="66"/>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01">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02">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03">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04">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05">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06">
      <w:pPr>
        <w:numPr>
          <w:ilvl w:val="0"/>
          <w:numId w:val="4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07">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08">
      <w:pPr>
        <w:spacing w:after="0" w:before="0" w:lineRule="auto"/>
        <w:ind w:left="720" w:firstLine="0"/>
        <w:rPr>
          <w:rFonts w:ascii="Arial" w:cs="Arial" w:eastAsia="Arial" w:hAnsi="Arial"/>
          <w:b w:val="1"/>
          <w:i w:val="1"/>
          <w:color w:val="222222"/>
          <w:u w:val="single"/>
          <w:shd w:fill="fff2cc" w:val="clear"/>
        </w:rPr>
      </w:pPr>
      <w:sdt>
        <w:sdtPr>
          <w:tag w:val="goog_rdk_68"/>
        </w:sdtPr>
        <w:sdtContent>
          <w:commentRangeStart w:id="60"/>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09">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0A">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0B">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0C">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130D">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0E">
      <w:pPr>
        <w:pStyle w:val="Heading4"/>
        <w:ind w:left="0" w:right="4" w:firstLine="0"/>
        <w:rPr>
          <w:rFonts w:ascii="Arial" w:cs="Arial" w:eastAsia="Arial" w:hAnsi="Arial"/>
        </w:rPr>
      </w:pPr>
      <w:bookmarkStart w:colFirst="0" w:colLast="0" w:name="_heading=h.vjl219ghlhvi" w:id="201"/>
      <w:bookmarkEnd w:id="201"/>
      <w:r w:rsidDel="00000000" w:rsidR="00000000" w:rsidRPr="00000000">
        <w:rPr>
          <w:rFonts w:ascii="Arial" w:cs="Arial" w:eastAsia="Arial" w:hAnsi="Arial"/>
          <w:rtl w:val="0"/>
        </w:rPr>
        <w:t xml:space="preserve">3.1.25.6 Random</w:t>
      </w:r>
    </w:p>
    <w:p w:rsidR="00000000" w:rsidDel="00000000" w:rsidP="00000000" w:rsidRDefault="00000000" w:rsidRPr="00000000" w14:paraId="0000130F">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10">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1">
      <w:pPr>
        <w:numPr>
          <w:ilvl w:val="0"/>
          <w:numId w:val="4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12">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63">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64">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13">
      <w:pPr>
        <w:pStyle w:val="Heading4"/>
        <w:ind w:left="0" w:right="4" w:firstLine="0"/>
        <w:rPr>
          <w:rFonts w:ascii="Arial" w:cs="Arial" w:eastAsia="Arial" w:hAnsi="Arial"/>
        </w:rPr>
      </w:pPr>
      <w:bookmarkStart w:colFirst="0" w:colLast="0" w:name="_heading=h.q30yx1mc4rc1" w:id="202"/>
      <w:bookmarkEnd w:id="202"/>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314">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15">
      <w:pPr>
        <w:pStyle w:val="Heading4"/>
        <w:ind w:left="0" w:right="4" w:firstLine="0"/>
        <w:rPr>
          <w:rFonts w:ascii="Roboto" w:cs="Roboto" w:eastAsia="Roboto" w:hAnsi="Roboto"/>
          <w:color w:val="222222"/>
          <w:sz w:val="24"/>
          <w:szCs w:val="24"/>
          <w:highlight w:val="white"/>
        </w:rPr>
      </w:pPr>
      <w:bookmarkStart w:colFirst="0" w:colLast="0" w:name="_heading=h.3y6o9vhqakro" w:id="203"/>
      <w:bookmarkEnd w:id="203"/>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316">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17">
      <w:pPr>
        <w:pStyle w:val="Heading4"/>
        <w:ind w:left="0" w:right="4" w:firstLine="0"/>
        <w:rPr>
          <w:rFonts w:ascii="Arial" w:cs="Arial" w:eastAsia="Arial" w:hAnsi="Arial"/>
          <w:color w:val="222222"/>
          <w:sz w:val="22"/>
          <w:szCs w:val="22"/>
          <w:highlight w:val="white"/>
        </w:rPr>
      </w:pPr>
      <w:bookmarkStart w:colFirst="0" w:colLast="0" w:name="_heading=h.dovnwl46a7is" w:id="204"/>
      <w:bookmarkEnd w:id="204"/>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318">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19">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1A">
      <w:pPr>
        <w:pStyle w:val="Heading4"/>
        <w:ind w:left="0" w:right="4" w:firstLine="0"/>
        <w:rPr>
          <w:rFonts w:ascii="Arial" w:cs="Arial" w:eastAsia="Arial" w:hAnsi="Arial"/>
        </w:rPr>
      </w:pPr>
      <w:bookmarkStart w:colFirst="0" w:colLast="0" w:name="_heading=h.j75p96o6vesm" w:id="205"/>
      <w:bookmarkEnd w:id="205"/>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31B">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1C">
      <w:pPr>
        <w:pStyle w:val="Heading1"/>
        <w:ind w:left="0" w:firstLine="0"/>
        <w:rPr>
          <w:rFonts w:ascii="Arial" w:cs="Arial" w:eastAsia="Arial" w:hAnsi="Arial"/>
        </w:rPr>
      </w:pPr>
      <w:bookmarkStart w:colFirst="0" w:colLast="0" w:name="_heading=h.2qk79lc" w:id="206"/>
      <w:bookmarkEnd w:id="20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1D">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1E">
      <w:pPr>
        <w:pStyle w:val="Heading2"/>
        <w:keepLines w:val="1"/>
        <w:spacing w:after="64" w:before="0" w:line="259" w:lineRule="auto"/>
        <w:ind w:left="0" w:firstLine="0"/>
        <w:rPr>
          <w:rFonts w:ascii="Arial" w:cs="Arial" w:eastAsia="Arial" w:hAnsi="Arial"/>
        </w:rPr>
      </w:pPr>
      <w:bookmarkStart w:colFirst="0" w:colLast="0" w:name="_heading=h.21od6so" w:id="207"/>
      <w:bookmarkEnd w:id="207"/>
      <w:r w:rsidDel="00000000" w:rsidR="00000000" w:rsidRPr="00000000">
        <w:rPr>
          <w:rFonts w:ascii="Arial" w:cs="Arial" w:eastAsia="Arial" w:hAnsi="Arial"/>
          <w:rtl w:val="0"/>
        </w:rPr>
        <w:t xml:space="preserve">4.1 </w:t>
      </w:r>
      <w:sdt>
        <w:sdtPr>
          <w:tag w:val="goog_rdk_69"/>
        </w:sdtPr>
        <w:sdtContent>
          <w:commentRangeStart w:id="61"/>
        </w:sdtContent>
      </w:sdt>
      <w:r w:rsidDel="00000000" w:rsidR="00000000" w:rsidRPr="00000000">
        <w:rPr>
          <w:rFonts w:ascii="Arial" w:cs="Arial" w:eastAsia="Arial" w:hAnsi="Arial"/>
          <w:rtl w:val="0"/>
        </w:rPr>
        <w:t xml:space="preserve">Session state</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131F">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20">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21">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22">
      <w:pPr>
        <w:numPr>
          <w:ilvl w:val="0"/>
          <w:numId w:val="46"/>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p w:rsidR="00000000" w:rsidDel="00000000" w:rsidP="00000000" w:rsidRDefault="00000000" w:rsidRPr="00000000" w14:paraId="00001323">
      <w:pPr>
        <w:numPr>
          <w:ilvl w:val="0"/>
          <w:numId w:val="46"/>
        </w:numPr>
        <w:spacing w:after="240" w:before="0" w:beforeAutospacing="0" w:lineRule="auto"/>
        <w:ind w:left="720" w:right="0" w:hanging="360"/>
        <w:rPr>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24">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25">
      <w:pPr>
        <w:numPr>
          <w:ilvl w:val="0"/>
          <w:numId w:val="42"/>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26">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27">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28">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29">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2A">
      <w:pPr>
        <w:numPr>
          <w:ilvl w:val="0"/>
          <w:numId w:val="42"/>
        </w:numPr>
        <w:spacing w:after="0" w:afterAutospacing="0" w:before="0" w:beforeAutospacing="0" w:lineRule="auto"/>
        <w:ind w:left="720" w:right="0" w:hanging="360"/>
        <w:rPr>
          <w:u w:val="none"/>
        </w:rPr>
      </w:pPr>
      <w:sdt>
        <w:sdtPr>
          <w:tag w:val="goog_rdk_70"/>
        </w:sdtPr>
        <w:sdtContent>
          <w:commentRangeStart w:id="62"/>
        </w:sdtContent>
      </w:sdt>
      <w:sdt>
        <w:sdtPr>
          <w:tag w:val="goog_rdk_71"/>
        </w:sdtPr>
        <w:sdtContent>
          <w:commentRangeStart w:id="63"/>
        </w:sdtContent>
      </w:sdt>
      <w:r w:rsidDel="00000000" w:rsidR="00000000" w:rsidRPr="00000000">
        <w:rPr>
          <w:rtl w:val="0"/>
        </w:rPr>
        <w:t xml:space="preserve">The Will Message</w:t>
      </w:r>
      <w:sdt>
        <w:sdtPr>
          <w:tag w:val="goog_rdk_72"/>
        </w:sdtPr>
        <w:sdtContent>
          <w:ins w:author="davide.lenzarini@u-blox.com" w:id="4" w:date="2024-03-19T17:48:32Z">
            <w:commentRangeEnd w:id="62"/>
            <w:r w:rsidDel="00000000" w:rsidR="00000000" w:rsidRPr="00000000">
              <w:commentReference w:id="62"/>
            </w:r>
            <w:commentRangeEnd w:id="63"/>
            <w:r w:rsidDel="00000000" w:rsidR="00000000" w:rsidRPr="00000000">
              <w:commentReference w:id="63"/>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2B">
      <w:pPr>
        <w:numPr>
          <w:ilvl w:val="0"/>
          <w:numId w:val="42"/>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2C">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2D">
      <w:pPr>
        <w:pStyle w:val="Heading3"/>
        <w:keepNext w:val="0"/>
        <w:pBdr>
          <w:top w:color="auto" w:space="0" w:sz="0" w:val="none"/>
        </w:pBdr>
        <w:spacing w:after="80" w:before="280" w:lineRule="auto"/>
        <w:ind w:left="0" w:right="0" w:firstLine="0"/>
        <w:rPr/>
      </w:pPr>
      <w:bookmarkStart w:colFirst="0" w:colLast="0" w:name="_heading=h.nasxg3iedd75" w:id="208"/>
      <w:bookmarkEnd w:id="208"/>
      <w:r w:rsidDel="00000000" w:rsidR="00000000" w:rsidRPr="00000000">
        <w:rPr>
          <w:rtl w:val="0"/>
        </w:rPr>
        <w:t xml:space="preserve">4.1.1 Storing Session State</w:t>
      </w:r>
    </w:p>
    <w:p w:rsidR="00000000" w:rsidDel="00000000" w:rsidP="00000000" w:rsidRDefault="00000000" w:rsidRPr="00000000" w14:paraId="0000132E">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2F">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30">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73"/>
        </w:sdtPr>
        <w:sdtContent>
          <w:commentRangeStart w:id="64"/>
        </w:sdtContent>
      </w:sdt>
      <w:r w:rsidDel="00000000" w:rsidR="00000000" w:rsidRPr="00000000">
        <w:rPr>
          <w:highlight w:val="yellow"/>
          <w:rtl w:val="0"/>
        </w:rPr>
        <w:t xml:space="preserve">the Session Expiry Interval has passed</w:t>
      </w:r>
      <w:commentRangeEnd w:id="64"/>
      <w:r w:rsidDel="00000000" w:rsidR="00000000" w:rsidRPr="00000000">
        <w:commentReference w:id="64"/>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31">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32">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33">
      <w:pPr>
        <w:pStyle w:val="Heading3"/>
        <w:keepLines w:val="1"/>
        <w:spacing w:after="64" w:before="0" w:line="259" w:lineRule="auto"/>
        <w:ind w:left="0" w:firstLine="0"/>
        <w:rPr/>
      </w:pPr>
      <w:bookmarkStart w:colFirst="0" w:colLast="0" w:name="_heading=h.434ayfz" w:id="209"/>
      <w:bookmarkEnd w:id="209"/>
      <w:r w:rsidDel="00000000" w:rsidR="00000000" w:rsidRPr="00000000">
        <w:rPr>
          <w:rtl w:val="0"/>
        </w:rPr>
        <w:t xml:space="preserve">4.1.2 Session Establishment</w:t>
      </w:r>
    </w:p>
    <w:p w:rsidR="00000000" w:rsidDel="00000000" w:rsidP="00000000" w:rsidRDefault="00000000" w:rsidRPr="00000000" w14:paraId="00001334">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35">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36">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37">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38">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11.png"/>
            <a:graphic>
              <a:graphicData uri="http://schemas.openxmlformats.org/drawingml/2006/picture">
                <pic:pic>
                  <pic:nvPicPr>
                    <pic:cNvPr id="0" name="image11.png"/>
                    <pic:cNvPicPr preferRelativeResize="0"/>
                  </pic:nvPicPr>
                  <pic:blipFill>
                    <a:blip r:embed="rId66"/>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39">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3A">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3B">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3C">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3D">
      <w:pPr>
        <w:pStyle w:val="Heading2"/>
        <w:keepLines w:val="1"/>
        <w:spacing w:after="64" w:before="0" w:line="259" w:lineRule="auto"/>
        <w:ind w:left="0" w:firstLine="0"/>
        <w:rPr>
          <w:rFonts w:ascii="Arial" w:cs="Arial" w:eastAsia="Arial" w:hAnsi="Arial"/>
        </w:rPr>
      </w:pPr>
      <w:bookmarkStart w:colFirst="0" w:colLast="0" w:name="_heading=h.fc1j1f7dq6oy" w:id="210"/>
      <w:bookmarkEnd w:id="21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3E">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3F">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40">
      <w:pPr>
        <w:numPr>
          <w:ilvl w:val="0"/>
          <w:numId w:val="62"/>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41">
      <w:pPr>
        <w:numPr>
          <w:ilvl w:val="0"/>
          <w:numId w:val="62"/>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42">
      <w:pPr>
        <w:numPr>
          <w:ilvl w:val="0"/>
          <w:numId w:val="62"/>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43">
      <w:pPr>
        <w:numPr>
          <w:ilvl w:val="0"/>
          <w:numId w:val="62"/>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44">
      <w:pPr>
        <w:numPr>
          <w:ilvl w:val="0"/>
          <w:numId w:val="62"/>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45">
      <w:pPr>
        <w:numPr>
          <w:ilvl w:val="0"/>
          <w:numId w:val="62"/>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46">
      <w:pPr>
        <w:numPr>
          <w:ilvl w:val="0"/>
          <w:numId w:val="62"/>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47">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48">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49">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4A">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4B">
      <w:pPr>
        <w:numPr>
          <w:ilvl w:val="0"/>
          <w:numId w:val="39"/>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4C">
      <w:pPr>
        <w:numPr>
          <w:ilvl w:val="0"/>
          <w:numId w:val="39"/>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4D">
      <w:pPr>
        <w:numPr>
          <w:ilvl w:val="0"/>
          <w:numId w:val="39"/>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4E">
      <w:pPr>
        <w:numPr>
          <w:ilvl w:val="0"/>
          <w:numId w:val="39"/>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4F">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50">
      <w:pPr>
        <w:numPr>
          <w:ilvl w:val="0"/>
          <w:numId w:val="39"/>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51">
      <w:pPr>
        <w:numPr>
          <w:ilvl w:val="0"/>
          <w:numId w:val="39"/>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52">
      <w:pPr>
        <w:numPr>
          <w:ilvl w:val="0"/>
          <w:numId w:val="39"/>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53">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54">
      <w:pPr>
        <w:spacing w:after="240" w:before="240" w:lineRule="auto"/>
        <w:ind w:left="0" w:firstLine="0"/>
        <w:rPr>
          <w:shd w:fill="ffe599" w:val="clear"/>
        </w:rPr>
      </w:pPr>
      <w:r w:rsidDel="00000000" w:rsidR="00000000" w:rsidRPr="00000000">
        <w:rPr>
          <w:shd w:fill="ffe599" w:val="clear"/>
          <w:rtl w:val="0"/>
        </w:rPr>
        <w:t xml:space="preserve">Both </w:t>
      </w:r>
      <w:sdt>
        <w:sdtPr>
          <w:tag w:val="goog_rdk_74"/>
        </w:sdtPr>
        <w:sdtContent>
          <w:commentRangeStart w:id="65"/>
        </w:sdtContent>
      </w:sdt>
      <w:sdt>
        <w:sdtPr>
          <w:tag w:val="goog_rdk_75"/>
        </w:sdtPr>
        <w:sdtContent>
          <w:commentRangeStart w:id="66"/>
        </w:sdtContent>
      </w:sdt>
      <w:r w:rsidDel="00000000" w:rsidR="00000000" w:rsidRPr="00000000">
        <w:rPr>
          <w:shd w:fill="ffe599" w:val="clear"/>
          <w:rtl w:val="0"/>
        </w:rPr>
        <w:t xml:space="preserve">TCP and UDP ports 1883 and 8883 are registered with IANA for MQTT and secure communication respectively.</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13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56">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57">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58">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59">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5A">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5B">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5C">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5D">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5E">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5F">
      <w:pPr>
        <w:pStyle w:val="Heading2"/>
        <w:keepLines w:val="1"/>
        <w:spacing w:after="64" w:before="0" w:line="259" w:lineRule="auto"/>
        <w:ind w:left="0" w:firstLine="0"/>
        <w:rPr>
          <w:rFonts w:ascii="Arial" w:cs="Arial" w:eastAsia="Arial" w:hAnsi="Arial"/>
        </w:rPr>
      </w:pPr>
      <w:bookmarkStart w:colFirst="0" w:colLast="0" w:name="_heading=h.2i9l8ns" w:id="211"/>
      <w:bookmarkEnd w:id="21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60">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61">
      <w:pPr>
        <w:pStyle w:val="Heading3"/>
        <w:ind w:left="0" w:firstLine="0"/>
        <w:rPr/>
      </w:pPr>
      <w:bookmarkStart w:colFirst="0" w:colLast="0" w:name="_heading=h.be76rdrlcegt" w:id="212"/>
      <w:bookmarkEnd w:id="212"/>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62">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63">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64">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65">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66">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67">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68">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69">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6A">
      <w:pPr>
        <w:pStyle w:val="Heading3"/>
        <w:ind w:left="0" w:firstLine="0"/>
        <w:rPr>
          <w:rFonts w:ascii="Arial" w:cs="Arial" w:eastAsia="Arial" w:hAnsi="Arial"/>
        </w:rPr>
      </w:pPr>
      <w:bookmarkStart w:colFirst="0" w:colLast="0" w:name="_heading=h.xevivl" w:id="213"/>
      <w:bookmarkEnd w:id="21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6B">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6C">
      <w:pPr>
        <w:rPr>
          <w:rFonts w:ascii="Arial" w:cs="Arial" w:eastAsia="Arial" w:hAnsi="Arial"/>
        </w:rPr>
      </w:pPr>
      <w:bookmarkStart w:colFirst="0" w:colLast="0" w:name="_heading=h.3hej1je" w:id="214"/>
      <w:bookmarkEnd w:id="214"/>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6D">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6E">
      <w:pPr>
        <w:rPr>
          <w:rFonts w:ascii="Arial" w:cs="Arial" w:eastAsia="Arial" w:hAnsi="Arial"/>
        </w:rPr>
      </w:pPr>
      <w:bookmarkStart w:colFirst="0" w:colLast="0" w:name="_heading=h.1wjtbr7" w:id="215"/>
      <w:bookmarkEnd w:id="215"/>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6F">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70">
      <w:pPr>
        <w:ind w:left="720" w:firstLine="0"/>
        <w:rPr>
          <w:rFonts w:ascii="Arial" w:cs="Arial" w:eastAsia="Arial" w:hAnsi="Arial"/>
        </w:rPr>
      </w:pPr>
      <w:bookmarkStart w:colFirst="0" w:colLast="0" w:name="_heading=h.4gjguf0" w:id="216"/>
      <w:bookmarkEnd w:id="216"/>
      <w:r w:rsidDel="00000000" w:rsidR="00000000" w:rsidRPr="00000000">
        <w:rPr>
          <w:rtl w:val="0"/>
        </w:rPr>
      </w:r>
    </w:p>
    <w:tbl>
      <w:tblPr>
        <w:tblStyle w:val="Table4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71">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72">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73">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74">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7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6">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8">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79">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C">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7D">
      <w:pPr>
        <w:rPr/>
      </w:pPr>
      <w:sdt>
        <w:sdtPr>
          <w:tag w:val="goog_rdk_76"/>
        </w:sdtPr>
        <w:sdtContent>
          <w:commentRangeStart w:id="67"/>
        </w:sdtContent>
      </w:sdt>
      <w:r w:rsidDel="00000000" w:rsidR="00000000" w:rsidRPr="00000000">
        <w:rPr>
          <w:rtl w:val="0"/>
        </w:rPr>
      </w:r>
    </w:p>
    <w:p w:rsidR="00000000" w:rsidDel="00000000" w:rsidP="00000000" w:rsidRDefault="00000000" w:rsidRPr="00000000" w14:paraId="0000137E">
      <w:pPr>
        <w:pStyle w:val="Heading3"/>
        <w:ind w:left="0" w:firstLine="0"/>
        <w:rPr>
          <w:rFonts w:ascii="Arial" w:cs="Arial" w:eastAsia="Arial" w:hAnsi="Arial"/>
        </w:rPr>
      </w:pPr>
      <w:bookmarkStart w:colFirst="0" w:colLast="0" w:name="_heading=h.1au1eum" w:id="217"/>
      <w:bookmarkEnd w:id="217"/>
      <w:commentRangeEnd w:id="67"/>
      <w:r w:rsidDel="00000000" w:rsidR="00000000" w:rsidRPr="00000000">
        <w:commentReference w:id="67"/>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7F">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80">
      <w:pPr>
        <w:rPr>
          <w:rFonts w:ascii="Arial" w:cs="Arial" w:eastAsia="Arial" w:hAnsi="Arial"/>
        </w:rPr>
      </w:pPr>
      <w:bookmarkStart w:colFirst="0" w:colLast="0" w:name="_heading=h.3utoxif" w:id="218"/>
      <w:bookmarkEnd w:id="218"/>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81">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82">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77"/>
        </w:sdtPr>
        <w:sdtContent>
          <w:commentRangeStart w:id="68"/>
        </w:sdtContent>
      </w:sdt>
      <w:sdt>
        <w:sdtPr>
          <w:tag w:val="goog_rdk_78"/>
        </w:sdtPr>
        <w:sdtContent>
          <w:commentRangeStart w:id="69"/>
        </w:sdtContent>
      </w:sdt>
      <w:r w:rsidDel="00000000" w:rsidR="00000000" w:rsidRPr="00000000">
        <w:rPr>
          <w:rFonts w:ascii="Arial" w:cs="Arial" w:eastAsia="Arial" w:hAnsi="Arial"/>
          <w:highlight w:val="yellow"/>
          <w:rtl w:val="0"/>
        </w:rPr>
        <w:t xml:space="preserve">and DUP flag set to 0</w:t>
      </w:r>
      <w:commentRangeEnd w:id="68"/>
      <w:r w:rsidDel="00000000" w:rsidR="00000000" w:rsidRPr="00000000">
        <w:commentReference w:id="68"/>
      </w:r>
      <w:commentRangeEnd w:id="69"/>
      <w:r w:rsidDel="00000000" w:rsidR="00000000" w:rsidRPr="00000000">
        <w:commentReference w:id="69"/>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83">
      <w:pPr>
        <w:numPr>
          <w:ilvl w:val="0"/>
          <w:numId w:val="52"/>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84">
      <w:pPr>
        <w:numPr>
          <w:ilvl w:val="0"/>
          <w:numId w:val="52"/>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85">
      <w:pPr>
        <w:rPr>
          <w:rFonts w:ascii="Arial" w:cs="Arial" w:eastAsia="Arial" w:hAnsi="Arial"/>
          <w:highlight w:val="yellow"/>
        </w:rPr>
      </w:pPr>
      <w:bookmarkStart w:colFirst="0" w:colLast="0" w:name="_heading=h.29yz7q8" w:id="219"/>
      <w:bookmarkEnd w:id="219"/>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86">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79"/>
        </w:sdtPr>
        <w:sdtContent>
          <w:commentRangeStart w:id="70"/>
        </w:sdtContent>
      </w:sdt>
      <w:r w:rsidDel="00000000" w:rsidR="00000000" w:rsidRPr="00000000">
        <w:rPr>
          <w:rFonts w:ascii="Arial" w:cs="Arial" w:eastAsia="Arial" w:hAnsi="Arial"/>
          <w:b w:val="1"/>
          <w:highlight w:val="yellow"/>
          <w:rtl w:val="0"/>
        </w:rPr>
        <w:t xml:space="preserve">At any given time a sender </w:t>
      </w:r>
      <w:sdt>
        <w:sdtPr>
          <w:tag w:val="goog_rdk_80"/>
        </w:sdtPr>
        <w:sdtContent>
          <w:commentRangeStart w:id="71"/>
        </w:sdtContent>
      </w:sdt>
      <w:r w:rsidDel="00000000" w:rsidR="00000000" w:rsidRPr="00000000">
        <w:rPr>
          <w:rFonts w:ascii="Arial" w:cs="Arial" w:eastAsia="Arial" w:hAnsi="Arial"/>
          <w:b w:val="1"/>
          <w:highlight w:val="yellow"/>
          <w:rtl w:val="0"/>
        </w:rPr>
        <w:t xml:space="preserve">must</w:t>
      </w:r>
      <w:commentRangeEnd w:id="71"/>
      <w:r w:rsidDel="00000000" w:rsidR="00000000" w:rsidRPr="00000000">
        <w:commentReference w:id="71"/>
      </w:r>
      <w:r w:rsidDel="00000000" w:rsidR="00000000" w:rsidRPr="00000000">
        <w:rPr>
          <w:rFonts w:ascii="Arial" w:cs="Arial" w:eastAsia="Arial" w:hAnsi="Arial"/>
          <w:b w:val="1"/>
          <w:highlight w:val="yellow"/>
          <w:rtl w:val="0"/>
        </w:rPr>
        <w:t xml:space="preserve"> ONLY have 1 outstanding application message in flight.</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1387">
      <w:pPr>
        <w:rPr>
          <w:rFonts w:ascii="Arial" w:cs="Arial" w:eastAsia="Arial" w:hAnsi="Arial"/>
        </w:rPr>
      </w:pPr>
      <w:bookmarkStart w:colFirst="0" w:colLast="0" w:name="_heading=h.p49hy1" w:id="220"/>
      <w:bookmarkEnd w:id="220"/>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88">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89">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8A">
      <w:pPr>
        <w:ind w:left="720" w:firstLine="0"/>
        <w:rPr>
          <w:rFonts w:ascii="Arial" w:cs="Arial" w:eastAsia="Arial" w:hAnsi="Arial"/>
        </w:rPr>
      </w:pPr>
      <w:bookmarkStart w:colFirst="0" w:colLast="0" w:name="_heading=h.393x0lu" w:id="221"/>
      <w:bookmarkEnd w:id="221"/>
      <w:r w:rsidDel="00000000" w:rsidR="00000000" w:rsidRPr="00000000">
        <w:rPr>
          <w:rFonts w:ascii="Arial" w:cs="Arial" w:eastAsia="Arial" w:hAnsi="Arial"/>
          <w:rtl w:val="0"/>
        </w:rPr>
        <w:t xml:space="preserve">Figure 4.2 – QoS 1 protocol flow diagram, Informative example</w:t>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8B">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8C">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8D">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8E">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8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0">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1">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92">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93">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6">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7">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8">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99">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9A">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9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C">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9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9E">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9F">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A0">
      <w:pPr>
        <w:pStyle w:val="Heading3"/>
        <w:ind w:left="0" w:firstLine="0"/>
        <w:rPr>
          <w:rFonts w:ascii="Arial" w:cs="Arial" w:eastAsia="Arial" w:hAnsi="Arial"/>
        </w:rPr>
      </w:pPr>
      <w:bookmarkStart w:colFirst="0" w:colLast="0" w:name="_heading=h.1o97atn" w:id="222"/>
      <w:bookmarkEnd w:id="222"/>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A1">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A2">
      <w:pPr>
        <w:rPr>
          <w:rFonts w:ascii="Arial" w:cs="Arial" w:eastAsia="Arial" w:hAnsi="Arial"/>
        </w:rPr>
      </w:pPr>
      <w:bookmarkStart w:colFirst="0" w:colLast="0" w:name="_heading=h.488uthg" w:id="223"/>
      <w:bookmarkEnd w:id="223"/>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A3">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A4">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A5">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A6">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A7">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A8">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A9">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AA">
      <w:pPr>
        <w:rPr>
          <w:rFonts w:ascii="Arial" w:cs="Arial" w:eastAsia="Arial" w:hAnsi="Arial"/>
          <w:b w:val="1"/>
          <w:color w:val="000000"/>
          <w:sz w:val="18"/>
          <w:szCs w:val="18"/>
        </w:rPr>
      </w:pPr>
      <w:bookmarkStart w:colFirst="0" w:colLast="0" w:name="_heading=h.2ne53p9" w:id="224"/>
      <w:bookmarkEnd w:id="224"/>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AB">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AC">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AD">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81"/>
        </w:sdtPr>
        <w:sdtContent>
          <w:commentRangeStart w:id="72"/>
        </w:sdtContent>
      </w:sdt>
      <w:sdt>
        <w:sdtPr>
          <w:tag w:val="goog_rdk_82"/>
        </w:sdtPr>
        <w:sdtContent>
          <w:commentRangeStart w:id="73"/>
        </w:sdtContent>
      </w:sdt>
      <w:sdt>
        <w:sdtPr>
          <w:tag w:val="goog_rdk_83"/>
        </w:sdtPr>
        <w:sdtContent>
          <w:commentRangeStart w:id="74"/>
        </w:sdtContent>
      </w:sdt>
      <w:sdt>
        <w:sdtPr>
          <w:tag w:val="goog_rdk_84"/>
        </w:sdtPr>
        <w:sdtContent>
          <w:commentRangeStart w:id="75"/>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72"/>
      <w:r w:rsidDel="00000000" w:rsidR="00000000" w:rsidRPr="00000000">
        <w:commentReference w:id="72"/>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AE">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87"/>
      </w:sdtPr>
      <w:sdtContent>
        <w:p w:rsidR="00000000" w:rsidDel="00000000" w:rsidP="00000000" w:rsidRDefault="00000000" w:rsidRPr="00000000" w14:paraId="000013AF">
          <w:pPr>
            <w:numPr>
              <w:ilvl w:val="0"/>
              <w:numId w:val="57"/>
            </w:numPr>
            <w:ind w:left="720" w:hanging="360"/>
            <w:rPr>
              <w:rFonts w:ascii="Arial" w:cs="Arial" w:eastAsia="Arial" w:hAnsi="Arial"/>
              <w:b w:val="0"/>
              <w:color w:val="172b4d"/>
              <w:sz w:val="21"/>
              <w:szCs w:val="21"/>
              <w:highlight w:val="yellow"/>
              <w:rPrChange w:author="davide.lenzarini@u-blox.com" w:id="6"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7"/>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85"/>
            </w:sdtPr>
            <w:sdtContent>
              <w:ins w:author="davide.lenzarini@u-blox.com" w:id="5"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86"/>
            </w:sdtPr>
            <w:sdtContent>
              <w:r w:rsidDel="00000000" w:rsidR="00000000" w:rsidRPr="00000000">
                <w:rPr>
                  <w:rtl w:val="0"/>
                </w:rPr>
              </w:r>
            </w:sdtContent>
          </w:sdt>
        </w:p>
      </w:sdtContent>
    </w:sdt>
    <w:p w:rsidR="00000000" w:rsidDel="00000000" w:rsidP="00000000" w:rsidRDefault="00000000" w:rsidRPr="00000000" w14:paraId="000013B0">
      <w:pPr>
        <w:pStyle w:val="Heading2"/>
        <w:ind w:left="0" w:firstLine="0"/>
        <w:rPr/>
      </w:pPr>
      <w:bookmarkStart w:colFirst="0" w:colLast="0" w:name="_heading=h.6udnv5yl5cv5" w:id="225"/>
      <w:bookmarkEnd w:id="225"/>
      <w:r w:rsidDel="00000000" w:rsidR="00000000" w:rsidRPr="00000000">
        <w:rPr>
          <w:rtl w:val="0"/>
        </w:rPr>
        <w:t xml:space="preserve">4.4 Packet delivery retry</w:t>
      </w:r>
    </w:p>
    <w:p w:rsidR="00000000" w:rsidDel="00000000" w:rsidP="00000000" w:rsidRDefault="00000000" w:rsidRPr="00000000" w14:paraId="000013B1">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B2">
      <w:pPr>
        <w:numPr>
          <w:ilvl w:val="0"/>
          <w:numId w:val="31"/>
        </w:numPr>
        <w:spacing w:after="0" w:afterAutospacing="0"/>
        <w:ind w:left="720" w:hanging="360"/>
        <w:rPr>
          <w:u w:val="none"/>
        </w:rPr>
      </w:pPr>
      <w:r w:rsidDel="00000000" w:rsidR="00000000" w:rsidRPr="00000000">
        <w:rPr>
          <w:rtl w:val="0"/>
        </w:rPr>
        <w:t xml:space="preserve">when a Virtual Connection ends before the acknowledgement is received by the requester (and clean start is false)</w:t>
      </w:r>
    </w:p>
    <w:p w:rsidR="00000000" w:rsidDel="00000000" w:rsidP="00000000" w:rsidRDefault="00000000" w:rsidRPr="00000000" w14:paraId="000013B3">
      <w:pPr>
        <w:numPr>
          <w:ilvl w:val="0"/>
          <w:numId w:val="31"/>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B4">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B5">
      <w:pPr>
        <w:pStyle w:val="Heading3"/>
        <w:ind w:left="0" w:firstLine="0"/>
        <w:rPr/>
      </w:pPr>
      <w:bookmarkStart w:colFirst="0" w:colLast="0" w:name="_heading=h.kc8msbstg9e" w:id="226"/>
      <w:bookmarkEnd w:id="226"/>
      <w:r w:rsidDel="00000000" w:rsidR="00000000" w:rsidRPr="00000000">
        <w:rPr>
          <w:rtl w:val="0"/>
        </w:rPr>
        <w:t xml:space="preserve">4.4.1 Virtual Connection End</w:t>
      </w:r>
    </w:p>
    <w:p w:rsidR="00000000" w:rsidDel="00000000" w:rsidP="00000000" w:rsidRDefault="00000000" w:rsidRPr="00000000" w14:paraId="000013B6">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B7">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B8">
      <w:pPr>
        <w:spacing w:after="240" w:before="240" w:lineRule="auto"/>
        <w:ind w:left="0" w:right="0" w:firstLine="0"/>
        <w:rPr/>
      </w:pPr>
      <w:sdt>
        <w:sdtPr>
          <w:tag w:val="goog_rdk_88"/>
        </w:sdtPr>
        <w:sdtContent>
          <w:commentRangeStart w:id="76"/>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13B9">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A">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B">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C">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D">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F">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0">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2">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4">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5">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8">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B">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D">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E">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F">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1">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2">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4">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6">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7">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A">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B">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D">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E">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F">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0">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1">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3">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E4">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E5">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89"/>
        </w:sdtPr>
        <w:sdtContent>
          <w:commentRangeStart w:id="77"/>
        </w:sdtContent>
      </w:sdt>
      <w:r w:rsidDel="00000000" w:rsidR="00000000" w:rsidRPr="00000000">
        <w:rPr>
          <w:rtl w:val="0"/>
        </w:rPr>
        <w:t xml:space="preserve">he receiver does not need to complete delivery of the Application Message before sending the </w:t>
      </w:r>
      <w:sdt>
        <w:sdtPr>
          <w:tag w:val="goog_rdk_90"/>
        </w:sdtPr>
        <w:sdtContent>
          <w:commentRangeStart w:id="78"/>
        </w:sdtContent>
      </w:sdt>
      <w:r w:rsidDel="00000000" w:rsidR="00000000" w:rsidRPr="00000000">
        <w:rPr>
          <w:rtl w:val="0"/>
        </w:rPr>
        <w:t xml:space="preserve">PUBREC or</w:t>
      </w:r>
      <w:commentRangeEnd w:id="78"/>
      <w:r w:rsidDel="00000000" w:rsidR="00000000" w:rsidRPr="00000000">
        <w:commentReference w:id="78"/>
      </w:r>
      <w:r w:rsidDel="00000000" w:rsidR="00000000" w:rsidRPr="00000000">
        <w:rPr>
          <w:rtl w:val="0"/>
        </w:rPr>
        <w:t xml:space="preserve"> PUBCOMP.</w:t>
      </w:r>
      <w:commentRangeEnd w:id="77"/>
      <w:r w:rsidDel="00000000" w:rsidR="00000000" w:rsidRPr="00000000">
        <w:commentReference w:id="77"/>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E6">
      <w:pPr>
        <w:pStyle w:val="Heading3"/>
        <w:keepLines w:val="1"/>
        <w:spacing w:after="64" w:before="0" w:line="259" w:lineRule="auto"/>
        <w:ind w:left="0" w:firstLine="0"/>
        <w:rPr/>
      </w:pPr>
      <w:bookmarkStart w:colFirst="0" w:colLast="0" w:name="_heading=h.17nz8yj" w:id="227"/>
      <w:bookmarkEnd w:id="227"/>
      <w:r w:rsidDel="00000000" w:rsidR="00000000" w:rsidRPr="00000000">
        <w:rPr>
          <w:rtl w:val="0"/>
        </w:rPr>
        <w:t xml:space="preserve">4.4.1 Unacknowledged Packets</w:t>
      </w:r>
    </w:p>
    <w:p w:rsidR="00000000" w:rsidDel="00000000" w:rsidP="00000000" w:rsidRDefault="00000000" w:rsidRPr="00000000" w14:paraId="000013E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3E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91"/>
        </w:sdtPr>
        <w:sdtContent>
          <w:commentRangeStart w:id="79"/>
        </w:sdtContent>
      </w:sdt>
      <w:r w:rsidDel="00000000" w:rsidR="00000000" w:rsidRPr="00000000">
        <w:rPr>
          <w:rFonts w:ascii="Arial" w:cs="Arial" w:eastAsia="Arial" w:hAnsi="Arial"/>
          <w:highlight w:val="yellow"/>
          <w:rtl w:val="0"/>
        </w:rPr>
        <w:t xml:space="preserve">Packets</w:t>
      </w:r>
      <w:commentRangeEnd w:id="79"/>
      <w:r w:rsidDel="00000000" w:rsidR="00000000" w:rsidRPr="00000000">
        <w:commentReference w:id="7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92"/>
        </w:sdtPr>
        <w:sdtContent>
          <w:commentRangeStart w:id="80"/>
        </w:sdtContent>
      </w:sdt>
      <w:r w:rsidDel="00000000" w:rsidR="00000000" w:rsidRPr="00000000">
        <w:rPr>
          <w:rFonts w:ascii="Arial" w:cs="Arial" w:eastAsia="Arial" w:hAnsi="Arial"/>
          <w:highlight w:val="yellow"/>
          <w:rtl w:val="0"/>
        </w:rPr>
        <w:t xml:space="preserve">Packets</w:t>
      </w:r>
      <w:commentRangeEnd w:id="80"/>
      <w:r w:rsidDel="00000000" w:rsidR="00000000" w:rsidRPr="00000000">
        <w:commentReference w:id="80"/>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93"/>
        </w:sdtPr>
        <w:sdtContent>
          <w:commentRangeStart w:id="81"/>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13E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3E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3E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3E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F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3F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94"/>
        </w:sdtPr>
        <w:sdtContent>
          <w:commentRangeStart w:id="82"/>
        </w:sdtContent>
      </w:sdt>
      <w:r w:rsidDel="00000000" w:rsidR="00000000" w:rsidRPr="00000000">
        <w:rPr>
          <w:rFonts w:ascii="Arial" w:cs="Arial" w:eastAsia="Arial" w:hAnsi="Arial"/>
          <w:rtl w:val="0"/>
        </w:rPr>
        <w:t xml:space="preserve">also </w:t>
      </w:r>
      <w:commentRangeEnd w:id="82"/>
      <w:r w:rsidDel="00000000" w:rsidR="00000000" w:rsidRPr="00000000">
        <w:commentReference w:id="82"/>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3F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F3">
      <w:pPr>
        <w:pStyle w:val="Heading2"/>
        <w:ind w:left="0" w:firstLine="0"/>
        <w:rPr/>
      </w:pPr>
      <w:bookmarkStart w:colFirst="0" w:colLast="0" w:name="_heading=h.xoc2pfhnyfst" w:id="228"/>
      <w:bookmarkEnd w:id="228"/>
      <w:r w:rsidDel="00000000" w:rsidR="00000000" w:rsidRPr="00000000">
        <w:rPr>
          <w:rtl w:val="0"/>
        </w:rPr>
        <w:t xml:space="preserve">4.5 Application Message receipt</w:t>
      </w:r>
    </w:p>
    <w:p w:rsidR="00000000" w:rsidDel="00000000" w:rsidP="00000000" w:rsidRDefault="00000000" w:rsidRPr="00000000" w14:paraId="000013F4">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F5">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F6">
      <w:pPr>
        <w:pStyle w:val="Heading2"/>
        <w:ind w:left="0" w:firstLine="0"/>
        <w:rPr/>
      </w:pPr>
      <w:bookmarkStart w:colFirst="0" w:colLast="0" w:name="_heading=h.rrfw7sclv8s" w:id="229"/>
      <w:bookmarkEnd w:id="229"/>
      <w:r w:rsidDel="00000000" w:rsidR="00000000" w:rsidRPr="00000000">
        <w:rPr>
          <w:rtl w:val="0"/>
        </w:rPr>
        <w:t xml:space="preserve">4.6 Application Message ordering</w:t>
      </w:r>
    </w:p>
    <w:p w:rsidR="00000000" w:rsidDel="00000000" w:rsidP="00000000" w:rsidRDefault="00000000" w:rsidRPr="00000000" w14:paraId="000013F7">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F8">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F9">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FA">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FB">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FC">
      <w:pPr>
        <w:pStyle w:val="Heading2"/>
        <w:keepNext w:val="0"/>
        <w:spacing w:after="80" w:before="360" w:lineRule="auto"/>
        <w:ind w:left="0" w:right="990" w:firstLine="0"/>
        <w:rPr/>
      </w:pPr>
      <w:bookmarkStart w:colFirst="0" w:colLast="0" w:name="_heading=h.g7vjj8m1vj3z" w:id="230"/>
      <w:bookmarkEnd w:id="230"/>
      <w:r w:rsidDel="00000000" w:rsidR="00000000" w:rsidRPr="00000000">
        <w:rPr>
          <w:rtl w:val="0"/>
        </w:rPr>
        <w:t xml:space="preserve">4.7 Topic Names and Topic Filters</w:t>
      </w:r>
    </w:p>
    <w:p w:rsidR="00000000" w:rsidDel="00000000" w:rsidP="00000000" w:rsidRDefault="00000000" w:rsidRPr="00000000" w14:paraId="000013FD">
      <w:pPr>
        <w:pStyle w:val="Heading3"/>
        <w:ind w:left="0" w:firstLine="0"/>
        <w:rPr/>
      </w:pPr>
      <w:bookmarkStart w:colFirst="0" w:colLast="0" w:name="_heading=h.q0s32id4lv9p" w:id="231"/>
      <w:bookmarkEnd w:id="231"/>
      <w:r w:rsidDel="00000000" w:rsidR="00000000" w:rsidRPr="00000000">
        <w:rPr>
          <w:rtl w:val="0"/>
        </w:rPr>
        <w:t xml:space="preserve">4.7.1 Topic wildcards</w:t>
      </w:r>
    </w:p>
    <w:p w:rsidR="00000000" w:rsidDel="00000000" w:rsidP="00000000" w:rsidRDefault="00000000" w:rsidRPr="00000000" w14:paraId="000013FE">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FF">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400">
      <w:pPr>
        <w:spacing w:after="240" w:before="240" w:lineRule="auto"/>
        <w:rPr>
          <w:rFonts w:ascii="Arial" w:cs="Arial" w:eastAsia="Arial" w:hAnsi="Arial"/>
        </w:rPr>
      </w:pPr>
      <w:sdt>
        <w:sdtPr>
          <w:tag w:val="goog_rdk_95"/>
        </w:sdtPr>
        <w:sdtContent>
          <w:commentRangeStart w:id="83"/>
        </w:sdtContent>
      </w:sdt>
      <w:sdt>
        <w:sdtPr>
          <w:tag w:val="goog_rdk_96"/>
        </w:sdtPr>
        <w:sdtContent>
          <w:commentRangeStart w:id="84"/>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83"/>
      <w:r w:rsidDel="00000000" w:rsidR="00000000" w:rsidRPr="00000000">
        <w:commentReference w:id="83"/>
      </w:r>
      <w:commentRangeEnd w:id="84"/>
      <w:r w:rsidDel="00000000" w:rsidR="00000000" w:rsidRPr="00000000">
        <w:commentReference w:id="84"/>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01">
      <w:pPr>
        <w:pStyle w:val="Heading4"/>
        <w:ind w:left="0" w:firstLine="0"/>
        <w:rPr/>
      </w:pPr>
      <w:bookmarkStart w:colFirst="0" w:colLast="0" w:name="_heading=h.3kbulner4ob4" w:id="232"/>
      <w:bookmarkEnd w:id="232"/>
      <w:r w:rsidDel="00000000" w:rsidR="00000000" w:rsidRPr="00000000">
        <w:rPr>
          <w:rtl w:val="0"/>
        </w:rPr>
        <w:t xml:space="preserve">4.7.1.1 Topic level separator</w:t>
      </w:r>
    </w:p>
    <w:p w:rsidR="00000000" w:rsidDel="00000000" w:rsidP="00000000" w:rsidRDefault="00000000" w:rsidRPr="00000000" w14:paraId="00001402">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03">
      <w:pPr>
        <w:pStyle w:val="Heading4"/>
        <w:ind w:left="0" w:firstLine="0"/>
        <w:rPr/>
      </w:pPr>
      <w:bookmarkStart w:colFirst="0" w:colLast="0" w:name="_heading=h.ychcrpqsu69r" w:id="233"/>
      <w:bookmarkEnd w:id="233"/>
      <w:r w:rsidDel="00000000" w:rsidR="00000000" w:rsidRPr="00000000">
        <w:rPr>
          <w:rtl w:val="0"/>
        </w:rPr>
        <w:t xml:space="preserve">4.7.1.2 Multi-level wildcard</w:t>
      </w:r>
    </w:p>
    <w:p w:rsidR="00000000" w:rsidDel="00000000" w:rsidP="00000000" w:rsidRDefault="00000000" w:rsidRPr="00000000" w14:paraId="00001404">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0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6">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07">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08">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09">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0A">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B">
      <w:pPr>
        <w:numPr>
          <w:ilvl w:val="0"/>
          <w:numId w:val="32"/>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0C">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0D">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0E">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0F">
      <w:pPr>
        <w:numPr>
          <w:ilvl w:val="0"/>
          <w:numId w:val="32"/>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10">
      <w:pPr>
        <w:pStyle w:val="Heading4"/>
        <w:ind w:left="0" w:firstLine="0"/>
        <w:rPr/>
      </w:pPr>
      <w:bookmarkStart w:colFirst="0" w:colLast="0" w:name="_heading=h.x4yye38w41vd" w:id="234"/>
      <w:bookmarkEnd w:id="234"/>
      <w:r w:rsidDel="00000000" w:rsidR="00000000" w:rsidRPr="00000000">
        <w:rPr>
          <w:rtl w:val="0"/>
        </w:rPr>
        <w:t xml:space="preserve">4.7.1.3 Single-level wildcard</w:t>
      </w:r>
    </w:p>
    <w:p w:rsidR="00000000" w:rsidDel="00000000" w:rsidP="00000000" w:rsidRDefault="00000000" w:rsidRPr="00000000" w14:paraId="00001411">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12">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1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4">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15">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16">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17">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18">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19">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1A">
      <w:pPr>
        <w:pStyle w:val="Heading3"/>
        <w:ind w:left="0" w:firstLine="0"/>
        <w:rPr/>
      </w:pPr>
      <w:bookmarkStart w:colFirst="0" w:colLast="0" w:name="_heading=h.p61p07rh2x26" w:id="235"/>
      <w:bookmarkEnd w:id="235"/>
      <w:r w:rsidDel="00000000" w:rsidR="00000000" w:rsidRPr="00000000">
        <w:rPr>
          <w:rtl w:val="0"/>
        </w:rPr>
        <w:t xml:space="preserve">4.7.2  Topics beginning with $</w:t>
      </w:r>
    </w:p>
    <w:p w:rsidR="00000000" w:rsidDel="00000000" w:rsidP="00000000" w:rsidRDefault="00000000" w:rsidRPr="00000000" w14:paraId="0000141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1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D">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1E">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1F">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20">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21">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22">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23">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24">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25">
      <w:pPr>
        <w:pStyle w:val="Heading3"/>
        <w:ind w:left="0" w:firstLine="0"/>
        <w:rPr/>
      </w:pPr>
      <w:bookmarkStart w:colFirst="0" w:colLast="0" w:name="_heading=h.rvcur5x0am" w:id="236"/>
      <w:bookmarkEnd w:id="236"/>
      <w:r w:rsidDel="00000000" w:rsidR="00000000" w:rsidRPr="00000000">
        <w:rPr>
          <w:rtl w:val="0"/>
        </w:rPr>
        <w:t xml:space="preserve">4.7.3 Topic semantic and usage</w:t>
      </w:r>
    </w:p>
    <w:p w:rsidR="00000000" w:rsidDel="00000000" w:rsidP="00000000" w:rsidRDefault="00000000" w:rsidRPr="00000000" w14:paraId="00001426">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27">
      <w:pPr>
        <w:numPr>
          <w:ilvl w:val="0"/>
          <w:numId w:val="51"/>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28">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29">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2A">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2B">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2C">
      <w:pPr>
        <w:numPr>
          <w:ilvl w:val="0"/>
          <w:numId w:val="51"/>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7">
        <w:r w:rsidDel="00000000" w:rsidR="00000000" w:rsidRPr="00000000">
          <w:rPr>
            <w:rFonts w:ascii="Arial" w:cs="Arial" w:eastAsia="Arial" w:hAnsi="Arial"/>
            <w:rtl w:val="0"/>
          </w:rPr>
          <w:t xml:space="preserve"> </w:t>
        </w:r>
      </w:hyperlink>
      <w:hyperlink r:id="rId68">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2D">
      <w:pPr>
        <w:numPr>
          <w:ilvl w:val="0"/>
          <w:numId w:val="51"/>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2E">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2F">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30">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32">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3">
      <w:pPr>
        <w:numPr>
          <w:ilvl w:val="0"/>
          <w:numId w:val="38"/>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34">
      <w:pPr>
        <w:numPr>
          <w:ilvl w:val="0"/>
          <w:numId w:val="38"/>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35">
      <w:pPr>
        <w:numPr>
          <w:ilvl w:val="0"/>
          <w:numId w:val="38"/>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36">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37">
      <w:pPr>
        <w:pStyle w:val="Heading2"/>
        <w:ind w:left="0" w:firstLine="0"/>
        <w:rPr/>
      </w:pPr>
      <w:bookmarkStart w:colFirst="0" w:colLast="0" w:name="_heading=h.zh9mgr3i86c2" w:id="237"/>
      <w:bookmarkEnd w:id="237"/>
      <w:r w:rsidDel="00000000" w:rsidR="00000000" w:rsidRPr="00000000">
        <w:rPr>
          <w:rtl w:val="0"/>
        </w:rPr>
        <w:t xml:space="preserve">4.8 Subscriptions</w:t>
      </w:r>
    </w:p>
    <w:p w:rsidR="00000000" w:rsidDel="00000000" w:rsidP="00000000" w:rsidRDefault="00000000" w:rsidRPr="00000000" w14:paraId="00001438">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39">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3A">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3B">
      <w:pPr>
        <w:pStyle w:val="Heading2"/>
        <w:spacing w:after="80" w:before="360" w:lineRule="auto"/>
        <w:ind w:left="0" w:firstLine="0"/>
        <w:rPr/>
      </w:pPr>
      <w:bookmarkStart w:colFirst="0" w:colLast="0" w:name="_heading=h.bfojn6tjnvgm" w:id="238"/>
      <w:bookmarkEnd w:id="238"/>
      <w:r w:rsidDel="00000000" w:rsidR="00000000" w:rsidRPr="00000000">
        <w:rPr>
          <w:rtl w:val="0"/>
        </w:rPr>
        <w:t xml:space="preserve">4.9 Flow Control</w:t>
      </w:r>
    </w:p>
    <w:p w:rsidR="00000000" w:rsidDel="00000000" w:rsidP="00000000" w:rsidRDefault="00000000" w:rsidRPr="00000000" w14:paraId="0000143C">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3D">
      <w:pPr>
        <w:numPr>
          <w:ilvl w:val="0"/>
          <w:numId w:val="47"/>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3E">
      <w:pPr>
        <w:numPr>
          <w:ilvl w:val="0"/>
          <w:numId w:val="47"/>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3F">
      <w:pPr>
        <w:numPr>
          <w:ilvl w:val="0"/>
          <w:numId w:val="47"/>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40">
      <w:pPr>
        <w:numPr>
          <w:ilvl w:val="0"/>
          <w:numId w:val="47"/>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41">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terminate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42">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43">
      <w:pPr>
        <w:pStyle w:val="Heading2"/>
        <w:ind w:left="0" w:firstLine="0"/>
        <w:rPr/>
      </w:pPr>
      <w:bookmarkStart w:colFirst="0" w:colLast="0" w:name="_heading=h.k5nujtaz6h05" w:id="239"/>
      <w:bookmarkEnd w:id="239"/>
      <w:r w:rsidDel="00000000" w:rsidR="00000000" w:rsidRPr="00000000">
        <w:rPr>
          <w:rtl w:val="0"/>
        </w:rPr>
        <w:t xml:space="preserve">4.10 Server redirection</w:t>
      </w:r>
    </w:p>
    <w:p w:rsidR="00000000" w:rsidDel="00000000" w:rsidP="00000000" w:rsidRDefault="00000000" w:rsidRPr="00000000" w14:paraId="00001444">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45">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46">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47">
      <w:pPr>
        <w:pStyle w:val="Heading2"/>
        <w:ind w:left="0" w:firstLine="0"/>
        <w:rPr/>
      </w:pPr>
      <w:bookmarkStart w:colFirst="0" w:colLast="0" w:name="_heading=h.n3l7hni8c3ae" w:id="240"/>
      <w:bookmarkEnd w:id="240"/>
      <w:r w:rsidDel="00000000" w:rsidR="00000000" w:rsidRPr="00000000">
        <w:rPr>
          <w:rtl w:val="0"/>
        </w:rPr>
        <w:t xml:space="preserve">4.11 Enhanced authentication</w:t>
      </w:r>
    </w:p>
    <w:p w:rsidR="00000000" w:rsidDel="00000000" w:rsidP="00000000" w:rsidRDefault="00000000" w:rsidRPr="00000000" w14:paraId="00001448">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49">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4A">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4B">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4C">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4D">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4E">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4F">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50">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51">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52">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1">
        <w:r w:rsidDel="00000000" w:rsidR="00000000" w:rsidRPr="00000000">
          <w:rPr>
            <w:highlight w:val="yellow"/>
            <w:rtl w:val="0"/>
          </w:rPr>
          <w:t xml:space="preserve"> </w:t>
        </w:r>
      </w:hyperlink>
      <w:hyperlink r:id="rId72">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53">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54">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55">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56">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57">
      <w:pPr>
        <w:numPr>
          <w:ilvl w:val="0"/>
          <w:numId w:val="59"/>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58">
      <w:pPr>
        <w:numPr>
          <w:ilvl w:val="0"/>
          <w:numId w:val="59"/>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59">
      <w:pPr>
        <w:numPr>
          <w:ilvl w:val="0"/>
          <w:numId w:val="59"/>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5A">
      <w:pPr>
        <w:numPr>
          <w:ilvl w:val="0"/>
          <w:numId w:val="59"/>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5B">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5C">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5D">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5E">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5F">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60">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61">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62">
      <w:pPr>
        <w:pStyle w:val="Heading3"/>
        <w:ind w:left="0" w:firstLine="0"/>
        <w:rPr/>
      </w:pPr>
      <w:bookmarkStart w:colFirst="0" w:colLast="0" w:name="_heading=h.ut22r1f7l7us" w:id="241"/>
      <w:bookmarkEnd w:id="241"/>
      <w:r w:rsidDel="00000000" w:rsidR="00000000" w:rsidRPr="00000000">
        <w:rPr>
          <w:rtl w:val="0"/>
        </w:rPr>
        <w:t xml:space="preserve">4.11.1 Re-authentication</w:t>
      </w:r>
    </w:p>
    <w:p w:rsidR="00000000" w:rsidDel="00000000" w:rsidP="00000000" w:rsidRDefault="00000000" w:rsidRPr="00000000" w14:paraId="00001463">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64">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65">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73">
        <w:r w:rsidDel="00000000" w:rsidR="00000000" w:rsidRPr="00000000">
          <w:rPr>
            <w:highlight w:val="yellow"/>
            <w:rtl w:val="0"/>
          </w:rPr>
          <w:t xml:space="preserve"> </w:t>
        </w:r>
      </w:hyperlink>
      <w:hyperlink r:id="rId74">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66">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67">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68">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69">
      <w:pPr>
        <w:pStyle w:val="Heading2"/>
        <w:ind w:left="0" w:firstLine="0"/>
        <w:rPr/>
      </w:pPr>
      <w:bookmarkStart w:colFirst="0" w:colLast="0" w:name="_heading=h.v8vlgf6xm72a" w:id="242"/>
      <w:bookmarkEnd w:id="242"/>
      <w:r w:rsidDel="00000000" w:rsidR="00000000" w:rsidRPr="00000000">
        <w:rPr>
          <w:rtl w:val="0"/>
        </w:rPr>
        <w:t xml:space="preserve">4.12 Handling errors</w:t>
      </w:r>
    </w:p>
    <w:p w:rsidR="00000000" w:rsidDel="00000000" w:rsidP="00000000" w:rsidRDefault="00000000" w:rsidRPr="00000000" w14:paraId="0000146A">
      <w:pPr>
        <w:pStyle w:val="Heading3"/>
        <w:ind w:left="0" w:firstLine="0"/>
        <w:rPr/>
      </w:pPr>
      <w:bookmarkStart w:colFirst="0" w:colLast="0" w:name="_heading=h.kbby30dtgah8" w:id="243"/>
      <w:bookmarkEnd w:id="243"/>
      <w:r w:rsidDel="00000000" w:rsidR="00000000" w:rsidRPr="00000000">
        <w:rPr>
          <w:rtl w:val="0"/>
        </w:rPr>
        <w:t xml:space="preserve">4.12.1 Malformed Packet and Protocol Errors</w:t>
      </w:r>
    </w:p>
    <w:p w:rsidR="00000000" w:rsidDel="00000000" w:rsidP="00000000" w:rsidRDefault="00000000" w:rsidRPr="00000000" w14:paraId="0000146B">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6C">
      <w:pPr>
        <w:numPr>
          <w:ilvl w:val="0"/>
          <w:numId w:val="41"/>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6D">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6E">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6F">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70">
      <w:pPr>
        <w:numPr>
          <w:ilvl w:val="0"/>
          <w:numId w:val="41"/>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71">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72">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73">
      <w:pPr>
        <w:numPr>
          <w:ilvl w:val="0"/>
          <w:numId w:val="28"/>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74">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75">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76">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77">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78">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79">
      <w:pPr>
        <w:numPr>
          <w:ilvl w:val="0"/>
          <w:numId w:val="28"/>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7A">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7B">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7C">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7D">
      <w:pPr>
        <w:pStyle w:val="Heading3"/>
        <w:ind w:left="0" w:firstLine="0"/>
        <w:rPr/>
      </w:pPr>
      <w:bookmarkStart w:colFirst="0" w:colLast="0" w:name="_heading=h.j0ufrffgt029" w:id="244"/>
      <w:bookmarkEnd w:id="244"/>
      <w:r w:rsidDel="00000000" w:rsidR="00000000" w:rsidRPr="00000000">
        <w:rPr>
          <w:rtl w:val="0"/>
        </w:rPr>
        <w:t xml:space="preserve">4.12.2 Other errors</w:t>
      </w:r>
    </w:p>
    <w:p w:rsidR="00000000" w:rsidDel="00000000" w:rsidP="00000000" w:rsidRDefault="00000000" w:rsidRPr="00000000" w14:paraId="0000147E">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7F">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80">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81">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82">
      <w:pPr>
        <w:spacing w:after="240" w:before="240" w:lineRule="auto"/>
        <w:ind w:left="0" w:right="0" w:firstLine="0"/>
        <w:rPr/>
      </w:pPr>
      <w:r w:rsidDel="00000000" w:rsidR="00000000" w:rsidRPr="00000000">
        <w:rPr>
          <w:rtl w:val="0"/>
        </w:rPr>
        <w:t xml:space="preserve">Refer to section </w:t>
      </w:r>
      <w:sdt>
        <w:sdtPr>
          <w:tag w:val="goog_rdk_97"/>
        </w:sdtPr>
        <w:sdtContent>
          <w:commentRangeStart w:id="85"/>
        </w:sdtContent>
      </w:sdt>
      <w:sdt>
        <w:sdtPr>
          <w:tag w:val="goog_rdk_98"/>
        </w:sdtPr>
        <w:sdtContent>
          <w:commentRangeStart w:id="86"/>
        </w:sdtContent>
      </w:sdt>
      <w:r w:rsidDel="00000000" w:rsidR="00000000" w:rsidRPr="00000000">
        <w:rPr>
          <w:rtl w:val="0"/>
        </w:rPr>
        <w:t xml:space="preserve">5.4.9</w:t>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t xml:space="preserve"> for information about handling Disallowed Unicode code points.</w:t>
      </w:r>
    </w:p>
    <w:p w:rsidR="00000000" w:rsidDel="00000000" w:rsidP="00000000" w:rsidRDefault="00000000" w:rsidRPr="00000000" w14:paraId="00001483">
      <w:pPr>
        <w:pStyle w:val="Heading2"/>
        <w:spacing w:after="240" w:before="240" w:lineRule="auto"/>
        <w:ind w:left="0" w:right="0" w:firstLine="0"/>
        <w:rPr>
          <w:rFonts w:ascii="Arial" w:cs="Arial" w:eastAsia="Arial" w:hAnsi="Arial"/>
        </w:rPr>
      </w:pPr>
      <w:bookmarkStart w:colFirst="0" w:colLast="0" w:name="_heading=h.1vpy4wyrild2" w:id="245"/>
      <w:bookmarkEnd w:id="245"/>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8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85">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86">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8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88">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89">
      <w:pPr>
        <w:spacing w:after="303" w:line="259" w:lineRule="auto"/>
        <w:ind w:left="284" w:right="4" w:firstLine="0"/>
        <w:rPr>
          <w:rFonts w:ascii="Arial" w:cs="Arial" w:eastAsia="Arial" w:hAnsi="Arial"/>
        </w:rPr>
      </w:pPr>
      <w:sdt>
        <w:sdtPr>
          <w:tag w:val="goog_rdk_100"/>
        </w:sdtPr>
        <w:sdtContent>
          <w:del w:author="davide.lenzarini@u-blox.com" w:id="7" w:date="2024-03-14T11:37:29Z"/>
          <w:sdt>
            <w:sdtPr>
              <w:tag w:val="goog_rdk_101"/>
            </w:sdtPr>
            <w:sdtContent>
              <w:commentRangeStart w:id="87"/>
            </w:sdtContent>
          </w:sdt>
          <w:del w:author="davide.lenzarini@u-blox.com" w:id="7" w:date="2024-03-14T11:37:29Z">
            <w:sdt>
              <w:sdtPr>
                <w:tag w:val="goog_rdk_102"/>
              </w:sdtPr>
              <w:sdtContent>
                <w:commentRangeStart w:id="88"/>
              </w:sdtContent>
            </w:sdt>
            <w:r w:rsidDel="00000000" w:rsidR="00000000" w:rsidRPr="00000000">
              <w:rPr>
                <w:rFonts w:ascii="Arial" w:cs="Arial" w:eastAsia="Arial" w:hAnsi="Arial"/>
              </w:rPr>
              <w:drawing>
                <wp:inline distB="0" distT="0" distL="0" distR="0">
                  <wp:extent cx="5729288" cy="5321408"/>
                  <wp:effectExtent b="0" l="0" r="0" t="0"/>
                  <wp:docPr id="29" name="image6.png"/>
                  <a:graphic>
                    <a:graphicData uri="http://schemas.openxmlformats.org/drawingml/2006/picture">
                      <pic:pic>
                        <pic:nvPicPr>
                          <pic:cNvPr id="0" name="image6.png"/>
                          <pic:cNvPicPr preferRelativeResize="0"/>
                        </pic:nvPicPr>
                        <pic:blipFill>
                          <a:blip r:embed="rId77"/>
                          <a:srcRect b="1599" l="-1824" r="-1388" t="0"/>
                          <a:stretch>
                            <a:fillRect/>
                          </a:stretch>
                        </pic:blipFill>
                        <pic:spPr>
                          <a:xfrm>
                            <a:off x="0" y="0"/>
                            <a:ext cx="5729288" cy="5321408"/>
                          </a:xfrm>
                          <a:prstGeom prst="rect"/>
                          <a:ln/>
                        </pic:spPr>
                      </pic:pic>
                    </a:graphicData>
                  </a:graphic>
                </wp:inline>
              </w:drawing>
            </w:r>
          </w:del>
        </w:sdtContent>
      </w:sdt>
      <w:commentRangeEnd w:id="87"/>
      <w:r w:rsidDel="00000000" w:rsidR="00000000" w:rsidRPr="00000000">
        <w:commentReference w:id="87"/>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148A">
      <w:pPr>
        <w:spacing w:after="203" w:line="265" w:lineRule="auto"/>
        <w:ind w:right="4"/>
        <w:jc w:val="center"/>
        <w:rPr>
          <w:rFonts w:ascii="Arial" w:cs="Arial" w:eastAsia="Arial" w:hAnsi="Arial"/>
        </w:rPr>
      </w:pPr>
      <w:sdt>
        <w:sdtPr>
          <w:tag w:val="goog_rdk_104"/>
        </w:sdtPr>
        <w:sdtContent>
          <w:del w:author="davide.lenzarini@u-blox.com" w:id="8"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8B">
      <w:pPr>
        <w:pStyle w:val="Heading3"/>
        <w:ind w:left="0" w:right="4" w:firstLine="0"/>
        <w:rPr>
          <w:rFonts w:ascii="Arial" w:cs="Arial" w:eastAsia="Arial" w:hAnsi="Arial"/>
        </w:rPr>
      </w:pPr>
      <w:bookmarkStart w:colFirst="0" w:colLast="0" w:name="_heading=h.3pp52gy" w:id="246"/>
      <w:bookmarkEnd w:id="246"/>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8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8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10"/>
      </w:sdtPr>
      <w:sdtContent>
        <w:p w:rsidR="00000000" w:rsidDel="00000000" w:rsidP="00000000" w:rsidRDefault="00000000" w:rsidRPr="00000000" w14:paraId="0000148E">
          <w:pPr>
            <w:spacing w:after="303" w:line="259" w:lineRule="auto"/>
            <w:ind w:right="4"/>
            <w:rPr>
              <w:ins w:author="davide.lenzarini@u-blox.com" w:id="9" w:date="2024-03-14T11:32:00Z"/>
              <w:rFonts w:ascii="Arial" w:cs="Arial" w:eastAsia="Arial" w:hAnsi="Arial"/>
            </w:rPr>
          </w:pPr>
          <w:r w:rsidDel="00000000" w:rsidR="00000000" w:rsidRPr="00000000">
            <w:rPr>
              <w:rFonts w:ascii="Arial" w:cs="Arial" w:eastAsia="Arial" w:hAnsi="Arial"/>
              <w:rtl w:val="0"/>
            </w:rPr>
            <w:t xml:space="preserve">          </w:t>
          </w:r>
          <w:sdt>
            <w:sdtPr>
              <w:tag w:val="goog_rdk_105"/>
            </w:sdtPr>
            <w:sdtContent>
              <w:del w:author="davide.lenzarini@u-blox.com" w:id="9" w:date="2024-03-14T11:32:00Z"/>
              <w:sdt>
                <w:sdtPr>
                  <w:tag w:val="goog_rdk_106"/>
                </w:sdtPr>
                <w:sdtContent>
                  <w:commentRangeStart w:id="89"/>
                </w:sdtContent>
              </w:sdt>
              <w:del w:author="davide.lenzarini@u-blox.com" w:id="9" w:date="2024-03-14T11:32:00Z">
                <w:sdt>
                  <w:sdtPr>
                    <w:tag w:val="goog_rdk_107"/>
                  </w:sdtPr>
                  <w:sdtContent>
                    <w:commentRangeStart w:id="90"/>
                  </w:sdtContent>
                </w:sdt>
                <w:sdt>
                  <w:sdtPr>
                    <w:tag w:val="goog_rdk_108"/>
                  </w:sdtPr>
                  <w:sdtContent>
                    <w:commentRangeStart w:id="91"/>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13.png"/>
                      <a:graphic>
                        <a:graphicData uri="http://schemas.openxmlformats.org/drawingml/2006/picture">
                          <pic:pic>
                            <pic:nvPicPr>
                              <pic:cNvPr descr="A close up of a map&#10;&#10;Description automatically generated" id="0" name="image13.png"/>
                              <pic:cNvPicPr preferRelativeResize="0"/>
                            </pic:nvPicPr>
                            <pic:blipFill>
                              <a:blip r:embed="rId78"/>
                              <a:srcRect b="0" l="0" r="0" t="0"/>
                              <a:stretch>
                                <a:fillRect/>
                              </a:stretch>
                            </pic:blipFill>
                            <pic:spPr>
                              <a:xfrm>
                                <a:off x="0" y="0"/>
                                <a:ext cx="4861756" cy="1810693"/>
                              </a:xfrm>
                              <a:prstGeom prst="rect"/>
                              <a:ln/>
                            </pic:spPr>
                          </pic:pic>
                        </a:graphicData>
                      </a:graphic>
                    </wp:inline>
                  </w:drawing>
                </w:r>
              </w:del>
            </w:sdtContent>
          </w:sdt>
          <w:sdt>
            <w:sdtPr>
              <w:tag w:val="goog_rdk_109"/>
            </w:sdtPr>
            <w:sdtContent>
              <w:ins w:author="davide.lenzarini@u-blox.com" w:id="9" w:date="2024-03-14T11:32:00Z">
                <w:commentRangeEnd w:id="89"/>
                <w:r w:rsidDel="00000000" w:rsidR="00000000" w:rsidRPr="00000000">
                  <w:commentReference w:id="89"/>
                </w:r>
                <w:commentRangeEnd w:id="90"/>
                <w:r w:rsidDel="00000000" w:rsidR="00000000" w:rsidRPr="00000000">
                  <w:commentReference w:id="90"/>
                </w:r>
                <w:commentRangeEnd w:id="91"/>
                <w:r w:rsidDel="00000000" w:rsidR="00000000" w:rsidRPr="00000000">
                  <w:commentReference w:id="91"/>
                </w:r>
                <w:r w:rsidDel="00000000" w:rsidR="00000000" w:rsidRPr="00000000">
                  <w:rPr>
                    <w:rtl w:val="0"/>
                  </w:rPr>
                </w:r>
              </w:ins>
            </w:sdtContent>
          </w:sdt>
        </w:p>
      </w:sdtContent>
    </w:sdt>
    <w:sdt>
      <w:sdtPr>
        <w:tag w:val="goog_rdk_113"/>
      </w:sdtPr>
      <w:sdtContent>
        <w:p w:rsidR="00000000" w:rsidDel="00000000" w:rsidP="00000000" w:rsidRDefault="00000000" w:rsidRPr="00000000" w14:paraId="0000148F">
          <w:pPr>
            <w:spacing w:after="303" w:line="259" w:lineRule="auto"/>
            <w:ind w:right="4"/>
            <w:jc w:val="center"/>
            <w:rPr>
              <w:shd w:fill="auto" w:val="clear"/>
              <w:rPrChange w:author="davide.lenzarini@u-blox.com" w:id="11"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12"/>
            </w:sdtPr>
            <w:sdtContent>
              <w:ins w:author="davide.lenzarini@u-blox.com" w:id="10"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12.png"/>
                      <a:graphic>
                        <a:graphicData uri="http://schemas.openxmlformats.org/drawingml/2006/picture">
                          <pic:pic>
                            <pic:nvPicPr>
                              <pic:cNvPr id="0" name="image12.png"/>
                              <pic:cNvPicPr preferRelativeResize="0"/>
                            </pic:nvPicPr>
                            <pic:blipFill>
                              <a:blip r:embed="rId79"/>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90">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14"/>
        </w:sdtPr>
        <w:sdtContent>
          <w:ins w:author="davide.lenzarini@u-blox.com" w:id="12" w:date="2024-03-14T11:41:43Z">
            <w:r w:rsidDel="00000000" w:rsidR="00000000" w:rsidRPr="00000000">
              <w:rPr>
                <w:rFonts w:ascii="Arial" w:cs="Arial" w:eastAsia="Arial" w:hAnsi="Arial"/>
                <w:rtl w:val="0"/>
              </w:rPr>
              <w:t xml:space="preserve">XX</w:t>
            </w:r>
          </w:ins>
        </w:sdtContent>
      </w:sdt>
      <w:sdt>
        <w:sdtPr>
          <w:tag w:val="goog_rdk_115"/>
        </w:sdtPr>
        <w:sdtContent>
          <w:del w:author="davide.lenzarini@u-blox.com" w:id="12"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16"/>
        </w:sdtPr>
        <w:sdtContent>
          <w:del w:author="davide.lenzarini@u-blox.com" w:id="13"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17"/>
        </w:sdtPr>
        <w:sdtContent>
          <w:ins w:author="davide.lenzarini@u-blox.com" w:id="14" w:date="2024-03-14T11:35:46Z">
            <w:r w:rsidDel="00000000" w:rsidR="00000000" w:rsidRPr="00000000">
              <w:rPr>
                <w:rFonts w:ascii="Arial" w:cs="Arial" w:eastAsia="Arial" w:hAnsi="Arial"/>
                <w:rtl w:val="0"/>
              </w:rPr>
              <w:t xml:space="preserve"> scenario</w:t>
            </w:r>
          </w:ins>
        </w:sdtContent>
      </w:sdt>
      <w:sdt>
        <w:sdtPr>
          <w:tag w:val="goog_rdk_118"/>
        </w:sdtPr>
        <w:sdtContent>
          <w:del w:author="davide.lenzarini@u-blox.com" w:id="14"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91">
      <w:pPr>
        <w:pStyle w:val="Heading3"/>
        <w:ind w:left="0" w:right="4" w:firstLine="0"/>
        <w:rPr>
          <w:rFonts w:ascii="Arial" w:cs="Arial" w:eastAsia="Arial" w:hAnsi="Arial"/>
        </w:rPr>
      </w:pPr>
      <w:bookmarkStart w:colFirst="0" w:colLast="0" w:name="_heading=h.24ufcor" w:id="247"/>
      <w:bookmarkEnd w:id="247"/>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20"/>
      </w:sdtPr>
      <w:sdtContent>
        <w:p w:rsidR="00000000" w:rsidDel="00000000" w:rsidP="00000000" w:rsidRDefault="00000000" w:rsidRPr="00000000" w14:paraId="00001492">
          <w:pPr>
            <w:spacing w:after="460" w:lineRule="auto"/>
            <w:ind w:left="-5" w:right="4" w:firstLine="0"/>
            <w:rPr>
              <w:ins w:author="davide.lenzarini@u-blox.com" w:id="15"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19"/>
            </w:sdtPr>
            <w:sdtContent>
              <w:ins w:author="davide.lenzarini@u-blox.com" w:id="15" w:date="2024-03-14T11:38:25Z">
                <w:r w:rsidDel="00000000" w:rsidR="00000000" w:rsidRPr="00000000">
                  <w:rPr>
                    <w:rtl w:val="0"/>
                  </w:rPr>
                </w:r>
              </w:ins>
            </w:sdtContent>
          </w:sdt>
        </w:p>
      </w:sdtContent>
    </w:sdt>
    <w:sdt>
      <w:sdtPr>
        <w:tag w:val="goog_rdk_122"/>
      </w:sdtPr>
      <w:sdtContent>
        <w:p w:rsidR="00000000" w:rsidDel="00000000" w:rsidP="00000000" w:rsidRDefault="00000000" w:rsidRPr="00000000" w14:paraId="00001493">
          <w:pPr>
            <w:spacing w:after="460" w:lineRule="auto"/>
            <w:ind w:left="-5" w:right="4" w:firstLine="0"/>
            <w:jc w:val="center"/>
            <w:rPr>
              <w:ins w:author="davide.lenzarini@u-blox.com" w:id="15" w:date="2024-03-14T11:38:25Z"/>
              <w:rFonts w:ascii="Arial" w:cs="Arial" w:eastAsia="Arial" w:hAnsi="Arial"/>
            </w:rPr>
          </w:pPr>
          <w:sdt>
            <w:sdtPr>
              <w:tag w:val="goog_rdk_121"/>
            </w:sdtPr>
            <w:sdtContent>
              <w:ins w:author="davide.lenzarini@u-blox.com" w:id="15"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24"/>
      </w:sdtPr>
      <w:sdtContent>
        <w:p w:rsidR="00000000" w:rsidDel="00000000" w:rsidP="00000000" w:rsidRDefault="00000000" w:rsidRPr="00000000" w14:paraId="00001494">
          <w:pPr>
            <w:spacing w:after="572" w:line="265" w:lineRule="auto"/>
            <w:jc w:val="center"/>
            <w:rPr>
              <w:shd w:fill="auto" w:val="clear"/>
              <w:rPrChange w:author="davide.lenzarini@u-blox.com" w:id="16"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23"/>
            </w:sdtPr>
            <w:sdtContent>
              <w:ins w:author="davide.lenzarini@u-blox.com" w:id="15"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27"/>
      </w:sdtPr>
      <w:sdtContent>
        <w:p w:rsidR="00000000" w:rsidDel="00000000" w:rsidP="00000000" w:rsidRDefault="00000000" w:rsidRPr="00000000" w14:paraId="00001495">
          <w:pPr>
            <w:pStyle w:val="Heading3"/>
            <w:keepLines w:val="1"/>
            <w:spacing w:after="64" w:before="0" w:line="259" w:lineRule="auto"/>
            <w:ind w:left="0" w:firstLine="0"/>
            <w:rPr>
              <w:ins w:author="davide.lenzarini@u-blox.com" w:id="17" w:date="2024-03-14T11:39:33Z"/>
            </w:rPr>
          </w:pPr>
          <w:sdt>
            <w:sdtPr>
              <w:tag w:val="goog_rdk_126"/>
            </w:sdtPr>
            <w:sdtContent>
              <w:ins w:author="davide.lenzarini@u-blox.com" w:id="17" w:date="2024-03-14T11:39:33Z">
                <w:bookmarkStart w:colFirst="0" w:colLast="0" w:name="_heading=h.jzpmwk" w:id="248"/>
                <w:bookmarkEnd w:id="248"/>
                <w:r w:rsidDel="00000000" w:rsidR="00000000" w:rsidRPr="00000000">
                  <w:rPr>
                    <w:rtl w:val="0"/>
                  </w:rPr>
                  <w:t xml:space="preserve">4.11.3 Forwarder encapsulator</w:t>
                </w:r>
              </w:ins>
            </w:sdtContent>
          </w:sdt>
        </w:p>
      </w:sdtContent>
    </w:sdt>
    <w:sdt>
      <w:sdtPr>
        <w:tag w:val="goog_rdk_129"/>
      </w:sdtPr>
      <w:sdtContent>
        <w:p w:rsidR="00000000" w:rsidDel="00000000" w:rsidP="00000000" w:rsidRDefault="00000000" w:rsidRPr="00000000" w14:paraId="00001496">
          <w:pPr>
            <w:spacing w:after="572" w:line="265" w:lineRule="auto"/>
            <w:jc w:val="center"/>
            <w:rPr>
              <w:ins w:author="davide.lenzarini@u-blox.com" w:id="17" w:date="2024-03-14T11:39:33Z"/>
              <w:rFonts w:ascii="Arial" w:cs="Arial" w:eastAsia="Arial" w:hAnsi="Arial"/>
            </w:rPr>
          </w:pPr>
          <w:sdt>
            <w:sdtPr>
              <w:tag w:val="goog_rdk_128"/>
            </w:sdtPr>
            <w:sdtContent>
              <w:ins w:author="davide.lenzarini@u-blox.com" w:id="17"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8.png"/>
                      <a:graphic>
                        <a:graphicData uri="http://schemas.openxmlformats.org/drawingml/2006/picture">
                          <pic:pic>
                            <pic:nvPicPr>
                              <pic:cNvPr id="0" name="image8.png"/>
                              <pic:cNvPicPr preferRelativeResize="0"/>
                            </pic:nvPicPr>
                            <pic:blipFill>
                              <a:blip r:embed="rId81"/>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31"/>
      </w:sdtPr>
      <w:sdtContent>
        <w:p w:rsidR="00000000" w:rsidDel="00000000" w:rsidP="00000000" w:rsidRDefault="00000000" w:rsidRPr="00000000" w14:paraId="00001497">
          <w:pPr>
            <w:spacing w:after="572" w:line="265" w:lineRule="auto"/>
            <w:jc w:val="center"/>
            <w:rPr>
              <w:ins w:author="davide.lenzarini@u-blox.com" w:id="17" w:date="2024-03-14T11:39:33Z"/>
              <w:rFonts w:ascii="Arial" w:cs="Arial" w:eastAsia="Arial" w:hAnsi="Arial"/>
            </w:rPr>
          </w:pPr>
          <w:sdt>
            <w:sdtPr>
              <w:tag w:val="goog_rdk_130"/>
            </w:sdtPr>
            <w:sdtContent>
              <w:ins w:author="davide.lenzarini@u-blox.com" w:id="17"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3.png"/>
                      <a:graphic>
                        <a:graphicData uri="http://schemas.openxmlformats.org/drawingml/2006/picture">
                          <pic:pic>
                            <pic:nvPicPr>
                              <pic:cNvPr id="0" name="image3.png"/>
                              <pic:cNvPicPr preferRelativeResize="0"/>
                            </pic:nvPicPr>
                            <pic:blipFill>
                              <a:blip r:embed="rId82"/>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33"/>
      </w:sdtPr>
      <w:sdtContent>
        <w:p w:rsidR="00000000" w:rsidDel="00000000" w:rsidP="00000000" w:rsidRDefault="00000000" w:rsidRPr="00000000" w14:paraId="00001498">
          <w:pPr>
            <w:spacing w:after="572" w:line="265" w:lineRule="auto"/>
            <w:jc w:val="center"/>
            <w:rPr>
              <w:ins w:author="davide.lenzarini@u-blox.com" w:id="17" w:date="2024-03-14T11:39:33Z"/>
              <w:rFonts w:ascii="Arial" w:cs="Arial" w:eastAsia="Arial" w:hAnsi="Arial"/>
            </w:rPr>
          </w:pPr>
          <w:sdt>
            <w:sdtPr>
              <w:tag w:val="goog_rdk_132"/>
            </w:sdtPr>
            <w:sdtContent>
              <w:ins w:author="davide.lenzarini@u-blox.com" w:id="17"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35"/>
      </w:sdtPr>
      <w:sdtContent>
        <w:p w:rsidR="00000000" w:rsidDel="00000000" w:rsidP="00000000" w:rsidRDefault="00000000" w:rsidRPr="00000000" w14:paraId="00001499">
          <w:pPr>
            <w:pStyle w:val="Heading3"/>
            <w:keepLines w:val="1"/>
            <w:spacing w:after="64" w:before="0" w:line="259" w:lineRule="auto"/>
            <w:ind w:left="0" w:firstLine="0"/>
            <w:rPr>
              <w:ins w:author="davide.lenzarini@u-blox.com" w:id="17" w:date="2024-03-14T11:39:33Z"/>
            </w:rPr>
          </w:pPr>
          <w:sdt>
            <w:sdtPr>
              <w:tag w:val="goog_rdk_134"/>
            </w:sdtPr>
            <w:sdtContent>
              <w:ins w:author="davide.lenzarini@u-blox.com" w:id="17" w:date="2024-03-14T11:39:33Z">
                <w:bookmarkStart w:colFirst="0" w:colLast="0" w:name="_heading=h.1ypnvbsijucn" w:id="249"/>
                <w:bookmarkEnd w:id="249"/>
                <w:r w:rsidDel="00000000" w:rsidR="00000000" w:rsidRPr="00000000">
                  <w:rPr>
                    <w:rtl w:val="0"/>
                  </w:rPr>
                  <w:t xml:space="preserve">4.13.4 MQTT-SN broker</w:t>
                </w:r>
              </w:ins>
            </w:sdtContent>
          </w:sdt>
        </w:p>
      </w:sdtContent>
    </w:sdt>
    <w:sdt>
      <w:sdtPr>
        <w:tag w:val="goog_rdk_137"/>
      </w:sdtPr>
      <w:sdtContent>
        <w:p w:rsidR="00000000" w:rsidDel="00000000" w:rsidP="00000000" w:rsidRDefault="00000000" w:rsidRPr="00000000" w14:paraId="0000149A">
          <w:pPr>
            <w:spacing w:after="572" w:line="265" w:lineRule="auto"/>
            <w:jc w:val="center"/>
            <w:rPr>
              <w:ins w:author="davide.lenzarini@u-blox.com" w:id="17" w:date="2024-03-14T11:39:33Z"/>
              <w:rFonts w:ascii="Arial" w:cs="Arial" w:eastAsia="Arial" w:hAnsi="Arial"/>
            </w:rPr>
          </w:pPr>
          <w:sdt>
            <w:sdtPr>
              <w:tag w:val="goog_rdk_136"/>
            </w:sdtPr>
            <w:sdtContent>
              <w:ins w:author="davide.lenzarini@u-blox.com" w:id="17"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7.png"/>
                      <a:graphic>
                        <a:graphicData uri="http://schemas.openxmlformats.org/drawingml/2006/picture">
                          <pic:pic>
                            <pic:nvPicPr>
                              <pic:cNvPr id="0" name="image7.png"/>
                              <pic:cNvPicPr preferRelativeResize="0"/>
                            </pic:nvPicPr>
                            <pic:blipFill>
                              <a:blip r:embed="rId83"/>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39"/>
      </w:sdtPr>
      <w:sdtContent>
        <w:p w:rsidR="00000000" w:rsidDel="00000000" w:rsidP="00000000" w:rsidRDefault="00000000" w:rsidRPr="00000000" w14:paraId="0000149B">
          <w:pPr>
            <w:spacing w:after="572" w:line="265" w:lineRule="auto"/>
            <w:jc w:val="center"/>
            <w:rPr>
              <w:ins w:author="davide.lenzarini@u-blox.com" w:id="17" w:date="2024-03-14T11:39:33Z"/>
              <w:rFonts w:ascii="Arial" w:cs="Arial" w:eastAsia="Arial" w:hAnsi="Arial"/>
            </w:rPr>
          </w:pPr>
          <w:sdt>
            <w:sdtPr>
              <w:tag w:val="goog_rdk_138"/>
            </w:sdtPr>
            <w:sdtContent>
              <w:ins w:author="davide.lenzarini@u-blox.com" w:id="17"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9C">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pStyle w:val="Heading2"/>
        <w:keepLines w:val="1"/>
        <w:spacing w:after="64" w:before="0" w:line="259" w:lineRule="auto"/>
        <w:ind w:left="0" w:right="4" w:firstLine="0"/>
        <w:rPr>
          <w:rFonts w:ascii="Arial" w:cs="Arial" w:eastAsia="Arial" w:hAnsi="Arial"/>
        </w:rPr>
      </w:pPr>
      <w:bookmarkStart w:colFirst="0" w:colLast="0" w:name="_heading=h.1j4nfs6" w:id="250"/>
      <w:bookmarkEnd w:id="250"/>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9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A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40"/>
        </w:sdtPr>
        <w:sdtContent>
          <w:commentRangeStart w:id="92"/>
        </w:sdtContent>
      </w:sdt>
      <w:sdt>
        <w:sdtPr>
          <w:tag w:val="goog_rdk_141"/>
        </w:sdtPr>
        <w:sdtContent>
          <w:commentRangeStart w:id="93"/>
        </w:sdtContent>
      </w:sdt>
      <w:sdt>
        <w:sdtPr>
          <w:tag w:val="goog_rdk_142"/>
        </w:sdtPr>
        <w:sdtContent>
          <w:commentRangeStart w:id="94"/>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92"/>
      <w:r w:rsidDel="00000000" w:rsidR="00000000" w:rsidRPr="00000000">
        <w:commentReference w:id="92"/>
      </w:r>
      <w:commentRangeEnd w:id="93"/>
      <w:r w:rsidDel="00000000" w:rsidR="00000000" w:rsidRPr="00000000">
        <w:commentReference w:id="93"/>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4A1">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43"/>
        </w:sdtPr>
        <w:sdtContent>
          <w:commentRangeStart w:id="95"/>
        </w:sdtContent>
      </w:sdt>
      <w:r w:rsidDel="00000000" w:rsidR="00000000" w:rsidRPr="00000000">
        <w:rPr>
          <w:rFonts w:ascii="Arial" w:cs="Arial" w:eastAsia="Arial" w:hAnsi="Arial"/>
          <w:rtl w:val="0"/>
        </w:rPr>
        <w:t xml:space="preserve">should</w:t>
      </w:r>
      <w:commentRangeEnd w:id="95"/>
      <w:r w:rsidDel="00000000" w:rsidR="00000000" w:rsidRPr="00000000">
        <w:commentReference w:id="95"/>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A2">
      <w:pPr>
        <w:spacing w:after="26" w:lineRule="auto"/>
        <w:ind w:left="-15" w:right="4" w:firstLine="0"/>
        <w:rPr>
          <w:rFonts w:ascii="Arial" w:cs="Arial" w:eastAsia="Arial" w:hAnsi="Arial"/>
        </w:rPr>
      </w:pPr>
      <w:sdt>
        <w:sdtPr>
          <w:tag w:val="goog_rdk_144"/>
        </w:sdtPr>
        <w:sdtContent>
          <w:commentRangeStart w:id="96"/>
        </w:sdtContent>
      </w:sdt>
      <w:r w:rsidDel="00000000" w:rsidR="00000000" w:rsidRPr="00000000">
        <w:rPr>
          <w:rFonts w:ascii="Arial" w:cs="Arial" w:eastAsia="Arial" w:hAnsi="Arial"/>
          <w:rtl w:val="0"/>
        </w:rPr>
        <w:t xml:space="preserve">The time duration</w:t>
      </w:r>
      <w:commentRangeEnd w:id="96"/>
      <w:r w:rsidDel="00000000" w:rsidR="00000000" w:rsidRPr="00000000">
        <w:commentReference w:id="96"/>
      </w:r>
      <w:r w:rsidDel="00000000" w:rsidR="00000000" w:rsidRPr="00000000">
        <w:rPr>
          <w:rFonts w:ascii="Arial" w:cs="Arial" w:eastAsia="Arial" w:hAnsi="Arial"/>
          <w:rtl w:val="0"/>
        </w:rPr>
        <w:t xml:space="preserve"> </w:t>
      </w:r>
      <w:sdt>
        <w:sdtPr>
          <w:tag w:val="goog_rdk_145"/>
        </w:sdtPr>
        <w:sdtContent>
          <w:commentRangeStart w:id="97"/>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97"/>
      <w:r w:rsidDel="00000000" w:rsidR="00000000" w:rsidRPr="00000000">
        <w:commentReference w:id="97"/>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A3">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A4">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46"/>
        </w:sdtPr>
        <w:sdtContent>
          <w:commentRangeStart w:id="98"/>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98"/>
      <w:r w:rsidDel="00000000" w:rsidR="00000000" w:rsidRPr="00000000">
        <w:commentReference w:id="98"/>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A5">
      <w:pPr>
        <w:spacing w:after="0" w:lineRule="auto"/>
        <w:ind w:left="-15" w:right="4" w:firstLine="0"/>
        <w:rPr>
          <w:rFonts w:ascii="Arial" w:cs="Arial" w:eastAsia="Arial" w:hAnsi="Arial"/>
        </w:rPr>
      </w:pPr>
      <w:sdt>
        <w:sdtPr>
          <w:tag w:val="goog_rdk_147"/>
        </w:sdtPr>
        <w:sdtContent>
          <w:commentRangeStart w:id="99"/>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14A6">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A7">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A8">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A9">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AA">
      <w:pPr>
        <w:pStyle w:val="Heading2"/>
        <w:keepLines w:val="1"/>
        <w:spacing w:after="64" w:before="0" w:line="259" w:lineRule="auto"/>
        <w:ind w:left="0" w:firstLine="0"/>
        <w:rPr>
          <w:rFonts w:ascii="Arial" w:cs="Arial" w:eastAsia="Arial" w:hAnsi="Arial"/>
        </w:rPr>
      </w:pPr>
      <w:bookmarkStart w:colFirst="0" w:colLast="0" w:name="_heading=h.3mj2wkv" w:id="251"/>
      <w:bookmarkEnd w:id="251"/>
      <w:r w:rsidDel="00000000" w:rsidR="00000000" w:rsidRPr="00000000">
        <w:rPr>
          <w:rFonts w:ascii="Arial" w:cs="Arial" w:eastAsia="Arial" w:hAnsi="Arial"/>
          <w:rtl w:val="0"/>
        </w:rPr>
        <w:t xml:space="preserve">4.15 Client states</w:t>
      </w:r>
    </w:p>
    <w:p w:rsidR="00000000" w:rsidDel="00000000" w:rsidP="00000000" w:rsidRDefault="00000000" w:rsidRPr="00000000" w14:paraId="000014AB">
      <w:pPr>
        <w:rPr>
          <w:rFonts w:ascii="Arial" w:cs="Arial" w:eastAsia="Arial" w:hAnsi="Arial"/>
        </w:rPr>
      </w:pPr>
      <w:sdt>
        <w:sdtPr>
          <w:tag w:val="goog_rdk_148"/>
        </w:sdtPr>
        <w:sdtContent>
          <w:commentRangeStart w:id="100"/>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00"/>
      <w:r w:rsidDel="00000000" w:rsidR="00000000" w:rsidRPr="00000000">
        <w:commentReference w:id="100"/>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AC">
      <w:pPr>
        <w:rPr>
          <w:rFonts w:ascii="Arial" w:cs="Arial" w:eastAsia="Arial" w:hAnsi="Arial"/>
        </w:rPr>
      </w:pPr>
      <w:r w:rsidDel="00000000" w:rsidR="00000000" w:rsidRPr="00000000">
        <w:rPr>
          <w:rtl w:val="0"/>
        </w:rPr>
      </w:r>
    </w:p>
    <w:tbl>
      <w:tblPr>
        <w:tblStyle w:val="Table4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AD">
            <w:pPr>
              <w:jc w:val="center"/>
              <w:rPr>
                <w:rFonts w:ascii="Arial" w:cs="Arial" w:eastAsia="Arial" w:hAnsi="Arial"/>
                <w:b w:val="1"/>
              </w:rPr>
            </w:pPr>
            <w:sdt>
              <w:sdtPr>
                <w:tag w:val="goog_rdk_149"/>
              </w:sdtPr>
              <w:sdtContent>
                <w:commentRangeStart w:id="101"/>
              </w:sdtContent>
            </w:sdt>
            <w:sdt>
              <w:sdtPr>
                <w:tag w:val="goog_rdk_150"/>
              </w:sdtPr>
              <w:sdtContent>
                <w:commentRangeStart w:id="102"/>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AE">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AF">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B0">
            <w:pPr>
              <w:rPr>
                <w:rFonts w:ascii="Arial" w:cs="Arial" w:eastAsia="Arial" w:hAnsi="Arial"/>
                <w:b w:val="1"/>
              </w:rPr>
            </w:pPr>
            <w:commentRangeEnd w:id="101"/>
            <w:r w:rsidDel="00000000" w:rsidR="00000000" w:rsidRPr="00000000">
              <w:commentReference w:id="101"/>
            </w:r>
            <w:commentRangeEnd w:id="102"/>
            <w:r w:rsidDel="00000000" w:rsidR="00000000" w:rsidRPr="00000000">
              <w:commentReference w:id="102"/>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B1">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B2">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B3">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B4">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151"/>
              </w:sdtPr>
              <w:sdtContent>
                <w:commentRangeStart w:id="103"/>
              </w:sdtContent>
            </w:sdt>
            <w:r w:rsidDel="00000000" w:rsidR="00000000" w:rsidRPr="00000000">
              <w:rPr>
                <w:rFonts w:ascii="Arial" w:cs="Arial" w:eastAsia="Arial" w:hAnsi="Arial"/>
                <w:rtl w:val="0"/>
              </w:rPr>
              <w:t xml:space="preserve">by way of supervised gateway timers</w:t>
            </w:r>
            <w:commentRangeEnd w:id="103"/>
            <w:r w:rsidDel="00000000" w:rsidR="00000000" w:rsidRPr="00000000">
              <w:commentReference w:id="10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5">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B6">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7">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B8">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152"/>
              </w:sdtPr>
              <w:sdtContent>
                <w:commentRangeStart w:id="104"/>
              </w:sdtContent>
            </w:sdt>
            <w:r w:rsidDel="00000000" w:rsidR="00000000" w:rsidRPr="00000000">
              <w:rPr>
                <w:rFonts w:ascii="Arial" w:cs="Arial" w:eastAsia="Arial" w:hAnsi="Arial"/>
                <w:rtl w:val="0"/>
              </w:rPr>
              <w:t xml:space="preserve">way of supervised gateway timers</w:t>
            </w:r>
            <w:commentRangeEnd w:id="104"/>
            <w:r w:rsidDel="00000000" w:rsidR="00000000" w:rsidRPr="00000000">
              <w:commentReference w:id="104"/>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9">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BA">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BB">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BC">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D">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BE">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153"/>
              </w:sdtPr>
              <w:sdtContent>
                <w:commentRangeStart w:id="105"/>
              </w:sdtContent>
            </w:sdt>
            <w:sdt>
              <w:sdtPr>
                <w:tag w:val="goog_rdk_154"/>
              </w:sdtPr>
              <w:sdtContent>
                <w:commentRangeStart w:id="106"/>
              </w:sdtContent>
            </w:sdt>
            <w:sdt>
              <w:sdtPr>
                <w:tag w:val="goog_rdk_155"/>
              </w:sdtPr>
              <w:sdtContent>
                <w:commentRangeStart w:id="107"/>
              </w:sdtContent>
            </w:sdt>
            <w:sdt>
              <w:sdtPr>
                <w:tag w:val="goog_rdk_156"/>
              </w:sdtPr>
              <w:sdtContent>
                <w:commentRangeStart w:id="108"/>
              </w:sdtContent>
            </w:sdt>
            <w:r w:rsidDel="00000000" w:rsidR="00000000" w:rsidRPr="00000000">
              <w:rPr>
                <w:rFonts w:ascii="Arial" w:cs="Arial" w:eastAsia="Arial" w:hAnsi="Arial"/>
                <w:rtl w:val="0"/>
              </w:rPr>
              <w:t xml:space="preserve">by way of supervised gateway timers</w:t>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commentRangeEnd w:id="108"/>
            <w:r w:rsidDel="00000000" w:rsidR="00000000" w:rsidRPr="00000000">
              <w:commentReference w:id="108"/>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F">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C0">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C1">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C2">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C3">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C4">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C5">
      <w:pPr>
        <w:jc w:val="left"/>
        <w:rPr>
          <w:rFonts w:ascii="Arial" w:cs="Arial" w:eastAsia="Arial" w:hAnsi="Arial"/>
        </w:rPr>
      </w:pPr>
      <w:r w:rsidDel="00000000" w:rsidR="00000000" w:rsidRPr="00000000">
        <w:rPr>
          <w:rtl w:val="0"/>
        </w:rPr>
      </w:r>
    </w:p>
    <w:p w:rsidR="00000000" w:rsidDel="00000000" w:rsidP="00000000" w:rsidRDefault="00000000" w:rsidRPr="00000000" w14:paraId="000014C6">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2.png"/>
            <a:graphic>
              <a:graphicData uri="http://schemas.openxmlformats.org/drawingml/2006/picture">
                <pic:pic>
                  <pic:nvPicPr>
                    <pic:cNvPr id="0" name="image2.png"/>
                    <pic:cNvPicPr preferRelativeResize="0"/>
                  </pic:nvPicPr>
                  <pic:blipFill>
                    <a:blip r:embed="rId84"/>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C7">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157"/>
        </w:sdtPr>
        <w:sdtContent>
          <w:commentRangeStart w:id="109"/>
        </w:sdtContent>
      </w:sdt>
      <w:r w:rsidDel="00000000" w:rsidR="00000000" w:rsidRPr="00000000">
        <w:rPr>
          <w:rFonts w:ascii="Arial" w:cs="Arial" w:eastAsia="Arial" w:hAnsi="Arial"/>
          <w:rtl w:val="0"/>
        </w:rPr>
        <w:t xml:space="preserve">The Server View of the Client State</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14C8">
      <w:pPr>
        <w:pStyle w:val="Heading3"/>
        <w:ind w:left="0" w:firstLine="0"/>
        <w:rPr/>
      </w:pPr>
      <w:bookmarkStart w:colFirst="0" w:colLast="0" w:name="_heading=h.qfa0p4gzzbmu" w:id="252"/>
      <w:bookmarkEnd w:id="252"/>
      <w:r w:rsidDel="00000000" w:rsidR="00000000" w:rsidRPr="00000000">
        <w:rPr>
          <w:rtl w:val="0"/>
        </w:rPr>
        <w:t xml:space="preserve">4.15.1 Gateway timers</w:t>
      </w:r>
    </w:p>
    <w:p w:rsidR="00000000" w:rsidDel="00000000" w:rsidP="00000000" w:rsidRDefault="00000000" w:rsidRPr="00000000" w14:paraId="000014C9">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CA">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CB">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CC">
      <w:pPr>
        <w:pStyle w:val="Heading2"/>
        <w:keepLines w:val="1"/>
        <w:spacing w:after="64" w:before="0" w:line="259" w:lineRule="auto"/>
        <w:ind w:left="0" w:firstLine="0"/>
        <w:rPr>
          <w:rFonts w:ascii="Arial" w:cs="Arial" w:eastAsia="Arial" w:hAnsi="Arial"/>
        </w:rPr>
      </w:pPr>
      <w:bookmarkStart w:colFirst="0" w:colLast="0" w:name="_heading=h.gtnh0h" w:id="253"/>
      <w:bookmarkEnd w:id="253"/>
      <w:r w:rsidDel="00000000" w:rsidR="00000000" w:rsidRPr="00000000">
        <w:rPr>
          <w:rFonts w:ascii="Arial" w:cs="Arial" w:eastAsia="Arial" w:hAnsi="Arial"/>
          <w:rtl w:val="0"/>
        </w:rPr>
        <w:t xml:space="preserve">4.16 Clean start</w:t>
      </w:r>
    </w:p>
    <w:p w:rsidR="00000000" w:rsidDel="00000000" w:rsidP="00000000" w:rsidRDefault="00000000" w:rsidRPr="00000000" w14:paraId="000014CD">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CE">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CF">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D0">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D1">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D2">
      <w:pPr>
        <w:numPr>
          <w:ilvl w:val="0"/>
          <w:numId w:val="43"/>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D3">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D4">
      <w:pPr>
        <w:pStyle w:val="Heading2"/>
        <w:keepLines w:val="1"/>
        <w:spacing w:after="64" w:before="0" w:line="259" w:lineRule="auto"/>
        <w:ind w:left="0" w:firstLine="0"/>
        <w:rPr>
          <w:rFonts w:ascii="Arial" w:cs="Arial" w:eastAsia="Arial" w:hAnsi="Arial"/>
        </w:rPr>
      </w:pPr>
      <w:bookmarkStart w:colFirst="0" w:colLast="0" w:name="_heading=h.1fyl9w3" w:id="254"/>
      <w:bookmarkEnd w:id="254"/>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D5">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D6">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D7">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D8">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158"/>
        </w:sdtPr>
        <w:sdtContent>
          <w:commentRangeStart w:id="110"/>
        </w:sdtContent>
      </w:sdt>
      <w:sdt>
        <w:sdtPr>
          <w:tag w:val="goog_rdk_159"/>
        </w:sdtPr>
        <w:sdtContent>
          <w:commentRangeStart w:id="111"/>
        </w:sdtContent>
      </w:sdt>
      <w:sdt>
        <w:sdtPr>
          <w:tag w:val="goog_rdk_160"/>
        </w:sdtPr>
        <w:sdtContent>
          <w:commentRangeStart w:id="112"/>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10"/>
      <w:r w:rsidDel="00000000" w:rsidR="00000000" w:rsidRPr="00000000">
        <w:commentReference w:id="110"/>
      </w:r>
      <w:commentRangeEnd w:id="111"/>
      <w:r w:rsidDel="00000000" w:rsidR="00000000" w:rsidRPr="00000000">
        <w:commentReference w:id="111"/>
      </w:r>
      <w:commentRangeEnd w:id="112"/>
      <w:r w:rsidDel="00000000" w:rsidR="00000000" w:rsidRPr="00000000">
        <w:commentReference w:id="112"/>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D9">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DB">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DC">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DD">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D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DF">
      <w:pPr>
        <w:ind w:left="720" w:firstLine="0"/>
        <w:rPr>
          <w:rFonts w:ascii="Arial" w:cs="Arial" w:eastAsia="Arial" w:hAnsi="Arial"/>
        </w:rPr>
      </w:pPr>
      <w:sdt>
        <w:sdtPr>
          <w:tag w:val="goog_rdk_161"/>
        </w:sdtPr>
        <w:sdtContent>
          <w:commentRangeStart w:id="113"/>
        </w:sdtContent>
      </w:sdt>
      <w:sdt>
        <w:sdtPr>
          <w:tag w:val="goog_rdk_162"/>
        </w:sdtPr>
        <w:sdtContent>
          <w:commentRangeStart w:id="114"/>
        </w:sdtContent>
      </w:sdt>
      <w:sdt>
        <w:sdtPr>
          <w:tag w:val="goog_rdk_163"/>
        </w:sdtPr>
        <w:sdtContent>
          <w:commentRangeStart w:id="115"/>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13"/>
      <w:r w:rsidDel="00000000" w:rsidR="00000000" w:rsidRPr="00000000">
        <w:commentReference w:id="113"/>
      </w:r>
      <w:commentRangeEnd w:id="114"/>
      <w:r w:rsidDel="00000000" w:rsidR="00000000" w:rsidRPr="00000000">
        <w:commentReference w:id="114"/>
      </w:r>
      <w:commentRangeEnd w:id="115"/>
      <w:r w:rsidDel="00000000" w:rsidR="00000000" w:rsidRPr="00000000">
        <w:commentReference w:id="115"/>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E0">
      <w:pPr>
        <w:pStyle w:val="Heading2"/>
        <w:ind w:left="0" w:firstLine="0"/>
        <w:rPr>
          <w:rFonts w:ascii="Arial" w:cs="Arial" w:eastAsia="Arial" w:hAnsi="Arial"/>
        </w:rPr>
      </w:pPr>
      <w:bookmarkStart w:colFirst="0" w:colLast="0" w:name="_heading=h.3zy8sjw" w:id="255"/>
      <w:bookmarkEnd w:id="255"/>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4E1">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E2">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E3">
      <w:pPr>
        <w:pStyle w:val="Heading2"/>
        <w:keepLines w:val="1"/>
        <w:spacing w:after="64" w:before="0" w:line="259" w:lineRule="auto"/>
        <w:ind w:left="0" w:firstLine="0"/>
        <w:rPr>
          <w:rFonts w:ascii="Arial" w:cs="Arial" w:eastAsia="Arial" w:hAnsi="Arial"/>
        </w:rPr>
      </w:pPr>
      <w:bookmarkStart w:colFirst="0" w:colLast="0" w:name="_heading=h.2f3j2rp" w:id="256"/>
      <w:bookmarkEnd w:id="256"/>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4E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E5">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E6">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E7">
      <w:pPr>
        <w:pStyle w:val="Heading2"/>
        <w:keepLines w:val="1"/>
        <w:spacing w:after="64" w:before="0" w:line="259" w:lineRule="auto"/>
        <w:ind w:left="0" w:right="4" w:firstLine="0"/>
        <w:rPr>
          <w:rFonts w:ascii="Arial" w:cs="Arial" w:eastAsia="Arial" w:hAnsi="Arial"/>
        </w:rPr>
      </w:pPr>
      <w:bookmarkStart w:colFirst="0" w:colLast="0" w:name="_heading=h.u8tczi" w:id="257"/>
      <w:bookmarkEnd w:id="257"/>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4E8">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164"/>
        </w:sdtPr>
        <w:sdtContent>
          <w:commentRangeStart w:id="116"/>
        </w:sdtContent>
      </w:sdt>
      <w:r w:rsidDel="00000000" w:rsidR="00000000" w:rsidRPr="00000000">
        <w:rPr>
          <w:rFonts w:ascii="Arial" w:cs="Arial" w:eastAsia="Arial" w:hAnsi="Arial"/>
          <w:rtl w:val="0"/>
        </w:rPr>
        <w:t xml:space="preserve">name </w:t>
      </w:r>
      <w:commentRangeEnd w:id="116"/>
      <w:r w:rsidDel="00000000" w:rsidR="00000000" w:rsidRPr="00000000">
        <w:commentReference w:id="116"/>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165"/>
        </w:sdtPr>
        <w:sdtContent>
          <w:commentRangeStart w:id="117"/>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17"/>
      <w:r w:rsidDel="00000000" w:rsidR="00000000" w:rsidRPr="00000000">
        <w:commentReference w:id="117"/>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E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E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E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EC">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ED">
      <w:pPr>
        <w:pStyle w:val="Heading2"/>
        <w:keepLines w:val="1"/>
        <w:spacing w:after="64" w:before="0" w:line="259" w:lineRule="auto"/>
        <w:ind w:left="0" w:firstLine="0"/>
        <w:rPr>
          <w:rFonts w:ascii="Arial" w:cs="Arial" w:eastAsia="Arial" w:hAnsi="Arial"/>
        </w:rPr>
      </w:pPr>
      <w:bookmarkStart w:colFirst="0" w:colLast="0" w:name="_heading=h.3e8gvnb" w:id="258"/>
      <w:bookmarkEnd w:id="258"/>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4EE">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E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F0">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F1">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F2">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F3">
      <w:pPr>
        <w:rPr>
          <w:rFonts w:ascii="Arial" w:cs="Arial" w:eastAsia="Arial" w:hAnsi="Arial"/>
        </w:rPr>
      </w:pPr>
      <w:sdt>
        <w:sdtPr>
          <w:tag w:val="goog_rdk_166"/>
        </w:sdtPr>
        <w:sdtContent>
          <w:commentRangeStart w:id="118"/>
        </w:sdtContent>
      </w:sdt>
      <w:sdt>
        <w:sdtPr>
          <w:tag w:val="goog_rdk_167"/>
        </w:sdtPr>
        <w:sdtContent>
          <w:commentRangeStart w:id="119"/>
        </w:sdtContent>
      </w:sdt>
      <w:r w:rsidDel="00000000" w:rsidR="00000000" w:rsidRPr="00000000">
        <w:rPr>
          <w:rFonts w:ascii="Arial" w:cs="Arial" w:eastAsia="Arial" w:hAnsi="Arial"/>
          <w:rtl w:val="0"/>
        </w:rPr>
        <w:t xml:space="preserve">A Client or Gateway processes a single outbound QoS 1 or QoS 2 message at a time</w:t>
      </w:r>
      <w:commentRangeEnd w:id="118"/>
      <w:r w:rsidDel="00000000" w:rsidR="00000000" w:rsidRPr="00000000">
        <w:commentReference w:id="118"/>
      </w:r>
      <w:commentRangeEnd w:id="119"/>
      <w:r w:rsidDel="00000000" w:rsidR="00000000" w:rsidRPr="00000000">
        <w:commentReference w:id="119"/>
      </w:r>
      <w:r w:rsidDel="00000000" w:rsidR="00000000" w:rsidRPr="00000000">
        <w:rPr>
          <w:rFonts w:ascii="Arial" w:cs="Arial" w:eastAsia="Arial" w:hAnsi="Arial"/>
          <w:rtl w:val="0"/>
        </w:rPr>
        <w:t xml:space="preserve">.</w:t>
      </w:r>
    </w:p>
    <w:p w:rsidR="00000000" w:rsidDel="00000000" w:rsidP="00000000" w:rsidRDefault="00000000" w:rsidRPr="00000000" w14:paraId="000014F4">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F5">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4F6">
      <w:pPr>
        <w:pStyle w:val="Heading2"/>
        <w:keepLines w:val="1"/>
        <w:spacing w:after="64" w:before="0" w:line="259" w:lineRule="auto"/>
        <w:ind w:left="0" w:firstLine="0"/>
        <w:rPr>
          <w:rFonts w:ascii="Arial" w:cs="Arial" w:eastAsia="Arial" w:hAnsi="Arial"/>
        </w:rPr>
      </w:pPr>
      <w:bookmarkStart w:colFirst="0" w:colLast="0" w:name="_heading=h.1tdr5v4" w:id="259"/>
      <w:bookmarkEnd w:id="259"/>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4F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F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F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FA">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FB">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FC">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FD">
      <w:pPr>
        <w:pStyle w:val="Heading2"/>
        <w:keepLines w:val="1"/>
        <w:spacing w:after="64" w:before="0" w:line="259" w:lineRule="auto"/>
        <w:ind w:left="0" w:firstLine="0"/>
        <w:rPr>
          <w:rFonts w:ascii="Arial" w:cs="Arial" w:eastAsia="Arial" w:hAnsi="Arial"/>
        </w:rPr>
      </w:pPr>
      <w:bookmarkStart w:colFirst="0" w:colLast="0" w:name="_heading=h.4ddeoix" w:id="260"/>
      <w:bookmarkEnd w:id="260"/>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4FE">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F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168"/>
        </w:sdtPr>
        <w:sdtContent>
          <w:ins w:author="davide.lenzarini@u-blox.com" w:id="18" w:date="2024-03-20T08:48:04Z"/>
          <w:sdt>
            <w:sdtPr>
              <w:tag w:val="goog_rdk_169"/>
            </w:sdtPr>
            <w:sdtContent>
              <w:commentRangeStart w:id="120"/>
            </w:sdtContent>
          </w:sdt>
          <w:ins w:author="davide.lenzarini@u-blox.com" w:id="18" w:date="2024-03-20T08:48:04Z">
            <w:sdt>
              <w:sdtPr>
                <w:tag w:val="goog_rdk_170"/>
              </w:sdtPr>
              <w:sdtContent>
                <w:commentRangeStart w:id="121"/>
              </w:sdtContent>
            </w:sdt>
            <w:r w:rsidDel="00000000" w:rsidR="00000000" w:rsidRPr="00000000">
              <w:rPr>
                <w:rFonts w:ascii="Arial" w:cs="Arial" w:eastAsia="Arial" w:hAnsi="Arial"/>
                <w:rtl w:val="0"/>
              </w:rPr>
              <w:t xml:space="preserve">virtually </w:t>
            </w:r>
          </w:ins>
        </w:sdtContent>
      </w:sdt>
      <w:commentRangeEnd w:id="120"/>
      <w:r w:rsidDel="00000000" w:rsidR="00000000" w:rsidRPr="00000000">
        <w:commentReference w:id="120"/>
      </w:r>
      <w:commentRangeEnd w:id="121"/>
      <w:r w:rsidDel="00000000" w:rsidR="00000000" w:rsidRPr="00000000">
        <w:commentReference w:id="121"/>
      </w:r>
      <w:r w:rsidDel="00000000" w:rsidR="00000000" w:rsidRPr="00000000">
        <w:rPr>
          <w:rFonts w:ascii="Arial" w:cs="Arial" w:eastAsia="Arial" w:hAnsi="Arial"/>
          <w:rtl w:val="0"/>
        </w:rPr>
        <w:t xml:space="preserve">connected. </w:t>
      </w:r>
      <w:sdt>
        <w:sdtPr>
          <w:tag w:val="goog_rdk_171"/>
        </w:sdtPr>
        <w:sdtContent>
          <w:commentRangeStart w:id="122"/>
        </w:sdtContent>
      </w:sdt>
      <w:r w:rsidDel="00000000" w:rsidR="00000000" w:rsidRPr="00000000">
        <w:rPr>
          <w:rFonts w:ascii="Arial" w:cs="Arial" w:eastAsia="Arial" w:hAnsi="Arial"/>
          <w:rtl w:val="0"/>
        </w:rPr>
        <w:t xml:space="preserve">Otherwise, the received PINGREQ packet is ignored.</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500">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01">
      <w:pPr>
        <w:pStyle w:val="Heading2"/>
        <w:keepLines w:val="1"/>
        <w:spacing w:after="64" w:before="0" w:line="259" w:lineRule="auto"/>
        <w:ind w:left="0" w:right="4" w:firstLine="0"/>
        <w:rPr>
          <w:rFonts w:ascii="Arial" w:cs="Arial" w:eastAsia="Arial" w:hAnsi="Arial"/>
        </w:rPr>
      </w:pPr>
      <w:bookmarkStart w:colFirst="0" w:colLast="0" w:name="_heading=h.2sioyqq" w:id="261"/>
      <w:bookmarkEnd w:id="261"/>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02">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03">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04">
      <w:pPr>
        <w:pStyle w:val="Heading2"/>
        <w:keepLines w:val="1"/>
        <w:spacing w:after="94" w:before="0" w:line="259" w:lineRule="auto"/>
        <w:ind w:left="0" w:firstLine="0"/>
        <w:rPr>
          <w:rFonts w:ascii="Arial" w:cs="Arial" w:eastAsia="Arial" w:hAnsi="Arial"/>
        </w:rPr>
      </w:pPr>
      <w:bookmarkStart w:colFirst="0" w:colLast="0" w:name="_heading=h.3rnmrmc" w:id="262"/>
      <w:bookmarkEnd w:id="262"/>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06">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07">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08">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9">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0A">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0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172"/>
        </w:sdtPr>
        <w:sdtContent>
          <w:commentRangeStart w:id="123"/>
        </w:sdtContent>
      </w:sdt>
      <w:r w:rsidDel="00000000" w:rsidR="00000000" w:rsidRPr="00000000">
        <w:rPr>
          <w:rFonts w:ascii="Arial" w:cs="Arial" w:eastAsia="Arial" w:hAnsi="Arial"/>
          <w:color w:val="000000"/>
          <w:rtl w:val="0"/>
        </w:rPr>
        <w:t xml:space="preserve">the gateway detects a timeout in the delivery,</w:t>
      </w:r>
      <w:commentRangeEnd w:id="123"/>
      <w:r w:rsidDel="00000000" w:rsidR="00000000" w:rsidRPr="00000000">
        <w:commentReference w:id="123"/>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0C">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0D">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173"/>
        </w:sdtPr>
        <w:sdtContent>
          <w:commentRangeStart w:id="124"/>
        </w:sdtContent>
      </w:sdt>
      <w:r w:rsidDel="00000000" w:rsidR="00000000" w:rsidRPr="00000000">
        <w:rPr>
          <w:rFonts w:ascii="Arial" w:cs="Arial" w:eastAsia="Arial" w:hAnsi="Arial"/>
          <w:rtl w:val="0"/>
        </w:rPr>
        <w:t xml:space="preserve">3.18</w:t>
      </w:r>
      <w:commentRangeEnd w:id="124"/>
      <w:r w:rsidDel="00000000" w:rsidR="00000000" w:rsidRPr="00000000">
        <w:commentReference w:id="124"/>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174"/>
        </w:sdtPr>
        <w:sdtContent>
          <w:r w:rsidDel="00000000" w:rsidR="00000000" w:rsidRPr="00000000">
            <w:rPr>
              <w:rFonts w:ascii="Arial" w:cs="Arial" w:eastAsia="Arial" w:hAnsi="Arial"/>
              <w:color w:val="000000"/>
              <w:vertAlign w:val="subscript"/>
              <w:rtl w:val="0"/>
              <w:rPrChange w:author="davide.lenzarini@u-blox.com" w:id="19"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175"/>
        </w:sdtPr>
        <w:sdtContent>
          <w:commentRangeStart w:id="125"/>
        </w:sdtContent>
      </w:sdt>
      <w:r w:rsidDel="00000000" w:rsidR="00000000" w:rsidRPr="00000000">
        <w:rPr>
          <w:rFonts w:ascii="Arial" w:cs="Arial" w:eastAsia="Arial" w:hAnsi="Arial"/>
          <w:color w:val="000000"/>
          <w:rtl w:val="0"/>
        </w:rPr>
        <w:t xml:space="preserve">receives </w:t>
      </w:r>
      <w:commentRangeEnd w:id="125"/>
      <w:r w:rsidDel="00000000" w:rsidR="00000000" w:rsidRPr="00000000">
        <w:commentReference w:id="125"/>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176"/>
        </w:sdtPr>
        <w:sdtContent>
          <w:commentRangeStart w:id="126"/>
        </w:sdtContent>
      </w:sdt>
      <w:r w:rsidDel="00000000" w:rsidR="00000000" w:rsidRPr="00000000">
        <w:rPr>
          <w:rFonts w:ascii="Arial" w:cs="Arial" w:eastAsia="Arial" w:hAnsi="Arial"/>
          <w:color w:val="000000"/>
          <w:rtl w:val="0"/>
        </w:rPr>
        <w:t xml:space="preserve">PINGRESP</w:t>
      </w:r>
      <w:commentRangeEnd w:id="126"/>
      <w:r w:rsidDel="00000000" w:rsidR="00000000" w:rsidRPr="00000000">
        <w:commentReference w:id="126"/>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177"/>
        </w:sdtPr>
        <w:sdtContent>
          <w:r w:rsidDel="00000000" w:rsidR="00000000" w:rsidRPr="00000000">
            <w:rPr>
              <w:rFonts w:ascii="Arial" w:cs="Arial" w:eastAsia="Arial" w:hAnsi="Arial"/>
              <w:color w:val="000000"/>
              <w:vertAlign w:val="subscript"/>
              <w:rtl w:val="0"/>
              <w:rPrChange w:author="davide.lenzarini@u-blox.com" w:id="20"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178"/>
        </w:sdtPr>
        <w:sdtContent>
          <w:r w:rsidDel="00000000" w:rsidR="00000000" w:rsidRPr="00000000">
            <w:rPr>
              <w:rFonts w:ascii="Arial" w:cs="Arial" w:eastAsia="Arial" w:hAnsi="Arial"/>
              <w:color w:val="000000"/>
              <w:vertAlign w:val="subscript"/>
              <w:rtl w:val="0"/>
              <w:rPrChange w:author="davide.lenzarini@u-blox.com" w:id="21"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E">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179"/>
        </w:sdtPr>
        <w:sdtContent>
          <w:commentRangeStart w:id="127"/>
        </w:sdtContent>
      </w:sdt>
      <w:sdt>
        <w:sdtPr>
          <w:tag w:val="goog_rdk_180"/>
        </w:sdtPr>
        <w:sdtContent>
          <w:commentRangeStart w:id="128"/>
        </w:sdtContent>
      </w:sdt>
      <w:sdt>
        <w:sdtPr>
          <w:tag w:val="goog_rdk_181"/>
        </w:sdtPr>
        <w:sdtContent>
          <w:commentRangeStart w:id="129"/>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27"/>
      <w:r w:rsidDel="00000000" w:rsidR="00000000" w:rsidRPr="00000000">
        <w:commentReference w:id="127"/>
      </w:r>
      <w:commentRangeEnd w:id="128"/>
      <w:r w:rsidDel="00000000" w:rsidR="00000000" w:rsidRPr="00000000">
        <w:commentReference w:id="128"/>
      </w:r>
      <w:commentRangeEnd w:id="129"/>
      <w:r w:rsidDel="00000000" w:rsidR="00000000" w:rsidRPr="00000000">
        <w:commentReference w:id="129"/>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F">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1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1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182"/>
        </w:sdtPr>
        <w:sdtContent>
          <w:commentRangeStart w:id="130"/>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30"/>
      <w:r w:rsidDel="00000000" w:rsidR="00000000" w:rsidRPr="00000000">
        <w:commentReference w:id="130"/>
      </w:r>
      <w:r w:rsidDel="00000000" w:rsidR="00000000" w:rsidRPr="00000000">
        <w:rPr>
          <w:rFonts w:ascii="Arial" w:cs="Arial" w:eastAsia="Arial" w:hAnsi="Arial"/>
          <w:color w:val="000000"/>
          <w:highlight w:val="yellow"/>
          <w:rtl w:val="0"/>
        </w:rPr>
        <w:t xml:space="preserve">.</w:t>
      </w:r>
      <w:sdt>
        <w:sdtPr>
          <w:tag w:val="goog_rdk_183"/>
        </w:sdtPr>
        <w:sdtContent>
          <w:commentRangeStart w:id="131"/>
        </w:sdtContent>
      </w:sdt>
      <w:r w:rsidDel="00000000" w:rsidR="00000000" w:rsidRPr="00000000">
        <w:rPr>
          <w:rFonts w:ascii="Arial" w:cs="Arial" w:eastAsia="Arial" w:hAnsi="Arial"/>
          <w:color w:val="000000"/>
          <w:highlight w:val="yellow"/>
          <w:rtl w:val="0"/>
        </w:rPr>
        <w:t xml:space="preserve"> </w:t>
      </w:r>
      <w:sdt>
        <w:sdtPr>
          <w:tag w:val="goog_rdk_184"/>
        </w:sdtPr>
        <w:sdtContent>
          <w:commentRangeStart w:id="132"/>
        </w:sdtContent>
      </w:sdt>
      <w:sdt>
        <w:sdtPr>
          <w:tag w:val="goog_rdk_185"/>
        </w:sdtPr>
        <w:sdtContent>
          <w:commentRangeStart w:id="133"/>
        </w:sdtContent>
      </w:sdt>
      <w:sdt>
        <w:sdtPr>
          <w:tag w:val="goog_rdk_186"/>
        </w:sdtPr>
        <w:sdtContent>
          <w:commentRangeStart w:id="134"/>
        </w:sdtContent>
      </w:sdt>
      <w:sdt>
        <w:sdtPr>
          <w:tag w:val="goog_rdk_187"/>
        </w:sdtPr>
        <w:sdtContent>
          <w:commentRangeStart w:id="135"/>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32"/>
      <w:r w:rsidDel="00000000" w:rsidR="00000000" w:rsidRPr="00000000">
        <w:commentReference w:id="132"/>
      </w:r>
      <w:commentRangeEnd w:id="133"/>
      <w:r w:rsidDel="00000000" w:rsidR="00000000" w:rsidRPr="00000000">
        <w:commentReference w:id="133"/>
      </w:r>
      <w:commentRangeEnd w:id="134"/>
      <w:r w:rsidDel="00000000" w:rsidR="00000000" w:rsidRPr="00000000">
        <w:commentReference w:id="134"/>
      </w:r>
      <w:commentRangeEnd w:id="135"/>
      <w:r w:rsidDel="00000000" w:rsidR="00000000" w:rsidRPr="00000000">
        <w:commentReference w:id="135"/>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1512">
      <w:pPr>
        <w:rPr>
          <w:rFonts w:ascii="Arial" w:cs="Arial" w:eastAsia="Arial" w:hAnsi="Arial"/>
          <w:color w:val="000000"/>
        </w:rPr>
      </w:pPr>
      <w:r w:rsidDel="00000000" w:rsidR="00000000" w:rsidRPr="00000000">
        <w:rPr>
          <w:rtl w:val="0"/>
        </w:rPr>
      </w:r>
    </w:p>
    <w:p w:rsidR="00000000" w:rsidDel="00000000" w:rsidP="00000000" w:rsidRDefault="00000000" w:rsidRPr="00000000" w14:paraId="00001513">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14">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15">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5.png"/>
            <a:graphic>
              <a:graphicData uri="http://schemas.openxmlformats.org/drawingml/2006/picture">
                <pic:pic>
                  <pic:nvPicPr>
                    <pic:cNvPr id="0" name="image5.png"/>
                    <pic:cNvPicPr preferRelativeResize="0"/>
                  </pic:nvPicPr>
                  <pic:blipFill>
                    <a:blip r:embed="rId85"/>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16">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188"/>
        </w:sdtPr>
        <w:sdtContent>
          <w:commentRangeStart w:id="136"/>
        </w:sdtContent>
      </w:sdt>
      <w:r w:rsidDel="00000000" w:rsidR="00000000" w:rsidRPr="00000000">
        <w:rPr>
          <w:rFonts w:ascii="Arial" w:cs="Arial" w:eastAsia="Arial" w:hAnsi="Arial"/>
          <w:rtl w:val="0"/>
        </w:rPr>
        <w:t xml:space="preserve">Awake ping packet flush</w:t>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1517">
      <w:pPr>
        <w:pStyle w:val="Heading2"/>
        <w:ind w:left="0" w:firstLine="0"/>
        <w:rPr>
          <w:rFonts w:ascii="Arial" w:cs="Arial" w:eastAsia="Arial" w:hAnsi="Arial"/>
        </w:rPr>
      </w:pPr>
      <w:bookmarkStart w:colFirst="0" w:colLast="0" w:name="_heading=h.ly7c1y" w:id="263"/>
      <w:bookmarkEnd w:id="263"/>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18">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Payload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19">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1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1B">
      <w:pPr>
        <w:numPr>
          <w:ilvl w:val="0"/>
          <w:numId w:val="2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1C">
      <w:pPr>
        <w:numPr>
          <w:ilvl w:val="0"/>
          <w:numId w:val="26"/>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1D">
      <w:pPr>
        <w:numPr>
          <w:ilvl w:val="0"/>
          <w:numId w:val="26"/>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1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1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2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21">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22">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23">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24">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25">
      <w:pPr>
        <w:pStyle w:val="Heading2"/>
        <w:ind w:left="0" w:firstLine="0"/>
        <w:rPr>
          <w:rFonts w:ascii="Arial" w:cs="Arial" w:eastAsia="Arial" w:hAnsi="Arial"/>
        </w:rPr>
      </w:pPr>
      <w:bookmarkStart w:colFirst="0" w:colLast="0" w:name="_heading=h.mo7ahow0t2fa" w:id="264"/>
      <w:bookmarkEnd w:id="264"/>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26">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27">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28">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29">
      <w:pPr>
        <w:pStyle w:val="Heading1"/>
        <w:ind w:left="0" w:firstLine="0"/>
        <w:rPr>
          <w:rFonts w:ascii="Arial" w:cs="Arial" w:eastAsia="Arial" w:hAnsi="Arial"/>
        </w:rPr>
      </w:pPr>
      <w:bookmarkStart w:colFirst="0" w:colLast="0" w:name="_heading=h.ao41zqqg0txn" w:id="265"/>
      <w:bookmarkEnd w:id="265"/>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2A">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2B">
      <w:pPr>
        <w:numPr>
          <w:ilvl w:val="0"/>
          <w:numId w:val="33"/>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2C">
      <w:pPr>
        <w:numPr>
          <w:ilvl w:val="1"/>
          <w:numId w:val="33"/>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2D">
      <w:pPr>
        <w:numPr>
          <w:ilvl w:val="1"/>
          <w:numId w:val="33"/>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2E">
      <w:pPr>
        <w:numPr>
          <w:ilvl w:val="1"/>
          <w:numId w:val="33"/>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2F">
      <w:pPr>
        <w:numPr>
          <w:ilvl w:val="1"/>
          <w:numId w:val="33"/>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30">
      <w:pPr>
        <w:pStyle w:val="Heading2"/>
        <w:ind w:left="0" w:firstLine="0"/>
        <w:rPr/>
      </w:pPr>
      <w:bookmarkStart w:colFirst="0" w:colLast="0" w:name="_heading=h.l3biudxg4em6" w:id="266"/>
      <w:bookmarkEnd w:id="266"/>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31">
      <w:pPr>
        <w:pStyle w:val="Heading1"/>
        <w:ind w:left="0" w:firstLine="0"/>
        <w:rPr>
          <w:rFonts w:ascii="Arial" w:cs="Arial" w:eastAsia="Arial" w:hAnsi="Arial"/>
        </w:rPr>
      </w:pPr>
      <w:bookmarkStart w:colFirst="0" w:colLast="0" w:name="_heading=h.2k82xt6" w:id="267"/>
      <w:bookmarkEnd w:id="267"/>
      <w:r w:rsidDel="00000000" w:rsidR="00000000" w:rsidRPr="00000000">
        <w:rPr>
          <w:rFonts w:ascii="Arial" w:cs="Arial" w:eastAsia="Arial" w:hAnsi="Arial"/>
          <w:rtl w:val="0"/>
        </w:rPr>
        <w:t xml:space="preserve">6 Conformance</w:t>
      </w:r>
    </w:p>
    <w:p w:rsidR="00000000" w:rsidDel="00000000" w:rsidP="00000000" w:rsidRDefault="00000000" w:rsidRPr="00000000" w14:paraId="00001532">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86">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33">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87">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4">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88">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5">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36">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68"/>
      <w:bookmarkEnd w:id="268"/>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37">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38">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39">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3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3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3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3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4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2">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4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4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4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7">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4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4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4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4C">
      <w:pPr>
        <w:spacing w:after="40" w:before="40" w:lineRule="auto"/>
        <w:rPr>
          <w:rFonts w:ascii="Arial" w:cs="Arial" w:eastAsia="Arial" w:hAnsi="Arial"/>
          <w:highlight w:val="yellow"/>
        </w:rPr>
      </w:pPr>
      <w:hyperlink r:id="rId89">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90">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4F">
      <w:pPr>
        <w:spacing w:after="40" w:before="40" w:lineRule="auto"/>
        <w:rPr>
          <w:rFonts w:ascii="Arial" w:cs="Arial" w:eastAsia="Arial" w:hAnsi="Arial"/>
          <w:highlight w:val="yellow"/>
        </w:rPr>
      </w:pPr>
      <w:hyperlink r:id="rId91">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5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2">
      <w:pPr>
        <w:pStyle w:val="Heading2"/>
        <w:spacing w:after="120" w:before="240" w:lineRule="auto"/>
        <w:ind w:left="0" w:firstLine="0"/>
        <w:rPr/>
      </w:pPr>
      <w:bookmarkStart w:colFirst="0" w:colLast="0" w:name="_heading=h.2pjpzxrro3v8" w:id="269"/>
      <w:bookmarkEnd w:id="269"/>
      <w:r w:rsidDel="00000000" w:rsidR="00000000" w:rsidRPr="00000000">
        <w:rPr>
          <w:rtl w:val="0"/>
        </w:rPr>
        <w:t xml:space="preserve">A.1 Normative References</w:t>
      </w:r>
    </w:p>
    <w:p w:rsidR="00000000" w:rsidDel="00000000" w:rsidP="00000000" w:rsidRDefault="00000000" w:rsidRPr="00000000" w14:paraId="00001553">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54">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56">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92">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5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93">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5B">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5C">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5D">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5E">
      <w:pPr>
        <w:rPr>
          <w:rFonts w:ascii="Arial" w:cs="Arial" w:eastAsia="Arial" w:hAnsi="Arial"/>
          <w:color w:val="0000ee"/>
        </w:rPr>
      </w:pPr>
      <w:hyperlink r:id="rId94">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5F">
      <w:pPr>
        <w:rPr>
          <w:rFonts w:ascii="Arial" w:cs="Arial" w:eastAsia="Arial" w:hAnsi="Arial"/>
        </w:rPr>
      </w:pPr>
      <w:r w:rsidDel="00000000" w:rsidR="00000000" w:rsidRPr="00000000">
        <w:rPr>
          <w:rtl w:val="0"/>
        </w:rPr>
      </w:r>
    </w:p>
    <w:bookmarkStart w:colFirst="0" w:colLast="0" w:name="bookmark=kix.32y02sm2iqny" w:id="270"/>
    <w:bookmarkEnd w:id="270"/>
    <w:p w:rsidR="00000000" w:rsidDel="00000000" w:rsidP="00000000" w:rsidRDefault="00000000" w:rsidRPr="00000000" w14:paraId="00001560">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61">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62">
      <w:pPr>
        <w:rPr>
          <w:rFonts w:ascii="Arial" w:cs="Arial" w:eastAsia="Arial" w:hAnsi="Arial"/>
        </w:rPr>
      </w:pPr>
      <w:hyperlink r:id="rId95">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63">
      <w:pPr>
        <w:rPr>
          <w:rFonts w:ascii="Arial" w:cs="Arial" w:eastAsia="Arial" w:hAnsi="Arial"/>
        </w:rPr>
      </w:pPr>
      <w:r w:rsidDel="00000000" w:rsidR="00000000" w:rsidRPr="00000000">
        <w:rPr>
          <w:rtl w:val="0"/>
        </w:rPr>
      </w:r>
    </w:p>
    <w:bookmarkStart w:colFirst="0" w:colLast="0" w:name="bookmark=kix.51xi25h5vzte" w:id="271"/>
    <w:bookmarkEnd w:id="271"/>
    <w:p w:rsidR="00000000" w:rsidDel="00000000" w:rsidP="00000000" w:rsidRDefault="00000000" w:rsidRPr="00000000" w14:paraId="00001564">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65">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66">
      <w:pPr>
        <w:rPr>
          <w:rFonts w:ascii="Arial" w:cs="Arial" w:eastAsia="Arial" w:hAnsi="Arial"/>
        </w:rPr>
      </w:pPr>
      <w:hyperlink r:id="rId96">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67">
      <w:pPr>
        <w:rPr>
          <w:rFonts w:ascii="Arial" w:cs="Arial" w:eastAsia="Arial" w:hAnsi="Arial"/>
        </w:rPr>
      </w:pPr>
      <w:r w:rsidDel="00000000" w:rsidR="00000000" w:rsidRPr="00000000">
        <w:rPr>
          <w:rtl w:val="0"/>
        </w:rPr>
      </w:r>
    </w:p>
    <w:bookmarkStart w:colFirst="0" w:colLast="0" w:name="bookmark=kix.sm86r7ecajs3" w:id="272"/>
    <w:bookmarkEnd w:id="272"/>
    <w:p w:rsidR="00000000" w:rsidDel="00000000" w:rsidP="00000000" w:rsidRDefault="00000000" w:rsidRPr="00000000" w14:paraId="00001568">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69">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6A">
      <w:pPr>
        <w:rPr>
          <w:rFonts w:ascii="Arial" w:cs="Arial" w:eastAsia="Arial" w:hAnsi="Arial"/>
          <w:highlight w:val="yellow"/>
        </w:rPr>
      </w:pPr>
      <w:hyperlink r:id="rId97">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B">
      <w:pPr>
        <w:pStyle w:val="Heading2"/>
        <w:spacing w:after="120" w:before="240" w:lineRule="auto"/>
        <w:ind w:left="0" w:firstLine="0"/>
        <w:rPr/>
      </w:pPr>
      <w:bookmarkStart w:colFirst="0" w:colLast="0" w:name="_heading=h.wmz8ensz9jqs" w:id="273"/>
      <w:bookmarkEnd w:id="273"/>
      <w:r w:rsidDel="00000000" w:rsidR="00000000" w:rsidRPr="00000000">
        <w:rPr>
          <w:rtl w:val="0"/>
        </w:rPr>
        <w:t xml:space="preserve">A.2 Informative References</w:t>
      </w:r>
    </w:p>
    <w:p w:rsidR="00000000" w:rsidDel="00000000" w:rsidP="00000000" w:rsidRDefault="00000000" w:rsidRPr="00000000" w14:paraId="0000156C">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6D">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6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98">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7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7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72">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73">
      <w:pPr>
        <w:pStyle w:val="Heading1"/>
        <w:ind w:left="0" w:firstLine="0"/>
        <w:rPr/>
      </w:pPr>
      <w:bookmarkStart w:colFirst="0" w:colLast="0" w:name="_heading=h.twhu880t27o" w:id="274"/>
      <w:bookmarkEnd w:id="274"/>
      <w:sdt>
        <w:sdtPr>
          <w:tag w:val="goog_rdk_189"/>
        </w:sdtPr>
        <w:sdtContent>
          <w:commentRangeStart w:id="137"/>
        </w:sdtContent>
      </w:sdt>
      <w:r w:rsidDel="00000000" w:rsidR="00000000" w:rsidRPr="00000000">
        <w:rPr>
          <w:rtl w:val="0"/>
        </w:rPr>
        <w:t xml:space="preserve">Appendix B. Backwards Compatibility</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pStyle w:val="Heading3"/>
        <w:keepLines w:val="1"/>
        <w:spacing w:after="77" w:before="0" w:line="259" w:lineRule="auto"/>
        <w:ind w:left="0" w:firstLine="0"/>
        <w:rPr/>
      </w:pPr>
      <w:bookmarkStart w:colFirst="0" w:colLast="0" w:name="_heading=h.1qoc8b1" w:id="275"/>
      <w:bookmarkEnd w:id="275"/>
      <w:r w:rsidDel="00000000" w:rsidR="00000000" w:rsidRPr="00000000">
        <w:rPr>
          <w:rtl w:val="0"/>
        </w:rPr>
        <w:t xml:space="preserve">B.1 PUBLISH QoS -1 (Packet from MQTT-SN 1.2)</w:t>
      </w:r>
    </w:p>
    <w:p w:rsidR="00000000" w:rsidDel="00000000" w:rsidP="00000000" w:rsidRDefault="00000000" w:rsidRPr="00000000" w14:paraId="00001576">
      <w:pPr>
        <w:rPr>
          <w:rFonts w:ascii="Arial" w:cs="Arial" w:eastAsia="Arial" w:hAnsi="Arial"/>
        </w:rPr>
      </w:pPr>
      <w:r w:rsidDel="00000000" w:rsidR="00000000" w:rsidRPr="00000000">
        <w:rPr>
          <w:rtl w:val="0"/>
        </w:rPr>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7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7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7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7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7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7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8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8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8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85">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8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93">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94">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A1">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A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B0">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B1">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B3">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B4">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B6">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B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B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BB">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BC">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C0">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C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C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C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C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CE">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CF">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DC">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DD">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EA">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EB">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F8">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F9">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06">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07">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14">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15">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1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1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18">
      <w:pPr>
        <w:pStyle w:val="Heading4"/>
        <w:ind w:left="0" w:right="4" w:firstLine="0"/>
        <w:rPr>
          <w:rFonts w:ascii="Arial" w:cs="Arial" w:eastAsia="Arial" w:hAnsi="Arial"/>
        </w:rPr>
      </w:pPr>
      <w:bookmarkStart w:colFirst="0" w:colLast="0" w:name="_heading=h.4anzqyu" w:id="276"/>
      <w:bookmarkEnd w:id="276"/>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1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37"/>
      <w:r w:rsidDel="00000000" w:rsidR="00000000" w:rsidRPr="00000000">
        <w:commentReference w:id="137"/>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190"/>
        </w:sdtPr>
        <w:sdtContent>
          <w:commentRangeStart w:id="138"/>
        </w:sdtContent>
      </w:sdt>
      <w:r w:rsidDel="00000000" w:rsidR="00000000" w:rsidRPr="00000000">
        <w:rPr>
          <w:rtl w:val="0"/>
        </w:rPr>
      </w:r>
    </w:p>
    <w:p w:rsidR="00000000" w:rsidDel="00000000" w:rsidP="00000000" w:rsidRDefault="00000000" w:rsidRPr="00000000" w14:paraId="0000161A">
      <w:pPr>
        <w:pStyle w:val="Heading4"/>
        <w:ind w:left="0" w:right="4" w:firstLine="0"/>
        <w:rPr>
          <w:rFonts w:ascii="Arial" w:cs="Arial" w:eastAsia="Arial" w:hAnsi="Arial"/>
        </w:rPr>
      </w:pPr>
      <w:bookmarkStart w:colFirst="0" w:colLast="0" w:name="_heading=h.14ykbeg" w:id="277"/>
      <w:bookmarkEnd w:id="277"/>
      <w:r w:rsidDel="00000000" w:rsidR="00000000" w:rsidRPr="00000000">
        <w:rPr>
          <w:rFonts w:ascii="Arial" w:cs="Arial" w:eastAsia="Arial" w:hAnsi="Arial"/>
          <w:rtl w:val="0"/>
        </w:rPr>
        <w:t xml:space="preserve">B.1.2 PUBLISH Flags</w:t>
      </w:r>
    </w:p>
    <w:p w:rsidR="00000000" w:rsidDel="00000000" w:rsidP="00000000" w:rsidRDefault="00000000" w:rsidRPr="00000000" w14:paraId="0000161B">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1C">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1D">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1E">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1F">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20">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21">
      <w:pPr>
        <w:pStyle w:val="Heading4"/>
        <w:ind w:left="0" w:right="4" w:firstLine="0"/>
        <w:rPr>
          <w:rFonts w:ascii="Arial" w:cs="Arial" w:eastAsia="Arial" w:hAnsi="Arial"/>
        </w:rPr>
      </w:pPr>
      <w:bookmarkStart w:colFirst="0" w:colLast="0" w:name="_heading=h.3oy7u29" w:id="278"/>
      <w:bookmarkEnd w:id="278"/>
      <w:r w:rsidDel="00000000" w:rsidR="00000000" w:rsidRPr="00000000">
        <w:rPr>
          <w:rFonts w:ascii="Arial" w:cs="Arial" w:eastAsia="Arial" w:hAnsi="Arial"/>
          <w:rtl w:val="0"/>
        </w:rPr>
        <w:t xml:space="preserve">B.1.3 Topic Id</w:t>
      </w:r>
    </w:p>
    <w:p w:rsidR="00000000" w:rsidDel="00000000" w:rsidP="00000000" w:rsidRDefault="00000000" w:rsidRPr="00000000" w14:paraId="00001622">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23">
      <w:pPr>
        <w:pStyle w:val="Heading4"/>
        <w:ind w:left="0" w:right="4" w:firstLine="0"/>
        <w:rPr>
          <w:rFonts w:ascii="Arial" w:cs="Arial" w:eastAsia="Arial" w:hAnsi="Arial"/>
        </w:rPr>
      </w:pPr>
      <w:bookmarkStart w:colFirst="0" w:colLast="0" w:name="_heading=h.243i4a2" w:id="279"/>
      <w:bookmarkEnd w:id="279"/>
      <w:r w:rsidDel="00000000" w:rsidR="00000000" w:rsidRPr="00000000">
        <w:rPr>
          <w:rFonts w:ascii="Arial" w:cs="Arial" w:eastAsia="Arial" w:hAnsi="Arial"/>
          <w:rtl w:val="0"/>
        </w:rPr>
        <w:t xml:space="preserve">B.1.4 Data</w:t>
      </w:r>
    </w:p>
    <w:p w:rsidR="00000000" w:rsidDel="00000000" w:rsidP="00000000" w:rsidRDefault="00000000" w:rsidRPr="00000000" w14:paraId="00001624">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1625">
      <w:pPr>
        <w:pStyle w:val="Heading1"/>
        <w:spacing w:after="360" w:before="360" w:lineRule="auto"/>
        <w:ind w:left="0" w:firstLine="0"/>
        <w:rPr/>
      </w:pPr>
      <w:bookmarkStart w:colFirst="0" w:colLast="0" w:name="_heading=h.55r6c0xsdoov" w:id="280"/>
      <w:bookmarkEnd w:id="280"/>
      <w:r w:rsidDel="00000000" w:rsidR="00000000" w:rsidRPr="00000000">
        <w:rPr>
          <w:rtl w:val="0"/>
        </w:rPr>
        <w:t xml:space="preserve">Appendix C. Security and Privacy Considerations</w:t>
      </w:r>
    </w:p>
    <w:p w:rsidR="00000000" w:rsidDel="00000000" w:rsidP="00000000" w:rsidRDefault="00000000" w:rsidRPr="00000000" w14:paraId="00001626">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28">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29">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2A">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2B">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2C">
      <w:pPr>
        <w:rPr>
          <w:rFonts w:ascii="Arial" w:cs="Arial" w:eastAsia="Arial" w:hAnsi="Arial"/>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2E">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2F">
      <w:pPr>
        <w:keepNext w:val="1"/>
        <w:spacing w:after="120" w:before="240" w:lineRule="auto"/>
        <w:ind w:left="144.00000000000006" w:hanging="15"/>
        <w:rPr>
          <w:rFonts w:ascii="Arial" w:cs="Arial" w:eastAsia="Arial" w:hAnsi="Arial"/>
          <w:b w:val="1"/>
          <w:color w:val="446caa"/>
        </w:rPr>
      </w:pPr>
      <w:bookmarkStart w:colFirst="0" w:colLast="0" w:name="_heading=h.452snld" w:id="281"/>
      <w:bookmarkEnd w:id="281"/>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30">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31">
      <w:pPr>
        <w:rPr>
          <w:rFonts w:ascii="Arial" w:cs="Arial" w:eastAsia="Arial" w:hAnsi="Arial"/>
        </w:rPr>
      </w:pPr>
      <w:r w:rsidDel="00000000" w:rsidR="00000000" w:rsidRPr="00000000">
        <w:rPr>
          <w:rtl w:val="0"/>
        </w:rPr>
      </w:r>
    </w:p>
    <w:p w:rsidR="00000000" w:rsidDel="00000000" w:rsidP="00000000" w:rsidRDefault="00000000" w:rsidRPr="00000000" w14:paraId="000016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37">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38">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39">
      <w:pPr>
        <w:pStyle w:val="Heading1"/>
        <w:spacing w:after="360" w:before="360" w:lineRule="auto"/>
        <w:ind w:left="0" w:firstLine="0"/>
        <w:rPr/>
      </w:pPr>
      <w:bookmarkStart w:colFirst="0" w:colLast="0" w:name="_heading=h.bc8w7ov5oli4" w:id="282"/>
      <w:bookmarkEnd w:id="282"/>
      <w:r w:rsidDel="00000000" w:rsidR="00000000" w:rsidRPr="00000000">
        <w:rPr>
          <w:rtl w:val="0"/>
        </w:rPr>
        <w:t xml:space="preserve">Appendix D. Acknowledgments</w:t>
      </w:r>
    </w:p>
    <w:p w:rsidR="00000000" w:rsidDel="00000000" w:rsidP="00000000" w:rsidRDefault="00000000" w:rsidRPr="00000000" w14:paraId="0000163A">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3D">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3E">
      <w:pPr>
        <w:pStyle w:val="Heading2"/>
        <w:spacing w:after="120" w:before="240" w:lineRule="auto"/>
        <w:ind w:left="0" w:firstLine="0"/>
        <w:rPr/>
      </w:pPr>
      <w:bookmarkStart w:colFirst="0" w:colLast="0" w:name="_heading=h.glow6i83isd5" w:id="283"/>
      <w:bookmarkEnd w:id="283"/>
      <w:r w:rsidDel="00000000" w:rsidR="00000000" w:rsidRPr="00000000">
        <w:rPr>
          <w:rtl w:val="0"/>
        </w:rPr>
        <w:t xml:space="preserve">D.1 Special Thanks</w:t>
      </w:r>
    </w:p>
    <w:p w:rsidR="00000000" w:rsidDel="00000000" w:rsidP="00000000" w:rsidRDefault="00000000" w:rsidRPr="00000000" w14:paraId="0000163F">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40">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4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42">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4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44">
      <w:pPr>
        <w:pStyle w:val="Heading2"/>
        <w:spacing w:after="120" w:before="240" w:lineRule="auto"/>
        <w:ind w:left="0" w:firstLine="0"/>
        <w:rPr/>
      </w:pPr>
      <w:bookmarkStart w:colFirst="0" w:colLast="0" w:name="_heading=h.tdeowwajj1wf" w:id="284"/>
      <w:bookmarkEnd w:id="284"/>
      <w:r w:rsidDel="00000000" w:rsidR="00000000" w:rsidRPr="00000000">
        <w:rPr>
          <w:rtl w:val="0"/>
        </w:rPr>
        <w:t xml:space="preserve">D.2 Participants</w:t>
      </w:r>
    </w:p>
    <w:p w:rsidR="00000000" w:rsidDel="00000000" w:rsidP="00000000" w:rsidRDefault="00000000" w:rsidRPr="00000000" w14:paraId="00001645">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46">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47">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48">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4A">
      <w:pPr>
        <w:pStyle w:val="Heading1"/>
        <w:spacing w:after="360" w:before="360" w:lineRule="auto"/>
        <w:ind w:left="0" w:firstLine="0"/>
        <w:rPr>
          <w:rFonts w:ascii="Arial" w:cs="Arial" w:eastAsia="Arial" w:hAnsi="Arial"/>
          <w:highlight w:val="yellow"/>
        </w:rPr>
      </w:pPr>
      <w:bookmarkStart w:colFirst="0" w:colLast="0" w:name="_heading=h.ewpzaw2f211a" w:id="285"/>
      <w:bookmarkEnd w:id="285"/>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4C">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4D">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7"/>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C">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C3">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C4">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C8">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A">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B">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C">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D">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E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E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E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E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5">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E8">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E9">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6"/>
      <w:bookmarkEnd w:id="286"/>
      <w:r w:rsidDel="00000000" w:rsidR="00000000" w:rsidRPr="00000000">
        <w:rPr>
          <w:rtl w:val="0"/>
        </w:rPr>
      </w:r>
    </w:p>
    <w:p w:rsidR="00000000" w:rsidDel="00000000" w:rsidP="00000000" w:rsidRDefault="00000000" w:rsidRPr="00000000" w14:paraId="000016EA">
      <w:pPr>
        <w:pStyle w:val="Heading1"/>
        <w:keepNext w:val="1"/>
        <w:pBdr>
          <w:top w:color="808080" w:space="6" w:sz="4" w:val="single"/>
        </w:pBdr>
        <w:spacing w:after="120" w:before="480" w:lineRule="auto"/>
        <w:ind w:left="0" w:firstLine="0"/>
        <w:rPr>
          <w:vertAlign w:val="baseline"/>
        </w:rPr>
      </w:pPr>
      <w:bookmarkStart w:colFirst="0" w:colLast="0" w:name="_heading=h.3jd0qos" w:id="287"/>
      <w:bookmarkEnd w:id="287"/>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EB">
      <w:pPr>
        <w:pStyle w:val="Heading2"/>
        <w:ind w:left="0" w:firstLine="0"/>
        <w:rPr>
          <w:vertAlign w:val="baseline"/>
        </w:rPr>
      </w:pPr>
      <w:bookmarkStart w:colFirst="0" w:colLast="0" w:name="_heading=h.1yib0wl" w:id="288"/>
      <w:bookmarkEnd w:id="288"/>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EC">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ED">
      <w:pPr>
        <w:pStyle w:val="Heading2"/>
        <w:ind w:left="0" w:firstLine="0"/>
        <w:rPr>
          <w:vertAlign w:val="baseline"/>
        </w:rPr>
      </w:pPr>
      <w:bookmarkStart w:colFirst="0" w:colLast="0" w:name="_heading=h.4ihyjke" w:id="289"/>
      <w:bookmarkEnd w:id="289"/>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E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8"/>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EF">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F0">
            <w:pPr>
              <w:spacing w:after="0" w:line="259" w:lineRule="auto"/>
              <w:ind w:right="4"/>
              <w:jc w:val="center"/>
              <w:rPr>
                <w:rFonts w:ascii="Arial" w:cs="Arial" w:eastAsia="Arial" w:hAnsi="Arial"/>
                <w:b w:val="1"/>
              </w:rPr>
            </w:pPr>
            <w:sdt>
              <w:sdtPr>
                <w:tag w:val="goog_rdk_191"/>
              </w:sdtPr>
              <w:sdtContent>
                <w:commentRangeStart w:id="13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1">
            <w:pPr>
              <w:spacing w:after="0" w:line="259" w:lineRule="auto"/>
              <w:ind w:right="4"/>
              <w:rPr>
                <w:rFonts w:ascii="Arial" w:cs="Arial" w:eastAsia="Arial" w:hAnsi="Arial"/>
                <w:sz w:val="20"/>
                <w:szCs w:val="20"/>
                <w:vertAlign w:val="subscript"/>
              </w:rPr>
            </w:pPr>
            <w:commentRangeEnd w:id="139"/>
            <w:r w:rsidDel="00000000" w:rsidR="00000000" w:rsidRPr="00000000">
              <w:commentReference w:id="13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9">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A">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B">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F">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01">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702">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03">
      <w:pPr>
        <w:pStyle w:val="Heading2"/>
        <w:ind w:left="0" w:firstLine="0"/>
        <w:rPr>
          <w:vertAlign w:val="baseline"/>
        </w:rPr>
      </w:pPr>
      <w:bookmarkStart w:colFirst="0" w:colLast="0" w:name="_heading=h.2xn8ts7" w:id="290"/>
      <w:bookmarkEnd w:id="290"/>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04">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05">
      <w:pPr>
        <w:pStyle w:val="Heading2"/>
        <w:ind w:left="0" w:firstLine="0"/>
        <w:rPr>
          <w:vertAlign w:val="baseline"/>
        </w:rPr>
      </w:pPr>
      <w:bookmarkStart w:colFirst="0" w:colLast="0" w:name="_heading=h.1csj400" w:id="291"/>
      <w:bookmarkEnd w:id="291"/>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06">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07">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0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09">
      <w:pPr>
        <w:numPr>
          <w:ilvl w:val="0"/>
          <w:numId w:val="65"/>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0A">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0B">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0C">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0D">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0E">
      <w:pPr>
        <w:numPr>
          <w:ilvl w:val="0"/>
          <w:numId w:val="65"/>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0F">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10">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11">
      <w:pPr>
        <w:pStyle w:val="Heading1"/>
        <w:spacing w:after="360" w:before="360" w:lineRule="auto"/>
        <w:ind w:left="0" w:firstLine="0"/>
        <w:rPr/>
      </w:pPr>
      <w:bookmarkStart w:colFirst="0" w:colLast="0" w:name="_heading=h.sg1xgdru14ui" w:id="292"/>
      <w:bookmarkEnd w:id="292"/>
      <w:r w:rsidDel="00000000" w:rsidR="00000000" w:rsidRPr="00000000">
        <w:rPr>
          <w:rtl w:val="0"/>
        </w:rPr>
        <w:t xml:space="preserve">Appendix G. Notices</w:t>
      </w:r>
    </w:p>
    <w:p w:rsidR="00000000" w:rsidDel="00000000" w:rsidP="00000000" w:rsidRDefault="00000000" w:rsidRPr="00000000" w14:paraId="00001712">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13">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714">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99">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00">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15">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16">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17">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18">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19">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1A">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1B">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1C">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1">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02">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Stefan Hagen" w:id="137" w:date="2024-03-03T08:53:53Z">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38" w:date="2024-03-03T08:53:53Z">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17" w:date="2023-10-26T13:21:10Z">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71" w:date="2024-03-19T16:49:34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6" w:date="2024-06-12T08:52:02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57" w:date="2023-10-20T09:26:02Z">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58" w:date="2024-01-04T16:48:28Z">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4" w:date="2023-10-20T12:41:18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5" w:date="2023-11-02T14:12:55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6" w:date="2023-11-02T14:52:40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7" w:date="2023-11-02T14:53:30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8" w:date="2023-11-02T15:58:55Z">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2" w:date="2024-03-19T16:09:39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83" w:date="2024-03-18T15:44:35Z">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84" w:date="2024-06-20T11:10:24Z">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09" w:date="2024-06-16T09:32:40Z">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85" w:date="2024-03-19T17:42:59Z">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86" w:date="2024-06-11T15:41:31Z">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38" w:date="2024-06-27T15:24:32Z">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21" w:date="2024-03-19T12:22:45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37" w:date="2024-06-27T15:27:19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77" w:date="2024-03-19T16:07:38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10" w:date="2024-03-19T17:55:57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1" w:date="2024-03-20T14:04:25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12" w:date="2024-03-20T14:22:55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39" w:date="2024-03-20T08:38:34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1" w:date="2024-03-18T12:26:05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3" w:date="2024-03-19T16:20:12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54" w:date="2024-05-02T12:17:44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0" w:date="2024-03-14T09:44:26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29" w:date="2024-06-11T16:09:18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0" w:date="2024-06-13T15:32:08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1" w:date="2024-06-13T15:34:20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55" w:date="2024-03-19T16:39:58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56" w:date="2024-05-02T12:18:26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2" w:date="2024-06-11T16:15:50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Stefan Hagen" w:id="22" w:date="2024-02-01T16:59:35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3" w:date="2024-02-22T13:05:28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Ian Craggs" w:id="4" w:date="2024-03-19T10:30:16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00" w:date="2024-06-13T16:05:28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79" w:date="2024-03-20T08:54:09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36" w:date="2023-10-12T19:28:02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24" w:date="2024-03-20T09:03:26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45" w:date="2024-03-19T15:53:06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82" w:date="2024-03-20T09:00:07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01" w:date="2023-10-12T19:20:15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02" w:date="2024-01-05T15:08:54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2" w:date="2024-03-19T15:21:48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63" w:date="2024-03-19T15:23:50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0" w:date="2024-02-22T16:19:54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26" w:date="2024-03-20T09:04:50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25" w:date="2024-03-20T09:04:24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87" w:date="2024-02-15T17:21:45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88" w:date="2024-03-18T16:06:47Z">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16" w:date="2024-03-20T08:35:53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67" w:date="2024-03-20T10:34:54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76" w:date="2024-06-25T10:18:44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80" w:date="2024-03-20T08:55:23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22" w:date="2024-03-20T08:48:29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31" w:date="2024-03-20T09:07:26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44" w:date="2024-03-19T15:54:52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81" w:date="2024-03-20T08:57:22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18" w:date="2024-03-20T08:45:05Z">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19" w:date="2024-03-20T14:33:27Z">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20" w:date="2024-06-13T14:25:07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21" w:date="2024-06-13T15:41:53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8" w:date="2024-06-24T14:39:36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33" w:date="2024-06-25T04:33:39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60" w:date="2023-11-16T16:45:21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48" w:date="2024-01-04T16:52:29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04" w:date="2024-02-14T10:03:36Z">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2" w:date="2024-03-19T16:04:02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73" w:date="2024-06-27T08:24:14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74" w:date="2024-06-27T08:43:05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75" w:date="2024-06-27T08:43:35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96" w:date="2024-03-18T16:14:25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97" w:date="2024-03-18T16:13:21Z">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3" w:date="2024-03-19T17:41:20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95" w:date="2024-03-18T16:09:57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03" w:date="2024-02-14T09:56:26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1" w:date="2023-10-12T14:50:37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99" w:date="2024-03-18T16:20:57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39" w:date="2023-10-05T18:07:12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98" w:date="2024-03-18T16:19:29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47" w:date="2024-03-19T15:33:30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130" w:date="2024-03-20T14:35:28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5" w:date="2024-02-13T14:12:29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36" w:date="2024-06-13T12:56:25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19" w:date="2024-03-19T14:22:50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89" w:date="2023-11-16T15:43:09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90" w:date="2023-12-08T15:53:24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91" w:date="2024-01-11T20:17:16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2" w:date="2024-03-19T15:41:47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4" w:date="2024-03-19T14:40:45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20" w:date="2024-03-19T14:25:15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46" w:date="2024-03-19T15:45:06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13" w:date="2023-10-05T17:47:17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14" w:date="2024-02-22T14:51:43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15" w:date="2024-02-22T15:37:09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78" w:date="2024-03-20T13:54:26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23" w:date="2023-10-05T17:55:10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27" w:date="2023-10-05T17:57:41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28" w:date="2024-02-07T15:54:50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29" w:date="2024-02-13T07:47:44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59" w:date="2024-03-03T17:43:50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49" w:date="2023-10-05T15:57:55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0" w:date="2023-10-20T08:48:53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1" w:date="2023-10-20T11:31:25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4" w:date="2024-03-19T15:25:59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65" w:date="2023-11-23T17:39:04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66" w:date="2023-11-23T17:42:22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92" w:date="2023-10-12T19:15:52Z">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93" w:date="2023-10-20T08:59:01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4" w:date="2023-10-20T08:59:10Z">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32" w:date="2023-10-05T17:51:33Z">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33" w:date="2024-03-20T14:36:59Z">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34" w:date="2024-03-20T14:37:44Z">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35" w:date="2024-03-20T14:39:15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68" w:date="2024-03-19T15:48:20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69" w:date="2024-06-20T11:05:09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05" w:date="2023-10-05T17:39:46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06" w:date="2024-02-02T15:09:56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7" w:date="2024-02-05T08:15:56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08" w:date="2024-02-05T08:16:22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1723" w15:done="0"/>
  <w15:commentEx w15:paraId="00001725" w15:done="0"/>
  <w15:commentEx w15:paraId="00001726" w15:done="0"/>
  <w15:commentEx w15:paraId="00001727" w15:paraIdParent="00001726" w15:done="0"/>
  <w15:commentEx w15:paraId="00001728" w15:done="0"/>
  <w15:commentEx w15:paraId="00001729" w15:done="0"/>
  <w15:commentEx w15:paraId="0000172A" w15:done="0"/>
  <w15:commentEx w15:paraId="0000172B" w15:paraIdParent="0000172A" w15:done="0"/>
  <w15:commentEx w15:paraId="0000172C" w15:done="0"/>
  <w15:commentEx w15:paraId="0000172E" w15:paraIdParent="0000172C" w15:done="0"/>
  <w15:commentEx w15:paraId="0000172F" w15:done="0"/>
  <w15:commentEx w15:paraId="00001730" w15:paraIdParent="0000172F" w15:done="0"/>
  <w15:commentEx w15:paraId="00001731" w15:paraIdParent="0000172F" w15:done="0"/>
  <w15:commentEx w15:paraId="00001732" w15:paraIdParent="0000172F" w15:done="0"/>
  <w15:commentEx w15:paraId="00001734" w15:paraIdParent="0000172F" w15:done="0"/>
  <w15:commentEx w15:paraId="00001735" w15:done="0"/>
  <w15:commentEx w15:paraId="00001740" w15:done="0"/>
  <w15:commentEx w15:paraId="00001741" w15:paraIdParent="00001740" w15:done="0"/>
  <w15:commentEx w15:paraId="00001744" w15:done="0"/>
  <w15:commentEx w15:paraId="00001745" w15:done="0"/>
  <w15:commentEx w15:paraId="00001746" w15:paraIdParent="00001745" w15:done="0"/>
  <w15:commentEx w15:paraId="00001747" w15:done="0"/>
  <w15:commentEx w15:paraId="00001748" w15:done="0"/>
  <w15:commentEx w15:paraId="00001749" w15:done="0"/>
  <w15:commentEx w15:paraId="0000174A" w15:done="0"/>
  <w15:commentEx w15:paraId="0000174D" w15:done="0"/>
  <w15:commentEx w15:paraId="0000174E" w15:done="0"/>
  <w15:commentEx w15:paraId="0000174F" w15:done="0"/>
  <w15:commentEx w15:paraId="00001750" w15:paraIdParent="0000174F" w15:done="0"/>
  <w15:commentEx w15:paraId="00001751" w15:done="0"/>
  <w15:commentEx w15:paraId="00001752" w15:paraIdParent="00001751" w15:done="0"/>
  <w15:commentEx w15:paraId="00001753" w15:paraIdParent="00001751" w15:done="0"/>
  <w15:commentEx w15:paraId="00001754" w15:done="0"/>
  <w15:commentEx w15:paraId="0000175D" w15:done="0"/>
  <w15:commentEx w15:paraId="0000175E" w15:done="0"/>
  <w15:commentEx w15:paraId="0000175F" w15:paraIdParent="0000175E" w15:done="0"/>
  <w15:commentEx w15:paraId="00001760" w15:done="0"/>
  <w15:commentEx w15:paraId="00001761" w15:done="0"/>
  <w15:commentEx w15:paraId="00001762" w15:done="0"/>
  <w15:commentEx w15:paraId="00001763" w15:done="0"/>
  <w15:commentEx w15:paraId="00001764" w15:paraIdParent="00001763" w15:done="0"/>
  <w15:commentEx w15:paraId="00001765" w15:paraIdParent="00001763" w15:done="0"/>
  <w15:commentEx w15:paraId="00001766" w15:done="0"/>
  <w15:commentEx w15:paraId="00001767" w15:paraIdParent="00001766" w15:done="0"/>
  <w15:commentEx w15:paraId="00001768" w15:done="0"/>
  <w15:commentEx w15:paraId="0000176B" w15:done="0"/>
  <w15:commentEx w15:paraId="0000176C" w15:paraIdParent="0000176B" w15:done="0"/>
  <w15:commentEx w15:paraId="0000176D" w15:done="0"/>
  <w15:commentEx w15:paraId="0000176E" w15:done="0"/>
  <w15:commentEx w15:paraId="0000176F" w15:done="0"/>
  <w15:commentEx w15:paraId="00001770" w15:done="0"/>
  <w15:commentEx w15:paraId="00001771" w15:done="0"/>
  <w15:commentEx w15:paraId="00001772" w15:done="0"/>
  <w15:commentEx w15:paraId="00001773" w15:done="0"/>
  <w15:commentEx w15:paraId="00001778" w15:done="0"/>
  <w15:commentEx w15:paraId="00001779" w15:done="0"/>
  <w15:commentEx w15:paraId="0000177E" w15:done="0"/>
  <w15:commentEx w15:paraId="0000177F" w15:paraIdParent="0000177E" w15:done="0"/>
  <w15:commentEx w15:paraId="00001780" w15:done="0"/>
  <w15:commentEx w15:paraId="00001781" w15:paraIdParent="00001780" w15:done="0"/>
  <w15:commentEx w15:paraId="00001782" w15:done="0"/>
  <w15:commentEx w15:paraId="00001783" w15:done="0"/>
  <w15:commentEx w15:paraId="00001784" w15:done="0"/>
  <w15:commentEx w15:paraId="00001785" w15:done="0"/>
  <w15:commentEx w15:paraId="00001787" w15:paraIdParent="00001785" w15:done="0"/>
  <w15:commentEx w15:paraId="00001788" w15:done="0"/>
  <w15:commentEx w15:paraId="00001789" w15:done="0"/>
  <w15:commentEx w15:paraId="0000178A" w15:done="0"/>
  <w15:commentEx w15:paraId="0000178C" w15:done="0"/>
  <w15:commentEx w15:paraId="0000178D" w15:done="0"/>
  <w15:commentEx w15:paraId="0000178E" w15:done="0"/>
  <w15:commentEx w15:paraId="0000178F" w15:done="0"/>
  <w15:commentEx w15:paraId="00001790" w15:done="0"/>
  <w15:commentEx w15:paraId="00001791" w15:done="0"/>
  <w15:commentEx w15:paraId="00001792" w15:done="0"/>
  <w15:commentEx w15:paraId="00001793" w15:done="0"/>
  <w15:commentEx w15:paraId="00001794" w15:paraIdParent="00001793" w15:done="0"/>
  <w15:commentEx w15:paraId="00001795" w15:done="0"/>
  <w15:commentEx w15:paraId="00001796" w15:paraIdParent="00001795" w15:done="0"/>
  <w15:commentEx w15:paraId="00001797" w15:done="0"/>
  <w15:commentEx w15:paraId="00001798" w15:paraIdParent="00001797" w15:done="0"/>
  <w15:commentEx w15:paraId="0000179B" w15:done="0"/>
  <w15:commentEx w15:paraId="0000179C" w15:done="0"/>
  <w15:commentEx w15:paraId="0000179D" w15:done="0"/>
  <w15:commentEx w15:paraId="0000179E" w15:done="0"/>
  <w15:commentEx w15:paraId="0000179F" w15:done="0"/>
  <w15:commentEx w15:paraId="000017A0" w15:paraIdParent="0000179F" w15:done="0"/>
  <w15:commentEx w15:paraId="000017A1" w15:paraIdParent="0000179F" w15:done="0"/>
  <w15:commentEx w15:paraId="000017A2" w15:paraIdParent="0000179F" w15:done="0"/>
  <w15:commentEx w15:paraId="000017A3" w15:done="0"/>
  <w15:commentEx w15:paraId="000017A5" w15:done="0"/>
  <w15:commentEx w15:paraId="000017A6" w15:done="0"/>
  <w15:commentEx w15:paraId="000017A7" w15:done="0"/>
  <w15:commentEx w15:paraId="000017A8" w15:done="0"/>
  <w15:commentEx w15:paraId="000017A9" w15:done="0"/>
  <w15:commentEx w15:paraId="000017AA" w15:done="0"/>
  <w15:commentEx w15:paraId="000017AB" w15:done="0"/>
  <w15:commentEx w15:paraId="000017AE" w15:done="0"/>
  <w15:commentEx w15:paraId="000017AF" w15:done="0"/>
  <w15:commentEx w15:paraId="000017B0" w15:paraIdParent="000017AF" w15:done="0"/>
  <w15:commentEx w15:paraId="000017B1" w15:done="0"/>
  <w15:commentEx w15:paraId="000017B2" w15:done="0"/>
  <w15:commentEx w15:paraId="000017B3" w15:done="0"/>
  <w15:commentEx w15:paraId="000017B4" w15:paraIdParent="000017B3" w15:done="0"/>
  <w15:commentEx w15:paraId="000017B5" w15:done="0"/>
  <w15:commentEx w15:paraId="000017B6" w15:done="0"/>
  <w15:commentEx w15:paraId="000017B7" w15:paraIdParent="000017B6" w15:done="0"/>
  <w15:commentEx w15:paraId="000017B8" w15:paraIdParent="000017B6" w15:done="0"/>
  <w15:commentEx w15:paraId="000017B9" w15:done="0"/>
  <w15:commentEx w15:paraId="000017BA" w15:done="0"/>
  <w15:commentEx w15:paraId="000017BB" w15:done="0"/>
  <w15:commentEx w15:paraId="000017BE" w15:done="0"/>
  <w15:commentEx w15:paraId="000017BF" w15:done="0"/>
  <w15:commentEx w15:paraId="000017C0" w15:paraIdParent="000017BF" w15:done="0"/>
  <w15:commentEx w15:paraId="000017C1" w15:paraIdParent="000017BF" w15:done="0"/>
  <w15:commentEx w15:paraId="000017C2" w15:done="0"/>
  <w15:commentEx w15:paraId="000017C3" w15:done="0"/>
  <w15:commentEx w15:paraId="000017C4" w15:done="0"/>
  <w15:commentEx w15:paraId="000017C5" w15:paraIdParent="000017C4" w15:done="0"/>
  <w15:commentEx w15:paraId="000017C6" w15:paraIdParent="000017C4" w15:done="0"/>
  <w15:commentEx w15:paraId="000017C7" w15:done="0"/>
  <w15:commentEx w15:paraId="000017C8" w15:done="0"/>
  <w15:commentEx w15:paraId="000017C9" w15:paraIdParent="000017C8" w15:done="0"/>
  <w15:commentEx w15:paraId="000017CA" w15:paraIdParent="000017C8" w15:done="0"/>
  <w15:commentEx w15:paraId="000017CB" w15:done="0"/>
  <w15:commentEx w15:paraId="000017CD" w15:done="0"/>
  <w15:commentEx w15:paraId="000017CF" w15:paraIdParent="000017CD" w15:done="0"/>
  <w15:commentEx w15:paraId="000017D4" w15:done="0"/>
  <w15:commentEx w15:paraId="000017D5" w15:paraIdParent="000017D4" w15:done="0"/>
  <w15:commentEx w15:paraId="000017D6" w15:paraIdParent="000017D4" w15:done="0"/>
  <w15:commentEx w15:paraId="000017D7" w15:done="0"/>
  <w15:commentEx w15:paraId="000017D8" w15:paraIdParent="000017D7" w15:done="0"/>
  <w15:commentEx w15:paraId="000017D9" w15:paraIdParent="000017D7" w15:done="0"/>
  <w15:commentEx w15:paraId="000017DA" w15:paraIdParent="000017D7" w15:done="0"/>
  <w15:commentEx w15:paraId="000017DB" w15:done="0"/>
  <w15:commentEx w15:paraId="000017DC" w15:paraIdParent="000017DB" w15:done="0"/>
  <w15:commentEx w15:paraId="000017DD" w15:done="0"/>
  <w15:commentEx w15:paraId="000017DE" w15:paraIdParent="000017DD" w15:done="0"/>
  <w15:commentEx w15:paraId="000017DF" w15:paraIdParent="000017DD" w15:done="0"/>
  <w15:commentEx w15:paraId="000017E0" w15:paraIdParent="000017D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1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2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72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1D">
    <w:pPr>
      <w:rPr/>
    </w:pPr>
    <w:r w:rsidDel="00000000" w:rsidR="00000000" w:rsidRPr="00000000">
      <w:rPr/>
      <w:drawing>
        <wp:inline distB="114300" distT="114300" distL="114300" distR="114300">
          <wp:extent cx="2200275" cy="457200"/>
          <wp:effectExtent b="0" l="0" r="0" t="0"/>
          <wp:docPr id="37"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5">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2" Type="http://schemas.openxmlformats.org/officeDocument/2006/relationships/hyperlink" Target="https://www.oasis-open.org/policies-guidelines/trademark/" TargetMode="External"/><Relationship Id="rId101" Type="http://schemas.openxmlformats.org/officeDocument/2006/relationships/hyperlink" Target="https://www.oasis-open.org/" TargetMode="External"/><Relationship Id="rId100" Type="http://schemas.openxmlformats.org/officeDocument/2006/relationships/hyperlink" Target="https://www.oasis-open.org/policies-guidelines/ipr/"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hyperlink" Target="http://www.rfc-editor.org/info/rfc3629" TargetMode="External"/><Relationship Id="rId94" Type="http://schemas.openxmlformats.org/officeDocument/2006/relationships/hyperlink" Target="http://www.rfc-editor.org/info/rfc2119" TargetMode="External"/><Relationship Id="rId97" Type="http://schemas.openxmlformats.org/officeDocument/2006/relationships/hyperlink" Target="http://www.unicode.org/versions/latest/" TargetMode="External"/><Relationship Id="rId96" Type="http://schemas.openxmlformats.org/officeDocument/2006/relationships/hyperlink" Target="http://www.rfc-editor.org/info/rfc6455" TargetMode="External"/><Relationship Id="rId11" Type="http://schemas.openxmlformats.org/officeDocument/2006/relationships/hyperlink" Target="mailto:Andrew_Banks@uk.ibm.com" TargetMode="External"/><Relationship Id="rId99" Type="http://schemas.openxmlformats.org/officeDocument/2006/relationships/hyperlink" Target="https://www.oasis-open.org/policies-guidelines/ipr/" TargetMode="External"/><Relationship Id="rId10" Type="http://schemas.openxmlformats.org/officeDocument/2006/relationships/hyperlink" Target="mailto:icraggs@gmail.com" TargetMode="External"/><Relationship Id="rId98" Type="http://schemas.openxmlformats.org/officeDocument/2006/relationships/hyperlink" Target="https://www.rfc-editor.org/info/rfc3552"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hyperlink" Target="https://docs.oasis-open.org/templates/w3c-recommendations-list/w3c-recommendations-list.html" TargetMode="External"/><Relationship Id="rId90" Type="http://schemas.openxmlformats.org/officeDocument/2006/relationships/hyperlink" Target="https://www.rfc-editor.org/in-notes/rfc-ref.txt" TargetMode="External"/><Relationship Id="rId93" Type="http://schemas.openxmlformats.org/officeDocument/2006/relationships/hyperlink" Target="https://www.rfc-editor.org/info/rfc8174" TargetMode="External"/><Relationship Id="rId92" Type="http://schemas.openxmlformats.org/officeDocument/2006/relationships/hyperlink" Target="https://www.rfc-editor.org/info/rfc2119" TargetMode="External"/><Relationship Id="rId15" Type="http://schemas.openxmlformats.org/officeDocument/2006/relationships/hyperlink" Target="mailto:rahul.gupta@us.ibm.com"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84" Type="http://schemas.openxmlformats.org/officeDocument/2006/relationships/image" Target="media/image2.png"/><Relationship Id="rId83" Type="http://schemas.openxmlformats.org/officeDocument/2006/relationships/image" Target="media/image7.png"/><Relationship Id="rId86" Type="http://schemas.openxmlformats.org/officeDocument/2006/relationships/hyperlink" Target="https://www.oasis-open.org/policies-guidelines/tc-process#wpComponentsConfClause" TargetMode="External"/><Relationship Id="rId85" Type="http://schemas.openxmlformats.org/officeDocument/2006/relationships/image" Target="media/image5.png"/><Relationship Id="rId88" Type="http://schemas.openxmlformats.org/officeDocument/2006/relationships/hyperlink" Target="https://docs.oasis-open.org/templates/TCHandbook/ConformanceGuidelines.html" TargetMode="External"/><Relationship Id="rId87" Type="http://schemas.openxmlformats.org/officeDocument/2006/relationships/hyperlink" Target="https://www.oasis-open.org/policies-guidelines/oasis-defined-terms-2017-05-26#dConformanceClause" TargetMode="External"/><Relationship Id="rId89" Type="http://schemas.openxmlformats.org/officeDocument/2006/relationships/hyperlink" Target="https://docs.oasis-open.org/templates/ietf-rfc-list/ietf-rfc-list.html" TargetMode="External"/><Relationship Id="rId80" Type="http://schemas.openxmlformats.org/officeDocument/2006/relationships/image" Target="media/image1.png"/><Relationship Id="rId82" Type="http://schemas.openxmlformats.org/officeDocument/2006/relationships/image" Target="media/image3.png"/><Relationship Id="rId81"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_CONNECT_Actions" TargetMode="External"/><Relationship Id="rId74" Type="http://schemas.openxmlformats.org/officeDocument/2006/relationships/hyperlink" Target="https://docs.oasis-open.org/mqtt/mqtt/v5.0/os/mqtt-v5.0-os.html#S4_13_Errors" TargetMode="External"/><Relationship Id="rId77" Type="http://schemas.openxmlformats.org/officeDocument/2006/relationships/image" Target="media/image6.png"/><Relationship Id="rId76" Type="http://schemas.openxmlformats.org/officeDocument/2006/relationships/hyperlink" Target="https://docs.oasis-open.org/mqtt/mqtt/v5.0/os/mqtt-v5.0-os.html#_CONNECT_Actions" TargetMode="External"/><Relationship Id="rId79" Type="http://schemas.openxmlformats.org/officeDocument/2006/relationships/image" Target="media/image12.png"/><Relationship Id="rId78" Type="http://schemas.openxmlformats.org/officeDocument/2006/relationships/image" Target="media/image13.png"/><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1" Type="http://schemas.openxmlformats.org/officeDocument/2006/relationships/hyperlink" Target="https://www.rfc-editor.org/rfc/rfc3610" TargetMode="External"/><Relationship Id="rId64" Type="http://schemas.openxmlformats.org/officeDocument/2006/relationships/hyperlink" Target="https://en.wikipedia.org/wiki/Galois/Counter_Mode" TargetMode="External"/><Relationship Id="rId63" Type="http://schemas.openxmlformats.org/officeDocument/2006/relationships/hyperlink" Target="https://en.wikipedia.org/wiki/CCM_mode" TargetMode="External"/><Relationship Id="rId66" Type="http://schemas.openxmlformats.org/officeDocument/2006/relationships/image" Target="media/image11.png"/><Relationship Id="rId65" Type="http://schemas.openxmlformats.org/officeDocument/2006/relationships/image" Target="media/image10.png"/><Relationship Id="rId68" Type="http://schemas.openxmlformats.org/officeDocument/2006/relationships/hyperlink" Target="https://docs.oasis-open.org/mqtt/mqtt/v5.0/os/mqtt-v5.0-os.html#Unicode" TargetMode="External"/><Relationship Id="rId67" Type="http://schemas.openxmlformats.org/officeDocument/2006/relationships/hyperlink" Target="https://docs.oasis-open.org/mqtt/mqtt/v5.0/os/mqtt-v5.0-os.html#Unicode" TargetMode="External"/><Relationship Id="rId60"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9" Type="http://schemas.openxmlformats.org/officeDocument/2006/relationships/hyperlink" Target="https://docs.oasis-open.org/mqtt/mqtt/v5.0/os/mqtt-v5.0-os.html#S4_13_Errors"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4.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nvlpubs.nist.gov/nistpubs/FIPS/NIST.FIPS.198-1.pdf" TargetMode="External"/><Relationship Id="rId56" Type="http://schemas.openxmlformats.org/officeDocument/2006/relationships/hyperlink" Target="https://www.rfc-editor.org/rfc/rfc2104" TargetMode="External"/><Relationship Id="rId59" Type="http://schemas.openxmlformats.org/officeDocument/2006/relationships/hyperlink" Target="https://nvlpubs.nist.gov/nistpubs/SpecialPublications/NIST.SP.800-38b.pdf" TargetMode="External"/><Relationship Id="rId58"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lnj/ooGPx5UlHh1UpjKdc7z0wA==">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E4NTA4ODUwMDYzMzMmYW1wO3VzZz1BT3ZWYXcxcGszVmVMVGpFVHFiNEhBbWJiUWlR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xODUwODg1MDA2MzMzJmFtcDt1c2c9QU92VmF3MXBrM1ZlTFRqRVRxYjRIQW1iYlFpUS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MAwoLQUFBQk9RY1ZZWlUSmw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WwAQC4AQAY4Lix0oUyIOC4sdKFMjAAQg9raXgubHFnODl6Y2dycnc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CKMAgoKdGV4dC9wbGFpbhL9AVNob3VsZCB0aGlzIGJlIHRlc3RhYmxlIGFzIGEgY29uZm9ybWFuY2UgY2xhdXNlIGkuZS4sIHlvdSBtdXN0IGJlIGFibGUgdG8gZG8gdGhpcy4uLgoKSW4gZGlzY3Vzc2lvbiBpbiBmYWNlLXRvLWZhY2UsIHRoaXMgc2VlbXMgd3JvbmcgYW5kIFBhY2tlZCBJRHMgc2hvdWxkIGJlIHVuaXF1ZSBzbyB0aGlzIENBTk5PVCBoYXBwZW4uIFRoaXMgaXMgcGFydCBvZiB0aGUgcmVhc29uaW5nIHRvIHJlbW92ZSB0aGUgbmVlZCBmb3IgYSBjb3JyZWwtaWQqGyIVMTA4NTIwNDE2Mzk1MzMyODY3OTk0KAA4ADC3uOm05TE46br2tOUx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Om69rTlMTAAQhBraXgudmZ3c3RsYm5rc3R0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LTAgoLQUFBQktCSTJiYTASoQIKC0FBQUJLQkkyYmEwEgtBQUFCS0JJMmJhMBo2Cgl0ZXh0L2h0bWwSKVdoaWNoIFRvcGljIFR5cGVzIGFyZSB2YWxpZCBpbiB0aGlzIGNhc2U/IjcKCnRleHQvcGxhaW4SKVdoaWNoIFRvcGljIFR5cGVzIGFyZSB2YWxpZCBpbiB0aGlzIGNhc2U/KhsiFTExNTYyNjM1NzE0MjczNTgxMjI2NigAOAAwrb2M2OUxOK29jNjlMUoYCgp0ZXh0L3BsYWluEgpUb3BpYyBUeXBlWgxjbGwzNXB4ZjVzZHRyAiAAeACaAQYIABAAGACqASsSKVdoaWNoIFRvcGljIFR5cGVzIGFyZSB2YWxpZCBpbiB0aGlzIGNhc2U/sAEAuAEAGK29jNjlMSCtvYzY5TE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FBAoLQUFBQkpoNGhtOW8SkwQKC0FBQUJKaDRobTlvEgtBQUFCSmg0aG05bxpqCgl0ZXh0L2h0bWwSXUN1cnJlbnRseSBESVNDT05ORUNUIGlzIG5vdCBhIHJldHJhbnNtaXR0YWJsZSBwYWNrZXQsIHNvIGRvIHdlIHJlYWxseSBuZWVkIHRvIGFja25vd2xlZGdlIGl0LiJrCgp0ZXh0L3BsYWluEl1DdXJyZW50bHkgRElTQ09OTkVDVCBpcyBub3QgYSByZXRyYW5zbWl0dGFibGUgcGFja2V0LCBzbyBkbyB3ZSByZWFsbHkgbmVlZCB0byBhY2tub3dsZWRnZSBpdC4qGyIVMTE2MDgxODk5MTcxMTM0NTMwMDAzKAA4ADC/6bC75TE4v+mwu+Ux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L/psLvlMT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1AcKC0FBQUJPUEJJY3ZREqIHCgtBQUFCT1BCSWN2URILQUFBQk9QQkljdlEakQIKCXRleHQvaHRtbB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giggIKCnRleHQvcGxhaW4S8wFJdCBkZXBlbmRzIG9uIHRoZSAiQXV0aCBEYXRhIExlbmd0aCIgcmlnaHQ/IEl0IGlzIG5vdCBCeXRlIDExIGluIGdlbmVyYWwuCldlIGNvdWxkIGluZGljYXRlIHdpdGggYSBsZXR0ZXIgdGhlIGZpbmFsIEJ5dGUgb2YgZWFjaCBzZWN0aW9uIHNvIHRoZSBuZXh0IG9uZSBjYW4gYmUgcGFyYW1ldHJpYy4KRm9yIGluc3RhbmNlIGhlcmUgQnl0ZSgxMCs1KSBjb3VsZCBieSBYLCBCeXRlIDEwIGNvdWxkIGJ5IFkuIEJ5dGUxMT1ZK1gqGyIVMTE1NjI2MzU3MTQyNzM1ODEyMjY2KAA4ADD0/a7thDI4ubK17YQyShUKCnRleHQvcGxhaW4SB0J5dGUgMTFaDGxuM3ZpYm43OXNydXICIAB4AJoBBggAEAAYAKoBhgI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sAEAuAEAGPT9ru2EMiC5srXthDIwAEIQa2l4LjR3aGR0bzI2YTBqeS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ooMCgtBQUFCSmg0aG5BYxLYCw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sAEAuAEAGIuI25LlMSCLiNuS5TEwAEIQa2l4LjF6NWg4cmQ5ZmhjZiK2AgoLQUFBQkpoNGhuYzQShAIKC0FBQUJKaDRobmM0EgtBQUFCSmg0aG5jNBouCgl0ZXh0L2h0bWwSIUluY29uc2lzdGVudCB3aXRoIHRoZSB0ZXJtaW5vbG9neSIvCgp0ZXh0L3BsYWluEiFJbmNvbnNpc3RlbnQgd2l0aCB0aGUgdGVybWlub2xvZ3kqGyIVMTE1NjI2MzU3MTQyNzM1ODEyMjY2KAA4ADCn17a+5TE4p9e2vuUxShMKCnRleHQvcGxhaW4SBWNsb3NlWgx0NjUzem95Z2g2aDFyAiAAeACaAQYIABAAGACqASMSIUluY29uc2lzdGVudCB3aXRoIHRoZSB0ZXJtaW5vbG9nebABALgBABin17a+5TEgp9e2vuUxMABCEGtpeC5ucDYybHZ3ODMwc2I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scCCgtBQUFCR2xLMXl0bxKVAgoLQUFBQkdsSzF5dG8SC0FBQUJHbEsxeXRvGj0KCXRleHQvaHRtbBIwVGhpcyBpcyB0aGUgJnF1b3Q7a2VlcCBhbGl2ZSZxdW90OyB0aW1lciwgcmlnaHQ/IjQKCnRleHQvcGxhaW4SJlRoaXMgaXMgdGhlICJrZWVwIGFsaXZlIiB0aW1lciwgcmlnaHQ/KhsiFTExNTYyNjM1NzE0MjczNTgxMjI2NigAOAAw4aSvuNoxOOGkr7jaMVoMdTFyY2FlYWY0MXVqcgIgAHgAiAECmgEGCAAQABgAqgEyEjBUaGlzIGlzIHRoZSAmcXVvdDtrZWVwIGFsaXZlJnF1b3Q7IHRpbWVyLCByaWdodD+wAQC4AQEY4aSvuNoxIOGkr7jaMTAAQhBraXguZGt6OTExaHJicHdi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qQCCgtBQUFCSkY1WnRHYxLuAQoLQUFBQkpGNVp0R2MSC0FBQUJKRjVadEdjGg0KCXRleHQvaHRtbBIAIg4KCnRleHQvcGxhaW4SACobIhUxMTU2MjYzNTcxNDI3MzU4MTIyNjYoADgAMKzg/OXjMTj36fzl4zFKSwokYXBwbGljYXRpb24vdm5kLmdvb2dsZS1hcHBzLmRvY3MubWRzGiPC19rkAR0KGwoOCghzY2VuYXJpbxABGAASBwoBcxABGAAYAVoMYTI2Mnc3aXVuNXhhcgIgAHgAggEUc3VnZ2VzdC42ZGZ0dWw4YmdjdTSIAQKaAQYIABAAGACwAQC4AQEYrOD85eMxIPfp/OXjMTAAQhRzdWdnZXN0LjZkZnR1bDhiZ2N1NC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zEAoLQUFBQTZjWFRyeWsSgR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tQ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IgBAp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UK4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IgBAp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BWgxtNmJkNXgyOWJzeTNyAiAAeACIAQKaAQYIABAAGACqAVcSVVdoYXQgaXMgdGhlIG1heCBzaXplIG9mIHRoZSDigJx3aXJlbGVzcyBub2RlIGlk4oCdPyBDYW4gd2UgdXNlIHRoZSBjbGllbnQgaWQgaW5zdGVhZD+wAQC4AQEYta29hLAxIPb16ua0MTAAQhBraXgueHgwYno4OWM3bDVl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IxODUwODg0OTkwNjAxJmFtcDt1c2c9QU92VmF3MVFmdW1BUjhyc1R5aUttSjFKZ1BDSC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yMTg1MDg4NDk5MDYwMSZhbXA7dXNnPUFPdlZhdzFRZnVtQVI4cnNUeWlLbUoxSmdQQ0g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r8ICgtBQUFBNmNYVHI1axKNCA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hChRzdWdnZXN0LjJqdWd1ZXZyZzY1YhIJQW5vbnltb3VzaiEKFHN1Z2dlc3QudW1wMDV2czdwaXhtEglBbm9ueW1vdXNqMwoUc3VnZ2VzdC5pYXJxNXp3ZGdzcmISG2RhdmlkZS5sZW56YXJpbmlAdS1ibG94LmNvbWozChRzdWdnZXN0LmNjYjJyYXk2NG9rMBIbZGF2aWRlLmxlbnphcmluaUB1LWJsb3guY29tajMKFHN1Z2dlc3QudG9vN3Z2dDE3eWRuEhtkYXZpZGUubGVuemFyaW5pQHUtYmxveC5jb21qIQoUc3VnZ2VzdC4ybm54ZHVrZzhmNjQSCUFub255bW91c3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