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608395018"/>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628233849"/>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Session Expiry Interval</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Will Topic Alias or Will Topic Name Length</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3.1.10 Will Topic Name</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Will Payload Length</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Authentication Method Length</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Data Length</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Client Identifier</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3.1.18 CONNECT Actions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 (Sess Exp)</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 (Server KA)</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 (Auth)</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Client Identifier</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 PINGREQ Actions</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Forwarder Encapsulation</w:t>
              <w:tab/>
              <w:t xml:space="preserve">87</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Forwarder Encapsulation Header</w:t>
              <w:tab/>
              <w:t xml:space="preserve">87</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Client Addressing Information</w:t>
              <w:tab/>
              <w:t xml:space="preserve">87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MQTT-SN Packet</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Gateway Discovery Packets</w:t>
              <w:tab/>
              <w:t xml:space="preserve">88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ADVERTISE - Gateway Advertisement</w:t>
              <w:tab/>
              <w:t xml:space="preserve">88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3.19.1.1 ADVERTISE Header</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3.19.1.2 Gateway Identifier</w:t>
              <w:tab/>
              <w:t xml:space="preserve">88</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3.19.1.3 Duration</w:t>
              <w:tab/>
              <w:t xml:space="preserve">88</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SEARCHGW - Search for A Gateway</w:t>
              <w:tab/>
              <w:t xml:space="preserve">88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3.19.2.1 SEARCHGW Header</w:t>
              <w:tab/>
              <w:t xml:space="preserve">89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3.19.2.2 Additional Network Information</w:t>
              <w:tab/>
              <w:t xml:space="preserve">89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GWINFO - Gateway Information</w:t>
              <w:tab/>
              <w:t xml:space="preserve">89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3.19.3.1 GWINFO Header</w:t>
              <w:tab/>
              <w:t xml:space="preserve">90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3.19.3.2 Gateway Identifier</w:t>
              <w:tab/>
              <w:t xml:space="preserve">90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3.19.3.3 Gateway Address</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92</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95</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95</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97</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98</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99</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99</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100</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100</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101</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101</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102</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103</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104</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104</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105</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105</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106</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107</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107</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109</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109</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112</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113</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113</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115</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116</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117</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119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121</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121</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122</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122</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124</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125</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125</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126</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126</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127</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127</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128</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128</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128</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128</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128</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129</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130</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130</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131</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132</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132</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132</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133</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134</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135</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136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137</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138</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139</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141</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141</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141</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142</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142</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142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142</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142</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142</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142</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142</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143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143</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144</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1">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2">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4">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6">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7">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8">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A">
      <w:pPr>
        <w:rPr/>
      </w:pPr>
      <w:sdt>
        <w:sdtPr>
          <w:id w:val="2096567322"/>
          <w:tag w:val="goog_rdk_1"/>
        </w:sdtPr>
        <w:sdtContent>
          <w:commentRangeStart w:id="1"/>
        </w:sdtContent>
      </w:sdt>
      <w:r w:rsidDel="00000000" w:rsidR="00000000" w:rsidRPr="00000000">
        <w:rPr>
          <w:rFonts w:ascii="Arial" w:cs="Arial" w:eastAsia="Arial" w:hAnsi="Arial"/>
          <w:rtl w:val="0"/>
        </w:rPr>
        <w:t xml:space="preserve">Text describing the changes/differences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B">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8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8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3">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4">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9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w:t>
      </w:r>
      <w:r w:rsidDel="00000000" w:rsidR="00000000" w:rsidRPr="00000000">
        <w:rPr>
          <w:color w:val="000000"/>
          <w:shd w:fill="auto" w:val="clear"/>
          <w:rtl w:val="0"/>
        </w:rPr>
        <w:t xml:space="preserve">sender</w:t>
      </w:r>
      <w:r w:rsidDel="00000000" w:rsidR="00000000" w:rsidRPr="00000000">
        <w:rPr>
          <w:rFonts w:ascii="Arial" w:cs="Arial" w:eastAsia="Arial" w:hAnsi="Arial"/>
          <w:color w:val="000000"/>
          <w:sz w:val="22"/>
          <w:szCs w:val="22"/>
          <w:shd w:fill="auto" w:val="clear"/>
          <w:rtl w:val="0"/>
        </w:rPr>
        <w:t xml:space="preserve">. This could be, for example:</w:t>
      </w:r>
    </w:p>
    <w:p w:rsidR="00000000" w:rsidDel="00000000" w:rsidP="00000000" w:rsidRDefault="00000000" w:rsidRPr="00000000" w14:paraId="0000019E">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9F">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0">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A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(or MQTT) protocols across the network for the application. When an Application Message is transported by MQTT-SN (or MQTT) it </w:t>
      </w:r>
      <w:sdt>
        <w:sdtPr>
          <w:id w:val="-915568007"/>
          <w:tag w:val="goog_rdk_2"/>
        </w:sdtPr>
        <w:sdtContent>
          <w:commentRangeStart w:id="2"/>
        </w:sdtContent>
      </w:sdt>
      <w:sdt>
        <w:sdtPr>
          <w:id w:val="-1792137983"/>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contains </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color w:val="000000"/>
          <w:sz w:val="22"/>
          <w:szCs w:val="22"/>
          <w:shd w:fill="auto" w:val="clear"/>
          <w:rtl w:val="0"/>
        </w:rPr>
        <w:t xml:space="preserve">payload data, a Quality of Service (QoS), and a Topic Name.</w:t>
      </w:r>
    </w:p>
    <w:p w:rsidR="00000000" w:rsidDel="00000000" w:rsidP="00000000" w:rsidRDefault="00000000" w:rsidRPr="00000000" w14:paraId="000001A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6">
      <w:pPr>
        <w:spacing w:after="240" w:before="0" w:lineRule="auto"/>
        <w:ind w:left="0" w:right="0" w:firstLine="0"/>
        <w:rPr>
          <w:color w:val="000000"/>
          <w:shd w:fill="auto" w:val="clear"/>
        </w:rPr>
      </w:pPr>
      <w:r w:rsidDel="00000000" w:rsidR="00000000" w:rsidRPr="00000000">
        <w:rPr>
          <w:color w:val="000000"/>
          <w:shd w:fill="auto" w:val="clear"/>
          <w:rtl w:val="0"/>
        </w:rPr>
        <w:t xml:space="preserve">A program or device that uses MQTT-SN. An MQTT-SN Client does one or more of the following:</w:t>
      </w:r>
    </w:p>
    <w:p w:rsidR="00000000" w:rsidDel="00000000" w:rsidP="00000000" w:rsidRDefault="00000000" w:rsidRPr="00000000" w14:paraId="000001A7">
      <w:pPr>
        <w:numPr>
          <w:ilvl w:val="0"/>
          <w:numId w:val="52"/>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creates a Virtual Connection to a Server, then:</w:t>
      </w:r>
    </w:p>
    <w:p w:rsidR="00000000" w:rsidDel="00000000" w:rsidP="00000000" w:rsidRDefault="00000000" w:rsidRPr="00000000" w14:paraId="000001A8">
      <w:pPr>
        <w:numPr>
          <w:ilvl w:val="1"/>
          <w:numId w:val="52"/>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that other Clients might be interested in.</w:t>
      </w:r>
    </w:p>
    <w:p w:rsidR="00000000" w:rsidDel="00000000" w:rsidP="00000000" w:rsidRDefault="00000000" w:rsidRPr="00000000" w14:paraId="000001A9">
      <w:pPr>
        <w:numPr>
          <w:ilvl w:val="1"/>
          <w:numId w:val="52"/>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subscribes to request Application Messages that it is interested in receiving.</w:t>
      </w:r>
    </w:p>
    <w:p w:rsidR="00000000" w:rsidDel="00000000" w:rsidP="00000000" w:rsidRDefault="00000000" w:rsidRPr="00000000" w14:paraId="000001AA">
      <w:pPr>
        <w:numPr>
          <w:ilvl w:val="1"/>
          <w:numId w:val="52"/>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unsubscribes to remove a request for Application Messages.</w:t>
      </w:r>
    </w:p>
    <w:p w:rsidR="00000000" w:rsidDel="00000000" w:rsidP="00000000" w:rsidRDefault="00000000" w:rsidRPr="00000000" w14:paraId="000001AB">
      <w:pPr>
        <w:numPr>
          <w:ilvl w:val="1"/>
          <w:numId w:val="52"/>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deletes the Virtual Connection to the Server.</w:t>
      </w:r>
    </w:p>
    <w:p w:rsidR="00000000" w:rsidDel="00000000" w:rsidP="00000000" w:rsidRDefault="00000000" w:rsidRPr="00000000" w14:paraId="000001AC">
      <w:pPr>
        <w:numPr>
          <w:ilvl w:val="0"/>
          <w:numId w:val="52"/>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AD">
      <w:pPr>
        <w:numPr>
          <w:ilvl w:val="1"/>
          <w:numId w:val="52"/>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to one or more recipients.</w:t>
      </w:r>
    </w:p>
    <w:p w:rsidR="00000000" w:rsidDel="00000000" w:rsidP="00000000" w:rsidRDefault="00000000" w:rsidRPr="00000000" w14:paraId="000001AE">
      <w:pPr>
        <w:spacing w:after="240" w:before="240" w:line="276" w:lineRule="auto"/>
        <w:ind w:left="0" w:right="0" w:firstLine="0"/>
        <w:rPr>
          <w:color w:val="000000"/>
          <w:shd w:fill="auto" w:val="clear"/>
        </w:rPr>
      </w:pPr>
      <w:r w:rsidDel="00000000" w:rsidR="00000000" w:rsidRPr="00000000">
        <w:rPr>
          <w:rFonts w:ascii="Arial" w:cs="Arial" w:eastAsia="Arial" w:hAnsi="Arial"/>
          <w:b w:val="1"/>
          <w:color w:val="000000"/>
          <w:sz w:val="22"/>
          <w:szCs w:val="22"/>
          <w:shd w:fill="auto" w:val="clear"/>
          <w:rtl w:val="0"/>
        </w:rPr>
        <w:t xml:space="preserve">Server:</w:t>
      </w:r>
      <w:r w:rsidDel="00000000" w:rsidR="00000000" w:rsidRPr="00000000">
        <w:rPr>
          <w:rtl w:val="0"/>
        </w:rPr>
      </w:r>
    </w:p>
    <w:p w:rsidR="00000000" w:rsidDel="00000000" w:rsidP="00000000" w:rsidRDefault="00000000" w:rsidRPr="00000000" w14:paraId="000001AF">
      <w:pPr>
        <w:spacing w:after="240" w:before="240" w:lineRule="auto"/>
        <w:ind w:left="0" w:right="0" w:firstLine="0"/>
        <w:rPr>
          <w:color w:val="000000"/>
          <w:shd w:fill="auto" w:val="clear"/>
        </w:rPr>
      </w:pPr>
      <w:r w:rsidDel="00000000" w:rsidR="00000000" w:rsidRPr="00000000">
        <w:rPr>
          <w:color w:val="000000"/>
          <w:shd w:fill="auto" w:val="clear"/>
          <w:rtl w:val="0"/>
        </w:rPr>
        <w:t xml:space="preserve">A program or device that acts as an intermediary between Clients which publish Application Messages and Clients which have made Subscriptions.</w:t>
      </w:r>
    </w:p>
    <w:p w:rsidR="00000000" w:rsidDel="00000000" w:rsidP="00000000" w:rsidRDefault="00000000" w:rsidRPr="00000000" w14:paraId="000001B0">
      <w:pPr>
        <w:spacing w:after="240" w:before="240" w:lineRule="auto"/>
        <w:ind w:left="0" w:right="0" w:firstLine="0"/>
        <w:rPr>
          <w:color w:val="000000"/>
          <w:shd w:fill="auto" w:val="clear"/>
        </w:rPr>
      </w:pPr>
      <w:r w:rsidDel="00000000" w:rsidR="00000000" w:rsidRPr="00000000">
        <w:rPr>
          <w:color w:val="000000"/>
          <w:shd w:fill="auto" w:val="clear"/>
          <w:rtl w:val="0"/>
        </w:rPr>
        <w:t xml:space="preserve">A Server does one or more of the following:</w:t>
      </w:r>
    </w:p>
    <w:p w:rsidR="00000000" w:rsidDel="00000000" w:rsidP="00000000" w:rsidRDefault="00000000" w:rsidRPr="00000000" w14:paraId="000001B1">
      <w:pPr>
        <w:numPr>
          <w:ilvl w:val="0"/>
          <w:numId w:val="14"/>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accepts CONNECT requests from Clients and then:</w:t>
      </w:r>
    </w:p>
    <w:p w:rsidR="00000000" w:rsidDel="00000000" w:rsidP="00000000" w:rsidRDefault="00000000" w:rsidRPr="00000000" w14:paraId="000001B2">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published by Clients.</w:t>
      </w:r>
    </w:p>
    <w:p w:rsidR="00000000" w:rsidDel="00000000" w:rsidP="00000000" w:rsidRDefault="00000000" w:rsidRPr="00000000" w14:paraId="000001B3">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processes Subscribe and Unsubscribe requests from Clients.</w:t>
      </w:r>
    </w:p>
    <w:p w:rsidR="00000000" w:rsidDel="00000000" w:rsidP="00000000" w:rsidRDefault="00000000" w:rsidRPr="00000000" w14:paraId="000001B4">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Application Messages that match Client Subscriptions.</w:t>
      </w:r>
    </w:p>
    <w:p w:rsidR="00000000" w:rsidDel="00000000" w:rsidP="00000000" w:rsidRDefault="00000000" w:rsidRPr="00000000" w14:paraId="000001B5">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DISCONNECT requests from connected Clients.</w:t>
      </w:r>
    </w:p>
    <w:p w:rsidR="00000000" w:rsidDel="00000000" w:rsidP="00000000" w:rsidRDefault="00000000" w:rsidRPr="00000000" w14:paraId="000001B6">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B7">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w:t>
      </w:r>
    </w:p>
    <w:p w:rsidR="00000000" w:rsidDel="00000000" w:rsidP="00000000" w:rsidRDefault="00000000" w:rsidRPr="00000000" w14:paraId="000001B8">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then:</w:t>
      </w:r>
    </w:p>
    <w:p w:rsidR="00000000" w:rsidDel="00000000" w:rsidP="00000000" w:rsidRDefault="00000000" w:rsidRPr="00000000" w14:paraId="000001B9">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the MQTT Server and forwards some or all to MQTT-SN Clients.</w:t>
      </w:r>
    </w:p>
    <w:p w:rsidR="00000000" w:rsidDel="00000000" w:rsidP="00000000" w:rsidRDefault="00000000" w:rsidRPr="00000000" w14:paraId="000001BA">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MQTT-SN Clients and forwards some or all to the MQTT Server.</w:t>
      </w:r>
    </w:p>
    <w:p w:rsidR="00000000" w:rsidDel="00000000" w:rsidP="00000000" w:rsidRDefault="00000000" w:rsidRPr="00000000" w14:paraId="000001BB">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when an MQTT-SN CONNECT request is received, then:</w:t>
      </w:r>
    </w:p>
    <w:p w:rsidR="00000000" w:rsidDel="00000000" w:rsidP="00000000" w:rsidRDefault="00000000" w:rsidRPr="00000000" w14:paraId="000001BC">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 packets to the MQTT Server for each MQTT-SN packet received</w:t>
      </w:r>
    </w:p>
    <w:p w:rsidR="00000000" w:rsidDel="00000000" w:rsidP="00000000" w:rsidRDefault="00000000" w:rsidRPr="00000000" w14:paraId="000001BD">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MQTT-SN packets to the MQTT-SN Client for each MQTT packet received</w:t>
      </w:r>
    </w:p>
    <w:p w:rsidR="00000000" w:rsidDel="00000000" w:rsidP="00000000" w:rsidRDefault="00000000" w:rsidRPr="00000000" w14:paraId="000001BE">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closes the MQTT Network Connection when the MQTT-SN Virtual Connection is deleted</w:t>
      </w:r>
    </w:p>
    <w:p w:rsidR="00000000" w:rsidDel="00000000" w:rsidP="00000000" w:rsidRDefault="00000000" w:rsidRPr="00000000" w14:paraId="000001BF">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C0">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r w:rsidDel="00000000" w:rsidR="00000000" w:rsidRPr="00000000">
        <w:rPr>
          <w:rtl w:val="0"/>
        </w:rPr>
      </w:r>
    </w:p>
    <w:p w:rsidR="00000000" w:rsidDel="00000000" w:rsidP="00000000" w:rsidRDefault="00000000" w:rsidRPr="00000000" w14:paraId="000001C1">
      <w:pPr>
        <w:spacing w:after="240" w:before="0" w:lineRule="auto"/>
        <w:ind w:left="0" w:right="0" w:firstLine="0"/>
        <w:rPr>
          <w:b w:val="1"/>
          <w:color w:val="000000"/>
          <w:shd w:fill="auto" w:val="clear"/>
        </w:rPr>
      </w:pPr>
      <w:r w:rsidDel="00000000" w:rsidR="00000000" w:rsidRPr="00000000">
        <w:rPr>
          <w:b w:val="1"/>
          <w:color w:val="000000"/>
          <w:shd w:fill="auto" w:val="clear"/>
          <w:rtl w:val="0"/>
        </w:rPr>
        <w:t xml:space="preserve">Gateway:</w:t>
      </w:r>
    </w:p>
    <w:p w:rsidR="00000000" w:rsidDel="00000000" w:rsidP="00000000" w:rsidRDefault="00000000" w:rsidRPr="00000000" w14:paraId="000001C2">
      <w:pPr>
        <w:spacing w:after="240" w:before="240" w:lineRule="auto"/>
        <w:ind w:left="0" w:right="0" w:firstLine="0"/>
        <w:rPr>
          <w:color w:val="000000"/>
          <w:shd w:fill="auto" w:val="clear"/>
        </w:rPr>
      </w:pPr>
      <w:r w:rsidDel="00000000" w:rsidR="00000000" w:rsidRPr="00000000">
        <w:rPr>
          <w:color w:val="000000"/>
          <w:shd w:fill="auto" w:val="clear"/>
          <w:rtl w:val="0"/>
        </w:rPr>
        <w:t xml:space="preserve">An MQTT-SN Server that uses one or more TCP connections to communicate with an MQTT Server.</w:t>
      </w:r>
    </w:p>
    <w:p w:rsidR="00000000" w:rsidDel="00000000" w:rsidP="00000000" w:rsidRDefault="00000000" w:rsidRPr="00000000" w14:paraId="000001C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5">
      <w:pPr>
        <w:numPr>
          <w:ilvl w:val="0"/>
          <w:numId w:val="16"/>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6">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7">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8">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C9">
      <w:pPr>
        <w:numPr>
          <w:ilvl w:val="0"/>
          <w:numId w:val="16"/>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C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C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C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C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CE">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CF">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0">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1">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2">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D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D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D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B">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D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D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D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D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r w:rsidDel="00000000" w:rsidR="00000000" w:rsidRPr="00000000">
        <w:rPr>
          <w:color w:val="000000"/>
          <w:shd w:fill="auto" w:val="clear"/>
          <w:rtl w:val="0"/>
        </w:rPr>
        <w:t xml:space="preserve"> Two Byte</w:t>
      </w:r>
      <w:r w:rsidDel="00000000" w:rsidR="00000000" w:rsidRPr="00000000">
        <w:rPr>
          <w:rFonts w:ascii="Arial" w:cs="Arial" w:eastAsia="Arial" w:hAnsi="Arial"/>
          <w:color w:val="000000"/>
          <w:sz w:val="22"/>
          <w:szCs w:val="22"/>
          <w:shd w:fill="auto" w:val="clear"/>
          <w:rtl w:val="0"/>
        </w:rPr>
        <w:t xml:space="preserve"> Int</w:t>
      </w:r>
      <w:r w:rsidDel="00000000" w:rsidR="00000000" w:rsidRPr="00000000">
        <w:rPr>
          <w:color w:val="000000"/>
          <w:shd w:fill="auto" w:val="clear"/>
          <w:rtl w:val="0"/>
        </w:rPr>
        <w:t xml:space="preserve">eger </w:t>
      </w:r>
      <w:r w:rsidDel="00000000" w:rsidR="00000000" w:rsidRPr="00000000">
        <w:rPr>
          <w:rFonts w:ascii="Arial" w:cs="Arial" w:eastAsia="Arial" w:hAnsi="Arial"/>
          <w:color w:val="000000"/>
          <w:sz w:val="22"/>
          <w:szCs w:val="22"/>
          <w:shd w:fill="auto" w:val="clear"/>
          <w:rtl w:val="0"/>
        </w:rPr>
        <w:t xml:space="preserve">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4">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E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E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E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w:t>
      </w:r>
      <w:sdt>
        <w:sdtPr>
          <w:id w:val="577172579"/>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Publish Packet</w:t>
      </w:r>
      <w:commentRangeEnd w:id="4"/>
      <w:r w:rsidDel="00000000" w:rsidR="00000000" w:rsidRPr="00000000">
        <w:commentReference w:id="4"/>
      </w:r>
      <w:r w:rsidDel="00000000" w:rsidR="00000000" w:rsidRPr="00000000">
        <w:rPr>
          <w:rFonts w:ascii="Arial" w:cs="Arial" w:eastAsia="Arial" w:hAnsi="Arial"/>
          <w:color w:val="000000"/>
          <w:sz w:val="22"/>
          <w:szCs w:val="22"/>
          <w:shd w:fill="auto" w:val="clear"/>
          <w:rtl w:val="0"/>
        </w:rPr>
        <w:t xml:space="preserve">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E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EE">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1EF">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3">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1F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1F7">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1F8">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1F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1F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1F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D">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2">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5">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6">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0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0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09">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0B">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0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0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0E">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0F">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0">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1">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2">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3">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4">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5">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1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19">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1A">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1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1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1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1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1">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2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24">
      <w:pPr>
        <w:numPr>
          <w:ilvl w:val="0"/>
          <w:numId w:val="6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25">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26">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27">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28">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29">
      <w:pPr>
        <w:numPr>
          <w:ilvl w:val="0"/>
          <w:numId w:val="62"/>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A">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2B">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2D">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2F">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0">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1">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34">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35">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8"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3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3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3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3D">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3E">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3F">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1634560154"/>
          <w:tag w:val="goog_rdk_5"/>
        </w:sdtPr>
        <w:sdtContent>
          <w:commentRangeStart w:id="5"/>
        </w:sdtContent>
      </w:sdt>
      <w:sdt>
        <w:sdtPr>
          <w:id w:val="-712833163"/>
          <w:tag w:val="goog_rdk_6"/>
        </w:sdtPr>
        <w:sdtContent>
          <w:commentRangeStart w:id="6"/>
        </w:sdtContent>
      </w:sdt>
      <w:r w:rsidDel="00000000" w:rsidR="00000000" w:rsidRPr="00000000">
        <w:rPr>
          <w:rFonts w:ascii="Arial" w:cs="Arial" w:eastAsia="Arial" w:hAnsi="Arial"/>
          <w:sz w:val="22"/>
          <w:szCs w:val="22"/>
          <w:rtl w:val="0"/>
        </w:rPr>
        <w:t xml:space="preserve">the string A𪛔 which</w:t>
      </w:r>
      <w:commentRangeEnd w:id="5"/>
      <w:r w:rsidDel="00000000" w:rsidR="00000000" w:rsidRPr="00000000">
        <w:commentReference w:id="5"/>
      </w:r>
      <w:commentRangeEnd w:id="6"/>
      <w:r w:rsidDel="00000000" w:rsidR="00000000" w:rsidRPr="00000000">
        <w:commentReference w:id="6"/>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0">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1">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0" name="image35.png"/>
            <a:graphic>
              <a:graphicData uri="http://schemas.openxmlformats.org/drawingml/2006/picture">
                <pic:pic>
                  <pic:nvPicPr>
                    <pic:cNvPr id="0" name="image35.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3">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46">
      <w:pPr>
        <w:rPr>
          <w:rFonts w:ascii="Arial" w:cs="Arial" w:eastAsia="Arial" w:hAnsi="Arial"/>
        </w:rPr>
      </w:pPr>
      <w:sdt>
        <w:sdtPr>
          <w:id w:val="2012572396"/>
          <w:tag w:val="goog_rdk_7"/>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7">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8">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9">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4B">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6"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0"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0">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1">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2">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3">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54">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55">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6">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58">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2250"/>
        <w:gridCol w:w="4185"/>
        <w:tblGridChange w:id="0">
          <w:tblGrid>
            <w:gridCol w:w="2115"/>
            <w:gridCol w:w="1365"/>
            <w:gridCol w:w="2250"/>
            <w:gridCol w:w="4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8">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rPr>
            </w:pPr>
            <w:r w:rsidDel="00000000" w:rsidR="00000000" w:rsidRPr="00000000">
              <w:rPr>
                <w:rFonts w:ascii="Arial" w:cs="Arial" w:eastAsia="Arial" w:hAnsi="Arial"/>
                <w:rtl w:val="0"/>
              </w:rPr>
              <w:t xml:space="preserve">0x19-0xFC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MQTT-SN packet envelope to add addressing information for Forwarders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Session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MQTT-SN Packet envelope to add session identification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9">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DA">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DB">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DC">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D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E9">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1">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2">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3">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4">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1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1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1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19">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1A">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1B">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7" name="image15.png"/>
            <a:graphic>
              <a:graphicData uri="http://schemas.openxmlformats.org/drawingml/2006/picture">
                <pic:pic>
                  <pic:nvPicPr>
                    <pic:cNvPr id="0" name="image15.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1D">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1E">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1F">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0">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2">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3">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4">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2C">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2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SLEEPRESP, AUTH (server only)</w:t>
            </w:r>
          </w:p>
        </w:tc>
        <w:tc>
          <w:tcPr/>
          <w:p w:rsidR="00000000" w:rsidDel="00000000" w:rsidP="00000000" w:rsidRDefault="00000000" w:rsidRPr="00000000" w14:paraId="0000032E">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5C">
            <w:pPr>
              <w:spacing w:after="9" w:lineRule="auto"/>
              <w:ind w:right="4"/>
              <w:rPr>
                <w:rFonts w:ascii="Arial" w:cs="Arial" w:eastAsia="Arial" w:hAnsi="Arial"/>
                <w:shd w:fill="d0e0e3" w:val="clear"/>
              </w:rPr>
            </w:pPr>
            <w:sdt>
              <w:sdtPr>
                <w:id w:val="-827680175"/>
                <w:tag w:val="goog_rdk_8"/>
              </w:sdtPr>
              <w:sdtContent>
                <w:commentRangeStart w:id="7"/>
              </w:sdtContent>
            </w:sdt>
            <w:r w:rsidDel="00000000" w:rsidR="00000000" w:rsidRPr="00000000">
              <w:rPr>
                <w:rFonts w:ascii="Arial" w:cs="Arial" w:eastAsia="Arial" w:hAnsi="Arial"/>
                <w:shd w:fill="d0e0e3" w:val="clear"/>
                <w:rtl w:val="0"/>
              </w:rPr>
              <w:t xml:space="preserve">26</w:t>
            </w:r>
            <w:commentRangeEnd w:id="7"/>
            <w:r w:rsidDel="00000000" w:rsidR="00000000" w:rsidRPr="00000000">
              <w:commentReference w:id="7"/>
            </w:r>
            <w:r w:rsidDel="00000000" w:rsidR="00000000" w:rsidRPr="00000000">
              <w:rPr>
                <w:rtl w:val="0"/>
              </w:rPr>
            </w:r>
          </w:p>
        </w:tc>
        <w:tc>
          <w:tcPr>
            <w:shd w:fill="d0e0e3" w:val="clear"/>
          </w:tcPr>
          <w:p w:rsidR="00000000" w:rsidDel="00000000" w:rsidP="00000000" w:rsidRDefault="00000000" w:rsidRPr="00000000" w14:paraId="0000035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5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5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6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1">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2">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BB">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BC">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C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D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DF">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4">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E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E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E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1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1B">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1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1D">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1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1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20">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2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2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2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2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2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2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2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2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3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3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46">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4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49">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4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4C">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4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4E">
      <w:pPr>
        <w:rPr/>
      </w:pPr>
      <w:r w:rsidDel="00000000" w:rsidR="00000000" w:rsidRPr="00000000">
        <w:rPr>
          <w:rtl w:val="0"/>
        </w:rPr>
        <w:t xml:space="preserve">Note(s):</w:t>
      </w:r>
    </w:p>
    <w:p w:rsidR="00000000" w:rsidDel="00000000" w:rsidP="00000000" w:rsidRDefault="00000000" w:rsidRPr="00000000" w14:paraId="0000044F">
      <w:pPr>
        <w:numPr>
          <w:ilvl w:val="0"/>
          <w:numId w:val="38"/>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50">
      <w:pPr>
        <w:numPr>
          <w:ilvl w:val="0"/>
          <w:numId w:val="38"/>
        </w:numPr>
        <w:spacing w:after="200" w:before="0" w:lineRule="auto"/>
        <w:ind w:left="720" w:hanging="360"/>
        <w:rPr>
          <w:rFonts w:ascii="Arial" w:cs="Arial" w:eastAsia="Arial" w:hAnsi="Arial"/>
          <w:u w:val="none"/>
        </w:rPr>
      </w:pPr>
      <w:sdt>
        <w:sdtPr>
          <w:id w:val="2025137947"/>
          <w:tag w:val="goog_rdk_9"/>
        </w:sdtPr>
        <w:sdtContent>
          <w:commentRangeStart w:id="8"/>
        </w:sdtContent>
      </w:sdt>
      <w:sdt>
        <w:sdtPr>
          <w:id w:val="1989679115"/>
          <w:tag w:val="goog_rdk_10"/>
        </w:sdtPr>
        <w:sdtContent>
          <w:commentRangeStart w:id="9"/>
        </w:sdtContent>
      </w:sdt>
      <w:sdt>
        <w:sdtPr>
          <w:id w:val="-165143220"/>
          <w:tag w:val="goog_rdk_11"/>
        </w:sdtPr>
        <w:sdtContent>
          <w:commentRangeStart w:id="10"/>
        </w:sdtContent>
      </w:sdt>
      <w:sdt>
        <w:sdtPr>
          <w:id w:val="1367263199"/>
          <w:tag w:val="goog_rdk_12"/>
        </w:sdtPr>
        <w:sdtContent>
          <w:commentRangeStart w:id="11"/>
        </w:sdtContent>
      </w:sdt>
      <w:sdt>
        <w:sdtPr>
          <w:id w:val="1787327481"/>
          <w:tag w:val="goog_rdk_13"/>
        </w:sdtPr>
        <w:sdtContent>
          <w:commentRangeStart w:id="12"/>
        </w:sdtContent>
      </w:sdt>
      <w:r w:rsidDel="00000000" w:rsidR="00000000" w:rsidRPr="00000000">
        <w:rPr>
          <w:rFonts w:ascii="Arial" w:cs="Arial" w:eastAsia="Arial" w:hAnsi="Arial"/>
          <w:rtl w:val="0"/>
        </w:rPr>
        <w:t xml:space="preserve">The MQTT-SN dedicated range of reason codes is from 0xE6 (230) to 0xFF(255).</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51">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2">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3">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4">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5">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6">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57">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67">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68">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69">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6A">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B">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6C">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6D">
      <w:pPr>
        <w:rPr>
          <w:rFonts w:ascii="Arial" w:cs="Arial" w:eastAsia="Arial" w:hAnsi="Arial"/>
        </w:rPr>
      </w:pPr>
      <w:r w:rsidDel="00000000" w:rsidR="00000000" w:rsidRPr="00000000">
        <w:rPr/>
        <w:drawing>
          <wp:inline distB="114300" distT="114300" distL="114300" distR="114300">
            <wp:extent cx="4754880" cy="7384473"/>
            <wp:effectExtent b="0" l="0" r="0" t="0"/>
            <wp:docPr id="54" name="image34.png"/>
            <a:graphic>
              <a:graphicData uri="http://schemas.openxmlformats.org/drawingml/2006/picture">
                <pic:pic>
                  <pic:nvPicPr>
                    <pic:cNvPr id="0" name="image34.png"/>
                    <pic:cNvPicPr preferRelativeResize="0"/>
                  </pic:nvPicPr>
                  <pic:blipFill>
                    <a:blip r:embed="rId66"/>
                    <a:srcRect b="57" l="0" r="0" t="57"/>
                    <a:stretch>
                      <a:fillRect/>
                    </a:stretch>
                  </pic:blipFill>
                  <pic:spPr>
                    <a:xfrm>
                      <a:off x="0" y="0"/>
                      <a:ext cx="4754880" cy="7384473"/>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6F">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70">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1">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7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73">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74">
      <w:pPr>
        <w:pStyle w:val="Heading4"/>
        <w:ind w:left="0" w:firstLine="0"/>
        <w:rPr/>
      </w:pPr>
      <w:bookmarkStart w:colFirst="0" w:colLast="0" w:name="_heading=h.etqaie4ha8c7" w:id="37"/>
      <w:bookmarkEnd w:id="37"/>
      <w:r w:rsidDel="00000000" w:rsidR="00000000" w:rsidRPr="00000000">
        <w:rPr>
          <w:rtl w:val="0"/>
        </w:rPr>
        <w:t xml:space="preserve">3.1.2.1 Clean Start Flag</w:t>
      </w:r>
    </w:p>
    <w:p w:rsidR="00000000" w:rsidDel="00000000" w:rsidP="00000000" w:rsidRDefault="00000000" w:rsidRPr="00000000" w14:paraId="00000475">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7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77">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7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79">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7A">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7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7C">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7D">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7E">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7F">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80">
      <w:pPr>
        <w:numPr>
          <w:ilvl w:val="0"/>
          <w:numId w:val="25"/>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81">
      <w:pPr>
        <w:numPr>
          <w:ilvl w:val="0"/>
          <w:numId w:val="25"/>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82">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3">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84">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85">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3-1.</w:t>
      </w:r>
      <w:r w:rsidDel="00000000" w:rsidR="00000000" w:rsidRPr="00000000">
        <w:rPr>
          <w:rtl w:val="0"/>
        </w:rPr>
      </w:r>
    </w:p>
    <w:p w:rsidR="00000000" w:rsidDel="00000000" w:rsidP="00000000" w:rsidRDefault="00000000" w:rsidRPr="00000000" w14:paraId="0000048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7">
      <w:pPr>
        <w:spacing w:after="240" w:before="240" w:lineRule="auto"/>
        <w:ind w:left="0" w:right="0" w:firstLine="0"/>
        <w:rPr>
          <w:color w:val="000000"/>
        </w:rPr>
      </w:pPr>
      <w:r w:rsidDel="00000000" w:rsidR="00000000" w:rsidRPr="00000000">
        <w:rPr>
          <w:color w:val="000000"/>
          <w:highlight w:val="yellow"/>
          <w:rtl w:val="0"/>
        </w:rPr>
        <w:t xml:space="preserve">If the Authentication Flag is set to 0, the Authentication Method and Authentication Data fields MUST NOT be present in the Packet</w:t>
      </w:r>
      <w:r w:rsidDel="00000000" w:rsidR="00000000" w:rsidRPr="00000000">
        <w:rPr>
          <w:color w:val="000000"/>
          <w:rtl w:val="0"/>
        </w:rPr>
        <w:t xml:space="preserve"> </w:t>
      </w:r>
      <w:r w:rsidDel="00000000" w:rsidR="00000000" w:rsidRPr="00000000">
        <w:rPr>
          <w:color w:val="ff0000"/>
          <w:rtl w:val="0"/>
        </w:rPr>
        <w:t xml:space="preserve">[MQTT-SN-3.1.2.3-2]</w:t>
      </w:r>
      <w:r w:rsidDel="00000000" w:rsidR="00000000" w:rsidRPr="00000000">
        <w:rPr>
          <w:color w:val="000000"/>
          <w:rtl w:val="0"/>
        </w:rPr>
        <w:t xml:space="preserve">. </w:t>
      </w:r>
    </w:p>
    <w:p w:rsidR="00000000" w:rsidDel="00000000" w:rsidP="00000000" w:rsidRDefault="00000000" w:rsidRPr="00000000" w14:paraId="00000488">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89">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3-1.</w:t>
      </w:r>
    </w:p>
    <w:p w:rsidR="00000000" w:rsidDel="00000000" w:rsidP="00000000" w:rsidRDefault="00000000" w:rsidRPr="00000000" w14:paraId="0000048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C">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 Flag</w:t>
      </w:r>
    </w:p>
    <w:p w:rsidR="00000000" w:rsidDel="00000000" w:rsidP="00000000" w:rsidRDefault="00000000" w:rsidRPr="00000000" w14:paraId="0000048D">
      <w:pPr>
        <w:rPr/>
      </w:pPr>
      <w:r w:rsidDel="00000000" w:rsidR="00000000" w:rsidRPr="00000000">
        <w:rPr>
          <w:b w:val="1"/>
          <w:rtl w:val="0"/>
        </w:rPr>
        <w:t xml:space="preserve">Position:</w:t>
      </w:r>
      <w:r w:rsidDel="00000000" w:rsidR="00000000" w:rsidRPr="00000000">
        <w:rPr>
          <w:rtl w:val="0"/>
        </w:rPr>
        <w:t xml:space="preserve"> bit 4 of the Connect Flags byte. Labelled </w:t>
      </w:r>
      <w:r w:rsidDel="00000000" w:rsidR="00000000" w:rsidRPr="00000000">
        <w:rPr>
          <w:i w:val="1"/>
          <w:rtl w:val="0"/>
        </w:rPr>
        <w:t xml:space="preserve">DAM</w:t>
      </w:r>
      <w:r w:rsidDel="00000000" w:rsidR="00000000" w:rsidRPr="00000000">
        <w:rPr>
          <w:rtl w:val="0"/>
        </w:rPr>
        <w:t xml:space="preserve"> in Figure 3-1.</w:t>
      </w:r>
    </w:p>
    <w:p w:rsidR="00000000" w:rsidDel="00000000" w:rsidP="00000000" w:rsidRDefault="00000000" w:rsidRPr="00000000" w14:paraId="0000048E">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1, the Default Awake Messages field MUST be present in the Packet</w:t>
      </w:r>
      <w:r w:rsidDel="00000000" w:rsidR="00000000" w:rsidRPr="00000000">
        <w:rPr>
          <w:color w:val="000000"/>
          <w:rtl w:val="0"/>
        </w:rPr>
        <w:t xml:space="preserve"> </w:t>
      </w:r>
      <w:r w:rsidDel="00000000" w:rsidR="00000000" w:rsidRPr="00000000">
        <w:rPr>
          <w:color w:val="ff0000"/>
          <w:rtl w:val="0"/>
        </w:rPr>
        <w:t xml:space="preserve">[MQTT-SN-3.4.2.5-1]</w:t>
      </w:r>
      <w:r w:rsidDel="00000000" w:rsidR="00000000" w:rsidRPr="00000000">
        <w:rPr>
          <w:color w:val="000000"/>
          <w:rtl w:val="0"/>
        </w:rPr>
        <w:t xml:space="preserve">. </w:t>
      </w:r>
    </w:p>
    <w:p w:rsidR="00000000" w:rsidDel="00000000" w:rsidP="00000000" w:rsidRDefault="00000000" w:rsidRPr="00000000" w14:paraId="0000048F">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0, the Default Awake Messages field MUST NOT be present in the Packet</w:t>
      </w:r>
      <w:r w:rsidDel="00000000" w:rsidR="00000000" w:rsidRPr="00000000">
        <w:rPr>
          <w:color w:val="000000"/>
          <w:rtl w:val="0"/>
        </w:rPr>
        <w:t xml:space="preserve"> </w:t>
      </w:r>
      <w:r w:rsidDel="00000000" w:rsidR="00000000" w:rsidRPr="00000000">
        <w:rPr>
          <w:color w:val="ff0000"/>
          <w:rtl w:val="0"/>
        </w:rPr>
        <w:t xml:space="preserve">[MQTT-SN-3.1.2.5-2]</w:t>
      </w:r>
      <w:r w:rsidDel="00000000" w:rsidR="00000000" w:rsidRPr="00000000">
        <w:rPr>
          <w:color w:val="000000"/>
          <w:rtl w:val="0"/>
        </w:rPr>
        <w:t xml:space="preserve">. </w:t>
      </w:r>
    </w:p>
    <w:p w:rsidR="00000000" w:rsidDel="00000000" w:rsidP="00000000" w:rsidRDefault="00000000" w:rsidRPr="00000000" w14:paraId="00000490">
      <w:pPr>
        <w:pStyle w:val="Heading4"/>
        <w:spacing w:after="0" w:before="0" w:lineRule="auto"/>
        <w:ind w:left="0" w:firstLine="0"/>
        <w:rPr/>
      </w:pPr>
      <w:bookmarkStart w:colFirst="0" w:colLast="0" w:name="_heading=h.lxv39ab2mxz6" w:id="42"/>
      <w:bookmarkEnd w:id="42"/>
      <w:r w:rsidDel="00000000" w:rsidR="00000000" w:rsidRPr="00000000">
        <w:rPr>
          <w:rtl w:val="0"/>
        </w:rPr>
        <w:t xml:space="preserve">3.1.2.5 Allow Network Identifier Changes Flag</w:t>
      </w:r>
    </w:p>
    <w:p w:rsidR="00000000" w:rsidDel="00000000" w:rsidP="00000000" w:rsidRDefault="00000000" w:rsidRPr="00000000" w14:paraId="00000491">
      <w:pPr>
        <w:rPr/>
      </w:pPr>
      <w:r w:rsidDel="00000000" w:rsidR="00000000" w:rsidRPr="00000000">
        <w:rPr>
          <w:b w:val="1"/>
          <w:rtl w:val="0"/>
        </w:rPr>
        <w:t xml:space="preserve">Position:</w:t>
      </w:r>
      <w:r w:rsidDel="00000000" w:rsidR="00000000" w:rsidRPr="00000000">
        <w:rPr>
          <w:rtl w:val="0"/>
        </w:rPr>
        <w:t xml:space="preserve"> bit 5 of the Connect Flags byte. Labelled </w:t>
      </w:r>
      <w:r w:rsidDel="00000000" w:rsidR="00000000" w:rsidRPr="00000000">
        <w:rPr>
          <w:i w:val="1"/>
          <w:rtl w:val="0"/>
        </w:rPr>
        <w:t xml:space="preserve">Net ID</w:t>
      </w:r>
      <w:r w:rsidDel="00000000" w:rsidR="00000000" w:rsidRPr="00000000">
        <w:rPr>
          <w:rtl w:val="0"/>
        </w:rPr>
        <w:t xml:space="preserve"> in Figure 3-1.</w:t>
      </w:r>
    </w:p>
    <w:p w:rsidR="00000000" w:rsidDel="00000000" w:rsidP="00000000" w:rsidRDefault="00000000" w:rsidRPr="00000000" w14:paraId="00000492">
      <w:pPr>
        <w:rPr/>
      </w:pPr>
      <w:r w:rsidDel="00000000" w:rsidR="00000000" w:rsidRPr="00000000">
        <w:rPr>
          <w:rtl w:val="0"/>
        </w:rPr>
        <w:t xml:space="preserve">This flag only has an effect In implementations which use a Network Identifier (such as Network Address) to associate incoming packets with a Virtual Connection, otherwise it should be 0.</w:t>
      </w:r>
    </w:p>
    <w:p w:rsidR="00000000" w:rsidDel="00000000" w:rsidP="00000000" w:rsidRDefault="00000000" w:rsidRPr="00000000" w14:paraId="00000493">
      <w:pPr>
        <w:rPr/>
      </w:pPr>
      <w:r w:rsidDel="00000000" w:rsidR="00000000" w:rsidRPr="00000000">
        <w:rPr>
          <w:rtl w:val="0"/>
        </w:rPr>
        <w:t xml:space="preserve">Setting this flag to 1 means that the Client authorizes the server to update the Network Identifier associated with a Virtual Connection. </w:t>
      </w:r>
      <w:sdt>
        <w:sdtPr>
          <w:id w:val="1707745214"/>
          <w:tag w:val="goog_rdk_14"/>
        </w:sdtPr>
        <w:sdtContent>
          <w:commentRangeStart w:id="13"/>
        </w:sdtContent>
      </w:sdt>
      <w:r w:rsidDel="00000000" w:rsidR="00000000" w:rsidRPr="00000000">
        <w:rPr>
          <w:rtl w:val="0"/>
        </w:rPr>
        <w:t xml:space="preserve">The Client does this by sending a PINGREQ Packet with its Client Identifier. If its Network Address has changed, the Server may update the Virtual Connection.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494">
      <w:pPr>
        <w:rPr>
          <w:highlight w:val="yellow"/>
        </w:rPr>
      </w:pPr>
      <w:r w:rsidDel="00000000" w:rsidR="00000000" w:rsidRPr="00000000">
        <w:rPr>
          <w:highlight w:val="yellow"/>
          <w:rtl w:val="0"/>
        </w:rPr>
        <w:t xml:space="preserve">If this flag is set to 0 and a PINGREQ contains a Client Identifier field, it is a protocol error. The server must send a DISCONNECT and delete the Virtual Connection. </w:t>
      </w:r>
    </w:p>
    <w:p w:rsidR="00000000" w:rsidDel="00000000" w:rsidP="00000000" w:rsidRDefault="00000000" w:rsidRPr="00000000" w14:paraId="00000495">
      <w:pPr>
        <w:pStyle w:val="Heading4"/>
        <w:spacing w:after="0" w:before="200" w:lineRule="auto"/>
        <w:ind w:left="0" w:firstLine="0"/>
        <w:rPr/>
      </w:pPr>
      <w:bookmarkStart w:colFirst="0" w:colLast="0" w:name="_heading=h.72j9yi304ucj" w:id="43"/>
      <w:bookmarkEnd w:id="43"/>
      <w:r w:rsidDel="00000000" w:rsidR="00000000" w:rsidRPr="00000000">
        <w:rPr>
          <w:rtl w:val="0"/>
        </w:rPr>
        <w:t xml:space="preserve">3.1.2.6 Allow Modified Sleep Duration Flag</w:t>
      </w:r>
    </w:p>
    <w:p w:rsidR="00000000" w:rsidDel="00000000" w:rsidP="00000000" w:rsidRDefault="00000000" w:rsidRPr="00000000" w14:paraId="00000496">
      <w:pPr>
        <w:rPr/>
      </w:pPr>
      <w:r w:rsidDel="00000000" w:rsidR="00000000" w:rsidRPr="00000000">
        <w:rPr>
          <w:b w:val="1"/>
          <w:rtl w:val="0"/>
        </w:rPr>
        <w:t xml:space="preserve">Position:</w:t>
      </w:r>
      <w:r w:rsidDel="00000000" w:rsidR="00000000" w:rsidRPr="00000000">
        <w:rPr>
          <w:rtl w:val="0"/>
        </w:rPr>
        <w:t xml:space="preserve"> bit 6 of the Connect Flags byte. Labelled </w:t>
      </w:r>
      <w:r w:rsidDel="00000000" w:rsidR="00000000" w:rsidRPr="00000000">
        <w:rPr>
          <w:i w:val="1"/>
          <w:rtl w:val="0"/>
        </w:rPr>
        <w:t xml:space="preserve">Sleep Dur</w:t>
      </w:r>
      <w:r w:rsidDel="00000000" w:rsidR="00000000" w:rsidRPr="00000000">
        <w:rPr>
          <w:rtl w:val="0"/>
        </w:rPr>
        <w:t xml:space="preserve"> in Figure 3-1.</w:t>
      </w:r>
    </w:p>
    <w:p w:rsidR="00000000" w:rsidDel="00000000" w:rsidP="00000000" w:rsidRDefault="00000000" w:rsidRPr="00000000" w14:paraId="00000497">
      <w:pPr>
        <w:rPr/>
      </w:pPr>
      <w:r w:rsidDel="00000000" w:rsidR="00000000" w:rsidRPr="00000000">
        <w:rPr>
          <w:rtl w:val="0"/>
        </w:rPr>
        <w:t xml:space="preserve">If this flag is set to 1, the Client allows the Server to return a modified Sleep Duration in the SLEEPRESP Packet.</w:t>
      </w:r>
    </w:p>
    <w:p w:rsidR="00000000" w:rsidDel="00000000" w:rsidP="00000000" w:rsidRDefault="00000000" w:rsidRPr="00000000" w14:paraId="00000498">
      <w:pPr>
        <w:rPr>
          <w:highlight w:val="yellow"/>
        </w:rPr>
      </w:pPr>
      <w:r w:rsidDel="00000000" w:rsidR="00000000" w:rsidRPr="00000000">
        <w:rPr>
          <w:highlight w:val="yellow"/>
          <w:rtl w:val="0"/>
        </w:rPr>
        <w:t xml:space="preserve">If this flag is set to 0, the Server MUST NOT include a Sleep Duration in the SLEEPRESP Packet </w:t>
      </w:r>
      <w:r w:rsidDel="00000000" w:rsidR="00000000" w:rsidRPr="00000000">
        <w:rPr>
          <w:color w:val="ff0000"/>
          <w:rtl w:val="0"/>
        </w:rPr>
        <w:t xml:space="preserve">[MQTT-SN-3.1.2.6-2]</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499">
      <w:pPr>
        <w:pStyle w:val="Heading3"/>
        <w:ind w:left="0" w:firstLine="0"/>
        <w:rPr>
          <w:rFonts w:ascii="Arial" w:cs="Arial" w:eastAsia="Arial" w:hAnsi="Arial"/>
        </w:rPr>
      </w:pPr>
      <w:bookmarkStart w:colFirst="0" w:colLast="0" w:name="_heading=h.u38i2mpp332q" w:id="44"/>
      <w:bookmarkEnd w:id="4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9A">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9B">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9C">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9D">
      <w:pPr>
        <w:pStyle w:val="Heading4"/>
        <w:ind w:left="0" w:firstLine="0"/>
        <w:rPr/>
      </w:pPr>
      <w:bookmarkStart w:colFirst="0" w:colLast="0" w:name="_heading=h.mbj87qvk8qy6" w:id="45"/>
      <w:bookmarkEnd w:id="45"/>
      <w:r w:rsidDel="00000000" w:rsidR="00000000" w:rsidRPr="00000000">
        <w:rPr>
          <w:rtl w:val="0"/>
        </w:rPr>
        <w:t xml:space="preserve">3.1.3.1 Will Topic Type</w:t>
      </w:r>
    </w:p>
    <w:p w:rsidR="00000000" w:rsidDel="00000000" w:rsidP="00000000" w:rsidRDefault="00000000" w:rsidRPr="00000000" w14:paraId="0000049E">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A0">
      <w:pPr>
        <w:pStyle w:val="Heading4"/>
        <w:ind w:left="0" w:firstLine="0"/>
        <w:rPr/>
      </w:pPr>
      <w:bookmarkStart w:colFirst="0" w:colLast="0" w:name="_heading=h.36sxt0949mi2" w:id="46"/>
      <w:bookmarkEnd w:id="46"/>
      <w:r w:rsidDel="00000000" w:rsidR="00000000" w:rsidRPr="00000000">
        <w:rPr>
          <w:rtl w:val="0"/>
        </w:rPr>
        <w:t xml:space="preserve">3.1.3.2 Will QoS</w:t>
      </w:r>
    </w:p>
    <w:p w:rsidR="00000000" w:rsidDel="00000000" w:rsidP="00000000" w:rsidRDefault="00000000" w:rsidRPr="00000000" w14:paraId="000004A1">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A2">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A3">
      <w:pPr>
        <w:pStyle w:val="Heading4"/>
        <w:ind w:left="0" w:firstLine="0"/>
        <w:rPr/>
      </w:pPr>
      <w:bookmarkStart w:colFirst="0" w:colLast="0" w:name="_heading=h.bnoytfwh08eh" w:id="47"/>
      <w:bookmarkEnd w:id="47"/>
      <w:r w:rsidDel="00000000" w:rsidR="00000000" w:rsidRPr="00000000">
        <w:rPr>
          <w:rtl w:val="0"/>
        </w:rPr>
        <w:t xml:space="preserve">3.1.3.3 Will Retain</w:t>
      </w:r>
    </w:p>
    <w:p w:rsidR="00000000" w:rsidDel="00000000" w:rsidP="00000000" w:rsidRDefault="00000000" w:rsidRPr="00000000" w14:paraId="000004A4">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A5">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A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[MQTT-SN-3.4.3.3-1].</w:t>
      </w:r>
      <w:r w:rsidDel="00000000" w:rsidR="00000000" w:rsidRPr="00000000">
        <w:rPr>
          <w:rtl w:val="0"/>
        </w:rPr>
      </w:r>
    </w:p>
    <w:p w:rsidR="00000000" w:rsidDel="00000000" w:rsidP="00000000" w:rsidRDefault="00000000" w:rsidRPr="00000000" w14:paraId="000004A7">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A8">
      <w:pPr>
        <w:pStyle w:val="Heading3"/>
        <w:ind w:left="0" w:firstLine="0"/>
        <w:rPr/>
      </w:pPr>
      <w:bookmarkStart w:colFirst="0" w:colLast="0" w:name="_heading=h.kxsqte300p6i" w:id="48"/>
      <w:bookmarkEnd w:id="48"/>
      <w:r w:rsidDel="00000000" w:rsidR="00000000" w:rsidRPr="00000000">
        <w:rPr>
          <w:rtl w:val="0"/>
        </w:rPr>
        <w:t xml:space="preserve">3.1.4 Packet Identifier</w:t>
      </w:r>
    </w:p>
    <w:p w:rsidR="00000000" w:rsidDel="00000000" w:rsidP="00000000" w:rsidRDefault="00000000" w:rsidRPr="00000000" w14:paraId="000004A9">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r w:rsidDel="00000000" w:rsidR="00000000" w:rsidRPr="00000000">
        <w:rPr>
          <w:color w:val="000000"/>
          <w:rtl w:val="0"/>
        </w:rPr>
        <w:t xml:space="preserve">Two Byte Integer</w:t>
      </w:r>
      <w:r w:rsidDel="00000000" w:rsidR="00000000" w:rsidRPr="00000000">
        <w:rPr>
          <w:rtl w:val="0"/>
        </w:rPr>
        <w:t xml:space="preserve"> </w:t>
      </w:r>
      <w:r w:rsidDel="00000000" w:rsidR="00000000" w:rsidRPr="00000000">
        <w:rPr>
          <w:rFonts w:ascii="Arial" w:cs="Arial" w:eastAsia="Arial" w:hAnsi="Arial"/>
          <w:rtl w:val="0"/>
        </w:rPr>
        <w:t xml:space="preserve">value.</w:t>
      </w:r>
    </w:p>
    <w:p w:rsidR="00000000" w:rsidDel="00000000" w:rsidP="00000000" w:rsidRDefault="00000000" w:rsidRPr="00000000" w14:paraId="000004AA">
      <w:pPr>
        <w:pStyle w:val="Heading3"/>
        <w:ind w:left="0" w:firstLine="0"/>
        <w:rPr/>
      </w:pPr>
      <w:bookmarkStart w:colFirst="0" w:colLast="0" w:name="_heading=h.xvir7l" w:id="49"/>
      <w:bookmarkEnd w:id="49"/>
      <w:r w:rsidDel="00000000" w:rsidR="00000000" w:rsidRPr="00000000">
        <w:rPr>
          <w:rtl w:val="0"/>
        </w:rPr>
        <w:t xml:space="preserve">3.1.5 Protocol Version</w:t>
      </w:r>
    </w:p>
    <w:p w:rsidR="00000000" w:rsidDel="00000000" w:rsidP="00000000" w:rsidRDefault="00000000" w:rsidRPr="00000000" w14:paraId="000004AB">
      <w:pPr>
        <w:rPr>
          <w:rFonts w:ascii="Arial" w:cs="Arial" w:eastAsia="Arial" w:hAnsi="Arial"/>
          <w:color w:val="000000"/>
        </w:rPr>
      </w:pPr>
      <w:bookmarkStart w:colFirst="0" w:colLast="0" w:name="_heading=h.3hv69ve" w:id="50"/>
      <w:bookmarkEnd w:id="5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AC">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AD">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AE">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AF">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B0">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B1">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B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B3">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B4">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B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B6">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B7">
      <w:pPr>
        <w:pStyle w:val="Heading3"/>
        <w:ind w:left="0" w:firstLine="0"/>
        <w:rPr/>
      </w:pPr>
      <w:bookmarkStart w:colFirst="0" w:colLast="0" w:name="_heading=h.4h042r0" w:id="51"/>
      <w:bookmarkEnd w:id="51"/>
      <w:r w:rsidDel="00000000" w:rsidR="00000000" w:rsidRPr="00000000">
        <w:rPr>
          <w:rtl w:val="0"/>
        </w:rPr>
        <w:t xml:space="preserve">3.1.6 Keep Alive</w:t>
      </w:r>
    </w:p>
    <w:p w:rsidR="00000000" w:rsidDel="00000000" w:rsidP="00000000" w:rsidRDefault="00000000" w:rsidRPr="00000000" w14:paraId="000004B8">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B9">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BA">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BB">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BC">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BD">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BE">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B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C0">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C1">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C2">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C3">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C4">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C5">
      <w:pPr>
        <w:pStyle w:val="Heading3"/>
        <w:ind w:left="0" w:firstLine="0"/>
        <w:rPr/>
      </w:pPr>
      <w:bookmarkStart w:colFirst="0" w:colLast="0" w:name="_heading=h.3vac5uf" w:id="52"/>
      <w:bookmarkEnd w:id="52"/>
      <w:r w:rsidDel="00000000" w:rsidR="00000000" w:rsidRPr="00000000">
        <w:rPr>
          <w:rtl w:val="0"/>
        </w:rPr>
        <w:t xml:space="preserve">3.1.7 Maximum Packet Size</w:t>
      </w:r>
    </w:p>
    <w:p w:rsidR="00000000" w:rsidDel="00000000" w:rsidP="00000000" w:rsidRDefault="00000000" w:rsidRPr="00000000" w14:paraId="000004C6">
      <w:pPr>
        <w:spacing w:line="276" w:lineRule="auto"/>
        <w:rPr>
          <w:rFonts w:ascii="Arial" w:cs="Arial" w:eastAsia="Arial" w:hAnsi="Arial"/>
          <w:color w:val="000000"/>
          <w:sz w:val="22"/>
          <w:szCs w:val="22"/>
        </w:rPr>
      </w:pPr>
      <w:sdt>
        <w:sdtPr>
          <w:id w:val="-701674250"/>
          <w:tag w:val="goog_rdk_15"/>
        </w:sdtPr>
        <w:sdtContent>
          <w:commentRangeStart w:id="14"/>
        </w:sdtContent>
      </w:sdt>
      <w:sdt>
        <w:sdtPr>
          <w:id w:val="-2019387422"/>
          <w:tag w:val="goog_rdk_16"/>
        </w:sdtPr>
        <w:sdtContent>
          <w:commentRangeStart w:id="15"/>
        </w:sdtContent>
      </w:sdt>
      <w:sdt>
        <w:sdtPr>
          <w:id w:val="1690149405"/>
          <w:tag w:val="goog_rdk_17"/>
        </w:sdtPr>
        <w:sdtContent>
          <w:commentRangeStart w:id="16"/>
        </w:sdtContent>
      </w:sdt>
      <w:r w:rsidDel="00000000" w:rsidR="00000000" w:rsidRPr="00000000">
        <w:rPr>
          <w:rFonts w:ascii="Arial" w:cs="Arial" w:eastAsia="Arial" w:hAnsi="Arial"/>
          <w:color w:val="000000"/>
          <w:sz w:val="22"/>
          <w:szCs w:val="22"/>
          <w:rtl w:val="0"/>
        </w:rPr>
        <w:t xml:space="preserve">A Two Byte (16-bit) Integer representing the Maximum Packet Size the Client</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C7">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8">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C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C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C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CC">
      <w:pPr>
        <w:spacing w:line="276" w:lineRule="auto"/>
        <w:ind w:left="720" w:firstLine="0"/>
        <w:rPr>
          <w:rFonts w:ascii="Arial" w:cs="Arial" w:eastAsia="Arial" w:hAnsi="Arial"/>
          <w:color w:val="000000"/>
          <w:sz w:val="22"/>
          <w:szCs w:val="22"/>
        </w:rPr>
      </w:pPr>
      <w:bookmarkStart w:colFirst="0" w:colLast="0" w:name="_heading=h.2afmg28" w:id="53"/>
      <w:bookmarkEnd w:id="5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D">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p>
    <w:p w:rsidR="00000000" w:rsidDel="00000000" w:rsidP="00000000" w:rsidRDefault="00000000" w:rsidRPr="00000000" w14:paraId="000004CE">
      <w:pPr>
        <w:pStyle w:val="Heading3"/>
        <w:ind w:left="0" w:firstLine="0"/>
        <w:rPr/>
      </w:pPr>
      <w:bookmarkStart w:colFirst="0" w:colLast="0" w:name="_heading=h.yhxgf7so0kdp" w:id="54"/>
      <w:bookmarkEnd w:id="54"/>
      <w:r w:rsidDel="00000000" w:rsidR="00000000" w:rsidRPr="00000000">
        <w:rPr>
          <w:rtl w:val="0"/>
        </w:rPr>
        <w:t xml:space="preserve">3.1.8 Default Awake Messages</w:t>
      </w:r>
    </w:p>
    <w:p w:rsidR="00000000" w:rsidDel="00000000" w:rsidP="00000000" w:rsidRDefault="00000000" w:rsidRPr="00000000" w14:paraId="000004CF">
      <w:pPr>
        <w:spacing w:after="80" w:before="0" w:line="240" w:lineRule="auto"/>
        <w:ind w:left="0" w:firstLine="0"/>
        <w:rPr>
          <w:color w:val="000000"/>
        </w:rPr>
      </w:pPr>
      <w:r w:rsidDel="00000000" w:rsidR="00000000" w:rsidRPr="00000000">
        <w:rPr>
          <w:color w:val="000000"/>
          <w:shd w:fill="auto" w:val="clear"/>
          <w:rtl w:val="0"/>
        </w:rPr>
        <w:t xml:space="preserve">An optional single byte value to indicate the maximum number of messages a Client shall receive during an AWAKE session. If this field is 0, or is absent, it is up to the Server to determine how many messages it will send, which </w:t>
      </w:r>
      <w:r w:rsidDel="00000000" w:rsidR="00000000" w:rsidRPr="00000000">
        <w:rPr>
          <w:rtl w:val="0"/>
        </w:rPr>
        <w:t xml:space="preserve">may be</w:t>
      </w:r>
      <w:r w:rsidDel="00000000" w:rsidR="00000000" w:rsidRPr="00000000">
        <w:rPr>
          <w:color w:val="000000"/>
          <w:shd w:fill="auto" w:val="clear"/>
          <w:rtl w:val="0"/>
        </w:rPr>
        <w:t xml:space="preserve"> unbounded.</w:t>
      </w:r>
      <w:r w:rsidDel="00000000" w:rsidR="00000000" w:rsidRPr="00000000">
        <w:rPr>
          <w:rtl w:val="0"/>
        </w:rPr>
      </w:r>
    </w:p>
    <w:p w:rsidR="00000000" w:rsidDel="00000000" w:rsidP="00000000" w:rsidRDefault="00000000" w:rsidRPr="00000000" w14:paraId="000004D0">
      <w:pPr>
        <w:pStyle w:val="Heading3"/>
        <w:ind w:left="0" w:firstLine="0"/>
        <w:rPr/>
      </w:pPr>
      <w:bookmarkStart w:colFirst="0" w:colLast="0" w:name="_heading=h.1baon6m" w:id="55"/>
      <w:bookmarkEnd w:id="55"/>
      <w:r w:rsidDel="00000000" w:rsidR="00000000" w:rsidRPr="00000000">
        <w:rPr>
          <w:rtl w:val="0"/>
        </w:rPr>
        <w:t xml:space="preserve">3.1.9 Session Expiry Interval</w:t>
      </w:r>
    </w:p>
    <w:p w:rsidR="00000000" w:rsidDel="00000000" w:rsidP="00000000" w:rsidRDefault="00000000" w:rsidRPr="00000000" w14:paraId="000004D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absent the value 0 is used. If the Session Expiry Interval is set to 0, or </w:t>
      </w:r>
      <w:r w:rsidDel="00000000" w:rsidR="00000000" w:rsidRPr="00000000">
        <w:rPr>
          <w:rtl w:val="0"/>
        </w:rPr>
        <w:t xml:space="preserve">is absent, </w:t>
      </w:r>
      <w:r w:rsidDel="00000000" w:rsidR="00000000" w:rsidRPr="00000000">
        <w:rPr>
          <w:rFonts w:ascii="Arial" w:cs="Arial" w:eastAsia="Arial" w:hAnsi="Arial"/>
          <w:sz w:val="22"/>
          <w:szCs w:val="22"/>
          <w:rtl w:val="0"/>
        </w:rPr>
        <w:t xml:space="preserve">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D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D3">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rtl w:val="0"/>
        </w:rPr>
      </w:r>
    </w:p>
    <w:p w:rsidR="00000000" w:rsidDel="00000000" w:rsidP="00000000" w:rsidRDefault="00000000" w:rsidRPr="00000000" w14:paraId="000004D4">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5">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D6">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7">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D8">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9">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DA">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B">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DC">
      <w:pPr>
        <w:pStyle w:val="Heading3"/>
        <w:ind w:left="0" w:firstLine="0"/>
        <w:rPr>
          <w:rFonts w:ascii="Arial" w:cs="Arial" w:eastAsia="Arial" w:hAnsi="Arial"/>
        </w:rPr>
      </w:pPr>
      <w:bookmarkStart w:colFirst="0" w:colLast="0" w:name="_heading=h.6mntinqaom6n"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Alias or Will Topic Name Length </w:t>
      </w:r>
    </w:p>
    <w:p w:rsidR="00000000" w:rsidDel="00000000" w:rsidP="00000000" w:rsidRDefault="00000000" w:rsidRPr="00000000" w14:paraId="000004D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DE">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DF">
      <w:pPr>
        <w:pStyle w:val="Heading3"/>
        <w:ind w:left="0" w:firstLine="0"/>
        <w:rPr>
          <w:rFonts w:ascii="Arial" w:cs="Arial" w:eastAsia="Arial" w:hAnsi="Arial"/>
        </w:rPr>
      </w:pPr>
      <w:bookmarkStart w:colFirst="0" w:colLast="0" w:name="_heading=h.m1ydln779jbl"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Topic Name</w:t>
      </w:r>
    </w:p>
    <w:p w:rsidR="00000000" w:rsidDel="00000000" w:rsidP="00000000" w:rsidRDefault="00000000" w:rsidRPr="00000000" w14:paraId="000004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E1">
      <w:pPr>
        <w:pStyle w:val="Heading3"/>
        <w:ind w:left="0" w:firstLine="0"/>
        <w:rPr>
          <w:rFonts w:ascii="Arial" w:cs="Arial" w:eastAsia="Arial" w:hAnsi="Arial"/>
        </w:rPr>
      </w:pPr>
      <w:bookmarkStart w:colFirst="0" w:colLast="0" w:name="_heading=h.g5w1zpmaiace"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 Length</w:t>
      </w:r>
    </w:p>
    <w:p w:rsidR="00000000" w:rsidDel="00000000" w:rsidP="00000000" w:rsidRDefault="00000000" w:rsidRPr="00000000" w14:paraId="000004E2">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E3">
      <w:pPr>
        <w:pStyle w:val="Heading3"/>
        <w:ind w:left="0" w:firstLine="0"/>
        <w:rPr>
          <w:rFonts w:ascii="Arial" w:cs="Arial" w:eastAsia="Arial" w:hAnsi="Arial"/>
        </w:rPr>
      </w:pPr>
      <w:bookmarkStart w:colFirst="0" w:colLast="0" w:name="_heading=h.o88zms19c5d1"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Will Payload</w:t>
      </w:r>
    </w:p>
    <w:p w:rsidR="00000000" w:rsidDel="00000000" w:rsidP="00000000" w:rsidRDefault="00000000" w:rsidRPr="00000000" w14:paraId="000004E4">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field consists of Binary Data.</w:t>
      </w:r>
      <w:r w:rsidDel="00000000" w:rsidR="00000000" w:rsidRPr="00000000">
        <w:rPr>
          <w:rtl w:val="0"/>
        </w:rPr>
      </w:r>
    </w:p>
    <w:p w:rsidR="00000000" w:rsidDel="00000000" w:rsidP="00000000" w:rsidRDefault="00000000" w:rsidRPr="00000000" w14:paraId="000004E5">
      <w:pPr>
        <w:pStyle w:val="Heading3"/>
        <w:ind w:left="0" w:firstLine="0"/>
        <w:rPr>
          <w:rFonts w:ascii="Arial" w:cs="Arial" w:eastAsia="Arial" w:hAnsi="Arial"/>
        </w:rPr>
      </w:pPr>
      <w:bookmarkStart w:colFirst="0" w:colLast="0" w:name="_heading=h.mw1gvx9qi5t0"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 Length</w:t>
      </w:r>
    </w:p>
    <w:p w:rsidR="00000000" w:rsidDel="00000000" w:rsidP="00000000" w:rsidRDefault="00000000" w:rsidRPr="00000000" w14:paraId="000004E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E7">
      <w:pPr>
        <w:pStyle w:val="Heading3"/>
        <w:ind w:left="0" w:firstLine="0"/>
        <w:rPr>
          <w:rFonts w:ascii="Arial" w:cs="Arial" w:eastAsia="Arial" w:hAnsi="Arial"/>
        </w:rPr>
      </w:pPr>
      <w:bookmarkStart w:colFirst="0" w:colLast="0" w:name="_heading=h.4ydjyi9y5y20" w:id="61"/>
      <w:bookmarkEnd w:id="61"/>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Method</w:t>
      </w:r>
    </w:p>
    <w:p w:rsidR="00000000" w:rsidDel="00000000" w:rsidP="00000000" w:rsidRDefault="00000000" w:rsidRPr="00000000" w14:paraId="000004E8">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4E9">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4EA">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B">
      <w:pPr>
        <w:pStyle w:val="Heading3"/>
        <w:ind w:left="0" w:firstLine="0"/>
        <w:rPr>
          <w:rFonts w:ascii="Arial" w:cs="Arial" w:eastAsia="Arial" w:hAnsi="Arial"/>
        </w:rPr>
      </w:pPr>
      <w:bookmarkStart w:colFirst="0" w:colLast="0" w:name="_heading=h.5hocu94eubqg" w:id="62"/>
      <w:bookmarkEnd w:id="6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 Length</w:t>
      </w:r>
    </w:p>
    <w:p w:rsidR="00000000" w:rsidDel="00000000" w:rsidP="00000000" w:rsidRDefault="00000000" w:rsidRPr="00000000" w14:paraId="000004EC">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D">
      <w:pPr>
        <w:pStyle w:val="Heading3"/>
        <w:ind w:left="0" w:firstLine="0"/>
        <w:rPr>
          <w:rFonts w:ascii="Arial" w:cs="Arial" w:eastAsia="Arial" w:hAnsi="Arial"/>
        </w:rPr>
      </w:pPr>
      <w:bookmarkStart w:colFirst="0" w:colLast="0" w:name="_heading=h.g9mib2nvvlzy" w:id="63"/>
      <w:bookmarkEnd w:id="6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.17 Authentication Data</w:t>
      </w:r>
    </w:p>
    <w:p w:rsidR="00000000" w:rsidDel="00000000" w:rsidP="00000000" w:rsidRDefault="00000000" w:rsidRPr="00000000" w14:paraId="000004E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4E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4F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F2">
      <w:pPr>
        <w:pStyle w:val="Heading3"/>
        <w:ind w:left="0" w:firstLine="0"/>
        <w:rPr/>
      </w:pPr>
      <w:bookmarkStart w:colFirst="0" w:colLast="0" w:name="_heading=h.pkwqa1" w:id="64"/>
      <w:bookmarkEnd w:id="64"/>
      <w:r w:rsidDel="00000000" w:rsidR="00000000" w:rsidRPr="00000000">
        <w:rPr>
          <w:rtl w:val="0"/>
        </w:rPr>
        <w:t xml:space="preserve">3.1.18 Client Identifier</w:t>
      </w:r>
    </w:p>
    <w:p w:rsidR="00000000" w:rsidDel="00000000" w:rsidP="00000000" w:rsidRDefault="00000000" w:rsidRPr="00000000" w14:paraId="000004F3">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4F4">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4F5">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6">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4F7">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r w:rsidDel="00000000" w:rsidR="00000000" w:rsidRPr="00000000">
        <w:rPr>
          <w:rFonts w:ascii="Arial" w:cs="Arial" w:eastAsia="Arial" w:hAnsi="Arial"/>
          <w:color w:val="000000"/>
          <w:sz w:val="22"/>
          <w:szCs w:val="22"/>
          <w:highlight w:val="yellow"/>
          <w:rtl w:val="0"/>
        </w:rPr>
        <w:t xml:space="preserve">1 and 23 UTF-8</w:t>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 </w:t>
      </w:r>
    </w:p>
    <w:p w:rsidR="00000000" w:rsidDel="00000000" w:rsidP="00000000" w:rsidRDefault="00000000" w:rsidRPr="00000000" w14:paraId="000004F8">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p>
    <w:p w:rsidR="00000000" w:rsidDel="00000000" w:rsidP="00000000" w:rsidRDefault="00000000" w:rsidRPr="00000000" w14:paraId="000004F9">
      <w:pPr>
        <w:spacing w:line="276" w:lineRule="auto"/>
        <w:ind w:left="705" w:firstLine="15"/>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4FA">
      <w:pPr>
        <w:spacing w:line="276" w:lineRule="auto"/>
        <w:ind w:left="705" w:firstLine="15"/>
        <w:rPr>
          <w:color w:val="000000"/>
          <w:shd w:fill="auto" w:val="clear"/>
        </w:rPr>
      </w:pPr>
      <w:r w:rsidDel="00000000" w:rsidR="00000000" w:rsidRPr="00000000">
        <w:rPr>
          <w:color w:val="000000"/>
          <w:shd w:fill="auto" w:val="clear"/>
          <w:rtl w:val="0"/>
        </w:rPr>
        <w:t xml:space="preserve">The minimum supported length of </w:t>
      </w:r>
      <w:sdt>
        <w:sdtPr>
          <w:id w:val="-1094143902"/>
          <w:tag w:val="goog_rdk_18"/>
        </w:sdtPr>
        <w:sdtContent>
          <w:ins w:author="davide.lenzarini@u-blox.com" w:id="0" w:date="2025-07-17T13:52:36Z">
            <w:r w:rsidDel="00000000" w:rsidR="00000000" w:rsidRPr="00000000">
              <w:rPr>
                <w:color w:val="000000"/>
                <w:shd w:fill="auto" w:val="clear"/>
                <w:rtl w:val="0"/>
              </w:rPr>
              <w:t xml:space="preserve">1-</w:t>
            </w:r>
          </w:ins>
        </w:sdtContent>
      </w:sdt>
      <w:r w:rsidDel="00000000" w:rsidR="00000000" w:rsidRPr="00000000">
        <w:rPr>
          <w:color w:val="000000"/>
          <w:shd w:fill="auto" w:val="clear"/>
          <w:rtl w:val="0"/>
        </w:rPr>
        <w:t xml:space="preserve">23 bytes for the Client Identifier in the Server is for compatibility with MQTT. A longer length might be necessary to be supported if a UUID is used as an Assigned Client Identifier as suggested in </w:t>
      </w:r>
      <w:hyperlink w:anchor="_heading=h.haapch">
        <w:r w:rsidDel="00000000" w:rsidR="00000000" w:rsidRPr="00000000">
          <w:rPr>
            <w:color w:val="1155cc"/>
            <w:u w:val="single"/>
            <w:shd w:fill="auto" w:val="clear"/>
            <w:rtl w:val="0"/>
          </w:rPr>
          <w:t xml:space="preserve">3.2.11 Assigned Client Identifier</w:t>
        </w:r>
      </w:hyperlink>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4FB">
      <w:pPr>
        <w:pStyle w:val="Heading3"/>
        <w:keepNext w:val="0"/>
        <w:pBdr>
          <w:top w:color="auto" w:space="0" w:sz="0" w:val="none"/>
        </w:pBdr>
        <w:spacing w:after="80" w:before="280" w:lineRule="auto"/>
        <w:ind w:left="-15" w:firstLine="0"/>
        <w:rPr/>
      </w:pPr>
      <w:bookmarkStart w:colFirst="0" w:colLast="0" w:name="_heading=h.9wk6osa2rqp1" w:id="65"/>
      <w:bookmarkEnd w:id="65"/>
      <w:r w:rsidDel="00000000" w:rsidR="00000000" w:rsidRPr="00000000">
        <w:rPr>
          <w:rtl w:val="0"/>
        </w:rPr>
        <w:t xml:space="preserve">3.1.19 CONNECT Actions</w:t>
      </w:r>
    </w:p>
    <w:p w:rsidR="00000000" w:rsidDel="00000000" w:rsidP="00000000" w:rsidRDefault="00000000" w:rsidRPr="00000000" w14:paraId="000004F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4FD">
      <w:pPr>
        <w:numPr>
          <w:ilvl w:val="0"/>
          <w:numId w:val="2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FE">
      <w:pPr>
        <w:numPr>
          <w:ilvl w:val="0"/>
          <w:numId w:val="24"/>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00">
      <w:pPr>
        <w:numPr>
          <w:ilvl w:val="0"/>
          <w:numId w:val="49"/>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01">
      <w:pPr>
        <w:numPr>
          <w:ilvl w:val="0"/>
          <w:numId w:val="49"/>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2">
      <w:pPr>
        <w:numPr>
          <w:ilvl w:val="0"/>
          <w:numId w:val="49"/>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3">
      <w:pPr>
        <w:numPr>
          <w:ilvl w:val="0"/>
          <w:numId w:val="49"/>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04">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05">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0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8">
      <w:pPr>
        <w:pStyle w:val="Heading2"/>
        <w:keepLines w:val="1"/>
        <w:spacing w:after="52" w:before="0" w:line="259" w:lineRule="auto"/>
        <w:ind w:left="0" w:firstLine="0"/>
        <w:rPr/>
      </w:pPr>
      <w:bookmarkStart w:colFirst="0" w:colLast="0" w:name="_heading=h.yo8fnzypn3lz" w:id="66"/>
      <w:bookmarkEnd w:id="66"/>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2"/>
        <w:keepLines w:val="1"/>
        <w:spacing w:after="52" w:before="0" w:line="259" w:lineRule="auto"/>
        <w:ind w:left="0" w:firstLine="0"/>
        <w:rPr>
          <w:i w:val="1"/>
          <w:sz w:val="19"/>
          <w:szCs w:val="19"/>
        </w:rPr>
      </w:pPr>
      <w:bookmarkStart w:colFirst="0" w:colLast="0" w:name="_heading=h.39kk8xu" w:id="67"/>
      <w:bookmarkEnd w:id="67"/>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0A">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0B">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1"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0D">
      <w:pPr>
        <w:pStyle w:val="Heading3"/>
        <w:ind w:left="0" w:firstLine="0"/>
        <w:rPr/>
      </w:pPr>
      <w:bookmarkStart w:colFirst="0" w:colLast="0" w:name="_heading=h.2nusc19" w:id="68"/>
      <w:bookmarkEnd w:id="68"/>
      <w:r w:rsidDel="00000000" w:rsidR="00000000" w:rsidRPr="00000000">
        <w:rPr>
          <w:rtl w:val="0"/>
        </w:rPr>
        <w:t xml:space="preserve">3.2.1 CONNACK Header</w:t>
      </w:r>
    </w:p>
    <w:p w:rsidR="00000000" w:rsidDel="00000000" w:rsidP="00000000" w:rsidRDefault="00000000" w:rsidRPr="00000000" w14:paraId="0000050E">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0F">
      <w:pPr>
        <w:pStyle w:val="Heading3"/>
        <w:ind w:left="0" w:firstLine="0"/>
        <w:rPr/>
      </w:pPr>
      <w:bookmarkStart w:colFirst="0" w:colLast="0" w:name="_heading=h.3mzq4wv" w:id="69"/>
      <w:bookmarkEnd w:id="69"/>
      <w:r w:rsidDel="00000000" w:rsidR="00000000" w:rsidRPr="00000000">
        <w:rPr>
          <w:rtl w:val="0"/>
        </w:rPr>
        <w:t xml:space="preserve">3.2.2 CONNACK Flags</w:t>
      </w:r>
    </w:p>
    <w:p w:rsidR="00000000" w:rsidDel="00000000" w:rsidP="00000000" w:rsidRDefault="00000000" w:rsidRPr="00000000" w14:paraId="00000510">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11">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12">
      <w:pPr>
        <w:pStyle w:val="Heading4"/>
        <w:ind w:left="0" w:firstLine="0"/>
        <w:rPr>
          <w:vertAlign w:val="baseline"/>
        </w:rPr>
      </w:pPr>
      <w:bookmarkStart w:colFirst="0" w:colLast="0" w:name="_heading=h.w3elb16r2ceb" w:id="70"/>
      <w:bookmarkEnd w:id="70"/>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13">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14">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15">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16">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17">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18">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19">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w:t>
      </w:r>
    </w:p>
    <w:p w:rsidR="00000000" w:rsidDel="00000000" w:rsidP="00000000" w:rsidRDefault="00000000" w:rsidRPr="00000000" w14:paraId="0000051B">
      <w:pPr>
        <w:pStyle w:val="Heading4"/>
        <w:spacing w:after="0" w:lineRule="auto"/>
        <w:ind w:left="0" w:firstLine="0"/>
        <w:rPr/>
      </w:pPr>
      <w:bookmarkStart w:colFirst="0" w:colLast="0" w:name="_heading=h.xzl3tg24tlhl" w:id="71"/>
      <w:bookmarkEnd w:id="71"/>
      <w:r w:rsidDel="00000000" w:rsidR="00000000" w:rsidRPr="00000000">
        <w:rPr>
          <w:rtl w:val="0"/>
        </w:rPr>
        <w:t xml:space="preserve">3.2.2.2 Session Expiry Interval Flag (Sess Exp)</w:t>
      </w:r>
    </w:p>
    <w:p w:rsidR="00000000" w:rsidDel="00000000" w:rsidP="00000000" w:rsidRDefault="00000000" w:rsidRPr="00000000" w14:paraId="0000051C">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1D">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1E">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1F">
      <w:pPr>
        <w:pStyle w:val="Heading4"/>
        <w:spacing w:after="0" w:lineRule="auto"/>
        <w:ind w:left="0" w:firstLine="0"/>
        <w:rPr/>
      </w:pPr>
      <w:bookmarkStart w:colFirst="0" w:colLast="0" w:name="_heading=h.ohicd3k75hpo" w:id="72"/>
      <w:bookmarkEnd w:id="72"/>
      <w:r w:rsidDel="00000000" w:rsidR="00000000" w:rsidRPr="00000000">
        <w:rPr>
          <w:rtl w:val="0"/>
        </w:rPr>
        <w:t xml:space="preserve">3.2.2.3 Server Keep Alive Flag (Server KA)</w:t>
      </w:r>
    </w:p>
    <w:p w:rsidR="00000000" w:rsidDel="00000000" w:rsidP="00000000" w:rsidRDefault="00000000" w:rsidRPr="00000000" w14:paraId="00000520">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21">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22">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23">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4">
      <w:pPr>
        <w:pStyle w:val="Heading4"/>
        <w:spacing w:after="0" w:lineRule="auto"/>
        <w:ind w:left="0" w:firstLine="0"/>
        <w:rPr/>
      </w:pPr>
      <w:bookmarkStart w:colFirst="0" w:colLast="0" w:name="_heading=h.cjfdh2p7nklr" w:id="73"/>
      <w:bookmarkEnd w:id="73"/>
      <w:r w:rsidDel="00000000" w:rsidR="00000000" w:rsidRPr="00000000">
        <w:rPr>
          <w:rtl w:val="0"/>
        </w:rPr>
        <w:t xml:space="preserve">3.2.2.4 Authentication Flag (Auth)</w:t>
      </w:r>
    </w:p>
    <w:p w:rsidR="00000000" w:rsidDel="00000000" w:rsidP="00000000" w:rsidRDefault="00000000" w:rsidRPr="00000000" w14:paraId="00000525">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26">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27">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28">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9">
      <w:pPr>
        <w:pStyle w:val="Heading3"/>
        <w:ind w:left="0" w:firstLine="0"/>
        <w:rPr/>
      </w:pPr>
      <w:bookmarkStart w:colFirst="0" w:colLast="0" w:name="_heading=h.lnmexuhpjkl8" w:id="74"/>
      <w:bookmarkEnd w:id="74"/>
      <w:r w:rsidDel="00000000" w:rsidR="00000000" w:rsidRPr="00000000">
        <w:rPr>
          <w:rtl w:val="0"/>
        </w:rPr>
        <w:t xml:space="preserve">3.2.3 Packet Identifier</w:t>
      </w:r>
    </w:p>
    <w:p w:rsidR="00000000" w:rsidDel="00000000" w:rsidP="00000000" w:rsidRDefault="00000000" w:rsidRPr="00000000" w14:paraId="0000052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2B">
      <w:pPr>
        <w:pStyle w:val="Heading3"/>
        <w:spacing w:before="0" w:lineRule="auto"/>
        <w:ind w:left="0" w:firstLine="0"/>
        <w:rPr/>
      </w:pPr>
      <w:bookmarkStart w:colFirst="0" w:colLast="0" w:name="_heading=h.1302m92" w:id="75"/>
      <w:bookmarkEnd w:id="75"/>
      <w:r w:rsidDel="00000000" w:rsidR="00000000" w:rsidRPr="00000000">
        <w:rPr>
          <w:rtl w:val="0"/>
        </w:rPr>
        <w:t xml:space="preserve">3.2.4 Reason Code</w:t>
      </w:r>
    </w:p>
    <w:p w:rsidR="00000000" w:rsidDel="00000000" w:rsidP="00000000" w:rsidRDefault="00000000" w:rsidRPr="00000000" w14:paraId="0000052C">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D">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id w:val="1975427543"/>
          <w:tag w:val="goog_rdk_19"/>
        </w:sdtPr>
        <w:sdtContent>
          <w:commentRangeStart w:id="17"/>
        </w:sdtContent>
      </w:sdt>
      <w:sdt>
        <w:sdtPr>
          <w:id w:val="-131195633"/>
          <w:tag w:val="goog_rdk_20"/>
        </w:sdtPr>
        <w:sdtContent>
          <w:commentRangeStart w:id="18"/>
        </w:sdtContent>
      </w:sdt>
      <w:r w:rsidDel="00000000" w:rsidR="00000000" w:rsidRPr="00000000">
        <w:rPr>
          <w:highlight w:val="yellow"/>
          <w:rtl w:val="0"/>
        </w:rPr>
        <w:t xml:space="preserve">Connection</w:t>
      </w:r>
      <w:commentRangeEnd w:id="17"/>
      <w:r w:rsidDel="00000000" w:rsidR="00000000" w:rsidRPr="00000000">
        <w:commentReference w:id="17"/>
      </w:r>
      <w:commentRangeEnd w:id="18"/>
      <w:r w:rsidDel="00000000" w:rsidR="00000000" w:rsidRPr="00000000">
        <w:commentReference w:id="18"/>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E">
      <w:pPr>
        <w:pStyle w:val="Heading3"/>
        <w:ind w:left="0" w:firstLine="0"/>
        <w:rPr/>
      </w:pPr>
      <w:bookmarkStart w:colFirst="0" w:colLast="0" w:name="_heading=h.2250f4o" w:id="76"/>
      <w:bookmarkEnd w:id="76"/>
      <w:r w:rsidDel="00000000" w:rsidR="00000000" w:rsidRPr="00000000">
        <w:rPr>
          <w:rtl w:val="0"/>
        </w:rPr>
        <w:t xml:space="preserve">3.2.5 Session Expiry Interval</w:t>
      </w:r>
    </w:p>
    <w:p w:rsidR="00000000" w:rsidDel="00000000" w:rsidP="00000000" w:rsidRDefault="00000000" w:rsidRPr="00000000" w14:paraId="0000052F">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30">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3.4.8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31">
      <w:pPr>
        <w:pStyle w:val="Heading3"/>
        <w:ind w:left="0" w:firstLine="0"/>
        <w:rPr/>
      </w:pPr>
      <w:bookmarkStart w:colFirst="0" w:colLast="0" w:name="_heading=h.dvtkrwv3ej4d" w:id="77"/>
      <w:bookmarkEnd w:id="77"/>
      <w:r w:rsidDel="00000000" w:rsidR="00000000" w:rsidRPr="00000000">
        <w:rPr>
          <w:rtl w:val="0"/>
        </w:rPr>
        <w:t xml:space="preserve">3.2.6 Server Keep Alive</w:t>
      </w:r>
    </w:p>
    <w:p w:rsidR="00000000" w:rsidDel="00000000" w:rsidP="00000000" w:rsidRDefault="00000000" w:rsidRPr="00000000" w14:paraId="00000532">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33">
      <w:pPr>
        <w:spacing w:after="0" w:before="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[MQTT-SN-3.5.6-1]</w:t>
      </w:r>
      <w:r w:rsidDel="00000000" w:rsidR="00000000" w:rsidRPr="00000000">
        <w:rPr>
          <w:color w:val="000000"/>
          <w:rtl w:val="0"/>
        </w:rPr>
        <w:t xml:space="preserve">. </w:t>
      </w:r>
    </w:p>
    <w:p w:rsidR="00000000" w:rsidDel="00000000" w:rsidP="00000000" w:rsidRDefault="00000000" w:rsidRPr="00000000" w14:paraId="00000534">
      <w:pPr>
        <w:spacing w:after="0" w:before="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[MQTT-SN-3.5.6-2]</w:t>
      </w:r>
      <w:r w:rsidDel="00000000" w:rsidR="00000000" w:rsidRPr="00000000">
        <w:rPr>
          <w:color w:val="000000"/>
          <w:rtl w:val="0"/>
        </w:rPr>
        <w:t xml:space="preserve">.</w:t>
      </w:r>
    </w:p>
    <w:p w:rsidR="00000000" w:rsidDel="00000000" w:rsidP="00000000" w:rsidRDefault="00000000" w:rsidRPr="00000000" w14:paraId="00000535">
      <w:pPr>
        <w:spacing w:after="0" w:before="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36">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37">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38">
      <w:pPr>
        <w:pStyle w:val="Heading3"/>
        <w:ind w:left="0" w:firstLine="0"/>
        <w:rPr>
          <w:rFonts w:ascii="Arial" w:cs="Arial" w:eastAsia="Arial" w:hAnsi="Arial"/>
        </w:rPr>
      </w:pPr>
      <w:bookmarkStart w:colFirst="0" w:colLast="0" w:name="_heading=h.3wmneavoet74"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3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A">
      <w:pPr>
        <w:pStyle w:val="Heading3"/>
        <w:ind w:left="0" w:firstLine="0"/>
        <w:rPr>
          <w:rFonts w:ascii="Arial" w:cs="Arial" w:eastAsia="Arial" w:hAnsi="Arial"/>
        </w:rPr>
      </w:pPr>
      <w:bookmarkStart w:colFirst="0" w:colLast="0" w:name="_heading=h.ydayklwjstjk" w:id="79"/>
      <w:bookmarkEnd w:id="79"/>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3B">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3C">
      <w:pPr>
        <w:pStyle w:val="Heading3"/>
        <w:ind w:left="0" w:firstLine="0"/>
        <w:rPr>
          <w:rFonts w:ascii="Arial" w:cs="Arial" w:eastAsia="Arial" w:hAnsi="Arial"/>
        </w:rPr>
      </w:pPr>
      <w:bookmarkStart w:colFirst="0" w:colLast="0" w:name="_heading=h.kvppk7yh36lv" w:id="80"/>
      <w:bookmarkEnd w:id="80"/>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3D">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E">
      <w:pPr>
        <w:pStyle w:val="Heading3"/>
        <w:ind w:left="0" w:firstLine="0"/>
        <w:rPr>
          <w:rFonts w:ascii="Arial" w:cs="Arial" w:eastAsia="Arial" w:hAnsi="Arial"/>
        </w:rPr>
      </w:pPr>
      <w:bookmarkStart w:colFirst="0" w:colLast="0" w:name="_heading=h.600ktmi3vm5o" w:id="81"/>
      <w:bookmarkEnd w:id="81"/>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3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40">
      <w:pPr>
        <w:pStyle w:val="Heading3"/>
        <w:ind w:left="0" w:firstLine="0"/>
        <w:rPr/>
      </w:pPr>
      <w:bookmarkStart w:colFirst="0" w:colLast="0" w:name="_heading=h.haapch" w:id="82"/>
      <w:bookmarkEnd w:id="82"/>
      <w:r w:rsidDel="00000000" w:rsidR="00000000" w:rsidRPr="00000000">
        <w:rPr>
          <w:rtl w:val="0"/>
        </w:rPr>
        <w:t xml:space="preserve">3.2.11 Assigned Client Identifier</w:t>
      </w:r>
    </w:p>
    <w:p w:rsidR="00000000" w:rsidDel="00000000" w:rsidP="00000000" w:rsidRDefault="00000000" w:rsidRPr="00000000" w14:paraId="00000541">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[MQTT-SN-3.5.11-1]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42">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[MQTT-SN-3.5.11-2]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[MQTT-SN-3.5.11-3]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43">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44">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45">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46">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47">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48">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49">
      <w:pPr>
        <w:pStyle w:val="Heading2"/>
        <w:keepLines w:val="1"/>
        <w:spacing w:after="118" w:before="200" w:line="259" w:lineRule="auto"/>
        <w:ind w:left="0" w:firstLine="0"/>
        <w:rPr>
          <w:rFonts w:ascii="Arial" w:cs="Arial" w:eastAsia="Arial" w:hAnsi="Arial"/>
        </w:rPr>
      </w:pPr>
      <w:bookmarkStart w:colFirst="0" w:colLast="0" w:name="_heading=h.184mhaj" w:id="83"/>
      <w:bookmarkEnd w:id="83"/>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4A">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4B">
      <w:pPr>
        <w:rPr/>
      </w:pPr>
      <w:r w:rsidDel="00000000" w:rsidR="00000000" w:rsidRPr="00000000">
        <w:rPr/>
        <w:drawing>
          <wp:inline distB="114300" distT="114300" distL="114300" distR="114300">
            <wp:extent cx="5943600" cy="2946400"/>
            <wp:effectExtent b="0" l="0" r="0" t="0"/>
            <wp:docPr id="33"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4D">
      <w:pPr>
        <w:pStyle w:val="Heading3"/>
        <w:ind w:left="0" w:firstLine="0"/>
        <w:rPr/>
      </w:pPr>
      <w:bookmarkStart w:colFirst="0" w:colLast="0" w:name="_heading=h.3s49zyc" w:id="84"/>
      <w:bookmarkEnd w:id="84"/>
      <w:r w:rsidDel="00000000" w:rsidR="00000000" w:rsidRPr="00000000">
        <w:rPr>
          <w:rtl w:val="0"/>
        </w:rPr>
        <w:t xml:space="preserve">3.3.1 AUTH Header</w:t>
      </w:r>
    </w:p>
    <w:p w:rsidR="00000000" w:rsidDel="00000000" w:rsidP="00000000" w:rsidRDefault="00000000" w:rsidRPr="00000000" w14:paraId="000005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F">
      <w:pPr>
        <w:pStyle w:val="Heading3"/>
        <w:ind w:left="0" w:firstLine="0"/>
        <w:rPr/>
      </w:pPr>
      <w:bookmarkStart w:colFirst="0" w:colLast="0" w:name="_heading=h.6cbjggtsyz0j" w:id="85"/>
      <w:bookmarkEnd w:id="85"/>
      <w:r w:rsidDel="00000000" w:rsidR="00000000" w:rsidRPr="00000000">
        <w:rPr>
          <w:rtl w:val="0"/>
        </w:rPr>
        <w:t xml:space="preserve">3.3.2 Packet Identifier</w:t>
      </w:r>
    </w:p>
    <w:p w:rsidR="00000000" w:rsidDel="00000000" w:rsidP="00000000" w:rsidRDefault="00000000" w:rsidRPr="00000000" w14:paraId="0000055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rtl w:val="0"/>
        </w:rPr>
        <w:t xml:space="preserve">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51">
      <w:pPr>
        <w:pStyle w:val="Heading3"/>
        <w:ind w:left="0" w:firstLine="0"/>
        <w:rPr/>
      </w:pPr>
      <w:bookmarkStart w:colFirst="0" w:colLast="0" w:name="_heading=h.279ka65" w:id="86"/>
      <w:bookmarkEnd w:id="86"/>
      <w:r w:rsidDel="00000000" w:rsidR="00000000" w:rsidRPr="00000000">
        <w:rPr>
          <w:rtl w:val="0"/>
        </w:rPr>
        <w:t xml:space="preserve">3.3.2 Reason Code</w:t>
      </w:r>
    </w:p>
    <w:p w:rsidR="00000000" w:rsidDel="00000000" w:rsidP="00000000" w:rsidRDefault="00000000" w:rsidRPr="00000000" w14:paraId="00000552">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53">
      <w:pPr>
        <w:pStyle w:val="Heading3"/>
        <w:ind w:left="0" w:firstLine="0"/>
        <w:rPr/>
      </w:pPr>
      <w:bookmarkStart w:colFirst="0" w:colLast="0" w:name="_heading=h.meukdy" w:id="87"/>
      <w:bookmarkEnd w:id="87"/>
      <w:r w:rsidDel="00000000" w:rsidR="00000000" w:rsidRPr="00000000">
        <w:rPr>
          <w:rtl w:val="0"/>
        </w:rPr>
        <w:t xml:space="preserve">3.3.3 Authentication Method Length</w:t>
      </w:r>
    </w:p>
    <w:p w:rsidR="00000000" w:rsidDel="00000000" w:rsidP="00000000" w:rsidRDefault="00000000" w:rsidRPr="00000000" w14:paraId="00000554">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55">
      <w:pPr>
        <w:pStyle w:val="Heading3"/>
        <w:ind w:left="0" w:firstLine="0"/>
        <w:rPr/>
      </w:pPr>
      <w:bookmarkStart w:colFirst="0" w:colLast="0" w:name="_heading=h.36ei31r" w:id="88"/>
      <w:bookmarkEnd w:id="88"/>
      <w:r w:rsidDel="00000000" w:rsidR="00000000" w:rsidRPr="00000000">
        <w:rPr>
          <w:rtl w:val="0"/>
        </w:rPr>
        <w:t xml:space="preserve">3.3.4 Authentication Method</w:t>
      </w:r>
    </w:p>
    <w:p w:rsidR="00000000" w:rsidDel="00000000" w:rsidP="00000000" w:rsidRDefault="00000000" w:rsidRPr="00000000" w14:paraId="0000055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57">
      <w:pPr>
        <w:pStyle w:val="Heading3"/>
        <w:ind w:left="0" w:firstLine="0"/>
        <w:rPr/>
      </w:pPr>
      <w:bookmarkStart w:colFirst="0" w:colLast="0" w:name="_heading=h.1ljsd9k" w:id="89"/>
      <w:bookmarkEnd w:id="89"/>
      <w:r w:rsidDel="00000000" w:rsidR="00000000" w:rsidRPr="00000000">
        <w:rPr>
          <w:rtl w:val="0"/>
        </w:rPr>
        <w:t xml:space="preserve">3.3.5 Authentication Data</w:t>
      </w:r>
    </w:p>
    <w:p w:rsidR="00000000" w:rsidDel="00000000" w:rsidP="00000000" w:rsidRDefault="00000000" w:rsidRPr="00000000" w14:paraId="00000558">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59">
      <w:pPr>
        <w:pStyle w:val="Heading3"/>
        <w:ind w:left="0" w:firstLine="0"/>
        <w:rPr/>
      </w:pPr>
      <w:bookmarkStart w:colFirst="0" w:colLast="0" w:name="_heading=h.psc1lxe4uzxw" w:id="90"/>
      <w:bookmarkEnd w:id="90"/>
      <w:r w:rsidDel="00000000" w:rsidR="00000000" w:rsidRPr="00000000">
        <w:rPr>
          <w:rtl w:val="0"/>
        </w:rPr>
        <w:t xml:space="preserve">3.3.6 AUTH Actions</w:t>
      </w:r>
    </w:p>
    <w:p w:rsidR="00000000" w:rsidDel="00000000" w:rsidP="00000000" w:rsidRDefault="00000000" w:rsidRPr="00000000" w14:paraId="0000055A">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5B">
      <w:pPr>
        <w:pStyle w:val="Heading2"/>
        <w:keepLines w:val="1"/>
        <w:spacing w:after="118" w:before="0" w:line="259" w:lineRule="auto"/>
        <w:ind w:left="0" w:firstLine="0"/>
        <w:rPr>
          <w:rFonts w:ascii="Arial" w:cs="Arial" w:eastAsia="Arial" w:hAnsi="Arial"/>
        </w:rPr>
      </w:pPr>
      <w:bookmarkStart w:colFirst="0" w:colLast="0" w:name="_heading=h.45jfvxd" w:id="91"/>
      <w:bookmarkEnd w:id="91"/>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5C">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5D">
      <w:pPr>
        <w:rPr/>
      </w:pPr>
      <w:r w:rsidDel="00000000" w:rsidR="00000000" w:rsidRPr="00000000">
        <w:rPr/>
        <w:drawing>
          <wp:inline distB="114300" distT="114300" distL="114300" distR="114300">
            <wp:extent cx="5943600" cy="3086100"/>
            <wp:effectExtent b="0" l="0" r="0" t="0"/>
            <wp:docPr id="68"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5F">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60">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61">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62">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63">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64">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rtl w:val="0"/>
        </w:rPr>
      </w:r>
    </w:p>
    <w:p w:rsidR="00000000" w:rsidDel="00000000" w:rsidP="00000000" w:rsidRDefault="00000000" w:rsidRPr="00000000" w14:paraId="00000565">
      <w:pPr>
        <w:pStyle w:val="Heading3"/>
        <w:ind w:left="0" w:firstLine="0"/>
        <w:rPr/>
      </w:pPr>
      <w:bookmarkStart w:colFirst="0" w:colLast="0" w:name="_heading=h.2koq656" w:id="92"/>
      <w:bookmarkEnd w:id="92"/>
      <w:r w:rsidDel="00000000" w:rsidR="00000000" w:rsidRPr="00000000">
        <w:rPr>
          <w:rtl w:val="0"/>
        </w:rPr>
        <w:t xml:space="preserve">3.4.1 REGISTER Header</w:t>
      </w:r>
    </w:p>
    <w:p w:rsidR="00000000" w:rsidDel="00000000" w:rsidP="00000000" w:rsidRDefault="00000000" w:rsidRPr="00000000" w14:paraId="00000566">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67">
      <w:pPr>
        <w:pStyle w:val="Heading3"/>
        <w:ind w:left="0" w:firstLine="0"/>
        <w:rPr/>
      </w:pPr>
      <w:bookmarkStart w:colFirst="0" w:colLast="0" w:name="_heading=h.5ufspf21xppm" w:id="93"/>
      <w:bookmarkEnd w:id="93"/>
      <w:r w:rsidDel="00000000" w:rsidR="00000000" w:rsidRPr="00000000">
        <w:rPr>
          <w:rtl w:val="0"/>
        </w:rPr>
        <w:t xml:space="preserve">3.4.2 REGISTER Flags</w:t>
      </w:r>
    </w:p>
    <w:p w:rsidR="00000000" w:rsidDel="00000000" w:rsidP="00000000" w:rsidRDefault="00000000" w:rsidRPr="00000000" w14:paraId="0000056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6A">
      <w:pPr>
        <w:pStyle w:val="Heading4"/>
        <w:spacing w:after="200" w:before="0" w:line="248.00000000000006" w:lineRule="auto"/>
        <w:ind w:left="0" w:firstLine="0"/>
        <w:jc w:val="both"/>
        <w:rPr/>
      </w:pPr>
      <w:bookmarkStart w:colFirst="0" w:colLast="0" w:name="_heading=h.d0vh95un2cq3" w:id="94"/>
      <w:bookmarkEnd w:id="94"/>
      <w:r w:rsidDel="00000000" w:rsidR="00000000" w:rsidRPr="00000000">
        <w:rPr>
          <w:rtl w:val="0"/>
        </w:rPr>
        <w:t xml:space="preserve">3.4.2.1 Topic Alias Flag</w:t>
      </w:r>
    </w:p>
    <w:p w:rsidR="00000000" w:rsidDel="00000000" w:rsidP="00000000" w:rsidRDefault="00000000" w:rsidRPr="00000000" w14:paraId="0000056B">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6C">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6D">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6E">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6F">
      <w:pPr>
        <w:pStyle w:val="Heading3"/>
        <w:spacing w:after="0" w:before="0" w:line="248.00000000000006" w:lineRule="auto"/>
        <w:ind w:left="0" w:firstLine="0"/>
        <w:rPr/>
      </w:pPr>
      <w:bookmarkStart w:colFirst="0" w:colLast="0" w:name="_heading=h.tvj9pexz17l7" w:id="95"/>
      <w:bookmarkEnd w:id="95"/>
      <w:r w:rsidDel="00000000" w:rsidR="00000000" w:rsidRPr="00000000">
        <w:rPr>
          <w:rtl w:val="0"/>
        </w:rPr>
        <w:t xml:space="preserve">3.4.2 Packet Identifier</w:t>
      </w:r>
    </w:p>
    <w:p w:rsidR="00000000" w:rsidDel="00000000" w:rsidP="00000000" w:rsidRDefault="00000000" w:rsidRPr="00000000" w14:paraId="00000570">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w:t>
      </w:r>
    </w:p>
    <w:p w:rsidR="00000000" w:rsidDel="00000000" w:rsidP="00000000" w:rsidRDefault="00000000" w:rsidRPr="00000000" w14:paraId="00000571">
      <w:pPr>
        <w:pStyle w:val="Heading3"/>
        <w:ind w:left="0" w:firstLine="0"/>
        <w:rPr/>
      </w:pPr>
      <w:bookmarkStart w:colFirst="0" w:colLast="0" w:name="_heading=h.zu0gcz" w:id="96"/>
      <w:bookmarkEnd w:id="96"/>
      <w:r w:rsidDel="00000000" w:rsidR="00000000" w:rsidRPr="00000000">
        <w:rPr>
          <w:rtl w:val="0"/>
        </w:rPr>
        <w:t xml:space="preserve">3.4.3 Topic Alias </w:t>
      </w:r>
    </w:p>
    <w:p w:rsidR="00000000" w:rsidDel="00000000" w:rsidP="00000000" w:rsidRDefault="00000000" w:rsidRPr="00000000" w14:paraId="00000572">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73">
      <w:pPr>
        <w:pStyle w:val="Heading3"/>
        <w:ind w:left="0" w:firstLine="0"/>
        <w:rPr/>
      </w:pPr>
      <w:bookmarkStart w:colFirst="0" w:colLast="0" w:name="_heading=h.1yyy98l" w:id="97"/>
      <w:bookmarkEnd w:id="97"/>
      <w:r w:rsidDel="00000000" w:rsidR="00000000" w:rsidRPr="00000000">
        <w:rPr>
          <w:rtl w:val="0"/>
        </w:rPr>
        <w:t xml:space="preserve">3.4.4 Topic Name</w:t>
      </w:r>
    </w:p>
    <w:p w:rsidR="00000000" w:rsidDel="00000000" w:rsidP="00000000" w:rsidRDefault="00000000" w:rsidRPr="00000000" w14:paraId="00000574">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75">
      <w:pPr>
        <w:pStyle w:val="Heading3"/>
        <w:spacing w:after="0" w:before="200" w:line="248.00000000000006" w:lineRule="auto"/>
        <w:ind w:left="0" w:right="990" w:firstLine="0"/>
        <w:jc w:val="both"/>
        <w:rPr/>
      </w:pPr>
      <w:bookmarkStart w:colFirst="0" w:colLast="0" w:name="_heading=h.2jnkuws4c71i" w:id="98"/>
      <w:bookmarkEnd w:id="98"/>
      <w:r w:rsidDel="00000000" w:rsidR="00000000" w:rsidRPr="00000000">
        <w:rPr>
          <w:rtl w:val="0"/>
        </w:rPr>
        <w:t xml:space="preserve">3.4.5 REGISTER Actions</w:t>
      </w:r>
    </w:p>
    <w:p w:rsidR="00000000" w:rsidDel="00000000" w:rsidP="00000000" w:rsidRDefault="00000000" w:rsidRPr="00000000" w14:paraId="00000576">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77">
      <w:pPr>
        <w:pStyle w:val="Heading2"/>
        <w:keepLines w:val="1"/>
        <w:spacing w:after="77" w:before="0" w:line="259" w:lineRule="auto"/>
        <w:ind w:left="0" w:firstLine="0"/>
        <w:rPr/>
      </w:pPr>
      <w:bookmarkStart w:colFirst="0" w:colLast="0" w:name="_heading=h.ly2wo918151u" w:id="99"/>
      <w:bookmarkEnd w:id="99"/>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2"/>
        <w:keepLines w:val="1"/>
        <w:spacing w:after="77" w:before="0" w:line="259" w:lineRule="auto"/>
        <w:ind w:left="0" w:firstLine="0"/>
        <w:rPr>
          <w:rFonts w:ascii="Arial" w:cs="Arial" w:eastAsia="Arial" w:hAnsi="Arial"/>
        </w:rPr>
      </w:pPr>
      <w:bookmarkStart w:colFirst="0" w:colLast="0" w:name="_heading=h.4iylrwe" w:id="100"/>
      <w:bookmarkEnd w:id="100"/>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79">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7A">
      <w:pPr>
        <w:rPr/>
      </w:pPr>
      <w:r w:rsidDel="00000000" w:rsidR="00000000" w:rsidRPr="00000000">
        <w:rPr/>
        <w:drawing>
          <wp:inline distB="114300" distT="114300" distL="114300" distR="114300">
            <wp:extent cx="5943600" cy="2590800"/>
            <wp:effectExtent b="0" l="0" r="0" t="0"/>
            <wp:docPr id="26"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7C">
      <w:pPr>
        <w:pStyle w:val="Heading3"/>
        <w:ind w:left="0" w:firstLine="0"/>
        <w:rPr/>
      </w:pPr>
      <w:bookmarkStart w:colFirst="0" w:colLast="0" w:name="_heading=h.2y3w247" w:id="101"/>
      <w:bookmarkEnd w:id="101"/>
      <w:r w:rsidDel="00000000" w:rsidR="00000000" w:rsidRPr="00000000">
        <w:rPr>
          <w:rtl w:val="0"/>
        </w:rPr>
        <w:t xml:space="preserve">3.5.1 REGACK Header</w:t>
      </w:r>
    </w:p>
    <w:p w:rsidR="00000000" w:rsidDel="00000000" w:rsidP="00000000" w:rsidRDefault="00000000" w:rsidRPr="00000000" w14:paraId="0000057D">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E">
      <w:pPr>
        <w:pStyle w:val="Heading3"/>
        <w:ind w:left="0" w:firstLine="0"/>
        <w:rPr/>
      </w:pPr>
      <w:bookmarkStart w:colFirst="0" w:colLast="0" w:name="_heading=h.1d96cc0" w:id="102"/>
      <w:bookmarkEnd w:id="102"/>
      <w:r w:rsidDel="00000000" w:rsidR="00000000" w:rsidRPr="00000000">
        <w:rPr>
          <w:rtl w:val="0"/>
        </w:rPr>
        <w:t xml:space="preserve">3.5.2 REGACK Flags</w:t>
      </w:r>
    </w:p>
    <w:p w:rsidR="00000000" w:rsidDel="00000000" w:rsidP="00000000" w:rsidRDefault="00000000" w:rsidRPr="00000000" w14:paraId="0000057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8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81">
      <w:pPr>
        <w:pStyle w:val="Heading4"/>
        <w:spacing w:after="200" w:before="0" w:line="248.00000000000006" w:lineRule="auto"/>
        <w:ind w:left="0" w:firstLine="0"/>
        <w:jc w:val="both"/>
        <w:rPr>
          <w:vertAlign w:val="baseline"/>
        </w:rPr>
      </w:pPr>
      <w:bookmarkStart w:colFirst="0" w:colLast="0" w:name="_heading=h.9sc8qmlasy98" w:id="103"/>
      <w:bookmarkEnd w:id="103"/>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8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83">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84">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w:t>
      </w:r>
      <w:r w:rsidDel="00000000" w:rsidR="00000000" w:rsidRPr="00000000">
        <w:rPr>
          <w:rFonts w:ascii="Arial" w:cs="Arial" w:eastAsia="Arial" w:hAnsi="Arial"/>
          <w:color w:val="000000"/>
          <w:sz w:val="22"/>
          <w:szCs w:val="22"/>
          <w:highlight w:val="yellow"/>
          <w:rtl w:val="0"/>
        </w:rPr>
        <w:t xml:space="preserve">Predefined Topic Alias</w:t>
      </w:r>
      <w:r w:rsidDel="00000000" w:rsidR="00000000" w:rsidRPr="00000000">
        <w:rPr>
          <w:rFonts w:ascii="Arial" w:cs="Arial" w:eastAsia="Arial" w:hAnsi="Arial"/>
          <w:color w:val="000000"/>
          <w:sz w:val="22"/>
          <w:szCs w:val="22"/>
          <w:highlight w:val="yellow"/>
          <w:rtl w:val="0"/>
        </w:rPr>
        <w:t xml:space="preserve">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85">
      <w:pPr>
        <w:spacing w:after="0" w:before="200" w:line="276" w:lineRule="auto"/>
        <w:ind w:left="72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86">
      <w:pPr>
        <w:spacing w:after="306" w:before="200" w:line="276" w:lineRule="auto"/>
        <w:ind w:left="720" w:firstLine="0"/>
        <w:rPr>
          <w:color w:val="000000"/>
          <w:shd w:fill="auto" w:val="clear"/>
        </w:rPr>
      </w:pPr>
      <w:r w:rsidDel="00000000" w:rsidR="00000000" w:rsidRPr="00000000">
        <w:rPr>
          <w:color w:val="000000"/>
          <w:shd w:fill="auto" w:val="clear"/>
          <w:rtl w:val="0"/>
        </w:rPr>
        <w:t xml:space="preserve">A Predefined Topic Alias can be returned in the REGACK Packet if a Client tries to register a Session Topic Alias for a Topic Name which the Server already knows is a Predefined Topic Alias. See </w:t>
      </w:r>
      <w:hyperlink w:anchor="_heading=h.kijijiozu1yv">
        <w:r w:rsidDel="00000000" w:rsidR="00000000" w:rsidRPr="00000000">
          <w:rPr>
            <w:color w:val="1155cc"/>
            <w:u w:val="single"/>
            <w:shd w:fill="auto" w:val="clear"/>
            <w:rtl w:val="0"/>
          </w:rPr>
          <w:t xml:space="preserve">4.7.2.2 Session Topic Aliases</w:t>
        </w:r>
      </w:hyperlink>
      <w:r w:rsidDel="00000000" w:rsidR="00000000" w:rsidRPr="00000000">
        <w:rPr>
          <w:color w:val="000000"/>
          <w:shd w:fill="auto" w:val="clear"/>
          <w:rtl w:val="0"/>
        </w:rPr>
        <w:t xml:space="preserve"> for details.</w:t>
      </w:r>
      <w:r w:rsidDel="00000000" w:rsidR="00000000" w:rsidRPr="00000000">
        <w:rPr>
          <w:rtl w:val="0"/>
        </w:rPr>
      </w:r>
    </w:p>
    <w:p w:rsidR="00000000" w:rsidDel="00000000" w:rsidP="00000000" w:rsidRDefault="00000000" w:rsidRPr="00000000" w14:paraId="00000587">
      <w:pPr>
        <w:pStyle w:val="Heading4"/>
        <w:spacing w:after="200" w:before="0" w:line="248.00000000000006" w:lineRule="auto"/>
        <w:ind w:left="0" w:firstLine="0"/>
        <w:jc w:val="both"/>
        <w:rPr/>
      </w:pPr>
      <w:bookmarkStart w:colFirst="0" w:colLast="0" w:name="_heading=h.c53rgmfddmn8" w:id="104"/>
      <w:bookmarkEnd w:id="104"/>
      <w:r w:rsidDel="00000000" w:rsidR="00000000" w:rsidRPr="00000000">
        <w:rPr>
          <w:rtl w:val="0"/>
        </w:rPr>
        <w:t xml:space="preserve">3.5.2.2 Topic Alias Flag</w:t>
      </w:r>
    </w:p>
    <w:p w:rsidR="00000000" w:rsidDel="00000000" w:rsidP="00000000" w:rsidRDefault="00000000" w:rsidRPr="00000000" w14:paraId="00000588">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89">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A">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B">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8C">
      <w:pPr>
        <w:pStyle w:val="Heading3"/>
        <w:ind w:left="0" w:firstLine="0"/>
        <w:rPr/>
      </w:pPr>
      <w:bookmarkStart w:colFirst="0" w:colLast="0" w:name="_heading=h.2ce457m" w:id="105"/>
      <w:bookmarkEnd w:id="105"/>
      <w:r w:rsidDel="00000000" w:rsidR="00000000" w:rsidRPr="00000000">
        <w:rPr>
          <w:rtl w:val="0"/>
        </w:rPr>
        <w:t xml:space="preserve">3.5.3 Packet Identifier</w:t>
      </w:r>
    </w:p>
    <w:p w:rsidR="00000000" w:rsidDel="00000000" w:rsidP="00000000" w:rsidRDefault="00000000" w:rsidRPr="00000000" w14:paraId="0000058D">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8E">
      <w:pPr>
        <w:pStyle w:val="Heading3"/>
        <w:ind w:left="0" w:firstLine="0"/>
        <w:rPr/>
      </w:pPr>
      <w:bookmarkStart w:colFirst="0" w:colLast="0" w:name="_heading=h.3x8tuzt" w:id="106"/>
      <w:bookmarkEnd w:id="106"/>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8F">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that is used to identify the Topic instead of the Topic Name. This numeric value is used as the Topic Alias.</w:t>
      </w:r>
    </w:p>
    <w:p w:rsidR="00000000" w:rsidDel="00000000" w:rsidP="00000000" w:rsidRDefault="00000000" w:rsidRPr="00000000" w14:paraId="00000590">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91">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92">
      <w:pPr>
        <w:pStyle w:val="Heading3"/>
        <w:ind w:left="0" w:firstLine="0"/>
        <w:rPr>
          <w:highlight w:val="yellow"/>
        </w:rPr>
      </w:pPr>
      <w:bookmarkStart w:colFirst="0" w:colLast="0" w:name="_heading=h.rjefff" w:id="107"/>
      <w:bookmarkEnd w:id="107"/>
      <w:r w:rsidDel="00000000" w:rsidR="00000000" w:rsidRPr="00000000">
        <w:rPr>
          <w:rtl w:val="0"/>
        </w:rPr>
        <w:t xml:space="preserve">3.5.5 Reason Code</w:t>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94">
      <w:pPr>
        <w:pStyle w:val="Heading2"/>
        <w:ind w:left="0" w:firstLine="0"/>
        <w:rPr/>
      </w:pPr>
      <w:bookmarkStart w:colFirst="0" w:colLast="0" w:name="_heading=h.3bj1y38" w:id="108"/>
      <w:bookmarkEnd w:id="108"/>
      <w:r w:rsidDel="00000000" w:rsidR="00000000" w:rsidRPr="00000000">
        <w:rPr>
          <w:rtl w:val="0"/>
        </w:rPr>
        <w:t xml:space="preserve">3.6 Publish Requests and Responses</w:t>
      </w:r>
    </w:p>
    <w:p w:rsidR="00000000" w:rsidDel="00000000" w:rsidP="00000000" w:rsidRDefault="00000000" w:rsidRPr="00000000" w14:paraId="00000595">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96">
      <w:pPr>
        <w:numPr>
          <w:ilvl w:val="0"/>
          <w:numId w:val="59"/>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97">
      <w:pPr>
        <w:numPr>
          <w:ilvl w:val="0"/>
          <w:numId w:val="59"/>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98">
      <w:pPr>
        <w:numPr>
          <w:ilvl w:val="0"/>
          <w:numId w:val="59"/>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99">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9A">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9B">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9C">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9D">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9E">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9F">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A0">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A1">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A2">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A3">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A4">
      <w:pPr>
        <w:pStyle w:val="Heading3"/>
        <w:keepLines w:val="1"/>
        <w:spacing w:after="77" w:before="200" w:line="259" w:lineRule="auto"/>
        <w:ind w:left="0" w:firstLine="0"/>
        <w:rPr/>
      </w:pPr>
      <w:bookmarkStart w:colFirst="0" w:colLast="0" w:name="_heading=h.j8sehv" w:id="109"/>
      <w:bookmarkEnd w:id="109"/>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A5">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A6">
      <w:pPr>
        <w:rPr/>
      </w:pPr>
      <w:r w:rsidDel="00000000" w:rsidR="00000000" w:rsidRPr="00000000">
        <w:rPr/>
        <w:drawing>
          <wp:inline distB="114300" distT="114300" distL="114300" distR="114300">
            <wp:extent cx="5943600" cy="3162300"/>
            <wp:effectExtent b="0" l="0" r="0" t="0"/>
            <wp:docPr id="28"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A8">
      <w:pPr>
        <w:ind w:left="0" w:firstLine="0"/>
        <w:rPr>
          <w:rFonts w:ascii="Arial" w:cs="Arial" w:eastAsia="Arial" w:hAnsi="Arial"/>
          <w:shd w:fill="fff2cc" w:val="clear"/>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r w:rsidDel="00000000" w:rsidR="00000000" w:rsidRPr="00000000">
        <w:rPr>
          <w:rtl w:val="0"/>
        </w:rPr>
      </w:r>
    </w:p>
    <w:p w:rsidR="00000000" w:rsidDel="00000000" w:rsidP="00000000" w:rsidRDefault="00000000" w:rsidRPr="00000000" w14:paraId="000005A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are not associated with a MQTT-SN Client Session and can be optionally discarded by the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without being processed for onward delivery.</w:t>
      </w:r>
    </w:p>
    <w:p w:rsidR="00000000" w:rsidDel="00000000" w:rsidP="00000000" w:rsidRDefault="00000000" w:rsidRPr="00000000" w14:paraId="000005AB">
      <w:pPr>
        <w:pStyle w:val="Heading4"/>
        <w:ind w:left="0" w:right="4" w:firstLine="0"/>
        <w:rPr>
          <w:rFonts w:ascii="Arial" w:cs="Arial" w:eastAsia="Arial" w:hAnsi="Arial"/>
        </w:rPr>
      </w:pPr>
      <w:bookmarkStart w:colFirst="0" w:colLast="0" w:name="_heading=h.338fx5o" w:id="110"/>
      <w:bookmarkEnd w:id="11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A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D">
      <w:pPr>
        <w:pStyle w:val="Heading4"/>
        <w:ind w:left="0" w:right="4" w:firstLine="0"/>
        <w:rPr>
          <w:rFonts w:ascii="Arial" w:cs="Arial" w:eastAsia="Arial" w:hAnsi="Arial"/>
        </w:rPr>
      </w:pPr>
      <w:bookmarkStart w:colFirst="0" w:colLast="0" w:name="_heading=h.1idq7dh" w:id="111"/>
      <w:bookmarkEnd w:id="11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AE">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AF">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B0">
      <w:pPr>
        <w:pStyle w:val="Heading5"/>
        <w:spacing w:after="200" w:before="0" w:line="248.00000000000006" w:lineRule="auto"/>
        <w:ind w:left="0" w:right="6" w:firstLine="0"/>
        <w:jc w:val="both"/>
        <w:rPr/>
      </w:pPr>
      <w:bookmarkStart w:colFirst="0" w:colLast="0" w:name="_heading=h.qfef1dqk26d9" w:id="112"/>
      <w:bookmarkEnd w:id="112"/>
      <w:r w:rsidDel="00000000" w:rsidR="00000000" w:rsidRPr="00000000">
        <w:rPr>
          <w:rtl w:val="0"/>
        </w:rPr>
        <w:t xml:space="preserve">3.6.1.2.1 Topic Type</w:t>
      </w:r>
    </w:p>
    <w:p w:rsidR="00000000" w:rsidDel="00000000" w:rsidP="00000000" w:rsidRDefault="00000000" w:rsidRPr="00000000" w14:paraId="000005B1">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B2">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B3">
      <w:pPr>
        <w:pStyle w:val="Heading5"/>
        <w:spacing w:after="280" w:before="0" w:line="246.99999999999994" w:lineRule="auto"/>
        <w:ind w:left="0" w:right="6" w:firstLine="0"/>
        <w:rPr/>
      </w:pPr>
      <w:bookmarkStart w:colFirst="0" w:colLast="0" w:name="_heading=h.kky57id4222a" w:id="113"/>
      <w:bookmarkEnd w:id="113"/>
      <w:r w:rsidDel="00000000" w:rsidR="00000000" w:rsidRPr="00000000">
        <w:rPr>
          <w:rtl w:val="0"/>
        </w:rPr>
        <w:t xml:space="preserve">3.6.1.2.2 Retain</w:t>
      </w:r>
    </w:p>
    <w:p w:rsidR="00000000" w:rsidDel="00000000" w:rsidP="00000000" w:rsidRDefault="00000000" w:rsidRPr="00000000" w14:paraId="000005B4">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B5">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B6">
      <w:pPr>
        <w:pStyle w:val="Heading4"/>
        <w:ind w:left="0" w:right="4" w:firstLine="0"/>
        <w:rPr>
          <w:rFonts w:ascii="Arial" w:cs="Arial" w:eastAsia="Arial" w:hAnsi="Arial"/>
        </w:rPr>
      </w:pPr>
      <w:bookmarkStart w:colFirst="0" w:colLast="0" w:name="_heading=h.42ddq1a" w:id="114"/>
      <w:bookmarkEnd w:id="11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B7">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B8">
      <w:pPr>
        <w:pStyle w:val="Heading4"/>
        <w:ind w:left="0" w:firstLine="0"/>
        <w:rPr>
          <w:rFonts w:ascii="Arial" w:cs="Arial" w:eastAsia="Arial" w:hAnsi="Arial"/>
        </w:rPr>
      </w:pPr>
      <w:bookmarkStart w:colFirst="0" w:colLast="0" w:name="_heading=h.vgc8jwcnscew" w:id="115"/>
      <w:bookmarkEnd w:id="11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B9">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BA">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BB">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BC">
      <w:pPr>
        <w:pStyle w:val="Heading4"/>
        <w:ind w:left="0" w:right="4" w:firstLine="0"/>
        <w:rPr>
          <w:rFonts w:ascii="Arial" w:cs="Arial" w:eastAsia="Arial" w:hAnsi="Arial"/>
        </w:rPr>
      </w:pPr>
      <w:bookmarkStart w:colFirst="0" w:colLast="0" w:name="_heading=h.2hio093" w:id="116"/>
      <w:bookmarkEnd w:id="11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BD">
      <w:pPr>
        <w:rPr>
          <w:rFonts w:ascii="Arial" w:cs="Arial" w:eastAsia="Arial" w:hAnsi="Arial"/>
        </w:rPr>
      </w:pPr>
      <w:r w:rsidDel="00000000" w:rsidR="00000000" w:rsidRPr="00000000">
        <w:rPr>
          <w:rFonts w:ascii="Arial" w:cs="Arial" w:eastAsia="Arial" w:hAnsi="Arial"/>
          <w:rtl w:val="0"/>
        </w:rPr>
        <w:t xml:space="preserve">The Payload contains the payload data of the Application Message that is being published.</w:t>
      </w:r>
      <w:r w:rsidDel="00000000" w:rsidR="00000000" w:rsidRPr="00000000">
        <w:rPr>
          <w:rFonts w:ascii="Arial" w:cs="Arial" w:eastAsia="Arial" w:hAnsi="Arial"/>
          <w:rtl w:val="0"/>
        </w:rPr>
        <w:t xml:space="preserve"> </w:t>
      </w:r>
      <w:r w:rsidDel="00000000" w:rsidR="00000000" w:rsidRPr="00000000">
        <w:rPr>
          <w:rtl w:val="0"/>
        </w:rPr>
        <w:t xml:space="preserve">This field consists of Binary Data.</w:t>
      </w:r>
      <w:r w:rsidDel="00000000" w:rsidR="00000000" w:rsidRPr="00000000">
        <w:rPr>
          <w:rFonts w:ascii="Arial" w:cs="Arial" w:eastAsia="Arial" w:hAnsi="Arial"/>
          <w:rtl w:val="0"/>
        </w:rPr>
        <w:t xml:space="preserve">The content and format of the data is application specific. It is valid for a PUBWOS packet to contain a zero length Payload.</w:t>
      </w:r>
    </w:p>
    <w:p w:rsidR="00000000" w:rsidDel="00000000" w:rsidP="00000000" w:rsidRDefault="00000000" w:rsidRPr="00000000" w14:paraId="000005BE">
      <w:pPr>
        <w:pStyle w:val="Heading4"/>
        <w:spacing w:after="306" w:lineRule="auto"/>
        <w:ind w:left="-5" w:firstLine="0"/>
        <w:rPr/>
      </w:pPr>
      <w:bookmarkStart w:colFirst="0" w:colLast="0" w:name="_heading=h.whhpchgpz502" w:id="117"/>
      <w:bookmarkEnd w:id="117"/>
      <w:r w:rsidDel="00000000" w:rsidR="00000000" w:rsidRPr="00000000">
        <w:rPr>
          <w:rtl w:val="0"/>
        </w:rPr>
        <w:t xml:space="preserve">3.6.1.6 PUBWOS Actions</w:t>
      </w:r>
    </w:p>
    <w:p w:rsidR="00000000" w:rsidDel="00000000" w:rsidP="00000000" w:rsidRDefault="00000000" w:rsidRPr="00000000" w14:paraId="000005B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C0">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C1">
      <w:pPr>
        <w:pStyle w:val="Heading3"/>
        <w:keepLines w:val="1"/>
        <w:spacing w:after="77" w:before="0" w:line="259" w:lineRule="auto"/>
        <w:ind w:left="0" w:firstLine="0"/>
        <w:rPr>
          <w:rFonts w:ascii="Arial" w:cs="Arial" w:eastAsia="Arial" w:hAnsi="Arial"/>
        </w:rPr>
      </w:pPr>
      <w:bookmarkStart w:colFirst="0" w:colLast="0" w:name="_heading=h.wnyagw" w:id="118"/>
      <w:bookmarkEnd w:id="118"/>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C2">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C3">
      <w:pPr>
        <w:rPr/>
      </w:pPr>
      <w:r w:rsidDel="00000000" w:rsidR="00000000" w:rsidRPr="00000000">
        <w:rPr/>
        <w:drawing>
          <wp:inline distB="114300" distT="114300" distL="114300" distR="114300">
            <wp:extent cx="5943600" cy="3162300"/>
            <wp:effectExtent b="0" l="0" r="0" t="0"/>
            <wp:docPr id="45"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C5">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id w:val="-609703812"/>
          <w:tag w:val="goog_rdk_21"/>
        </w:sdtPr>
        <w:sdtContent>
          <w:commentRangeStart w:id="19"/>
        </w:sdtContent>
      </w:sdt>
      <w:sdt>
        <w:sdtPr>
          <w:id w:val="-826257609"/>
          <w:tag w:val="goog_rdk_22"/>
        </w:sdtPr>
        <w:sdtContent>
          <w:commentRangeStart w:id="20"/>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C6">
      <w:pPr>
        <w:pStyle w:val="Heading4"/>
        <w:ind w:left="0" w:right="4" w:firstLine="0"/>
        <w:rPr>
          <w:rFonts w:ascii="Arial" w:cs="Arial" w:eastAsia="Arial" w:hAnsi="Arial"/>
        </w:rPr>
      </w:pPr>
      <w:bookmarkStart w:colFirst="0" w:colLast="0" w:name="_heading=h.3gnlt4p" w:id="119"/>
      <w:bookmarkEnd w:id="11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C7">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8">
      <w:pPr>
        <w:pStyle w:val="Heading4"/>
        <w:ind w:left="0" w:right="4" w:firstLine="0"/>
        <w:rPr>
          <w:rFonts w:ascii="Arial" w:cs="Arial" w:eastAsia="Arial" w:hAnsi="Arial"/>
        </w:rPr>
      </w:pPr>
      <w:bookmarkStart w:colFirst="0" w:colLast="0" w:name="_heading=h.1vsw3ci" w:id="120"/>
      <w:bookmarkEnd w:id="12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C9">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CA">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CB">
      <w:pPr>
        <w:pStyle w:val="Heading5"/>
        <w:spacing w:after="0" w:before="0" w:line="248.00000000000006" w:lineRule="auto"/>
        <w:ind w:left="0" w:right="6" w:firstLine="0"/>
        <w:rPr/>
      </w:pPr>
      <w:bookmarkStart w:colFirst="0" w:colLast="0" w:name="_heading=h.fmrm4etlxug5" w:id="121"/>
      <w:bookmarkEnd w:id="121"/>
      <w:r w:rsidDel="00000000" w:rsidR="00000000" w:rsidRPr="00000000">
        <w:rPr>
          <w:rtl w:val="0"/>
        </w:rPr>
        <w:t xml:space="preserve">3.6.2.2.1 Topic Type</w:t>
      </w:r>
    </w:p>
    <w:p w:rsidR="00000000" w:rsidDel="00000000" w:rsidP="00000000" w:rsidRDefault="00000000" w:rsidRPr="00000000" w14:paraId="000005CC">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CD">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CE">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CF">
      <w:pPr>
        <w:pStyle w:val="Heading5"/>
        <w:spacing w:after="0" w:before="0" w:line="248.00000000000006" w:lineRule="auto"/>
        <w:ind w:left="0" w:right="6" w:firstLine="0"/>
        <w:rPr/>
      </w:pPr>
      <w:bookmarkStart w:colFirst="0" w:colLast="0" w:name="_heading=h.hmaja4ei5dew" w:id="122"/>
      <w:bookmarkEnd w:id="122"/>
      <w:r w:rsidDel="00000000" w:rsidR="00000000" w:rsidRPr="00000000">
        <w:rPr>
          <w:rtl w:val="0"/>
        </w:rPr>
        <w:t xml:space="preserve">3.6.2.2.2 QoS</w:t>
      </w:r>
    </w:p>
    <w:p w:rsidR="00000000" w:rsidDel="00000000" w:rsidP="00000000" w:rsidRDefault="00000000" w:rsidRPr="00000000" w14:paraId="000005D0">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D1">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D2">
      <w:pPr>
        <w:pStyle w:val="Heading5"/>
        <w:spacing w:after="0" w:before="0" w:line="246.99999999999994" w:lineRule="auto"/>
        <w:ind w:left="0" w:right="6" w:firstLine="0"/>
        <w:rPr/>
      </w:pPr>
      <w:bookmarkStart w:colFirst="0" w:colLast="0" w:name="_heading=h.ehxpc4g73qd3" w:id="123"/>
      <w:bookmarkEnd w:id="123"/>
      <w:r w:rsidDel="00000000" w:rsidR="00000000" w:rsidRPr="00000000">
        <w:rPr>
          <w:rtl w:val="0"/>
        </w:rPr>
        <w:t xml:space="preserve">3.6.2.2.3 Retain</w:t>
      </w:r>
    </w:p>
    <w:p w:rsidR="00000000" w:rsidDel="00000000" w:rsidP="00000000" w:rsidRDefault="00000000" w:rsidRPr="00000000" w14:paraId="000005D3">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D4">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D5">
      <w:pPr>
        <w:pStyle w:val="Heading4"/>
        <w:ind w:left="0" w:firstLine="0"/>
        <w:rPr>
          <w:rFonts w:ascii="Arial" w:cs="Arial" w:eastAsia="Arial" w:hAnsi="Arial"/>
        </w:rPr>
      </w:pPr>
      <w:bookmarkStart w:colFirst="0" w:colLast="0" w:name="_heading=h.prwby0o5psp7" w:id="124"/>
      <w:bookmarkEnd w:id="12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D6">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D7">
      <w:pPr>
        <w:pStyle w:val="Heading4"/>
        <w:ind w:left="0" w:firstLine="0"/>
        <w:rPr>
          <w:rFonts w:ascii="Arial" w:cs="Arial" w:eastAsia="Arial" w:hAnsi="Arial"/>
        </w:rPr>
      </w:pPr>
      <w:bookmarkStart w:colFirst="0" w:colLast="0" w:name="_heading=h.szyp1smih5mo" w:id="125"/>
      <w:bookmarkEnd w:id="12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D8">
      <w:pPr>
        <w:rPr>
          <w:highlight w:val="yellow"/>
        </w:rPr>
      </w:pPr>
      <w:r w:rsidDel="00000000" w:rsidR="00000000" w:rsidRPr="00000000">
        <w:rPr>
          <w:highlight w:val="yellow"/>
          <w:rtl w:val="0"/>
        </w:rPr>
        <w:t xml:space="preserve">If the Topic Type is Topic Name (0b11), the Topic Name field MUST be present in the PUBLISH packet.</w:t>
      </w:r>
    </w:p>
    <w:p w:rsidR="00000000" w:rsidDel="00000000" w:rsidP="00000000" w:rsidRDefault="00000000" w:rsidRPr="00000000" w14:paraId="000005D9">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DA">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DB">
      <w:pPr>
        <w:pStyle w:val="Heading4"/>
        <w:ind w:left="0" w:firstLine="0"/>
        <w:rPr>
          <w:rFonts w:ascii="Arial" w:cs="Arial" w:eastAsia="Arial" w:hAnsi="Arial"/>
        </w:rPr>
      </w:pPr>
      <w:bookmarkStart w:colFirst="0" w:colLast="0" w:name="_heading=h.gqkpss1ajssy" w:id="126"/>
      <w:bookmarkEnd w:id="12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DC">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DD">
      <w:pPr>
        <w:pStyle w:val="Heading4"/>
        <w:ind w:left="0" w:firstLine="0"/>
        <w:rPr/>
      </w:pPr>
      <w:bookmarkStart w:colFirst="0" w:colLast="0" w:name="_heading=h.inu1col38lh0" w:id="127"/>
      <w:bookmarkEnd w:id="127"/>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DE">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3"/>
        <w:keepLines w:val="1"/>
        <w:spacing w:after="77" w:before="0" w:line="259" w:lineRule="auto"/>
        <w:ind w:left="0" w:firstLine="0"/>
        <w:rPr>
          <w:rFonts w:ascii="Arial" w:cs="Arial" w:eastAsia="Arial" w:hAnsi="Arial"/>
        </w:rPr>
      </w:pPr>
      <w:bookmarkStart w:colFirst="0" w:colLast="0" w:name="_heading=h.1a346fx" w:id="128"/>
      <w:bookmarkEnd w:id="128"/>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E0">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5E1">
      <w:pPr>
        <w:rPr/>
      </w:pPr>
      <w:r w:rsidDel="00000000" w:rsidR="00000000" w:rsidRPr="00000000">
        <w:rPr/>
        <w:drawing>
          <wp:inline distB="114300" distT="114300" distL="114300" distR="114300">
            <wp:extent cx="5943600" cy="3594100"/>
            <wp:effectExtent b="0" l="0" r="0" t="0"/>
            <wp:docPr id="35"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5E3">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5E4">
      <w:pPr>
        <w:pStyle w:val="Heading4"/>
        <w:ind w:left="0" w:right="4" w:firstLine="0"/>
        <w:rPr>
          <w:rFonts w:ascii="Arial" w:cs="Arial" w:eastAsia="Arial" w:hAnsi="Arial"/>
        </w:rPr>
      </w:pPr>
      <w:bookmarkStart w:colFirst="0" w:colLast="0" w:name="_heading=h.3u2rp3q" w:id="129"/>
      <w:bookmarkEnd w:id="12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5E5">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E6">
      <w:pPr>
        <w:pStyle w:val="Heading4"/>
        <w:ind w:left="0" w:right="4" w:firstLine="0"/>
        <w:rPr>
          <w:rFonts w:ascii="Arial" w:cs="Arial" w:eastAsia="Arial" w:hAnsi="Arial"/>
        </w:rPr>
      </w:pPr>
      <w:bookmarkStart w:colFirst="0" w:colLast="0" w:name="_heading=h.2981zbj" w:id="130"/>
      <w:bookmarkEnd w:id="13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5E7">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E8">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E9">
      <w:pPr>
        <w:pStyle w:val="Heading5"/>
        <w:spacing w:after="0" w:before="0" w:line="248.00000000000006" w:lineRule="auto"/>
        <w:ind w:left="0" w:right="6" w:firstLine="0"/>
        <w:rPr/>
      </w:pPr>
      <w:bookmarkStart w:colFirst="0" w:colLast="0" w:name="_heading=h.kw46rfulitvm" w:id="131"/>
      <w:bookmarkEnd w:id="131"/>
      <w:r w:rsidDel="00000000" w:rsidR="00000000" w:rsidRPr="00000000">
        <w:rPr>
          <w:rtl w:val="0"/>
        </w:rPr>
        <w:t xml:space="preserve">3.6.3.2.1 Topic Type</w:t>
      </w:r>
    </w:p>
    <w:p w:rsidR="00000000" w:rsidDel="00000000" w:rsidP="00000000" w:rsidRDefault="00000000" w:rsidRPr="00000000" w14:paraId="000005EA">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5EC">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D">
      <w:pPr>
        <w:pStyle w:val="Heading5"/>
        <w:spacing w:after="0" w:before="0" w:line="248.00000000000006" w:lineRule="auto"/>
        <w:ind w:left="0" w:right="6" w:firstLine="0"/>
        <w:rPr/>
      </w:pPr>
      <w:bookmarkStart w:colFirst="0" w:colLast="0" w:name="_heading=h.vji0n7lr4z5x" w:id="132"/>
      <w:bookmarkEnd w:id="132"/>
      <w:r w:rsidDel="00000000" w:rsidR="00000000" w:rsidRPr="00000000">
        <w:rPr>
          <w:rtl w:val="0"/>
        </w:rPr>
        <w:t xml:space="preserve">3.6.3.2.2 QoS</w:t>
      </w:r>
    </w:p>
    <w:p w:rsidR="00000000" w:rsidDel="00000000" w:rsidP="00000000" w:rsidRDefault="00000000" w:rsidRPr="00000000" w14:paraId="000005E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5EF">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5F0">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9">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C">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F">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0">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1">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3">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4">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605">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06">
      <w:pPr>
        <w:pStyle w:val="Heading5"/>
        <w:spacing w:after="0" w:before="0" w:line="248.00000000000006" w:lineRule="auto"/>
        <w:ind w:left="0" w:right="6" w:firstLine="0"/>
        <w:rPr/>
      </w:pPr>
      <w:bookmarkStart w:colFirst="0" w:colLast="0" w:name="_heading=h.rxf6r8qtkk4u" w:id="133"/>
      <w:bookmarkEnd w:id="133"/>
      <w:r w:rsidDel="00000000" w:rsidR="00000000" w:rsidRPr="00000000">
        <w:rPr>
          <w:rtl w:val="0"/>
        </w:rPr>
        <w:t xml:space="preserve">3.6.3.2.3 DUP</w:t>
      </w:r>
    </w:p>
    <w:p w:rsidR="00000000" w:rsidDel="00000000" w:rsidP="00000000" w:rsidRDefault="00000000" w:rsidRPr="00000000" w14:paraId="0000060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08">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09">
      <w:pPr>
        <w:pStyle w:val="Heading5"/>
        <w:spacing w:after="0" w:before="0" w:line="246.99999999999994" w:lineRule="auto"/>
        <w:ind w:left="0" w:right="6" w:firstLine="0"/>
        <w:rPr/>
      </w:pPr>
      <w:bookmarkStart w:colFirst="0" w:colLast="0" w:name="_heading=h.qucfg7kks10e" w:id="134"/>
      <w:bookmarkEnd w:id="134"/>
      <w:r w:rsidDel="00000000" w:rsidR="00000000" w:rsidRPr="00000000">
        <w:rPr>
          <w:rtl w:val="0"/>
        </w:rPr>
        <w:t xml:space="preserve">3.6.3.2.4 Retain</w:t>
      </w:r>
    </w:p>
    <w:p w:rsidR="00000000" w:rsidDel="00000000" w:rsidP="00000000" w:rsidRDefault="00000000" w:rsidRPr="00000000" w14:paraId="0000060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0B">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0C">
      <w:pPr>
        <w:pStyle w:val="Heading4"/>
        <w:ind w:left="0" w:firstLine="0"/>
        <w:rPr/>
      </w:pPr>
      <w:bookmarkStart w:colFirst="0" w:colLast="0" w:name="_heading=h.1nia2ey" w:id="135"/>
      <w:bookmarkEnd w:id="135"/>
      <w:r w:rsidDel="00000000" w:rsidR="00000000" w:rsidRPr="00000000">
        <w:rPr>
          <w:rtl w:val="0"/>
        </w:rPr>
        <w:t xml:space="preserve">3.6.3.3 Packet Identifier</w:t>
      </w:r>
    </w:p>
    <w:p w:rsidR="00000000" w:rsidDel="00000000" w:rsidP="00000000" w:rsidRDefault="00000000" w:rsidRPr="00000000" w14:paraId="0000060D">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0E">
      <w:pPr>
        <w:pStyle w:val="Heading4"/>
        <w:ind w:left="0" w:firstLine="0"/>
        <w:rPr/>
      </w:pPr>
      <w:bookmarkStart w:colFirst="0" w:colLast="0" w:name="_heading=h.x2t78tr9icfe" w:id="136"/>
      <w:bookmarkEnd w:id="136"/>
      <w:r w:rsidDel="00000000" w:rsidR="00000000" w:rsidRPr="00000000">
        <w:rPr>
          <w:rtl w:val="0"/>
        </w:rPr>
        <w:t xml:space="preserve">3.6.3.4 Topic Alias or Topic Name Length</w:t>
      </w:r>
    </w:p>
    <w:p w:rsidR="00000000" w:rsidDel="00000000" w:rsidP="00000000" w:rsidRDefault="00000000" w:rsidRPr="00000000" w14:paraId="0000060F">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10">
      <w:pPr>
        <w:pStyle w:val="Heading4"/>
        <w:ind w:left="0" w:firstLine="0"/>
        <w:rPr/>
      </w:pPr>
      <w:bookmarkStart w:colFirst="0" w:colLast="0" w:name="_heading=h.2mn7vak" w:id="137"/>
      <w:bookmarkEnd w:id="137"/>
      <w:r w:rsidDel="00000000" w:rsidR="00000000" w:rsidRPr="00000000">
        <w:rPr>
          <w:rtl w:val="0"/>
        </w:rPr>
        <w:t xml:space="preserve">3.6.3.5 Topic Name</w:t>
      </w:r>
    </w:p>
    <w:p w:rsidR="00000000" w:rsidDel="00000000" w:rsidP="00000000" w:rsidRDefault="00000000" w:rsidRPr="00000000" w14:paraId="00000611">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 (0b11), the Topic Name field MUST be present in the PUBLISH packet.</w:t>
      </w:r>
    </w:p>
    <w:p w:rsidR="00000000" w:rsidDel="00000000" w:rsidP="00000000" w:rsidRDefault="00000000" w:rsidRPr="00000000" w14:paraId="00000612">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13">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14">
      <w:pPr>
        <w:pStyle w:val="Heading4"/>
        <w:ind w:left="0" w:firstLine="0"/>
        <w:rPr/>
      </w:pPr>
      <w:bookmarkStart w:colFirst="0" w:colLast="0" w:name="_heading=h.imenmt69e82j" w:id="138"/>
      <w:bookmarkEnd w:id="138"/>
      <w:r w:rsidDel="00000000" w:rsidR="00000000" w:rsidRPr="00000000">
        <w:rPr>
          <w:rtl w:val="0"/>
        </w:rPr>
        <w:t xml:space="preserve">3.6.3.6 Payload</w:t>
      </w:r>
    </w:p>
    <w:p w:rsidR="00000000" w:rsidDel="00000000" w:rsidP="00000000" w:rsidRDefault="00000000" w:rsidRPr="00000000" w14:paraId="00000615">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16">
      <w:pPr>
        <w:pStyle w:val="Heading4"/>
        <w:spacing w:after="0" w:lineRule="auto"/>
        <w:ind w:left="-5" w:firstLine="0"/>
        <w:rPr/>
      </w:pPr>
      <w:bookmarkStart w:colFirst="0" w:colLast="0" w:name="_heading=h.3hu8nopr74va" w:id="139"/>
      <w:bookmarkEnd w:id="139"/>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17">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18">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2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2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24">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25">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26">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2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28">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29">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2A">
      <w:pPr>
        <w:pStyle w:val="Heading3"/>
        <w:keepLines w:val="1"/>
        <w:spacing w:after="77" w:before="0" w:line="259" w:lineRule="auto"/>
        <w:ind w:left="0" w:firstLine="0"/>
        <w:rPr>
          <w:rFonts w:ascii="Arial" w:cs="Arial" w:eastAsia="Arial" w:hAnsi="Arial"/>
        </w:rPr>
      </w:pPr>
      <w:bookmarkStart w:colFirst="0" w:colLast="0" w:name="_heading=h.11si5id" w:id="140"/>
      <w:bookmarkEnd w:id="140"/>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2B">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2C">
      <w:pPr>
        <w:rPr/>
      </w:pPr>
      <w:r w:rsidDel="00000000" w:rsidR="00000000" w:rsidRPr="00000000">
        <w:rPr/>
        <w:drawing>
          <wp:inline distB="114300" distT="114300" distL="114300" distR="114300">
            <wp:extent cx="5943600" cy="1295400"/>
            <wp:effectExtent b="0" l="0" r="0" t="0"/>
            <wp:docPr id="29"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2E">
      <w:pPr>
        <w:pStyle w:val="Heading4"/>
        <w:ind w:left="0" w:right="4" w:firstLine="0"/>
        <w:rPr>
          <w:rFonts w:ascii="Arial" w:cs="Arial" w:eastAsia="Arial" w:hAnsi="Arial"/>
        </w:rPr>
      </w:pPr>
      <w:bookmarkStart w:colFirst="0" w:colLast="0" w:name="_heading=h.3ls5o66" w:id="141"/>
      <w:bookmarkEnd w:id="14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30">
      <w:pPr>
        <w:pStyle w:val="Heading4"/>
        <w:ind w:left="0" w:right="4" w:firstLine="0"/>
        <w:rPr>
          <w:rFonts w:ascii="Arial" w:cs="Arial" w:eastAsia="Arial" w:hAnsi="Arial"/>
        </w:rPr>
      </w:pPr>
      <w:bookmarkStart w:colFirst="0" w:colLast="0" w:name="_heading=h.20xfydz" w:id="142"/>
      <w:bookmarkEnd w:id="14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3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32">
      <w:pPr>
        <w:pStyle w:val="Heading4"/>
        <w:spacing w:after="0" w:before="0" w:line="422" w:lineRule="auto"/>
        <w:ind w:left="0" w:firstLine="0"/>
        <w:jc w:val="both"/>
        <w:rPr>
          <w:rFonts w:ascii="Arial" w:cs="Arial" w:eastAsia="Arial" w:hAnsi="Arial"/>
        </w:rPr>
      </w:pPr>
      <w:bookmarkStart w:colFirst="0" w:colLast="0" w:name="_heading=h.6vzc3pa0vvfr" w:id="143"/>
      <w:bookmarkEnd w:id="143"/>
      <w:r w:rsidDel="00000000" w:rsidR="00000000" w:rsidRPr="00000000">
        <w:rPr>
          <w:rtl w:val="0"/>
        </w:rPr>
        <w:t xml:space="preserve">3.6.4.3 Reason Code</w:t>
      </w:r>
      <w:r w:rsidDel="00000000" w:rsidR="00000000" w:rsidRPr="00000000">
        <w:rPr>
          <w:rtl w:val="0"/>
        </w:rPr>
      </w:r>
    </w:p>
    <w:p w:rsidR="00000000" w:rsidDel="00000000" w:rsidP="00000000" w:rsidRDefault="00000000" w:rsidRPr="00000000" w14:paraId="00000633">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34">
      <w:pPr>
        <w:pStyle w:val="Heading4"/>
        <w:spacing w:after="174" w:before="0" w:line="248.00000000000006" w:lineRule="auto"/>
        <w:ind w:left="0" w:firstLine="0"/>
        <w:jc w:val="both"/>
        <w:rPr/>
      </w:pPr>
      <w:bookmarkStart w:colFirst="0" w:colLast="0" w:name="_heading=h.xgybvs5ktz8v" w:id="144"/>
      <w:bookmarkEnd w:id="144"/>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35">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36">
      <w:pPr>
        <w:pStyle w:val="Heading3"/>
        <w:keepLines w:val="1"/>
        <w:spacing w:after="109" w:before="0" w:line="259" w:lineRule="auto"/>
        <w:ind w:left="0" w:right="4" w:firstLine="0"/>
        <w:rPr>
          <w:rFonts w:ascii="Arial" w:cs="Arial" w:eastAsia="Arial" w:hAnsi="Arial"/>
        </w:rPr>
      </w:pPr>
      <w:bookmarkStart w:colFirst="0" w:colLast="0" w:name="_heading=h.302dr9l" w:id="145"/>
      <w:bookmarkEnd w:id="145"/>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37">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38">
      <w:pPr>
        <w:rPr/>
      </w:pPr>
      <w:r w:rsidDel="00000000" w:rsidR="00000000" w:rsidRPr="00000000">
        <w:rPr/>
        <w:drawing>
          <wp:inline distB="114300" distT="114300" distL="114300" distR="114300">
            <wp:extent cx="5943600" cy="1295400"/>
            <wp:effectExtent b="0" l="0" r="0" t="0"/>
            <wp:docPr id="43" name="image8.png"/>
            <a:graphic>
              <a:graphicData uri="http://schemas.openxmlformats.org/drawingml/2006/picture">
                <pic:pic>
                  <pic:nvPicPr>
                    <pic:cNvPr id="0" name="image8.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3A">
      <w:pPr>
        <w:pStyle w:val="Heading4"/>
        <w:ind w:left="0" w:firstLine="0"/>
        <w:rPr/>
      </w:pPr>
      <w:bookmarkStart w:colFirst="0" w:colLast="0" w:name="_heading=h.1f7o1he" w:id="146"/>
      <w:bookmarkEnd w:id="146"/>
      <w:r w:rsidDel="00000000" w:rsidR="00000000" w:rsidRPr="00000000">
        <w:rPr>
          <w:rtl w:val="0"/>
        </w:rPr>
        <w:t xml:space="preserve">3.6.5.1 PUBREC Header</w:t>
      </w:r>
    </w:p>
    <w:p w:rsidR="00000000" w:rsidDel="00000000" w:rsidP="00000000" w:rsidRDefault="00000000" w:rsidRPr="00000000" w14:paraId="0000063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3C">
      <w:pPr>
        <w:pStyle w:val="Heading4"/>
        <w:ind w:left="0" w:right="4" w:firstLine="0"/>
        <w:rPr>
          <w:rFonts w:ascii="Arial" w:cs="Arial" w:eastAsia="Arial" w:hAnsi="Arial"/>
        </w:rPr>
      </w:pPr>
      <w:bookmarkStart w:colFirst="0" w:colLast="0" w:name="_heading=h.3z7bk57" w:id="147"/>
      <w:bookmarkEnd w:id="14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3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3E">
      <w:pPr>
        <w:pStyle w:val="Heading4"/>
        <w:spacing w:after="0" w:before="0" w:line="422" w:lineRule="auto"/>
        <w:ind w:left="0" w:firstLine="0"/>
        <w:jc w:val="both"/>
        <w:rPr>
          <w:rFonts w:ascii="Arial" w:cs="Arial" w:eastAsia="Arial" w:hAnsi="Arial"/>
        </w:rPr>
      </w:pPr>
      <w:bookmarkStart w:colFirst="0" w:colLast="0" w:name="_heading=h.r1l18glza5z5" w:id="148"/>
      <w:bookmarkEnd w:id="148"/>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3F">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40">
      <w:pPr>
        <w:pStyle w:val="Heading4"/>
        <w:spacing w:after="174" w:before="0" w:line="248.00000000000006" w:lineRule="auto"/>
        <w:ind w:left="0" w:firstLine="0"/>
        <w:jc w:val="both"/>
        <w:rPr/>
      </w:pPr>
      <w:bookmarkStart w:colFirst="0" w:colLast="0" w:name="_heading=h.kktb96s9v8sj" w:id="149"/>
      <w:bookmarkEnd w:id="149"/>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4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42">
      <w:pPr>
        <w:pStyle w:val="Heading3"/>
        <w:keepLines w:val="1"/>
        <w:spacing w:after="109" w:before="0" w:line="259" w:lineRule="auto"/>
        <w:ind w:left="0" w:right="4" w:firstLine="0"/>
        <w:rPr>
          <w:rFonts w:ascii="Arial" w:cs="Arial" w:eastAsia="Arial" w:hAnsi="Arial"/>
        </w:rPr>
      </w:pPr>
      <w:bookmarkStart w:colFirst="0" w:colLast="0" w:name="_heading=h.2eclud0" w:id="150"/>
      <w:bookmarkEnd w:id="150"/>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43">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44">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8"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46">
      <w:pPr>
        <w:pStyle w:val="Heading4"/>
        <w:ind w:left="0" w:firstLine="0"/>
        <w:rPr>
          <w:rFonts w:ascii="Arial" w:cs="Arial" w:eastAsia="Arial" w:hAnsi="Arial"/>
        </w:rPr>
      </w:pPr>
      <w:bookmarkStart w:colFirst="0" w:colLast="0" w:name="_heading=h.thw4kt" w:id="151"/>
      <w:bookmarkEnd w:id="151"/>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47">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8">
      <w:pPr>
        <w:pStyle w:val="Heading4"/>
        <w:ind w:left="0" w:right="4" w:firstLine="0"/>
        <w:rPr>
          <w:rFonts w:ascii="Arial" w:cs="Arial" w:eastAsia="Arial" w:hAnsi="Arial"/>
        </w:rPr>
      </w:pPr>
      <w:bookmarkStart w:colFirst="0" w:colLast="0" w:name="_heading=h.3dhjn8m" w:id="152"/>
      <w:bookmarkEnd w:id="152"/>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4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A">
      <w:pPr>
        <w:pStyle w:val="Heading4"/>
        <w:spacing w:after="0" w:before="0" w:line="422" w:lineRule="auto"/>
        <w:ind w:left="0" w:firstLine="0"/>
        <w:jc w:val="both"/>
        <w:rPr>
          <w:rFonts w:ascii="Arial" w:cs="Arial" w:eastAsia="Arial" w:hAnsi="Arial"/>
        </w:rPr>
      </w:pPr>
      <w:bookmarkStart w:colFirst="0" w:colLast="0" w:name="_heading=h.93he5qdacswt" w:id="153"/>
      <w:bookmarkEnd w:id="15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4B">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4C">
      <w:pPr>
        <w:pStyle w:val="Heading4"/>
        <w:spacing w:after="174" w:before="0" w:line="248.00000000000006" w:lineRule="auto"/>
        <w:ind w:left="0" w:firstLine="0"/>
        <w:jc w:val="both"/>
        <w:rPr/>
      </w:pPr>
      <w:bookmarkStart w:colFirst="0" w:colLast="0" w:name="_heading=h.nj4sqaal9xm4" w:id="154"/>
      <w:bookmarkEnd w:id="154"/>
      <w:r w:rsidDel="00000000" w:rsidR="00000000" w:rsidRPr="00000000">
        <w:rPr>
          <w:rtl w:val="0"/>
        </w:rPr>
        <w:t xml:space="preserve">3.6.6.4 PUBREL Actions</w:t>
      </w:r>
    </w:p>
    <w:p w:rsidR="00000000" w:rsidDel="00000000" w:rsidP="00000000" w:rsidRDefault="00000000" w:rsidRPr="00000000" w14:paraId="0000064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4E">
      <w:pPr>
        <w:pStyle w:val="Heading3"/>
        <w:keepLines w:val="1"/>
        <w:spacing w:after="109" w:before="0" w:line="259" w:lineRule="auto"/>
        <w:ind w:left="0" w:right="4" w:firstLine="0"/>
        <w:rPr>
          <w:rFonts w:ascii="Arial" w:cs="Arial" w:eastAsia="Arial" w:hAnsi="Arial"/>
        </w:rPr>
      </w:pPr>
      <w:bookmarkStart w:colFirst="0" w:colLast="0" w:name="_heading=h.1smtxgf" w:id="155"/>
      <w:bookmarkEnd w:id="155"/>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4F">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50">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1"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52">
      <w:pPr>
        <w:pStyle w:val="Heading4"/>
        <w:ind w:left="0" w:right="4" w:firstLine="0"/>
        <w:rPr>
          <w:rFonts w:ascii="Arial" w:cs="Arial" w:eastAsia="Arial" w:hAnsi="Arial"/>
        </w:rPr>
      </w:pPr>
      <w:bookmarkStart w:colFirst="0" w:colLast="0" w:name="_heading=h.4cmhg48" w:id="156"/>
      <w:bookmarkEnd w:id="15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4">
      <w:pPr>
        <w:pStyle w:val="Heading4"/>
        <w:ind w:left="0" w:right="4" w:firstLine="0"/>
        <w:rPr>
          <w:rFonts w:ascii="Arial" w:cs="Arial" w:eastAsia="Arial" w:hAnsi="Arial"/>
        </w:rPr>
      </w:pPr>
      <w:bookmarkStart w:colFirst="0" w:colLast="0" w:name="_heading=h.2rrrqc1" w:id="157"/>
      <w:bookmarkEnd w:id="15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5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6">
      <w:pPr>
        <w:pStyle w:val="Heading4"/>
        <w:spacing w:before="0" w:lineRule="auto"/>
        <w:ind w:left="0" w:right="4" w:firstLine="0"/>
        <w:rPr>
          <w:rFonts w:ascii="Arial" w:cs="Arial" w:eastAsia="Arial" w:hAnsi="Arial"/>
        </w:rPr>
      </w:pPr>
      <w:bookmarkStart w:colFirst="0" w:colLast="0" w:name="_heading=h.j9ce9nedlrkd" w:id="158"/>
      <w:bookmarkEnd w:id="15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57">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58">
      <w:pPr>
        <w:pStyle w:val="Heading4"/>
        <w:spacing w:after="174" w:before="0" w:line="248.00000000000006" w:lineRule="auto"/>
        <w:ind w:left="0" w:firstLine="0"/>
        <w:jc w:val="both"/>
        <w:rPr/>
      </w:pPr>
      <w:bookmarkStart w:colFirst="0" w:colLast="0" w:name="_heading=h.wwlbpe629g7j" w:id="159"/>
      <w:bookmarkEnd w:id="159"/>
      <w:r w:rsidDel="00000000" w:rsidR="00000000" w:rsidRPr="00000000">
        <w:rPr>
          <w:rtl w:val="0"/>
        </w:rPr>
        <w:t xml:space="preserve">3.6.7.4 PUBCOMP Actions</w:t>
      </w:r>
    </w:p>
    <w:p w:rsidR="00000000" w:rsidDel="00000000" w:rsidP="00000000" w:rsidRDefault="00000000" w:rsidRPr="00000000" w14:paraId="0000065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5A">
      <w:pPr>
        <w:pStyle w:val="Heading2"/>
        <w:keepLines w:val="1"/>
        <w:spacing w:after="118" w:before="0" w:line="259" w:lineRule="auto"/>
        <w:ind w:left="0" w:firstLine="0"/>
        <w:rPr/>
      </w:pPr>
      <w:bookmarkStart w:colFirst="0" w:colLast="0" w:name="_heading=h.16x20ju" w:id="160"/>
      <w:bookmarkEnd w:id="160"/>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5B">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5C">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2"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5E">
      <w:pPr>
        <w:pStyle w:val="Heading3"/>
        <w:ind w:left="0" w:firstLine="0"/>
        <w:rPr/>
      </w:pPr>
      <w:bookmarkStart w:colFirst="0" w:colLast="0" w:name="_heading=h.3qwpj7n" w:id="161"/>
      <w:bookmarkEnd w:id="161"/>
      <w:r w:rsidDel="00000000" w:rsidR="00000000" w:rsidRPr="00000000">
        <w:rPr>
          <w:rtl w:val="0"/>
        </w:rPr>
        <w:t xml:space="preserve">3.7.1 SUBSCRIBE Header</w:t>
      </w:r>
    </w:p>
    <w:p w:rsidR="00000000" w:rsidDel="00000000" w:rsidP="00000000" w:rsidRDefault="00000000" w:rsidRPr="00000000" w14:paraId="0000065F">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60">
      <w:pPr>
        <w:pStyle w:val="Heading3"/>
        <w:ind w:left="0" w:firstLine="0"/>
        <w:rPr/>
      </w:pPr>
      <w:bookmarkStart w:colFirst="0" w:colLast="0" w:name="_heading=h.261ztfg" w:id="162"/>
      <w:bookmarkEnd w:id="162"/>
      <w:r w:rsidDel="00000000" w:rsidR="00000000" w:rsidRPr="00000000">
        <w:rPr>
          <w:rtl w:val="0"/>
        </w:rPr>
        <w:t xml:space="preserve">3.7.2 SUBSCRIBE Flags</w:t>
      </w:r>
    </w:p>
    <w:p w:rsidR="00000000" w:rsidDel="00000000" w:rsidP="00000000" w:rsidRDefault="00000000" w:rsidRPr="00000000" w14:paraId="00000661">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62">
      <w:pPr>
        <w:pStyle w:val="Heading4"/>
        <w:spacing w:after="0" w:before="0" w:line="248.00000000000006" w:lineRule="auto"/>
        <w:ind w:left="0" w:firstLine="0"/>
        <w:rPr/>
      </w:pPr>
      <w:bookmarkStart w:colFirst="0" w:colLast="0" w:name="_heading=h.o4chcds3950x" w:id="163"/>
      <w:bookmarkEnd w:id="163"/>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6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64">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65">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66">
      <w:pPr>
        <w:pStyle w:val="Heading4"/>
        <w:spacing w:after="0" w:before="0" w:line="248.00000000000006" w:lineRule="auto"/>
        <w:ind w:left="0" w:firstLine="0"/>
        <w:rPr/>
      </w:pPr>
      <w:bookmarkStart w:colFirst="0" w:colLast="0" w:name="_heading=h.cqknfyf6vt7z" w:id="164"/>
      <w:bookmarkEnd w:id="164"/>
      <w:r w:rsidDel="00000000" w:rsidR="00000000" w:rsidRPr="00000000">
        <w:rPr>
          <w:rtl w:val="0"/>
        </w:rPr>
        <w:t xml:space="preserve">3.7.2.2 Retain handling</w:t>
      </w:r>
    </w:p>
    <w:p w:rsidR="00000000" w:rsidDel="00000000" w:rsidP="00000000" w:rsidRDefault="00000000" w:rsidRPr="00000000" w14:paraId="0000066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68">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69">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6A">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6B">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6C">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6D">
      <w:pPr>
        <w:pStyle w:val="Heading4"/>
        <w:spacing w:after="0" w:before="0" w:line="248.00000000000006" w:lineRule="auto"/>
        <w:ind w:left="0" w:firstLine="0"/>
        <w:rPr/>
      </w:pPr>
      <w:bookmarkStart w:colFirst="0" w:colLast="0" w:name="_heading=h.pzgz6pkwxml8" w:id="165"/>
      <w:bookmarkEnd w:id="165"/>
      <w:r w:rsidDel="00000000" w:rsidR="00000000" w:rsidRPr="00000000">
        <w:rPr>
          <w:rtl w:val="0"/>
        </w:rPr>
        <w:t xml:space="preserve">3.7.2.3 Retain as Published</w:t>
      </w:r>
    </w:p>
    <w:p w:rsidR="00000000" w:rsidDel="00000000" w:rsidP="00000000" w:rsidRDefault="00000000" w:rsidRPr="00000000" w14:paraId="0000066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6F">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70">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71">
      <w:pPr>
        <w:pStyle w:val="Heading4"/>
        <w:spacing w:after="0" w:before="0" w:line="248.00000000000006" w:lineRule="auto"/>
        <w:ind w:left="0" w:firstLine="0"/>
        <w:rPr/>
      </w:pPr>
      <w:bookmarkStart w:colFirst="0" w:colLast="0" w:name="_heading=h.pcycfor1m7ik" w:id="166"/>
      <w:bookmarkEnd w:id="166"/>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7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74">
      <w:pPr>
        <w:pStyle w:val="Heading4"/>
        <w:spacing w:after="0" w:before="0" w:line="248.00000000000006" w:lineRule="auto"/>
        <w:ind w:left="0" w:firstLine="0"/>
        <w:rPr>
          <w:vertAlign w:val="baseline"/>
        </w:rPr>
      </w:pPr>
      <w:bookmarkStart w:colFirst="0" w:colLast="0" w:name="_heading=h.6uifx1r15uxd" w:id="167"/>
      <w:bookmarkEnd w:id="167"/>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7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79">
      <w:pPr>
        <w:pStyle w:val="Heading3"/>
        <w:ind w:left="0" w:firstLine="0"/>
        <w:rPr/>
      </w:pPr>
      <w:bookmarkStart w:colFirst="0" w:colLast="0" w:name="_heading=h.l7a3n9" w:id="168"/>
      <w:bookmarkEnd w:id="168"/>
      <w:r w:rsidDel="00000000" w:rsidR="00000000" w:rsidRPr="00000000">
        <w:rPr>
          <w:rtl w:val="0"/>
        </w:rPr>
        <w:t xml:space="preserve">3.7.3 Packet Identifier</w:t>
      </w:r>
    </w:p>
    <w:p w:rsidR="00000000" w:rsidDel="00000000" w:rsidP="00000000" w:rsidRDefault="00000000" w:rsidRPr="00000000" w14:paraId="0000067A">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7B">
      <w:pPr>
        <w:pStyle w:val="Heading3"/>
        <w:ind w:left="0" w:firstLine="0"/>
        <w:rPr/>
      </w:pPr>
      <w:bookmarkStart w:colFirst="0" w:colLast="0" w:name="_heading=h.356xmb2" w:id="169"/>
      <w:bookmarkEnd w:id="169"/>
      <w:r w:rsidDel="00000000" w:rsidR="00000000" w:rsidRPr="00000000">
        <w:rPr>
          <w:rtl w:val="0"/>
        </w:rPr>
        <w:t xml:space="preserve">3.7.4 Topic Alias</w:t>
      </w:r>
    </w:p>
    <w:p w:rsidR="00000000" w:rsidDel="00000000" w:rsidP="00000000" w:rsidRDefault="00000000" w:rsidRPr="00000000" w14:paraId="0000067C">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7D">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7E">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7F">
      <w:pPr>
        <w:pStyle w:val="Heading3"/>
        <w:ind w:left="0" w:firstLine="0"/>
        <w:rPr/>
      </w:pPr>
      <w:bookmarkStart w:colFirst="0" w:colLast="0" w:name="_heading=h.8j7xjui1oq1k" w:id="170"/>
      <w:bookmarkEnd w:id="170"/>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80">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81">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82">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83">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84">
      <w:pPr>
        <w:pStyle w:val="Heading3"/>
        <w:keepNext w:val="0"/>
        <w:pBdr>
          <w:top w:color="auto" w:space="0" w:sz="0" w:val="none"/>
        </w:pBdr>
        <w:spacing w:after="80" w:before="280" w:line="248.00000000000006" w:lineRule="auto"/>
        <w:ind w:left="-15" w:firstLine="0"/>
        <w:jc w:val="both"/>
        <w:rPr/>
      </w:pPr>
      <w:bookmarkStart w:colFirst="0" w:colLast="0" w:name="_heading=h.8f4jncpi264u" w:id="171"/>
      <w:bookmarkEnd w:id="171"/>
      <w:r w:rsidDel="00000000" w:rsidR="00000000" w:rsidRPr="00000000">
        <w:rPr>
          <w:rtl w:val="0"/>
        </w:rPr>
        <w:t xml:space="preserve">3.7.6 SUBSCRIBE Actions</w:t>
      </w:r>
    </w:p>
    <w:p w:rsidR="00000000" w:rsidDel="00000000" w:rsidP="00000000" w:rsidRDefault="00000000" w:rsidRPr="00000000" w14:paraId="0000068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8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87">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8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89">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8A">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8B">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C">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8D">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E">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8F">
      <w:pPr>
        <w:pStyle w:val="Heading2"/>
        <w:keepLines w:val="1"/>
        <w:spacing w:after="77" w:before="0" w:line="259" w:lineRule="auto"/>
        <w:ind w:left="0" w:firstLine="0"/>
        <w:rPr>
          <w:rFonts w:ascii="Arial" w:cs="Arial" w:eastAsia="Arial" w:hAnsi="Arial"/>
        </w:rPr>
      </w:pPr>
      <w:bookmarkStart w:colFirst="0" w:colLast="0" w:name="_heading=h.1kc7wiv" w:id="172"/>
      <w:bookmarkEnd w:id="172"/>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90">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91">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48"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93">
      <w:pPr>
        <w:pStyle w:val="Heading3"/>
        <w:ind w:left="0" w:firstLine="0"/>
        <w:rPr/>
      </w:pPr>
      <w:bookmarkStart w:colFirst="0" w:colLast="0" w:name="_heading=h.44bvf6o" w:id="173"/>
      <w:bookmarkEnd w:id="173"/>
      <w:r w:rsidDel="00000000" w:rsidR="00000000" w:rsidRPr="00000000">
        <w:rPr>
          <w:rtl w:val="0"/>
        </w:rPr>
        <w:t xml:space="preserve">3.8.1 SUBACK Header</w:t>
      </w:r>
    </w:p>
    <w:p w:rsidR="00000000" w:rsidDel="00000000" w:rsidP="00000000" w:rsidRDefault="00000000" w:rsidRPr="00000000" w14:paraId="000006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95">
      <w:pPr>
        <w:pStyle w:val="Heading3"/>
        <w:ind w:left="0" w:firstLine="0"/>
        <w:rPr>
          <w:rFonts w:ascii="Arial" w:cs="Arial" w:eastAsia="Arial" w:hAnsi="Arial"/>
        </w:rPr>
      </w:pPr>
      <w:bookmarkStart w:colFirst="0" w:colLast="0" w:name="_heading=h.2jh5peh" w:id="174"/>
      <w:bookmarkEnd w:id="174"/>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9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9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98">
      <w:pPr>
        <w:pStyle w:val="Heading4"/>
        <w:spacing w:after="200" w:before="0" w:line="248.00000000000006" w:lineRule="auto"/>
        <w:ind w:left="0" w:firstLine="0"/>
        <w:jc w:val="both"/>
        <w:rPr/>
      </w:pPr>
      <w:bookmarkStart w:colFirst="0" w:colLast="0" w:name="_heading=h.sjf79nlu0oyc" w:id="175"/>
      <w:bookmarkEnd w:id="175"/>
      <w:r w:rsidDel="00000000" w:rsidR="00000000" w:rsidRPr="00000000">
        <w:rPr>
          <w:rtl w:val="0"/>
        </w:rPr>
        <w:t xml:space="preserve">3.11.2.1 Topic Type</w:t>
      </w:r>
    </w:p>
    <w:p w:rsidR="00000000" w:rsidDel="00000000" w:rsidP="00000000" w:rsidRDefault="00000000" w:rsidRPr="00000000" w14:paraId="00000699">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9A">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9B">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9C">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9D">
      <w:pPr>
        <w:pStyle w:val="Heading4"/>
        <w:spacing w:after="200" w:before="0" w:line="248.00000000000006" w:lineRule="auto"/>
        <w:ind w:left="0" w:firstLine="0"/>
        <w:jc w:val="both"/>
        <w:rPr/>
      </w:pPr>
      <w:bookmarkStart w:colFirst="0" w:colLast="0" w:name="_heading=h.k46i2m9cfsve" w:id="176"/>
      <w:bookmarkEnd w:id="176"/>
      <w:r w:rsidDel="00000000" w:rsidR="00000000" w:rsidRPr="00000000">
        <w:rPr>
          <w:rtl w:val="0"/>
        </w:rPr>
        <w:t xml:space="preserve">3.8.2.1 Topic Alias Flag</w:t>
      </w:r>
    </w:p>
    <w:p w:rsidR="00000000" w:rsidDel="00000000" w:rsidP="00000000" w:rsidRDefault="00000000" w:rsidRPr="00000000" w14:paraId="0000069E">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9F">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A0">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A1">
      <w:pPr>
        <w:pStyle w:val="Heading3"/>
        <w:ind w:left="0" w:firstLine="0"/>
        <w:rPr/>
      </w:pPr>
      <w:bookmarkStart w:colFirst="0" w:colLast="0" w:name="_heading=h.3im3ia3" w:id="177"/>
      <w:bookmarkEnd w:id="177"/>
      <w:r w:rsidDel="00000000" w:rsidR="00000000" w:rsidRPr="00000000">
        <w:rPr>
          <w:rtl w:val="0"/>
        </w:rPr>
        <w:t xml:space="preserve">3.8.3 Packet Identifier</w:t>
      </w:r>
    </w:p>
    <w:p w:rsidR="00000000" w:rsidDel="00000000" w:rsidP="00000000" w:rsidRDefault="00000000" w:rsidRPr="00000000" w14:paraId="000006A2">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A3">
      <w:pPr>
        <w:pStyle w:val="Heading3"/>
        <w:ind w:left="0" w:firstLine="0"/>
        <w:rPr>
          <w:rFonts w:ascii="Arial" w:cs="Arial" w:eastAsia="Arial" w:hAnsi="Arial"/>
        </w:rPr>
      </w:pPr>
      <w:bookmarkStart w:colFirst="0" w:colLast="0" w:name="_heading=h.ymfzma" w:id="178"/>
      <w:bookmarkEnd w:id="178"/>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A4">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 </w:t>
      </w:r>
      <w:r w:rsidDel="00000000" w:rsidR="00000000" w:rsidRPr="00000000">
        <w:rPr>
          <w:rtl w:val="0"/>
        </w:rPr>
      </w:r>
    </w:p>
    <w:p w:rsidR="00000000" w:rsidDel="00000000" w:rsidP="00000000" w:rsidRDefault="00000000" w:rsidRPr="00000000" w14:paraId="000006A5">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A6">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w:t>
      </w:r>
    </w:p>
    <w:p w:rsidR="00000000" w:rsidDel="00000000" w:rsidP="00000000" w:rsidRDefault="00000000" w:rsidRPr="00000000" w14:paraId="000006A7">
      <w:pPr>
        <w:pStyle w:val="Heading3"/>
        <w:ind w:left="0" w:firstLine="0"/>
        <w:rPr/>
      </w:pPr>
      <w:bookmarkStart w:colFirst="0" w:colLast="0" w:name="_heading=h.1xrdshw" w:id="179"/>
      <w:bookmarkEnd w:id="179"/>
      <w:r w:rsidDel="00000000" w:rsidR="00000000" w:rsidRPr="00000000">
        <w:rPr>
          <w:rtl w:val="0"/>
        </w:rPr>
        <w:t xml:space="preserve">3.8.5 Reason Code</w:t>
      </w:r>
    </w:p>
    <w:p w:rsidR="00000000" w:rsidDel="00000000" w:rsidP="00000000" w:rsidRDefault="00000000" w:rsidRPr="00000000" w14:paraId="000006A8">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A9">
      <w:pPr>
        <w:pStyle w:val="Heading2"/>
        <w:keepLines w:val="1"/>
        <w:spacing w:after="118" w:before="200" w:line="259" w:lineRule="auto"/>
        <w:ind w:left="0" w:firstLine="0"/>
        <w:rPr>
          <w:rFonts w:ascii="Arial" w:cs="Arial" w:eastAsia="Arial" w:hAnsi="Arial"/>
        </w:rPr>
      </w:pPr>
      <w:bookmarkStart w:colFirst="0" w:colLast="0" w:name="_heading=h.4hr1b5p" w:id="180"/>
      <w:bookmarkEnd w:id="180"/>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AA">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AB">
      <w:pPr>
        <w:spacing w:after="119" w:lineRule="auto"/>
        <w:ind w:left="-5" w:right="990" w:firstLine="0"/>
        <w:rPr>
          <w:rFonts w:ascii="Arial" w:cs="Arial" w:eastAsia="Arial" w:hAnsi="Arial"/>
        </w:rPr>
      </w:pPr>
      <w:bookmarkStart w:colFirst="0" w:colLast="0" w:name="_heading=h.baa1uug2ww09" w:id="181"/>
      <w:bookmarkEnd w:id="181"/>
      <w:r w:rsidDel="00000000" w:rsidR="00000000" w:rsidRPr="00000000">
        <w:rPr>
          <w:rFonts w:ascii="Arial" w:cs="Arial" w:eastAsia="Arial" w:hAnsi="Arial"/>
        </w:rPr>
        <w:drawing>
          <wp:inline distB="114300" distT="114300" distL="114300" distR="114300">
            <wp:extent cx="5943600" cy="3086100"/>
            <wp:effectExtent b="0" l="0" r="0" t="0"/>
            <wp:docPr id="53" name="image28.png"/>
            <a:graphic>
              <a:graphicData uri="http://schemas.openxmlformats.org/drawingml/2006/picture">
                <pic:pic>
                  <pic:nvPicPr>
                    <pic:cNvPr id="0" name="image28.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spacing w:after="119" w:lineRule="auto"/>
        <w:ind w:left="-5" w:right="990" w:firstLine="0"/>
        <w:rPr>
          <w:rFonts w:ascii="Arial" w:cs="Arial" w:eastAsia="Arial" w:hAnsi="Arial"/>
        </w:rPr>
      </w:pPr>
      <w:bookmarkStart w:colFirst="0" w:colLast="0" w:name="_heading=h.2wwbldi" w:id="182"/>
      <w:bookmarkEnd w:id="182"/>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AD">
      <w:pPr>
        <w:pStyle w:val="Heading3"/>
        <w:ind w:left="0" w:firstLine="0"/>
        <w:rPr/>
      </w:pPr>
      <w:bookmarkStart w:colFirst="0" w:colLast="0" w:name="_heading=h.1c1lvlb" w:id="183"/>
      <w:bookmarkEnd w:id="183"/>
      <w:r w:rsidDel="00000000" w:rsidR="00000000" w:rsidRPr="00000000">
        <w:rPr>
          <w:rtl w:val="0"/>
        </w:rPr>
        <w:t xml:space="preserve">3.9.1 UNSUBSCRIBE Header</w:t>
      </w:r>
    </w:p>
    <w:p w:rsidR="00000000" w:rsidDel="00000000" w:rsidP="00000000" w:rsidRDefault="00000000" w:rsidRPr="00000000" w14:paraId="000006A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F">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4"/>
      <w:bookmarkEnd w:id="184"/>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B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B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B2">
      <w:pPr>
        <w:pStyle w:val="Heading4"/>
        <w:spacing w:after="0" w:before="0" w:line="248.00000000000006" w:lineRule="auto"/>
        <w:ind w:left="0" w:firstLine="0"/>
        <w:jc w:val="both"/>
        <w:rPr/>
      </w:pPr>
      <w:bookmarkStart w:colFirst="0" w:colLast="0" w:name="_heading=h.35jl7go284h2" w:id="185"/>
      <w:bookmarkEnd w:id="185"/>
      <w:r w:rsidDel="00000000" w:rsidR="00000000" w:rsidRPr="00000000">
        <w:rPr>
          <w:rtl w:val="0"/>
        </w:rPr>
        <w:t xml:space="preserve">3.9.2.1 Topic Type</w:t>
      </w:r>
    </w:p>
    <w:p w:rsidR="00000000" w:rsidDel="00000000" w:rsidP="00000000" w:rsidRDefault="00000000" w:rsidRPr="00000000" w14:paraId="000006B3">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B4">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color w:val="1155cc"/>
            <w:sz w:val="20"/>
            <w:szCs w:val="20"/>
            <w:u w:val="single"/>
            <w:rtl w:val="0"/>
          </w:rPr>
          <w:t xml:space="preserve">2.4 Topic Types</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B5">
      <w:pPr>
        <w:pStyle w:val="Heading3"/>
        <w:ind w:left="0" w:firstLine="0"/>
        <w:rPr/>
      </w:pPr>
      <w:bookmarkStart w:colFirst="0" w:colLast="0" w:name="_heading=h.2b6jogx" w:id="186"/>
      <w:bookmarkEnd w:id="186"/>
      <w:r w:rsidDel="00000000" w:rsidR="00000000" w:rsidRPr="00000000">
        <w:rPr>
          <w:rtl w:val="0"/>
        </w:rPr>
        <w:t xml:space="preserve">3.9.3 Packet Identifier</w:t>
      </w:r>
    </w:p>
    <w:p w:rsidR="00000000" w:rsidDel="00000000" w:rsidP="00000000" w:rsidRDefault="00000000" w:rsidRPr="00000000" w14:paraId="000006B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rtl w:val="0"/>
        </w:rPr>
        <w:t xml:space="preserve">nteger value.</w:t>
      </w:r>
    </w:p>
    <w:p w:rsidR="00000000" w:rsidDel="00000000" w:rsidP="00000000" w:rsidRDefault="00000000" w:rsidRPr="00000000" w14:paraId="000006B7">
      <w:pPr>
        <w:pStyle w:val="Heading3"/>
        <w:ind w:left="0" w:firstLine="0"/>
        <w:rPr/>
      </w:pPr>
      <w:bookmarkStart w:colFirst="0" w:colLast="0" w:name="_heading=h.qbtyoq" w:id="187"/>
      <w:bookmarkEnd w:id="187"/>
      <w:r w:rsidDel="00000000" w:rsidR="00000000" w:rsidRPr="00000000">
        <w:rPr>
          <w:rtl w:val="0"/>
        </w:rPr>
        <w:t xml:space="preserve">3.9.4 Topic Alias</w:t>
      </w:r>
    </w:p>
    <w:p w:rsidR="00000000" w:rsidDel="00000000" w:rsidP="00000000" w:rsidRDefault="00000000" w:rsidRPr="00000000" w14:paraId="000006B8">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B9">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BA">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BB">
      <w:pPr>
        <w:pStyle w:val="Heading3"/>
        <w:ind w:left="0" w:firstLine="0"/>
        <w:rPr/>
      </w:pPr>
      <w:bookmarkStart w:colFirst="0" w:colLast="0" w:name="_heading=h.ftxkv4ci99pj" w:id="188"/>
      <w:bookmarkEnd w:id="188"/>
      <w:r w:rsidDel="00000000" w:rsidR="00000000" w:rsidRPr="00000000">
        <w:rPr>
          <w:rtl w:val="0"/>
        </w:rPr>
        <w:t xml:space="preserve">3.9.5 Topic Filter</w:t>
      </w:r>
    </w:p>
    <w:p w:rsidR="00000000" w:rsidDel="00000000" w:rsidP="00000000" w:rsidRDefault="00000000" w:rsidRPr="00000000" w14:paraId="000006BC">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BD">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BE">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BF">
      <w:pPr>
        <w:pStyle w:val="Heading3"/>
        <w:keepNext w:val="0"/>
        <w:pBdr>
          <w:top w:color="auto" w:space="0" w:sz="0" w:val="none"/>
        </w:pBdr>
        <w:spacing w:after="80" w:before="280" w:line="248.00000000000006" w:lineRule="auto"/>
        <w:ind w:left="-15" w:firstLine="0"/>
        <w:jc w:val="both"/>
        <w:rPr/>
      </w:pPr>
      <w:bookmarkStart w:colFirst="0" w:colLast="0" w:name="_heading=h.yu0e4zurjnhj" w:id="189"/>
      <w:bookmarkEnd w:id="189"/>
      <w:r w:rsidDel="00000000" w:rsidR="00000000" w:rsidRPr="00000000">
        <w:rPr>
          <w:rtl w:val="0"/>
        </w:rPr>
        <w:t xml:space="preserve">3.9.6 UNSUBSCRIBE Actions</w:t>
      </w:r>
    </w:p>
    <w:p w:rsidR="00000000" w:rsidDel="00000000" w:rsidP="00000000" w:rsidRDefault="00000000" w:rsidRPr="00000000" w14:paraId="000006C0">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C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C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C3">
      <w:pPr>
        <w:numPr>
          <w:ilvl w:val="0"/>
          <w:numId w:val="58"/>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C4">
      <w:pPr>
        <w:numPr>
          <w:ilvl w:val="0"/>
          <w:numId w:val="58"/>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C5">
      <w:pPr>
        <w:numPr>
          <w:ilvl w:val="0"/>
          <w:numId w:val="58"/>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C6">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C7">
      <w:pPr>
        <w:pStyle w:val="Heading2"/>
        <w:keepLines w:val="1"/>
        <w:spacing w:after="48" w:before="0" w:line="259" w:lineRule="auto"/>
        <w:ind w:left="0" w:firstLine="0"/>
        <w:rPr>
          <w:rFonts w:ascii="Arial" w:cs="Arial" w:eastAsia="Arial" w:hAnsi="Arial"/>
        </w:rPr>
      </w:pPr>
      <w:bookmarkStart w:colFirst="0" w:colLast="0" w:name="_heading=h.3abhhcj" w:id="190"/>
      <w:bookmarkEnd w:id="190"/>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C8">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C9">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4"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CB">
      <w:pPr>
        <w:pStyle w:val="Heading3"/>
        <w:ind w:left="0" w:firstLine="0"/>
        <w:rPr/>
      </w:pPr>
      <w:bookmarkStart w:colFirst="0" w:colLast="0" w:name="_heading=h.1pgrrkc" w:id="191"/>
      <w:bookmarkEnd w:id="191"/>
      <w:r w:rsidDel="00000000" w:rsidR="00000000" w:rsidRPr="00000000">
        <w:rPr>
          <w:rtl w:val="0"/>
        </w:rPr>
        <w:t xml:space="preserve">3.10.1 UNSUBACK Header</w:t>
      </w:r>
    </w:p>
    <w:p w:rsidR="00000000" w:rsidDel="00000000" w:rsidP="00000000" w:rsidRDefault="00000000" w:rsidRPr="00000000" w14:paraId="000006CC">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D">
      <w:pPr>
        <w:pStyle w:val="Heading3"/>
        <w:ind w:left="0" w:firstLine="0"/>
        <w:rPr/>
      </w:pPr>
      <w:bookmarkStart w:colFirst="0" w:colLast="0" w:name="_heading=h.49gfa85" w:id="192"/>
      <w:bookmarkEnd w:id="192"/>
      <w:r w:rsidDel="00000000" w:rsidR="00000000" w:rsidRPr="00000000">
        <w:rPr>
          <w:rtl w:val="0"/>
        </w:rPr>
        <w:t xml:space="preserve">3.10.2 Packet Identifier</w:t>
      </w:r>
    </w:p>
    <w:p w:rsidR="00000000" w:rsidDel="00000000" w:rsidP="00000000" w:rsidRDefault="00000000" w:rsidRPr="00000000" w14:paraId="000006CE">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CF">
      <w:pPr>
        <w:pStyle w:val="Heading3"/>
        <w:ind w:left="0" w:firstLine="0"/>
        <w:rPr/>
      </w:pPr>
      <w:bookmarkStart w:colFirst="0" w:colLast="0" w:name="_heading=h.2olpkfy" w:id="193"/>
      <w:bookmarkEnd w:id="193"/>
      <w:r w:rsidDel="00000000" w:rsidR="00000000" w:rsidRPr="00000000">
        <w:rPr>
          <w:rtl w:val="0"/>
        </w:rPr>
        <w:t xml:space="preserve">3.10.3 Reason Code</w:t>
      </w:r>
    </w:p>
    <w:p w:rsidR="00000000" w:rsidDel="00000000" w:rsidP="00000000" w:rsidRDefault="00000000" w:rsidRPr="00000000" w14:paraId="000006D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D1">
      <w:pPr>
        <w:pStyle w:val="Heading2"/>
        <w:keepLines w:val="1"/>
        <w:spacing w:after="77" w:before="0" w:line="259" w:lineRule="auto"/>
        <w:ind w:left="0" w:firstLine="0"/>
        <w:rPr>
          <w:rFonts w:ascii="Arial" w:cs="Arial" w:eastAsia="Arial" w:hAnsi="Arial"/>
        </w:rPr>
      </w:pPr>
      <w:bookmarkStart w:colFirst="0" w:colLast="0" w:name="_heading=h.13qzunr" w:id="194"/>
      <w:bookmarkEnd w:id="194"/>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D2">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D3">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7" name="image1.png"/>
            <a:graphic>
              <a:graphicData uri="http://schemas.openxmlformats.org/drawingml/2006/picture">
                <pic:pic>
                  <pic:nvPicPr>
                    <pic:cNvPr id="0" name="image1.png"/>
                    <pic:cNvPicPr preferRelativeResize="0"/>
                  </pic:nvPicPr>
                  <pic:blipFill>
                    <a:blip r:embed="rId7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D5">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6">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D7">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r w:rsidDel="00000000" w:rsidR="00000000" w:rsidRPr="00000000">
        <w:rPr>
          <w:rtl w:val="0"/>
        </w:rPr>
      </w:r>
    </w:p>
    <w:p w:rsidR="00000000" w:rsidDel="00000000" w:rsidP="00000000" w:rsidRDefault="00000000" w:rsidRPr="00000000" w14:paraId="000006D8">
      <w:pPr>
        <w:pStyle w:val="Heading3"/>
        <w:ind w:left="0" w:firstLine="0"/>
        <w:rPr/>
      </w:pPr>
      <w:bookmarkStart w:colFirst="0" w:colLast="0" w:name="_heading=h.3nqndbk" w:id="195"/>
      <w:bookmarkEnd w:id="195"/>
      <w:r w:rsidDel="00000000" w:rsidR="00000000" w:rsidRPr="00000000">
        <w:rPr>
          <w:rtl w:val="0"/>
        </w:rPr>
        <w:t xml:space="preserve">3.11.1 PINGREQ Header</w:t>
      </w:r>
    </w:p>
    <w:p w:rsidR="00000000" w:rsidDel="00000000" w:rsidP="00000000" w:rsidRDefault="00000000" w:rsidRPr="00000000" w14:paraId="000006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A">
      <w:pPr>
        <w:pStyle w:val="Heading3"/>
        <w:ind w:left="0" w:firstLine="0"/>
        <w:rPr/>
      </w:pPr>
      <w:bookmarkStart w:colFirst="0" w:colLast="0" w:name="_heading=h.sqbpplpqb01e" w:id="196"/>
      <w:bookmarkEnd w:id="196"/>
      <w:r w:rsidDel="00000000" w:rsidR="00000000" w:rsidRPr="00000000">
        <w:rPr>
          <w:rtl w:val="0"/>
        </w:rPr>
        <w:t xml:space="preserve">3.11.2 Packet Identifier</w:t>
      </w:r>
    </w:p>
    <w:p w:rsidR="00000000" w:rsidDel="00000000" w:rsidP="00000000" w:rsidRDefault="00000000" w:rsidRPr="00000000" w14:paraId="000006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Two Byte Integer value.</w:t>
      </w:r>
    </w:p>
    <w:p w:rsidR="00000000" w:rsidDel="00000000" w:rsidP="00000000" w:rsidRDefault="00000000" w:rsidRPr="00000000" w14:paraId="000006DC">
      <w:pPr>
        <w:pStyle w:val="Heading3"/>
        <w:ind w:left="0" w:firstLine="0"/>
        <w:rPr/>
      </w:pPr>
      <w:bookmarkStart w:colFirst="0" w:colLast="0" w:name="_heading=h.22vxnjd" w:id="197"/>
      <w:bookmarkEnd w:id="197"/>
      <w:r w:rsidDel="00000000" w:rsidR="00000000" w:rsidRPr="00000000">
        <w:rPr>
          <w:rtl w:val="0"/>
        </w:rPr>
        <w:t xml:space="preserve">3.11.3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6DD">
      <w:pPr>
        <w:spacing w:after="200" w:before="0" w:line="276" w:lineRule="auto"/>
        <w:ind w:left="0" w:right="4" w:firstLine="0"/>
        <w:rPr>
          <w:rFonts w:ascii="Arial" w:cs="Arial" w:eastAsia="Arial" w:hAnsi="Arial"/>
        </w:rPr>
      </w:pPr>
      <w:r w:rsidDel="00000000" w:rsidR="00000000" w:rsidRPr="00000000">
        <w:rPr>
          <w:rFonts w:ascii="Arial" w:cs="Arial" w:eastAsia="Arial" w:hAnsi="Arial"/>
          <w:rtl w:val="0"/>
        </w:rPr>
        <w:t xml:space="preserve">An optional field which contains the Client Identifier of the sending Client.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w:t>
      </w:r>
      <w:r w:rsidDel="00000000" w:rsidR="00000000" w:rsidRPr="00000000">
        <w:rPr>
          <w:rtl w:val="0"/>
        </w:rPr>
        <w:t xml:space="preserve">Server</w:t>
      </w:r>
      <w:r w:rsidDel="00000000" w:rsidR="00000000" w:rsidRPr="00000000">
        <w:rPr>
          <w:rFonts w:ascii="Arial" w:cs="Arial" w:eastAsia="Arial" w:hAnsi="Arial"/>
          <w:rtl w:val="0"/>
        </w:rPr>
        <w:t xml:space="preserve">.</w:t>
      </w:r>
    </w:p>
    <w:p w:rsidR="00000000" w:rsidDel="00000000" w:rsidP="00000000" w:rsidRDefault="00000000" w:rsidRPr="00000000" w14:paraId="000006DE">
      <w:pPr>
        <w:spacing w:after="306" w:before="0" w:line="276" w:lineRule="auto"/>
        <w:ind w:left="0" w:firstLine="0"/>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DF">
      <w:pPr>
        <w:spacing w:after="0" w:before="0" w:line="248.00000000000006" w:lineRule="auto"/>
        <w:ind w:left="705" w:firstLine="0"/>
        <w:rPr>
          <w:b w:val="1"/>
        </w:rPr>
      </w:pPr>
      <w:r w:rsidDel="00000000" w:rsidR="00000000" w:rsidRPr="00000000">
        <w:rPr>
          <w:rtl w:val="0"/>
        </w:rPr>
        <w:tab/>
      </w:r>
      <w:r w:rsidDel="00000000" w:rsidR="00000000" w:rsidRPr="00000000">
        <w:rPr>
          <w:b w:val="1"/>
          <w:rtl w:val="0"/>
        </w:rPr>
        <w:t xml:space="preserve">Informative Comment</w:t>
      </w:r>
    </w:p>
    <w:p w:rsidR="00000000" w:rsidDel="00000000" w:rsidP="00000000" w:rsidRDefault="00000000" w:rsidRPr="00000000" w14:paraId="000006E0">
      <w:pPr>
        <w:spacing w:after="308" w:before="0" w:lineRule="auto"/>
        <w:ind w:left="705" w:firstLine="0"/>
        <w:rPr/>
      </w:pPr>
      <w:r w:rsidDel="00000000" w:rsidR="00000000" w:rsidRPr="00000000">
        <w:rPr>
          <w:rtl w:val="0"/>
        </w:rPr>
        <w:t xml:space="preserve">The intention of this field is to help the Server link the sender to an existing Session as the maximum time possible for the Client to remain asleep without communicating with the Server is over 128 years. It should not be used in such a way as to allow malicious Clients to take over the session and receive messages not intended for them.</w:t>
      </w:r>
    </w:p>
    <w:p w:rsidR="00000000" w:rsidDel="00000000" w:rsidP="00000000" w:rsidRDefault="00000000" w:rsidRPr="00000000" w14:paraId="000006E1">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6E2">
      <w:pPr>
        <w:spacing w:after="308" w:before="0" w:lineRule="auto"/>
        <w:ind w:left="705" w:firstLine="0"/>
        <w:rPr/>
      </w:pPr>
      <w:sdt>
        <w:sdtPr>
          <w:id w:val="-1010097083"/>
          <w:tag w:val="goog_rdk_23"/>
        </w:sdtPr>
        <w:sdtContent>
          <w:commentRangeStart w:id="21"/>
        </w:sdtContent>
      </w:sdt>
      <w:sdt>
        <w:sdtPr>
          <w:id w:val="-1638478920"/>
          <w:tag w:val="goog_rdk_24"/>
        </w:sdtPr>
        <w:sdtContent>
          <w:commentRangeStart w:id="22"/>
        </w:sdtContent>
      </w:sdt>
      <w:sdt>
        <w:sdtPr>
          <w:id w:val="620297610"/>
          <w:tag w:val="goog_rdk_25"/>
        </w:sdtPr>
        <w:sdtContent>
          <w:commentRangeStart w:id="23"/>
        </w:sdtContent>
      </w:sdt>
      <w:r w:rsidDel="00000000" w:rsidR="00000000" w:rsidRPr="00000000">
        <w:rPr>
          <w:rtl w:val="0"/>
        </w:rPr>
        <w:t xml:space="preserve">If the Server receives a PINGREQ from a Network Address corresponding to a sleeping Client, but the Client Identifier does not match, this would normally be an error, but it is up to the implementation to decide.</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6E3">
      <w:pPr>
        <w:pStyle w:val="Heading3"/>
        <w:keepNext w:val="0"/>
        <w:pBdr>
          <w:top w:color="auto" w:space="0" w:sz="0" w:val="none"/>
        </w:pBdr>
        <w:spacing w:after="80" w:before="280" w:lineRule="auto"/>
        <w:ind w:left="-15" w:firstLine="0"/>
        <w:rPr/>
      </w:pPr>
      <w:bookmarkStart w:colFirst="0" w:colLast="0" w:name="_heading=h.1bpzu4dgtzqz" w:id="198"/>
      <w:bookmarkEnd w:id="198"/>
      <w:r w:rsidDel="00000000" w:rsidR="00000000" w:rsidRPr="00000000">
        <w:rPr>
          <w:rtl w:val="0"/>
        </w:rPr>
        <w:t xml:space="preserve">3.11.4 PINGREQ Actions</w:t>
      </w:r>
    </w:p>
    <w:p w:rsidR="00000000" w:rsidDel="00000000" w:rsidP="00000000" w:rsidRDefault="00000000" w:rsidRPr="00000000" w14:paraId="000006E4">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1.4-1]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E5">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[MQTT-SN-3.11.4-1]</w:t>
      </w:r>
      <w:r w:rsidDel="00000000" w:rsidR="00000000" w:rsidRPr="00000000">
        <w:rPr>
          <w:color w:val="000000"/>
          <w:rtl w:val="0"/>
        </w:rPr>
        <w:t xml:space="preserve">.</w:t>
      </w:r>
    </w:p>
    <w:p w:rsidR="00000000" w:rsidDel="00000000" w:rsidP="00000000" w:rsidRDefault="00000000" w:rsidRPr="00000000" w14:paraId="000006E6">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[MQTT-SN-3.11.4-3]</w:t>
      </w:r>
      <w:r w:rsidDel="00000000" w:rsidR="00000000" w:rsidRPr="00000000">
        <w:rPr>
          <w:color w:val="000000"/>
          <w:rtl w:val="0"/>
        </w:rPr>
        <w:t xml:space="preserve">.</w:t>
      </w:r>
    </w:p>
    <w:p w:rsidR="00000000" w:rsidDel="00000000" w:rsidP="00000000" w:rsidRDefault="00000000" w:rsidRPr="00000000" w14:paraId="000006E7">
      <w:pPr>
        <w:spacing w:after="240" w:before="240" w:lineRule="auto"/>
        <w:ind w:left="0" w:right="0" w:firstLine="0"/>
        <w:rPr>
          <w:color w:val="000000"/>
          <w:highlight w:val="yellow"/>
        </w:rPr>
      </w:pPr>
      <w:r w:rsidDel="00000000" w:rsidR="00000000" w:rsidRPr="00000000">
        <w:rPr>
          <w:color w:val="000000"/>
          <w:highlight w:val="yellow"/>
          <w:rtl w:val="0"/>
        </w:rPr>
        <w:t xml:space="preserve">If the state of the Client associated with the Virtual Connection is Asleep on receipt of the PINGREQ, the Server MUST move the Client to the Awake state, stop the Sleep Duration processing, and start the Retry Timer processing </w:t>
      </w:r>
      <w:r w:rsidDel="00000000" w:rsidR="00000000" w:rsidRPr="00000000">
        <w:rPr>
          <w:color w:val="ff0000"/>
          <w:rtl w:val="0"/>
        </w:rPr>
        <w:t xml:space="preserve">[MQTT-SN-3.11.4-4]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8">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[MQTT-SN-3.15.5-3]</w:t>
      </w:r>
      <w:r w:rsidDel="00000000" w:rsidR="00000000" w:rsidRPr="00000000">
        <w:rPr>
          <w:color w:val="000000"/>
          <w:rtl w:val="0"/>
        </w:rPr>
        <w:t xml:space="preserve">.</w:t>
      </w:r>
    </w:p>
    <w:p w:rsidR="00000000" w:rsidDel="00000000" w:rsidP="00000000" w:rsidRDefault="00000000" w:rsidRPr="00000000" w14:paraId="000006E9">
      <w:pPr>
        <w:pStyle w:val="Heading2"/>
        <w:keepLines w:val="1"/>
        <w:spacing w:after="77" w:before="0" w:line="259" w:lineRule="auto"/>
        <w:ind w:left="0" w:firstLine="0"/>
        <w:rPr>
          <w:rFonts w:ascii="Arial" w:cs="Arial" w:eastAsia="Arial" w:hAnsi="Arial"/>
        </w:rPr>
      </w:pPr>
      <w:bookmarkStart w:colFirst="0" w:colLast="0" w:name="_heading=h.i17xr6" w:id="199"/>
      <w:bookmarkEnd w:id="199"/>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EA">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6EB">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1" name="image16.png"/>
            <a:graphic>
              <a:graphicData uri="http://schemas.openxmlformats.org/drawingml/2006/picture">
                <pic:pic>
                  <pic:nvPicPr>
                    <pic:cNvPr id="0" name="image16.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6ED">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6E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6EF">
      <w:pPr>
        <w:pStyle w:val="Heading3"/>
        <w:ind w:left="0" w:firstLine="0"/>
        <w:rPr/>
      </w:pPr>
      <w:bookmarkStart w:colFirst="0" w:colLast="0" w:name="_heading=h.320vgez" w:id="200"/>
      <w:bookmarkEnd w:id="200"/>
      <w:r w:rsidDel="00000000" w:rsidR="00000000" w:rsidRPr="00000000">
        <w:rPr>
          <w:rtl w:val="0"/>
        </w:rPr>
        <w:t xml:space="preserve">3.12.1 PINGRESP Header</w:t>
      </w:r>
    </w:p>
    <w:p w:rsidR="00000000" w:rsidDel="00000000" w:rsidP="00000000" w:rsidRDefault="00000000" w:rsidRPr="00000000" w14:paraId="000006F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1">
      <w:pPr>
        <w:pStyle w:val="Heading3"/>
        <w:ind w:left="0" w:firstLine="0"/>
        <w:rPr/>
      </w:pPr>
      <w:bookmarkStart w:colFirst="0" w:colLast="0" w:name="_heading=h.fodwg3l5deju" w:id="201"/>
      <w:bookmarkEnd w:id="201"/>
      <w:r w:rsidDel="00000000" w:rsidR="00000000" w:rsidRPr="00000000">
        <w:rPr>
          <w:rtl w:val="0"/>
        </w:rPr>
        <w:t xml:space="preserve">3.12.2 Packet Identifier</w:t>
      </w:r>
    </w:p>
    <w:p w:rsidR="00000000" w:rsidDel="00000000" w:rsidP="00000000" w:rsidRDefault="00000000" w:rsidRPr="00000000" w14:paraId="000006F2">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6F3">
      <w:pPr>
        <w:pStyle w:val="Heading3"/>
        <w:ind w:left="0" w:firstLine="0"/>
        <w:rPr/>
      </w:pPr>
      <w:bookmarkStart w:colFirst="0" w:colLast="0" w:name="_heading=h.1h65qms" w:id="202"/>
      <w:bookmarkEnd w:id="202"/>
      <w:r w:rsidDel="00000000" w:rsidR="00000000" w:rsidRPr="00000000">
        <w:rPr>
          <w:rtl w:val="0"/>
        </w:rPr>
        <w:t xml:space="preserve">3.12.3 Application Messages Remaining</w:t>
      </w:r>
    </w:p>
    <w:p w:rsidR="00000000" w:rsidDel="00000000" w:rsidP="00000000" w:rsidRDefault="00000000" w:rsidRPr="00000000" w14:paraId="000006F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6F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6F6">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6F7">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6F8">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6F9">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6FA">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B">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6FC">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D">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6FE">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6FF">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700">
      <w:pPr>
        <w:pStyle w:val="Heading2"/>
        <w:keepLines w:val="1"/>
        <w:spacing w:after="77" w:before="0" w:line="259" w:lineRule="auto"/>
        <w:ind w:left="0" w:firstLine="0"/>
        <w:rPr/>
      </w:pPr>
      <w:bookmarkStart w:colFirst="0" w:colLast="0" w:name="_heading=h.vnrhi5oof5a0" w:id="203"/>
      <w:bookmarkEnd w:id="203"/>
      <w:r w:rsidDel="00000000" w:rsidR="00000000" w:rsidRPr="00000000">
        <w:br w:type="page"/>
      </w:r>
      <w:r w:rsidDel="00000000" w:rsidR="00000000" w:rsidRPr="00000000">
        <w:rPr>
          <w:rtl w:val="0"/>
        </w:rPr>
      </w:r>
    </w:p>
    <w:p w:rsidR="00000000" w:rsidDel="00000000" w:rsidP="00000000" w:rsidRDefault="00000000" w:rsidRPr="00000000" w14:paraId="00000701">
      <w:pPr>
        <w:pStyle w:val="Heading2"/>
        <w:keepLines w:val="1"/>
        <w:spacing w:after="77" w:before="0" w:line="259" w:lineRule="auto"/>
        <w:ind w:left="0" w:firstLine="0"/>
        <w:rPr>
          <w:rFonts w:ascii="Arial" w:cs="Arial" w:eastAsia="Arial" w:hAnsi="Arial"/>
        </w:rPr>
      </w:pPr>
      <w:bookmarkStart w:colFirst="0" w:colLast="0" w:name="_heading=h.415t9al" w:id="204"/>
      <w:bookmarkEnd w:id="204"/>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02">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703">
      <w:pPr>
        <w:rPr/>
      </w:pPr>
      <w:r w:rsidDel="00000000" w:rsidR="00000000" w:rsidRPr="00000000">
        <w:rPr/>
        <w:drawing>
          <wp:inline distB="114300" distT="114300" distL="114300" distR="114300">
            <wp:extent cx="5943600" cy="4165600"/>
            <wp:effectExtent b="0" l="0" r="0" t="0"/>
            <wp:docPr id="63" name="image36.png"/>
            <a:graphic>
              <a:graphicData uri="http://schemas.openxmlformats.org/drawingml/2006/picture">
                <pic:pic>
                  <pic:nvPicPr>
                    <pic:cNvPr id="0" name="image36.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05">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0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707">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08">
      <w:pPr>
        <w:pStyle w:val="Heading3"/>
        <w:ind w:left="0" w:firstLine="0"/>
        <w:rPr/>
      </w:pPr>
      <w:bookmarkStart w:colFirst="0" w:colLast="0" w:name="_heading=h.2gb3jie" w:id="205"/>
      <w:bookmarkEnd w:id="205"/>
      <w:r w:rsidDel="00000000" w:rsidR="00000000" w:rsidRPr="00000000">
        <w:rPr>
          <w:rtl w:val="0"/>
        </w:rPr>
        <w:t xml:space="preserve">3.13.1 DISCONNECT Header</w:t>
      </w:r>
    </w:p>
    <w:p w:rsidR="00000000" w:rsidDel="00000000" w:rsidP="00000000" w:rsidRDefault="00000000" w:rsidRPr="00000000" w14:paraId="0000070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A">
      <w:pPr>
        <w:pStyle w:val="Heading3"/>
        <w:ind w:left="0" w:firstLine="0"/>
        <w:rPr/>
      </w:pPr>
      <w:bookmarkStart w:colFirst="0" w:colLast="0" w:name="_heading=h.vgdtq7" w:id="206"/>
      <w:bookmarkEnd w:id="206"/>
      <w:r w:rsidDel="00000000" w:rsidR="00000000" w:rsidRPr="00000000">
        <w:rPr>
          <w:rtl w:val="0"/>
        </w:rPr>
        <w:t xml:space="preserve">3.13.2 DISCONNECT Flags</w:t>
      </w:r>
    </w:p>
    <w:p w:rsidR="00000000" w:rsidDel="00000000" w:rsidP="00000000" w:rsidRDefault="00000000" w:rsidRPr="00000000" w14:paraId="0000070B">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0C">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0D">
      <w:pPr>
        <w:pStyle w:val="Heading4"/>
        <w:spacing w:after="0" w:before="0" w:lineRule="auto"/>
        <w:ind w:left="0" w:firstLine="0"/>
        <w:rPr/>
      </w:pPr>
      <w:bookmarkStart w:colFirst="0" w:colLast="0" w:name="_heading=h.xf6mk8ar6hod" w:id="207"/>
      <w:bookmarkEnd w:id="207"/>
      <w:r w:rsidDel="00000000" w:rsidR="00000000" w:rsidRPr="00000000">
        <w:rPr>
          <w:rtl w:val="0"/>
        </w:rPr>
        <w:t xml:space="preserve">3.13.2.1 Packet Identifier Flag </w:t>
      </w:r>
    </w:p>
    <w:p w:rsidR="00000000" w:rsidDel="00000000" w:rsidP="00000000" w:rsidRDefault="00000000" w:rsidRPr="00000000" w14:paraId="0000070E">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0F">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1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11">
      <w:pPr>
        <w:pStyle w:val="Heading4"/>
        <w:spacing w:after="0" w:before="200" w:lineRule="auto"/>
        <w:ind w:left="0" w:firstLine="0"/>
        <w:rPr/>
      </w:pPr>
      <w:bookmarkStart w:colFirst="0" w:colLast="0" w:name="_heading=h.vf25roqqpxsl" w:id="208"/>
      <w:bookmarkEnd w:id="208"/>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12">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13">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14">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15">
      <w:pPr>
        <w:pStyle w:val="Heading4"/>
        <w:spacing w:after="0" w:lineRule="auto"/>
        <w:ind w:left="0" w:firstLine="0"/>
        <w:rPr/>
      </w:pPr>
      <w:bookmarkStart w:colFirst="0" w:colLast="0" w:name="_heading=h.qy3p3qqdmadq" w:id="209"/>
      <w:bookmarkEnd w:id="209"/>
      <w:r w:rsidDel="00000000" w:rsidR="00000000" w:rsidRPr="00000000">
        <w:rPr>
          <w:rtl w:val="0"/>
        </w:rPr>
        <w:t xml:space="preserve">3.13.2.3 Reason Code Flag</w:t>
      </w:r>
    </w:p>
    <w:p w:rsidR="00000000" w:rsidDel="00000000" w:rsidP="00000000" w:rsidRDefault="00000000" w:rsidRPr="00000000" w14:paraId="00000716">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17">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18">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19">
      <w:pPr>
        <w:pStyle w:val="Heading3"/>
        <w:ind w:left="0" w:firstLine="0"/>
        <w:rPr/>
      </w:pPr>
      <w:bookmarkStart w:colFirst="0" w:colLast="0" w:name="_heading=h.rjljjibf9dws" w:id="210"/>
      <w:bookmarkEnd w:id="210"/>
      <w:r w:rsidDel="00000000" w:rsidR="00000000" w:rsidRPr="00000000">
        <w:rPr>
          <w:rtl w:val="0"/>
        </w:rPr>
        <w:t xml:space="preserve">3.13.3 Packet Identifier</w:t>
      </w:r>
    </w:p>
    <w:p w:rsidR="00000000" w:rsidDel="00000000" w:rsidP="00000000" w:rsidRDefault="00000000" w:rsidRPr="00000000" w14:paraId="0000071A">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1B">
      <w:pPr>
        <w:pStyle w:val="Heading3"/>
        <w:ind w:left="0" w:firstLine="0"/>
        <w:rPr/>
      </w:pPr>
      <w:bookmarkStart w:colFirst="0" w:colLast="0" w:name="_heading=h.3fg1ce0" w:id="211"/>
      <w:bookmarkEnd w:id="211"/>
      <w:r w:rsidDel="00000000" w:rsidR="00000000" w:rsidRPr="00000000">
        <w:rPr>
          <w:rtl w:val="0"/>
        </w:rPr>
        <w:t xml:space="preserve">3.13.4 Reason Code</w:t>
      </w:r>
    </w:p>
    <w:p w:rsidR="00000000" w:rsidDel="00000000" w:rsidP="00000000" w:rsidRDefault="00000000" w:rsidRPr="00000000" w14:paraId="0000071C">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1D">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1E">
      <w:pPr>
        <w:pStyle w:val="Heading3"/>
        <w:ind w:left="0" w:firstLine="0"/>
        <w:rPr/>
      </w:pPr>
      <w:bookmarkStart w:colFirst="0" w:colLast="0" w:name="_heading=h.1ulbmlt" w:id="212"/>
      <w:bookmarkEnd w:id="212"/>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20">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21">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22">
      <w:pPr>
        <w:pStyle w:val="Heading3"/>
        <w:ind w:left="0" w:firstLine="0"/>
        <w:rPr/>
      </w:pPr>
      <w:bookmarkStart w:colFirst="0" w:colLast="0" w:name="_heading=h.4ekz59m" w:id="213"/>
      <w:bookmarkEnd w:id="213"/>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23">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24">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25">
      <w:pPr>
        <w:pStyle w:val="Heading3"/>
        <w:keepNext w:val="0"/>
        <w:pBdr>
          <w:top w:color="auto" w:space="0" w:sz="0" w:val="none"/>
        </w:pBdr>
        <w:spacing w:after="80" w:before="280" w:lineRule="auto"/>
        <w:ind w:left="-15" w:firstLine="0"/>
        <w:rPr/>
      </w:pPr>
      <w:bookmarkStart w:colFirst="0" w:colLast="0" w:name="_heading=h.wsl51zt8cr34" w:id="214"/>
      <w:bookmarkEnd w:id="214"/>
      <w:r w:rsidDel="00000000" w:rsidR="00000000" w:rsidRPr="00000000">
        <w:rPr>
          <w:rtl w:val="0"/>
        </w:rPr>
        <w:t xml:space="preserve">3.13.7 DISCONNECT Actions</w:t>
      </w:r>
    </w:p>
    <w:p w:rsidR="00000000" w:rsidDel="00000000" w:rsidP="00000000" w:rsidRDefault="00000000" w:rsidRPr="00000000" w14:paraId="0000072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27">
      <w:pPr>
        <w:numPr>
          <w:ilvl w:val="0"/>
          <w:numId w:val="54"/>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28">
      <w:pPr>
        <w:numPr>
          <w:ilvl w:val="0"/>
          <w:numId w:val="5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29">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2A">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2B">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2C">
      <w:pPr>
        <w:numPr>
          <w:ilvl w:val="0"/>
          <w:numId w:val="19"/>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2D">
      <w:pPr>
        <w:numPr>
          <w:ilvl w:val="0"/>
          <w:numId w:val="19"/>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2E">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2F">
      <w:pPr>
        <w:pStyle w:val="Heading2"/>
        <w:keepLines w:val="1"/>
        <w:spacing w:after="77" w:before="0" w:line="259" w:lineRule="auto"/>
        <w:ind w:left="0" w:firstLine="0"/>
        <w:rPr>
          <w:rFonts w:ascii="Arial" w:cs="Arial" w:eastAsia="Arial" w:hAnsi="Arial"/>
        </w:rPr>
      </w:pPr>
      <w:bookmarkStart w:colFirst="0" w:colLast="0" w:name="_heading=h.elrc49qsiunp" w:id="215"/>
      <w:bookmarkEnd w:id="215"/>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30">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31">
      <w:pPr>
        <w:rPr/>
      </w:pPr>
      <w:r w:rsidDel="00000000" w:rsidR="00000000" w:rsidRPr="00000000">
        <w:rPr/>
        <w:drawing>
          <wp:inline distB="114300" distT="114300" distL="114300" distR="114300">
            <wp:extent cx="5943600" cy="660400"/>
            <wp:effectExtent b="0" l="0" r="0" t="0"/>
            <wp:docPr id="42" name="image4.png"/>
            <a:graphic>
              <a:graphicData uri="http://schemas.openxmlformats.org/drawingml/2006/picture">
                <pic:pic>
                  <pic:nvPicPr>
                    <pic:cNvPr id="0" name="image4.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33">
      <w:pPr>
        <w:pStyle w:val="Heading3"/>
        <w:ind w:left="0" w:firstLine="0"/>
        <w:rPr/>
      </w:pPr>
      <w:bookmarkStart w:colFirst="0" w:colLast="0" w:name="_heading=h.lrkcmnrrlwx6" w:id="216"/>
      <w:bookmarkEnd w:id="216"/>
      <w:r w:rsidDel="00000000" w:rsidR="00000000" w:rsidRPr="00000000">
        <w:rPr>
          <w:rtl w:val="0"/>
        </w:rPr>
        <w:t xml:space="preserve">3.14.1 WAKEUP Header</w:t>
      </w:r>
    </w:p>
    <w:p w:rsidR="00000000" w:rsidDel="00000000" w:rsidP="00000000" w:rsidRDefault="00000000" w:rsidRPr="00000000" w14:paraId="00000734">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35">
      <w:pPr>
        <w:pStyle w:val="Heading3"/>
        <w:keepNext w:val="0"/>
        <w:pBdr>
          <w:top w:color="auto" w:space="0" w:sz="0" w:val="none"/>
        </w:pBdr>
        <w:spacing w:after="80" w:before="280" w:lineRule="auto"/>
        <w:ind w:left="-15" w:firstLine="0"/>
        <w:rPr/>
      </w:pPr>
      <w:bookmarkStart w:colFirst="0" w:colLast="0" w:name="_heading=h.2sa95hk6sfa3" w:id="217"/>
      <w:bookmarkEnd w:id="217"/>
      <w:r w:rsidDel="00000000" w:rsidR="00000000" w:rsidRPr="00000000">
        <w:rPr>
          <w:rtl w:val="0"/>
        </w:rPr>
        <w:t xml:space="preserve">3.14.2 </w:t>
      </w:r>
      <w:sdt>
        <w:sdtPr>
          <w:id w:val="736822764"/>
          <w:tag w:val="goog_rdk_26"/>
        </w:sdtPr>
        <w:sdtContent>
          <w:commentRangeStart w:id="24"/>
        </w:sdtContent>
      </w:sdt>
      <w:sdt>
        <w:sdtPr>
          <w:id w:val="-2139336241"/>
          <w:tag w:val="goog_rdk_27"/>
        </w:sdtPr>
        <w:sdtContent>
          <w:commentRangeStart w:id="25"/>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73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37">
      <w:pPr>
        <w:pStyle w:val="Heading2"/>
        <w:keepLines w:val="1"/>
        <w:spacing w:after="77" w:before="0" w:line="259" w:lineRule="auto"/>
        <w:ind w:left="0" w:firstLine="0"/>
        <w:rPr>
          <w:rFonts w:ascii="Arial" w:cs="Arial" w:eastAsia="Arial" w:hAnsi="Arial"/>
        </w:rPr>
      </w:pPr>
      <w:bookmarkStart w:colFirst="0" w:colLast="0" w:name="_heading=h.y0yzf1b41yjh" w:id="218"/>
      <w:bookmarkEnd w:id="218"/>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38">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39">
      <w:pPr>
        <w:rPr/>
      </w:pPr>
      <w:r w:rsidDel="00000000" w:rsidR="00000000" w:rsidRPr="00000000">
        <w:rPr/>
        <w:drawing>
          <wp:inline distB="114300" distT="114300" distL="114300" distR="114300">
            <wp:extent cx="5943600" cy="2590800"/>
            <wp:effectExtent b="0" l="0" r="0" t="0"/>
            <wp:docPr id="56"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ind w:left="0" w:firstLine="0"/>
        <w:rPr/>
      </w:pPr>
      <w:r w:rsidDel="00000000" w:rsidR="00000000" w:rsidRPr="00000000">
        <w:rPr>
          <w:rtl w:val="0"/>
        </w:rPr>
        <w:t xml:space="preserve">The SLEEPREQ packet is sent from the Client to the Server to indicate that it is going to sleep (moving to the Asleep state).</w:t>
      </w:r>
    </w:p>
    <w:p w:rsidR="00000000" w:rsidDel="00000000" w:rsidP="00000000" w:rsidRDefault="00000000" w:rsidRPr="00000000" w14:paraId="0000073B">
      <w:pPr>
        <w:pStyle w:val="Heading3"/>
        <w:ind w:left="0" w:firstLine="0"/>
        <w:rPr/>
      </w:pPr>
      <w:bookmarkStart w:colFirst="0" w:colLast="0" w:name="_heading=h.ae58qknvrf2w" w:id="219"/>
      <w:bookmarkEnd w:id="219"/>
      <w:r w:rsidDel="00000000" w:rsidR="00000000" w:rsidRPr="00000000">
        <w:rPr>
          <w:rtl w:val="0"/>
        </w:rPr>
        <w:t xml:space="preserve">3.15.1 SLEEPREQ Header</w:t>
      </w:r>
    </w:p>
    <w:p w:rsidR="00000000" w:rsidDel="00000000" w:rsidP="00000000" w:rsidRDefault="00000000" w:rsidRPr="00000000" w14:paraId="0000073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3D">
      <w:pPr>
        <w:pStyle w:val="Heading3"/>
        <w:ind w:left="0" w:firstLine="0"/>
        <w:rPr/>
      </w:pPr>
      <w:bookmarkStart w:colFirst="0" w:colLast="0" w:name="_heading=h.akftl72rmwpd" w:id="220"/>
      <w:bookmarkEnd w:id="220"/>
      <w:r w:rsidDel="00000000" w:rsidR="00000000" w:rsidRPr="00000000">
        <w:rPr>
          <w:rtl w:val="0"/>
        </w:rPr>
        <w:t xml:space="preserve">3.15.2 SLEEPREQ Flags</w:t>
      </w:r>
    </w:p>
    <w:p w:rsidR="00000000" w:rsidDel="00000000" w:rsidP="00000000" w:rsidRDefault="00000000" w:rsidRPr="00000000" w14:paraId="0000073E">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F">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40">
      <w:pPr>
        <w:pStyle w:val="Heading4"/>
        <w:spacing w:after="0" w:before="0" w:lineRule="auto"/>
        <w:ind w:left="0" w:firstLine="0"/>
        <w:rPr/>
      </w:pPr>
      <w:bookmarkStart w:colFirst="0" w:colLast="0" w:name="_heading=h.des7747zmmjp" w:id="221"/>
      <w:bookmarkEnd w:id="221"/>
      <w:r w:rsidDel="00000000" w:rsidR="00000000" w:rsidRPr="00000000">
        <w:rPr>
          <w:rtl w:val="0"/>
        </w:rPr>
        <w:t xml:space="preserve">3.15.2.1 Retain Topic Aliases</w:t>
      </w:r>
    </w:p>
    <w:p w:rsidR="00000000" w:rsidDel="00000000" w:rsidP="00000000" w:rsidRDefault="00000000" w:rsidRPr="00000000" w14:paraId="00000741">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42">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r w:rsidDel="00000000" w:rsidR="00000000" w:rsidRPr="00000000">
        <w:rPr>
          <w:rFonts w:ascii="Arial" w:cs="Arial" w:eastAsia="Arial" w:hAnsi="Arial"/>
          <w:color w:val="000000"/>
          <w:shd w:fill="auto" w:val="clear"/>
          <w:rtl w:val="0"/>
        </w:rPr>
        <w:t xml:space="preserve">when Awake</w:t>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43">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w:t>
      </w:r>
    </w:p>
    <w:p w:rsidR="00000000" w:rsidDel="00000000" w:rsidP="00000000" w:rsidRDefault="00000000" w:rsidRPr="00000000" w14:paraId="00000744">
      <w:pPr>
        <w:pStyle w:val="Heading3"/>
        <w:ind w:left="0" w:firstLine="0"/>
        <w:rPr/>
      </w:pPr>
      <w:bookmarkStart w:colFirst="0" w:colLast="0" w:name="_heading=h.r9l470czcfcd" w:id="222"/>
      <w:bookmarkEnd w:id="222"/>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45">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Two Byte Integer value.</w:t>
      </w:r>
      <w:r w:rsidDel="00000000" w:rsidR="00000000" w:rsidRPr="00000000">
        <w:rPr>
          <w:rtl w:val="0"/>
        </w:rPr>
      </w:r>
    </w:p>
    <w:p w:rsidR="00000000" w:rsidDel="00000000" w:rsidP="00000000" w:rsidRDefault="00000000" w:rsidRPr="00000000" w14:paraId="00000746">
      <w:pPr>
        <w:pStyle w:val="Heading3"/>
        <w:ind w:left="0" w:firstLine="0"/>
        <w:rPr/>
      </w:pPr>
      <w:bookmarkStart w:colFirst="0" w:colLast="0" w:name="_heading=h.lmowugbak9ff" w:id="223"/>
      <w:bookmarkEnd w:id="223"/>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47">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48">
      <w:pPr>
        <w:rPr>
          <w:highlight w:val="yellow"/>
        </w:rPr>
      </w:pPr>
      <w:r w:rsidDel="00000000" w:rsidR="00000000" w:rsidRPr="00000000">
        <w:rPr>
          <w:highlight w:val="yellow"/>
          <w:rtl w:val="0"/>
        </w:rPr>
        <w:t xml:space="preserve">The Sleep Duration MUST be greater than 0 </w:t>
      </w:r>
      <w:r w:rsidDel="00000000" w:rsidR="00000000" w:rsidRPr="00000000">
        <w:rPr>
          <w:color w:val="ff0000"/>
          <w:shd w:fill="auto" w:val="clear"/>
          <w:rtl w:val="0"/>
        </w:rPr>
        <w:t xml:space="preserve">[MQTT-SN-3.15.4-1].</w:t>
      </w:r>
      <w:r w:rsidDel="00000000" w:rsidR="00000000" w:rsidRPr="00000000">
        <w:rPr>
          <w:rtl w:val="0"/>
        </w:rPr>
      </w:r>
    </w:p>
    <w:p w:rsidR="00000000" w:rsidDel="00000000" w:rsidP="00000000" w:rsidRDefault="00000000" w:rsidRPr="00000000" w14:paraId="00000749">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4A">
      <w:pPr>
        <w:ind w:left="705" w:firstLine="0"/>
        <w:rPr>
          <w:color w:val="000000"/>
          <w:shd w:fill="auto" w:val="clear"/>
        </w:rPr>
      </w:pPr>
      <w:r w:rsidDel="00000000" w:rsidR="00000000" w:rsidRPr="00000000">
        <w:rPr>
          <w:color w:val="000000"/>
          <w:shd w:fill="auto" w:val="clear"/>
          <w:rtl w:val="0"/>
        </w:rPr>
        <w:t xml:space="preserve">The Sleep Duration should likely be substantially less than the Session Expiry for the session. If anything goes wrong in the Asleep to Awake transition, the Virtual Connection might be deleted by the Server, and the Session data might also be deleted if the Session Expiry interval passes before the Client reconnects. </w:t>
      </w:r>
    </w:p>
    <w:p w:rsidR="00000000" w:rsidDel="00000000" w:rsidP="00000000" w:rsidRDefault="00000000" w:rsidRPr="00000000" w14:paraId="0000074B">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4C">
      <w:pPr>
        <w:ind w:left="705" w:firstLine="0"/>
        <w:rPr>
          <w:color w:val="000000"/>
          <w:shd w:fill="auto" w:val="clear"/>
        </w:rPr>
      </w:pPr>
      <w:r w:rsidDel="00000000" w:rsidR="00000000" w:rsidRPr="00000000">
        <w:rPr>
          <w:color w:val="000000"/>
          <w:shd w:fill="auto" w:val="clear"/>
          <w:rtl w:val="0"/>
        </w:rPr>
        <w:t xml:space="preserve">The Server can decide when to disconnect a sleeping Client it has not heard from. If packet loss is minimal, allowing 1.5 times the Sleep Duration before disconnecting the Client, similar to the Keep Alive processing, in many cases might be too short. Waiting 2.5 times the Sleep Duration before disconnecting the Client will allow one missed waking period. </w:t>
      </w:r>
      <w:r w:rsidDel="00000000" w:rsidR="00000000" w:rsidRPr="00000000">
        <w:rPr>
          <w:rtl w:val="0"/>
        </w:rPr>
      </w:r>
    </w:p>
    <w:p w:rsidR="00000000" w:rsidDel="00000000" w:rsidP="00000000" w:rsidRDefault="00000000" w:rsidRPr="00000000" w14:paraId="0000074D">
      <w:pPr>
        <w:pStyle w:val="Heading3"/>
        <w:ind w:left="0" w:firstLine="0"/>
        <w:rPr/>
      </w:pPr>
      <w:bookmarkStart w:colFirst="0" w:colLast="0" w:name="_heading=h.1za85wfbb30f" w:id="224"/>
      <w:bookmarkEnd w:id="224"/>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4E">
      <w:pPr>
        <w:spacing w:after="240" w:before="240" w:lineRule="auto"/>
        <w:ind w:left="0" w:right="0" w:firstLine="0"/>
        <w:rPr>
          <w:color w:val="000000"/>
          <w:highlight w:val="yellow"/>
        </w:rPr>
      </w:pPr>
      <w:r w:rsidDel="00000000" w:rsidR="00000000" w:rsidRPr="00000000">
        <w:rPr>
          <w:color w:val="000000"/>
          <w:highlight w:val="yellow"/>
          <w:rtl w:val="0"/>
        </w:rPr>
        <w:t xml:space="preserve">A SLEEPREQ packet sent by a Server is a Protocol Error </w:t>
      </w:r>
      <w:r w:rsidDel="00000000" w:rsidR="00000000" w:rsidRPr="00000000">
        <w:rPr>
          <w:color w:val="ff0000"/>
          <w:rtl w:val="0"/>
        </w:rPr>
        <w:t xml:space="preserve">[MQTT-SN-3.15.5-1]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4F">
      <w:pPr>
        <w:spacing w:after="240" w:before="240" w:lineRule="auto"/>
        <w:ind w:left="0" w:right="0" w:firstLine="0"/>
        <w:rPr>
          <w:rFonts w:ascii="Arial" w:cs="Arial" w:eastAsia="Arial" w:hAnsi="Arial"/>
          <w:color w:val="000000"/>
        </w:rPr>
      </w:pPr>
      <w:r w:rsidDel="00000000" w:rsidR="00000000" w:rsidRPr="00000000">
        <w:rPr>
          <w:color w:val="000000"/>
          <w:highlight w:val="yellow"/>
          <w:rtl w:val="0"/>
        </w:rPr>
        <w:t xml:space="preserve">If there is a Virtual Connection for the Client, t</w:t>
      </w:r>
      <w:r w:rsidDel="00000000" w:rsidR="00000000" w:rsidRPr="00000000">
        <w:rPr>
          <w:rFonts w:ascii="Arial" w:cs="Arial" w:eastAsia="Arial" w:hAnsi="Arial"/>
          <w:color w:val="000000"/>
          <w:highlight w:val="yellow"/>
          <w:rtl w:val="0"/>
        </w:rPr>
        <w:t xml:space="preserve">he</w:t>
      </w:r>
      <w:r w:rsidDel="00000000" w:rsidR="00000000" w:rsidRPr="00000000">
        <w:rPr>
          <w:rFonts w:ascii="Arial" w:cs="Arial" w:eastAsia="Arial" w:hAnsi="Arial"/>
          <w:color w:val="000000"/>
          <w:highlight w:val="yellow"/>
          <w:rtl w:val="0"/>
        </w:rPr>
        <w:t xml:space="preserve"> Server</w:t>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15</w:t>
      </w:r>
      <w:r w:rsidDel="00000000" w:rsidR="00000000" w:rsidRPr="00000000">
        <w:rPr>
          <w:rFonts w:ascii="Arial" w:cs="Arial" w:eastAsia="Arial" w:hAnsi="Arial"/>
          <w:color w:val="ff0000"/>
          <w:rtl w:val="0"/>
        </w:rPr>
        <w:t xml:space="preserve">.5-</w:t>
      </w:r>
      <w:r w:rsidDel="00000000" w:rsidR="00000000" w:rsidRPr="00000000">
        <w:rPr>
          <w:color w:val="ff0000"/>
          <w:rtl w:val="0"/>
        </w:rPr>
        <w:t xml:space="preserve">2</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0">
      <w:pPr>
        <w:spacing w:after="240" w:before="240" w:lineRule="auto"/>
        <w:ind w:left="0" w:right="0" w:firstLine="0"/>
        <w:rPr>
          <w:color w:val="000000"/>
        </w:rPr>
      </w:pPr>
      <w:r w:rsidDel="00000000" w:rsidR="00000000" w:rsidRPr="00000000">
        <w:rPr>
          <w:color w:val="000000"/>
          <w:highlight w:val="yellow"/>
          <w:rtl w:val="0"/>
        </w:rPr>
        <w:t xml:space="preserve">If there is no Virtual Connection associated with the SLEEPREQ,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MAY send a DISCONNECT with Reason Code xxx in response </w:t>
      </w:r>
      <w:r w:rsidDel="00000000" w:rsidR="00000000" w:rsidRPr="00000000">
        <w:rPr>
          <w:color w:val="ff0000"/>
          <w:rtl w:val="0"/>
        </w:rPr>
        <w:t xml:space="preserve">[MQTT-SN-3.15.5-3]</w:t>
      </w:r>
      <w:r w:rsidDel="00000000" w:rsidR="00000000" w:rsidRPr="00000000">
        <w:rPr>
          <w:color w:val="000000"/>
          <w:rtl w:val="0"/>
        </w:rPr>
        <w:t xml:space="preserve">.</w:t>
      </w:r>
    </w:p>
    <w:p w:rsidR="00000000" w:rsidDel="00000000" w:rsidP="00000000" w:rsidRDefault="00000000" w:rsidRPr="00000000" w14:paraId="00000751">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suspend Keep Alive processing for the Virtual Connection </w:t>
      </w:r>
      <w:r w:rsidDel="00000000" w:rsidR="00000000" w:rsidRPr="00000000">
        <w:rPr>
          <w:color w:val="ff0000"/>
          <w:rtl w:val="0"/>
        </w:rPr>
        <w:t xml:space="preserve">[MQTT-SN-3.15.5-4]</w:t>
      </w:r>
      <w:r w:rsidDel="00000000" w:rsidR="00000000" w:rsidRPr="00000000">
        <w:rPr>
          <w:color w:val="000000"/>
          <w:rtl w:val="0"/>
        </w:rPr>
        <w:t xml:space="preserve">.</w:t>
      </w:r>
    </w:p>
    <w:p w:rsidR="00000000" w:rsidDel="00000000" w:rsidP="00000000" w:rsidRDefault="00000000" w:rsidRPr="00000000" w14:paraId="00000752">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[MQTT-SN-3.15.5-5]</w:t>
      </w:r>
      <w:r w:rsidDel="00000000" w:rsidR="00000000" w:rsidRPr="00000000">
        <w:rPr>
          <w:color w:val="000000"/>
          <w:rtl w:val="0"/>
        </w:rPr>
        <w:t xml:space="preserve">.</w:t>
      </w:r>
    </w:p>
    <w:p w:rsidR="00000000" w:rsidDel="00000000" w:rsidP="00000000" w:rsidRDefault="00000000" w:rsidRPr="00000000" w14:paraId="00000753">
      <w:pPr>
        <w:spacing w:after="240" w:before="240" w:lineRule="auto"/>
        <w:ind w:left="0" w:right="0" w:firstLine="0"/>
        <w:rPr>
          <w:color w:val="000000"/>
        </w:rPr>
      </w:pPr>
      <w:r w:rsidDel="00000000" w:rsidR="00000000" w:rsidRPr="00000000">
        <w:rPr>
          <w:color w:val="000000"/>
          <w:highlight w:val="yellow"/>
          <w:rtl w:val="0"/>
        </w:rPr>
        <w:t xml:space="preserve">Unless the SLEEPREQ request results in a Protocol Error, the Virtual Connection MUST NOT be deleted </w:t>
      </w:r>
      <w:r w:rsidDel="00000000" w:rsidR="00000000" w:rsidRPr="00000000">
        <w:rPr>
          <w:color w:val="ff0000"/>
          <w:rtl w:val="0"/>
        </w:rPr>
        <w:t xml:space="preserve">[MQTT-SN-3.15.5-4]</w:t>
      </w:r>
      <w:r w:rsidDel="00000000" w:rsidR="00000000" w:rsidRPr="00000000">
        <w:rPr>
          <w:color w:val="000000"/>
          <w:rtl w:val="0"/>
        </w:rPr>
        <w:t xml:space="preserve">.</w:t>
      </w:r>
    </w:p>
    <w:p w:rsidR="00000000" w:rsidDel="00000000" w:rsidP="00000000" w:rsidRDefault="00000000" w:rsidRPr="00000000" w14:paraId="00000754">
      <w:pPr>
        <w:spacing w:after="240" w:before="240" w:lineRule="auto"/>
        <w:ind w:left="0" w:right="0" w:firstLine="0"/>
        <w:rPr>
          <w:color w:val="000000"/>
        </w:rPr>
      </w:pPr>
      <w:r w:rsidDel="00000000" w:rsidR="00000000" w:rsidRPr="00000000">
        <w:rPr>
          <w:color w:val="000000"/>
          <w:highlight w:val="yellow"/>
          <w:rtl w:val="0"/>
        </w:rPr>
        <w:t xml:space="preserve">If the Client is already in the Asleep state when a SLEEPREQ is received by the Server, the Server MUST stop the Sleep Duration Timer, and start a new sleep cycle using the updated Sleep Duration </w:t>
      </w:r>
      <w:r w:rsidDel="00000000" w:rsidR="00000000" w:rsidRPr="00000000">
        <w:rPr>
          <w:color w:val="ff0000"/>
          <w:rtl w:val="0"/>
        </w:rPr>
        <w:t xml:space="preserve">[MQTT-SN-3.15.5-5]</w:t>
      </w:r>
      <w:r w:rsidDel="00000000" w:rsidR="00000000" w:rsidRPr="00000000">
        <w:rPr>
          <w:color w:val="000000"/>
          <w:rtl w:val="0"/>
        </w:rPr>
        <w:t xml:space="preserve">.</w:t>
      </w:r>
    </w:p>
    <w:p w:rsidR="00000000" w:rsidDel="00000000" w:rsidP="00000000" w:rsidRDefault="00000000" w:rsidRPr="00000000" w14:paraId="00000755">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56">
      <w:pPr>
        <w:numPr>
          <w:ilvl w:val="0"/>
          <w:numId w:val="26"/>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57">
      <w:pPr>
        <w:spacing w:after="240" w:before="240" w:lineRule="auto"/>
        <w:ind w:left="0" w:right="0" w:firstLine="0"/>
        <w:rPr>
          <w:rFonts w:ascii="Arial" w:cs="Arial" w:eastAsia="Arial" w:hAnsi="Arial"/>
        </w:rPr>
      </w:pPr>
      <w:sdt>
        <w:sdtPr>
          <w:id w:val="-832130339"/>
          <w:tag w:val="goog_rdk_28"/>
        </w:sdtPr>
        <w:sdtContent>
          <w:commentRangeStart w:id="26"/>
        </w:sdtContent>
      </w:sdt>
      <w:sdt>
        <w:sdtPr>
          <w:id w:val="-110520320"/>
          <w:tag w:val="goog_rdk_29"/>
        </w:sdtPr>
        <w:sdtContent>
          <w:commentRangeStart w:id="27"/>
        </w:sdtContent>
      </w:sdt>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the possibility </w:t>
      </w:r>
      <w:r w:rsidDel="00000000" w:rsidR="00000000" w:rsidRPr="00000000">
        <w:rPr>
          <w:rtl w:val="0"/>
        </w:rPr>
        <w:t xml:space="preserve">of having</w:t>
      </w:r>
      <w:r w:rsidDel="00000000" w:rsidR="00000000" w:rsidRPr="00000000">
        <w:rPr>
          <w:rFonts w:ascii="Arial" w:cs="Arial" w:eastAsia="Arial" w:hAnsi="Arial"/>
          <w:rtl w:val="0"/>
        </w:rPr>
        <w:t xml:space="preserve"> to</w:t>
      </w:r>
      <w:r w:rsidDel="00000000" w:rsidR="00000000" w:rsidRPr="00000000">
        <w:rPr>
          <w:rtl w:val="0"/>
        </w:rPr>
        <w:t xml:space="preserve"> </w:t>
      </w:r>
      <w:r w:rsidDel="00000000" w:rsidR="00000000" w:rsidRPr="00000000">
        <w:rPr>
          <w:rFonts w:ascii="Arial" w:cs="Arial" w:eastAsia="Arial" w:hAnsi="Arial"/>
          <w:rtl w:val="0"/>
        </w:rPr>
        <w:t xml:space="preserve">reestablish a Virtual Connection on wakening if the Server did not receive the SLEEPREQ</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t xml:space="preserve"> and the Virtual Connection has been deleted by the Server because of a Keep Alive timeout.</w:t>
      </w:r>
      <w:r w:rsidDel="00000000" w:rsidR="00000000" w:rsidRPr="00000000">
        <w:rPr>
          <w:rtl w:val="0"/>
        </w:rPr>
      </w:r>
    </w:p>
    <w:p w:rsidR="00000000" w:rsidDel="00000000" w:rsidP="00000000" w:rsidRDefault="00000000" w:rsidRPr="00000000" w14:paraId="0000075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t>
      </w:r>
      <w:r w:rsidDel="00000000" w:rsidR="00000000" w:rsidRPr="00000000">
        <w:rPr>
          <w:rtl w:val="0"/>
        </w:rPr>
        <w:t xml:space="preserve">might</w:t>
      </w:r>
      <w:r w:rsidDel="00000000" w:rsidR="00000000" w:rsidRPr="00000000">
        <w:rPr>
          <w:rFonts w:ascii="Arial" w:cs="Arial" w:eastAsia="Arial" w:hAnsi="Arial"/>
          <w:rtl w:val="0"/>
        </w:rPr>
        <w:t xml:space="preserve">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59">
      <w:pPr>
        <w:pStyle w:val="Heading2"/>
        <w:keepLines w:val="1"/>
        <w:spacing w:after="77" w:before="0" w:line="259" w:lineRule="auto"/>
        <w:ind w:left="0" w:firstLine="0"/>
        <w:rPr>
          <w:rFonts w:ascii="Arial" w:cs="Arial" w:eastAsia="Arial" w:hAnsi="Arial"/>
        </w:rPr>
      </w:pPr>
      <w:bookmarkStart w:colFirst="0" w:colLast="0" w:name="_heading=h.jym8s7ogwu9n" w:id="225"/>
      <w:bookmarkEnd w:id="225"/>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5A">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5B">
      <w:pPr>
        <w:rPr/>
      </w:pPr>
      <w:r w:rsidDel="00000000" w:rsidR="00000000" w:rsidRPr="00000000">
        <w:rPr/>
        <w:drawing>
          <wp:inline distB="114300" distT="114300" distL="114300" distR="114300">
            <wp:extent cx="5943600" cy="2717800"/>
            <wp:effectExtent b="0" l="0" r="0" t="0"/>
            <wp:docPr id="47" name="image41.png"/>
            <a:graphic>
              <a:graphicData uri="http://schemas.openxmlformats.org/drawingml/2006/picture">
                <pic:pic>
                  <pic:nvPicPr>
                    <pic:cNvPr id="0" name="image41.png"/>
                    <pic:cNvPicPr preferRelativeResize="0"/>
                  </pic:nvPicPr>
                  <pic:blipFill>
                    <a:blip r:embed="rId8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pStyle w:val="Heading3"/>
        <w:ind w:left="0" w:firstLine="0"/>
        <w:rPr/>
      </w:pPr>
      <w:bookmarkStart w:colFirst="0" w:colLast="0" w:name="_heading=h.lhdh9flvorts" w:id="226"/>
      <w:bookmarkEnd w:id="226"/>
      <w:r w:rsidDel="00000000" w:rsidR="00000000" w:rsidRPr="00000000">
        <w:rPr>
          <w:rtl w:val="0"/>
        </w:rPr>
        <w:t xml:space="preserve">3.16.1 SLEEPRESP Header</w:t>
      </w:r>
    </w:p>
    <w:p w:rsidR="00000000" w:rsidDel="00000000" w:rsidP="00000000" w:rsidRDefault="00000000" w:rsidRPr="00000000" w14:paraId="0000075D">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E">
      <w:pPr>
        <w:pStyle w:val="Heading3"/>
        <w:ind w:left="0" w:firstLine="0"/>
        <w:rPr/>
      </w:pPr>
      <w:bookmarkStart w:colFirst="0" w:colLast="0" w:name="_heading=h.6myl7m4a5sfe" w:id="227"/>
      <w:bookmarkEnd w:id="227"/>
      <w:r w:rsidDel="00000000" w:rsidR="00000000" w:rsidRPr="00000000">
        <w:rPr>
          <w:rtl w:val="0"/>
        </w:rPr>
        <w:t xml:space="preserve">3.16.2 SLEEPRESP Flags</w:t>
      </w:r>
    </w:p>
    <w:p w:rsidR="00000000" w:rsidDel="00000000" w:rsidP="00000000" w:rsidRDefault="00000000" w:rsidRPr="00000000" w14:paraId="0000075F">
      <w:pPr>
        <w:rPr>
          <w:color w:val="000000"/>
        </w:rPr>
      </w:pPr>
      <w:r w:rsidDel="00000000" w:rsidR="00000000" w:rsidRPr="00000000">
        <w:rPr>
          <w:color w:val="000000"/>
          <w:rtl w:val="0"/>
        </w:rPr>
        <w:t xml:space="preserve">The SLEEPRESP Flags is a 1 byte field which contains flags specifying the contents of the SLEEPRESP packet</w:t>
      </w:r>
      <w:r w:rsidDel="00000000" w:rsidR="00000000" w:rsidRPr="00000000">
        <w:rPr>
          <w:color w:val="000000"/>
          <w:sz w:val="20"/>
          <w:szCs w:val="20"/>
          <w:shd w:fill="auto" w:val="clear"/>
          <w:rtl w:val="0"/>
        </w:rPr>
        <w:t xml:space="preserve">. </w:t>
      </w:r>
      <w:r w:rsidDel="00000000" w:rsidR="00000000" w:rsidRPr="00000000">
        <w:rPr>
          <w:color w:val="000000"/>
          <w:sz w:val="20"/>
          <w:szCs w:val="20"/>
          <w:highlight w:val="yellow"/>
          <w:rtl w:val="0"/>
        </w:rPr>
        <w:t xml:space="preserve">Bits 7-1 of the SLEEPRESP Flags are reserved and MUST be set to 0</w:t>
      </w:r>
      <w:r w:rsidDel="00000000" w:rsidR="00000000" w:rsidRPr="00000000">
        <w:rPr>
          <w:color w:val="000000"/>
          <w:rtl w:val="0"/>
        </w:rPr>
        <w:t xml:space="preserve">.</w:t>
      </w:r>
    </w:p>
    <w:p w:rsidR="00000000" w:rsidDel="00000000" w:rsidP="00000000" w:rsidRDefault="00000000" w:rsidRPr="00000000" w14:paraId="00000760">
      <w:pPr>
        <w:rPr>
          <w:highlight w:val="yellow"/>
        </w:rPr>
      </w:pPr>
      <w:r w:rsidDel="00000000" w:rsidR="00000000" w:rsidRPr="00000000">
        <w:rPr>
          <w:highlight w:val="yellow"/>
          <w:rtl w:val="0"/>
        </w:rPr>
        <w:t xml:space="preserve">The receiver MUST validate that the reserved flags in the SLEEPRESP packet are set to 0. If any of the reserved flags is not 0 it is a Malformed Packet.</w:t>
      </w:r>
    </w:p>
    <w:p w:rsidR="00000000" w:rsidDel="00000000" w:rsidP="00000000" w:rsidRDefault="00000000" w:rsidRPr="00000000" w14:paraId="00000761">
      <w:pPr>
        <w:pStyle w:val="Heading4"/>
        <w:spacing w:after="0" w:before="200" w:lineRule="auto"/>
        <w:ind w:left="0" w:firstLine="0"/>
        <w:rPr/>
      </w:pPr>
      <w:bookmarkStart w:colFirst="0" w:colLast="0" w:name="_heading=h.uzbh77rya6ge" w:id="228"/>
      <w:bookmarkEnd w:id="228"/>
      <w:r w:rsidDel="00000000" w:rsidR="00000000" w:rsidRPr="00000000">
        <w:rPr>
          <w:rtl w:val="0"/>
        </w:rPr>
        <w:t xml:space="preserve">3.16.2.1 Sleep Duration Flag</w:t>
      </w:r>
    </w:p>
    <w:p w:rsidR="00000000" w:rsidDel="00000000" w:rsidP="00000000" w:rsidRDefault="00000000" w:rsidRPr="00000000" w14:paraId="00000762">
      <w:pPr>
        <w:rPr/>
      </w:pPr>
      <w:r w:rsidDel="00000000" w:rsidR="00000000" w:rsidRPr="00000000">
        <w:rPr>
          <w:b w:val="1"/>
          <w:rtl w:val="0"/>
        </w:rPr>
        <w:t xml:space="preserve">Position:</w:t>
      </w:r>
      <w:r w:rsidDel="00000000" w:rsidR="00000000" w:rsidRPr="00000000">
        <w:rPr>
          <w:rtl w:val="0"/>
        </w:rPr>
        <w:t xml:space="preserve"> bit 0 of the SLEEPRESP Flags. Labelled </w:t>
      </w:r>
      <w:r w:rsidDel="00000000" w:rsidR="00000000" w:rsidRPr="00000000">
        <w:rPr>
          <w:i w:val="1"/>
          <w:rtl w:val="0"/>
        </w:rPr>
        <w:t xml:space="preserve">Sleep Dur</w:t>
      </w:r>
      <w:r w:rsidDel="00000000" w:rsidR="00000000" w:rsidRPr="00000000">
        <w:rPr>
          <w:rtl w:val="0"/>
        </w:rPr>
        <w:t xml:space="preserve"> in Figure 3-28.</w:t>
      </w:r>
    </w:p>
    <w:p w:rsidR="00000000" w:rsidDel="00000000" w:rsidP="00000000" w:rsidRDefault="00000000" w:rsidRPr="00000000" w14:paraId="00000763">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0, Sleep Duration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[MQTT-SN-3.16.2.1-1]</w:t>
      </w:r>
      <w:r w:rsidDel="00000000" w:rsidR="00000000" w:rsidRPr="00000000">
        <w:rPr>
          <w:color w:val="000000"/>
          <w:sz w:val="20"/>
          <w:szCs w:val="20"/>
          <w:shd w:fill="auto" w:val="clear"/>
          <w:rtl w:val="0"/>
        </w:rPr>
        <w:t xml:space="preserve">. </w:t>
      </w:r>
    </w:p>
    <w:p w:rsidR="00000000" w:rsidDel="00000000" w:rsidP="00000000" w:rsidRDefault="00000000" w:rsidRPr="00000000" w14:paraId="00000764">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1, Sleep Duration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[MQTT-SN-3.16.2.1-2]</w:t>
      </w:r>
      <w:r w:rsidDel="00000000" w:rsidR="00000000" w:rsidRPr="00000000">
        <w:rPr>
          <w:color w:val="000000"/>
          <w:sz w:val="20"/>
          <w:szCs w:val="20"/>
          <w:shd w:fill="auto" w:val="clear"/>
          <w:rtl w:val="0"/>
        </w:rPr>
        <w:t xml:space="preserve">. </w:t>
      </w:r>
    </w:p>
    <w:p w:rsidR="00000000" w:rsidDel="00000000" w:rsidP="00000000" w:rsidRDefault="00000000" w:rsidRPr="00000000" w14:paraId="00000765">
      <w:pPr>
        <w:spacing w:after="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Sleep Duration Flag in the CONNECT Packet that created the current Virtual Connection was 0, the Server MUST set the Sleep Duration Flag in the SLEEPRESP Packet to 0</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[MQTT-SN-3.16.2.1-3]</w:t>
      </w:r>
      <w:r w:rsidDel="00000000" w:rsidR="00000000" w:rsidRPr="00000000">
        <w:rPr>
          <w:color w:val="000000"/>
          <w:sz w:val="20"/>
          <w:szCs w:val="20"/>
          <w:shd w:fill="auto" w:val="clear"/>
          <w:rtl w:val="0"/>
        </w:rPr>
        <w:t xml:space="preserve">. </w:t>
      </w:r>
    </w:p>
    <w:p w:rsidR="00000000" w:rsidDel="00000000" w:rsidP="00000000" w:rsidRDefault="00000000" w:rsidRPr="00000000" w14:paraId="00000766">
      <w:pPr>
        <w:pStyle w:val="Heading3"/>
        <w:ind w:left="0" w:firstLine="0"/>
        <w:rPr/>
      </w:pPr>
      <w:bookmarkStart w:colFirst="0" w:colLast="0" w:name="_heading=h.ts4rruwfri54" w:id="229"/>
      <w:bookmarkEnd w:id="229"/>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6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68">
      <w:pPr>
        <w:pStyle w:val="Heading3"/>
        <w:ind w:left="0" w:firstLine="0"/>
        <w:rPr/>
      </w:pPr>
      <w:bookmarkStart w:colFirst="0" w:colLast="0" w:name="_heading=h.fdgdw4er64ab" w:id="230"/>
      <w:bookmarkEnd w:id="230"/>
      <w:r w:rsidDel="00000000" w:rsidR="00000000" w:rsidRPr="00000000">
        <w:rPr>
          <w:rtl w:val="0"/>
        </w:rPr>
        <w:t xml:space="preserve">3.16.3 </w:t>
      </w:r>
      <w:r w:rsidDel="00000000" w:rsidR="00000000" w:rsidRPr="00000000">
        <w:rPr>
          <w:rtl w:val="0"/>
        </w:rPr>
        <w:t xml:space="preserve">Sleep Duration</w:t>
      </w:r>
    </w:p>
    <w:p w:rsidR="00000000" w:rsidDel="00000000" w:rsidP="00000000" w:rsidRDefault="00000000" w:rsidRPr="00000000" w14:paraId="00000769">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SLEEPRESP</w:t>
      </w:r>
      <w:r w:rsidDel="00000000" w:rsidR="00000000" w:rsidRPr="00000000">
        <w:rPr>
          <w:color w:val="000000"/>
          <w:rtl w:val="0"/>
        </w:rPr>
        <w:t xml:space="preserve">. </w:t>
      </w:r>
    </w:p>
    <w:p w:rsidR="00000000" w:rsidDel="00000000" w:rsidP="00000000" w:rsidRDefault="00000000" w:rsidRPr="00000000" w14:paraId="0000076A">
      <w:pPr>
        <w:spacing w:after="0" w:before="0" w:lineRule="auto"/>
        <w:rPr>
          <w:color w:val="000000"/>
        </w:rPr>
      </w:pPr>
      <w:r w:rsidDel="00000000" w:rsidR="00000000" w:rsidRPr="00000000">
        <w:rPr>
          <w:color w:val="000000"/>
          <w:highlight w:val="yellow"/>
          <w:rtl w:val="0"/>
        </w:rPr>
        <w:t xml:space="preserve">If the Server sends a Sleep Duration on the SLEEPRESP packet, the Client MUST use this value instead of the Sleep Duration value the Client sent on SLEEPRESP</w:t>
      </w:r>
      <w:r w:rsidDel="00000000" w:rsidR="00000000" w:rsidRPr="00000000">
        <w:rPr>
          <w:color w:val="000000"/>
          <w:rtl w:val="0"/>
        </w:rPr>
        <w:t xml:space="preserve"> </w:t>
      </w:r>
      <w:r w:rsidDel="00000000" w:rsidR="00000000" w:rsidRPr="00000000">
        <w:rPr>
          <w:color w:val="ff0000"/>
          <w:rtl w:val="0"/>
        </w:rPr>
        <w:t xml:space="preserve">[MQTT-SN-3.16.3-1]</w:t>
      </w:r>
      <w:r w:rsidDel="00000000" w:rsidR="00000000" w:rsidRPr="00000000">
        <w:rPr>
          <w:color w:val="000000"/>
          <w:rtl w:val="0"/>
        </w:rPr>
        <w:t xml:space="preserve">. </w:t>
      </w:r>
    </w:p>
    <w:p w:rsidR="00000000" w:rsidDel="00000000" w:rsidP="00000000" w:rsidRDefault="00000000" w:rsidRPr="00000000" w14:paraId="0000076B">
      <w:pPr>
        <w:spacing w:after="0" w:before="0" w:lineRule="auto"/>
        <w:rPr>
          <w:color w:val="000000"/>
        </w:rPr>
      </w:pPr>
      <w:r w:rsidDel="00000000" w:rsidR="00000000" w:rsidRPr="00000000">
        <w:rPr>
          <w:color w:val="000000"/>
          <w:highlight w:val="yellow"/>
          <w:rtl w:val="0"/>
        </w:rPr>
        <w:t xml:space="preserve">If the Server does not send the Sleep Duration, the Server MUST use the Sleep Duration value set by the Client on SLEEPRESP</w:t>
      </w:r>
      <w:r w:rsidDel="00000000" w:rsidR="00000000" w:rsidRPr="00000000">
        <w:rPr>
          <w:color w:val="000000"/>
          <w:rtl w:val="0"/>
        </w:rPr>
        <w:t xml:space="preserve"> </w:t>
      </w:r>
      <w:r w:rsidDel="00000000" w:rsidR="00000000" w:rsidRPr="00000000">
        <w:rPr>
          <w:color w:val="ff0000"/>
          <w:rtl w:val="0"/>
        </w:rPr>
        <w:t xml:space="preserve">[MQTT-SN-3.16.3-2]</w:t>
      </w:r>
      <w:r w:rsidDel="00000000" w:rsidR="00000000" w:rsidRPr="00000000">
        <w:rPr>
          <w:color w:val="000000"/>
          <w:rtl w:val="0"/>
        </w:rPr>
        <w:t xml:space="preserve">.</w:t>
      </w:r>
    </w:p>
    <w:p w:rsidR="00000000" w:rsidDel="00000000" w:rsidP="00000000" w:rsidRDefault="00000000" w:rsidRPr="00000000" w14:paraId="0000076C">
      <w:pPr>
        <w:spacing w:after="0" w:before="0" w:lineRule="auto"/>
        <w:rPr/>
      </w:pPr>
      <w:r w:rsidDel="00000000" w:rsidR="00000000" w:rsidRPr="00000000">
        <w:rPr>
          <w:color w:val="000000"/>
          <w:rtl w:val="0"/>
        </w:rPr>
        <w:t xml:space="preserve">Refer to </w:t>
      </w:r>
      <w:hyperlink w:anchor="_heading=h.pj8yyjomhafn">
        <w:r w:rsidDel="00000000" w:rsidR="00000000" w:rsidRPr="00000000">
          <w:rPr>
            <w:color w:val="1155cc"/>
            <w:u w:val="single"/>
            <w:rtl w:val="0"/>
          </w:rPr>
          <w:t xml:space="preserve">4.14.2 Sleeping Clients</w:t>
        </w:r>
      </w:hyperlink>
      <w:r w:rsidDel="00000000" w:rsidR="00000000" w:rsidRPr="00000000">
        <w:rPr>
          <w:color w:val="000000"/>
          <w:rtl w:val="0"/>
        </w:rPr>
        <w:t xml:space="preserve"> for more information on Sleeping Clients.</w:t>
      </w:r>
      <w:r w:rsidDel="00000000" w:rsidR="00000000" w:rsidRPr="00000000">
        <w:rPr>
          <w:rtl w:val="0"/>
        </w:rPr>
      </w:r>
    </w:p>
    <w:p w:rsidR="00000000" w:rsidDel="00000000" w:rsidP="00000000" w:rsidRDefault="00000000" w:rsidRPr="00000000" w14:paraId="0000076D">
      <w:pPr>
        <w:pStyle w:val="Heading3"/>
        <w:ind w:left="0" w:firstLine="0"/>
        <w:rPr/>
      </w:pPr>
      <w:bookmarkStart w:colFirst="0" w:colLast="0" w:name="_heading=h.jamrhuf3ktlv" w:id="231"/>
      <w:bookmarkEnd w:id="231"/>
      <w:r w:rsidDel="00000000" w:rsidR="00000000" w:rsidRPr="00000000">
        <w:rPr>
          <w:rtl w:val="0"/>
        </w:rPr>
        <w:t xml:space="preserve">3.16.4 Reason Code</w:t>
      </w:r>
    </w:p>
    <w:p w:rsidR="00000000" w:rsidDel="00000000" w:rsidP="00000000" w:rsidRDefault="00000000" w:rsidRPr="00000000" w14:paraId="0000076E">
      <w:pPr>
        <w:spacing w:after="174" w:before="0" w:line="248.00000000000006" w:lineRule="auto"/>
        <w:rPr/>
      </w:pPr>
      <w:r w:rsidDel="00000000" w:rsidR="00000000" w:rsidRPr="00000000">
        <w:rPr>
          <w:rtl w:val="0"/>
        </w:rPr>
        <w:t xml:space="preserve">The Reason Code for the SLEEPRESP packet is optional. If not provided, 0x00 (Success) is assumed. </w:t>
      </w:r>
    </w:p>
    <w:p w:rsidR="00000000" w:rsidDel="00000000" w:rsidP="00000000" w:rsidRDefault="00000000" w:rsidRPr="00000000" w14:paraId="0000076F">
      <w:pPr>
        <w:ind w:left="0" w:firstLine="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SLEEPRESP packet MUST use one of the Reason Code values applicable to SLEEPRESP </w:t>
      </w:r>
      <w:r w:rsidDel="00000000" w:rsidR="00000000" w:rsidRPr="00000000">
        <w:rPr>
          <w:color w:val="ff0000"/>
          <w:rtl w:val="0"/>
        </w:rPr>
        <w:t xml:space="preserve">[MQTT-SN-3.16.4-1].</w:t>
      </w:r>
      <w:r w:rsidDel="00000000" w:rsidR="00000000" w:rsidRPr="00000000">
        <w:br w:type="page"/>
      </w:r>
      <w:r w:rsidDel="00000000" w:rsidR="00000000" w:rsidRPr="00000000">
        <w:rPr>
          <w:rtl w:val="0"/>
        </w:rPr>
      </w:r>
    </w:p>
    <w:p w:rsidR="00000000" w:rsidDel="00000000" w:rsidP="00000000" w:rsidRDefault="00000000" w:rsidRPr="00000000" w14:paraId="00000770">
      <w:pPr>
        <w:pStyle w:val="Heading2"/>
        <w:ind w:left="0" w:firstLine="0"/>
        <w:rPr/>
      </w:pPr>
      <w:bookmarkStart w:colFirst="0" w:colLast="0" w:name="_heading=h.15cqrsoyxc87" w:id="232"/>
      <w:bookmarkEnd w:id="232"/>
      <w:r w:rsidDel="00000000" w:rsidR="00000000" w:rsidRPr="00000000">
        <w:rPr>
          <w:rtl w:val="0"/>
        </w:rPr>
        <w:t xml:space="preserve">3.17 Protection Encapsulation</w:t>
      </w:r>
    </w:p>
    <w:p w:rsidR="00000000" w:rsidDel="00000000" w:rsidP="00000000" w:rsidRDefault="00000000" w:rsidRPr="00000000" w14:paraId="00000771">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72">
      <w:pPr>
        <w:rPr/>
      </w:pPr>
      <w:r w:rsidDel="00000000" w:rsidR="00000000" w:rsidRPr="00000000">
        <w:rPr/>
        <w:drawing>
          <wp:inline distB="114300" distT="114300" distL="114300" distR="114300">
            <wp:extent cx="5943600" cy="5803900"/>
            <wp:effectExtent b="0" l="0" r="0" t="0"/>
            <wp:docPr id="52"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74">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w:t>
      </w:r>
      <w:r w:rsidDel="00000000" w:rsidR="00000000" w:rsidRPr="00000000">
        <w:rPr>
          <w:rFonts w:ascii="Arial" w:cs="Arial" w:eastAsia="Arial" w:hAnsi="Arial"/>
          <w:sz w:val="22"/>
          <w:szCs w:val="22"/>
          <w:highlight w:val="yellow"/>
          <w:rtl w:val="0"/>
        </w:rPr>
        <w:t xml:space="preserve">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7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w:t>
      </w:r>
      <w:r w:rsidDel="00000000" w:rsidR="00000000" w:rsidRPr="00000000">
        <w:rPr>
          <w:rtl w:val="0"/>
        </w:rPr>
        <w:t xml:space="preserve">i</w:t>
      </w:r>
      <w:r w:rsidDel="00000000" w:rsidR="00000000" w:rsidRPr="00000000">
        <w:rPr>
          <w:rFonts w:ascii="Arial" w:cs="Arial" w:eastAsia="Arial" w:hAnsi="Arial"/>
          <w:sz w:val="22"/>
          <w:szCs w:val="22"/>
          <w:rtl w:val="0"/>
        </w:rPr>
        <w:t xml:space="preserve">dentification is required as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The authentication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76">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77">
      <w:pPr>
        <w:spacing w:line="276" w:lineRule="auto"/>
        <w:rPr>
          <w:rFonts w:ascii="Arial" w:cs="Arial" w:eastAsia="Arial" w:hAnsi="Arial"/>
          <w:sz w:val="22"/>
          <w:szCs w:val="22"/>
          <w:highlight w:val="yellow"/>
        </w:rPr>
      </w:pPr>
      <w:sdt>
        <w:sdtPr>
          <w:id w:val="917554390"/>
          <w:tag w:val="goog_rdk_30"/>
        </w:sdtPr>
        <w:sdtContent>
          <w:commentRangeStart w:id="28"/>
        </w:sdtContent>
      </w:sdt>
      <w:sdt>
        <w:sdtPr>
          <w:id w:val="1733788778"/>
          <w:tag w:val="goog_rdk_31"/>
        </w:sdtPr>
        <w:sdtContent>
          <w:commentRangeStart w:id="29"/>
        </w:sdtContent>
      </w:sdt>
      <w:sdt>
        <w:sdtPr>
          <w:id w:val="997230888"/>
          <w:tag w:val="goog_rdk_32"/>
        </w:sdtPr>
        <w:sdtContent>
          <w:commentRangeStart w:id="30"/>
        </w:sdtContent>
      </w:sdt>
      <w:r w:rsidDel="00000000" w:rsidR="00000000" w:rsidRPr="00000000">
        <w:rPr>
          <w:rFonts w:ascii="Arial" w:cs="Arial" w:eastAsia="Arial" w:hAnsi="Arial"/>
          <w:sz w:val="22"/>
          <w:szCs w:val="22"/>
          <w:highlight w:val="yellow"/>
          <w:rtl w:val="0"/>
        </w:rPr>
        <w:t xml:space="preserve">When the PROTECTION packet is handled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be used to protect all MQTT-SN packets exchanged with a Client for which a shared key (indexed by its Sender Identifier) is available.</w:t>
      </w:r>
    </w:p>
    <w:p w:rsidR="00000000" w:rsidDel="00000000" w:rsidP="00000000" w:rsidRDefault="00000000" w:rsidRPr="00000000" w14:paraId="00000778">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79">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(so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has no access to a key shared with it on the basis of its Sender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that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process only MQTT-SN packets received over a DTLS session initiated with mutual authentication by the Client.</w:t>
      </w:r>
    </w:p>
    <w:p w:rsidR="00000000" w:rsidDel="00000000" w:rsidP="00000000" w:rsidRDefault="00000000" w:rsidRPr="00000000" w14:paraId="0000077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for which a shared key (indexed by its </w:t>
      </w:r>
      <w:r w:rsidDel="00000000" w:rsidR="00000000" w:rsidRPr="00000000">
        <w:rPr>
          <w:color w:val="222222"/>
          <w:highlight w:val="yellow"/>
          <w:rtl w:val="0"/>
        </w:rPr>
        <w:t xml:space="preserve">Server</w:t>
      </w:r>
      <w:r w:rsidDel="00000000" w:rsidR="00000000" w:rsidRPr="00000000">
        <w:rPr>
          <w:rFonts w:ascii="Arial" w:cs="Arial" w:eastAsia="Arial" w:hAnsi="Arial"/>
          <w:color w:val="222222"/>
          <w:sz w:val="22"/>
          <w:szCs w:val="22"/>
          <w:highlight w:val="yellow"/>
          <w:rtl w:val="0"/>
        </w:rPr>
        <w:t xml:space="preserve">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7B">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7C">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is not enrolled to the Client (so the Client has no access to a key shared with it on the basis of its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for the Client to open a DTLS session and process only MQTT-SN packets received over it.</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77D">
      <w:pPr>
        <w:pStyle w:val="Heading3"/>
        <w:ind w:left="0" w:firstLine="0"/>
        <w:rPr/>
      </w:pPr>
      <w:bookmarkStart w:colFirst="0" w:colLast="0" w:name="_heading=h.j9tutdzg8gdj" w:id="233"/>
      <w:bookmarkEnd w:id="233"/>
      <w:r w:rsidDel="00000000" w:rsidR="00000000" w:rsidRPr="00000000">
        <w:rPr>
          <w:rtl w:val="0"/>
        </w:rPr>
        <w:t xml:space="preserve">3.17.1 Protection Encapsulation Header</w:t>
      </w:r>
    </w:p>
    <w:p w:rsidR="00000000" w:rsidDel="00000000" w:rsidP="00000000" w:rsidRDefault="00000000" w:rsidRPr="00000000" w14:paraId="0000077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7F">
      <w:pPr>
        <w:pStyle w:val="Heading3"/>
        <w:ind w:left="0" w:firstLine="0"/>
        <w:rPr/>
      </w:pPr>
      <w:bookmarkStart w:colFirst="0" w:colLast="0" w:name="_heading=h.g1mmf1c4lvqh" w:id="234"/>
      <w:bookmarkEnd w:id="234"/>
      <w:r w:rsidDel="00000000" w:rsidR="00000000" w:rsidRPr="00000000">
        <w:rPr>
          <w:rtl w:val="0"/>
        </w:rPr>
        <w:t xml:space="preserve">3.17.2 Protection Flags</w:t>
      </w:r>
    </w:p>
    <w:p w:rsidR="00000000" w:rsidDel="00000000" w:rsidP="00000000" w:rsidRDefault="00000000" w:rsidRPr="00000000" w14:paraId="00000780">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81">
      <w:pPr>
        <w:pStyle w:val="Heading4"/>
        <w:spacing w:after="0" w:before="0" w:lineRule="auto"/>
        <w:ind w:left="0" w:firstLine="0"/>
        <w:rPr/>
      </w:pPr>
      <w:bookmarkStart w:colFirst="0" w:colLast="0" w:name="_heading=h.dgr37fcn70h7" w:id="235"/>
      <w:bookmarkEnd w:id="235"/>
      <w:r w:rsidDel="00000000" w:rsidR="00000000" w:rsidRPr="00000000">
        <w:rPr>
          <w:rtl w:val="0"/>
        </w:rPr>
        <w:t xml:space="preserve">3.17.2.1 Monotonic Counter Length</w:t>
      </w:r>
    </w:p>
    <w:p w:rsidR="00000000" w:rsidDel="00000000" w:rsidP="00000000" w:rsidRDefault="00000000" w:rsidRPr="00000000" w14:paraId="0000078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83">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84">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85">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86">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87">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88">
      <w:pPr>
        <w:pStyle w:val="Heading4"/>
        <w:spacing w:after="0" w:before="200" w:lineRule="auto"/>
        <w:ind w:left="0" w:firstLine="0"/>
        <w:rPr/>
      </w:pPr>
      <w:bookmarkStart w:colFirst="0" w:colLast="0" w:name="_heading=h.ur276rc44plv" w:id="236"/>
      <w:bookmarkEnd w:id="236"/>
      <w:r w:rsidDel="00000000" w:rsidR="00000000" w:rsidRPr="00000000">
        <w:rPr>
          <w:rtl w:val="0"/>
        </w:rPr>
        <w:t xml:space="preserve">3.17.2.2 Cryptographic Material Length</w:t>
      </w:r>
    </w:p>
    <w:p w:rsidR="00000000" w:rsidDel="00000000" w:rsidP="00000000" w:rsidRDefault="00000000" w:rsidRPr="00000000" w14:paraId="0000078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8A">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8B">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8C">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8D">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8E">
      <w:pPr>
        <w:numPr>
          <w:ilvl w:val="0"/>
          <w:numId w:val="46"/>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8F">
      <w:pPr>
        <w:pStyle w:val="Heading4"/>
        <w:spacing w:after="98" w:before="0" w:line="248.00000000000006" w:lineRule="auto"/>
        <w:ind w:left="0" w:firstLine="0"/>
        <w:rPr/>
      </w:pPr>
      <w:bookmarkStart w:colFirst="0" w:colLast="0" w:name="_heading=h.dvegbdq024g" w:id="237"/>
      <w:bookmarkEnd w:id="237"/>
      <w:r w:rsidDel="00000000" w:rsidR="00000000" w:rsidRPr="00000000">
        <w:rPr>
          <w:rtl w:val="0"/>
        </w:rPr>
        <w:t xml:space="preserve">3.17.2.3 Authentication Tag Length</w:t>
      </w:r>
    </w:p>
    <w:p w:rsidR="00000000" w:rsidDel="00000000" w:rsidP="00000000" w:rsidRDefault="00000000" w:rsidRPr="00000000" w14:paraId="0000079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91">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92">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93">
      <w:pPr>
        <w:numPr>
          <w:ilvl w:val="1"/>
          <w:numId w:val="46"/>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94">
      <w:pPr>
        <w:numPr>
          <w:ilvl w:val="1"/>
          <w:numId w:val="46"/>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95">
      <w:pPr>
        <w:numPr>
          <w:ilvl w:val="1"/>
          <w:numId w:val="46"/>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96">
      <w:pPr>
        <w:numPr>
          <w:ilvl w:val="1"/>
          <w:numId w:val="46"/>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97">
      <w:pPr>
        <w:numPr>
          <w:ilvl w:val="2"/>
          <w:numId w:val="46"/>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98">
      <w:pPr>
        <w:numPr>
          <w:ilvl w:val="2"/>
          <w:numId w:val="46"/>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99">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9A">
      <w:pPr>
        <w:numPr>
          <w:ilvl w:val="0"/>
          <w:numId w:val="46"/>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9B">
      <w:pPr>
        <w:pStyle w:val="Heading3"/>
        <w:ind w:left="0" w:firstLine="0"/>
        <w:rPr/>
      </w:pPr>
      <w:bookmarkStart w:colFirst="0" w:colLast="0" w:name="_heading=h.m1zk7agco355" w:id="238"/>
      <w:bookmarkEnd w:id="238"/>
      <w:r w:rsidDel="00000000" w:rsidR="00000000" w:rsidRPr="00000000">
        <w:rPr>
          <w:rtl w:val="0"/>
        </w:rPr>
        <w:t xml:space="preserve">3.17.3 Protection Scheme</w:t>
      </w:r>
    </w:p>
    <w:p w:rsidR="00000000" w:rsidDel="00000000" w:rsidP="00000000" w:rsidRDefault="00000000" w:rsidRPr="00000000" w14:paraId="0000079C">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9D">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9E">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9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0">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A1">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2">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3">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5">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C">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F">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4">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9">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E">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F">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0">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3">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6">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B">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0">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5">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03">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04">
      <w:pPr>
        <w:numPr>
          <w:ilvl w:val="0"/>
          <w:numId w:val="41"/>
        </w:numPr>
        <w:spacing w:after="0" w:before="0" w:line="276" w:lineRule="auto"/>
        <w:ind w:left="720" w:hanging="360"/>
        <w:rPr>
          <w:rFonts w:ascii="Arial" w:cs="Arial" w:eastAsia="Arial" w:hAnsi="Arial"/>
          <w:sz w:val="22"/>
          <w:szCs w:val="22"/>
        </w:rPr>
      </w:pPr>
      <w:sdt>
        <w:sdtPr>
          <w:id w:val="-1006486779"/>
          <w:tag w:val="goog_rdk_33"/>
        </w:sdtPr>
        <w:sdtContent>
          <w:commentRangeStart w:id="31"/>
        </w:sdtContent>
      </w:sdt>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05">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06">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07">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08">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09">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0A">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0B">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0C">
      <w:pPr>
        <w:numPr>
          <w:ilvl w:val="0"/>
          <w:numId w:val="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80D">
      <w:pPr>
        <w:pStyle w:val="Heading3"/>
        <w:ind w:left="0" w:firstLine="0"/>
        <w:rPr/>
      </w:pPr>
      <w:bookmarkStart w:colFirst="0" w:colLast="0" w:name="_heading=h.jo2d2fngx6hj" w:id="239"/>
      <w:bookmarkEnd w:id="239"/>
      <w:r w:rsidDel="00000000" w:rsidR="00000000" w:rsidRPr="00000000">
        <w:rPr>
          <w:rtl w:val="0"/>
        </w:rPr>
        <w:t xml:space="preserve">3.17.4 Sender Identifier</w:t>
      </w:r>
    </w:p>
    <w:sdt>
      <w:sdtPr>
        <w:id w:val="-1243892400"/>
        <w:tag w:val="goog_rdk_40"/>
      </w:sdtPr>
      <w:sdtContent>
        <w:p w:rsidR="00000000" w:rsidDel="00000000" w:rsidP="00000000" w:rsidRDefault="00000000" w:rsidRPr="00000000" w14:paraId="0000080E">
          <w:pPr>
            <w:spacing w:after="0" w:before="0" w:line="276" w:lineRule="auto"/>
            <w:ind w:left="0" w:firstLine="0"/>
            <w:rPr>
              <w:del w:author="davide.lenzarini@u-blox.com" w:id="3" w:date="2025-06-24T05:42:06Z"/>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sdt>
            <w:sdtPr>
              <w:id w:val="-1736337711"/>
              <w:tag w:val="goog_rdk_34"/>
            </w:sdtPr>
            <w:sdtContent>
              <w:commentRangeStart w:id="32"/>
            </w:sdtContent>
          </w:sdt>
          <w:sdt>
            <w:sdtPr>
              <w:id w:val="-1397380800"/>
              <w:tag w:val="goog_rdk_35"/>
            </w:sdtPr>
            <w:sdtContent>
              <w:commentRangeStart w:id="33"/>
            </w:sdtContent>
          </w:sdt>
          <w:sdt>
            <w:sdtPr>
              <w:id w:val="-1970633164"/>
              <w:tag w:val="goog_rdk_36"/>
            </w:sdtPr>
            <w:sdtContent>
              <w:commentRangeStart w:id="34"/>
            </w:sdtContent>
          </w:sdt>
          <w:r w:rsidDel="00000000" w:rsidR="00000000" w:rsidRPr="00000000">
            <w:rPr>
              <w:rFonts w:ascii="Arial" w:cs="Arial" w:eastAsia="Arial" w:hAnsi="Arial"/>
              <w:color w:val="222222"/>
              <w:sz w:val="22"/>
              <w:szCs w:val="22"/>
              <w:rtl w:val="0"/>
            </w:rPr>
            <w:t xml:space="preserve">Sender Id</w:t>
          </w:r>
          <w:sdt>
            <w:sdtPr>
              <w:id w:val="1103369981"/>
              <w:tag w:val="goog_rdk_37"/>
            </w:sdtPr>
            <w:sdtContent>
              <w:ins w:author="davide.lenzarini@u-blox.com" w:id="1" w:date="2025-06-24T05:49:49Z">
                <w:r w:rsidDel="00000000" w:rsidR="00000000" w:rsidRPr="00000000">
                  <w:rPr>
                    <w:rFonts w:ascii="Arial" w:cs="Arial" w:eastAsia="Arial" w:hAnsi="Arial"/>
                    <w:color w:val="222222"/>
                    <w:sz w:val="22"/>
                    <w:szCs w:val="22"/>
                    <w:rtl w:val="0"/>
                  </w:rPr>
                  <w:t xml:space="preserve">e</w:t>
                </w:r>
              </w:ins>
              <w:sdt>
                <w:sdtPr>
                  <w:id w:val="-271342990"/>
                  <w:tag w:val="goog_rdk_38"/>
                </w:sdtPr>
                <w:sdtContent>
                  <w:ins w:author="davide.lenzarini@u-blox.com" w:id="1" w:date="2025-06-24T05:49:49Z">
                    <w:r w:rsidDel="00000000" w:rsidR="00000000" w:rsidRPr="00000000">
                      <w:rPr>
                        <w:color w:val="222222"/>
                        <w:rtl w:val="0"/>
                        <w:rPrChange w:author="davide.lenzarini@u-blox.com" w:id="2" w:date="2025-06-24T05:49:49Z">
                          <w:rPr>
                            <w:rFonts w:ascii="Arial" w:cs="Arial" w:eastAsia="Arial" w:hAnsi="Arial"/>
                            <w:color w:val="222222"/>
                            <w:sz w:val="22"/>
                            <w:szCs w:val="22"/>
                          </w:rPr>
                        </w:rPrChange>
                      </w:rPr>
                      <w:t xml:space="preserve">ntifier</w:t>
                    </w:r>
                  </w:ins>
                </w:sdtContent>
              </w:sdt>
              <w:ins w:author="davide.lenzarini@u-blox.com" w:id="1" w:date="2025-06-24T05:49:49Z"/>
            </w:sdtContent>
          </w:sdt>
          <w:r w:rsidDel="00000000" w:rsidR="00000000" w:rsidRPr="00000000">
            <w:rPr>
              <w:rFonts w:ascii="Arial" w:cs="Arial" w:eastAsia="Arial" w:hAnsi="Arial"/>
              <w:color w:val="222222"/>
              <w:sz w:val="22"/>
              <w:szCs w:val="22"/>
              <w:rtl w:val="0"/>
            </w:rPr>
            <w:t xml:space="preserve"> field (8 bytes) should contain</w:t>
          </w:r>
          <w:sdt>
            <w:sdtPr>
              <w:id w:val="1695237705"/>
              <w:tag w:val="goog_rdk_39"/>
            </w:sdtPr>
            <w:sdtContent>
              <w:del w:author="davide.lenzarini@u-blox.com" w:id="3" w:date="2025-06-24T05:42:06Z">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color w:val="222222"/>
                    <w:sz w:val="22"/>
                    <w:szCs w:val="22"/>
                    <w:rtl w:val="0"/>
                  </w:rPr>
                  <w:delText xml:space="preserve">:</w:delText>
                </w:r>
              </w:del>
            </w:sdtContent>
          </w:sdt>
        </w:p>
      </w:sdtContent>
    </w:sdt>
    <w:sdt>
      <w:sdtPr>
        <w:id w:val="117056549"/>
        <w:tag w:val="goog_rdk_42"/>
      </w:sdtPr>
      <w:sdtContent>
        <w:p w:rsidR="00000000" w:rsidDel="00000000" w:rsidP="00000000" w:rsidRDefault="00000000" w:rsidRPr="00000000" w14:paraId="0000080F">
          <w:pPr>
            <w:spacing w:after="0" w:before="0" w:line="276" w:lineRule="auto"/>
            <w:ind w:left="0" w:firstLine="0"/>
            <w:rPr>
              <w:del w:author="davide.lenzarini@u-blox.com" w:id="3" w:date="2025-06-24T05:42:06Z"/>
              <w:rFonts w:ascii="Arial" w:cs="Arial" w:eastAsia="Arial" w:hAnsi="Arial"/>
              <w:color w:val="222222"/>
              <w:sz w:val="22"/>
              <w:szCs w:val="22"/>
            </w:rPr>
            <w:pPrChange w:author="davide.lenzarini@u-blox.com" w:id="0" w:date="2025-06-24T05:42:06Z">
              <w:pPr>
                <w:spacing w:after="0" w:before="0" w:line="276" w:lineRule="auto"/>
                <w:ind w:left="0" w:firstLine="720"/>
              </w:pPr>
            </w:pPrChange>
          </w:pPr>
          <w:sdt>
            <w:sdtPr>
              <w:id w:val="-1678836537"/>
              <w:tag w:val="goog_rdk_41"/>
            </w:sdtPr>
            <w:sdtContent>
              <w:del w:author="davide.lenzarini@u-blox.com" w:id="3" w:date="2025-06-24T05:42:06Z">
                <w:r w:rsidDel="00000000" w:rsidR="00000000" w:rsidRPr="00000000">
                  <w:rPr>
                    <w:rFonts w:ascii="Arial" w:cs="Arial" w:eastAsia="Arial" w:hAnsi="Arial"/>
                    <w:color w:val="222222"/>
                    <w:sz w:val="22"/>
                    <w:szCs w:val="22"/>
                    <w:rtl w:val="0"/>
                  </w:rPr>
                  <w:delText xml:space="preserve">If the message is originated by the </w:delText>
                </w:r>
                <w:r w:rsidDel="00000000" w:rsidR="00000000" w:rsidRPr="00000000">
                  <w:rPr>
                    <w:b w:val="1"/>
                    <w:i w:val="1"/>
                    <w:color w:val="222222"/>
                    <w:rtl w:val="0"/>
                  </w:rPr>
                  <w:delText xml:space="preserve">Server</w:delText>
                </w:r>
                <w:r w:rsidDel="00000000" w:rsidR="00000000" w:rsidRPr="00000000">
                  <w:rPr>
                    <w:rFonts w:ascii="Arial" w:cs="Arial" w:eastAsia="Arial" w:hAnsi="Arial"/>
                    <w:color w:val="222222"/>
                    <w:sz w:val="22"/>
                    <w:szCs w:val="22"/>
                    <w:rtl w:val="0"/>
                  </w:rPr>
                  <w:delText xml:space="preserve">:</w:delText>
                </w:r>
              </w:del>
            </w:sdtContent>
          </w:sdt>
        </w:p>
      </w:sdtContent>
    </w:sdt>
    <w:sdt>
      <w:sdtPr>
        <w:id w:val="208361496"/>
        <w:tag w:val="goog_rdk_44"/>
      </w:sdtPr>
      <w:sdtContent>
        <w:p w:rsidR="00000000" w:rsidDel="00000000" w:rsidP="00000000" w:rsidRDefault="00000000" w:rsidRPr="00000000" w14:paraId="00000810">
          <w:pPr>
            <w:numPr>
              <w:ilvl w:val="0"/>
              <w:numId w:val="40"/>
            </w:numPr>
            <w:spacing w:after="0" w:before="0" w:line="276" w:lineRule="auto"/>
            <w:ind w:left="1440" w:hanging="360"/>
            <w:rPr>
              <w:del w:author="davide.lenzarini@u-blox.com" w:id="3" w:date="2025-06-24T05:42:06Z"/>
              <w:rFonts w:ascii="Arial" w:cs="Arial" w:eastAsia="Arial" w:hAnsi="Arial"/>
              <w:color w:val="222222"/>
              <w:sz w:val="22"/>
              <w:szCs w:val="22"/>
            </w:rPr>
          </w:pPr>
          <w:sdt>
            <w:sdtPr>
              <w:id w:val="-1615709635"/>
              <w:tag w:val="goog_rdk_43"/>
            </w:sdtPr>
            <w:sdtContent>
              <w:del w:author="davide.lenzarini@u-blox.com" w:id="3" w:date="2025-06-24T05:42:06Z">
                <w:r w:rsidDel="00000000" w:rsidR="00000000" w:rsidRPr="00000000">
                  <w:rPr>
                    <w:rFonts w:ascii="Arial" w:cs="Arial" w:eastAsia="Arial" w:hAnsi="Arial"/>
                    <w:color w:val="222222"/>
                    <w:sz w:val="22"/>
                    <w:szCs w:val="22"/>
                    <w:rtl w:val="0"/>
                  </w:rPr>
                  <w:delText xml:space="preserve">The SHA256 of the </w:delText>
                </w:r>
                <w:r w:rsidDel="00000000" w:rsidR="00000000" w:rsidRPr="00000000">
                  <w:rPr>
                    <w:color w:val="222222"/>
                    <w:rtl w:val="0"/>
                  </w:rPr>
                  <w:delText xml:space="preserve">Server</w:delText>
                </w:r>
                <w:r w:rsidDel="00000000" w:rsidR="00000000" w:rsidRPr="00000000">
                  <w:rPr>
                    <w:rFonts w:ascii="Arial" w:cs="Arial" w:eastAsia="Arial" w:hAnsi="Arial"/>
                    <w:color w:val="222222"/>
                    <w:sz w:val="22"/>
                    <w:szCs w:val="22"/>
                    <w:rtl w:val="0"/>
                  </w:rPr>
                  <w:delText xml:space="preserve"> Identifier truncated to the leftmost 64 bits (8 bytes); </w:delText>
                </w:r>
              </w:del>
            </w:sdtContent>
          </w:sdt>
        </w:p>
      </w:sdtContent>
    </w:sdt>
    <w:sdt>
      <w:sdtPr>
        <w:id w:val="668399794"/>
        <w:tag w:val="goog_rdk_48"/>
      </w:sdtPr>
      <w:sdtContent>
        <w:p w:rsidR="00000000" w:rsidDel="00000000" w:rsidP="00000000" w:rsidRDefault="00000000" w:rsidRPr="00000000" w14:paraId="00000811">
          <w:pPr>
            <w:spacing w:after="0" w:before="0" w:line="276" w:lineRule="auto"/>
            <w:ind w:left="720" w:firstLine="0"/>
            <w:rPr>
              <w:del w:author="davide.lenzarini@u-blox.com" w:id="3" w:date="2025-06-24T05:42:06Z"/>
              <w:rFonts w:ascii="Arial" w:cs="Arial" w:eastAsia="Arial" w:hAnsi="Arial"/>
              <w:color w:val="222222"/>
              <w:sz w:val="22"/>
              <w:szCs w:val="22"/>
            </w:rPr>
          </w:pPr>
          <w:sdt>
            <w:sdtPr>
              <w:id w:val="2122761929"/>
              <w:tag w:val="goog_rdk_45"/>
            </w:sdtPr>
            <w:sdtContent>
              <w:del w:author="davide.lenzarini@u-blox.com" w:id="3" w:date="2025-06-24T05:42:06Z"/>
              <w:sdt>
                <w:sdtPr>
                  <w:id w:val="1903685649"/>
                  <w:tag w:val="goog_rdk_46"/>
                </w:sdtPr>
                <w:sdtContent>
                  <w:commentRangeStart w:id="35"/>
                </w:sdtContent>
              </w:sdt>
              <w:del w:author="davide.lenzarini@u-blox.com" w:id="3" w:date="2025-06-24T05:42:06Z">
                <w:sdt>
                  <w:sdtPr>
                    <w:id w:val="-609010434"/>
                    <w:tag w:val="goog_rdk_47"/>
                  </w:sdtPr>
                  <w:sdtContent>
                    <w:commentRangeStart w:id="36"/>
                  </w:sdtContent>
                </w:sdt>
                <w:r w:rsidDel="00000000" w:rsidR="00000000" w:rsidRPr="00000000">
                  <w:rPr>
                    <w:rFonts w:ascii="Arial" w:cs="Arial" w:eastAsia="Arial" w:hAnsi="Arial"/>
                    <w:color w:val="222222"/>
                    <w:sz w:val="22"/>
                    <w:szCs w:val="22"/>
                    <w:rtl w:val="0"/>
                  </w:rPr>
                  <w:delText xml:space="preserve">If the message is originated by the </w:delText>
                </w:r>
                <w:r w:rsidDel="00000000" w:rsidR="00000000" w:rsidRPr="00000000">
                  <w:rPr>
                    <w:rFonts w:ascii="Arial" w:cs="Arial" w:eastAsia="Arial" w:hAnsi="Arial"/>
                    <w:b w:val="1"/>
                    <w:i w:val="1"/>
                    <w:color w:val="222222"/>
                    <w:sz w:val="22"/>
                    <w:szCs w:val="22"/>
                    <w:rtl w:val="0"/>
                  </w:rPr>
                  <w:delText xml:space="preserve">Client</w:delText>
                </w:r>
                <w:r w:rsidDel="00000000" w:rsidR="00000000" w:rsidRPr="00000000">
                  <w:rPr>
                    <w:rFonts w:ascii="Arial" w:cs="Arial" w:eastAsia="Arial" w:hAnsi="Arial"/>
                    <w:color w:val="222222"/>
                    <w:sz w:val="22"/>
                    <w:szCs w:val="22"/>
                    <w:rtl w:val="0"/>
                  </w:rPr>
                  <w:delText xml:space="preserve">:</w:delTex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del>
            </w:sdtContent>
          </w:sdt>
        </w:p>
      </w:sdtContent>
    </w:sdt>
    <w:sdt>
      <w:sdtPr>
        <w:id w:val="1685622049"/>
        <w:tag w:val="goog_rdk_50"/>
      </w:sdtPr>
      <w:sdtContent>
        <w:p w:rsidR="00000000" w:rsidDel="00000000" w:rsidP="00000000" w:rsidRDefault="00000000" w:rsidRPr="00000000" w14:paraId="00000812">
          <w:pPr>
            <w:numPr>
              <w:ilvl w:val="0"/>
              <w:numId w:val="47"/>
            </w:numPr>
            <w:spacing w:after="0" w:before="0" w:line="276" w:lineRule="auto"/>
            <w:ind w:left="1440" w:hanging="360"/>
            <w:rPr>
              <w:del w:author="davide.lenzarini@u-blox.com" w:id="3" w:date="2025-06-24T05:42:06Z"/>
              <w:rFonts w:ascii="Roboto" w:cs="Roboto" w:eastAsia="Roboto" w:hAnsi="Roboto"/>
              <w:color w:val="222222"/>
              <w:sz w:val="22"/>
              <w:szCs w:val="22"/>
            </w:rPr>
          </w:pPr>
          <w:sdt>
            <w:sdtPr>
              <w:id w:val="1057106015"/>
              <w:tag w:val="goog_rdk_49"/>
            </w:sdtPr>
            <w:sdtContent>
              <w:del w:author="davide.lenzarini@u-blox.com" w:id="3" w:date="2025-06-24T05:42:06Z">
                <w:r w:rsidDel="00000000" w:rsidR="00000000" w:rsidRPr="00000000">
                  <w:rPr>
                    <w:rFonts w:ascii="Arial" w:cs="Arial" w:eastAsia="Arial" w:hAnsi="Arial"/>
                    <w:b w:val="1"/>
                    <w:color w:val="222222"/>
                    <w:sz w:val="22"/>
                    <w:szCs w:val="22"/>
                    <w:rtl w:val="0"/>
                  </w:rPr>
                  <w:delText xml:space="preserve">If a session is available</w:delText>
                </w:r>
                <w:r w:rsidDel="00000000" w:rsidR="00000000" w:rsidRPr="00000000">
                  <w:rPr>
                    <w:rFonts w:ascii="Arial" w:cs="Arial" w:eastAsia="Arial" w:hAnsi="Arial"/>
                    <w:color w:val="222222"/>
                    <w:sz w:val="22"/>
                    <w:szCs w:val="22"/>
                    <w:rtl w:val="0"/>
                  </w:rPr>
                  <w:delText xml:space="preserve">: the SHA256 of the [Client Identifier] truncated to the leftmost 64 bits (8 bytes);</w:delText>
                </w:r>
              </w:del>
            </w:sdtContent>
          </w:sdt>
        </w:p>
      </w:sdtContent>
    </w:sdt>
    <w:sdt>
      <w:sdtPr>
        <w:id w:val="1628077765"/>
        <w:tag w:val="goog_rdk_54"/>
      </w:sdtPr>
      <w:sdtContent>
        <w:p w:rsidR="00000000" w:rsidDel="00000000" w:rsidP="00000000" w:rsidRDefault="00000000" w:rsidRPr="00000000" w14:paraId="00000813">
          <w:pPr>
            <w:spacing w:after="0" w:before="0" w:line="276" w:lineRule="auto"/>
            <w:ind w:left="0" w:firstLine="720"/>
            <w:rPr>
              <w:rFonts w:ascii="Arial" w:cs="Arial" w:eastAsia="Arial" w:hAnsi="Arial"/>
              <w:b w:val="0"/>
              <w:i w:val="0"/>
              <w:smallCaps w:val="0"/>
              <w:strike w:val="0"/>
              <w:color w:val="000000"/>
              <w:sz w:val="22"/>
              <w:szCs w:val="22"/>
              <w:u w:val="none"/>
              <w:shd w:fill="auto" w:val="clear"/>
              <w:vertAlign w:val="baseline"/>
              <w:rPrChange w:author="davide.lenzarini@u-blox.com" w:id="4" w:date="2025-06-24T05:42:06Z">
                <w:rPr>
                  <w:rFonts w:ascii="Roboto" w:cs="Roboto" w:eastAsia="Roboto" w:hAnsi="Roboto"/>
                  <w:sz w:val="22"/>
                  <w:szCs w:val="22"/>
                </w:rPr>
              </w:rPrChange>
            </w:rPr>
            <w:pPrChange w:author="davide.lenzarini@u-blox.com" w:id="0" w:date="2025-06-24T05:42:06Z">
              <w:pPr>
                <w:numPr>
                  <w:ilvl w:val="0"/>
                  <w:numId w:val="47"/>
                </w:numPr>
                <w:spacing w:after="0" w:before="0" w:line="276" w:lineRule="auto"/>
                <w:ind w:left="1440" w:hanging="360"/>
              </w:pPr>
            </w:pPrChange>
          </w:pPr>
          <w:sdt>
            <w:sdtPr>
              <w:id w:val="-1129336016"/>
              <w:tag w:val="goog_rdk_51"/>
            </w:sdtPr>
            <w:sdtContent>
              <w:del w:author="davide.lenzarini@u-blox.com" w:id="3" w:date="2025-06-24T05:42:06Z">
                <w:r w:rsidDel="00000000" w:rsidR="00000000" w:rsidRPr="00000000">
                  <w:rPr>
                    <w:rFonts w:ascii="Arial" w:cs="Arial" w:eastAsia="Arial" w:hAnsi="Arial"/>
                    <w:b w:val="1"/>
                    <w:color w:val="222222"/>
                    <w:sz w:val="22"/>
                    <w:szCs w:val="22"/>
                    <w:rtl w:val="0"/>
                  </w:rPr>
                  <w:delText xml:space="preserve">If a session is not available</w:delText>
                </w:r>
                <w:r w:rsidDel="00000000" w:rsidR="00000000" w:rsidRPr="00000000">
                  <w:rPr>
                    <w:rFonts w:ascii="Arial" w:cs="Arial" w:eastAsia="Arial" w:hAnsi="Arial"/>
                    <w:color w:val="222222"/>
                    <w:sz w:val="22"/>
                    <w:szCs w:val="22"/>
                    <w:rtl w:val="0"/>
                  </w:rPr>
                  <w:delText xml:space="preserve">:</w:delText>
                </w:r>
              </w:del>
            </w:sdtContent>
          </w:sdt>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w:t>
          </w:r>
          <w:sdt>
            <w:sdtPr>
              <w:id w:val="-1105827684"/>
              <w:tag w:val="goog_rdk_52"/>
            </w:sdtPr>
            <w:sdtContent>
              <w:ins w:author="davide.lenzarini@u-blox.com" w:id="5" w:date="2025-06-24T05:50:04Z">
                <w:r w:rsidDel="00000000" w:rsidR="00000000" w:rsidRPr="00000000">
                  <w:rPr>
                    <w:rFonts w:ascii="Arial" w:cs="Arial" w:eastAsia="Arial" w:hAnsi="Arial"/>
                    <w:sz w:val="22"/>
                    <w:szCs w:val="22"/>
                    <w:rtl w:val="0"/>
                  </w:rPr>
                  <w:t xml:space="preserve">entifier</w:t>
                </w:r>
              </w:ins>
            </w:sdtContent>
          </w:sdt>
          <w:r w:rsidDel="00000000" w:rsidR="00000000" w:rsidRPr="00000000">
            <w:rPr>
              <w:rFonts w:ascii="Arial" w:cs="Arial" w:eastAsia="Arial" w:hAnsi="Arial"/>
              <w:sz w:val="22"/>
              <w:szCs w:val="22"/>
              <w:rtl w:val="0"/>
            </w:rPr>
            <w:t xml:space="preserve"> </w:t>
          </w:r>
          <w:sdt>
            <w:sdtPr>
              <w:id w:val="1721571021"/>
              <w:tag w:val="goog_rdk_53"/>
            </w:sdtPr>
            <w:sdtContent>
              <w:del w:author="davide.lenzarini@u-blox.com" w:id="6" w:date="2025-06-24T05:50:15Z">
                <w:r w:rsidDel="00000000" w:rsidR="00000000" w:rsidRPr="00000000">
                  <w:rPr>
                    <w:rFonts w:ascii="Arial" w:cs="Arial" w:eastAsia="Arial" w:hAnsi="Arial"/>
                    <w:sz w:val="22"/>
                    <w:szCs w:val="22"/>
                    <w:rtl w:val="0"/>
                  </w:rPr>
                  <w:delText xml:space="preserve">in this case </w:delText>
                </w:r>
              </w:del>
            </w:sdtContent>
          </w:sdt>
          <w:r w:rsidDel="00000000" w:rsidR="00000000" w:rsidRPr="00000000">
            <w:rPr>
              <w:rFonts w:ascii="Arial" w:cs="Arial" w:eastAsia="Arial" w:hAnsi="Arial"/>
              <w:sz w:val="22"/>
              <w:szCs w:val="22"/>
              <w:rtl w:val="0"/>
            </w:rPr>
            <w:t xml:space="preserve">are out of scope.</w:t>
          </w:r>
        </w:p>
      </w:sdtContent>
    </w:sdt>
    <w:sdt>
      <w:sdtPr>
        <w:id w:val="-478974404"/>
        <w:tag w:val="goog_rdk_57"/>
      </w:sdtPr>
      <w:sdtContent>
        <w:p w:rsidR="00000000" w:rsidDel="00000000" w:rsidP="00000000" w:rsidRDefault="00000000" w:rsidRPr="00000000" w14:paraId="00000814">
          <w:pPr>
            <w:spacing w:after="240" w:before="240" w:line="276" w:lineRule="auto"/>
            <w:ind w:left="720" w:firstLine="0"/>
            <w:rPr>
              <w:del w:author="davide.lenzarini@u-blox.com" w:id="7" w:date="2025-06-24T05:51:12Z"/>
              <w:rFonts w:ascii="Arial" w:cs="Arial" w:eastAsia="Arial" w:hAnsi="Arial"/>
              <w:b w:val="1"/>
              <w:sz w:val="22"/>
              <w:szCs w:val="22"/>
              <w:shd w:fill="fff2cc" w:val="clear"/>
            </w:rPr>
          </w:pPr>
          <w:sdt>
            <w:sdtPr>
              <w:id w:val="981264805"/>
              <w:tag w:val="goog_rdk_56"/>
            </w:sdtPr>
            <w:sdtContent>
              <w:del w:author="davide.lenzarini@u-blox.com" w:id="7" w:date="2025-06-24T05:51:12Z">
                <w:r w:rsidDel="00000000" w:rsidR="00000000" w:rsidRPr="00000000">
                  <w:rPr>
                    <w:rFonts w:ascii="Arial" w:cs="Arial" w:eastAsia="Arial" w:hAnsi="Arial"/>
                    <w:b w:val="1"/>
                    <w:sz w:val="22"/>
                    <w:szCs w:val="22"/>
                    <w:u w:val="single"/>
                    <w:shd w:fill="fff2cc" w:val="clear"/>
                    <w:rtl w:val="0"/>
                  </w:rPr>
                  <w:delText xml:space="preserve">Informative comment</w:delText>
                </w:r>
                <w:r w:rsidDel="00000000" w:rsidR="00000000" w:rsidRPr="00000000">
                  <w:rPr>
                    <w:rtl w:val="0"/>
                  </w:rPr>
                </w:r>
              </w:del>
            </w:sdtContent>
          </w:sdt>
        </w:p>
      </w:sdtContent>
    </w:sdt>
    <w:sdt>
      <w:sdtPr>
        <w:id w:val="51757382"/>
        <w:tag w:val="goog_rdk_72"/>
      </w:sdtPr>
      <w:sdtContent>
        <w:p w:rsidR="00000000" w:rsidDel="00000000" w:rsidP="00000000" w:rsidRDefault="00000000" w:rsidRPr="00000000" w14:paraId="00000815">
          <w:pPr>
            <w:spacing w:after="174" w:before="0" w:line="276" w:lineRule="auto"/>
            <w:ind w:left="720" w:right="4" w:firstLine="0"/>
            <w:rPr>
              <w:del w:author="davide.lenzarini@u-blox.com" w:id="7" w:date="2025-06-24T05:51:12Z"/>
              <w:rFonts w:ascii="Arial" w:cs="Arial" w:eastAsia="Arial" w:hAnsi="Arial"/>
              <w:color w:val="222222"/>
              <w:sz w:val="22"/>
              <w:szCs w:val="22"/>
              <w:shd w:fill="fff2cc" w:val="clear"/>
            </w:rPr>
          </w:pPr>
          <w:sdt>
            <w:sdtPr>
              <w:id w:val="-1799118416"/>
              <w:tag w:val="goog_rdk_58"/>
            </w:sdtPr>
            <w:sdtContent>
              <w:del w:author="davide.lenzarini@u-blox.com" w:id="7" w:date="2025-06-24T05:51:12Z">
                <w:r w:rsidDel="00000000" w:rsidR="00000000" w:rsidRPr="00000000">
                  <w:rPr>
                    <w:rFonts w:ascii="Arial" w:cs="Arial" w:eastAsia="Arial" w:hAnsi="Arial"/>
                    <w:color w:val="222222"/>
                    <w:sz w:val="22"/>
                    <w:szCs w:val="22"/>
                    <w:shd w:fill="fff2cc" w:val="clear"/>
                    <w:rtl w:val="0"/>
                  </w:rPr>
                  <w:delText xml:space="preserve">8 bytes for the Sender Identifier field </w:delText>
                </w:r>
              </w:del>
            </w:sdtContent>
          </w:sdt>
          <w:sdt>
            <w:sdtPr>
              <w:id w:val="1366582686"/>
              <w:tag w:val="goog_rdk_59"/>
            </w:sdtPr>
            <w:sdtContent>
              <w:ins w:author="davide.lenzarini@u-blox.com" w:id="7" w:date="2025-06-24T05:51:12Z">
                <w:sdt>
                  <w:sdtPr>
                    <w:id w:val="2129614293"/>
                    <w:tag w:val="goog_rdk_60"/>
                  </w:sdtPr>
                  <w:sdtContent>
                    <w:del w:author="davide.lenzarini@u-blox.com" w:id="7" w:date="2025-06-24T05:51:12Z"/>
                  </w:sdtContent>
                </w:sdt>
              </w:ins>
              <w:sdt>
                <w:sdtPr>
                  <w:id w:val="-1632106355"/>
                  <w:tag w:val="goog_rdk_61"/>
                </w:sdtPr>
                <w:sdtContent>
                  <w:ins w:author="davide.lenzarini@u-blox.com" w:id="7" w:date="2025-06-24T05:51:12Z">
                    <w:del w:author="davide.lenzarini@u-blox.com" w:id="7" w:date="2025-06-24T05:51:12Z">
                      <w:r w:rsidDel="00000000" w:rsidR="00000000" w:rsidRPr="00000000">
                        <w:rPr>
                          <w:color w:val="222222"/>
                          <w:shd w:fill="fff2cc" w:val="clear"/>
                          <w:rtl w:val="0"/>
                          <w:rPrChange w:author="davide.lenzarini@u-blox.com" w:id="8" w:date="2025-06-24T05:51:12Z">
                            <w:rPr>
                              <w:rFonts w:ascii="Arial" w:cs="Arial" w:eastAsia="Arial" w:hAnsi="Arial"/>
                              <w:color w:val="222222"/>
                              <w:sz w:val="22"/>
                              <w:szCs w:val="22"/>
                              <w:shd w:fill="fff2cc" w:val="clear"/>
                            </w:rPr>
                          </w:rPrChange>
                        </w:rPr>
                        <w:delText xml:space="preserve">could be</w:delText>
                      </w:r>
                    </w:del>
                  </w:ins>
                </w:sdtContent>
              </w:sdt>
              <w:ins w:author="davide.lenzarini@u-blox.com" w:id="7" w:date="2025-06-24T05:51:12Z">
                <w:del w:author="davide.lenzarini@u-blox.com" w:id="7" w:date="2025-06-24T05:51:12Z"/>
              </w:ins>
            </w:sdtContent>
          </w:sdt>
          <w:sdt>
            <w:sdtPr>
              <w:id w:val="-1541655880"/>
              <w:tag w:val="goog_rdk_62"/>
            </w:sdtPr>
            <w:sdtContent>
              <w:del w:author="davide.lenzarini@u-blox.com" w:id="7" w:date="2025-06-24T05:51:12Z"/>
              <w:sdt>
                <w:sdtPr>
                  <w:id w:val="1633760996"/>
                  <w:tag w:val="goog_rdk_63"/>
                </w:sdtPr>
                <w:sdtContent>
                  <w:del w:author="davide.lenzarini@u-blox.com" w:id="7" w:date="2025-06-24T05:51:12Z">
                    <w:r w:rsidDel="00000000" w:rsidR="00000000" w:rsidRPr="00000000">
                      <w:rPr>
                        <w:color w:val="222222"/>
                        <w:shd w:fill="fff2cc" w:val="clear"/>
                        <w:rtl w:val="0"/>
                        <w:rPrChange w:author="davide.lenzarini@u-blox.com" w:id="8" w:date="2025-06-24T05:51:12Z">
                          <w:rPr>
                            <w:rFonts w:ascii="Arial" w:cs="Arial" w:eastAsia="Arial" w:hAnsi="Arial"/>
                            <w:color w:val="222222"/>
                            <w:sz w:val="22"/>
                            <w:szCs w:val="22"/>
                            <w:shd w:fill="fff2cc" w:val="clear"/>
                          </w:rPr>
                        </w:rPrChange>
                      </w:rPr>
                      <w:delText xml:space="preserve">i</w:delText>
                    </w:r>
                  </w:del>
                </w:sdtContent>
              </w:sdt>
              <w:del w:author="davide.lenzarini@u-blox.com" w:id="7" w:date="2025-06-24T05:51:12Z"/>
            </w:sdtContent>
          </w:sdt>
          <w:sdt>
            <w:sdtPr>
              <w:id w:val="-1635217529"/>
              <w:tag w:val="goog_rdk_64"/>
            </w:sdtPr>
            <w:sdtContent>
              <w:ins w:author="davide.lenzarini@u-blox.com" w:id="9" w:date="2025-06-24T05:50:50Z">
                <w:sdt>
                  <w:sdtPr>
                    <w:id w:val="-550237912"/>
                    <w:tag w:val="goog_rdk_65"/>
                  </w:sdtPr>
                  <w:sdtContent>
                    <w:del w:author="davide.lenzarini@u-blox.com" w:id="7" w:date="2025-06-24T05:51:12Z"/>
                  </w:sdtContent>
                </w:sdt>
              </w:ins>
              <w:sdt>
                <w:sdtPr>
                  <w:id w:val="-1983149390"/>
                  <w:tag w:val="goog_rdk_66"/>
                </w:sdtPr>
                <w:sdtContent>
                  <w:ins w:author="davide.lenzarini@u-blox.com" w:id="9" w:date="2025-06-24T05:50:50Z">
                    <w:del w:author="davide.lenzarini@u-blox.com" w:id="7" w:date="2025-06-24T05:51:12Z">
                      <w:r w:rsidDel="00000000" w:rsidR="00000000" w:rsidRPr="00000000">
                        <w:rPr>
                          <w:color w:val="222222"/>
                          <w:shd w:fill="fff2cc" w:val="clear"/>
                          <w:rtl w:val="0"/>
                          <w:rPrChange w:author="davide.lenzarini@u-blox.com" w:id="8" w:date="2025-06-24T05:51:12Z">
                            <w:rPr>
                              <w:rFonts w:ascii="Arial" w:cs="Arial" w:eastAsia="Arial" w:hAnsi="Arial"/>
                              <w:color w:val="222222"/>
                              <w:sz w:val="22"/>
                              <w:szCs w:val="22"/>
                              <w:shd w:fill="fff2cc" w:val="clear"/>
                            </w:rPr>
                          </w:rPrChange>
                        </w:rPr>
                        <w:delText xml:space="preserve">f</w:delText>
                      </w:r>
                    </w:del>
                  </w:ins>
                </w:sdtContent>
              </w:sdt>
              <w:ins w:author="davide.lenzarini@u-blox.com" w:id="9" w:date="2025-06-24T05:50:50Z">
                <w:del w:author="davide.lenzarini@u-blox.com" w:id="7" w:date="2025-06-24T05:51:12Z"/>
              </w:ins>
            </w:sdtContent>
          </w:sdt>
          <w:sdt>
            <w:sdtPr>
              <w:id w:val="-1680750924"/>
              <w:tag w:val="goog_rdk_67"/>
            </w:sdtPr>
            <w:sdtContent>
              <w:del w:author="davide.lenzarini@u-blox.com" w:id="7" w:date="2025-06-24T05:51:12Z"/>
              <w:sdt>
                <w:sdtPr>
                  <w:id w:val="2021269686"/>
                  <w:tag w:val="goog_rdk_68"/>
                </w:sdtPr>
                <w:sdtContent>
                  <w:del w:author="davide.lenzarini@u-blox.com" w:id="7" w:date="2025-06-24T05:51:12Z">
                    <w:r w:rsidDel="00000000" w:rsidR="00000000" w:rsidRPr="00000000">
                      <w:rPr>
                        <w:color w:val="222222"/>
                        <w:shd w:fill="fff2cc" w:val="clear"/>
                        <w:rtl w:val="0"/>
                        <w:rPrChange w:author="davide.lenzarini@u-blox.com" w:id="8" w:date="2025-06-24T05:51:12Z">
                          <w:rPr>
                            <w:rFonts w:ascii="Arial" w:cs="Arial" w:eastAsia="Arial" w:hAnsi="Arial"/>
                            <w:color w:val="222222"/>
                            <w:sz w:val="22"/>
                            <w:szCs w:val="22"/>
                            <w:shd w:fill="fff2cc" w:val="clear"/>
                          </w:rPr>
                        </w:rPrChange>
                      </w:rPr>
                      <w:delText xml:space="preserve">s</w:delText>
                    </w:r>
                  </w:del>
                </w:sdtContent>
              </w:sdt>
              <w:del w:author="davide.lenzarini@u-blox.com" w:id="7" w:date="2025-06-24T05:51:12Z">
                <w:r w:rsidDel="00000000" w:rsidR="00000000" w:rsidRPr="00000000">
                  <w:rPr>
                    <w:rFonts w:ascii="Arial" w:cs="Arial" w:eastAsia="Arial" w:hAnsi="Arial"/>
                    <w:color w:val="222222"/>
                    <w:sz w:val="22"/>
                    <w:szCs w:val="22"/>
                    <w:shd w:fill="fff2cc" w:val="clear"/>
                    <w:rtl w:val="0"/>
                  </w:rPr>
                  <w:delText xml:space="preserve"> calculated </w:delText>
                </w:r>
              </w:del>
            </w:sdtContent>
          </w:sdt>
          <w:sdt>
            <w:sdtPr>
              <w:id w:val="-538505618"/>
              <w:tag w:val="goog_rdk_69"/>
            </w:sdtPr>
            <w:sdtContent>
              <w:ins w:author="davide.lenzarini@u-blox.com" w:id="10" w:date="2025-06-24T05:50:54Z">
                <w:sdt>
                  <w:sdtPr>
                    <w:id w:val="1933089900"/>
                    <w:tag w:val="goog_rdk_70"/>
                  </w:sdtPr>
                  <w:sdtContent>
                    <w:del w:author="davide.lenzarini@u-blox.com" w:id="7" w:date="2025-06-24T05:51:12Z">
                      <w:r w:rsidDel="00000000" w:rsidR="00000000" w:rsidRPr="00000000">
                        <w:rPr>
                          <w:rFonts w:ascii="Arial" w:cs="Arial" w:eastAsia="Arial" w:hAnsi="Arial"/>
                          <w:color w:val="222222"/>
                          <w:sz w:val="22"/>
                          <w:szCs w:val="22"/>
                          <w:shd w:fill="fff2cc" w:val="clear"/>
                          <w:rtl w:val="0"/>
                        </w:rPr>
                        <w:delText xml:space="preserve">for instance </w:delText>
                      </w:r>
                    </w:del>
                  </w:sdtContent>
                </w:sdt>
              </w:ins>
            </w:sdtContent>
          </w:sdt>
          <w:sdt>
            <w:sdtPr>
              <w:id w:val="-1858975093"/>
              <w:tag w:val="goog_rdk_71"/>
            </w:sdtPr>
            <w:sdtContent>
              <w:del w:author="davide.lenzarini@u-blox.com" w:id="7" w:date="2025-06-24T05:51:12Z">
                <w:r w:rsidDel="00000000" w:rsidR="00000000" w:rsidRPr="00000000">
                  <w:rPr>
                    <w:rFonts w:ascii="Arial" w:cs="Arial" w:eastAsia="Arial" w:hAnsi="Arial"/>
                    <w:color w:val="222222"/>
                    <w:sz w:val="22"/>
                    <w:szCs w:val="22"/>
                    <w:shd w:fill="fff2cc" w:val="clear"/>
                    <w:rtl w:val="0"/>
                  </w:rPr>
                  <w:delText xml:space="preserve">with a cryptographic hash, so the probability of collision is 1/2^64=5.42x10</w:delText>
                </w:r>
                <w:r w:rsidDel="00000000" w:rsidR="00000000" w:rsidRPr="00000000">
                  <w:rPr>
                    <w:rFonts w:ascii="Arial" w:cs="Arial" w:eastAsia="Arial" w:hAnsi="Arial"/>
                    <w:color w:val="222222"/>
                    <w:sz w:val="22"/>
                    <w:szCs w:val="22"/>
                    <w:shd w:fill="fff2cc" w:val="clear"/>
                    <w:vertAlign w:val="superscript"/>
                    <w:rtl w:val="0"/>
                  </w:rPr>
                  <w:delText xml:space="preserve">-20</w:delText>
                </w:r>
                <w:r w:rsidDel="00000000" w:rsidR="00000000" w:rsidRPr="00000000">
                  <w:rPr>
                    <w:rFonts w:ascii="Arial" w:cs="Arial" w:eastAsia="Arial" w:hAnsi="Arial"/>
                    <w:color w:val="222222"/>
                    <w:sz w:val="22"/>
                    <w:szCs w:val="22"/>
                    <w:shd w:fill="fff2cc" w:val="clear"/>
                    <w:rtl w:val="0"/>
                  </w:rPr>
                  <w:delText xml:space="preserve">. </w:delText>
                </w:r>
              </w:del>
            </w:sdtContent>
          </w:sdt>
        </w:p>
      </w:sdtContent>
    </w:sdt>
    <w:p w:rsidR="00000000" w:rsidDel="00000000" w:rsidP="00000000" w:rsidRDefault="00000000" w:rsidRPr="00000000" w14:paraId="00000816">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17">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w:t>
      </w:r>
      <w:sdt>
        <w:sdtPr>
          <w:id w:val="1258479042"/>
          <w:tag w:val="goog_rdk_73"/>
        </w:sdtPr>
        <w:sdtContent>
          <w:ins w:author="davide.lenzarini@u-blox.com" w:id="11" w:date="2025-06-24T05:44:56Z">
            <w:r w:rsidDel="00000000" w:rsidR="00000000" w:rsidRPr="00000000">
              <w:rPr>
                <w:rFonts w:ascii="Arial" w:cs="Arial" w:eastAsia="Arial" w:hAnsi="Arial"/>
                <w:color w:val="222222"/>
                <w:sz w:val="22"/>
                <w:szCs w:val="22"/>
                <w:shd w:fill="fff2cc" w:val="clear"/>
                <w:rtl w:val="0"/>
              </w:rPr>
              <w:t xml:space="preserve">author</w:t>
            </w:r>
          </w:ins>
          <w:sdt>
            <w:sdtPr>
              <w:id w:val="-557198111"/>
              <w:tag w:val="goog_rdk_74"/>
            </w:sdtPr>
            <w:sdtContent>
              <w:ins w:author="davide.lenzarini@u-blox.com" w:id="11" w:date="2025-06-24T05:44:56Z">
                <w:r w:rsidDel="00000000" w:rsidR="00000000" w:rsidRPr="00000000">
                  <w:rPr>
                    <w:color w:val="222222"/>
                    <w:shd w:fill="fff2cc" w:val="clear"/>
                    <w:rtl w:val="0"/>
                    <w:rPrChange w:author="davide.lenzarini@u-blox.com" w:id="12" w:date="2025-06-24T05:44:56Z">
                      <w:rPr>
                        <w:rFonts w:ascii="Arial" w:cs="Arial" w:eastAsia="Arial" w:hAnsi="Arial"/>
                        <w:color w:val="222222"/>
                        <w:sz w:val="22"/>
                        <w:szCs w:val="22"/>
                        <w:shd w:fill="fff2cc" w:val="clear"/>
                      </w:rPr>
                    </w:rPrChange>
                  </w:rPr>
                  <w:t xml:space="preserve">ized Servers</w:t>
                </w:r>
              </w:ins>
            </w:sdtContent>
          </w:sdt>
          <w:ins w:author="davide.lenzarini@u-blox.com" w:id="11" w:date="2025-06-24T05:44:56Z"/>
        </w:sdtContent>
      </w:sdt>
      <w:sdt>
        <w:sdtPr>
          <w:id w:val="-1884796754"/>
          <w:tag w:val="goog_rdk_75"/>
        </w:sdtPr>
        <w:sdtContent>
          <w:del w:author="davide.lenzarini@u-blox.com" w:id="11" w:date="2025-06-24T05:44:56Z"/>
          <w:sdt>
            <w:sdtPr>
              <w:id w:val="1182354356"/>
              <w:tag w:val="goog_rdk_76"/>
            </w:sdtPr>
            <w:sdtContent>
              <w:del w:author="davide.lenzarini@u-blox.com" w:id="11" w:date="2025-06-24T05:44:56Z">
                <w:r w:rsidDel="00000000" w:rsidR="00000000" w:rsidRPr="00000000">
                  <w:rPr>
                    <w:color w:val="222222"/>
                    <w:shd w:fill="fff2cc" w:val="clear"/>
                    <w:rtl w:val="0"/>
                    <w:rPrChange w:author="davide.lenzarini@u-blox.com" w:id="12" w:date="2025-06-24T05:44:56Z">
                      <w:rPr>
                        <w:color w:val="222222"/>
                        <w:shd w:fill="fff2cc" w:val="clear"/>
                      </w:rPr>
                    </w:rPrChange>
                  </w:rPr>
                  <w:delText xml:space="preserve">Gateway</w:delText>
                </w:r>
              </w:del>
            </w:sdtContent>
          </w:sdt>
          <w:del w:author="davide.lenzarini@u-blox.com" w:id="11" w:date="2025-06-24T05:44:56Z">
            <w:sdt>
              <w:sdtPr>
                <w:id w:val="-1424300689"/>
                <w:tag w:val="goog_rdk_77"/>
              </w:sdtPr>
              <w:sdtContent>
                <w:r w:rsidDel="00000000" w:rsidR="00000000" w:rsidRPr="00000000">
                  <w:rPr>
                    <w:color w:val="222222"/>
                    <w:shd w:fill="fff2cc" w:val="clear"/>
                    <w:rtl w:val="0"/>
                    <w:rPrChange w:author="davide.lenzarini@u-blox.com" w:id="12" w:date="2025-06-24T05:44:56Z">
                      <w:rPr>
                        <w:rFonts w:ascii="Arial" w:cs="Arial" w:eastAsia="Arial" w:hAnsi="Arial"/>
                        <w:color w:val="222222"/>
                        <w:sz w:val="22"/>
                        <w:szCs w:val="22"/>
                        <w:shd w:fill="fff2cc" w:val="clear"/>
                      </w:rPr>
                    </w:rPrChange>
                  </w:rPr>
                  <w:delText xml:space="preserve"> Identifiers and SHA256 (Gateway Identifier) truncated to the leftmost 64 bits</w:delText>
                </w:r>
              </w:sdtContent>
            </w:sdt>
          </w:del>
        </w:sdtContent>
      </w:sdt>
      <w:r w:rsidDel="00000000" w:rsidR="00000000" w:rsidRPr="00000000">
        <w:rPr>
          <w:rFonts w:ascii="Arial" w:cs="Arial" w:eastAsia="Arial" w:hAnsi="Arial"/>
          <w:color w:val="222222"/>
          <w:sz w:val="22"/>
          <w:szCs w:val="22"/>
          <w:shd w:fill="fff2cc" w:val="clear"/>
          <w:rtl w:val="0"/>
        </w:rPr>
        <w:t xml:space="preserve">. The </w:t>
      </w:r>
      <w:sdt>
        <w:sdtPr>
          <w:id w:val="1624944776"/>
          <w:tag w:val="goog_rdk_78"/>
        </w:sdtPr>
        <w:sdtContent>
          <w:ins w:author="davide.lenzarini@u-blox.com" w:id="13" w:date="2025-06-24T05:45:14Z"/>
          <w:sdt>
            <w:sdtPr>
              <w:id w:val="-1164362302"/>
              <w:tag w:val="goog_rdk_79"/>
            </w:sdtPr>
            <w:sdtContent>
              <w:ins w:author="davide.lenzarini@u-blox.com" w:id="13" w:date="2025-06-24T05:45:14Z">
                <w:r w:rsidDel="00000000" w:rsidR="00000000" w:rsidRPr="00000000">
                  <w:rPr>
                    <w:color w:val="222222"/>
                    <w:shd w:fill="fff2cc" w:val="clear"/>
                    <w:rtl w:val="0"/>
                    <w:rPrChange w:author="davide.lenzarini@u-blox.com" w:id="14" w:date="2025-06-24T05:45:14Z">
                      <w:rPr>
                        <w:rFonts w:ascii="Arial" w:cs="Arial" w:eastAsia="Arial" w:hAnsi="Arial"/>
                        <w:color w:val="222222"/>
                        <w:sz w:val="22"/>
                        <w:szCs w:val="22"/>
                        <w:shd w:fill="fff2cc" w:val="clear"/>
                      </w:rPr>
                    </w:rPrChange>
                  </w:rPr>
                  <w:t xml:space="preserve">Sender Identifiers of the authorized Servers </w:t>
                </w:r>
              </w:ins>
            </w:sdtContent>
          </w:sdt>
          <w:ins w:author="davide.lenzarini@u-blox.com" w:id="13" w:date="2025-06-24T05:45:14Z"/>
        </w:sdtContent>
      </w:sdt>
      <w:sdt>
        <w:sdtPr>
          <w:id w:val="1484201701"/>
          <w:tag w:val="goog_rdk_80"/>
        </w:sdtPr>
        <w:sdtContent>
          <w:del w:author="davide.lenzarini@u-blox.com" w:id="13" w:date="2025-06-24T05:45:14Z"/>
          <w:sdt>
            <w:sdtPr>
              <w:id w:val="778293719"/>
              <w:tag w:val="goog_rdk_81"/>
            </w:sdtPr>
            <w:sdtContent>
              <w:del w:author="davide.lenzarini@u-blox.com" w:id="13" w:date="2025-06-24T05:45:14Z">
                <w:r w:rsidDel="00000000" w:rsidR="00000000" w:rsidRPr="00000000">
                  <w:rPr>
                    <w:color w:val="222222"/>
                    <w:shd w:fill="fff2cc" w:val="clear"/>
                    <w:rtl w:val="0"/>
                    <w:rPrChange w:author="davide.lenzarini@u-blox.com" w:id="14" w:date="2025-06-24T05:45:14Z">
                      <w:rPr>
                        <w:rFonts w:ascii="Arial" w:cs="Arial" w:eastAsia="Arial" w:hAnsi="Arial"/>
                        <w:color w:val="222222"/>
                        <w:sz w:val="22"/>
                        <w:szCs w:val="22"/>
                        <w:shd w:fill="fff2cc" w:val="clear"/>
                      </w:rPr>
                    </w:rPrChange>
                  </w:rPr>
                  <w:delText xml:space="preserve">Gateway Identifier</w:delText>
                </w:r>
              </w:del>
            </w:sdtContent>
          </w:sdt>
          <w:del w:author="davide.lenzarini@u-blox.com" w:id="13" w:date="2025-06-24T05:45:14Z"/>
        </w:sdtContent>
      </w:sdt>
      <w:r w:rsidDel="00000000" w:rsidR="00000000" w:rsidRPr="00000000">
        <w:rPr>
          <w:rFonts w:ascii="Arial" w:cs="Arial" w:eastAsia="Arial" w:hAnsi="Arial"/>
          <w:color w:val="222222"/>
          <w:sz w:val="22"/>
          <w:szCs w:val="22"/>
          <w:shd w:fill="fff2cc" w:val="clear"/>
          <w:rtl w:val="0"/>
        </w:rPr>
        <w:t xml:space="preserve"> can be obtained </w:t>
      </w:r>
      <w:sdt>
        <w:sdtPr>
          <w:id w:val="-335539601"/>
          <w:tag w:val="goog_rdk_82"/>
        </w:sdtPr>
        <w:sdtContent>
          <w:ins w:author="davide.lenzarini@u-blox.com" w:id="15" w:date="2025-06-24T05:53:17Z">
            <w:r w:rsidDel="00000000" w:rsidR="00000000" w:rsidRPr="00000000">
              <w:rPr>
                <w:rFonts w:ascii="Arial" w:cs="Arial" w:eastAsia="Arial" w:hAnsi="Arial"/>
                <w:color w:val="222222"/>
                <w:sz w:val="22"/>
                <w:szCs w:val="22"/>
                <w:shd w:fill="fff2cc" w:val="clear"/>
                <w:rtl w:val="0"/>
              </w:rPr>
              <w:t xml:space="preserve">for instance </w:t>
            </w:r>
          </w:ins>
        </w:sdtContent>
      </w:sdt>
      <w:r w:rsidDel="00000000" w:rsidR="00000000" w:rsidRPr="00000000">
        <w:rPr>
          <w:rFonts w:ascii="Arial" w:cs="Arial" w:eastAsia="Arial" w:hAnsi="Arial"/>
          <w:color w:val="222222"/>
          <w:sz w:val="22"/>
          <w:szCs w:val="22"/>
          <w:shd w:fill="fff2cc" w:val="clear"/>
          <w:rtl w:val="0"/>
        </w:rPr>
        <w:t xml:space="preserve">from pre-configuration</w:t>
      </w:r>
      <w:sdt>
        <w:sdtPr>
          <w:id w:val="-561996966"/>
          <w:tag w:val="goog_rdk_83"/>
        </w:sdtPr>
        <w:sdtContent>
          <w:del w:author="davide.lenzarini@u-blox.com" w:id="16" w:date="2025-06-24T05:45:48Z">
            <w:r w:rsidDel="00000000" w:rsidR="00000000" w:rsidRPr="00000000">
              <w:rPr>
                <w:rFonts w:ascii="Arial" w:cs="Arial" w:eastAsia="Arial" w:hAnsi="Arial"/>
                <w:color w:val="222222"/>
                <w:sz w:val="22"/>
                <w:szCs w:val="22"/>
                <w:shd w:fill="fff2cc" w:val="clear"/>
                <w:rtl w:val="0"/>
              </w:rPr>
              <w:delText xml:space="preserve">, from an ADVERTISE packet or from a GWINFO packet</w:delText>
            </w:r>
          </w:del>
        </w:sdtContent>
      </w:sdt>
      <w:r w:rsidDel="00000000" w:rsidR="00000000" w:rsidRPr="00000000">
        <w:rPr>
          <w:rFonts w:ascii="Arial" w:cs="Arial" w:eastAsia="Arial" w:hAnsi="Arial"/>
          <w:color w:val="222222"/>
          <w:sz w:val="22"/>
          <w:szCs w:val="22"/>
          <w:shd w:fill="fff2cc" w:val="clear"/>
          <w:rtl w:val="0"/>
        </w:rPr>
        <w:t xml:space="preserve">.</w:t>
      </w:r>
    </w:p>
    <w:p w:rsidR="00000000" w:rsidDel="00000000" w:rsidP="00000000" w:rsidRDefault="00000000" w:rsidRPr="00000000" w14:paraId="00000818">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19">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w:t>
      </w:r>
      <w:r w:rsidDel="00000000" w:rsidR="00000000" w:rsidRPr="00000000">
        <w:rPr>
          <w:color w:val="222222"/>
          <w:shd w:fill="fff2cc" w:val="clear"/>
          <w:rtl w:val="0"/>
        </w:rPr>
        <w:t xml:space="preserve">Server</w:t>
      </w:r>
      <w:r w:rsidDel="00000000" w:rsidR="00000000" w:rsidRPr="00000000">
        <w:rPr>
          <w:rFonts w:ascii="Arial" w:cs="Arial" w:eastAsia="Arial" w:hAnsi="Arial"/>
          <w:color w:val="222222"/>
          <w:sz w:val="22"/>
          <w:szCs w:val="22"/>
          <w:shd w:fill="fff2cc" w:val="clear"/>
          <w:rtl w:val="0"/>
        </w:rPr>
        <w:t xml:space="preserve"> should store a map of </w:t>
      </w:r>
      <w:sdt>
        <w:sdtPr>
          <w:id w:val="689637876"/>
          <w:tag w:val="goog_rdk_84"/>
        </w:sdtPr>
        <w:sdtContent>
          <w:ins w:author="davide.lenzarini@u-blox.com" w:id="17" w:date="2025-06-24T05:47:33Z">
            <w:r w:rsidDel="00000000" w:rsidR="00000000" w:rsidRPr="00000000">
              <w:rPr>
                <w:rFonts w:ascii="Arial" w:cs="Arial" w:eastAsia="Arial" w:hAnsi="Arial"/>
                <w:color w:val="222222"/>
                <w:sz w:val="22"/>
                <w:szCs w:val="22"/>
                <w:shd w:fill="fff2cc" w:val="clear"/>
                <w:rtl w:val="0"/>
              </w:rPr>
              <w:t xml:space="preserve">authorized </w:t>
            </w:r>
          </w:ins>
        </w:sdtContent>
      </w:sdt>
      <w:r w:rsidDel="00000000" w:rsidR="00000000" w:rsidRPr="00000000">
        <w:rPr>
          <w:rFonts w:ascii="Arial" w:cs="Arial" w:eastAsia="Arial" w:hAnsi="Arial"/>
          <w:color w:val="222222"/>
          <w:sz w:val="22"/>
          <w:szCs w:val="22"/>
          <w:shd w:fill="fff2cc" w:val="clear"/>
          <w:rtl w:val="0"/>
        </w:rPr>
        <w:t xml:space="preserve">Client</w:t>
      </w:r>
      <w:sdt>
        <w:sdtPr>
          <w:id w:val="472352418"/>
          <w:tag w:val="goog_rdk_85"/>
        </w:sdtPr>
        <w:sdtContent>
          <w:ins w:author="davide.lenzarini@u-blox.com" w:id="18" w:date="2025-06-24T05:53:35Z">
            <w:r w:rsidDel="00000000" w:rsidR="00000000" w:rsidRPr="00000000">
              <w:rPr>
                <w:rFonts w:ascii="Arial" w:cs="Arial" w:eastAsia="Arial" w:hAnsi="Arial"/>
                <w:color w:val="222222"/>
                <w:sz w:val="22"/>
                <w:szCs w:val="22"/>
                <w:shd w:fill="fff2cc" w:val="clear"/>
                <w:rtl w:val="0"/>
              </w:rPr>
              <w:t xml:space="preserve">s</w:t>
            </w:r>
          </w:ins>
        </w:sdtContent>
      </w:sdt>
      <w:sdt>
        <w:sdtPr>
          <w:id w:val="438506832"/>
          <w:tag w:val="goog_rdk_86"/>
        </w:sdtPr>
        <w:sdtContent>
          <w:del w:author="davide.lenzarini@u-blox.com" w:id="19" w:date="2025-06-24T05:46:50Z">
            <w:r w:rsidDel="00000000" w:rsidR="00000000" w:rsidRPr="00000000">
              <w:rPr>
                <w:rFonts w:ascii="Arial" w:cs="Arial" w:eastAsia="Arial" w:hAnsi="Arial"/>
                <w:color w:val="222222"/>
                <w:sz w:val="22"/>
                <w:szCs w:val="22"/>
                <w:shd w:fill="fff2cc" w:val="clear"/>
                <w:rtl w:val="0"/>
              </w:rPr>
              <w:delText xml:space="preserve"> </w:delText>
            </w:r>
          </w:del>
        </w:sdtContent>
      </w:sdt>
      <w:sdt>
        <w:sdtPr>
          <w:id w:val="2099779797"/>
          <w:tag w:val="goog_rdk_87"/>
        </w:sdtPr>
        <w:sdtContent>
          <w:ins w:author="davide.lenzarini@u-blox.com" w:id="19" w:date="2025-06-24T05:46:50Z">
            <w:sdt>
              <w:sdtPr>
                <w:id w:val="-1362255944"/>
                <w:tag w:val="goog_rdk_88"/>
              </w:sdtPr>
              <w:sdtContent>
                <w:del w:author="davide.lenzarini@u-blox.com" w:id="19" w:date="2025-06-24T05:46:50Z">
                  <w:r w:rsidDel="00000000" w:rsidR="00000000" w:rsidRPr="00000000">
                    <w:rPr>
                      <w:rFonts w:ascii="Arial" w:cs="Arial" w:eastAsia="Arial" w:hAnsi="Arial"/>
                      <w:color w:val="222222"/>
                      <w:sz w:val="22"/>
                      <w:szCs w:val="22"/>
                      <w:shd w:fill="fff2cc" w:val="clear"/>
                      <w:rtl w:val="0"/>
                    </w:rPr>
                    <w:delText xml:space="preserve">IDs over 8 bytes</w:delText>
                  </w:r>
                </w:del>
              </w:sdtContent>
            </w:sdt>
          </w:ins>
        </w:sdtContent>
      </w:sdt>
      <w:sdt>
        <w:sdtPr>
          <w:id w:val="-1494764414"/>
          <w:tag w:val="goog_rdk_89"/>
        </w:sdtPr>
        <w:sdtContent>
          <w:del w:author="davide.lenzarini@u-blox.com" w:id="19" w:date="2025-06-24T05:46:50Z">
            <w:r w:rsidDel="00000000" w:rsidR="00000000" w:rsidRPr="00000000">
              <w:rPr>
                <w:rFonts w:ascii="Arial" w:cs="Arial" w:eastAsia="Arial" w:hAnsi="Arial"/>
                <w:color w:val="222222"/>
                <w:sz w:val="22"/>
                <w:szCs w:val="22"/>
                <w:shd w:fill="fff2cc" w:val="clear"/>
                <w:rtl w:val="0"/>
              </w:rPr>
              <w:delText xml:space="preserve">Identifier and SHA256(Client Identifier) truncated to the leftmost 64 bits (8 bytes for each registered Client Identifier) for the Clients having an active Session and store a list of authorized Sender Identifiers for the clients not capable to establish sessions</w:delText>
            </w:r>
          </w:del>
        </w:sdtContent>
      </w:sdt>
      <w:r w:rsidDel="00000000" w:rsidR="00000000" w:rsidRPr="00000000">
        <w:rPr>
          <w:rFonts w:ascii="Arial" w:cs="Arial" w:eastAsia="Arial" w:hAnsi="Arial"/>
          <w:color w:val="222222"/>
          <w:sz w:val="22"/>
          <w:szCs w:val="22"/>
          <w:shd w:fill="fff2cc" w:val="clear"/>
          <w:rtl w:val="0"/>
        </w:rPr>
        <w:t xml:space="preserve">. </w:t>
      </w:r>
      <w:sdt>
        <w:sdtPr>
          <w:id w:val="681642657"/>
          <w:tag w:val="goog_rdk_90"/>
        </w:sdtPr>
        <w:sdtContent>
          <w:ins w:author="davide.lenzarini@u-blox.com" w:id="20" w:date="2025-06-24T05:54:10Z"/>
          <w:sdt>
            <w:sdtPr>
              <w:id w:val="-728026988"/>
              <w:tag w:val="goog_rdk_91"/>
            </w:sdtPr>
            <w:sdtContent>
              <w:ins w:author="davide.lenzarini@u-blox.com" w:id="20" w:date="2025-06-24T05:54:10Z">
                <w:r w:rsidDel="00000000" w:rsidR="00000000" w:rsidRPr="00000000">
                  <w:rPr>
                    <w:color w:val="222222"/>
                    <w:shd w:fill="fff2cc" w:val="clear"/>
                    <w:rtl w:val="0"/>
                    <w:rPrChange w:author="davide.lenzarini@u-blox.com" w:id="21" w:date="2025-06-24T05:54:10Z">
                      <w:rPr>
                        <w:rFonts w:ascii="Arial" w:cs="Arial" w:eastAsia="Arial" w:hAnsi="Arial"/>
                        <w:color w:val="222222"/>
                        <w:sz w:val="22"/>
                        <w:szCs w:val="22"/>
                        <w:shd w:fill="fff2cc" w:val="clear"/>
                      </w:rPr>
                    </w:rPrChange>
                  </w:rPr>
                  <w:t xml:space="preserve">The Sender Identifiers of the authorized Clients can be obtained for instance from pre-configuration</w:t>
                </w:r>
              </w:ins>
            </w:sdtContent>
          </w:sdt>
          <w:ins w:author="davide.lenzarini@u-blox.com" w:id="20" w:date="2025-06-24T05:54:10Z">
            <w:sdt>
              <w:sdtPr>
                <w:id w:val="-603918595"/>
                <w:tag w:val="goog_rdk_92"/>
              </w:sdtPr>
              <w:sdtContent>
                <w:r w:rsidDel="00000000" w:rsidR="00000000" w:rsidRPr="00000000">
                  <w:rPr>
                    <w:color w:val="222222"/>
                    <w:shd w:fill="fff2cc" w:val="clear"/>
                    <w:rtl w:val="0"/>
                    <w:rPrChange w:author="davide.lenzarini@u-blox.com" w:id="21" w:date="2025-06-24T05:54:10Z">
                      <w:rPr>
                        <w:rFonts w:ascii="Arial" w:cs="Arial" w:eastAsia="Arial" w:hAnsi="Arial"/>
                        <w:color w:val="222222"/>
                        <w:sz w:val="22"/>
                        <w:szCs w:val="22"/>
                        <w:shd w:fill="fff2cc" w:val="clear"/>
                      </w:rPr>
                    </w:rPrChange>
                  </w:rPr>
                  <w:t xml:space="preserve">.</w:t>
                </w:r>
              </w:sdtContent>
            </w:sdt>
          </w:ins>
        </w:sdtContent>
      </w:sdt>
      <w:r w:rsidDel="00000000" w:rsidR="00000000" w:rsidRPr="00000000">
        <w:rPr>
          <w:rtl w:val="0"/>
        </w:rPr>
      </w:r>
    </w:p>
    <w:p w:rsidR="00000000" w:rsidDel="00000000" w:rsidP="00000000" w:rsidRDefault="00000000" w:rsidRPr="00000000" w14:paraId="0000081A">
      <w:pPr>
        <w:pStyle w:val="Heading3"/>
        <w:ind w:left="0" w:firstLine="0"/>
        <w:rPr/>
      </w:pPr>
      <w:bookmarkStart w:colFirst="0" w:colLast="0" w:name="_heading=h.vjl219ghlhvi" w:id="240"/>
      <w:bookmarkEnd w:id="240"/>
      <w:r w:rsidDel="00000000" w:rsidR="00000000" w:rsidRPr="00000000">
        <w:rPr>
          <w:rtl w:val="0"/>
        </w:rPr>
        <w:t xml:space="preserve">3.17.5 Random</w:t>
      </w:r>
    </w:p>
    <w:p w:rsidR="00000000" w:rsidDel="00000000" w:rsidP="00000000" w:rsidRDefault="00000000" w:rsidRPr="00000000" w14:paraId="0000081B">
      <w:pPr>
        <w:spacing w:after="0" w:before="0" w:line="276" w:lineRule="auto"/>
        <w:ind w:left="0" w:firstLine="0"/>
        <w:rPr>
          <w:rFonts w:ascii="Arial" w:cs="Arial" w:eastAsia="Arial" w:hAnsi="Arial"/>
          <w:color w:val="222222"/>
          <w:sz w:val="22"/>
          <w:szCs w:val="22"/>
        </w:rPr>
      </w:pPr>
      <w:sdt>
        <w:sdtPr>
          <w:id w:val="-548030761"/>
          <w:tag w:val="goog_rdk_93"/>
        </w:sdtPr>
        <w:sdtContent>
          <w:r w:rsidDel="00000000" w:rsidR="00000000" w:rsidRPr="00000000">
            <w:rPr>
              <w:rFonts w:ascii="Arial" w:cs="Arial" w:eastAsia="Arial" w:hAnsi="Arial"/>
              <w:color w:val="222222"/>
              <w:sz w:val="22"/>
              <w:szCs w:val="22"/>
              <w:rtl w:val="0"/>
              <w:rPrChange w:author="davide.lenzarini@u-blox.com" w:id="22" w:date="2025-06-24T05:48:01Z">
                <w:rPr>
                  <w:rFonts w:ascii="Arial" w:cs="Arial" w:eastAsia="Arial" w:hAnsi="Arial"/>
                  <w:color w:val="222222"/>
                  <w:sz w:val="22"/>
                  <w:szCs w:val="22"/>
                  <w:u w:val="single"/>
                </w:rPr>
              </w:rPrChange>
            </w:rPr>
            <w:t xml:space="preserve">T</w:t>
          </w:r>
        </w:sdtContent>
      </w:sdt>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81C">
      <w:pPr>
        <w:numPr>
          <w:ilvl w:val="0"/>
          <w:numId w:val="36"/>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1D">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81E">
      <w:pPr>
        <w:pStyle w:val="Heading3"/>
        <w:ind w:left="0" w:firstLine="0"/>
        <w:rPr/>
      </w:pPr>
      <w:bookmarkStart w:colFirst="0" w:colLast="0" w:name="_heading=h.q30yx1mc4rc1" w:id="241"/>
      <w:bookmarkEnd w:id="241"/>
      <w:r w:rsidDel="00000000" w:rsidR="00000000" w:rsidRPr="00000000">
        <w:rPr>
          <w:rtl w:val="0"/>
        </w:rPr>
        <w:t xml:space="preserve">3.17.6 Cryptographic Material</w:t>
      </w:r>
    </w:p>
    <w:p w:rsidR="00000000" w:rsidDel="00000000" w:rsidP="00000000" w:rsidRDefault="00000000" w:rsidRPr="00000000" w14:paraId="0000081F">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20">
      <w:pPr>
        <w:pStyle w:val="Heading3"/>
        <w:ind w:left="0" w:firstLine="0"/>
        <w:rPr/>
      </w:pPr>
      <w:bookmarkStart w:colFirst="0" w:colLast="0" w:name="_heading=h.3y6o9vhqakro" w:id="242"/>
      <w:bookmarkEnd w:id="242"/>
      <w:r w:rsidDel="00000000" w:rsidR="00000000" w:rsidRPr="00000000">
        <w:rPr>
          <w:rtl w:val="0"/>
        </w:rPr>
        <w:t xml:space="preserve">3.17.7 Monotonic Counter</w:t>
      </w:r>
    </w:p>
    <w:p w:rsidR="00000000" w:rsidDel="00000000" w:rsidP="00000000" w:rsidRDefault="00000000" w:rsidRPr="00000000" w14:paraId="00000821">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22">
      <w:pPr>
        <w:pStyle w:val="Heading3"/>
        <w:ind w:left="0" w:firstLine="0"/>
        <w:rPr/>
      </w:pPr>
      <w:bookmarkStart w:colFirst="0" w:colLast="0" w:name="_heading=h.dovnwl46a7is" w:id="243"/>
      <w:bookmarkEnd w:id="243"/>
      <w:r w:rsidDel="00000000" w:rsidR="00000000" w:rsidRPr="00000000">
        <w:rPr>
          <w:rtl w:val="0"/>
        </w:rPr>
        <w:t xml:space="preserve">3.17.8 Protected MQTT-SN Packet</w:t>
      </w:r>
    </w:p>
    <w:p w:rsidR="00000000" w:rsidDel="00000000" w:rsidP="00000000" w:rsidRDefault="00000000" w:rsidRPr="00000000" w14:paraId="00000823">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24">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25">
      <w:pPr>
        <w:pStyle w:val="Heading3"/>
        <w:ind w:left="0" w:firstLine="0"/>
        <w:rPr/>
      </w:pPr>
      <w:bookmarkStart w:colFirst="0" w:colLast="0" w:name="_heading=h.j75p96o6vesm" w:id="244"/>
      <w:bookmarkEnd w:id="244"/>
      <w:r w:rsidDel="00000000" w:rsidR="00000000" w:rsidRPr="00000000">
        <w:rPr>
          <w:rtl w:val="0"/>
        </w:rPr>
        <w:t xml:space="preserve">3.17.9 Authentication Tag</w:t>
      </w:r>
    </w:p>
    <w:p w:rsidR="00000000" w:rsidDel="00000000" w:rsidP="00000000" w:rsidRDefault="00000000" w:rsidRPr="00000000" w14:paraId="00000826">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0827">
      <w:pPr>
        <w:pStyle w:val="Heading2"/>
        <w:ind w:left="0" w:firstLine="0"/>
        <w:rPr/>
      </w:pPr>
      <w:bookmarkStart w:colFirst="0" w:colLast="0" w:name="_heading=h.tsbcoj339o52" w:id="245"/>
      <w:bookmarkEnd w:id="245"/>
      <w:r w:rsidDel="00000000" w:rsidR="00000000" w:rsidRPr="00000000">
        <w:br w:type="page"/>
      </w:r>
      <w:r w:rsidDel="00000000" w:rsidR="00000000" w:rsidRPr="00000000">
        <w:rPr>
          <w:rtl w:val="0"/>
        </w:rPr>
      </w:r>
    </w:p>
    <w:p w:rsidR="00000000" w:rsidDel="00000000" w:rsidP="00000000" w:rsidRDefault="00000000" w:rsidRPr="00000000" w14:paraId="00000828">
      <w:pPr>
        <w:pStyle w:val="Heading2"/>
        <w:ind w:left="0" w:firstLine="0"/>
        <w:rPr/>
      </w:pPr>
      <w:bookmarkStart w:colFirst="0" w:colLast="0" w:name="_heading=h.gxusxa6x6vzt" w:id="246"/>
      <w:bookmarkEnd w:id="246"/>
      <w:r w:rsidDel="00000000" w:rsidR="00000000" w:rsidRPr="00000000">
        <w:rPr>
          <w:rtl w:val="0"/>
        </w:rPr>
        <w:t xml:space="preserve">3.18 Connection</w:t>
      </w:r>
      <w:r w:rsidDel="00000000" w:rsidR="00000000" w:rsidRPr="00000000">
        <w:rPr>
          <w:rtl w:val="0"/>
        </w:rPr>
        <w:t xml:space="preserve"> Encapsulation</w:t>
      </w:r>
      <w:r w:rsidDel="00000000" w:rsidR="00000000" w:rsidRPr="00000000">
        <w:rPr>
          <w:rtl w:val="0"/>
        </w:rPr>
      </w:r>
    </w:p>
    <w:p w:rsidR="00000000" w:rsidDel="00000000" w:rsidP="00000000" w:rsidRDefault="00000000" w:rsidRPr="00000000" w14:paraId="00000829">
      <w:pPr>
        <w:rPr/>
      </w:pPr>
      <w:r w:rsidDel="00000000" w:rsidR="00000000" w:rsidRPr="00000000">
        <w:rPr>
          <w:i w:val="1"/>
          <w:sz w:val="19"/>
          <w:szCs w:val="19"/>
          <w:rtl w:val="0"/>
        </w:rPr>
        <w:t xml:space="preserve">Figure 3-30 – Format of a Connection Encapsulated MQTT-SN Packet</w:t>
      </w:r>
      <w:r w:rsidDel="00000000" w:rsidR="00000000" w:rsidRPr="00000000">
        <w:rPr>
          <w:rtl w:val="0"/>
        </w:rPr>
      </w:r>
    </w:p>
    <w:p w:rsidR="00000000" w:rsidDel="00000000" w:rsidP="00000000" w:rsidRDefault="00000000" w:rsidRPr="00000000" w14:paraId="0000082A">
      <w:pPr>
        <w:spacing w:after="9" w:lineRule="auto"/>
        <w:ind w:left="-5" w:right="990" w:firstLine="0"/>
        <w:rPr/>
      </w:pPr>
      <w:r w:rsidDel="00000000" w:rsidR="00000000" w:rsidRPr="00000000">
        <w:rPr/>
        <w:drawing>
          <wp:inline distB="114300" distT="114300" distL="114300" distR="114300">
            <wp:extent cx="5943600" cy="2082800"/>
            <wp:effectExtent b="0" l="0" r="0" t="0"/>
            <wp:docPr id="64" name="image44.png"/>
            <a:graphic>
              <a:graphicData uri="http://schemas.openxmlformats.org/drawingml/2006/picture">
                <pic:pic>
                  <pic:nvPicPr>
                    <pic:cNvPr id="0" name="image44.png"/>
                    <pic:cNvPicPr preferRelativeResize="0"/>
                  </pic:nvPicPr>
                  <pic:blipFill>
                    <a:blip r:embed="rId9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ind w:left="0" w:firstLine="0"/>
        <w:rPr/>
      </w:pPr>
      <w:r w:rsidDel="00000000" w:rsidR="00000000" w:rsidRPr="00000000">
        <w:rPr>
          <w:rtl w:val="0"/>
        </w:rPr>
        <w:t xml:space="preserve">This envelope wraps an MQTT-SN Packet to allow it to be associated with an existing Virtual Connection where other methods are not sufficient. </w:t>
      </w:r>
      <w:r w:rsidDel="00000000" w:rsidR="00000000" w:rsidRPr="00000000">
        <w:rPr>
          <w:shd w:fill="auto" w:val="clear"/>
          <w:rtl w:val="0"/>
        </w:rPr>
        <w:t xml:space="preserve">Only Clients can use the Connection Encapsulation.</w:t>
      </w:r>
      <w:r w:rsidDel="00000000" w:rsidR="00000000" w:rsidRPr="00000000">
        <w:rPr>
          <w:rtl w:val="0"/>
        </w:rPr>
      </w:r>
    </w:p>
    <w:p w:rsidR="00000000" w:rsidDel="00000000" w:rsidP="00000000" w:rsidRDefault="00000000" w:rsidRPr="00000000" w14:paraId="0000082C">
      <w:pPr>
        <w:ind w:left="0" w:firstLine="0"/>
        <w:rPr>
          <w:highlight w:val="yellow"/>
        </w:rPr>
      </w:pPr>
      <w:r w:rsidDel="00000000" w:rsidR="00000000" w:rsidRPr="00000000">
        <w:rPr>
          <w:highlight w:val="yellow"/>
          <w:rtl w:val="0"/>
        </w:rPr>
        <w:t xml:space="preserve">If the Allow Network Identifier Changes flag in the CONNECT for the Virtual Connection is 0, it is a protocol error to use the Connection Encapsulation. </w:t>
      </w:r>
    </w:p>
    <w:p w:rsidR="00000000" w:rsidDel="00000000" w:rsidP="00000000" w:rsidRDefault="00000000" w:rsidRPr="00000000" w14:paraId="0000082D">
      <w:pPr>
        <w:ind w:left="0" w:firstLine="0"/>
        <w:rPr>
          <w:highlight w:val="yellow"/>
        </w:rPr>
      </w:pPr>
      <w:r w:rsidDel="00000000" w:rsidR="00000000" w:rsidRPr="00000000">
        <w:rPr>
          <w:highlight w:val="yellow"/>
          <w:rtl w:val="0"/>
        </w:rPr>
        <w:t xml:space="preserve">It is a protocol error to use the Connection Encapsulation on Packets sent by a Server. </w:t>
      </w:r>
    </w:p>
    <w:p w:rsidR="00000000" w:rsidDel="00000000" w:rsidP="00000000" w:rsidRDefault="00000000" w:rsidRPr="00000000" w14:paraId="0000082E">
      <w:pPr>
        <w:ind w:left="0" w:firstLine="0"/>
        <w:rPr>
          <w:highlight w:val="yellow"/>
        </w:rPr>
      </w:pPr>
      <w:r w:rsidDel="00000000" w:rsidR="00000000" w:rsidRPr="00000000">
        <w:rPr>
          <w:highlight w:val="yellow"/>
          <w:rtl w:val="0"/>
        </w:rPr>
        <w:t xml:space="preserve">It is a protocol error to use the Connection Encapsulation on Packets other than PUBLISH, SUBSCRIBE, UNSUBSCRIBE, REGISTER, DISCONNECT, SLEEPREQ and PINGREQ. </w:t>
      </w:r>
      <w:r w:rsidDel="00000000" w:rsidR="00000000" w:rsidRPr="00000000">
        <w:rPr>
          <w:rtl w:val="0"/>
        </w:rPr>
      </w:r>
    </w:p>
    <w:p w:rsidR="00000000" w:rsidDel="00000000" w:rsidP="00000000" w:rsidRDefault="00000000" w:rsidRPr="00000000" w14:paraId="0000082F">
      <w:pPr>
        <w:pStyle w:val="Heading3"/>
        <w:ind w:left="0" w:firstLine="0"/>
        <w:rPr/>
      </w:pPr>
      <w:bookmarkStart w:colFirst="0" w:colLast="0" w:name="_heading=h.s8vygwg8gr70" w:id="247"/>
      <w:bookmarkEnd w:id="247"/>
      <w:r w:rsidDel="00000000" w:rsidR="00000000" w:rsidRPr="00000000">
        <w:rPr>
          <w:rtl w:val="0"/>
        </w:rPr>
        <w:t xml:space="preserve">3.18.1 Connection Encapsulation Header</w:t>
      </w:r>
    </w:p>
    <w:p w:rsidR="00000000" w:rsidDel="00000000" w:rsidP="00000000" w:rsidRDefault="00000000" w:rsidRPr="00000000" w14:paraId="00000830">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31">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32">
      <w:pPr>
        <w:pStyle w:val="Heading3"/>
        <w:ind w:left="0" w:firstLine="0"/>
        <w:rPr/>
      </w:pPr>
      <w:bookmarkStart w:colFirst="0" w:colLast="0" w:name="_heading=h.rqq2nn7sxsft" w:id="248"/>
      <w:bookmarkEnd w:id="248"/>
      <w:r w:rsidDel="00000000" w:rsidR="00000000" w:rsidRPr="00000000">
        <w:rPr>
          <w:rtl w:val="0"/>
        </w:rPr>
        <w:t xml:space="preserve">3.18.2 Connection Information</w:t>
      </w:r>
    </w:p>
    <w:p w:rsidR="00000000" w:rsidDel="00000000" w:rsidP="00000000" w:rsidRDefault="00000000" w:rsidRPr="00000000" w14:paraId="00000833">
      <w:pPr>
        <w:spacing w:after="174" w:before="0" w:lineRule="auto"/>
        <w:rPr/>
      </w:pPr>
      <w:r w:rsidDel="00000000" w:rsidR="00000000" w:rsidRPr="00000000">
        <w:rPr>
          <w:rtl w:val="0"/>
        </w:rPr>
        <w:t xml:space="preserve">This is a variable length binary field that can contain any information necessary to allow the packet to be associated with a Virtual Connection. </w:t>
      </w:r>
    </w:p>
    <w:p w:rsidR="00000000" w:rsidDel="00000000" w:rsidP="00000000" w:rsidRDefault="00000000" w:rsidRPr="00000000" w14:paraId="00000834">
      <w:pPr>
        <w:pStyle w:val="Heading3"/>
        <w:ind w:left="0" w:firstLine="0"/>
        <w:rPr/>
      </w:pPr>
      <w:bookmarkStart w:colFirst="0" w:colLast="0" w:name="_heading=h.ukrkvslvb49m" w:id="249"/>
      <w:bookmarkEnd w:id="249"/>
      <w:r w:rsidDel="00000000" w:rsidR="00000000" w:rsidRPr="00000000">
        <w:rPr>
          <w:rtl w:val="0"/>
        </w:rPr>
        <w:t xml:space="preserve">3.18.3 MQTT-SN Packet</w:t>
      </w:r>
    </w:p>
    <w:p w:rsidR="00000000" w:rsidDel="00000000" w:rsidP="00000000" w:rsidRDefault="00000000" w:rsidRPr="00000000" w14:paraId="00000835">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36">
      <w:pPr>
        <w:pStyle w:val="Heading2"/>
        <w:ind w:left="0" w:firstLine="0"/>
        <w:rPr/>
      </w:pPr>
      <w:bookmarkStart w:colFirst="0" w:colLast="0" w:name="_heading=h.1e03kqp" w:id="250"/>
      <w:bookmarkEnd w:id="250"/>
      <w:r w:rsidDel="00000000" w:rsidR="00000000" w:rsidRPr="00000000">
        <w:rPr>
          <w:rtl w:val="0"/>
        </w:rPr>
        <w:t xml:space="preserve">3.19 </w:t>
      </w:r>
      <w:r w:rsidDel="00000000" w:rsidR="00000000" w:rsidRPr="00000000">
        <w:rPr>
          <w:rtl w:val="0"/>
        </w:rPr>
        <w:t xml:space="preserve">Forwarder Encapsulation</w:t>
      </w:r>
      <w:r w:rsidDel="00000000" w:rsidR="00000000" w:rsidRPr="00000000">
        <w:rPr>
          <w:rtl w:val="0"/>
        </w:rPr>
      </w:r>
    </w:p>
    <w:p w:rsidR="00000000" w:rsidDel="00000000" w:rsidP="00000000" w:rsidRDefault="00000000" w:rsidRPr="00000000" w14:paraId="00000837">
      <w:pPr>
        <w:rPr/>
      </w:pPr>
      <w:r w:rsidDel="00000000" w:rsidR="00000000" w:rsidRPr="00000000">
        <w:rPr>
          <w:i w:val="1"/>
          <w:sz w:val="19"/>
          <w:szCs w:val="19"/>
          <w:rtl w:val="0"/>
        </w:rPr>
        <w:t xml:space="preserve">Figure 3-31 – Format of an Forwarder Encapsulated MQTT-SN Packet</w:t>
      </w:r>
      <w:r w:rsidDel="00000000" w:rsidR="00000000" w:rsidRPr="00000000">
        <w:rPr>
          <w:rtl w:val="0"/>
        </w:rPr>
      </w:r>
    </w:p>
    <w:p w:rsidR="00000000" w:rsidDel="00000000" w:rsidP="00000000" w:rsidRDefault="00000000" w:rsidRPr="00000000" w14:paraId="00000838">
      <w:pPr>
        <w:spacing w:after="9" w:lineRule="auto"/>
        <w:ind w:left="-5" w:right="990" w:firstLine="0"/>
        <w:rPr/>
      </w:pPr>
      <w:r w:rsidDel="00000000" w:rsidR="00000000" w:rsidRPr="00000000">
        <w:rPr/>
        <w:drawing>
          <wp:inline distB="114300" distT="114300" distL="114300" distR="114300">
            <wp:extent cx="5943600" cy="2082800"/>
            <wp:effectExtent b="0" l="0" r="0" t="0"/>
            <wp:docPr id="66" name="image44.png"/>
            <a:graphic>
              <a:graphicData uri="http://schemas.openxmlformats.org/drawingml/2006/picture">
                <pic:pic>
                  <pic:nvPicPr>
                    <pic:cNvPr id="0" name="image44.png"/>
                    <pic:cNvPicPr preferRelativeResize="0"/>
                  </pic:nvPicPr>
                  <pic:blipFill>
                    <a:blip r:embed="rId9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3A">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3B">
      <w:pPr>
        <w:pStyle w:val="Heading3"/>
        <w:ind w:left="0" w:firstLine="0"/>
        <w:rPr/>
      </w:pPr>
      <w:bookmarkStart w:colFirst="0" w:colLast="0" w:name="_heading=h.3xzr3ei" w:id="251"/>
      <w:bookmarkEnd w:id="251"/>
      <w:r w:rsidDel="00000000" w:rsidR="00000000" w:rsidRPr="00000000">
        <w:rPr>
          <w:rtl w:val="0"/>
        </w:rPr>
        <w:t xml:space="preserve">3.19.1 Forwarder Encapsulation Header</w:t>
      </w:r>
    </w:p>
    <w:p w:rsidR="00000000" w:rsidDel="00000000" w:rsidP="00000000" w:rsidRDefault="00000000" w:rsidRPr="00000000" w14:paraId="0000083C">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3D">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3E">
      <w:pPr>
        <w:pStyle w:val="Heading3"/>
        <w:ind w:left="0" w:firstLine="0"/>
        <w:rPr/>
      </w:pPr>
      <w:bookmarkStart w:colFirst="0" w:colLast="0" w:name="_heading=h.1rf9gpq" w:id="252"/>
      <w:bookmarkEnd w:id="252"/>
      <w:r w:rsidDel="00000000" w:rsidR="00000000" w:rsidRPr="00000000">
        <w:rPr>
          <w:rtl w:val="0"/>
        </w:rPr>
        <w:t xml:space="preserve">3.19.2 Client Addressing Information</w:t>
      </w:r>
    </w:p>
    <w:p w:rsidR="00000000" w:rsidDel="00000000" w:rsidP="00000000" w:rsidRDefault="00000000" w:rsidRPr="00000000" w14:paraId="0000083F">
      <w:pPr>
        <w:spacing w:after="174" w:before="0" w:lineRule="auto"/>
        <w:rPr/>
      </w:pPr>
      <w:r w:rsidDel="00000000" w:rsidR="00000000" w:rsidRPr="00000000">
        <w:rPr>
          <w:rtl w:val="0"/>
        </w:rPr>
        <w:t xml:space="preserve">Identifies the MQTT-SN Client which has sent or should receive the encapsulated MQTT-SN packet. The receiving </w:t>
      </w:r>
      <w:r w:rsidDel="00000000" w:rsidR="00000000" w:rsidRPr="00000000">
        <w:rPr>
          <w:rtl w:val="0"/>
        </w:rPr>
        <w:t xml:space="preserve">Gateway</w:t>
      </w:r>
      <w:r w:rsidDel="00000000" w:rsidR="00000000" w:rsidRPr="00000000">
        <w:rPr>
          <w:rtl w:val="0"/>
        </w:rPr>
        <w:t xml:space="preserve"> can pass this information back to the Forwarder in the MQTT-SN response packet encapsulation, to allow the Forwarder to send packets to the appropriate destination.</w:t>
      </w:r>
    </w:p>
    <w:p w:rsidR="00000000" w:rsidDel="00000000" w:rsidP="00000000" w:rsidRDefault="00000000" w:rsidRPr="00000000" w14:paraId="00000840">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41">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42">
      <w:pPr>
        <w:spacing w:after="174" w:before="0" w:lineRule="auto"/>
        <w:ind w:left="705" w:firstLine="0"/>
        <w:rPr/>
      </w:pPr>
      <w:r w:rsidDel="00000000" w:rsidR="00000000" w:rsidRPr="00000000">
        <w:rPr>
          <w:rtl w:val="0"/>
        </w:rPr>
        <w:t xml:space="preserve">For example, in MQTT-SN 1.2 this field contained a wireless node identifier, which mapped to the Network Address, and a broadcast radius for use in ZigBee networks.</w:t>
      </w:r>
    </w:p>
    <w:p w:rsidR="00000000" w:rsidDel="00000000" w:rsidP="00000000" w:rsidRDefault="00000000" w:rsidRPr="00000000" w14:paraId="00000843">
      <w:pPr>
        <w:pStyle w:val="Heading3"/>
        <w:ind w:left="0" w:firstLine="0"/>
        <w:rPr/>
      </w:pPr>
      <w:bookmarkStart w:colFirst="0" w:colLast="0" w:name="_heading=h.4bewzdj" w:id="253"/>
      <w:bookmarkEnd w:id="253"/>
      <w:r w:rsidDel="00000000" w:rsidR="00000000" w:rsidRPr="00000000">
        <w:rPr>
          <w:rtl w:val="0"/>
        </w:rPr>
        <w:t xml:space="preserve">3.19.3 MQTT-SN Packet</w:t>
      </w:r>
    </w:p>
    <w:p w:rsidR="00000000" w:rsidDel="00000000" w:rsidP="00000000" w:rsidRDefault="00000000" w:rsidRPr="00000000" w14:paraId="00000844">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45">
      <w:pPr>
        <w:pStyle w:val="Heading2"/>
        <w:keepLines w:val="1"/>
        <w:spacing w:after="77" w:before="0" w:line="259" w:lineRule="auto"/>
        <w:ind w:left="0" w:firstLine="0"/>
        <w:rPr/>
      </w:pPr>
      <w:bookmarkStart w:colFirst="0" w:colLast="0" w:name="_heading=h.2dlolyb" w:id="254"/>
      <w:bookmarkEnd w:id="254"/>
      <w:r w:rsidDel="00000000" w:rsidR="00000000" w:rsidRPr="00000000">
        <w:rPr>
          <w:rtl w:val="0"/>
        </w:rPr>
        <w:t xml:space="preserve">3.20 </w:t>
      </w:r>
      <w:r w:rsidDel="00000000" w:rsidR="00000000" w:rsidRPr="00000000">
        <w:rPr>
          <w:rtl w:val="0"/>
        </w:rPr>
        <w:t xml:space="preserve">Gateway </w:t>
      </w:r>
      <w:r w:rsidDel="00000000" w:rsidR="00000000" w:rsidRPr="00000000">
        <w:rPr>
          <w:rtl w:val="0"/>
        </w:rPr>
        <w:t xml:space="preserve">Discovery Packets</w:t>
      </w:r>
    </w:p>
    <w:p w:rsidR="00000000" w:rsidDel="00000000" w:rsidP="00000000" w:rsidRDefault="00000000" w:rsidRPr="00000000" w14:paraId="00000846">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47">
      <w:pPr>
        <w:pStyle w:val="Heading3"/>
        <w:keepLines w:val="1"/>
        <w:spacing w:after="77" w:before="200" w:line="259" w:lineRule="auto"/>
        <w:ind w:left="0" w:firstLine="0"/>
        <w:rPr/>
      </w:pPr>
      <w:bookmarkStart w:colFirst="0" w:colLast="0" w:name="_heading=h.d4gdb1y3emqv" w:id="255"/>
      <w:bookmarkEnd w:id="255"/>
      <w:r w:rsidDel="00000000" w:rsidR="00000000" w:rsidRPr="00000000">
        <w:rPr>
          <w:rtl w:val="0"/>
        </w:rPr>
        <w:t xml:space="preserve">3.20.1 </w:t>
      </w:r>
      <w:r w:rsidDel="00000000" w:rsidR="00000000" w:rsidRPr="00000000">
        <w:rPr>
          <w:rtl w:val="0"/>
        </w:rPr>
        <w:t xml:space="preserve">ADVERTISE - Gateway Advertisement</w:t>
      </w:r>
      <w:r w:rsidDel="00000000" w:rsidR="00000000" w:rsidRPr="00000000">
        <w:rPr>
          <w:rtl w:val="0"/>
        </w:rPr>
      </w:r>
    </w:p>
    <w:p w:rsidR="00000000" w:rsidDel="00000000" w:rsidP="00000000" w:rsidRDefault="00000000" w:rsidRPr="00000000" w14:paraId="00000848">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849">
      <w:pPr>
        <w:rPr/>
      </w:pPr>
      <w:r w:rsidDel="00000000" w:rsidR="00000000" w:rsidRPr="00000000">
        <w:rPr/>
        <w:drawing>
          <wp:inline distB="114300" distT="114300" distL="114300" distR="114300">
            <wp:extent cx="5943600" cy="1295400"/>
            <wp:effectExtent b="0" l="0" r="0" t="0"/>
            <wp:docPr id="50"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4B">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4C">
      <w:pPr>
        <w:ind w:left="720" w:firstLine="0"/>
        <w:rPr/>
      </w:pPr>
      <w:r w:rsidDel="00000000" w:rsidR="00000000" w:rsidRPr="00000000">
        <w:rPr>
          <w:shd w:fill="fff2cc" w:val="clear"/>
          <w:rtl w:val="0"/>
        </w:rPr>
        <w:t xml:space="preserve">If the Transport Layer supports multicast, like UDP/IP, the ADVERTISE packet can be sent using a multicast address as the destination.</w:t>
      </w:r>
      <w:r w:rsidDel="00000000" w:rsidR="00000000" w:rsidRPr="00000000">
        <w:rPr>
          <w:rtl w:val="0"/>
        </w:rPr>
      </w:r>
    </w:p>
    <w:p w:rsidR="00000000" w:rsidDel="00000000" w:rsidP="00000000" w:rsidRDefault="00000000" w:rsidRPr="00000000" w14:paraId="0000084D">
      <w:pPr>
        <w:pStyle w:val="Heading4"/>
        <w:ind w:left="0" w:firstLine="0"/>
        <w:rPr/>
      </w:pPr>
      <w:bookmarkStart w:colFirst="0" w:colLast="0" w:name="_heading=h.sqyw64" w:id="256"/>
      <w:bookmarkEnd w:id="256"/>
      <w:r w:rsidDel="00000000" w:rsidR="00000000" w:rsidRPr="00000000">
        <w:rPr>
          <w:rtl w:val="0"/>
        </w:rPr>
        <w:t xml:space="preserve">3.20.1.1 ADVERTISE Header</w:t>
      </w:r>
    </w:p>
    <w:p w:rsidR="00000000" w:rsidDel="00000000" w:rsidP="00000000" w:rsidRDefault="00000000" w:rsidRPr="00000000" w14:paraId="0000084E">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4F">
      <w:pPr>
        <w:pStyle w:val="Heading4"/>
        <w:ind w:left="0" w:firstLine="0"/>
        <w:rPr/>
      </w:pPr>
      <w:bookmarkStart w:colFirst="0" w:colLast="0" w:name="_heading=h.3cqmetx" w:id="257"/>
      <w:bookmarkEnd w:id="257"/>
      <w:r w:rsidDel="00000000" w:rsidR="00000000" w:rsidRPr="00000000">
        <w:rPr>
          <w:rtl w:val="0"/>
        </w:rPr>
        <w:t xml:space="preserve">3.20.1.2 Gateway Identifier</w:t>
      </w:r>
    </w:p>
    <w:p w:rsidR="00000000" w:rsidDel="00000000" w:rsidP="00000000" w:rsidRDefault="00000000" w:rsidRPr="00000000" w14:paraId="00000850">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51">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52">
      <w:pPr>
        <w:pStyle w:val="Heading4"/>
        <w:ind w:left="0" w:firstLine="0"/>
        <w:rPr/>
      </w:pPr>
      <w:bookmarkStart w:colFirst="0" w:colLast="0" w:name="_heading=h.1rvwp1q" w:id="258"/>
      <w:bookmarkEnd w:id="258"/>
      <w:r w:rsidDel="00000000" w:rsidR="00000000" w:rsidRPr="00000000">
        <w:rPr>
          <w:rtl w:val="0"/>
        </w:rPr>
        <w:t xml:space="preserve">3.20.1.3 Duration</w:t>
      </w:r>
    </w:p>
    <w:p w:rsidR="00000000" w:rsidDel="00000000" w:rsidP="00000000" w:rsidRDefault="00000000" w:rsidRPr="00000000" w14:paraId="00000853">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54">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55">
      <w:pPr>
        <w:pStyle w:val="Heading3"/>
        <w:keepLines w:val="1"/>
        <w:spacing w:after="77" w:before="0" w:line="259" w:lineRule="auto"/>
        <w:ind w:left="0" w:firstLine="0"/>
        <w:rPr/>
      </w:pPr>
      <w:bookmarkStart w:colFirst="0" w:colLast="0" w:name="_heading=h.4bvk7pj" w:id="259"/>
      <w:bookmarkEnd w:id="259"/>
      <w:r w:rsidDel="00000000" w:rsidR="00000000" w:rsidRPr="00000000">
        <w:rPr>
          <w:rtl w:val="0"/>
        </w:rPr>
        <w:t xml:space="preserve">3.20.2 </w:t>
      </w:r>
      <w:r w:rsidDel="00000000" w:rsidR="00000000" w:rsidRPr="00000000">
        <w:rPr>
          <w:rtl w:val="0"/>
        </w:rPr>
        <w:t xml:space="preserve">SEARCHGW - Search for A Gateway</w:t>
      </w:r>
      <w:r w:rsidDel="00000000" w:rsidR="00000000" w:rsidRPr="00000000">
        <w:rPr>
          <w:rtl w:val="0"/>
        </w:rPr>
      </w:r>
    </w:p>
    <w:p w:rsidR="00000000" w:rsidDel="00000000" w:rsidP="00000000" w:rsidRDefault="00000000" w:rsidRPr="00000000" w14:paraId="00000856">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857">
      <w:pPr>
        <w:rPr/>
      </w:pPr>
      <w:r w:rsidDel="00000000" w:rsidR="00000000" w:rsidRPr="00000000">
        <w:rPr/>
        <w:drawing>
          <wp:inline distB="114300" distT="114300" distL="114300" distR="114300">
            <wp:extent cx="5943600" cy="1371600"/>
            <wp:effectExtent b="0" l="0" r="0" t="0"/>
            <wp:docPr id="59" name="image31.png"/>
            <a:graphic>
              <a:graphicData uri="http://schemas.openxmlformats.org/drawingml/2006/picture">
                <pic:pic>
                  <pic:nvPicPr>
                    <pic:cNvPr id="0" name="image31.png"/>
                    <pic:cNvPicPr preferRelativeResize="0"/>
                  </pic:nvPicPr>
                  <pic:blipFill>
                    <a:blip r:embed="rId9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59">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5A">
      <w:pPr>
        <w:ind w:left="720" w:firstLine="0"/>
        <w:rPr>
          <w:b w:val="1"/>
          <w:shd w:fill="fff2cc" w:val="clear"/>
        </w:rPr>
      </w:pPr>
      <w:r w:rsidDel="00000000" w:rsidR="00000000" w:rsidRPr="00000000">
        <w:rPr>
          <w:shd w:fill="fff2cc" w:val="clear"/>
          <w:rtl w:val="0"/>
        </w:rPr>
        <w:t xml:space="preserve">If the Transport Layer supports multicast, like UDP/IP, the SEARCHGW packet can be sent using the multicast address as the destination.</w:t>
      </w:r>
      <w:r w:rsidDel="00000000" w:rsidR="00000000" w:rsidRPr="00000000">
        <w:rPr>
          <w:rtl w:val="0"/>
        </w:rPr>
      </w:r>
    </w:p>
    <w:p w:rsidR="00000000" w:rsidDel="00000000" w:rsidP="00000000" w:rsidRDefault="00000000" w:rsidRPr="00000000" w14:paraId="0000085B">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5C">
      <w:pPr>
        <w:pStyle w:val="Heading4"/>
        <w:ind w:left="0" w:firstLine="0"/>
        <w:rPr/>
      </w:pPr>
      <w:bookmarkStart w:colFirst="0" w:colLast="0" w:name="_heading=h.2r0uhxc" w:id="260"/>
      <w:bookmarkEnd w:id="260"/>
      <w:r w:rsidDel="00000000" w:rsidR="00000000" w:rsidRPr="00000000">
        <w:rPr>
          <w:rtl w:val="0"/>
        </w:rPr>
        <w:t xml:space="preserve">3.20.2.1 SEARCHGW Header</w:t>
      </w:r>
    </w:p>
    <w:p w:rsidR="00000000" w:rsidDel="00000000" w:rsidP="00000000" w:rsidRDefault="00000000" w:rsidRPr="00000000" w14:paraId="0000085D">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5E">
      <w:pPr>
        <w:pStyle w:val="Heading4"/>
        <w:ind w:left="0" w:firstLine="0"/>
        <w:rPr/>
      </w:pPr>
      <w:bookmarkStart w:colFirst="0" w:colLast="0" w:name="_heading=h.1664s55" w:id="261"/>
      <w:bookmarkEnd w:id="261"/>
      <w:r w:rsidDel="00000000" w:rsidR="00000000" w:rsidRPr="00000000">
        <w:rPr>
          <w:rtl w:val="0"/>
        </w:rPr>
        <w:t xml:space="preserve">3.20.2.2 Additional Network Information</w:t>
      </w:r>
    </w:p>
    <w:p w:rsidR="00000000" w:rsidDel="00000000" w:rsidP="00000000" w:rsidRDefault="00000000" w:rsidRPr="00000000" w14:paraId="0000085F">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61">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62">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63">
      <w:pPr>
        <w:pStyle w:val="Heading3"/>
        <w:keepLines w:val="1"/>
        <w:spacing w:after="77" w:before="200" w:line="259" w:lineRule="auto"/>
        <w:ind w:left="0" w:firstLine="0"/>
        <w:rPr/>
      </w:pPr>
      <w:bookmarkStart w:colFirst="0" w:colLast="0" w:name="_heading=h.3q5sasy" w:id="262"/>
      <w:bookmarkEnd w:id="262"/>
      <w:r w:rsidDel="00000000" w:rsidR="00000000" w:rsidRPr="00000000">
        <w:rPr>
          <w:rtl w:val="0"/>
        </w:rPr>
        <w:t xml:space="preserve">3.20.3 </w:t>
      </w:r>
      <w:r w:rsidDel="00000000" w:rsidR="00000000" w:rsidRPr="00000000">
        <w:rPr>
          <w:rtl w:val="0"/>
        </w:rPr>
        <w:t xml:space="preserve">GWINFO - Gateway Information</w:t>
      </w:r>
      <w:r w:rsidDel="00000000" w:rsidR="00000000" w:rsidRPr="00000000">
        <w:rPr>
          <w:rtl w:val="0"/>
        </w:rPr>
      </w:r>
    </w:p>
    <w:p w:rsidR="00000000" w:rsidDel="00000000" w:rsidP="00000000" w:rsidRDefault="00000000" w:rsidRPr="00000000" w14:paraId="00000864">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865">
      <w:pPr>
        <w:rPr/>
      </w:pPr>
      <w:r w:rsidDel="00000000" w:rsidR="00000000" w:rsidRPr="00000000">
        <w:rPr/>
        <w:drawing>
          <wp:inline distB="114300" distT="114300" distL="114300" distR="114300">
            <wp:extent cx="5943600" cy="1587500"/>
            <wp:effectExtent b="0" l="0" r="0" t="0"/>
            <wp:docPr id="61"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67">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68">
      <w:pPr>
        <w:ind w:left="720" w:firstLine="0"/>
        <w:rPr>
          <w:shd w:fill="fff2cc" w:val="clear"/>
        </w:rPr>
      </w:pPr>
      <w:r w:rsidDel="00000000" w:rsidR="00000000" w:rsidRPr="00000000">
        <w:rPr>
          <w:shd w:fill="fff2cc" w:val="clear"/>
          <w:rtl w:val="0"/>
        </w:rPr>
        <w:t xml:space="preserve">If the Transport Layer supports multicast, like UDP/IP, the GWINFO packet can be sent using a multicast address as destination.</w:t>
      </w:r>
    </w:p>
    <w:p w:rsidR="00000000" w:rsidDel="00000000" w:rsidP="00000000" w:rsidRDefault="00000000" w:rsidRPr="00000000" w14:paraId="00000869">
      <w:pPr>
        <w:pStyle w:val="Heading4"/>
        <w:ind w:left="0" w:firstLine="0"/>
        <w:rPr/>
      </w:pPr>
      <w:bookmarkStart w:colFirst="0" w:colLast="0" w:name="_heading=h.25b2l0r" w:id="263"/>
      <w:bookmarkEnd w:id="263"/>
      <w:r w:rsidDel="00000000" w:rsidR="00000000" w:rsidRPr="00000000">
        <w:rPr>
          <w:rtl w:val="0"/>
        </w:rPr>
        <w:t xml:space="preserve">3.20.3.1 GWINFO Header</w:t>
      </w:r>
    </w:p>
    <w:p w:rsidR="00000000" w:rsidDel="00000000" w:rsidP="00000000" w:rsidRDefault="00000000" w:rsidRPr="00000000" w14:paraId="0000086A">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6B">
      <w:pPr>
        <w:pStyle w:val="Heading4"/>
        <w:ind w:left="0" w:firstLine="0"/>
        <w:rPr/>
      </w:pPr>
      <w:bookmarkStart w:colFirst="0" w:colLast="0" w:name="_heading=h.kgcv8k" w:id="264"/>
      <w:bookmarkEnd w:id="264"/>
      <w:r w:rsidDel="00000000" w:rsidR="00000000" w:rsidRPr="00000000">
        <w:rPr>
          <w:rtl w:val="0"/>
        </w:rPr>
        <w:t xml:space="preserve">3.20.3.2 Gateway Identifier</w:t>
      </w:r>
    </w:p>
    <w:p w:rsidR="00000000" w:rsidDel="00000000" w:rsidP="00000000" w:rsidRDefault="00000000" w:rsidRPr="00000000" w14:paraId="0000086C">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6D">
      <w:pPr>
        <w:pStyle w:val="Heading4"/>
        <w:ind w:left="0" w:firstLine="0"/>
        <w:rPr/>
      </w:pPr>
      <w:bookmarkStart w:colFirst="0" w:colLast="0" w:name="_heading=h.34g0dwd" w:id="265"/>
      <w:bookmarkEnd w:id="265"/>
      <w:r w:rsidDel="00000000" w:rsidR="00000000" w:rsidRPr="00000000">
        <w:rPr>
          <w:rtl w:val="0"/>
        </w:rPr>
        <w:t xml:space="preserve">3.20.3.3 Gateway Address</w:t>
      </w:r>
    </w:p>
    <w:p w:rsidR="00000000" w:rsidDel="00000000" w:rsidP="00000000" w:rsidRDefault="00000000" w:rsidRPr="00000000" w14:paraId="0000086E">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6F">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70">
      <w:pPr>
        <w:spacing w:line="276" w:lineRule="auto"/>
        <w:ind w:left="0" w:firstLine="0"/>
        <w:rPr>
          <w:color w:val="222222"/>
        </w:rPr>
      </w:pPr>
      <w:r w:rsidDel="00000000" w:rsidR="00000000" w:rsidRPr="00000000">
        <w:rPr>
          <w:rtl w:val="0"/>
        </w:rPr>
      </w:r>
    </w:p>
    <w:p w:rsidR="00000000" w:rsidDel="00000000" w:rsidP="00000000" w:rsidRDefault="00000000" w:rsidRPr="00000000" w14:paraId="00000871">
      <w:pPr>
        <w:pStyle w:val="Heading1"/>
        <w:ind w:left="0" w:firstLine="0"/>
        <w:rPr>
          <w:rFonts w:ascii="Arial" w:cs="Arial" w:eastAsia="Arial" w:hAnsi="Arial"/>
        </w:rPr>
      </w:pPr>
      <w:bookmarkStart w:colFirst="0" w:colLast="0" w:name="_heading=h.2qk79lc" w:id="266"/>
      <w:bookmarkEnd w:id="26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72">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73">
      <w:pPr>
        <w:pStyle w:val="Heading2"/>
        <w:keepLines w:val="1"/>
        <w:spacing w:after="64" w:before="0" w:line="259" w:lineRule="auto"/>
        <w:ind w:left="0" w:firstLine="0"/>
        <w:rPr>
          <w:rFonts w:ascii="Arial" w:cs="Arial" w:eastAsia="Arial" w:hAnsi="Arial"/>
        </w:rPr>
      </w:pPr>
      <w:bookmarkStart w:colFirst="0" w:colLast="0" w:name="_heading=h.21od6so" w:id="267"/>
      <w:bookmarkEnd w:id="26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74">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75">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76">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77">
      <w:pPr>
        <w:numPr>
          <w:ilvl w:val="0"/>
          <w:numId w:val="66"/>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78">
      <w:pPr>
        <w:numPr>
          <w:ilvl w:val="0"/>
          <w:numId w:val="66"/>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79">
      <w:pPr>
        <w:numPr>
          <w:ilvl w:val="0"/>
          <w:numId w:val="66"/>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7A">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7B">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7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7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7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7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8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81">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82">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83">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84">
      <w:pPr>
        <w:pStyle w:val="Heading3"/>
        <w:keepNext w:val="0"/>
        <w:pBdr>
          <w:top w:color="auto" w:space="0" w:sz="0" w:val="none"/>
        </w:pBdr>
        <w:spacing w:after="80" w:before="280" w:lineRule="auto"/>
        <w:ind w:left="0" w:right="0" w:firstLine="0"/>
        <w:rPr/>
      </w:pPr>
      <w:bookmarkStart w:colFirst="0" w:colLast="0" w:name="_heading=h.nasxg3iedd75" w:id="268"/>
      <w:bookmarkEnd w:id="268"/>
      <w:r w:rsidDel="00000000" w:rsidR="00000000" w:rsidRPr="00000000">
        <w:rPr>
          <w:rtl w:val="0"/>
        </w:rPr>
        <w:t xml:space="preserve">4.1.1 Storing Session State</w:t>
      </w:r>
    </w:p>
    <w:p w:rsidR="00000000" w:rsidDel="00000000" w:rsidP="00000000" w:rsidRDefault="00000000" w:rsidRPr="00000000" w14:paraId="00000885">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86">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87">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88">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89">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8A">
      <w:pPr>
        <w:pStyle w:val="Heading3"/>
        <w:keepLines w:val="1"/>
        <w:spacing w:after="64" w:before="0" w:line="259" w:lineRule="auto"/>
        <w:ind w:left="0" w:firstLine="0"/>
        <w:rPr/>
      </w:pPr>
      <w:bookmarkStart w:colFirst="0" w:colLast="0" w:name="_heading=h.434ayfz" w:id="269"/>
      <w:bookmarkEnd w:id="269"/>
      <w:r w:rsidDel="00000000" w:rsidR="00000000" w:rsidRPr="00000000">
        <w:rPr>
          <w:rtl w:val="0"/>
        </w:rPr>
        <w:t xml:space="preserve">4.1.2 Session Establishment</w:t>
      </w:r>
    </w:p>
    <w:p w:rsidR="00000000" w:rsidDel="00000000" w:rsidP="00000000" w:rsidRDefault="00000000" w:rsidRPr="00000000" w14:paraId="0000088B">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8D">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8E">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9" name="image18.png"/>
            <a:graphic>
              <a:graphicData uri="http://schemas.openxmlformats.org/drawingml/2006/picture">
                <pic:pic>
                  <pic:nvPicPr>
                    <pic:cNvPr id="0" name="image18.png"/>
                    <pic:cNvPicPr preferRelativeResize="0"/>
                  </pic:nvPicPr>
                  <pic:blipFill>
                    <a:blip r:embed="rId98"/>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90">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2" name="image32.png"/>
            <a:graphic>
              <a:graphicData uri="http://schemas.openxmlformats.org/drawingml/2006/picture">
                <pic:pic>
                  <pic:nvPicPr>
                    <pic:cNvPr id="0" name="image32.png"/>
                    <pic:cNvPicPr preferRelativeResize="0"/>
                  </pic:nvPicPr>
                  <pic:blipFill>
                    <a:blip r:embed="rId99"/>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92">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93">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894">
      <w:pPr>
        <w:pStyle w:val="Heading2"/>
        <w:keepLines w:val="1"/>
        <w:spacing w:after="64" w:before="0" w:line="259" w:lineRule="auto"/>
        <w:ind w:left="0" w:firstLine="0"/>
        <w:rPr>
          <w:rFonts w:ascii="Arial" w:cs="Arial" w:eastAsia="Arial" w:hAnsi="Arial"/>
        </w:rPr>
      </w:pPr>
      <w:bookmarkStart w:colFirst="0" w:colLast="0" w:name="_heading=h.fc1j1f7dq6oy" w:id="270"/>
      <w:bookmarkEnd w:id="27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95">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96">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sender to more than one receiver</w:t>
      </w:r>
      <w:r w:rsidDel="00000000" w:rsidR="00000000" w:rsidRPr="00000000">
        <w:rPr>
          <w:rtl w:val="0"/>
        </w:rPr>
        <w:t xml:space="preserve"> at once – UDP/IP multicast, for example.</w:t>
      </w:r>
      <w:r w:rsidDel="00000000" w:rsidR="00000000" w:rsidRPr="00000000">
        <w:rPr>
          <w:rtl w:val="0"/>
        </w:rPr>
      </w:r>
    </w:p>
    <w:p w:rsidR="00000000" w:rsidDel="00000000" w:rsidP="00000000" w:rsidRDefault="00000000" w:rsidRPr="00000000" w14:paraId="00000897">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98">
      <w:pPr>
        <w:numPr>
          <w:ilvl w:val="0"/>
          <w:numId w:val="37"/>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99">
      <w:pPr>
        <w:numPr>
          <w:ilvl w:val="0"/>
          <w:numId w:val="37"/>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9A">
      <w:pPr>
        <w:numPr>
          <w:ilvl w:val="0"/>
          <w:numId w:val="37"/>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9B">
      <w:pPr>
        <w:numPr>
          <w:ilvl w:val="0"/>
          <w:numId w:val="37"/>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9C">
      <w:pPr>
        <w:numPr>
          <w:ilvl w:val="0"/>
          <w:numId w:val="37"/>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9D">
      <w:pPr>
        <w:numPr>
          <w:ilvl w:val="0"/>
          <w:numId w:val="37"/>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9E">
      <w:pPr>
        <w:numPr>
          <w:ilvl w:val="0"/>
          <w:numId w:val="37"/>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9F">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A0">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A1">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A2">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A3">
      <w:pPr>
        <w:numPr>
          <w:ilvl w:val="0"/>
          <w:numId w:val="34"/>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A4">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A5">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A6">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A7">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A8">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A9">
      <w:pPr>
        <w:numPr>
          <w:ilvl w:val="0"/>
          <w:numId w:val="34"/>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AA">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AB">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1048385318"/>
          <w:tag w:val="goog_rdk_94"/>
        </w:sdtPr>
        <w:sdtContent>
          <w:commentRangeStart w:id="37"/>
        </w:sdtContent>
      </w:sdt>
      <w:sdt>
        <w:sdtPr>
          <w:id w:val="162668601"/>
          <w:tag w:val="goog_rdk_95"/>
        </w:sdtPr>
        <w:sdtContent>
          <w:commentRangeStart w:id="38"/>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8AC">
      <w:pPr>
        <w:spacing w:after="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associates a Network </w:t>
      </w:r>
      <w:r w:rsidDel="00000000" w:rsidR="00000000" w:rsidRPr="00000000">
        <w:rPr>
          <w:color w:val="000000"/>
          <w:shd w:fill="auto" w:val="clear"/>
          <w:rtl w:val="0"/>
        </w:rPr>
        <w:t xml:space="preserve">Identity</w:t>
      </w:r>
      <w:r w:rsidDel="00000000" w:rsidR="00000000" w:rsidRPr="00000000">
        <w:rPr>
          <w:rFonts w:ascii="Arial" w:cs="Arial" w:eastAsia="Arial" w:hAnsi="Arial"/>
          <w:color w:val="000000"/>
          <w:sz w:val="22"/>
          <w:szCs w:val="22"/>
          <w:shd w:fill="auto" w:val="clear"/>
          <w:rtl w:val="0"/>
        </w:rPr>
        <w:t xml:space="preserve"> with a Session. </w:t>
      </w:r>
      <w:r w:rsidDel="00000000" w:rsidR="00000000" w:rsidRPr="00000000">
        <w:rPr>
          <w:color w:val="000000"/>
          <w:shd w:fill="auto" w:val="clear"/>
          <w:rtl w:val="0"/>
        </w:rPr>
        <w:t xml:space="preserve">It</w:t>
      </w:r>
      <w:r w:rsidDel="00000000" w:rsidR="00000000" w:rsidRPr="00000000">
        <w:rPr>
          <w:rFonts w:ascii="Arial" w:cs="Arial" w:eastAsia="Arial" w:hAnsi="Arial"/>
          <w:color w:val="000000"/>
          <w:sz w:val="22"/>
          <w:szCs w:val="22"/>
          <w:shd w:fill="auto" w:val="clear"/>
          <w:rtl w:val="0"/>
        </w:rPr>
        <w:t xml:space="preserve"> is:</w:t>
      </w:r>
    </w:p>
    <w:p w:rsidR="00000000" w:rsidDel="00000000" w:rsidP="00000000" w:rsidRDefault="00000000" w:rsidRPr="00000000" w14:paraId="000008AD">
      <w:pPr>
        <w:numPr>
          <w:ilvl w:val="0"/>
          <w:numId w:val="5"/>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AE">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AF">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color w:val="000000"/>
          <w:shd w:fill="auto" w:val="clear"/>
          <w:rtl w:val="0"/>
        </w:rPr>
        <w:t xml:space="preserve">Keep Alive timeout</w:t>
      </w:r>
    </w:p>
    <w:p w:rsidR="00000000" w:rsidDel="00000000" w:rsidP="00000000" w:rsidRDefault="00000000" w:rsidRPr="00000000" w14:paraId="000008B0">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color w:val="000000"/>
          <w:shd w:fill="auto" w:val="clear"/>
          <w:rtl w:val="0"/>
        </w:rPr>
        <w:t xml:space="preserve">R</w:t>
      </w:r>
      <w:r w:rsidDel="00000000" w:rsidR="00000000" w:rsidRPr="00000000">
        <w:rPr>
          <w:rFonts w:ascii="Arial" w:cs="Arial" w:eastAsia="Arial" w:hAnsi="Arial"/>
          <w:color w:val="000000"/>
          <w:sz w:val="22"/>
          <w:szCs w:val="22"/>
          <w:shd w:fill="auto" w:val="clear"/>
          <w:rtl w:val="0"/>
        </w:rPr>
        <w:t xml:space="preserve">etry timeout</w:t>
      </w:r>
    </w:p>
    <w:p w:rsidR="00000000" w:rsidDel="00000000" w:rsidP="00000000" w:rsidRDefault="00000000" w:rsidRPr="00000000" w14:paraId="000008B1">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B2">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B3">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B4">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B5">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B6">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B7">
      <w:pPr>
        <w:pStyle w:val="Heading2"/>
        <w:keepLines w:val="1"/>
        <w:spacing w:after="64" w:before="0" w:line="259" w:lineRule="auto"/>
        <w:ind w:left="0" w:firstLine="0"/>
        <w:rPr>
          <w:rFonts w:ascii="Arial" w:cs="Arial" w:eastAsia="Arial" w:hAnsi="Arial"/>
        </w:rPr>
      </w:pPr>
      <w:bookmarkStart w:colFirst="0" w:colLast="0" w:name="_heading=h.2i9l8ns" w:id="271"/>
      <w:bookmarkEnd w:id="27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B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B9">
      <w:pPr>
        <w:pStyle w:val="Heading3"/>
        <w:ind w:left="0" w:firstLine="0"/>
        <w:rPr/>
      </w:pPr>
      <w:bookmarkStart w:colFirst="0" w:colLast="0" w:name="_heading=h.be76rdrlcegt" w:id="272"/>
      <w:bookmarkEnd w:id="272"/>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BA">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B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BC">
      <w:pPr>
        <w:numPr>
          <w:ilvl w:val="0"/>
          <w:numId w:val="6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B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BE">
      <w:pPr>
        <w:numPr>
          <w:ilvl w:val="0"/>
          <w:numId w:val="2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BF">
      <w:pPr>
        <w:numPr>
          <w:ilvl w:val="0"/>
          <w:numId w:val="2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C0">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C1">
      <w:pPr>
        <w:spacing w:line="276" w:lineRule="auto"/>
        <w:ind w:left="0" w:firstLine="720"/>
        <w:rPr>
          <w:rFonts w:ascii="Arial" w:cs="Arial" w:eastAsia="Arial" w:hAnsi="Arial"/>
          <w:sz w:val="22"/>
          <w:szCs w:val="22"/>
        </w:rPr>
      </w:pPr>
      <w:r w:rsidDel="00000000" w:rsidR="00000000" w:rsidRPr="00000000">
        <w:rPr>
          <w:rtl w:val="0"/>
        </w:rPr>
        <w:t xml:space="preserve">Each </w:t>
      </w:r>
      <w:r w:rsidDel="00000000" w:rsidR="00000000" w:rsidRPr="00000000">
        <w:rPr>
          <w:rFonts w:ascii="Arial" w:cs="Arial" w:eastAsia="Arial" w:hAnsi="Arial"/>
          <w:sz w:val="22"/>
          <w:szCs w:val="22"/>
          <w:rtl w:val="0"/>
        </w:rPr>
        <w:t xml:space="preserve">PUBWOS packet may be </w:t>
      </w:r>
      <w:r w:rsidDel="00000000" w:rsidR="00000000" w:rsidRPr="00000000">
        <w:rPr>
          <w:rtl w:val="0"/>
        </w:rPr>
        <w:t xml:space="preserve">received and processed by more than one receiver. </w:t>
      </w:r>
      <w:r w:rsidDel="00000000" w:rsidR="00000000" w:rsidRPr="00000000">
        <w:rPr>
          <w:rtl w:val="0"/>
        </w:rPr>
      </w:r>
    </w:p>
    <w:p w:rsidR="00000000" w:rsidDel="00000000" w:rsidP="00000000" w:rsidRDefault="00000000" w:rsidRPr="00000000" w14:paraId="000008C2">
      <w:pPr>
        <w:pStyle w:val="Heading3"/>
        <w:ind w:left="0" w:firstLine="0"/>
        <w:rPr>
          <w:rFonts w:ascii="Arial" w:cs="Arial" w:eastAsia="Arial" w:hAnsi="Arial"/>
        </w:rPr>
      </w:pPr>
      <w:bookmarkStart w:colFirst="0" w:colLast="0" w:name="_heading=h.xevivl" w:id="273"/>
      <w:bookmarkEnd w:id="27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C4">
      <w:pPr>
        <w:spacing w:line="276" w:lineRule="auto"/>
        <w:rPr>
          <w:rFonts w:ascii="Arial" w:cs="Arial" w:eastAsia="Arial" w:hAnsi="Arial"/>
          <w:sz w:val="22"/>
          <w:szCs w:val="22"/>
        </w:rPr>
      </w:pPr>
      <w:bookmarkStart w:colFirst="0" w:colLast="0" w:name="_heading=h.3hej1je" w:id="274"/>
      <w:bookmarkEnd w:id="274"/>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C5">
      <w:pPr>
        <w:numPr>
          <w:ilvl w:val="0"/>
          <w:numId w:val="42"/>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C6">
      <w:pPr>
        <w:spacing w:line="276" w:lineRule="auto"/>
        <w:rPr>
          <w:rFonts w:ascii="Arial" w:cs="Arial" w:eastAsia="Arial" w:hAnsi="Arial"/>
          <w:sz w:val="22"/>
          <w:szCs w:val="22"/>
        </w:rPr>
      </w:pPr>
      <w:bookmarkStart w:colFirst="0" w:colLast="0" w:name="_heading=h.1wjtbr7" w:id="275"/>
      <w:bookmarkEnd w:id="275"/>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C7">
      <w:pPr>
        <w:numPr>
          <w:ilvl w:val="0"/>
          <w:numId w:val="42"/>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C8">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C9">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C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C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CC">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C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CE">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C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D0">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D1">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D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D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D4">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D5">
      <w:pPr>
        <w:pStyle w:val="Heading3"/>
        <w:ind w:left="0" w:firstLine="0"/>
        <w:rPr>
          <w:rFonts w:ascii="Arial" w:cs="Arial" w:eastAsia="Arial" w:hAnsi="Arial"/>
        </w:rPr>
      </w:pPr>
      <w:bookmarkStart w:colFirst="0" w:colLast="0" w:name="_heading=h.1au1eum" w:id="276"/>
      <w:bookmarkEnd w:id="276"/>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D6">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D7">
      <w:pPr>
        <w:spacing w:line="276" w:lineRule="auto"/>
        <w:rPr>
          <w:rFonts w:ascii="Arial" w:cs="Arial" w:eastAsia="Arial" w:hAnsi="Arial"/>
          <w:sz w:val="22"/>
          <w:szCs w:val="22"/>
        </w:rPr>
      </w:pPr>
      <w:bookmarkStart w:colFirst="0" w:colLast="0" w:name="_heading=h.3utoxif" w:id="277"/>
      <w:bookmarkEnd w:id="277"/>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D8">
      <w:pPr>
        <w:numPr>
          <w:ilvl w:val="0"/>
          <w:numId w:val="42"/>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D9">
      <w:pPr>
        <w:numPr>
          <w:ilvl w:val="0"/>
          <w:numId w:val="42"/>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DA">
      <w:pPr>
        <w:numPr>
          <w:ilvl w:val="0"/>
          <w:numId w:val="42"/>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DB">
      <w:pPr>
        <w:spacing w:line="276" w:lineRule="auto"/>
        <w:rPr>
          <w:rFonts w:ascii="Arial" w:cs="Arial" w:eastAsia="Arial" w:hAnsi="Arial"/>
          <w:sz w:val="22"/>
          <w:szCs w:val="22"/>
          <w:highlight w:val="yellow"/>
        </w:rPr>
      </w:pPr>
      <w:bookmarkStart w:colFirst="0" w:colLast="0" w:name="_heading=h.29yz7q8" w:id="278"/>
      <w:bookmarkEnd w:id="278"/>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D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DD">
      <w:pPr>
        <w:spacing w:line="276" w:lineRule="auto"/>
        <w:rPr>
          <w:rFonts w:ascii="Arial" w:cs="Arial" w:eastAsia="Arial" w:hAnsi="Arial"/>
          <w:sz w:val="22"/>
          <w:szCs w:val="22"/>
        </w:rPr>
      </w:pPr>
      <w:bookmarkStart w:colFirst="0" w:colLast="0" w:name="_heading=h.p49hy1" w:id="279"/>
      <w:bookmarkEnd w:id="279"/>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DE">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DF">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E0">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E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E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8E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8E4">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E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6">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E9">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E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C">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E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E">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EF">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F0">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F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F2">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F3">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F4">
      <w:pPr>
        <w:pStyle w:val="Heading3"/>
        <w:ind w:left="0" w:firstLine="0"/>
        <w:rPr>
          <w:rFonts w:ascii="Arial" w:cs="Arial" w:eastAsia="Arial" w:hAnsi="Arial"/>
        </w:rPr>
      </w:pPr>
      <w:bookmarkStart w:colFirst="0" w:colLast="0" w:name="_heading=h.1o97atn" w:id="280"/>
      <w:bookmarkEnd w:id="280"/>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F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F6">
      <w:pPr>
        <w:spacing w:line="276" w:lineRule="auto"/>
        <w:rPr>
          <w:rFonts w:ascii="Arial" w:cs="Arial" w:eastAsia="Arial" w:hAnsi="Arial"/>
          <w:sz w:val="22"/>
          <w:szCs w:val="22"/>
        </w:rPr>
      </w:pPr>
      <w:bookmarkStart w:colFirst="0" w:colLast="0" w:name="_heading=h.488uthg" w:id="281"/>
      <w:bookmarkEnd w:id="281"/>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F7">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F8">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F9">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w:t>
      </w:r>
    </w:p>
    <w:p w:rsidR="00000000" w:rsidDel="00000000" w:rsidP="00000000" w:rsidRDefault="00000000" w:rsidRPr="00000000" w14:paraId="000008FA">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FB">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FC">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FD">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FE">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FF">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00">
      <w:pPr>
        <w:spacing w:line="276" w:lineRule="auto"/>
        <w:rPr>
          <w:rFonts w:ascii="Arial" w:cs="Arial" w:eastAsia="Arial" w:hAnsi="Arial"/>
          <w:b w:val="1"/>
          <w:color w:val="000000"/>
          <w:sz w:val="22"/>
          <w:szCs w:val="22"/>
        </w:rPr>
      </w:pPr>
      <w:bookmarkStart w:colFirst="0" w:colLast="0" w:name="_heading=h.2ne53p9" w:id="282"/>
      <w:bookmarkEnd w:id="282"/>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901">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902">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03">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04">
      <w:pPr>
        <w:numPr>
          <w:ilvl w:val="0"/>
          <w:numId w:val="45"/>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905">
      <w:pPr>
        <w:numPr>
          <w:ilvl w:val="0"/>
          <w:numId w:val="45"/>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906">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07">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08">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09">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2">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5">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7">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928">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9">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B">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C">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D">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E">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F">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1">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32">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33">
      <w:pPr>
        <w:pStyle w:val="Heading2"/>
        <w:ind w:left="0" w:firstLine="0"/>
        <w:rPr/>
      </w:pPr>
      <w:bookmarkStart w:colFirst="0" w:colLast="0" w:name="_heading=h.6udnv5yl5cv5" w:id="283"/>
      <w:bookmarkEnd w:id="283"/>
      <w:r w:rsidDel="00000000" w:rsidR="00000000" w:rsidRPr="00000000">
        <w:rPr>
          <w:rtl w:val="0"/>
        </w:rPr>
        <w:t xml:space="preserve">4.4 Packet delivery retry</w:t>
      </w:r>
    </w:p>
    <w:p w:rsidR="00000000" w:rsidDel="00000000" w:rsidP="00000000" w:rsidRDefault="00000000" w:rsidRPr="00000000" w14:paraId="0000093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35">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36">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3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38">
      <w:pPr>
        <w:pStyle w:val="Heading3"/>
        <w:ind w:left="0" w:firstLine="0"/>
        <w:rPr/>
      </w:pPr>
      <w:bookmarkStart w:colFirst="0" w:colLast="0" w:name="_heading=h.kc8msbstg9e" w:id="284"/>
      <w:bookmarkEnd w:id="284"/>
      <w:r w:rsidDel="00000000" w:rsidR="00000000" w:rsidRPr="00000000">
        <w:rPr>
          <w:rtl w:val="0"/>
        </w:rPr>
        <w:t xml:space="preserve">4.4.1 Virtual Connection End</w:t>
      </w:r>
    </w:p>
    <w:p w:rsidR="00000000" w:rsidDel="00000000" w:rsidP="00000000" w:rsidRDefault="00000000" w:rsidRPr="00000000" w14:paraId="00000939">
      <w:pPr>
        <w:spacing w:after="240" w:before="240" w:line="276" w:lineRule="auto"/>
        <w:ind w:left="0" w:right="0" w:firstLine="0"/>
        <w:rPr>
          <w:rFonts w:ascii="Arial" w:cs="Arial" w:eastAsia="Arial" w:hAnsi="Arial"/>
          <w:sz w:val="22"/>
          <w:szCs w:val="22"/>
          <w:highlight w:val="yellow"/>
        </w:rPr>
      </w:pPr>
      <w:sdt>
        <w:sdtPr>
          <w:id w:val="1884128916"/>
          <w:tag w:val="goog_rdk_96"/>
        </w:sdtPr>
        <w:sdtContent>
          <w:commentRangeStart w:id="39"/>
        </w:sdtContent>
      </w:sdt>
      <w:sdt>
        <w:sdtPr>
          <w:id w:val="192625515"/>
          <w:tag w:val="goog_rdk_97"/>
        </w:sdtPr>
        <w:sdtContent>
          <w:commentRangeStart w:id="40"/>
        </w:sdtContent>
      </w:sdt>
      <w:sdt>
        <w:sdtPr>
          <w:id w:val="-1296620938"/>
          <w:tag w:val="goog_rdk_98"/>
        </w:sdtPr>
        <w:sdtContent>
          <w:commentRangeStart w:id="41"/>
        </w:sdtContent>
      </w:sdt>
      <w:r w:rsidDel="00000000" w:rsidR="00000000" w:rsidRPr="00000000">
        <w:rPr>
          <w:rFonts w:ascii="Arial" w:cs="Arial" w:eastAsia="Arial" w:hAnsi="Arial"/>
          <w:sz w:val="22"/>
          <w:szCs w:val="22"/>
          <w:highlight w:val="yellow"/>
          <w:rtl w:val="0"/>
        </w:rPr>
        <w:t xml:space="preserve">When</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93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3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93C">
      <w:pPr>
        <w:pStyle w:val="Heading3"/>
        <w:keepLines w:val="1"/>
        <w:spacing w:after="64" w:before="0" w:line="259" w:lineRule="auto"/>
        <w:ind w:left="0" w:firstLine="0"/>
        <w:rPr/>
      </w:pPr>
      <w:bookmarkStart w:colFirst="0" w:colLast="0" w:name="_heading=h.17nz8yj" w:id="285"/>
      <w:bookmarkEnd w:id="285"/>
      <w:r w:rsidDel="00000000" w:rsidR="00000000" w:rsidRPr="00000000">
        <w:rPr>
          <w:rtl w:val="0"/>
        </w:rPr>
        <w:t xml:space="preserve">4.4.2 Unacknowledged Packets</w:t>
      </w:r>
    </w:p>
    <w:p w:rsidR="00000000" w:rsidDel="00000000" w:rsidP="00000000" w:rsidRDefault="00000000" w:rsidRPr="00000000" w14:paraId="0000093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3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an</w:t>
      </w:r>
      <w:r w:rsidDel="00000000" w:rsidR="00000000" w:rsidRPr="00000000">
        <w:rPr>
          <w:rtl w:val="0"/>
        </w:rPr>
        <w:t xml:space="preserve">d may be retried </w:t>
      </w:r>
      <w:r w:rsidDel="00000000" w:rsidR="00000000" w:rsidRPr="00000000">
        <w:rPr>
          <w:rFonts w:ascii="Arial" w:cs="Arial" w:eastAsia="Arial" w:hAnsi="Arial"/>
          <w:sz w:val="22"/>
          <w:szCs w:val="22"/>
          <w:rtl w:val="0"/>
        </w:rPr>
        <w:t xml:space="preserve">are:</w:t>
      </w:r>
    </w:p>
    <w:p w:rsidR="00000000" w:rsidDel="00000000" w:rsidP="00000000" w:rsidRDefault="00000000" w:rsidRPr="00000000" w14:paraId="0000093F">
      <w:pPr>
        <w:numPr>
          <w:ilvl w:val="0"/>
          <w:numId w:val="29"/>
        </w:numPr>
        <w:spacing w:after="0" w:afterAutospacing="0" w:line="276" w:lineRule="auto"/>
        <w:ind w:left="720" w:hanging="360"/>
        <w:rPr>
          <w:rFonts w:ascii="Arial" w:cs="Arial" w:eastAsia="Arial" w:hAnsi="Arial"/>
          <w:sz w:val="22"/>
          <w:szCs w:val="22"/>
        </w:rPr>
      </w:pPr>
      <w:r w:rsidDel="00000000" w:rsidR="00000000" w:rsidRPr="00000000">
        <w:rPr>
          <w:rtl w:val="0"/>
        </w:rPr>
        <w:t xml:space="preserve">Sent by both Clients and Servers:</w:t>
      </w:r>
    </w:p>
    <w:p w:rsidR="00000000" w:rsidDel="00000000" w:rsidP="00000000" w:rsidRDefault="00000000" w:rsidRPr="00000000" w14:paraId="00000940">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41">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42">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43">
      <w:pPr>
        <w:numPr>
          <w:ilvl w:val="0"/>
          <w:numId w:val="29"/>
        </w:numPr>
        <w:spacing w:after="0" w:afterAutospacing="0" w:before="0" w:beforeAutospacing="0" w:line="276" w:lineRule="auto"/>
        <w:ind w:left="720" w:hanging="360"/>
        <w:rPr>
          <w:u w:val="none"/>
        </w:rPr>
      </w:pPr>
      <w:r w:rsidDel="00000000" w:rsidR="00000000" w:rsidRPr="00000000">
        <w:rPr>
          <w:rtl w:val="0"/>
        </w:rPr>
        <w:t xml:space="preserve">Sent by Clients only:</w:t>
      </w:r>
    </w:p>
    <w:p w:rsidR="00000000" w:rsidDel="00000000" w:rsidP="00000000" w:rsidRDefault="00000000" w:rsidRPr="00000000" w14:paraId="00000944">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 </w:t>
      </w:r>
    </w:p>
    <w:p w:rsidR="00000000" w:rsidDel="00000000" w:rsidP="00000000" w:rsidRDefault="00000000" w:rsidRPr="00000000" w14:paraId="00000945">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46">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47">
      <w:pPr>
        <w:numPr>
          <w:ilvl w:val="1"/>
          <w:numId w:val="2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r w:rsidDel="00000000" w:rsidR="00000000" w:rsidRPr="00000000">
        <w:rPr>
          <w:rtl w:val="0"/>
        </w:rPr>
      </w:r>
    </w:p>
    <w:p w:rsidR="00000000" w:rsidDel="00000000" w:rsidP="00000000" w:rsidRDefault="00000000" w:rsidRPr="00000000" w14:paraId="00000948">
      <w:pPr>
        <w:spacing w:line="276" w:lineRule="auto"/>
        <w:ind w:left="0" w:firstLine="0"/>
        <w:rPr>
          <w:highlight w:val="yellow"/>
        </w:rPr>
      </w:pPr>
      <w:r w:rsidDel="00000000" w:rsidR="00000000" w:rsidRPr="00000000">
        <w:rPr>
          <w:highlight w:val="yellow"/>
          <w:rtl w:val="0"/>
        </w:rPr>
        <w:t xml:space="preserve">CONNECT and AUTH packets expect a response but MUST NOT be retried. </w:t>
      </w:r>
    </w:p>
    <w:p w:rsidR="00000000" w:rsidDel="00000000" w:rsidP="00000000" w:rsidRDefault="00000000" w:rsidRPr="00000000" w14:paraId="00000949">
      <w:pPr>
        <w:spacing w:line="276" w:lineRule="auto"/>
        <w:ind w:left="0" w:firstLine="0"/>
        <w:rPr>
          <w:highlight w:val="yellow"/>
        </w:rPr>
      </w:pPr>
      <w:r w:rsidDel="00000000" w:rsidR="00000000" w:rsidRPr="00000000">
        <w:rPr>
          <w:highlight w:val="yellow"/>
          <w:rtl w:val="0"/>
        </w:rPr>
        <w:t xml:space="preserve">The connection sequence CONNECT, zero or more AUTH Packets then CONNACK MUST be completed without retries.</w:t>
      </w:r>
    </w:p>
    <w:p w:rsidR="00000000" w:rsidDel="00000000" w:rsidP="00000000" w:rsidRDefault="00000000" w:rsidRPr="00000000" w14:paraId="0000094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4B">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4C">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4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4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4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w:t>
      </w:r>
      <w:sdt>
        <w:sdtPr>
          <w:id w:val="-687162362"/>
          <w:tag w:val="goog_rdk_99"/>
        </w:sdtPr>
        <w:sdtContent>
          <w:commentRangeStart w:id="42"/>
        </w:sdtContent>
      </w:sdt>
      <w:r w:rsidDel="00000000" w:rsidR="00000000" w:rsidRPr="00000000">
        <w:rPr>
          <w:rFonts w:ascii="Arial" w:cs="Arial" w:eastAsia="Arial" w:hAnsi="Arial"/>
          <w:sz w:val="22"/>
          <w:szCs w:val="22"/>
          <w:highlight w:val="yellow"/>
          <w:rtl w:val="0"/>
        </w:rPr>
        <w:t xml:space="preserve">he Sender MUST delete the Virtual Connection</w:t>
      </w:r>
      <w:commentRangeEnd w:id="42"/>
      <w:r w:rsidDel="00000000" w:rsidR="00000000" w:rsidRPr="00000000">
        <w:commentReference w:id="42"/>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5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1689898571"/>
          <w:tag w:val="goog_rdk_100"/>
        </w:sdtPr>
        <w:sdtContent>
          <w:commentRangeStart w:id="43"/>
        </w:sdtContent>
      </w:sdt>
      <w:sdt>
        <w:sdtPr>
          <w:id w:val="1230880178"/>
          <w:tag w:val="goog_rdk_101"/>
        </w:sdtPr>
        <w:sdtContent>
          <w:commentRangeStart w:id="44"/>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95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sdt>
        <w:sdtPr>
          <w:id w:val="337777932"/>
          <w:tag w:val="goog_rdk_102"/>
        </w:sdtPr>
        <w:sdtContent>
          <w:commentRangeStart w:id="45"/>
        </w:sdtContent>
      </w:sdt>
      <w:sdt>
        <w:sdtPr>
          <w:id w:val="-1839656277"/>
          <w:tag w:val="goog_rdk_103"/>
        </w:sdtPr>
        <w:sdtContent>
          <w:commentRangeStart w:id="46"/>
        </w:sdtContent>
      </w:sdt>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95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5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5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rtl w:val="0"/>
        </w:rPr>
        <w:t xml:space="preserve">To be useful, and depending on the reliability characteristics of the Underlying Network, the retry cycle should be shorter than the Keep Alive interval. If it is not, then a Keep Alive timeout may occur during the retry cycle, causing the Virtual Connection to be deleted, and the rest of the retry cycle to be ineffective.</w:t>
      </w:r>
    </w:p>
    <w:p w:rsidR="00000000" w:rsidDel="00000000" w:rsidP="00000000" w:rsidRDefault="00000000" w:rsidRPr="00000000" w14:paraId="00000956">
      <w:pPr>
        <w:pStyle w:val="Heading2"/>
        <w:ind w:left="0" w:firstLine="0"/>
        <w:rPr/>
      </w:pPr>
      <w:bookmarkStart w:colFirst="0" w:colLast="0" w:name="_heading=h.xoc2pfhnyfst" w:id="286"/>
      <w:bookmarkEnd w:id="286"/>
      <w:r w:rsidDel="00000000" w:rsidR="00000000" w:rsidRPr="00000000">
        <w:rPr>
          <w:rtl w:val="0"/>
        </w:rPr>
        <w:t xml:space="preserve">4.5 Application Message receipt</w:t>
      </w:r>
    </w:p>
    <w:p w:rsidR="00000000" w:rsidDel="00000000" w:rsidP="00000000" w:rsidRDefault="00000000" w:rsidRPr="00000000" w14:paraId="00000957">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5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9">
      <w:pPr>
        <w:pStyle w:val="Heading2"/>
        <w:ind w:left="0" w:firstLine="0"/>
        <w:rPr/>
      </w:pPr>
      <w:bookmarkStart w:colFirst="0" w:colLast="0" w:name="_heading=h.rrfw7sclv8s" w:id="287"/>
      <w:bookmarkEnd w:id="287"/>
      <w:r w:rsidDel="00000000" w:rsidR="00000000" w:rsidRPr="00000000">
        <w:rPr>
          <w:rtl w:val="0"/>
        </w:rPr>
        <w:t xml:space="preserve">4.6 Application Message ordering</w:t>
      </w:r>
    </w:p>
    <w:p w:rsidR="00000000" w:rsidDel="00000000" w:rsidP="00000000" w:rsidRDefault="00000000" w:rsidRPr="00000000" w14:paraId="0000095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5C">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D">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5E">
      <w:pPr>
        <w:pStyle w:val="Heading2"/>
        <w:keepNext w:val="0"/>
        <w:spacing w:after="80" w:before="360" w:lineRule="auto"/>
        <w:ind w:left="0" w:right="990" w:firstLine="0"/>
        <w:rPr/>
      </w:pPr>
      <w:bookmarkStart w:colFirst="0" w:colLast="0" w:name="_heading=h.sznt7pux1885" w:id="288"/>
      <w:bookmarkEnd w:id="288"/>
      <w:r w:rsidDel="00000000" w:rsidR="00000000" w:rsidRPr="00000000">
        <w:rPr>
          <w:rtl w:val="0"/>
        </w:rPr>
        <w:t xml:space="preserve">4.7 Topics</w:t>
      </w:r>
    </w:p>
    <w:p w:rsidR="00000000" w:rsidDel="00000000" w:rsidP="00000000" w:rsidRDefault="00000000" w:rsidRPr="00000000" w14:paraId="0000095F">
      <w:pPr>
        <w:pStyle w:val="Heading3"/>
        <w:keepNext w:val="0"/>
        <w:spacing w:after="80" w:before="360" w:lineRule="auto"/>
        <w:ind w:left="0" w:right="990" w:firstLine="0"/>
        <w:rPr/>
      </w:pPr>
      <w:bookmarkStart w:colFirst="0" w:colLast="0" w:name="_heading=h.g7vjj8m1vj3z" w:id="289"/>
      <w:bookmarkEnd w:id="289"/>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60">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6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62">
      <w:pPr>
        <w:pStyle w:val="Heading4"/>
        <w:ind w:left="0" w:firstLine="0"/>
        <w:rPr/>
      </w:pPr>
      <w:bookmarkStart w:colFirst="0" w:colLast="0" w:name="_heading=h.q0s32id4lv9p" w:id="290"/>
      <w:bookmarkEnd w:id="290"/>
      <w:r w:rsidDel="00000000" w:rsidR="00000000" w:rsidRPr="00000000">
        <w:rPr>
          <w:rtl w:val="0"/>
        </w:rPr>
        <w:t xml:space="preserve">4.7.1.1 Topic wildcards</w:t>
      </w:r>
    </w:p>
    <w:p w:rsidR="00000000" w:rsidDel="00000000" w:rsidP="00000000" w:rsidRDefault="00000000" w:rsidRPr="00000000" w14:paraId="0000096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6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6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66">
      <w:pPr>
        <w:pStyle w:val="Heading5"/>
        <w:ind w:left="0" w:firstLine="0"/>
        <w:rPr/>
      </w:pPr>
      <w:bookmarkStart w:colFirst="0" w:colLast="0" w:name="_heading=h.3kbulner4ob4" w:id="291"/>
      <w:bookmarkEnd w:id="291"/>
      <w:r w:rsidDel="00000000" w:rsidR="00000000" w:rsidRPr="00000000">
        <w:rPr>
          <w:rtl w:val="0"/>
        </w:rPr>
        <w:t xml:space="preserve">4.7.1.1.1 Topic level separator</w:t>
      </w:r>
    </w:p>
    <w:p w:rsidR="00000000" w:rsidDel="00000000" w:rsidP="00000000" w:rsidRDefault="00000000" w:rsidRPr="00000000" w14:paraId="0000096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68">
      <w:pPr>
        <w:pStyle w:val="Heading5"/>
        <w:ind w:left="0" w:firstLine="0"/>
        <w:rPr/>
      </w:pPr>
      <w:bookmarkStart w:colFirst="0" w:colLast="0" w:name="_heading=h.ychcrpqsu69r" w:id="292"/>
      <w:bookmarkEnd w:id="292"/>
      <w:r w:rsidDel="00000000" w:rsidR="00000000" w:rsidRPr="00000000">
        <w:rPr>
          <w:rtl w:val="0"/>
        </w:rPr>
        <w:t xml:space="preserve">4.7.1.1.2 Multi-level wildcard</w:t>
      </w:r>
    </w:p>
    <w:p w:rsidR="00000000" w:rsidDel="00000000" w:rsidP="00000000" w:rsidRDefault="00000000" w:rsidRPr="00000000" w14:paraId="0000096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6A">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B">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6C">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6D">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6E">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6F">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70">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71">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72">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73">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74">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75">
      <w:pPr>
        <w:pStyle w:val="Heading5"/>
        <w:ind w:left="0" w:firstLine="0"/>
        <w:rPr/>
      </w:pPr>
      <w:bookmarkStart w:colFirst="0" w:colLast="0" w:name="_heading=h.x4yye38w41vd" w:id="293"/>
      <w:bookmarkEnd w:id="293"/>
      <w:r w:rsidDel="00000000" w:rsidR="00000000" w:rsidRPr="00000000">
        <w:rPr>
          <w:rtl w:val="0"/>
        </w:rPr>
        <w:t xml:space="preserve">4.7.1.1.3 Single-level wildcard</w:t>
      </w:r>
    </w:p>
    <w:p w:rsidR="00000000" w:rsidDel="00000000" w:rsidP="00000000" w:rsidRDefault="00000000" w:rsidRPr="00000000" w14:paraId="0000097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7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78">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79">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7A">
      <w:pPr>
        <w:numPr>
          <w:ilvl w:val="0"/>
          <w:numId w:val="27"/>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7B">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7C">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7D">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7E">
      <w:pPr>
        <w:numPr>
          <w:ilvl w:val="0"/>
          <w:numId w:val="27"/>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7F">
      <w:pPr>
        <w:pStyle w:val="Heading4"/>
        <w:ind w:left="0" w:firstLine="0"/>
        <w:rPr/>
      </w:pPr>
      <w:bookmarkStart w:colFirst="0" w:colLast="0" w:name="_heading=h.p61p07rh2x26" w:id="294"/>
      <w:bookmarkEnd w:id="294"/>
      <w:r w:rsidDel="00000000" w:rsidR="00000000" w:rsidRPr="00000000">
        <w:rPr>
          <w:rtl w:val="0"/>
        </w:rPr>
        <w:t xml:space="preserve">4.7.1.2 Topics beginning with $</w:t>
      </w:r>
    </w:p>
    <w:p w:rsidR="00000000" w:rsidDel="00000000" w:rsidP="00000000" w:rsidRDefault="00000000" w:rsidRPr="00000000" w14:paraId="0000098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81">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2">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83">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84">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5">
      <w:pPr>
        <w:numPr>
          <w:ilvl w:val="0"/>
          <w:numId w:val="70"/>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86">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87">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88">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89">
      <w:pPr>
        <w:numPr>
          <w:ilvl w:val="0"/>
          <w:numId w:val="70"/>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8A">
      <w:pPr>
        <w:pStyle w:val="Heading4"/>
        <w:ind w:left="0" w:firstLine="0"/>
        <w:rPr/>
      </w:pPr>
      <w:bookmarkStart w:colFirst="0" w:colLast="0" w:name="_heading=h.rvcur5x0am" w:id="295"/>
      <w:bookmarkEnd w:id="295"/>
      <w:r w:rsidDel="00000000" w:rsidR="00000000" w:rsidRPr="00000000">
        <w:rPr>
          <w:rtl w:val="0"/>
        </w:rPr>
        <w:t xml:space="preserve">4.7.1.3 Topic semantic and usage</w:t>
      </w:r>
    </w:p>
    <w:p w:rsidR="00000000" w:rsidDel="00000000" w:rsidP="00000000" w:rsidRDefault="00000000" w:rsidRPr="00000000" w14:paraId="0000098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8C">
      <w:pPr>
        <w:numPr>
          <w:ilvl w:val="0"/>
          <w:numId w:val="22"/>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8D">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8E">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8F">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90">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91">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0">
        <w:r w:rsidDel="00000000" w:rsidR="00000000" w:rsidRPr="00000000">
          <w:rPr>
            <w:rFonts w:ascii="Arial" w:cs="Arial" w:eastAsia="Arial" w:hAnsi="Arial"/>
            <w:sz w:val="22"/>
            <w:szCs w:val="22"/>
            <w:rtl w:val="0"/>
          </w:rPr>
          <w:t xml:space="preserve"> </w:t>
        </w:r>
      </w:hyperlink>
      <w:hyperlink r:id="rId101">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92">
      <w:pPr>
        <w:numPr>
          <w:ilvl w:val="0"/>
          <w:numId w:val="22"/>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9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95">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6">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7">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8">
      <w:pPr>
        <w:numPr>
          <w:ilvl w:val="0"/>
          <w:numId w:val="51"/>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99">
      <w:pPr>
        <w:numPr>
          <w:ilvl w:val="0"/>
          <w:numId w:val="5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9A">
      <w:pPr>
        <w:numPr>
          <w:ilvl w:val="0"/>
          <w:numId w:val="51"/>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9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9C">
      <w:pPr>
        <w:pStyle w:val="Heading3"/>
        <w:keepLines w:val="1"/>
        <w:spacing w:after="64" w:before="0" w:line="276" w:lineRule="auto"/>
        <w:ind w:left="0" w:firstLine="0"/>
        <w:rPr/>
      </w:pPr>
      <w:bookmarkStart w:colFirst="0" w:colLast="0" w:name="_heading=h.1fyl9w3" w:id="296"/>
      <w:bookmarkEnd w:id="296"/>
      <w:r w:rsidDel="00000000" w:rsidR="00000000" w:rsidRPr="00000000">
        <w:rPr>
          <w:rtl w:val="0"/>
        </w:rPr>
        <w:t xml:space="preserve">4.7.2 Topic Aliases</w:t>
      </w:r>
    </w:p>
    <w:p w:rsidR="00000000" w:rsidDel="00000000" w:rsidP="00000000" w:rsidRDefault="00000000" w:rsidRPr="00000000" w14:paraId="0000099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9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9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A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A1">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rtl w:val="0"/>
        </w:rPr>
      </w:r>
    </w:p>
    <w:p w:rsidR="00000000" w:rsidDel="00000000" w:rsidP="00000000" w:rsidRDefault="00000000" w:rsidRPr="00000000" w14:paraId="000009A2">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97"/>
      <w:bookmarkEnd w:id="297"/>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A3">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A4">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A5">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A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A7">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98"/>
      <w:bookmarkEnd w:id="298"/>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A8">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A9">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AA">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AB">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AC">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AD">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AE">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AF">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B0">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B1">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B2">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B3">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B4">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B5">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B6">
      <w:pPr>
        <w:pStyle w:val="Heading2"/>
        <w:ind w:left="0" w:firstLine="0"/>
        <w:rPr/>
      </w:pPr>
      <w:bookmarkStart w:colFirst="0" w:colLast="0" w:name="_heading=h.zh9mgr3i86c2" w:id="299"/>
      <w:bookmarkEnd w:id="299"/>
      <w:r w:rsidDel="00000000" w:rsidR="00000000" w:rsidRPr="00000000">
        <w:rPr>
          <w:rtl w:val="0"/>
        </w:rPr>
        <w:t xml:space="preserve">4.8 Subscriptions</w:t>
      </w:r>
    </w:p>
    <w:p w:rsidR="00000000" w:rsidDel="00000000" w:rsidP="00000000" w:rsidRDefault="00000000" w:rsidRPr="00000000" w14:paraId="000009B7">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B8">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B9">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BA">
      <w:pPr>
        <w:pStyle w:val="Heading2"/>
        <w:spacing w:after="80" w:before="360" w:lineRule="auto"/>
        <w:ind w:left="0" w:firstLine="0"/>
        <w:rPr/>
      </w:pPr>
      <w:bookmarkStart w:colFirst="0" w:colLast="0" w:name="_heading=h.bfojn6tjnvgm" w:id="300"/>
      <w:bookmarkEnd w:id="300"/>
      <w:r w:rsidDel="00000000" w:rsidR="00000000" w:rsidRPr="00000000">
        <w:rPr>
          <w:rtl w:val="0"/>
        </w:rPr>
        <w:t xml:space="preserve">4.9 Flow Control</w:t>
      </w:r>
    </w:p>
    <w:p w:rsidR="00000000" w:rsidDel="00000000" w:rsidP="00000000" w:rsidRDefault="00000000" w:rsidRPr="00000000" w14:paraId="000009BB">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BC">
      <w:pPr>
        <w:numPr>
          <w:ilvl w:val="0"/>
          <w:numId w:val="57"/>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BD">
      <w:pPr>
        <w:numPr>
          <w:ilvl w:val="0"/>
          <w:numId w:val="57"/>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BE">
      <w:pPr>
        <w:numPr>
          <w:ilvl w:val="0"/>
          <w:numId w:val="57"/>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BF">
      <w:pPr>
        <w:numPr>
          <w:ilvl w:val="0"/>
          <w:numId w:val="57"/>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C0">
      <w:pPr>
        <w:numPr>
          <w:ilvl w:val="0"/>
          <w:numId w:val="57"/>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C1">
      <w:pPr>
        <w:numPr>
          <w:ilvl w:val="0"/>
          <w:numId w:val="57"/>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C2">
      <w:pPr>
        <w:numPr>
          <w:ilvl w:val="0"/>
          <w:numId w:val="57"/>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C3">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C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C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C6">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7">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C8">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9">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CA">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CB">
      <w:pPr>
        <w:pStyle w:val="Heading2"/>
        <w:spacing w:line="276" w:lineRule="auto"/>
        <w:ind w:left="0" w:firstLine="0"/>
        <w:rPr/>
      </w:pPr>
      <w:bookmarkStart w:colFirst="0" w:colLast="0" w:name="_heading=h.k5nujtaz6h05" w:id="301"/>
      <w:bookmarkEnd w:id="301"/>
      <w:r w:rsidDel="00000000" w:rsidR="00000000" w:rsidRPr="00000000">
        <w:rPr>
          <w:rtl w:val="0"/>
        </w:rPr>
        <w:t xml:space="preserve">4.10 Server redirection</w:t>
      </w:r>
    </w:p>
    <w:p w:rsidR="00000000" w:rsidDel="00000000" w:rsidP="00000000" w:rsidRDefault="00000000" w:rsidRPr="00000000" w14:paraId="000009C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C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C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CF">
      <w:pPr>
        <w:pStyle w:val="Heading2"/>
        <w:spacing w:line="276" w:lineRule="auto"/>
        <w:ind w:left="0" w:firstLine="0"/>
        <w:rPr/>
      </w:pPr>
      <w:bookmarkStart w:colFirst="0" w:colLast="0" w:name="_heading=h.n3l7hni8c3ae" w:id="302"/>
      <w:bookmarkEnd w:id="302"/>
      <w:r w:rsidDel="00000000" w:rsidR="00000000" w:rsidRPr="00000000">
        <w:rPr>
          <w:rtl w:val="0"/>
        </w:rPr>
        <w:t xml:space="preserve">4.11 Authentication</w:t>
      </w:r>
    </w:p>
    <w:p w:rsidR="00000000" w:rsidDel="00000000" w:rsidP="00000000" w:rsidRDefault="00000000" w:rsidRPr="00000000" w14:paraId="000009D0">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D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D3">
      <w:pPr>
        <w:pStyle w:val="Heading3"/>
        <w:ind w:left="0" w:firstLine="0"/>
        <w:rPr/>
      </w:pPr>
      <w:bookmarkStart w:colFirst="0" w:colLast="0" w:name="_heading=h.wz7zobqrpqj8" w:id="303"/>
      <w:bookmarkEnd w:id="303"/>
      <w:r w:rsidDel="00000000" w:rsidR="00000000" w:rsidRPr="00000000">
        <w:rPr>
          <w:rtl w:val="0"/>
        </w:rPr>
        <w:t xml:space="preserve">4.11.1 CONNECT and AUTH packets</w:t>
      </w:r>
    </w:p>
    <w:p w:rsidR="00000000" w:rsidDel="00000000" w:rsidP="00000000" w:rsidRDefault="00000000" w:rsidRPr="00000000" w14:paraId="000009D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D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D7">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D8">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2">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D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D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D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D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D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0">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E1">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E2">
      <w:pPr>
        <w:numPr>
          <w:ilvl w:val="0"/>
          <w:numId w:val="6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E3">
      <w:pPr>
        <w:numPr>
          <w:ilvl w:val="0"/>
          <w:numId w:val="6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E4">
      <w:pPr>
        <w:numPr>
          <w:ilvl w:val="0"/>
          <w:numId w:val="6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E5">
      <w:pPr>
        <w:numPr>
          <w:ilvl w:val="0"/>
          <w:numId w:val="6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E6">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E7">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E8">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E9">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EA">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EB">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EC">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ED">
      <w:pPr>
        <w:pStyle w:val="Heading4"/>
        <w:ind w:left="0" w:firstLine="0"/>
        <w:rPr/>
      </w:pPr>
      <w:bookmarkStart w:colFirst="0" w:colLast="0" w:name="_heading=h.ut22r1f7l7us" w:id="304"/>
      <w:bookmarkEnd w:id="304"/>
      <w:r w:rsidDel="00000000" w:rsidR="00000000" w:rsidRPr="00000000">
        <w:rPr>
          <w:rtl w:val="0"/>
        </w:rPr>
        <w:t xml:space="preserve">4.11.1.1 Re-authentication</w:t>
      </w:r>
    </w:p>
    <w:p w:rsidR="00000000" w:rsidDel="00000000" w:rsidP="00000000" w:rsidRDefault="00000000" w:rsidRPr="00000000" w14:paraId="000009E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E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F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F2">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3">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F4">
      <w:pPr>
        <w:pStyle w:val="Heading4"/>
        <w:ind w:left="0" w:firstLine="0"/>
        <w:rPr>
          <w:rFonts w:ascii="Arial" w:cs="Arial" w:eastAsia="Arial" w:hAnsi="Arial"/>
          <w:sz w:val="22"/>
          <w:szCs w:val="22"/>
        </w:rPr>
      </w:pPr>
      <w:bookmarkStart w:colFirst="0" w:colLast="0" w:name="_heading=h.nhp24wh46om4" w:id="305"/>
      <w:bookmarkEnd w:id="305"/>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F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F6">
      <w:pPr>
        <w:numPr>
          <w:ilvl w:val="0"/>
          <w:numId w:val="28"/>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F7">
      <w:pPr>
        <w:numPr>
          <w:ilvl w:val="0"/>
          <w:numId w:val="2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F8">
      <w:pPr>
        <w:numPr>
          <w:ilvl w:val="0"/>
          <w:numId w:val="6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9">
      <w:pPr>
        <w:numPr>
          <w:ilvl w:val="0"/>
          <w:numId w:val="68"/>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FA">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FB">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FC">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D">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FE">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FF">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A00">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6" name="image43.png"/>
            <a:graphic>
              <a:graphicData uri="http://schemas.openxmlformats.org/drawingml/2006/picture">
                <pic:pic>
                  <pic:nvPicPr>
                    <pic:cNvPr id="0" name="image43.png"/>
                    <pic:cNvPicPr preferRelativeResize="0"/>
                  </pic:nvPicPr>
                  <pic:blipFill>
                    <a:blip r:embed="rId103"/>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A02">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A03">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A04">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5">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A06">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07">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A0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A09">
      <w:pPr>
        <w:numPr>
          <w:ilvl w:val="0"/>
          <w:numId w:val="3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A0A">
      <w:pPr>
        <w:numPr>
          <w:ilvl w:val="0"/>
          <w:numId w:val="3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A0B">
      <w:pPr>
        <w:pStyle w:val="Heading2"/>
        <w:ind w:left="0" w:firstLine="0"/>
        <w:rPr/>
      </w:pPr>
      <w:bookmarkStart w:colFirst="0" w:colLast="0" w:name="_heading=h.v8vlgf6xm72a" w:id="306"/>
      <w:bookmarkEnd w:id="306"/>
      <w:r w:rsidDel="00000000" w:rsidR="00000000" w:rsidRPr="00000000">
        <w:rPr>
          <w:rtl w:val="0"/>
        </w:rPr>
        <w:t xml:space="preserve">4.12 Handling errors</w:t>
      </w:r>
    </w:p>
    <w:p w:rsidR="00000000" w:rsidDel="00000000" w:rsidP="00000000" w:rsidRDefault="00000000" w:rsidRPr="00000000" w14:paraId="00000A0C">
      <w:pPr>
        <w:pStyle w:val="Heading3"/>
        <w:ind w:left="0" w:firstLine="0"/>
        <w:rPr/>
      </w:pPr>
      <w:bookmarkStart w:colFirst="0" w:colLast="0" w:name="_heading=h.kbby30dtgah8" w:id="307"/>
      <w:bookmarkEnd w:id="307"/>
      <w:r w:rsidDel="00000000" w:rsidR="00000000" w:rsidRPr="00000000">
        <w:rPr>
          <w:rtl w:val="0"/>
        </w:rPr>
        <w:t xml:space="preserve">4.12.1 Malformed Packet and Protocol Errors</w:t>
      </w:r>
    </w:p>
    <w:p w:rsidR="00000000" w:rsidDel="00000000" w:rsidP="00000000" w:rsidRDefault="00000000" w:rsidRPr="00000000" w14:paraId="00000A0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0E">
      <w:pPr>
        <w:numPr>
          <w:ilvl w:val="0"/>
          <w:numId w:val="67"/>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A0F">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A10">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A11">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A12">
      <w:pPr>
        <w:numPr>
          <w:ilvl w:val="0"/>
          <w:numId w:val="67"/>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A1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14">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A15">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A16">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A17">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A1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A1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1B">
      <w:pPr>
        <w:pStyle w:val="Heading3"/>
        <w:ind w:left="0" w:firstLine="0"/>
        <w:rPr/>
      </w:pPr>
      <w:bookmarkStart w:colFirst="0" w:colLast="0" w:name="_heading=h.j0ufrffgt029" w:id="308"/>
      <w:bookmarkEnd w:id="308"/>
      <w:r w:rsidDel="00000000" w:rsidR="00000000" w:rsidRPr="00000000">
        <w:rPr>
          <w:rtl w:val="0"/>
        </w:rPr>
        <w:t xml:space="preserve">4.12.2 Other errors</w:t>
      </w:r>
    </w:p>
    <w:p w:rsidR="00000000" w:rsidDel="00000000" w:rsidP="00000000" w:rsidRDefault="00000000" w:rsidRPr="00000000" w14:paraId="00000A1C">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1D">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1E">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A1F">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20">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A21">
      <w:pPr>
        <w:pStyle w:val="Heading2"/>
        <w:ind w:left="0" w:firstLine="0"/>
        <w:rPr>
          <w:rFonts w:ascii="Arial" w:cs="Arial" w:eastAsia="Arial" w:hAnsi="Arial"/>
        </w:rPr>
      </w:pPr>
      <w:bookmarkStart w:colFirst="0" w:colLast="0" w:name="_heading=h.ly7c1y" w:id="309"/>
      <w:bookmarkEnd w:id="309"/>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A22">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A25">
      <w:pPr>
        <w:numPr>
          <w:ilvl w:val="0"/>
          <w:numId w:val="6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6">
      <w:pPr>
        <w:numPr>
          <w:ilvl w:val="0"/>
          <w:numId w:val="69"/>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7">
      <w:pPr>
        <w:numPr>
          <w:ilvl w:val="0"/>
          <w:numId w:val="69"/>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2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A2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2B">
      <w:pPr>
        <w:numPr>
          <w:ilvl w:val="0"/>
          <w:numId w:val="55"/>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C">
      <w:pPr>
        <w:numPr>
          <w:ilvl w:val="0"/>
          <w:numId w:val="55"/>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D">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E">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A2F">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30">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A31">
      <w:pPr>
        <w:pStyle w:val="Heading2"/>
        <w:keepLines w:val="1"/>
        <w:spacing w:after="64" w:before="0" w:line="259" w:lineRule="auto"/>
        <w:ind w:left="0" w:firstLine="0"/>
        <w:rPr>
          <w:rFonts w:ascii="Arial" w:cs="Arial" w:eastAsia="Arial" w:hAnsi="Arial"/>
        </w:rPr>
      </w:pPr>
      <w:bookmarkStart w:colFirst="0" w:colLast="0" w:name="_heading=h.3mj2wkv" w:id="310"/>
      <w:bookmarkEnd w:id="310"/>
      <w:r w:rsidDel="00000000" w:rsidR="00000000" w:rsidRPr="00000000">
        <w:rPr>
          <w:rFonts w:ascii="Arial" w:cs="Arial" w:eastAsia="Arial" w:hAnsi="Arial"/>
          <w:rtl w:val="0"/>
        </w:rPr>
        <w:t xml:space="preserve">4.14 Client states</w:t>
      </w:r>
    </w:p>
    <w:p w:rsidR="00000000" w:rsidDel="00000000" w:rsidP="00000000" w:rsidRDefault="00000000" w:rsidRPr="00000000" w14:paraId="00000A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3">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3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3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3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37">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38">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A39">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3A">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3B">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3C">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3D">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3E">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3F">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40">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41">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42">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43">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44">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4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Server should not expect a response from the client in this state until further packets are received from the client. </w:t>
            </w:r>
          </w:p>
          <w:p w:rsidR="00000000" w:rsidDel="00000000" w:rsidP="00000000" w:rsidRDefault="00000000" w:rsidRPr="00000000" w14:paraId="00000A47">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49">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4A">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4B">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4C">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4D">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4E">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4F">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5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51">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52">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53">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54">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55">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w:t>
      </w:r>
    </w:p>
    <w:p w:rsidR="00000000" w:rsidDel="00000000" w:rsidP="00000000" w:rsidRDefault="00000000" w:rsidRPr="00000000" w14:paraId="00000A56">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57">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w:t>
      </w:r>
    </w:p>
    <w:p w:rsidR="00000000" w:rsidDel="00000000" w:rsidP="00000000" w:rsidRDefault="00000000" w:rsidRPr="00000000" w14:paraId="00000A5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9">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5A">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5B">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5C">
      <w:pPr>
        <w:pStyle w:val="Heading3"/>
        <w:ind w:left="0" w:firstLine="0"/>
        <w:rPr/>
      </w:pPr>
      <w:bookmarkStart w:colFirst="0" w:colLast="0" w:name="_heading=h.qfa0p4gzzbmu" w:id="311"/>
      <w:bookmarkEnd w:id="311"/>
      <w:r w:rsidDel="00000000" w:rsidR="00000000" w:rsidRPr="00000000">
        <w:rPr>
          <w:rtl w:val="0"/>
        </w:rPr>
        <w:t xml:space="preserve">4.14.1 Session Timers</w:t>
      </w:r>
    </w:p>
    <w:p w:rsidR="00000000" w:rsidDel="00000000" w:rsidP="00000000" w:rsidRDefault="00000000" w:rsidRPr="00000000" w14:paraId="00000A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5E">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id w:val="807775169"/>
        <w:tag w:val="goog_rdk_104"/>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64">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69">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6E">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73">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7A">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7B">
      <w:pPr>
        <w:pStyle w:val="Heading3"/>
        <w:keepLines w:val="1"/>
        <w:spacing w:after="94" w:before="200" w:line="259" w:lineRule="auto"/>
        <w:ind w:left="0" w:firstLine="0"/>
        <w:rPr/>
      </w:pPr>
      <w:bookmarkStart w:colFirst="0" w:colLast="0" w:name="_heading=h.pj8yyjomhafn" w:id="312"/>
      <w:bookmarkEnd w:id="312"/>
      <w:r w:rsidDel="00000000" w:rsidR="00000000" w:rsidRPr="00000000">
        <w:rPr>
          <w:rtl w:val="0"/>
        </w:rPr>
        <w:t xml:space="preserve">4.14.2 Sleeping Clients</w:t>
      </w:r>
    </w:p>
    <w:p w:rsidR="00000000" w:rsidDel="00000000" w:rsidP="00000000" w:rsidRDefault="00000000" w:rsidRPr="00000000" w14:paraId="00000A7C">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7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and considers the Client to be Asleep. </w:t>
      </w:r>
      <w:r w:rsidDel="00000000" w:rsidR="00000000" w:rsidRPr="00000000">
        <w:rPr>
          <w:rtl w:val="0"/>
        </w:rPr>
      </w:r>
    </w:p>
    <w:p w:rsidR="00000000" w:rsidDel="00000000" w:rsidP="00000000" w:rsidRDefault="00000000" w:rsidRPr="00000000" w14:paraId="00000A7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w:t>
      </w:r>
      <w:r w:rsidDel="00000000" w:rsidR="00000000" w:rsidRPr="00000000">
        <w:rPr>
          <w:highlight w:val="yellow"/>
          <w:rtl w:val="0"/>
        </w:rPr>
        <w:t xml:space="preserve">an Asleep</w:t>
      </w:r>
      <w:r w:rsidDel="00000000" w:rsidR="00000000" w:rsidRPr="00000000">
        <w:rPr>
          <w:rFonts w:ascii="Arial" w:cs="Arial" w:eastAsia="Arial" w:hAnsi="Arial"/>
          <w:sz w:val="22"/>
          <w:szCs w:val="22"/>
          <w:highlight w:val="yellow"/>
          <w:rtl w:val="0"/>
        </w:rPr>
        <w:t xml:space="preserv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7F">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80">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81">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82">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p>
    <w:p w:rsidR="00000000" w:rsidDel="00000000" w:rsidP="00000000" w:rsidRDefault="00000000" w:rsidRPr="00000000" w14:paraId="00000A8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the Client, </w:t>
      </w:r>
      <w:r w:rsidDel="00000000" w:rsidR="00000000" w:rsidRPr="00000000">
        <w:rPr>
          <w:rFonts w:ascii="Arial" w:cs="Arial" w:eastAsia="Arial" w:hAnsi="Arial"/>
          <w:color w:val="000000"/>
          <w:sz w:val="22"/>
          <w:szCs w:val="22"/>
          <w:rtl w:val="0"/>
        </w:rPr>
        <w:t xml:space="preserve">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8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w:t>
      </w:r>
      <w:r w:rsidDel="00000000" w:rsidR="00000000" w:rsidRPr="00000000">
        <w:rPr>
          <w:color w:val="000000"/>
          <w:rtl w:val="0"/>
        </w:rPr>
        <w:t xml:space="preserve">restarting</w:t>
      </w:r>
      <w:r w:rsidDel="00000000" w:rsidR="00000000" w:rsidRPr="00000000">
        <w:rPr>
          <w:rFonts w:ascii="Arial" w:cs="Arial" w:eastAsia="Arial" w:hAnsi="Arial"/>
          <w:color w:val="000000"/>
          <w:sz w:val="22"/>
          <w:szCs w:val="22"/>
          <w:rtl w:val="0"/>
        </w:rPr>
        <w:t xml:space="preserve"> the Sleep Duration timer for that Client. </w:t>
      </w:r>
    </w:p>
    <w:p w:rsidR="00000000" w:rsidDel="00000000" w:rsidP="00000000" w:rsidRDefault="00000000" w:rsidRPr="00000000" w14:paraId="00000A85">
      <w:pPr>
        <w:spacing w:line="276" w:lineRule="auto"/>
        <w:rPr>
          <w:color w:val="000000"/>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r w:rsidDel="00000000" w:rsidR="00000000" w:rsidRPr="00000000">
        <w:rPr>
          <w:rtl w:val="0"/>
        </w:rPr>
      </w:r>
    </w:p>
    <w:p w:rsidR="00000000" w:rsidDel="00000000" w:rsidP="00000000" w:rsidRDefault="00000000" w:rsidRPr="00000000" w14:paraId="00000A8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w:t>
      </w:r>
      <w:r w:rsidDel="00000000" w:rsidR="00000000" w:rsidRPr="00000000">
        <w:rPr>
          <w:color w:val="000000"/>
          <w:rtl w:val="0"/>
        </w:rPr>
        <w:t xml:space="preserve">move</w:t>
      </w:r>
      <w:r w:rsidDel="00000000" w:rsidR="00000000" w:rsidRPr="00000000">
        <w:rPr>
          <w:rFonts w:ascii="Arial" w:cs="Arial" w:eastAsia="Arial" w:hAnsi="Arial"/>
          <w:color w:val="000000"/>
          <w:sz w:val="22"/>
          <w:szCs w:val="22"/>
          <w:rtl w:val="0"/>
        </w:rPr>
        <w:t xml:space="preserve">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8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1135006332"/>
          <w:tag w:val="goog_rdk_105"/>
        </w:sdtPr>
        <w:sdtContent>
          <w:commentRangeStart w:id="47"/>
        </w:sdtContent>
      </w:sdt>
      <w:sdt>
        <w:sdtPr>
          <w:id w:val="-984389670"/>
          <w:tag w:val="goog_rdk_106"/>
        </w:sdtPr>
        <w:sdtContent>
          <w:commentRangeStart w:id="48"/>
        </w:sdtContent>
      </w:sdt>
      <w:sdt>
        <w:sdtPr>
          <w:id w:val="-314975045"/>
          <w:tag w:val="goog_rdk_107"/>
        </w:sdtPr>
        <w:sdtContent>
          <w:commentRangeStart w:id="49"/>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A88">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89">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8A">
      <w:pPr>
        <w:spacing w:after="0" w:before="0" w:lineRule="auto"/>
        <w:rPr>
          <w:i w:val="1"/>
          <w:sz w:val="19"/>
          <w:szCs w:val="19"/>
        </w:rPr>
      </w:pPr>
      <w:r w:rsidDel="00000000" w:rsidR="00000000" w:rsidRPr="00000000">
        <w:rPr>
          <w:rtl w:val="0"/>
        </w:rPr>
      </w:r>
    </w:p>
    <w:p w:rsidR="00000000" w:rsidDel="00000000" w:rsidP="00000000" w:rsidRDefault="00000000" w:rsidRPr="00000000" w14:paraId="00000A8B">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8C">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5" name="image19.png"/>
            <a:graphic>
              <a:graphicData uri="http://schemas.openxmlformats.org/drawingml/2006/picture">
                <pic:pic>
                  <pic:nvPicPr>
                    <pic:cNvPr id="0" name="image19.png"/>
                    <pic:cNvPicPr preferRelativeResize="0"/>
                  </pic:nvPicPr>
                  <pic:blipFill>
                    <a:blip r:embed="rId104"/>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pStyle w:val="Heading2"/>
        <w:ind w:left="0" w:firstLine="0"/>
        <w:rPr>
          <w:rFonts w:ascii="Arial" w:cs="Arial" w:eastAsia="Arial" w:hAnsi="Arial"/>
        </w:rPr>
      </w:pPr>
      <w:bookmarkStart w:colFirst="0" w:colLast="0" w:name="_heading=h.mo7ahow0t2fa" w:id="313"/>
      <w:bookmarkEnd w:id="313"/>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9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w:t>
      </w:r>
      <w:r w:rsidDel="00000000" w:rsidR="00000000" w:rsidRPr="00000000">
        <w:rPr>
          <w:rtl w:val="0"/>
        </w:rPr>
        <w:t xml:space="preserve"> of MQTT-SN data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91">
      <w:pPr>
        <w:pStyle w:val="Heading1"/>
        <w:ind w:left="0" w:firstLine="0"/>
        <w:rPr/>
      </w:pPr>
      <w:bookmarkStart w:colFirst="0" w:colLast="0" w:name="_heading=h.ao41zqqg0txn" w:id="314"/>
      <w:bookmarkEnd w:id="314"/>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92">
      <w:pPr>
        <w:pStyle w:val="Heading2"/>
        <w:ind w:left="0" w:firstLine="0"/>
        <w:rPr/>
      </w:pPr>
      <w:bookmarkStart w:colFirst="0" w:colLast="0" w:name="_heading=h.2w9qaq2wvr46" w:id="315"/>
      <w:bookmarkEnd w:id="315"/>
      <w:r w:rsidDel="00000000" w:rsidR="00000000" w:rsidRPr="00000000">
        <w:rPr>
          <w:rtl w:val="0"/>
        </w:rPr>
        <w:t xml:space="preserve">5.1 Introduction</w:t>
      </w:r>
    </w:p>
    <w:p w:rsidR="00000000" w:rsidDel="00000000" w:rsidP="00000000" w:rsidRDefault="00000000" w:rsidRPr="00000000" w14:paraId="00000A9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9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5">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6">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9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96">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97">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98">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99">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9A">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9B">
      <w:pPr>
        <w:numPr>
          <w:ilvl w:val="0"/>
          <w:numId w:val="2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9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9D">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9E">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9F">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A0">
      <w:pPr>
        <w:numPr>
          <w:ilvl w:val="0"/>
          <w:numId w:val="64"/>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A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7">
        <w:r w:rsidDel="00000000" w:rsidR="00000000" w:rsidRPr="00000000">
          <w:rPr>
            <w:rFonts w:ascii="Arial" w:cs="Arial" w:eastAsia="Arial" w:hAnsi="Arial"/>
            <w:color w:val="000000"/>
            <w:shd w:fill="auto" w:val="clear"/>
            <w:rtl w:val="0"/>
          </w:rPr>
          <w:t xml:space="preserve"> </w:t>
        </w:r>
      </w:hyperlink>
      <w:hyperlink r:id="rId108">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09">
        <w:r w:rsidDel="00000000" w:rsidR="00000000" w:rsidRPr="00000000">
          <w:rPr>
            <w:rFonts w:ascii="Arial" w:cs="Arial" w:eastAsia="Arial" w:hAnsi="Arial"/>
            <w:color w:val="000000"/>
            <w:shd w:fill="auto" w:val="clear"/>
            <w:rtl w:val="0"/>
          </w:rPr>
          <w:t xml:space="preserve"> </w:t>
        </w:r>
      </w:hyperlink>
      <w:hyperlink r:id="rId110">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1">
        <w:r w:rsidDel="00000000" w:rsidR="00000000" w:rsidRPr="00000000">
          <w:rPr>
            <w:rFonts w:ascii="Arial" w:cs="Arial" w:eastAsia="Arial" w:hAnsi="Arial"/>
            <w:color w:val="000000"/>
            <w:shd w:fill="auto" w:val="clear"/>
            <w:rtl w:val="0"/>
          </w:rPr>
          <w:t xml:space="preserve"> </w:t>
        </w:r>
      </w:hyperlink>
      <w:hyperlink r:id="rId112">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A2">
      <w:pPr>
        <w:pStyle w:val="Heading2"/>
        <w:ind w:left="0" w:firstLine="0"/>
        <w:rPr/>
      </w:pPr>
      <w:bookmarkStart w:colFirst="0" w:colLast="0" w:name="_heading=h.igt8todq2le2" w:id="316"/>
      <w:bookmarkEnd w:id="316"/>
      <w:r w:rsidDel="00000000" w:rsidR="00000000" w:rsidRPr="00000000">
        <w:rPr>
          <w:rtl w:val="0"/>
        </w:rPr>
        <w:t xml:space="preserve">5.2 MQTT-SN solutions: security and certification</w:t>
      </w:r>
    </w:p>
    <w:p w:rsidR="00000000" w:rsidDel="00000000" w:rsidP="00000000" w:rsidRDefault="00000000" w:rsidRPr="00000000" w14:paraId="00000AA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3">
        <w:r w:rsidDel="00000000" w:rsidR="00000000" w:rsidRPr="00000000">
          <w:rPr>
            <w:rFonts w:ascii="Arial" w:cs="Arial" w:eastAsia="Arial" w:hAnsi="Arial"/>
            <w:color w:val="000000"/>
            <w:shd w:fill="auto" w:val="clear"/>
            <w:rtl w:val="0"/>
          </w:rPr>
          <w:t xml:space="preserve"> </w:t>
        </w:r>
      </w:hyperlink>
      <w:hyperlink r:id="rId114">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5">
        <w:r w:rsidDel="00000000" w:rsidR="00000000" w:rsidRPr="00000000">
          <w:rPr>
            <w:rFonts w:ascii="Arial" w:cs="Arial" w:eastAsia="Arial" w:hAnsi="Arial"/>
            <w:color w:val="000000"/>
            <w:shd w:fill="auto" w:val="clear"/>
            <w:rtl w:val="0"/>
          </w:rPr>
          <w:t xml:space="preserve"> </w:t>
        </w:r>
      </w:hyperlink>
      <w:hyperlink r:id="rId116">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7">
        <w:r w:rsidDel="00000000" w:rsidR="00000000" w:rsidRPr="00000000">
          <w:rPr>
            <w:rFonts w:ascii="Arial" w:cs="Arial" w:eastAsia="Arial" w:hAnsi="Arial"/>
            <w:color w:val="000000"/>
            <w:shd w:fill="auto" w:val="clear"/>
            <w:rtl w:val="0"/>
          </w:rPr>
          <w:t xml:space="preserve"> </w:t>
        </w:r>
      </w:hyperlink>
      <w:hyperlink r:id="rId118">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1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A4">
      <w:pPr>
        <w:pStyle w:val="Heading2"/>
        <w:ind w:left="0" w:firstLine="0"/>
        <w:rPr/>
      </w:pPr>
      <w:bookmarkStart w:colFirst="0" w:colLast="0" w:name="_heading=h.t81ayj7ar2ac" w:id="317"/>
      <w:bookmarkEnd w:id="317"/>
      <w:r w:rsidDel="00000000" w:rsidR="00000000" w:rsidRPr="00000000">
        <w:rPr>
          <w:rtl w:val="0"/>
        </w:rPr>
        <w:t xml:space="preserve">5.3 Lightweight cryptography and constrained devices</w:t>
      </w:r>
    </w:p>
    <w:p w:rsidR="00000000" w:rsidDel="00000000" w:rsidP="00000000" w:rsidRDefault="00000000" w:rsidRPr="00000000" w14:paraId="00000AA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A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A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A8">
      <w:pPr>
        <w:numPr>
          <w:ilvl w:val="0"/>
          <w:numId w:val="1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A9">
      <w:pPr>
        <w:numPr>
          <w:ilvl w:val="0"/>
          <w:numId w:val="1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AA">
      <w:pPr>
        <w:numPr>
          <w:ilvl w:val="0"/>
          <w:numId w:val="1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2">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A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AD">
      <w:pPr>
        <w:pStyle w:val="Heading2"/>
        <w:ind w:left="0" w:firstLine="0"/>
        <w:rPr/>
      </w:pPr>
      <w:bookmarkStart w:colFirst="0" w:colLast="0" w:name="_heading=h.g0bezd2bi3zn" w:id="318"/>
      <w:bookmarkEnd w:id="318"/>
      <w:r w:rsidDel="00000000" w:rsidR="00000000" w:rsidRPr="00000000">
        <w:rPr>
          <w:rtl w:val="0"/>
        </w:rPr>
        <w:t xml:space="preserve">5.4 Implementation notes</w:t>
      </w:r>
    </w:p>
    <w:p w:rsidR="00000000" w:rsidDel="00000000" w:rsidP="00000000" w:rsidRDefault="00000000" w:rsidRPr="00000000" w14:paraId="00000AA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A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B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B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B2">
      <w:pPr>
        <w:pStyle w:val="Heading3"/>
        <w:ind w:left="0" w:firstLine="0"/>
        <w:rPr/>
      </w:pPr>
      <w:bookmarkStart w:colFirst="0" w:colLast="0" w:name="_heading=h.h5vxo4k0bdpo" w:id="319"/>
      <w:bookmarkEnd w:id="319"/>
      <w:r w:rsidDel="00000000" w:rsidR="00000000" w:rsidRPr="00000000">
        <w:rPr>
          <w:rtl w:val="0"/>
        </w:rPr>
        <w:t xml:space="preserve">5.4.1 Authentication of Clients by the Server</w:t>
      </w:r>
    </w:p>
    <w:p w:rsidR="00000000" w:rsidDel="00000000" w:rsidP="00000000" w:rsidRDefault="00000000" w:rsidRPr="00000000" w14:paraId="00000AB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5">
        <w:r w:rsidDel="00000000" w:rsidR="00000000" w:rsidRPr="00000000">
          <w:rPr>
            <w:rFonts w:ascii="Arial" w:cs="Arial" w:eastAsia="Arial" w:hAnsi="Arial"/>
            <w:color w:val="000000"/>
            <w:shd w:fill="auto" w:val="clear"/>
            <w:rtl w:val="0"/>
          </w:rPr>
          <w:t xml:space="preserve"> </w:t>
        </w:r>
      </w:hyperlink>
      <w:hyperlink r:id="rId126">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7">
        <w:r w:rsidDel="00000000" w:rsidR="00000000" w:rsidRPr="00000000">
          <w:rPr>
            <w:rFonts w:ascii="Arial" w:cs="Arial" w:eastAsia="Arial" w:hAnsi="Arial"/>
            <w:color w:val="000000"/>
            <w:shd w:fill="auto" w:val="clear"/>
            <w:rtl w:val="0"/>
          </w:rPr>
          <w:t xml:space="preserve"> </w:t>
        </w:r>
      </w:hyperlink>
      <w:hyperlink r:id="rId128">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B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B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B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B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29">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B8">
      <w:pPr>
        <w:pStyle w:val="Heading3"/>
        <w:ind w:left="0" w:firstLine="0"/>
        <w:rPr/>
      </w:pPr>
      <w:bookmarkStart w:colFirst="0" w:colLast="0" w:name="_heading=h.lexe5j11rq4v" w:id="320"/>
      <w:bookmarkEnd w:id="320"/>
      <w:r w:rsidDel="00000000" w:rsidR="00000000" w:rsidRPr="00000000">
        <w:rPr>
          <w:rtl w:val="0"/>
        </w:rPr>
        <w:t xml:space="preserve">5.4.2 Authorization of Clients by the Server</w:t>
      </w:r>
    </w:p>
    <w:p w:rsidR="00000000" w:rsidDel="00000000" w:rsidP="00000000" w:rsidRDefault="00000000" w:rsidRPr="00000000" w14:paraId="00000AB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B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B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B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BD">
      <w:pPr>
        <w:pStyle w:val="Heading3"/>
        <w:ind w:left="0" w:firstLine="0"/>
        <w:rPr/>
      </w:pPr>
      <w:bookmarkStart w:colFirst="0" w:colLast="0" w:name="_heading=h.jysh3cxpsb6d" w:id="321"/>
      <w:bookmarkEnd w:id="321"/>
      <w:r w:rsidDel="00000000" w:rsidR="00000000" w:rsidRPr="00000000">
        <w:rPr>
          <w:rtl w:val="0"/>
        </w:rPr>
        <w:t xml:space="preserve">5.4.3 Authentication of the Server by the Client</w:t>
      </w:r>
    </w:p>
    <w:p w:rsidR="00000000" w:rsidDel="00000000" w:rsidP="00000000" w:rsidRDefault="00000000" w:rsidRPr="00000000" w14:paraId="00000AB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C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C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C2">
      <w:pPr>
        <w:pStyle w:val="Heading3"/>
        <w:ind w:left="0" w:firstLine="0"/>
        <w:rPr/>
      </w:pPr>
      <w:bookmarkStart w:colFirst="0" w:colLast="0" w:name="_heading=h.ot7sd3b9qzjh" w:id="322"/>
      <w:bookmarkEnd w:id="322"/>
      <w:r w:rsidDel="00000000" w:rsidR="00000000" w:rsidRPr="00000000">
        <w:rPr>
          <w:rtl w:val="0"/>
        </w:rPr>
        <w:t xml:space="preserve">5.4.4 Integrity of Application Messages and MQTT-SN Control Packets</w:t>
      </w:r>
    </w:p>
    <w:p w:rsidR="00000000" w:rsidDel="00000000" w:rsidP="00000000" w:rsidRDefault="00000000" w:rsidRPr="00000000" w14:paraId="00000AC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C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C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C6">
      <w:pPr>
        <w:pStyle w:val="Heading3"/>
        <w:ind w:left="0" w:firstLine="0"/>
        <w:rPr/>
      </w:pPr>
      <w:bookmarkStart w:colFirst="0" w:colLast="0" w:name="_heading=h.zdgt1oam65sj" w:id="323"/>
      <w:bookmarkEnd w:id="323"/>
      <w:r w:rsidDel="00000000" w:rsidR="00000000" w:rsidRPr="00000000">
        <w:rPr>
          <w:rtl w:val="0"/>
        </w:rPr>
        <w:t xml:space="preserve">5.4.5 Privacy of Application Messages and MQTT-SN Control Packets</w:t>
      </w:r>
    </w:p>
    <w:p w:rsidR="00000000" w:rsidDel="00000000" w:rsidP="00000000" w:rsidRDefault="00000000" w:rsidRPr="00000000" w14:paraId="00000AC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2">
        <w:r w:rsidDel="00000000" w:rsidR="00000000" w:rsidRPr="00000000">
          <w:rPr>
            <w:rFonts w:ascii="Arial" w:cs="Arial" w:eastAsia="Arial" w:hAnsi="Arial"/>
            <w:color w:val="000000"/>
            <w:shd w:fill="auto" w:val="clear"/>
            <w:rtl w:val="0"/>
          </w:rPr>
          <w:t xml:space="preserve"> </w:t>
        </w:r>
      </w:hyperlink>
      <w:hyperlink r:id="rId133">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C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C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C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CB">
      <w:pPr>
        <w:pStyle w:val="Heading3"/>
        <w:ind w:left="0" w:firstLine="0"/>
        <w:rPr/>
      </w:pPr>
      <w:bookmarkStart w:colFirst="0" w:colLast="0" w:name="_heading=h.xh57vyfcv2nk" w:id="324"/>
      <w:bookmarkEnd w:id="324"/>
      <w:r w:rsidDel="00000000" w:rsidR="00000000" w:rsidRPr="00000000">
        <w:rPr>
          <w:rtl w:val="0"/>
        </w:rPr>
        <w:t xml:space="preserve">5.4.6 Non-repudiation of message transmission</w:t>
      </w:r>
    </w:p>
    <w:p w:rsidR="00000000" w:rsidDel="00000000" w:rsidP="00000000" w:rsidRDefault="00000000" w:rsidRPr="00000000" w14:paraId="00000AC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CD">
      <w:pPr>
        <w:pStyle w:val="Heading3"/>
        <w:ind w:left="0" w:firstLine="0"/>
        <w:rPr/>
      </w:pPr>
      <w:bookmarkStart w:colFirst="0" w:colLast="0" w:name="_heading=h.e8wrqxkc3xaj" w:id="325"/>
      <w:bookmarkEnd w:id="325"/>
      <w:r w:rsidDel="00000000" w:rsidR="00000000" w:rsidRPr="00000000">
        <w:rPr>
          <w:rtl w:val="0"/>
        </w:rPr>
        <w:t xml:space="preserve">5.4.7 Detecting compromise of Clients and Servers</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C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7">
        <w:r w:rsidDel="00000000" w:rsidR="00000000" w:rsidRPr="00000000">
          <w:rPr>
            <w:rFonts w:ascii="Arial" w:cs="Arial" w:eastAsia="Arial" w:hAnsi="Arial"/>
            <w:color w:val="000000"/>
            <w:shd w:fill="auto" w:val="clear"/>
            <w:rtl w:val="0"/>
          </w:rPr>
          <w:t xml:space="preserve"> </w:t>
        </w:r>
      </w:hyperlink>
      <w:hyperlink r:id="rId138">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39">
        <w:r w:rsidDel="00000000" w:rsidR="00000000" w:rsidRPr="00000000">
          <w:rPr>
            <w:rFonts w:ascii="Arial" w:cs="Arial" w:eastAsia="Arial" w:hAnsi="Arial"/>
            <w:color w:val="000000"/>
            <w:shd w:fill="auto" w:val="clear"/>
            <w:rtl w:val="0"/>
          </w:rPr>
          <w:t xml:space="preserve"> </w:t>
        </w:r>
      </w:hyperlink>
      <w:hyperlink r:id="rId140">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D1">
      <w:pPr>
        <w:pStyle w:val="Heading3"/>
        <w:ind w:left="0" w:firstLine="0"/>
        <w:rPr/>
      </w:pPr>
      <w:bookmarkStart w:colFirst="0" w:colLast="0" w:name="_heading=h.z4zuc51rmam1" w:id="326"/>
      <w:bookmarkEnd w:id="326"/>
      <w:r w:rsidDel="00000000" w:rsidR="00000000" w:rsidRPr="00000000">
        <w:rPr>
          <w:rtl w:val="0"/>
        </w:rPr>
        <w:t xml:space="preserve">5.4.8 Detecting abnormal behaviors</w:t>
      </w:r>
    </w:p>
    <w:p w:rsidR="00000000" w:rsidDel="00000000" w:rsidP="00000000" w:rsidRDefault="00000000" w:rsidRPr="00000000" w14:paraId="00000AD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D3">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D4">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D5">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D6">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D7">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D8">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D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D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D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DC">
      <w:pPr>
        <w:pStyle w:val="Heading3"/>
        <w:ind w:left="0" w:firstLine="0"/>
        <w:rPr/>
      </w:pPr>
      <w:bookmarkStart w:colFirst="0" w:colLast="0" w:name="_heading=h.wh4qb21u9cfo" w:id="327"/>
      <w:bookmarkEnd w:id="327"/>
      <w:r w:rsidDel="00000000" w:rsidR="00000000" w:rsidRPr="00000000">
        <w:rPr>
          <w:rtl w:val="0"/>
        </w:rPr>
        <w:t xml:space="preserve">5.4.9 Handling of Disallowed Unicode code points</w:t>
      </w:r>
    </w:p>
    <w:p w:rsidR="00000000" w:rsidDel="00000000" w:rsidP="00000000" w:rsidRDefault="00000000" w:rsidRPr="00000000" w14:paraId="00000ADD">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D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D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E0">
      <w:pPr>
        <w:pStyle w:val="Heading4"/>
        <w:ind w:left="0" w:firstLine="0"/>
        <w:rPr/>
      </w:pPr>
      <w:bookmarkStart w:colFirst="0" w:colLast="0" w:name="_heading=h.nz5eemy59ri" w:id="328"/>
      <w:bookmarkEnd w:id="328"/>
      <w:r w:rsidDel="00000000" w:rsidR="00000000" w:rsidRPr="00000000">
        <w:rPr>
          <w:rtl w:val="0"/>
        </w:rPr>
        <w:t xml:space="preserve">5.4.9.1 Considerations for the use of Disallowed Unicode code points</w:t>
      </w:r>
    </w:p>
    <w:p w:rsidR="00000000" w:rsidDel="00000000" w:rsidP="00000000" w:rsidRDefault="00000000" w:rsidRPr="00000000" w14:paraId="00000AE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E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E3">
      <w:pPr>
        <w:pStyle w:val="Heading4"/>
        <w:ind w:left="0" w:firstLine="0"/>
        <w:rPr/>
      </w:pPr>
      <w:bookmarkStart w:colFirst="0" w:colLast="0" w:name="_heading=h.bynx7fjpvxum" w:id="329"/>
      <w:bookmarkEnd w:id="329"/>
      <w:r w:rsidDel="00000000" w:rsidR="00000000" w:rsidRPr="00000000">
        <w:rPr>
          <w:rtl w:val="0"/>
        </w:rPr>
        <w:t xml:space="preserve">5.4.9.2 Interactions between Publishers and Subscribers</w:t>
      </w:r>
    </w:p>
    <w:p w:rsidR="00000000" w:rsidDel="00000000" w:rsidP="00000000" w:rsidRDefault="00000000" w:rsidRPr="00000000" w14:paraId="00000AE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E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E6">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E7">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E8">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E9">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EA">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EB">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EC">
      <w:pPr>
        <w:numPr>
          <w:ilvl w:val="1"/>
          <w:numId w:val="65"/>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ED">
      <w:pPr>
        <w:numPr>
          <w:ilvl w:val="1"/>
          <w:numId w:val="65"/>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EE">
      <w:pPr>
        <w:numPr>
          <w:ilvl w:val="1"/>
          <w:numId w:val="65"/>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EF">
      <w:pPr>
        <w:numPr>
          <w:ilvl w:val="1"/>
          <w:numId w:val="65"/>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F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F1">
      <w:pPr>
        <w:pStyle w:val="Heading4"/>
        <w:ind w:left="0" w:firstLine="0"/>
        <w:rPr/>
      </w:pPr>
      <w:bookmarkStart w:colFirst="0" w:colLast="0" w:name="_heading=h.d4dvwf8lgj0z" w:id="330"/>
      <w:bookmarkEnd w:id="330"/>
      <w:r w:rsidDel="00000000" w:rsidR="00000000" w:rsidRPr="00000000">
        <w:rPr>
          <w:rtl w:val="0"/>
        </w:rPr>
        <w:t xml:space="preserve">5.4.9.3 Remedies</w:t>
      </w:r>
    </w:p>
    <w:p w:rsidR="00000000" w:rsidDel="00000000" w:rsidP="00000000" w:rsidRDefault="00000000" w:rsidRPr="00000000" w14:paraId="00000AF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F3">
      <w:pPr>
        <w:numPr>
          <w:ilvl w:val="0"/>
          <w:numId w:val="5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F4">
      <w:pPr>
        <w:numPr>
          <w:ilvl w:val="0"/>
          <w:numId w:val="53"/>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F5">
      <w:pPr>
        <w:pStyle w:val="Heading3"/>
        <w:ind w:left="0" w:firstLine="0"/>
        <w:rPr/>
      </w:pPr>
      <w:bookmarkStart w:colFirst="0" w:colLast="0" w:name="_heading=h.tdlqgir6zrnb" w:id="331"/>
      <w:bookmarkEnd w:id="331"/>
      <w:r w:rsidDel="00000000" w:rsidR="00000000" w:rsidRPr="00000000">
        <w:rPr>
          <w:rtl w:val="0"/>
        </w:rPr>
        <w:t xml:space="preserve">5.4.10 Other security considerations</w:t>
      </w:r>
    </w:p>
    <w:p w:rsidR="00000000" w:rsidDel="00000000" w:rsidP="00000000" w:rsidRDefault="00000000" w:rsidRPr="00000000" w14:paraId="00000AF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1">
        <w:r w:rsidDel="00000000" w:rsidR="00000000" w:rsidRPr="00000000">
          <w:rPr>
            <w:rFonts w:ascii="Arial" w:cs="Arial" w:eastAsia="Arial" w:hAnsi="Arial"/>
            <w:color w:val="000000"/>
            <w:shd w:fill="auto" w:val="clear"/>
            <w:rtl w:val="0"/>
          </w:rPr>
          <w:t xml:space="preserve"> </w:t>
        </w:r>
      </w:hyperlink>
      <w:hyperlink r:id="rId142">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3">
        <w:r w:rsidDel="00000000" w:rsidR="00000000" w:rsidRPr="00000000">
          <w:rPr>
            <w:rFonts w:ascii="Arial" w:cs="Arial" w:eastAsia="Arial" w:hAnsi="Arial"/>
            <w:color w:val="000000"/>
            <w:shd w:fill="auto" w:val="clear"/>
            <w:rtl w:val="0"/>
          </w:rPr>
          <w:t xml:space="preserve"> </w:t>
        </w:r>
      </w:hyperlink>
      <w:hyperlink r:id="rId144">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F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F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F9">
      <w:pPr>
        <w:numPr>
          <w:ilvl w:val="0"/>
          <w:numId w:val="32"/>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FA">
      <w:pPr>
        <w:numPr>
          <w:ilvl w:val="0"/>
          <w:numId w:val="32"/>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FB">
      <w:pPr>
        <w:numPr>
          <w:ilvl w:val="0"/>
          <w:numId w:val="32"/>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F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FD">
      <w:pPr>
        <w:pStyle w:val="Heading3"/>
        <w:ind w:left="0" w:firstLine="0"/>
        <w:rPr/>
      </w:pPr>
      <w:bookmarkStart w:colFirst="0" w:colLast="0" w:name="_heading=h.ndkmfsfe6rvr" w:id="332"/>
      <w:bookmarkEnd w:id="332"/>
      <w:r w:rsidDel="00000000" w:rsidR="00000000" w:rsidRPr="00000000">
        <w:rPr>
          <w:rtl w:val="0"/>
        </w:rPr>
        <w:t xml:space="preserve">5.4.11 Use of SOCKS</w:t>
      </w:r>
    </w:p>
    <w:p w:rsidR="00000000" w:rsidDel="00000000" w:rsidP="00000000" w:rsidRDefault="00000000" w:rsidRPr="00000000" w14:paraId="00000AF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5">
        <w:r w:rsidDel="00000000" w:rsidR="00000000" w:rsidRPr="00000000">
          <w:rPr>
            <w:rFonts w:ascii="Arial" w:cs="Arial" w:eastAsia="Arial" w:hAnsi="Arial"/>
            <w:color w:val="000000"/>
            <w:shd w:fill="auto" w:val="clear"/>
            <w:rtl w:val="0"/>
          </w:rPr>
          <w:t xml:space="preserve"> </w:t>
        </w:r>
      </w:hyperlink>
      <w:hyperlink r:id="rId146">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FF">
      <w:pPr>
        <w:pStyle w:val="Heading3"/>
        <w:ind w:left="0" w:firstLine="0"/>
        <w:rPr/>
      </w:pPr>
      <w:bookmarkStart w:colFirst="0" w:colLast="0" w:name="_heading=h.3e16slc3oya2" w:id="333"/>
      <w:bookmarkEnd w:id="333"/>
      <w:r w:rsidDel="00000000" w:rsidR="00000000" w:rsidRPr="00000000">
        <w:rPr>
          <w:rtl w:val="0"/>
        </w:rPr>
        <w:t xml:space="preserve">5.4.12 Security profiles</w:t>
      </w:r>
    </w:p>
    <w:p w:rsidR="00000000" w:rsidDel="00000000" w:rsidP="00000000" w:rsidRDefault="00000000" w:rsidRPr="00000000" w14:paraId="00000B0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01">
      <w:pPr>
        <w:pStyle w:val="Heading4"/>
        <w:ind w:left="0" w:firstLine="0"/>
        <w:rPr/>
      </w:pPr>
      <w:bookmarkStart w:colFirst="0" w:colLast="0" w:name="_heading=h.mkfs4hgl2fw9" w:id="334"/>
      <w:bookmarkEnd w:id="334"/>
      <w:r w:rsidDel="00000000" w:rsidR="00000000" w:rsidRPr="00000000">
        <w:rPr>
          <w:rtl w:val="0"/>
        </w:rPr>
        <w:t xml:space="preserve">5.4.12.1 Clear communication profile</w:t>
      </w:r>
    </w:p>
    <w:p w:rsidR="00000000" w:rsidDel="00000000" w:rsidP="00000000" w:rsidRDefault="00000000" w:rsidRPr="00000000" w14:paraId="00000B0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03">
      <w:pPr>
        <w:pStyle w:val="Heading4"/>
        <w:ind w:left="0" w:firstLine="0"/>
        <w:rPr/>
      </w:pPr>
      <w:bookmarkStart w:colFirst="0" w:colLast="0" w:name="_heading=h.z2enj073z0k8" w:id="335"/>
      <w:bookmarkEnd w:id="335"/>
      <w:r w:rsidDel="00000000" w:rsidR="00000000" w:rsidRPr="00000000">
        <w:rPr>
          <w:rtl w:val="0"/>
        </w:rPr>
        <w:t xml:space="preserve">5.4.12.2 Secured network communication profile</w:t>
      </w:r>
    </w:p>
    <w:p w:rsidR="00000000" w:rsidDel="00000000" w:rsidP="00000000" w:rsidRDefault="00000000" w:rsidRPr="00000000" w14:paraId="00000B0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B05">
      <w:pPr>
        <w:pStyle w:val="Heading4"/>
        <w:ind w:left="0" w:firstLine="0"/>
        <w:rPr/>
      </w:pPr>
      <w:bookmarkStart w:colFirst="0" w:colLast="0" w:name="_heading=h.uimbujrr2hqo" w:id="336"/>
      <w:bookmarkEnd w:id="336"/>
      <w:r w:rsidDel="00000000" w:rsidR="00000000" w:rsidRPr="00000000">
        <w:rPr>
          <w:rtl w:val="0"/>
        </w:rPr>
        <w:t xml:space="preserve">5.4.12.3 Secured transport profile</w:t>
      </w:r>
    </w:p>
    <w:p w:rsidR="00000000" w:rsidDel="00000000" w:rsidP="00000000" w:rsidRDefault="00000000" w:rsidRPr="00000000" w14:paraId="00000B0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0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08">
      <w:pPr>
        <w:pStyle w:val="Heading4"/>
        <w:ind w:left="0" w:firstLine="0"/>
        <w:rPr/>
      </w:pPr>
      <w:bookmarkStart w:colFirst="0" w:colLast="0" w:name="_heading=h.5h0rls4zwxer" w:id="337"/>
      <w:bookmarkEnd w:id="337"/>
      <w:r w:rsidDel="00000000" w:rsidR="00000000" w:rsidRPr="00000000">
        <w:rPr>
          <w:rtl w:val="0"/>
        </w:rPr>
        <w:t xml:space="preserve">5.4.12.4 Industry specific security profiles</w:t>
      </w:r>
    </w:p>
    <w:p w:rsidR="00000000" w:rsidDel="00000000" w:rsidP="00000000" w:rsidRDefault="00000000" w:rsidRPr="00000000" w14:paraId="00000B0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0A">
      <w:pPr>
        <w:spacing w:after="0" w:before="0" w:line="276" w:lineRule="auto"/>
        <w:ind w:left="0" w:right="0" w:firstLine="0"/>
        <w:rPr>
          <w:rFonts w:ascii="Arial" w:cs="Arial" w:eastAsia="Arial" w:hAnsi="Arial"/>
          <w:color w:val="000000"/>
          <w:shd w:fill="auto" w:val="clear"/>
        </w:rPr>
      </w:pPr>
      <w:hyperlink r:id="rId148">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4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0C">
      <w:pPr>
        <w:pStyle w:val="Heading1"/>
        <w:ind w:left="0" w:firstLine="0"/>
        <w:rPr>
          <w:rFonts w:ascii="Arial" w:cs="Arial" w:eastAsia="Arial" w:hAnsi="Arial"/>
        </w:rPr>
      </w:pPr>
      <w:bookmarkStart w:colFirst="0" w:colLast="0" w:name="_heading=h.2k82xt6" w:id="338"/>
      <w:bookmarkEnd w:id="338"/>
      <w:r w:rsidDel="00000000" w:rsidR="00000000" w:rsidRPr="00000000">
        <w:rPr>
          <w:rFonts w:ascii="Arial" w:cs="Arial" w:eastAsia="Arial" w:hAnsi="Arial"/>
          <w:rtl w:val="0"/>
        </w:rPr>
        <w:t xml:space="preserve">6 Conformance</w:t>
      </w:r>
    </w:p>
    <w:p w:rsidR="00000000" w:rsidDel="00000000" w:rsidP="00000000" w:rsidRDefault="00000000" w:rsidRPr="00000000" w14:paraId="00000B0D">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0">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B0E">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1">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0F">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2">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10">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B11">
      <w:pPr>
        <w:pStyle w:val="Heading1"/>
        <w:spacing w:after="360" w:before="360" w:lineRule="auto"/>
        <w:ind w:left="0" w:firstLine="0"/>
        <w:rPr/>
      </w:pPr>
      <w:bookmarkStart w:colFirst="0" w:colLast="0" w:name="_heading=h.bc8w7ov5oli4" w:id="339"/>
      <w:bookmarkEnd w:id="339"/>
      <w:r w:rsidDel="00000000" w:rsidR="00000000" w:rsidRPr="00000000">
        <w:rPr>
          <w:rtl w:val="0"/>
        </w:rPr>
        <w:t xml:space="preserve">Appendix A. Acknowledgments</w:t>
      </w:r>
    </w:p>
    <w:p w:rsidR="00000000" w:rsidDel="00000000" w:rsidP="00000000" w:rsidRDefault="00000000" w:rsidRPr="00000000" w14:paraId="00000B1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13">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14">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15">
      <w:pPr>
        <w:pStyle w:val="Heading2"/>
        <w:spacing w:after="120" w:before="240" w:lineRule="auto"/>
        <w:ind w:left="0" w:firstLine="0"/>
        <w:rPr/>
      </w:pPr>
      <w:bookmarkStart w:colFirst="0" w:colLast="0" w:name="_heading=h.glow6i83isd5" w:id="340"/>
      <w:bookmarkEnd w:id="340"/>
      <w:r w:rsidDel="00000000" w:rsidR="00000000" w:rsidRPr="00000000">
        <w:rPr>
          <w:rtl w:val="0"/>
        </w:rPr>
        <w:t xml:space="preserve">A.1 Special Thanks</w:t>
      </w:r>
    </w:p>
    <w:p w:rsidR="00000000" w:rsidDel="00000000" w:rsidP="00000000" w:rsidRDefault="00000000" w:rsidRPr="00000000" w14:paraId="00000B16">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17">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18">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19">
      <w:pPr>
        <w:pStyle w:val="Heading2"/>
        <w:spacing w:after="120" w:before="240" w:lineRule="auto"/>
        <w:ind w:left="0" w:firstLine="0"/>
        <w:rPr/>
      </w:pPr>
      <w:bookmarkStart w:colFirst="0" w:colLast="0" w:name="_heading=h.tdeowwajj1wf" w:id="341"/>
      <w:bookmarkEnd w:id="341"/>
      <w:r w:rsidDel="00000000" w:rsidR="00000000" w:rsidRPr="00000000">
        <w:rPr>
          <w:rtl w:val="0"/>
        </w:rPr>
        <w:t xml:space="preserve">A.2 Participants</w:t>
      </w:r>
    </w:p>
    <w:p w:rsidR="00000000" w:rsidDel="00000000" w:rsidP="00000000" w:rsidRDefault="00000000" w:rsidRPr="00000000" w14:paraId="00000B1A">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1C">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1D">
      <w:pPr>
        <w:pStyle w:val="Heading1"/>
        <w:spacing w:after="0" w:before="0" w:lineRule="auto"/>
        <w:ind w:left="0" w:right="0" w:firstLine="0"/>
        <w:rPr>
          <w:rFonts w:ascii="Arial" w:cs="Arial" w:eastAsia="Arial" w:hAnsi="Arial"/>
        </w:rPr>
      </w:pPr>
      <w:bookmarkStart w:colFirst="0" w:colLast="0" w:name="_heading=h.v94r25kxc2gv" w:id="342"/>
      <w:bookmarkEnd w:id="342"/>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1E">
      <w:pPr>
        <w:pStyle w:val="Heading1"/>
        <w:spacing w:after="200" w:before="0" w:lineRule="auto"/>
        <w:ind w:left="0" w:right="0" w:firstLine="0"/>
        <w:rPr/>
      </w:pPr>
      <w:bookmarkStart w:colFirst="0" w:colLast="0" w:name="_heading=h.xawx99h7jb7d" w:id="343"/>
      <w:bookmarkEnd w:id="343"/>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B1F">
      <w:pPr>
        <w:pStyle w:val="Heading2"/>
        <w:spacing w:after="0" w:before="0" w:lineRule="auto"/>
        <w:ind w:left="0" w:right="0" w:firstLine="0"/>
        <w:rPr/>
      </w:pPr>
      <w:bookmarkStart w:colFirst="0" w:colLast="0" w:name="_heading=h.x64cg1dbuhix" w:id="344"/>
      <w:bookmarkEnd w:id="344"/>
      <w:r w:rsidDel="00000000" w:rsidR="00000000" w:rsidRPr="00000000">
        <w:rPr>
          <w:rtl w:val="0"/>
        </w:rPr>
        <w:t xml:space="preserve">C.1 Example MQTT-SN Architectures</w:t>
      </w:r>
    </w:p>
    <w:p w:rsidR="00000000" w:rsidDel="00000000" w:rsidP="00000000" w:rsidRDefault="00000000" w:rsidRPr="00000000" w14:paraId="00000B2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B2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B22">
      <w:pPr>
        <w:numPr>
          <w:ilvl w:val="0"/>
          <w:numId w:val="48"/>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B23">
      <w:pPr>
        <w:numPr>
          <w:ilvl w:val="0"/>
          <w:numId w:val="48"/>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B24">
      <w:pPr>
        <w:numPr>
          <w:ilvl w:val="0"/>
          <w:numId w:val="48"/>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B25">
      <w:pPr>
        <w:numPr>
          <w:ilvl w:val="0"/>
          <w:numId w:val="48"/>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B2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B27">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B28">
      <w:pPr>
        <w:pStyle w:val="Heading3"/>
        <w:ind w:left="0" w:firstLine="0"/>
        <w:rPr>
          <w:rFonts w:ascii="Arial" w:cs="Arial" w:eastAsia="Arial" w:hAnsi="Arial"/>
        </w:rPr>
      </w:pPr>
      <w:bookmarkStart w:colFirst="0" w:colLast="0" w:name="_heading=h.2b4f1fsjt2po" w:id="345"/>
      <w:bookmarkEnd w:id="345"/>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B29">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B2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B2B">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B2C">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70" name="image40.png"/>
            <a:graphic>
              <a:graphicData uri="http://schemas.openxmlformats.org/drawingml/2006/picture">
                <pic:pic>
                  <pic:nvPicPr>
                    <pic:cNvPr id="0" name="image40.png"/>
                    <pic:cNvPicPr preferRelativeResize="0"/>
                  </pic:nvPicPr>
                  <pic:blipFill>
                    <a:blip r:embed="rId153"/>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B2D">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B2E">
      <w:pPr>
        <w:pStyle w:val="Heading3"/>
        <w:spacing w:line="276" w:lineRule="auto"/>
        <w:ind w:left="0" w:firstLine="0"/>
        <w:rPr>
          <w:rFonts w:ascii="Arial" w:cs="Arial" w:eastAsia="Arial" w:hAnsi="Arial"/>
        </w:rPr>
      </w:pPr>
      <w:bookmarkStart w:colFirst="0" w:colLast="0" w:name="_heading=h.c0y537komx52" w:id="346"/>
      <w:bookmarkEnd w:id="346"/>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B2F">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B30">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B31">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4" name="image20.png"/>
            <a:graphic>
              <a:graphicData uri="http://schemas.openxmlformats.org/drawingml/2006/picture">
                <pic:pic>
                  <pic:nvPicPr>
                    <pic:cNvPr id="0" name="image20.png"/>
                    <pic:cNvPicPr preferRelativeResize="0"/>
                  </pic:nvPicPr>
                  <pic:blipFill>
                    <a:blip r:embed="rId154"/>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B32">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B33">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B34">
      <w:pPr>
        <w:pStyle w:val="Heading3"/>
        <w:keepLines w:val="1"/>
        <w:spacing w:after="64" w:before="0" w:line="276" w:lineRule="auto"/>
        <w:ind w:left="0" w:firstLine="0"/>
        <w:rPr/>
      </w:pPr>
      <w:bookmarkStart w:colFirst="0" w:colLast="0" w:name="_heading=h.ydw0bb14xbf" w:id="347"/>
      <w:bookmarkEnd w:id="347"/>
      <w:r w:rsidDel="00000000" w:rsidR="00000000" w:rsidRPr="00000000">
        <w:rPr>
          <w:rtl w:val="0"/>
        </w:rPr>
        <w:t xml:space="preserve">C.1.3 Forwarder </w:t>
      </w:r>
    </w:p>
    <w:p w:rsidR="00000000" w:rsidDel="00000000" w:rsidP="00000000" w:rsidRDefault="00000000" w:rsidRPr="00000000" w14:paraId="00000B35">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36">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37">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38">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49" name="image42.png"/>
            <a:graphic>
              <a:graphicData uri="http://schemas.openxmlformats.org/drawingml/2006/picture">
                <pic:pic>
                  <pic:nvPicPr>
                    <pic:cNvPr id="0" name="image42.png"/>
                    <pic:cNvPicPr preferRelativeResize="0"/>
                  </pic:nvPicPr>
                  <pic:blipFill>
                    <a:blip r:embed="rId155"/>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39">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3A">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7" name="image29.png"/>
            <a:graphic>
              <a:graphicData uri="http://schemas.openxmlformats.org/drawingml/2006/picture">
                <pic:pic>
                  <pic:nvPicPr>
                    <pic:cNvPr id="0" name="image29.png"/>
                    <pic:cNvPicPr preferRelativeResize="0"/>
                  </pic:nvPicPr>
                  <pic:blipFill>
                    <a:blip r:embed="rId156"/>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pStyle w:val="Heading3"/>
        <w:keepLines w:val="1"/>
        <w:spacing w:after="64" w:before="0" w:line="259" w:lineRule="auto"/>
        <w:ind w:left="0" w:firstLine="0"/>
        <w:rPr/>
      </w:pPr>
      <w:bookmarkStart w:colFirst="0" w:colLast="0" w:name="_heading=h.ss5hrr76rn" w:id="348"/>
      <w:bookmarkEnd w:id="348"/>
      <w:r w:rsidDel="00000000" w:rsidR="00000000" w:rsidRPr="00000000">
        <w:rPr>
          <w:rtl w:val="0"/>
        </w:rPr>
        <w:t xml:space="preserve">C.1.4 MQTT-SN Broker</w:t>
      </w:r>
    </w:p>
    <w:p w:rsidR="00000000" w:rsidDel="00000000" w:rsidP="00000000" w:rsidRDefault="00000000" w:rsidRPr="00000000" w14:paraId="00000B3C">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B3D">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B3E">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3F">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37.png"/>
            <a:graphic>
              <a:graphicData uri="http://schemas.openxmlformats.org/drawingml/2006/picture">
                <pic:pic>
                  <pic:nvPicPr>
                    <pic:cNvPr id="0" name="image37.png"/>
                    <pic:cNvPicPr preferRelativeResize="0"/>
                  </pic:nvPicPr>
                  <pic:blipFill>
                    <a:blip r:embed="rId157"/>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41">
      <w:pPr>
        <w:pStyle w:val="Heading2"/>
        <w:keepLines w:val="1"/>
        <w:spacing w:after="64" w:before="200" w:line="259" w:lineRule="auto"/>
        <w:ind w:left="0" w:firstLine="0"/>
        <w:rPr/>
      </w:pPr>
      <w:bookmarkStart w:colFirst="0" w:colLast="0" w:name="_heading=h.4ekjvzaoz0kn" w:id="349"/>
      <w:bookmarkEnd w:id="349"/>
      <w:r w:rsidDel="00000000" w:rsidR="00000000" w:rsidRPr="00000000">
        <w:rPr>
          <w:rtl w:val="0"/>
        </w:rPr>
        <w:t xml:space="preserve">C.2 Server Congestion</w:t>
      </w:r>
    </w:p>
    <w:p w:rsidR="00000000" w:rsidDel="00000000" w:rsidP="00000000" w:rsidRDefault="00000000" w:rsidRPr="00000000" w14:paraId="00000B42">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B43">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44">
      <w:pPr>
        <w:pStyle w:val="Heading2"/>
        <w:ind w:left="0" w:firstLine="0"/>
        <w:rPr/>
      </w:pPr>
      <w:bookmarkStart w:colFirst="0" w:colLast="0" w:name="_heading=h.te266ghzmyuk" w:id="350"/>
      <w:bookmarkEnd w:id="350"/>
      <w:r w:rsidDel="00000000" w:rsidR="00000000" w:rsidRPr="00000000">
        <w:br w:type="page"/>
      </w:r>
      <w:r w:rsidDel="00000000" w:rsidR="00000000" w:rsidRPr="00000000">
        <w:rPr>
          <w:rtl w:val="0"/>
        </w:rPr>
      </w:r>
    </w:p>
    <w:p w:rsidR="00000000" w:rsidDel="00000000" w:rsidP="00000000" w:rsidRDefault="00000000" w:rsidRPr="00000000" w14:paraId="00000B45">
      <w:pPr>
        <w:pStyle w:val="Heading2"/>
        <w:ind w:left="0" w:firstLine="0"/>
        <w:rPr/>
      </w:pPr>
      <w:bookmarkStart w:colFirst="0" w:colLast="0" w:name="_heading=h.b7gl7rjnh27t" w:id="351"/>
      <w:bookmarkEnd w:id="351"/>
      <w:r w:rsidDel="00000000" w:rsidR="00000000" w:rsidRPr="00000000">
        <w:rPr>
          <w:rtl w:val="0"/>
        </w:rPr>
        <w:t xml:space="preserve">C.3 Example Timer and Counter Values</w:t>
      </w:r>
    </w:p>
    <w:p w:rsidR="00000000" w:rsidDel="00000000" w:rsidP="00000000" w:rsidRDefault="00000000" w:rsidRPr="00000000" w14:paraId="00000B46">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47">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48">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49">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4A">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B">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C">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E">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F">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1">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2">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3">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4">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5">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6">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8">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9">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A">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B">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C">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D">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E">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0">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1">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2">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63">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64">
      <w:pPr>
        <w:pStyle w:val="Heading2"/>
        <w:ind w:left="0" w:firstLine="0"/>
        <w:rPr>
          <w:rFonts w:ascii="Arial" w:cs="Arial" w:eastAsia="Arial" w:hAnsi="Arial"/>
        </w:rPr>
      </w:pPr>
      <w:bookmarkStart w:colFirst="0" w:colLast="0" w:name="_heading=h.5w55l32vza10" w:id="352"/>
      <w:bookmarkEnd w:id="352"/>
      <w:r w:rsidDel="00000000" w:rsidR="00000000" w:rsidRPr="00000000">
        <w:br w:type="page"/>
      </w:r>
      <w:r w:rsidDel="00000000" w:rsidR="00000000" w:rsidRPr="00000000">
        <w:rPr>
          <w:rtl w:val="0"/>
        </w:rPr>
      </w:r>
    </w:p>
    <w:p w:rsidR="00000000" w:rsidDel="00000000" w:rsidP="00000000" w:rsidRDefault="00000000" w:rsidRPr="00000000" w14:paraId="00000B65">
      <w:pPr>
        <w:pStyle w:val="Heading2"/>
        <w:ind w:left="0" w:firstLine="0"/>
        <w:rPr/>
      </w:pPr>
      <w:bookmarkStart w:colFirst="0" w:colLast="0" w:name="_heading=h.x5dohv2o2038" w:id="353"/>
      <w:bookmarkEnd w:id="353"/>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66">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67">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68">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69">
      <w:pPr>
        <w:numPr>
          <w:ilvl w:val="0"/>
          <w:numId w:val="39"/>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6A">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6B">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6C">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6D">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6E">
      <w:pPr>
        <w:numPr>
          <w:ilvl w:val="0"/>
          <w:numId w:val="39"/>
        </w:numPr>
        <w:spacing w:after="28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6F">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70">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71">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72">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73">
      <w:pPr>
        <w:pStyle w:val="Heading2"/>
        <w:keepLines w:val="1"/>
        <w:spacing w:after="77" w:before="0" w:line="259" w:lineRule="auto"/>
        <w:ind w:left="0" w:firstLine="0"/>
        <w:rPr/>
      </w:pPr>
      <w:bookmarkStart w:colFirst="0" w:colLast="0" w:name="_heading=h.gc2bf5yxnvwt" w:id="354"/>
      <w:bookmarkEnd w:id="354"/>
      <w:r w:rsidDel="00000000" w:rsidR="00000000" w:rsidRPr="00000000">
        <w:rPr>
          <w:rtl w:val="0"/>
        </w:rPr>
        <w:t xml:space="preserve">C.5 Client State Diagrams</w:t>
      </w:r>
    </w:p>
    <w:p w:rsidR="00000000" w:rsidDel="00000000" w:rsidP="00000000" w:rsidRDefault="00000000" w:rsidRPr="00000000" w14:paraId="00000B74">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B75">
      <w:pPr>
        <w:spacing w:after="0" w:before="200" w:lineRule="auto"/>
        <w:rPr>
          <w:i w:val="1"/>
          <w:sz w:val="19"/>
          <w:szCs w:val="19"/>
        </w:rPr>
      </w:pPr>
      <w:r w:rsidDel="00000000" w:rsidR="00000000" w:rsidRPr="00000000">
        <w:rPr>
          <w:i w:val="1"/>
          <w:sz w:val="19"/>
          <w:szCs w:val="19"/>
          <w:rtl w:val="0"/>
        </w:rPr>
        <w:t xml:space="preserve">Figure 4-8 – Server View of Client States - informative</w:t>
      </w:r>
    </w:p>
    <w:p w:rsidR="00000000" w:rsidDel="00000000" w:rsidP="00000000" w:rsidRDefault="00000000" w:rsidRPr="00000000" w14:paraId="00000B76">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7" name="image25.jpg"/>
            <a:graphic>
              <a:graphicData uri="http://schemas.openxmlformats.org/drawingml/2006/picture">
                <pic:pic>
                  <pic:nvPicPr>
                    <pic:cNvPr id="0" name="image25.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77">
      <w:pPr>
        <w:keepLines w:val="1"/>
        <w:spacing w:after="77" w:before="0" w:line="259" w:lineRule="auto"/>
        <w:ind w:left="0" w:firstLine="0"/>
        <w:rPr/>
      </w:pPr>
      <w:r w:rsidDel="00000000" w:rsidR="00000000" w:rsidRPr="00000000">
        <w:rPr>
          <w:rtl w:val="0"/>
        </w:rPr>
        <w:t xml:space="preserve">Figure 4-8 – Server View of Client States - informative</w:t>
      </w:r>
    </w:p>
    <w:p w:rsidR="00000000" w:rsidDel="00000000" w:rsidP="00000000" w:rsidRDefault="00000000" w:rsidRPr="00000000" w14:paraId="00000B78">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5" name="image25.jpg"/>
            <a:graphic>
              <a:graphicData uri="http://schemas.openxmlformats.org/drawingml/2006/picture">
                <pic:pic>
                  <pic:nvPicPr>
                    <pic:cNvPr id="0" name="image25.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B79">
      <w:pPr>
        <w:pStyle w:val="Heading2"/>
        <w:keepLines w:val="1"/>
        <w:spacing w:after="77" w:before="0" w:line="259" w:lineRule="auto"/>
        <w:ind w:left="0" w:firstLine="0"/>
        <w:rPr/>
      </w:pPr>
      <w:bookmarkStart w:colFirst="0" w:colLast="0" w:name="_heading=h.3zgec4ysq2bq" w:id="355"/>
      <w:bookmarkEnd w:id="355"/>
      <w:r w:rsidDel="00000000" w:rsidR="00000000" w:rsidRPr="00000000">
        <w:br w:type="page"/>
      </w:r>
      <w:r w:rsidDel="00000000" w:rsidR="00000000" w:rsidRPr="00000000">
        <w:rPr>
          <w:rtl w:val="0"/>
        </w:rPr>
      </w:r>
    </w:p>
    <w:p w:rsidR="00000000" w:rsidDel="00000000" w:rsidP="00000000" w:rsidRDefault="00000000" w:rsidRPr="00000000" w14:paraId="00000B7A">
      <w:pPr>
        <w:pStyle w:val="Heading2"/>
        <w:keepLines w:val="1"/>
        <w:spacing w:after="77" w:before="0" w:line="259" w:lineRule="auto"/>
        <w:ind w:left="0" w:firstLine="0"/>
        <w:rPr/>
      </w:pPr>
      <w:bookmarkStart w:colFirst="0" w:colLast="0" w:name="_heading=h.7bsjt8k2wcnj" w:id="356"/>
      <w:bookmarkEnd w:id="356"/>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7B">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7C">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0" name="image14.png"/>
            <a:graphic>
              <a:graphicData uri="http://schemas.openxmlformats.org/drawingml/2006/picture">
                <pic:pic>
                  <pic:nvPicPr>
                    <pic:cNvPr id="0" name="image14.png"/>
                    <pic:cNvPicPr preferRelativeResize="0"/>
                  </pic:nvPicPr>
                  <pic:blipFill>
                    <a:blip r:embed="rId15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7D">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B7E">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B7F">
      <w:pPr>
        <w:pStyle w:val="Heading3"/>
        <w:ind w:left="0" w:firstLine="0"/>
        <w:rPr/>
      </w:pPr>
      <w:bookmarkStart w:colFirst="0" w:colLast="0" w:name="_heading=h.d1955xpjj9qi" w:id="357"/>
      <w:bookmarkEnd w:id="357"/>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B80">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81">
      <w:pPr>
        <w:pStyle w:val="Heading3"/>
        <w:ind w:left="0" w:firstLine="0"/>
        <w:rPr/>
      </w:pPr>
      <w:bookmarkStart w:colFirst="0" w:colLast="0" w:name="_heading=h.z6s5szoqybu9" w:id="358"/>
      <w:bookmarkEnd w:id="358"/>
      <w:r w:rsidDel="00000000" w:rsidR="00000000" w:rsidRPr="00000000">
        <w:rPr>
          <w:rtl w:val="0"/>
        </w:rPr>
        <w:t xml:space="preserve">C.6.2 PUBLISH Flags</w:t>
      </w:r>
    </w:p>
    <w:p w:rsidR="00000000" w:rsidDel="00000000" w:rsidP="00000000" w:rsidRDefault="00000000" w:rsidRPr="00000000" w14:paraId="00000B82">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83">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84">
      <w:pPr>
        <w:pStyle w:val="Heading4"/>
        <w:spacing w:after="0" w:before="0" w:line="248.00000000000006" w:lineRule="auto"/>
        <w:ind w:left="0" w:right="6" w:firstLine="0"/>
        <w:rPr/>
      </w:pPr>
      <w:bookmarkStart w:colFirst="0" w:colLast="0" w:name="_heading=h.k49fswnusgzd" w:id="359"/>
      <w:bookmarkEnd w:id="359"/>
      <w:r w:rsidDel="00000000" w:rsidR="00000000" w:rsidRPr="00000000">
        <w:rPr>
          <w:rtl w:val="0"/>
        </w:rPr>
        <w:t xml:space="preserve">C.6.2.1 Topic Type</w:t>
      </w:r>
    </w:p>
    <w:p w:rsidR="00000000" w:rsidDel="00000000" w:rsidP="00000000" w:rsidRDefault="00000000" w:rsidRPr="00000000" w14:paraId="00000B85">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8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87">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88">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89">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8A">
      <w:pPr>
        <w:numPr>
          <w:ilvl w:val="0"/>
          <w:numId w:val="13"/>
        </w:numPr>
        <w:spacing w:after="20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0b10 - Short Topic Name. A two byte Topic Name, with the same syntax</w:t>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8B">
      <w:pPr>
        <w:pStyle w:val="Heading4"/>
        <w:spacing w:after="0" w:before="0" w:line="248.00000000000006" w:lineRule="auto"/>
        <w:ind w:left="0" w:right="6" w:firstLine="0"/>
        <w:rPr/>
      </w:pPr>
      <w:bookmarkStart w:colFirst="0" w:colLast="0" w:name="_heading=h.f8v6o4gdlqm1" w:id="360"/>
      <w:bookmarkEnd w:id="360"/>
      <w:r w:rsidDel="00000000" w:rsidR="00000000" w:rsidRPr="00000000">
        <w:rPr>
          <w:rtl w:val="0"/>
        </w:rPr>
        <w:t xml:space="preserve">C.6.2.2 QoS</w:t>
      </w:r>
    </w:p>
    <w:p w:rsidR="00000000" w:rsidDel="00000000" w:rsidP="00000000" w:rsidRDefault="00000000" w:rsidRPr="00000000" w14:paraId="00000B8C">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8D">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8E">
      <w:pPr>
        <w:pStyle w:val="Heading4"/>
        <w:spacing w:after="0" w:before="0" w:line="248.00000000000006" w:lineRule="auto"/>
        <w:ind w:left="0" w:right="6" w:firstLine="0"/>
        <w:rPr/>
      </w:pPr>
      <w:bookmarkStart w:colFirst="0" w:colLast="0" w:name="_heading=h.k1um9syapc89" w:id="361"/>
      <w:bookmarkEnd w:id="361"/>
      <w:r w:rsidDel="00000000" w:rsidR="00000000" w:rsidRPr="00000000">
        <w:rPr>
          <w:rtl w:val="0"/>
        </w:rPr>
        <w:t xml:space="preserve">C.6.2.3 DUP</w:t>
      </w:r>
    </w:p>
    <w:p w:rsidR="00000000" w:rsidDel="00000000" w:rsidP="00000000" w:rsidRDefault="00000000" w:rsidRPr="00000000" w14:paraId="00000B8F">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90">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91">
      <w:pPr>
        <w:pStyle w:val="Heading4"/>
        <w:spacing w:after="0" w:before="0" w:line="246.99999999999994" w:lineRule="auto"/>
        <w:ind w:left="0" w:right="6" w:firstLine="0"/>
        <w:rPr/>
      </w:pPr>
      <w:bookmarkStart w:colFirst="0" w:colLast="0" w:name="_heading=h.fdqzktr96rsl" w:id="362"/>
      <w:bookmarkEnd w:id="362"/>
      <w:r w:rsidDel="00000000" w:rsidR="00000000" w:rsidRPr="00000000">
        <w:rPr>
          <w:rtl w:val="0"/>
        </w:rPr>
        <w:t xml:space="preserve">C.6.2.4 Retain</w:t>
      </w:r>
    </w:p>
    <w:p w:rsidR="00000000" w:rsidDel="00000000" w:rsidP="00000000" w:rsidRDefault="00000000" w:rsidRPr="00000000" w14:paraId="00000B92">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93">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94">
      <w:pPr>
        <w:pStyle w:val="Heading3"/>
        <w:ind w:left="0" w:firstLine="0"/>
        <w:rPr/>
      </w:pPr>
      <w:bookmarkStart w:colFirst="0" w:colLast="0" w:name="_heading=h.vdd4u1anmq9" w:id="363"/>
      <w:bookmarkEnd w:id="363"/>
      <w:r w:rsidDel="00000000" w:rsidR="00000000" w:rsidRPr="00000000">
        <w:rPr>
          <w:rtl w:val="0"/>
        </w:rPr>
        <w:t xml:space="preserve">C.6.3 Topic Alias </w:t>
      </w:r>
    </w:p>
    <w:p w:rsidR="00000000" w:rsidDel="00000000" w:rsidP="00000000" w:rsidRDefault="00000000" w:rsidRPr="00000000" w14:paraId="00000B95">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96">
      <w:pPr>
        <w:pStyle w:val="Heading3"/>
        <w:spacing w:after="200" w:before="0" w:line="248.00000000000006" w:lineRule="auto"/>
        <w:ind w:left="0" w:firstLine="0"/>
        <w:rPr/>
      </w:pPr>
      <w:bookmarkStart w:colFirst="0" w:colLast="0" w:name="_heading=h.qpk20o16bg3e" w:id="364"/>
      <w:bookmarkEnd w:id="364"/>
      <w:r w:rsidDel="00000000" w:rsidR="00000000" w:rsidRPr="00000000">
        <w:rPr>
          <w:rtl w:val="0"/>
        </w:rPr>
        <w:t xml:space="preserve">C.6.4 Topic Short Name</w:t>
      </w:r>
    </w:p>
    <w:p w:rsidR="00000000" w:rsidDel="00000000" w:rsidP="00000000" w:rsidRDefault="00000000" w:rsidRPr="00000000" w14:paraId="00000B97">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98">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99">
      <w:pPr>
        <w:pStyle w:val="Heading3"/>
        <w:ind w:left="0" w:firstLine="0"/>
        <w:rPr/>
      </w:pPr>
      <w:bookmarkStart w:colFirst="0" w:colLast="0" w:name="_heading=h.n3kci6se3415" w:id="365"/>
      <w:bookmarkEnd w:id="365"/>
      <w:r w:rsidDel="00000000" w:rsidR="00000000" w:rsidRPr="00000000">
        <w:rPr>
          <w:rtl w:val="0"/>
        </w:rPr>
        <w:t xml:space="preserve">C.6.5 Topic Name Length</w:t>
      </w:r>
    </w:p>
    <w:p w:rsidR="00000000" w:rsidDel="00000000" w:rsidP="00000000" w:rsidRDefault="00000000" w:rsidRPr="00000000" w14:paraId="00000B9A">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9B">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9C">
      <w:pPr>
        <w:pStyle w:val="Heading3"/>
        <w:ind w:left="0" w:firstLine="0"/>
        <w:rPr/>
      </w:pPr>
      <w:bookmarkStart w:colFirst="0" w:colLast="0" w:name="_heading=h.fuo62t3iil3s" w:id="366"/>
      <w:bookmarkEnd w:id="366"/>
      <w:r w:rsidDel="00000000" w:rsidR="00000000" w:rsidRPr="00000000">
        <w:rPr>
          <w:rtl w:val="0"/>
        </w:rPr>
        <w:t xml:space="preserve">C.6.6 Topic Name</w:t>
      </w:r>
    </w:p>
    <w:p w:rsidR="00000000" w:rsidDel="00000000" w:rsidP="00000000" w:rsidRDefault="00000000" w:rsidRPr="00000000" w14:paraId="00000B9D">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9E">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9F">
      <w:pPr>
        <w:pStyle w:val="Heading3"/>
        <w:ind w:left="0" w:firstLine="0"/>
        <w:rPr/>
      </w:pPr>
      <w:bookmarkStart w:colFirst="0" w:colLast="0" w:name="_heading=h.krzmgvozyfdn" w:id="367"/>
      <w:bookmarkEnd w:id="367"/>
      <w:r w:rsidDel="00000000" w:rsidR="00000000" w:rsidRPr="00000000">
        <w:rPr>
          <w:rtl w:val="0"/>
        </w:rPr>
        <w:t xml:space="preserve">C.6.7 Payload</w:t>
      </w:r>
    </w:p>
    <w:p w:rsidR="00000000" w:rsidDel="00000000" w:rsidP="00000000" w:rsidRDefault="00000000" w:rsidRPr="00000000" w14:paraId="00000BA0">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A1">
      <w:pPr>
        <w:pStyle w:val="Heading3"/>
        <w:spacing w:after="306" w:lineRule="auto"/>
        <w:ind w:left="-5" w:firstLine="0"/>
        <w:rPr/>
      </w:pPr>
      <w:bookmarkStart w:colFirst="0" w:colLast="0" w:name="_heading=h.q6351elzwqpo" w:id="368"/>
      <w:bookmarkEnd w:id="368"/>
      <w:r w:rsidDel="00000000" w:rsidR="00000000" w:rsidRPr="00000000">
        <w:rPr>
          <w:rtl w:val="0"/>
        </w:rPr>
        <w:t xml:space="preserve">C.6.8 PUBLISH with QoS -1 Actions</w:t>
      </w:r>
    </w:p>
    <w:p w:rsidR="00000000" w:rsidDel="00000000" w:rsidP="00000000" w:rsidRDefault="00000000" w:rsidRPr="00000000" w14:paraId="00000BA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A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A4">
      <w:pPr>
        <w:pStyle w:val="Heading2"/>
        <w:keepLines w:val="1"/>
        <w:spacing w:after="64" w:before="0" w:line="259" w:lineRule="auto"/>
        <w:ind w:left="0" w:firstLine="0"/>
        <w:rPr/>
      </w:pPr>
      <w:bookmarkStart w:colFirst="0" w:colLast="0" w:name="_heading=h.em3zx8yhqijk" w:id="369"/>
      <w:bookmarkEnd w:id="369"/>
      <w:r w:rsidDel="00000000" w:rsidR="00000000" w:rsidRPr="00000000">
        <w:br w:type="page"/>
      </w:r>
      <w:r w:rsidDel="00000000" w:rsidR="00000000" w:rsidRPr="00000000">
        <w:rPr>
          <w:rtl w:val="0"/>
        </w:rPr>
      </w:r>
    </w:p>
    <w:p w:rsidR="00000000" w:rsidDel="00000000" w:rsidP="00000000" w:rsidRDefault="00000000" w:rsidRPr="00000000" w14:paraId="00000BA5">
      <w:pPr>
        <w:pStyle w:val="Heading2"/>
        <w:keepLines w:val="1"/>
        <w:spacing w:after="64" w:before="0" w:line="259" w:lineRule="auto"/>
        <w:ind w:left="0" w:firstLine="0"/>
        <w:rPr/>
      </w:pPr>
      <w:bookmarkStart w:colFirst="0" w:colLast="0" w:name="_heading=h.kble35c09nw4" w:id="370"/>
      <w:bookmarkEnd w:id="370"/>
      <w:r w:rsidDel="00000000" w:rsidR="00000000" w:rsidRPr="00000000">
        <w:rPr>
          <w:rtl w:val="0"/>
        </w:rPr>
        <w:t xml:space="preserve">C.7 Gateway Advertisement and Discovery</w:t>
      </w:r>
    </w:p>
    <w:p w:rsidR="00000000" w:rsidDel="00000000" w:rsidP="00000000" w:rsidRDefault="00000000" w:rsidRPr="00000000" w14:paraId="00000BA6">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A7">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A8">
      <w:pPr>
        <w:numPr>
          <w:ilvl w:val="0"/>
          <w:numId w:val="60"/>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A9">
      <w:pPr>
        <w:numPr>
          <w:ilvl w:val="0"/>
          <w:numId w:val="60"/>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AA">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BAB">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AC">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AD">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AE">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AF">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B0">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B1">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B2">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B3">
      <w:pPr>
        <w:pStyle w:val="Heading1"/>
        <w:spacing w:after="360" w:before="360" w:lineRule="auto"/>
        <w:ind w:left="0" w:firstLine="0"/>
        <w:rPr>
          <w:rFonts w:ascii="Arial" w:cs="Arial" w:eastAsia="Arial" w:hAnsi="Arial"/>
          <w:highlight w:val="yellow"/>
        </w:rPr>
      </w:pPr>
      <w:bookmarkStart w:colFirst="0" w:colLast="0" w:name="_heading=h.ewpzaw2f211a" w:id="371"/>
      <w:bookmarkEnd w:id="371"/>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B6">
      <w:pPr>
        <w:rPr>
          <w:rFonts w:ascii="Arial" w:cs="Arial" w:eastAsia="Arial" w:hAnsi="Arial"/>
          <w:highlight w:val="yellow"/>
        </w:rPr>
      </w:pPr>
      <w:sdt>
        <w:sdtPr>
          <w:id w:val="102005058"/>
          <w:tag w:val="goog_rdk_108"/>
        </w:sdtPr>
        <w:sdtContent>
          <w:commentRangeStart w:id="50"/>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50"/>
      <w:r w:rsidDel="00000000" w:rsidR="00000000" w:rsidRPr="00000000">
        <w:commentReference w:id="50"/>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C2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C2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3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4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8">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49">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4A">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4B">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4C">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0">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2">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4">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6">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8">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A">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C">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E">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0">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4">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8">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C">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E">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0">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2">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4">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6">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8">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A">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C">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Clarify definition and use of Server and Gateway terms. Removed radius fields from SEARCHGW and Forwarder Encapsulation. Limited sleep duration to less than session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E">
            <w:pPr>
              <w:rPr>
                <w:rFonts w:ascii="Arial" w:cs="Arial" w:eastAsia="Arial" w:hAnsi="Arial"/>
                <w:highlight w:val="yellow"/>
              </w:rPr>
            </w:pPr>
            <w:r w:rsidDel="00000000" w:rsidR="00000000" w:rsidRPr="00000000">
              <w:rPr>
                <w:rFonts w:ascii="Arial" w:cs="Arial" w:eastAsia="Arial" w:hAnsi="Arial"/>
                <w:highlight w:val="yellow"/>
                <w:rtl w:val="0"/>
              </w:rPr>
              <w:t xml:space="preserve">July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0">
            <w:pPr>
              <w:rPr>
                <w:rFonts w:ascii="Arial" w:cs="Arial" w:eastAsia="Arial" w:hAnsi="Arial"/>
                <w:highlight w:val="yellow"/>
              </w:rPr>
            </w:pPr>
            <w:r w:rsidDel="00000000" w:rsidR="00000000" w:rsidRPr="00000000">
              <w:rPr>
                <w:rFonts w:ascii="Arial" w:cs="Arial" w:eastAsia="Arial" w:hAnsi="Arial"/>
                <w:highlight w:val="yellow"/>
                <w:rtl w:val="0"/>
              </w:rPr>
              <w:t xml:space="preserve">In the CONNACK packet: moved Default Awake Messages Flags to a byte field; added flags to allow Network ID update and Sleep Duration on SLEEPRESP. Added Sleep Duration and Reason Code to SLEEPRESP.</w:t>
            </w:r>
          </w:p>
        </w:tc>
      </w:tr>
    </w:tbl>
    <w:p w:rsidR="00000000" w:rsidDel="00000000" w:rsidP="00000000" w:rsidRDefault="00000000" w:rsidRPr="00000000" w14:paraId="00000C81">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72"/>
      <w:bookmarkEnd w:id="372"/>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Johnson" w:id="28" w:date="2023-10-20T09:26:02Z">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29" w:date="2024-01-04T16:48:28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0" w:date="2025-04-20T13:32:09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19" w:date="2024-08-06T14:31:51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Ian Craggs" w:id="20" w:date="2025-06-17T14:43:58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discussion of this is in https://github.com/oasis-tcs/mqtt/issues/88</w:t>
      </w:r>
    </w:p>
  </w:comment>
  <w:comment w:author="davide.lenzarini@u-blox.com" w:id="24" w:date="2024-08-07T10:20:14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25" w:date="2025-03-05T18:04:37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davide.lenzarini@u-blox.com" w:id="14" w:date="2025-06-18T05:47:46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minimum "Maximum Packet Size" value tolerable before to raise a Protocol Error?</w:t>
      </w:r>
    </w:p>
  </w:comment>
  <w:comment w:author="Ian Craggs" w:id="15" w:date="2025-06-18T08:45:21Z">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not defined a minimum, nor does MQTT.</w:t>
      </w:r>
    </w:p>
  </w:comment>
  <w:comment w:author="davide.lenzarini@u-blox.com" w:id="16" w:date="2025-06-18T09:41:52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considered a protocol error if the "Maximum Packet Size" value is &lt;3 for instance as 3 bytes is the min size of a DISCONNECT packet.</w:t>
      </w:r>
    </w:p>
  </w:comment>
  <w:comment w:author="davide.lenzarini@u-blox.com" w:id="0" w:date="2023-12-08T14:13:08Z">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42" w:date="2025-07-17T14:02:46Z">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WILL message sent in this case?</w:t>
      </w:r>
    </w:p>
  </w:comment>
  <w:comment w:author="davide.lenzarini@u-blox.com" w:id="4" w:date="2025-05-28T06:55:09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definition of "Publish Packet". Can we introduce the term "Publish Packet": A publish packet has an Application Message as payload.</w:t>
      </w:r>
    </w:p>
  </w:comment>
  <w:comment w:author="Andrew Banks" w:id="26" w:date="2025-05-29T15:45:10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seems to be some conformance clauses missing here. For example its not clear whether the server deletes the Virtual Connection when it receives the SLEEPREQ and hence starts the Session expiry timer. If the Client wakes without having received SLEEPRESP and continues without sending CONNECT to establish a new Virtual Connection, it may see no response from the Server, because it has deleted the Virtual Connection.</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if the client wants to save power and delete the Virtual Connection it can send DISCONNECT. So, may be we should reserve SLEEPREQ t to be where the client wishes to pause, keep the Virtual Connection and resume without sending CONNECT to establish a new one.</w:t>
      </w:r>
    </w:p>
  </w:comment>
  <w:comment w:author="Ian Craggs" w:id="27" w:date="2025-07-03T14:56:45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 fact the case, as I hope the Client State diagram and section 4.14 shows. I've added some conformance clauses which should make things clearer. More are I think needed here and elsewhere.</w:t>
      </w:r>
    </w:p>
  </w:comment>
  <w:comment w:author="Simon Johnson" w:id="47" w:date="2025-05-28T09:14:48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48" w:date="2025-06-18T09:31:15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49" w:date="2025-06-18T09:35:00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Simon Johnson" w:id="45" w:date="2025-05-28T10:10:44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not need to increment packet id in some cases (CONNECT)</w:t>
      </w:r>
    </w:p>
  </w:comment>
  <w:comment w:author="Ian Craggs" w:id="46" w:date="2025-06-18T09:05:43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thought about it, i think we do for connect, yes</w:t>
      </w:r>
    </w:p>
  </w:comment>
  <w:comment w:author="Stefan Hagen" w:id="31" w:date="2024-03-03T17:43:50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3" w:date="2025-05-28T10:09:53Z">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44" w:date="2025-06-04T13:19:18Z">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Ian Craggs" w:id="35" w:date="2025-06-19T21:01:53Z">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should the CONNECT packet sent by a Client use? A session is not yet available - that isn't established until the CONNACK is sent. If the intention is that it should use item 1, then it's just a case of describing the conditions more accurately.</w:t>
      </w:r>
    </w:p>
  </w:comment>
  <w:comment w:author="davide.lenzarini@u-blox.com" w:id="36" w:date="2025-06-26T11:44:59Z">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Correct. With the modifications done the Sender Identifier is not linked anymore to the MQTT-SN Client Identifier or the Gateway Identifier</w:t>
      </w:r>
    </w:p>
  </w:comment>
  <w:comment w:author="davide.lenzarini@u-blox.com" w:id="21" w:date="2025-07-14T12:21:37Z">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still valid after the changes in the CONNECT packet?</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Client ID should be present only if the CONNECT's NetId flag is 1. Right?</w:t>
      </w:r>
    </w:p>
  </w:comment>
  <w:comment w:author="Ian Craggs" w:id="22" w:date="2025-07-17T12:08:51Z">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that is true. And it still applies. This is if we get a PINGREQ with a Client ID, for a Network Address for a sleeping client, but the Client ID is wrong. Something has got messed up in this case.</w:t>
      </w:r>
    </w:p>
  </w:comment>
  <w:comment w:author="davide.lenzarini@u-blox.com" w:id="23" w:date="2025-07-17T13:39:23Z">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case of NAT (or better NAPT) 2 or more ClientID can have the same Network Address from the point of view of the Server</w:t>
      </w:r>
    </w:p>
  </w:comment>
  <w:comment w:author="Andrew Banks" w:id="39" w:date="2025-04-28T15:22:13Z">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Ian Craggs" w:id="40" w:date="2025-07-02T14:14:56Z">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 conformance statement in section 3.1.18 which says this. Should we duplicate or move, or leave as is?</w:t>
      </w:r>
    </w:p>
  </w:comment>
  <w:comment w:author="Andrew Banks" w:id="41" w:date="2025-07-02T15:19:43Z">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best left in section 3.1.18</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Craggs reacted with 👍 at 2025-07-03 11:39 AM</w:t>
      </w:r>
    </w:p>
  </w:comment>
  <w:comment w:author="Andrew Banks" w:id="17" w:date="2025-04-28T14:46:28Z">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18" w:date="2025-06-05T11:13:14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5 has those conformance statements in 4.4 Message Delivery Retry, so I put them in the equivalent section.</w:t>
      </w:r>
    </w:p>
  </w:comment>
  <w:comment w:author="davide.lenzarini@u-blox.com" w:id="13" w:date="2025-07-14T12:33:18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only the PINGREQ? The Client may have no idea on when its outgoing network address has changed from the point of the view of the Server.</w:t>
      </w:r>
    </w:p>
  </w:comment>
  <w:comment w:author="Ian Craggs" w:id="50" w:date="2025-02-05T10:40:54Z">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1" w:date="2023-12-08T14:25:46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7" w:date="2025-04-18T16:50:19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8" w:date="2024-02-07T16:41:05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9" w:date="2024-06-24T14:39:36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0" w:date="2025-02-27T14:34:47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11" w:date="2025-05-28T07:20:22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12" w:date="2025-05-28T08:15:48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2" w:date="2025-06-24T06:47:22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contains payload data," -&gt; "it is associated to"</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 the Application Message is the "payload data", right?</w:t>
      </w:r>
    </w:p>
  </w:comment>
  <w:comment w:author="Ian Craggs" w:id="3" w:date="2025-07-03T11:30:23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same text as the MQTT 5 specification, so I'd rather leave it alone unless we are really sure.</w:t>
      </w:r>
    </w:p>
  </w:comment>
  <w:comment w:author="davide.lenzarini@u-blox.com" w:id="5" w:date="2023-12-08T14:31:19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6" w:date="2024-01-11T09:01:06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32" w:date="2025-06-24T05:40:35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avoid any confusion I think it is better to define the Sender ID as a concept completely independent on the "Client Id" or the "Gateway identifier".</w:t>
      </w:r>
    </w:p>
  </w:comment>
  <w:comment w:author="Ian Craggs" w:id="33" w:date="2025-06-26T10:05:06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suggest hashing it though? Is it ok to be in clear text?</w:t>
      </w:r>
    </w:p>
  </w:comment>
  <w:comment w:author="davide.lenzarini@u-blox.com" w:id="34" w:date="2025-06-26T11:43:19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not required to hash the Sender Identifier. It is not a secret. It is used to index the key to be used to verify the MAC of the packet.</w:t>
      </w:r>
    </w:p>
  </w:comment>
  <w:comment w:author="davide.lenzarini@u-blox.com" w:id="37" w:date="2023-11-23T17:39:04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38" w:date="2023-11-23T17:42:22Z">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87" w15:done="0"/>
  <w15:commentEx w15:paraId="00000C89" w15:paraIdParent="00000C87" w15:done="0"/>
  <w15:commentEx w15:paraId="00000C8A" w15:paraIdParent="00000C87" w15:done="0"/>
  <w15:commentEx w15:paraId="00000C8C" w15:done="0"/>
  <w15:commentEx w15:paraId="00000C8D" w15:paraIdParent="00000C8C" w15:done="0"/>
  <w15:commentEx w15:paraId="00000C8E" w15:done="0"/>
  <w15:commentEx w15:paraId="00000C8F" w15:paraIdParent="00000C8E" w15:done="0"/>
  <w15:commentEx w15:paraId="00000C90" w15:done="0"/>
  <w15:commentEx w15:paraId="00000C91" w15:paraIdParent="00000C90" w15:done="0"/>
  <w15:commentEx w15:paraId="00000C92" w15:paraIdParent="00000C90" w15:done="0"/>
  <w15:commentEx w15:paraId="00000C93" w15:done="0"/>
  <w15:commentEx w15:paraId="00000C94" w15:done="0"/>
  <w15:commentEx w15:paraId="00000C95" w15:done="0"/>
  <w15:commentEx w15:paraId="00000C98" w15:done="0"/>
  <w15:commentEx w15:paraId="00000C99" w15:paraIdParent="00000C98" w15:done="0"/>
  <w15:commentEx w15:paraId="00000C9A" w15:done="0"/>
  <w15:commentEx w15:paraId="00000C9B" w15:paraIdParent="00000C9A" w15:done="0"/>
  <w15:commentEx w15:paraId="00000C9C" w15:paraIdParent="00000C9A" w15:done="0"/>
  <w15:commentEx w15:paraId="00000C9D" w15:done="0"/>
  <w15:commentEx w15:paraId="00000C9E" w15:paraIdParent="00000C9D" w15:done="0"/>
  <w15:commentEx w15:paraId="00000C9F" w15:done="0"/>
  <w15:commentEx w15:paraId="00000CA0" w15:done="0"/>
  <w15:commentEx w15:paraId="00000CA1" w15:paraIdParent="00000CA0" w15:done="0"/>
  <w15:commentEx w15:paraId="00000CA2" w15:done="0"/>
  <w15:commentEx w15:paraId="00000CA3" w15:paraIdParent="00000CA2" w15:done="0"/>
  <w15:commentEx w15:paraId="00000CA5" w15:done="0"/>
  <w15:commentEx w15:paraId="00000CA6" w15:paraIdParent="00000CA5" w15:done="0"/>
  <w15:commentEx w15:paraId="00000CA7" w15:paraIdParent="00000CA5" w15:done="0"/>
  <w15:commentEx w15:paraId="00000CAA" w15:done="0"/>
  <w15:commentEx w15:paraId="00000CAB" w15:paraIdParent="00000CAA" w15:done="0"/>
  <w15:commentEx w15:paraId="00000CAE" w15:paraIdParent="00000CAA" w15:done="0"/>
  <w15:commentEx w15:paraId="00000CB3" w15:done="0"/>
  <w15:commentEx w15:paraId="00000CB4" w15:paraIdParent="00000CB3" w15:done="0"/>
  <w15:commentEx w15:paraId="00000CB5" w15:done="0"/>
  <w15:commentEx w15:paraId="00000CB6" w15:done="0"/>
  <w15:commentEx w15:paraId="00000CB7" w15:done="0"/>
  <w15:commentEx w15:paraId="00000CB8" w15:done="0"/>
  <w15:commentEx w15:paraId="00000CB9" w15:done="0"/>
  <w15:commentEx w15:paraId="00000CBA" w15:paraIdParent="00000CB9" w15:done="0"/>
  <w15:commentEx w15:paraId="00000CBB" w15:paraIdParent="00000CB9" w15:done="0"/>
  <w15:commentEx w15:paraId="00000CBC" w15:paraIdParent="00000CB9" w15:done="0"/>
  <w15:commentEx w15:paraId="00000CBD" w15:paraIdParent="00000CB9" w15:done="0"/>
  <w15:commentEx w15:paraId="00000CBF" w15:done="0"/>
  <w15:commentEx w15:paraId="00000CC0" w15:paraIdParent="00000CBF" w15:done="0"/>
  <w15:commentEx w15:paraId="00000CC1" w15:done="0"/>
  <w15:commentEx w15:paraId="00000CC2" w15:paraIdParent="00000CC1" w15:done="0"/>
  <w15:commentEx w15:paraId="00000CC3" w15:done="0"/>
  <w15:commentEx w15:paraId="00000CC4" w15:paraIdParent="00000CC3" w15:done="0"/>
  <w15:commentEx w15:paraId="00000CC5" w15:paraIdParent="00000CC3" w15:done="0"/>
  <w15:commentEx w15:paraId="00000CC7" w15:done="0"/>
  <w15:commentEx w15:paraId="00000CC9" w15:paraIdParent="00000CC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8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2">
    <w:pPr>
      <w:rPr/>
    </w:pPr>
    <w:r w:rsidDel="00000000" w:rsidR="00000000" w:rsidRPr="00000000">
      <w:rPr/>
      <w:drawing>
        <wp:inline distB="114300" distT="114300" distL="114300" distR="114300">
          <wp:extent cx="2200275" cy="457200"/>
          <wp:effectExtent b="0" l="0" r="0" t="0"/>
          <wp:docPr id="69"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cos02/mqtt-v5.0-cos02.html#USEUPRIVSH" TargetMode="External"/><Relationship Id="rId106" Type="http://schemas.openxmlformats.org/officeDocument/2006/relationships/hyperlink" Target="https://docs.oasis-open.org/mqtt/mqtt/v5.0/mqtt-v5.0.html" TargetMode="External"/><Relationship Id="rId105" Type="http://schemas.openxmlformats.org/officeDocument/2006/relationships/hyperlink" Target="https://docs.oasis-open.org/mqtt/mqtt/v3.1.1/os/mqtt-v3.1.1-os.html" TargetMode="External"/><Relationship Id="rId104" Type="http://schemas.openxmlformats.org/officeDocument/2006/relationships/image" Target="media/image19.png"/><Relationship Id="rId109" Type="http://schemas.openxmlformats.org/officeDocument/2006/relationships/hyperlink" Target="https://docs.oasis-open.org/mqtt/mqtt/v5.0/cos02/mqtt-v5.0-cos02.html#PCIDSS"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image" Target="media/image43.png"/><Relationship Id="rId102" Type="http://schemas.openxmlformats.org/officeDocument/2006/relationships/hyperlink" Target="https://datatracker.ietf.org/doc/html/rfc4422" TargetMode="External"/><Relationship Id="rId101" Type="http://schemas.openxmlformats.org/officeDocument/2006/relationships/hyperlink" Target="https://docs.oasis-open.org/mqtt/mqtt/v5.0/os/mqtt-v5.0-os.html#Unicode" TargetMode="External"/><Relationship Id="rId100" Type="http://schemas.openxmlformats.org/officeDocument/2006/relationships/hyperlink" Target="https://docs.oasis-open.org/mqtt/mqtt/v5.0/os/mqtt-v5.0-os.html#Unicode"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atatracker.ietf.org/doc/rfc9147/"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6749"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AES"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RFC4511"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ISO29192" TargetMode="External"/><Relationship Id="rId122" Type="http://schemas.openxmlformats.org/officeDocument/2006/relationships/hyperlink" Target="https://docs.oasis-open.org/mqtt/mqtt/v5.0/cos02/mqtt-v5.0-cos02.html#CHACHA20" TargetMode="External"/><Relationship Id="rId95" Type="http://schemas.openxmlformats.org/officeDocument/2006/relationships/image" Target="media/image23.png"/><Relationship Id="rId94" Type="http://schemas.openxmlformats.org/officeDocument/2006/relationships/image" Target="media/image44.png"/><Relationship Id="rId97" Type="http://schemas.openxmlformats.org/officeDocument/2006/relationships/image" Target="media/image33.png"/><Relationship Id="rId96" Type="http://schemas.openxmlformats.org/officeDocument/2006/relationships/image" Target="media/image31.png"/><Relationship Id="rId11" Type="http://schemas.openxmlformats.org/officeDocument/2006/relationships/hyperlink" Target="mailto:davide.lenzarini@u-blox.com" TargetMode="External"/><Relationship Id="rId99" Type="http://schemas.openxmlformats.org/officeDocument/2006/relationships/image" Target="media/image32.png"/><Relationship Id="rId10" Type="http://schemas.openxmlformats.org/officeDocument/2006/relationships/hyperlink" Target="mailto:icraggs@gmail.com" TargetMode="External"/><Relationship Id="rId98" Type="http://schemas.openxmlformats.org/officeDocument/2006/relationships/image" Target="media/image18.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FIPS1402"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PCIDSS" TargetMode="External"/><Relationship Id="rId119" Type="http://schemas.openxmlformats.org/officeDocument/2006/relationships/hyperlink" Target="https://media.defense.gov/2022/Sep/07/2003071834/-1/-1/0/CSA_CNSA_2.0_ALGORITHMS_.PDF"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NISTCSF"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SARBANES" TargetMode="External"/><Relationship Id="rId84" Type="http://schemas.openxmlformats.org/officeDocument/2006/relationships/image" Target="media/image27.png"/><Relationship Id="rId83" Type="http://schemas.openxmlformats.org/officeDocument/2006/relationships/image" Target="media/image41.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www.oasis-open.org/policies-guidelines/tc-process#wpComponentsConfClause"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36.png"/><Relationship Id="rId82" Type="http://schemas.openxmlformats.org/officeDocument/2006/relationships/image" Target="media/image30.png"/><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media.defense.gov/2022/Sep/07/2003071834/-1/-1/0/CSA_CNSA_2.0_ALGORITHMS_.PDF"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NSAB"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696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RFC5280"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5246"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1928"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13.png"/><Relationship Id="rId72" Type="http://schemas.openxmlformats.org/officeDocument/2006/relationships/image" Target="media/image22.png"/><Relationship Id="rId75" Type="http://schemas.openxmlformats.org/officeDocument/2006/relationships/image" Target="media/image7.png"/><Relationship Id="rId74" Type="http://schemas.openxmlformats.org/officeDocument/2006/relationships/image" Target="media/image3.png"/><Relationship Id="rId77" Type="http://schemas.openxmlformats.org/officeDocument/2006/relationships/image" Target="media/image28.png"/><Relationship Id="rId76" Type="http://schemas.openxmlformats.org/officeDocument/2006/relationships/image" Target="media/image24.png"/><Relationship Id="rId79" Type="http://schemas.openxmlformats.org/officeDocument/2006/relationships/image" Target="media/image16.png"/><Relationship Id="rId78" Type="http://schemas.openxmlformats.org/officeDocument/2006/relationships/image" Target="media/image1.png"/><Relationship Id="rId71" Type="http://schemas.openxmlformats.org/officeDocument/2006/relationships/image" Target="media/image10.png"/><Relationship Id="rId70" Type="http://schemas.openxmlformats.org/officeDocument/2006/relationships/image" Target="media/image9.png"/><Relationship Id="rId139" Type="http://schemas.openxmlformats.org/officeDocument/2006/relationships/hyperlink" Target="https://docs.oasis-open.org/mqtt/mqtt/v5.0/cos02/mqtt-v5.0-cos02.html#IEEE8021AR"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696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ocs.oasis-open.org/mqtt/mqtt/v5.0/cos02/mqtt-v5.0-cos02.html#RFC5246"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80"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atatracker.ietf.org/doc/rfc9147/" TargetMode="External"/><Relationship Id="rId62" Type="http://schemas.openxmlformats.org/officeDocument/2006/relationships/image" Target="media/image35.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5.png"/><Relationship Id="rId63" Type="http://schemas.openxmlformats.org/officeDocument/2006/relationships/image" Target="media/image17.png"/><Relationship Id="rId66" Type="http://schemas.openxmlformats.org/officeDocument/2006/relationships/image" Target="media/image34.png"/><Relationship Id="rId65" Type="http://schemas.openxmlformats.org/officeDocument/2006/relationships/image" Target="media/image15.png"/><Relationship Id="rId68" Type="http://schemas.openxmlformats.org/officeDocument/2006/relationships/image" Target="media/image6.png"/><Relationship Id="rId67" Type="http://schemas.openxmlformats.org/officeDocument/2006/relationships/image" Target="media/image11.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9.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54" Type="http://schemas.openxmlformats.org/officeDocument/2006/relationships/hyperlink" Target="https://www.rfc-editor.org/info/rfc3552" TargetMode="External"/><Relationship Id="rId57" Type="http://schemas.openxmlformats.org/officeDocument/2006/relationships/image" Target="media/image12.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14.png"/><Relationship Id="rId59" Type="http://schemas.openxmlformats.org/officeDocument/2006/relationships/hyperlink" Target="https://docs.oasis-open.org/mqtt/mqtt/v5.0/cos02/mqtt-v5.0-cos02.html#RFC3629" TargetMode="External"/><Relationship Id="rId154" Type="http://schemas.openxmlformats.org/officeDocument/2006/relationships/image" Target="media/image20.png"/><Relationship Id="rId58" Type="http://schemas.openxmlformats.org/officeDocument/2006/relationships/hyperlink" Target="https://docs.oasis-open.org/mqtt/mqtt/v5.0/cos02/mqtt-v5.0-cos02.html#Unicode" TargetMode="External"/><Relationship Id="rId153" Type="http://schemas.openxmlformats.org/officeDocument/2006/relationships/image" Target="media/image40.png"/><Relationship Id="rId152" Type="http://schemas.openxmlformats.org/officeDocument/2006/relationships/hyperlink" Target="https://docs.oasis-open.org/templates/TCHandbook/ConformanceGuidelines.html" TargetMode="External"/><Relationship Id="rId151" Type="http://schemas.openxmlformats.org/officeDocument/2006/relationships/hyperlink" Target="https://www.oasis-open.org/policies-guidelines/oasis-defined-terms-2017-05-26#dConformanceClause" TargetMode="External"/><Relationship Id="rId158" Type="http://schemas.openxmlformats.org/officeDocument/2006/relationships/image" Target="media/image25.jpg"/><Relationship Id="rId157" Type="http://schemas.openxmlformats.org/officeDocument/2006/relationships/image" Target="media/image37.png"/><Relationship Id="rId156" Type="http://schemas.openxmlformats.org/officeDocument/2006/relationships/image" Target="media/image29.png"/><Relationship Id="rId155"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1WENbNkgqzK0BsgE8TPp/wpkA==">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kumYm+Uy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gZ/j8vcyMABCEGtpeC5wc2c3MW1xdjd3YzIi3A0KC0FBQUJUVXV0UmZ3EqoN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tcTsu9YyQpMGCgtBQUFCZlZLdVc4OBILQUFBQlRVdXRSZnca5wEKCXRleHQvaHRtbB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uwCCgtBQUFCbllVVHNqOBK6AgoLQUFBQm5ZVVRzajgSC0FBQUJuWVVUc2o4GjMKCXRleHQvaHRtbBImSXMgdGhlIFdJTEwgbWVzc2FnZSBzZW50IGluIHRoaXMgY2FzZT8iNAoKdGV4dC9wbGFpbhImSXMgdGhlIFdJTEwgbWVzc2FnZSBzZW50IGluIHRoaXMgY2FzZT8qGyIVMTE1NjI2MzU3MTQyNzM1ODEyMjY2KAA4ADDEuMfFgTM4xLjHxYEzSjoKCnRleHQvcGxhaW4SLGhlIFNlbmRlciBNVVNUIGRlbGV0ZSB0aGUgVmlydHVhbCBDb25uZWN0aW9uWgxwcjk2bG0zdzJwbmNyAiAAeACaAQYIABAAGACqASgSJklzIHRoZSBXSUxMIG1lc3NhZ2Ugc2VudCBpbiB0aGlzIGNhc2U/sAEAuAEAGMS4x8WBMyDEuMfFgTMwAEIQa2l4LnljZG5hZWExZXR1Z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IAgoLQUFBQlRjMWFhWXMS0wEKC0FBQUJUYzFhYVlzEgtBQUFCVGMxYWFZcxoNCgl0ZXh0L2h0bWwSACIOCgp0ZXh0L3BsYWluEgAqGyIVMTE1NjI2MzU3MTQyNzM1ODEyMjY2KAA4ADDrtv23lDI4hcD9t5QySjQKJGFwcGxpY2F0aW9uL3ZuZC5nb29nbGUtYXBwcy5kb2NzLm1kcxoMwtfa5AEGIgQIMBABWgxwYTB6dWM4bWlqb2pyAiAAeACCARNzdWdnZXN0LmJlNGJ6YXFkbDRrmgEGCAAQABgAsAEAuAEAGOu2/beUMiCFwP23lDIwAEITc3VnZ2VzdC5iZTRiemFxZGw0a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IuMDCgp0ZXh0L3BsYWluEtQDSWYgd2Uga2VlcCB0aGlzIGhlcmUgaW5zdGVhZCBvZiBpbiB0aGUgQ09OTkFDSyBzZWN0aW9uIHdlIG91Z2h0IHRvIGJlIGV4cGxpY2l0IGluIHNheWluZyB0aGF0IHRoZSByZXRyaWVkIFBhY2tldHMgbXVzdCBmbG93IGFmdGVyIENPTk5BQ0sgaXMgc2VudCBvciByZWNlaXZlZC7CoAoK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LXAgoLQUFBQmlDMWxiY28SpQIKC0FBQUJpQzFsYmNvEgtBQUFCaUMxbGJjbxo6Cgl0ZXh0L2h0bWwSLUFkZGVkIGFuIE1RVFQtU04gc3BlY2lmaWMgc3VjY2VzcyBSZWFzb24gQ29kZSI7Cgp0ZXh0L3BsYWluEi1BZGRlZCBhbiBNUVRULVNOIHNwZWNpZmljIHN1Y2Nlc3MgUmVhc29uIENvZGUqGyIVMTAzOTc0MTE4OTE0NDAzMDc4ODc2KAA4ADDM07vO5DI4zNO7zuQyShAKCnRleHQvcGxhaW4SAjI2WgxidDhqcG1icDJna3NyAiAAeACaAQYIABAAGACqAS8SLUFkZGVkIGFuIE1RVFQtU04gc3BlY2lmaWMgc3VjY2VzcyBSZWFzb24gQ29kZbABALgBABjM07vO5DIgzNO7zuQyMABCEGtpeC5ocTkxemVmbTk1ZWIi7A4KC0FBQUJHSkpwbFlNEroO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R/div8T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Q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IAQK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FaDHAyYmlocHYwdndzcnICIAB4AIgBApoBBggAEAAYAKoBxgMSwwNGcm9tIDxhIGhyZWY9Imh0dHBzOi8vd3d3Lmdvb2dsZS5jb20vdXJsP3E9aHR0cHM6Ly9pc3N1ZXMub2FzaXMtb3Blbi5vcmcvYnJvd3NlL01RVFQtNjA0JmFtcDtzYT1EJmFtcDtzb3VyY2U9ZG9jcyZhbXA7dXN0PTE3NTM1NTE0NTI4NzkyODImYW1wO3VzZz1BT3ZWYXcyWFJJbDNoNFFsVzBrTHhBMlVsUG5v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BGKiWjuq/MSD1pprqvzEwAEIQa2l4LjJpMTlycDVpcGM1bD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jM5YnhvOXlmdDl2Z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zChRzdWdnZXN0Lmw5d2pxank5d3dhNxIbZGF2aWRlLmxlbnphcmluaUB1LWJsb3guY29t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dXB5cTl3NTVxbXM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yChNzdWdnZXN0Lm45c2cycDF4MDR5EhtkYXZpZGUubGVuemFyaW5pQHUtYmxveC5jb21qMwoUc3VnZ2VzdC45b3AzeGJ2NXRwM3ISG2RhdmlkZS5sZW56YXJpbmlAdS1ibG94LmNvbWozChRzdWdnZXN0LmlhcnE1endkZ3NyYhIbZGF2aWRlLmxlbnphcmluaUB1LWJsb3guY29t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